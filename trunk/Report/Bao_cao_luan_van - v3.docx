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8" w:name="_Toc328894959"/>
    <w:bookmarkStart w:id="9" w:name="_Toc328894963"/>
    <w:p w14:paraId="013EFC3E" w14:textId="77777777" w:rsidR="007C4131" w:rsidRDefault="007C4131">
      <w:pPr>
        <w:rPr>
          <w:ins w:id="10" w:author="The Si Tran" w:date="2012-12-12T13:39:00Z"/>
          <w:szCs w:val="26"/>
        </w:rPr>
        <w:pPrChange w:id="11" w:author="The Si Tran" w:date="2012-12-12T13:51:00Z">
          <w:pPr>
            <w:pStyle w:val="Heading1"/>
            <w:numPr>
              <w:numId w:val="0"/>
            </w:numPr>
            <w:spacing w:before="0"/>
            <w:ind w:left="0" w:firstLine="0"/>
          </w:pPr>
        </w:pPrChange>
      </w:pPr>
      <w:ins w:id="12" w:author="The Si Tran" w:date="2012-12-12T13:40:00Z">
        <w:r w:rsidRPr="008A1996">
          <w:rPr>
            <w:noProof/>
          </w:rPr>
          <mc:AlternateContent>
            <mc:Choice Requires="wps">
              <w:drawing>
                <wp:anchor distT="0" distB="0" distL="114300" distR="114300" simplePos="0" relativeHeight="251679744" behindDoc="0" locked="0" layoutInCell="1" allowOverlap="1" wp14:anchorId="78F4CCEF" wp14:editId="12BFA883">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8A1996" w:rsidRPr="00414332" w:rsidRDefault="008A1996" w:rsidP="007C4131">
                              <w:pPr>
                                <w:jc w:val="center"/>
                                <w:rPr>
                                  <w:b/>
                                  <w:sz w:val="30"/>
                                  <w:szCs w:val="30"/>
                                </w:rPr>
                              </w:pPr>
                              <w:r w:rsidRPr="00414332">
                                <w:rPr>
                                  <w:b/>
                                  <w:sz w:val="30"/>
                                  <w:szCs w:val="30"/>
                                </w:rPr>
                                <w:t>ĐẠI HỌC QUỐC GIA TP.HCM</w:t>
                              </w:r>
                            </w:p>
                            <w:p w14:paraId="0262793C" w14:textId="77777777" w:rsidR="008A1996" w:rsidRPr="00414332" w:rsidRDefault="008A1996" w:rsidP="007C4131">
                              <w:pPr>
                                <w:jc w:val="center"/>
                                <w:rPr>
                                  <w:b/>
                                  <w:sz w:val="30"/>
                                  <w:szCs w:val="30"/>
                                </w:rPr>
                              </w:pPr>
                              <w:r w:rsidRPr="00414332">
                                <w:rPr>
                                  <w:b/>
                                  <w:sz w:val="30"/>
                                  <w:szCs w:val="30"/>
                                </w:rPr>
                                <w:t>TRƯỜNG ĐẠI HỌC BÁCH KHOA</w:t>
                              </w:r>
                            </w:p>
                            <w:p w14:paraId="16D1A6CD" w14:textId="77777777" w:rsidR="008A1996" w:rsidRPr="00414332" w:rsidRDefault="008A1996" w:rsidP="007C4131">
                              <w:pPr>
                                <w:jc w:val="center"/>
                                <w:rPr>
                                  <w:b/>
                                  <w:sz w:val="30"/>
                                  <w:szCs w:val="30"/>
                                </w:rPr>
                              </w:pPr>
                              <w:r w:rsidRPr="00414332">
                                <w:rPr>
                                  <w:b/>
                                  <w:sz w:val="30"/>
                                  <w:szCs w:val="30"/>
                                </w:rPr>
                                <w:t>KHOA KHOA HỌC &amp; KỸ THUẬT MÁY TÍNH</w:t>
                              </w:r>
                            </w:p>
                            <w:p w14:paraId="03F8BC34" w14:textId="77777777" w:rsidR="008A1996" w:rsidRPr="00414332" w:rsidDel="00095447" w:rsidRDefault="008A1996" w:rsidP="007C4131">
                              <w:pPr>
                                <w:jc w:val="center"/>
                                <w:rPr>
                                  <w:del w:id="13" w:author="The Si Tran" w:date="2012-12-12T13:40:00Z"/>
                                  <w:sz w:val="30"/>
                                  <w:szCs w:val="30"/>
                                </w:rPr>
                              </w:pPr>
                              <w:ins w:id="14" w:author="The Si Tran" w:date="2012-12-12T13:40:00Z">
                                <w:r w:rsidRPr="00074777">
                                  <w:rPr>
                                    <w:b/>
                                    <w:bCs/>
                                    <w:noProof/>
                                    <w:szCs w:val="26"/>
                                    <w:rPrChange w:id="15"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8A1996" w:rsidRPr="00414332" w:rsidRDefault="008A1996" w:rsidP="007C4131">
                              <w:pPr>
                                <w:jc w:val="center"/>
                                <w:rPr>
                                  <w:b/>
                                  <w:sz w:val="30"/>
                                  <w:szCs w:val="30"/>
                                </w:rPr>
                              </w:pPr>
                            </w:p>
                            <w:p w14:paraId="0066D4B0" w14:textId="77777777" w:rsidR="008A1996" w:rsidRPr="00414332" w:rsidDel="00095447" w:rsidRDefault="008A1996"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8A1996" w:rsidRPr="00414332" w:rsidRDefault="008A1996" w:rsidP="007C4131">
                              <w:pPr>
                                <w:jc w:val="center"/>
                                <w:rPr>
                                  <w:b/>
                                  <w:sz w:val="30"/>
                                  <w:szCs w:val="30"/>
                                </w:rPr>
                              </w:pPr>
                            </w:p>
                            <w:p w14:paraId="2C780E26" w14:textId="77777777" w:rsidR="008A1996" w:rsidRPr="00414332" w:rsidRDefault="008A1996" w:rsidP="007C4131">
                              <w:pPr>
                                <w:jc w:val="center"/>
                                <w:rPr>
                                  <w:b/>
                                  <w:sz w:val="30"/>
                                  <w:szCs w:val="30"/>
                                </w:rPr>
                              </w:pPr>
                            </w:p>
                            <w:p w14:paraId="14C38E9A" w14:textId="77777777" w:rsidR="008A1996" w:rsidRPr="00414332" w:rsidDel="00095447" w:rsidRDefault="008A1996" w:rsidP="007C4131">
                              <w:pPr>
                                <w:jc w:val="center"/>
                                <w:rPr>
                                  <w:del w:id="19" w:author="The Si Tran" w:date="2012-12-12T13:41:00Z"/>
                                  <w:b/>
                                  <w:sz w:val="30"/>
                                  <w:szCs w:val="30"/>
                                </w:rPr>
                              </w:pPr>
                            </w:p>
                            <w:p w14:paraId="2D425F7C" w14:textId="77777777" w:rsidR="008A1996" w:rsidRPr="00414332" w:rsidRDefault="008A1996"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8A1996" w:rsidRPr="00074777" w:rsidRDefault="008A1996" w:rsidP="00095447">
                              <w:pPr>
                                <w:spacing w:before="0"/>
                                <w:jc w:val="center"/>
                                <w:rPr>
                                  <w:ins w:id="21" w:author="The Si Tran" w:date="2012-12-12T13:41:00Z"/>
                                  <w:b/>
                                  <w:bCs/>
                                  <w:szCs w:val="26"/>
                                </w:rPr>
                              </w:pPr>
                            </w:p>
                            <w:p w14:paraId="060D02AB" w14:textId="34A6E7F6" w:rsidR="008A1996" w:rsidRPr="006D1D8A" w:rsidRDefault="008A1996" w:rsidP="00095447">
                              <w:pPr>
                                <w:spacing w:before="0"/>
                                <w:jc w:val="center"/>
                                <w:rPr>
                                  <w:ins w:id="22" w:author="The Si Tran" w:date="2012-12-12T13:41:00Z"/>
                                  <w:b/>
                                  <w:sz w:val="48"/>
                                  <w:szCs w:val="26"/>
                                </w:rPr>
                              </w:pPr>
                              <w:r>
                                <w:rPr>
                                  <w:b/>
                                  <w:sz w:val="48"/>
                                  <w:szCs w:val="26"/>
                                </w:rPr>
                                <w:t>Kết hợp</w:t>
                              </w:r>
                              <w:ins w:id="23" w:author="The Si Tran" w:date="2012-12-12T13:41:00Z">
                                <w:r w:rsidRPr="006D1D8A">
                                  <w:rPr>
                                    <w:b/>
                                    <w:sz w:val="48"/>
                                    <w:szCs w:val="26"/>
                                  </w:rPr>
                                  <w:t xml:space="preserve"> mạng N</w:t>
                                </w:r>
                              </w:ins>
                              <w:r>
                                <w:rPr>
                                  <w:b/>
                                  <w:sz w:val="48"/>
                                  <w:szCs w:val="26"/>
                                </w:rPr>
                                <w:t>ơ</w:t>
                              </w:r>
                              <w:ins w:id="24" w:author="The Si Tran" w:date="2012-12-12T13:41:00Z">
                                <w:r w:rsidRPr="006D1D8A">
                                  <w:rPr>
                                    <w:b/>
                                    <w:sz w:val="48"/>
                                    <w:szCs w:val="26"/>
                                  </w:rPr>
                                  <w:t>ron nhân tạo và</w:t>
                                </w:r>
                              </w:ins>
                              <w:r>
                                <w:rPr>
                                  <w:b/>
                                  <w:sz w:val="48"/>
                                  <w:szCs w:val="26"/>
                                </w:rPr>
                                <w:t xml:space="preserve"> mô hình      ARIMA để</w:t>
                              </w:r>
                              <w:ins w:id="25" w:author="The Si Tran" w:date="2012-12-12T13:41:00Z">
                                <w:r w:rsidRPr="006D1D8A">
                                  <w:rPr>
                                    <w:b/>
                                    <w:sz w:val="48"/>
                                    <w:szCs w:val="26"/>
                                  </w:rPr>
                                  <w:t xml:space="preserve"> dự báo dữ liệu chuỗi thời gian</w:t>
                                </w:r>
                              </w:ins>
                            </w:p>
                            <w:p w14:paraId="3C2C0C53" w14:textId="77777777" w:rsidR="008A1996" w:rsidRPr="00074777" w:rsidRDefault="008A1996" w:rsidP="00095447">
                              <w:pPr>
                                <w:spacing w:before="0"/>
                                <w:rPr>
                                  <w:ins w:id="26" w:author="The Si Tran" w:date="2012-12-12T13:41:00Z"/>
                                  <w:szCs w:val="26"/>
                                </w:rPr>
                              </w:pPr>
                            </w:p>
                            <w:p w14:paraId="00E19A75" w14:textId="77777777" w:rsidR="008A1996" w:rsidRPr="00074777" w:rsidRDefault="008A1996" w:rsidP="00095447">
                              <w:pPr>
                                <w:spacing w:before="0"/>
                                <w:jc w:val="left"/>
                                <w:rPr>
                                  <w:ins w:id="27" w:author="The Si Tran" w:date="2012-12-12T13:41:00Z"/>
                                  <w:b/>
                                  <w:bCs/>
                                  <w:szCs w:val="26"/>
                                </w:rPr>
                              </w:pPr>
                            </w:p>
                            <w:p w14:paraId="69EF26DC" w14:textId="77777777" w:rsidR="008A1996" w:rsidRPr="000C4531" w:rsidRDefault="008A1996" w:rsidP="00AD1513">
                              <w:pPr>
                                <w:tabs>
                                  <w:tab w:val="left" w:pos="4680"/>
                                </w:tabs>
                                <w:spacing w:before="0"/>
                                <w:jc w:val="left"/>
                                <w:rPr>
                                  <w:ins w:id="28" w:author="The Si Tran" w:date="2012-12-12T13:41:00Z"/>
                                  <w:b/>
                                  <w:bCs/>
                                  <w:sz w:val="30"/>
                                  <w:szCs w:val="30"/>
                                  <w:rPrChange w:id="29" w:author="The Si Tran" w:date="2012-12-16T10:11:00Z">
                                    <w:rPr>
                                      <w:ins w:id="30" w:author="The Si Tran" w:date="2012-12-12T13:41:00Z"/>
                                      <w:b/>
                                      <w:bCs/>
                                      <w:szCs w:val="26"/>
                                    </w:rPr>
                                  </w:rPrChange>
                                </w:rPr>
                              </w:pPr>
                              <w:ins w:id="31" w:author="The Si Tran" w:date="2012-12-12T13:42:00Z">
                                <w:r>
                                  <w:rPr>
                                    <w:b/>
                                    <w:bCs/>
                                    <w:szCs w:val="26"/>
                                  </w:rPr>
                                  <w:tab/>
                                </w:r>
                              </w:ins>
                              <w:ins w:id="32" w:author="The Si Tran" w:date="2012-12-12T13:43:00Z">
                                <w:r w:rsidRPr="00414332">
                                  <w:rPr>
                                    <w:b/>
                                    <w:sz w:val="30"/>
                                    <w:szCs w:val="30"/>
                                  </w:rPr>
                                  <w:t>HỘI ĐỒNG</w:t>
                                </w:r>
                                <w:r>
                                  <w:rPr>
                                    <w:b/>
                                    <w:sz w:val="30"/>
                                    <w:szCs w:val="30"/>
                                  </w:rPr>
                                  <w:t>:</w:t>
                                </w:r>
                              </w:ins>
                              <w:ins w:id="33" w:author="The Si Tran" w:date="2012-12-12T13:42:00Z">
                                <w:r>
                                  <w:rPr>
                                    <w:b/>
                                    <w:bCs/>
                                    <w:szCs w:val="26"/>
                                  </w:rPr>
                                  <w:tab/>
                                </w:r>
                                <w:r>
                                  <w:rPr>
                                    <w:b/>
                                    <w:bCs/>
                                    <w:szCs w:val="26"/>
                                  </w:rPr>
                                  <w:tab/>
                                </w:r>
                                <w:r>
                                  <w:rPr>
                                    <w:b/>
                                    <w:bCs/>
                                    <w:szCs w:val="26"/>
                                  </w:rPr>
                                  <w:tab/>
                                </w:r>
                              </w:ins>
                              <w:ins w:id="34"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5" w:author="The Si Tran" w:date="2012-12-16T10:11:00Z">
                                      <w:rPr>
                                        <w:b/>
                                        <w:bCs/>
                                        <w:szCs w:val="26"/>
                                      </w:rPr>
                                    </w:rPrChange>
                                  </w:rPr>
                                  <w:tab/>
                                </w:r>
                              </w:ins>
                              <w:ins w:id="36" w:author="The Si Tran" w:date="2012-12-12T13:44:00Z">
                                <w:r w:rsidRPr="000C4531">
                                  <w:rPr>
                                    <w:b/>
                                    <w:bCs/>
                                    <w:sz w:val="30"/>
                                    <w:szCs w:val="30"/>
                                    <w:rPrChange w:id="37" w:author="The Si Tran" w:date="2012-12-16T10:11:00Z">
                                      <w:rPr>
                                        <w:b/>
                                        <w:bCs/>
                                        <w:szCs w:val="26"/>
                                      </w:rPr>
                                    </w:rPrChange>
                                  </w:rPr>
                                  <w:t>PGS.TS Dương Tuấn Anh</w:t>
                                </w:r>
                              </w:ins>
                            </w:p>
                            <w:p w14:paraId="16B2B425" w14:textId="4FE64B84" w:rsidR="008A1996" w:rsidRPr="000C4531" w:rsidRDefault="008A1996" w:rsidP="00AD1513">
                              <w:pPr>
                                <w:tabs>
                                  <w:tab w:val="left" w:pos="4680"/>
                                </w:tabs>
                                <w:spacing w:before="0"/>
                                <w:jc w:val="left"/>
                                <w:rPr>
                                  <w:ins w:id="38" w:author="The Si Tran" w:date="2012-12-12T13:41:00Z"/>
                                  <w:b/>
                                  <w:bCs/>
                                  <w:sz w:val="30"/>
                                  <w:szCs w:val="30"/>
                                  <w:rPrChange w:id="39" w:author="The Si Tran" w:date="2012-12-16T10:11:00Z">
                                    <w:rPr>
                                      <w:ins w:id="40" w:author="The Si Tran" w:date="2012-12-12T13:41:00Z"/>
                                      <w:b/>
                                      <w:bCs/>
                                      <w:szCs w:val="26"/>
                                    </w:rPr>
                                  </w:rPrChange>
                                </w:rPr>
                              </w:pPr>
                              <w:ins w:id="41" w:author="The Si Tran" w:date="2012-12-12T13:41:00Z">
                                <w:r w:rsidRPr="000C4531">
                                  <w:rPr>
                                    <w:b/>
                                    <w:bCs/>
                                    <w:i/>
                                    <w:sz w:val="30"/>
                                    <w:szCs w:val="30"/>
                                    <w:rPrChange w:id="42" w:author="The Si Tran" w:date="2012-12-16T10:11:00Z">
                                      <w:rPr>
                                        <w:b/>
                                        <w:bCs/>
                                        <w:i/>
                                        <w:szCs w:val="26"/>
                                      </w:rPr>
                                    </w:rPrChange>
                                  </w:rPr>
                                  <w:tab/>
                                </w:r>
                              </w:ins>
                              <w:ins w:id="43" w:author="The Si Tran" w:date="2012-12-12T13:44:00Z">
                                <w:r w:rsidRPr="000C4531">
                                  <w:rPr>
                                    <w:b/>
                                    <w:sz w:val="30"/>
                                    <w:szCs w:val="30"/>
                                  </w:rPr>
                                  <w:t xml:space="preserve">GVPB: </w:t>
                                </w:r>
                              </w:ins>
                              <w:ins w:id="44" w:author="superchickend" w:date="2012-12-16T14:49:00Z">
                                <w:r>
                                  <w:rPr>
                                    <w:b/>
                                    <w:sz w:val="30"/>
                                    <w:szCs w:val="30"/>
                                  </w:rPr>
                                  <w:t xml:space="preserve">TS </w:t>
                                </w:r>
                              </w:ins>
                              <w:ins w:id="45" w:author="The Si Tran" w:date="2012-12-12T13:44:00Z">
                                <w:r w:rsidRPr="000C4531">
                                  <w:rPr>
                                    <w:b/>
                                    <w:bCs/>
                                    <w:sz w:val="30"/>
                                    <w:szCs w:val="30"/>
                                    <w:rPrChange w:id="46" w:author="The Si Tran" w:date="2012-12-16T10:11:00Z">
                                      <w:rPr>
                                        <w:b/>
                                        <w:bCs/>
                                        <w:szCs w:val="26"/>
                                      </w:rPr>
                                    </w:rPrChange>
                                  </w:rPr>
                                  <w:t>Võ Thị Ngọc Châu</w:t>
                                </w:r>
                              </w:ins>
                            </w:p>
                            <w:p w14:paraId="60B5B5CC" w14:textId="77777777" w:rsidR="008A1996" w:rsidRDefault="008A1996" w:rsidP="00095447">
                              <w:pPr>
                                <w:spacing w:before="0"/>
                                <w:jc w:val="left"/>
                                <w:rPr>
                                  <w:ins w:id="47" w:author="The Si Tran" w:date="2012-12-12T13:45:00Z"/>
                                  <w:b/>
                                  <w:szCs w:val="26"/>
                                </w:rPr>
                              </w:pPr>
                              <w:ins w:id="4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9" w:author="The Si Tran" w:date="2012-12-12T13:42:00Z">
                                <w:r>
                                  <w:rPr>
                                    <w:b/>
                                    <w:szCs w:val="26"/>
                                  </w:rPr>
                                  <w:t xml:space="preserve">                 </w:t>
                                </w:r>
                              </w:ins>
                              <w:ins w:id="50" w:author="The Si Tran" w:date="2012-12-12T13:41:00Z">
                                <w:r w:rsidRPr="00074777">
                                  <w:rPr>
                                    <w:b/>
                                    <w:szCs w:val="26"/>
                                  </w:rPr>
                                  <w:t>---o0o---</w:t>
                                </w:r>
                              </w:ins>
                            </w:p>
                            <w:p w14:paraId="360C4274" w14:textId="77777777" w:rsidR="008A1996" w:rsidRPr="00074777" w:rsidRDefault="008A1996" w:rsidP="002E545D">
                              <w:pPr>
                                <w:tabs>
                                  <w:tab w:val="left" w:pos="4680"/>
                                </w:tabs>
                                <w:spacing w:before="0"/>
                                <w:jc w:val="left"/>
                                <w:rPr>
                                  <w:ins w:id="51" w:author="The Si Tran" w:date="2012-12-12T13:41:00Z"/>
                                  <w:b/>
                                  <w:bCs/>
                                  <w:szCs w:val="26"/>
                                </w:rPr>
                              </w:pPr>
                              <w:ins w:id="52"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8A1996" w:rsidRDefault="008A1996" w:rsidP="002E545D">
                              <w:pPr>
                                <w:tabs>
                                  <w:tab w:val="left" w:pos="4680"/>
                                  <w:tab w:val="left" w:pos="7380"/>
                                </w:tabs>
                                <w:spacing w:before="0"/>
                                <w:ind w:left="3780"/>
                                <w:jc w:val="left"/>
                                <w:rPr>
                                  <w:ins w:id="53" w:author="The Si Tran" w:date="2012-12-12T13:46:00Z"/>
                                  <w:b/>
                                  <w:sz w:val="30"/>
                                  <w:szCs w:val="30"/>
                                </w:rPr>
                              </w:pPr>
                              <w:ins w:id="54" w:author="The Si Tran" w:date="2012-12-12T13:46:00Z">
                                <w:r>
                                  <w:rPr>
                                    <w:b/>
                                    <w:sz w:val="30"/>
                                    <w:szCs w:val="30"/>
                                  </w:rPr>
                                  <w:tab/>
                                </w:r>
                              </w:ins>
                              <w:ins w:id="55" w:author="The Si Tran" w:date="2012-12-12T13:45:00Z">
                                <w:r>
                                  <w:rPr>
                                    <w:b/>
                                    <w:sz w:val="30"/>
                                    <w:szCs w:val="30"/>
                                  </w:rPr>
                                  <w:t>SVTH 2</w:t>
                                </w:r>
                                <w:r w:rsidRPr="00414332">
                                  <w:rPr>
                                    <w:b/>
                                    <w:sz w:val="30"/>
                                    <w:szCs w:val="30"/>
                                  </w:rPr>
                                  <w:t>:</w:t>
                                </w:r>
                                <w:r>
                                  <w:rPr>
                                    <w:b/>
                                    <w:sz w:val="30"/>
                                    <w:szCs w:val="30"/>
                                  </w:rPr>
                                  <w:t xml:space="preserve"> T</w:t>
                                </w:r>
                              </w:ins>
                              <w:ins w:id="56" w:author="The Si Tran" w:date="2012-12-14T03:44:00Z">
                                <w:r>
                                  <w:rPr>
                                    <w:b/>
                                    <w:sz w:val="30"/>
                                    <w:szCs w:val="30"/>
                                  </w:rPr>
                                  <w:t>rần Thế Sĩ</w:t>
                                </w:r>
                              </w:ins>
                              <w:ins w:id="57" w:author="The Si Tran" w:date="2012-12-12T13:45:00Z">
                                <w:r>
                                  <w:rPr>
                                    <w:b/>
                                    <w:sz w:val="30"/>
                                    <w:szCs w:val="30"/>
                                  </w:rPr>
                                  <w:t xml:space="preserve">    </w:t>
                                </w:r>
                              </w:ins>
                              <w:ins w:id="58" w:author="The Si Tran" w:date="2012-12-14T03:45:00Z">
                                <w:r>
                                  <w:rPr>
                                    <w:b/>
                                    <w:sz w:val="30"/>
                                    <w:szCs w:val="30"/>
                                  </w:rPr>
                                  <w:t xml:space="preserve">       </w:t>
                                </w:r>
                              </w:ins>
                              <w:ins w:id="59" w:author="The Si Tran" w:date="2012-12-12T13:45:00Z">
                                <w:r>
                                  <w:rPr>
                                    <w:b/>
                                    <w:sz w:val="30"/>
                                    <w:szCs w:val="30"/>
                                  </w:rPr>
                                  <w:t>50801793</w:t>
                                </w:r>
                              </w:ins>
                            </w:p>
                            <w:p w14:paraId="2BD0F54A" w14:textId="77777777" w:rsidR="008A1996" w:rsidRPr="00822570" w:rsidRDefault="008A1996" w:rsidP="002E545D">
                              <w:pPr>
                                <w:tabs>
                                  <w:tab w:val="left" w:pos="4680"/>
                                  <w:tab w:val="left" w:pos="7380"/>
                                </w:tabs>
                                <w:spacing w:before="0"/>
                                <w:ind w:left="3780"/>
                                <w:jc w:val="left"/>
                                <w:rPr>
                                  <w:ins w:id="60" w:author="The Si Tran" w:date="2012-12-12T13:41:00Z"/>
                                  <w:b/>
                                  <w:bCs/>
                                  <w:szCs w:val="26"/>
                                </w:rPr>
                              </w:pPr>
                            </w:p>
                            <w:p w14:paraId="0A5EDE8B" w14:textId="77777777" w:rsidR="008A1996" w:rsidRPr="002E545D" w:rsidRDefault="008A1996" w:rsidP="00095447">
                              <w:pPr>
                                <w:spacing w:before="0"/>
                                <w:jc w:val="center"/>
                                <w:rPr>
                                  <w:ins w:id="61" w:author="The Si Tran" w:date="2012-12-12T13:41:00Z"/>
                                  <w:sz w:val="30"/>
                                  <w:szCs w:val="30"/>
                                  <w:rPrChange w:id="62" w:author="The Si Tran" w:date="2012-12-12T13:46:00Z">
                                    <w:rPr>
                                      <w:ins w:id="63" w:author="The Si Tran" w:date="2012-12-12T13:41:00Z"/>
                                      <w:szCs w:val="26"/>
                                    </w:rPr>
                                  </w:rPrChange>
                                </w:rPr>
                              </w:pPr>
                              <w:ins w:id="64" w:author="The Si Tran" w:date="2012-12-12T13:41:00Z">
                                <w:r w:rsidRPr="002E545D">
                                  <w:rPr>
                                    <w:sz w:val="30"/>
                                    <w:szCs w:val="30"/>
                                    <w:rPrChange w:id="65" w:author="The Si Tran" w:date="2012-12-12T13:46:00Z">
                                      <w:rPr>
                                        <w:szCs w:val="26"/>
                                      </w:rPr>
                                    </w:rPrChange>
                                  </w:rPr>
                                  <w:t>TP. HỒ CHÍ MINH, 12/2012</w:t>
                                </w:r>
                              </w:ins>
                            </w:p>
                            <w:p w14:paraId="748C38FC" w14:textId="77777777" w:rsidR="008A1996" w:rsidRPr="00414332" w:rsidRDefault="008A1996" w:rsidP="007C4131">
                              <w:pPr>
                                <w:jc w:val="center"/>
                                <w:rPr>
                                  <w:b/>
                                  <w:sz w:val="30"/>
                                  <w:szCs w:val="30"/>
                                </w:rPr>
                              </w:pPr>
                            </w:p>
                            <w:p w14:paraId="4273081E" w14:textId="77777777" w:rsidR="008A1996" w:rsidRPr="00414332" w:rsidRDefault="008A1996" w:rsidP="007C4131">
                              <w:pPr>
                                <w:jc w:val="center"/>
                                <w:rPr>
                                  <w:b/>
                                  <w:sz w:val="30"/>
                                  <w:szCs w:val="30"/>
                                </w:rPr>
                              </w:pPr>
                            </w:p>
                            <w:p w14:paraId="520B4861" w14:textId="77777777" w:rsidR="008A1996" w:rsidRPr="00414332" w:rsidRDefault="008A1996" w:rsidP="007C4131">
                              <w:pPr>
                                <w:jc w:val="center"/>
                                <w:rPr>
                                  <w:b/>
                                  <w:sz w:val="30"/>
                                  <w:szCs w:val="30"/>
                                </w:rPr>
                              </w:pPr>
                            </w:p>
                            <w:p w14:paraId="15E49725" w14:textId="77777777" w:rsidR="008A1996" w:rsidRPr="00414332" w:rsidRDefault="008A1996" w:rsidP="007C4131">
                              <w:pPr>
                                <w:jc w:val="center"/>
                                <w:rPr>
                                  <w:b/>
                                  <w:sz w:val="30"/>
                                  <w:szCs w:val="30"/>
                                </w:rPr>
                              </w:pPr>
                            </w:p>
                            <w:p w14:paraId="7D871B1D" w14:textId="77777777" w:rsidR="008A1996" w:rsidRPr="00414332" w:rsidRDefault="008A1996" w:rsidP="007C4131">
                              <w:pPr>
                                <w:jc w:val="center"/>
                                <w:rPr>
                                  <w:b/>
                                  <w:sz w:val="30"/>
                                  <w:szCs w:val="30"/>
                                </w:rPr>
                              </w:pPr>
                            </w:p>
                            <w:p w14:paraId="43281BF9" w14:textId="77777777" w:rsidR="008A1996" w:rsidRPr="00414332" w:rsidDel="00095447" w:rsidRDefault="008A1996" w:rsidP="007C4131">
                              <w:pPr>
                                <w:jc w:val="center"/>
                                <w:rPr>
                                  <w:del w:id="66" w:author="The Si Tran" w:date="2012-12-12T13:41:00Z"/>
                                  <w:b/>
                                  <w:sz w:val="50"/>
                                  <w:szCs w:val="50"/>
                                </w:rPr>
                              </w:pPr>
                              <w:del w:id="67" w:author="The Si Tran" w:date="2012-12-12T13:41:00Z">
                                <w:r w:rsidRPr="00414332" w:rsidDel="00095447">
                                  <w:rPr>
                                    <w:b/>
                                    <w:sz w:val="50"/>
                                    <w:szCs w:val="50"/>
                                  </w:rPr>
                                  <w:delText>TÊN ĐỀ TÀI</w:delText>
                                </w:r>
                              </w:del>
                            </w:p>
                            <w:p w14:paraId="74C603C8" w14:textId="77777777" w:rsidR="008A1996" w:rsidRPr="00414332" w:rsidDel="00095447" w:rsidRDefault="008A1996" w:rsidP="007C4131">
                              <w:pPr>
                                <w:jc w:val="center"/>
                                <w:rPr>
                                  <w:del w:id="68" w:author="The Si Tran" w:date="2012-12-12T13:41:00Z"/>
                                  <w:sz w:val="30"/>
                                  <w:szCs w:val="30"/>
                                </w:rPr>
                              </w:pPr>
                              <w:del w:id="69" w:author="The Si Tran" w:date="2012-12-12T13:41:00Z">
                                <w:r w:rsidRPr="00414332" w:rsidDel="00095447">
                                  <w:rPr>
                                    <w:sz w:val="30"/>
                                    <w:szCs w:val="30"/>
                                  </w:rPr>
                                  <w:delText>(size 16-25 tùy theo số lượng từ)</w:delText>
                                </w:r>
                              </w:del>
                            </w:p>
                            <w:p w14:paraId="6B8C182C" w14:textId="77777777" w:rsidR="008A1996" w:rsidRPr="00414332" w:rsidRDefault="008A1996" w:rsidP="007C4131">
                              <w:pPr>
                                <w:rPr>
                                  <w:sz w:val="30"/>
                                  <w:szCs w:val="30"/>
                                </w:rPr>
                              </w:pPr>
                            </w:p>
                            <w:p w14:paraId="78884E63" w14:textId="77777777" w:rsidR="008A1996" w:rsidRPr="00414332" w:rsidRDefault="008A1996" w:rsidP="007C4131">
                              <w:pPr>
                                <w:rPr>
                                  <w:sz w:val="30"/>
                                  <w:szCs w:val="30"/>
                                </w:rPr>
                              </w:pPr>
                            </w:p>
                            <w:p w14:paraId="2034164A" w14:textId="77777777" w:rsidR="008A1996" w:rsidRPr="00414332" w:rsidRDefault="008A1996" w:rsidP="007C4131">
                              <w:pPr>
                                <w:rPr>
                                  <w:sz w:val="30"/>
                                  <w:szCs w:val="30"/>
                                </w:rPr>
                              </w:pPr>
                            </w:p>
                            <w:p w14:paraId="0947E522" w14:textId="77777777" w:rsidR="008A1996" w:rsidRPr="00414332" w:rsidRDefault="008A1996" w:rsidP="007C4131">
                              <w:pPr>
                                <w:rPr>
                                  <w:sz w:val="30"/>
                                  <w:szCs w:val="30"/>
                                </w:rPr>
                              </w:pPr>
                            </w:p>
                            <w:p w14:paraId="262E116F" w14:textId="77777777" w:rsidR="008A1996" w:rsidRPr="00414332" w:rsidRDefault="008A1996" w:rsidP="007C4131">
                              <w:pPr>
                                <w:rPr>
                                  <w:sz w:val="30"/>
                                  <w:szCs w:val="30"/>
                                </w:rPr>
                              </w:pPr>
                            </w:p>
                            <w:p w14:paraId="505F9F1F" w14:textId="77777777" w:rsidR="008A1996" w:rsidRDefault="008A1996" w:rsidP="007C4131">
                              <w:pPr>
                                <w:ind w:left="4320"/>
                                <w:rPr>
                                  <w:b/>
                                  <w:sz w:val="30"/>
                                  <w:szCs w:val="30"/>
                                </w:rPr>
                              </w:pPr>
                            </w:p>
                            <w:p w14:paraId="7F685341" w14:textId="77777777" w:rsidR="008A1996" w:rsidRPr="00414332" w:rsidRDefault="008A1996" w:rsidP="007C4131">
                              <w:pPr>
                                <w:ind w:left="4320"/>
                                <w:rPr>
                                  <w:b/>
                                  <w:sz w:val="30"/>
                                  <w:szCs w:val="30"/>
                                </w:rPr>
                              </w:pPr>
                            </w:p>
                            <w:p w14:paraId="604EF380" w14:textId="77777777" w:rsidR="008A1996" w:rsidRPr="00414332" w:rsidRDefault="008A1996" w:rsidP="007C4131">
                              <w:pPr>
                                <w:ind w:left="3240"/>
                                <w:rPr>
                                  <w:b/>
                                  <w:sz w:val="30"/>
                                  <w:szCs w:val="30"/>
                                </w:rPr>
                              </w:pPr>
                              <w:r w:rsidRPr="00414332">
                                <w:rPr>
                                  <w:b/>
                                  <w:sz w:val="30"/>
                                  <w:szCs w:val="30"/>
                                </w:rPr>
                                <w:t>HỘI ĐỒNG: ………………………………</w:t>
                              </w:r>
                            </w:p>
                            <w:p w14:paraId="4FE05E53" w14:textId="77777777" w:rsidR="008A1996" w:rsidRPr="00414332" w:rsidRDefault="008A1996" w:rsidP="007C4131">
                              <w:pPr>
                                <w:ind w:left="3240"/>
                                <w:rPr>
                                  <w:b/>
                                  <w:sz w:val="30"/>
                                  <w:szCs w:val="30"/>
                                </w:rPr>
                              </w:pPr>
                              <w:r w:rsidRPr="00414332">
                                <w:rPr>
                                  <w:b/>
                                  <w:sz w:val="30"/>
                                  <w:szCs w:val="30"/>
                                </w:rPr>
                                <w:t>GVHD: ………………………………………</w:t>
                              </w:r>
                            </w:p>
                            <w:p w14:paraId="6D8F7469" w14:textId="77777777" w:rsidR="008A1996" w:rsidRPr="00414332" w:rsidRDefault="008A1996" w:rsidP="007C4131">
                              <w:pPr>
                                <w:ind w:left="3240"/>
                                <w:rPr>
                                  <w:b/>
                                  <w:sz w:val="30"/>
                                  <w:szCs w:val="30"/>
                                </w:rPr>
                              </w:pPr>
                              <w:r w:rsidRPr="00414332">
                                <w:rPr>
                                  <w:b/>
                                  <w:sz w:val="30"/>
                                  <w:szCs w:val="30"/>
                                </w:rPr>
                                <w:t>GVPB: ………………………………………</w:t>
                              </w:r>
                            </w:p>
                            <w:p w14:paraId="3371CD51" w14:textId="77777777" w:rsidR="008A1996" w:rsidRPr="00414332" w:rsidRDefault="008A1996" w:rsidP="007C4131">
                              <w:pPr>
                                <w:ind w:left="3240"/>
                                <w:rPr>
                                  <w:b/>
                                  <w:sz w:val="30"/>
                                  <w:szCs w:val="30"/>
                                </w:rPr>
                              </w:pPr>
                              <w:r w:rsidRPr="00414332">
                                <w:rPr>
                                  <w:b/>
                                  <w:sz w:val="30"/>
                                  <w:szCs w:val="30"/>
                                </w:rPr>
                                <w:t xml:space="preserve">                                ---o0o---</w:t>
                              </w:r>
                            </w:p>
                            <w:p w14:paraId="2FDE68EE" w14:textId="77777777" w:rsidR="008A1996" w:rsidRPr="00414332" w:rsidRDefault="008A1996" w:rsidP="007C4131">
                              <w:pPr>
                                <w:ind w:left="3240"/>
                                <w:rPr>
                                  <w:b/>
                                  <w:sz w:val="30"/>
                                  <w:szCs w:val="30"/>
                                </w:rPr>
                              </w:pPr>
                              <w:r w:rsidRPr="00414332">
                                <w:rPr>
                                  <w:b/>
                                  <w:sz w:val="30"/>
                                  <w:szCs w:val="30"/>
                                </w:rPr>
                                <w:t>SVTH 1: ………………………………… (MSSV)</w:t>
                              </w:r>
                            </w:p>
                            <w:p w14:paraId="026C3766" w14:textId="77777777" w:rsidR="008A1996" w:rsidRPr="00414332" w:rsidRDefault="008A1996" w:rsidP="007C4131">
                              <w:pPr>
                                <w:ind w:left="3240"/>
                                <w:rPr>
                                  <w:b/>
                                  <w:sz w:val="30"/>
                                  <w:szCs w:val="30"/>
                                </w:rPr>
                              </w:pPr>
                              <w:r w:rsidRPr="00414332">
                                <w:rPr>
                                  <w:b/>
                                  <w:sz w:val="30"/>
                                  <w:szCs w:val="30"/>
                                </w:rPr>
                                <w:t>SVTH 2: ………………………………… (MSSV)</w:t>
                              </w:r>
                            </w:p>
                            <w:p w14:paraId="0C95FBBB" w14:textId="77777777" w:rsidR="008A1996" w:rsidRPr="00414332" w:rsidRDefault="008A1996" w:rsidP="007C4131">
                              <w:pPr>
                                <w:ind w:left="3240"/>
                                <w:rPr>
                                  <w:b/>
                                  <w:sz w:val="30"/>
                                  <w:szCs w:val="30"/>
                                </w:rPr>
                              </w:pPr>
                              <w:r w:rsidRPr="00414332">
                                <w:rPr>
                                  <w:b/>
                                  <w:sz w:val="30"/>
                                  <w:szCs w:val="30"/>
                                </w:rPr>
                                <w:t>SVTH 3: ………………………………… (MSSV)</w:t>
                              </w:r>
                            </w:p>
                            <w:p w14:paraId="70E6E6D6" w14:textId="77777777" w:rsidR="008A1996" w:rsidRPr="00414332" w:rsidRDefault="008A1996" w:rsidP="007C4131">
                              <w:pPr>
                                <w:ind w:left="3240"/>
                                <w:rPr>
                                  <w:sz w:val="30"/>
                                  <w:szCs w:val="30"/>
                                </w:rPr>
                              </w:pPr>
                              <w:r w:rsidRPr="00414332">
                                <w:rPr>
                                  <w:b/>
                                  <w:sz w:val="30"/>
                                  <w:szCs w:val="30"/>
                                </w:rPr>
                                <w:t>……</w:t>
                              </w:r>
                            </w:p>
                            <w:p w14:paraId="65328F86" w14:textId="77777777" w:rsidR="008A1996" w:rsidRPr="00414332" w:rsidRDefault="008A1996" w:rsidP="007C4131">
                              <w:pPr>
                                <w:ind w:left="2520" w:firstLine="720"/>
                                <w:rPr>
                                  <w:sz w:val="30"/>
                                  <w:szCs w:val="30"/>
                                </w:rPr>
                              </w:pPr>
                              <w:r w:rsidRPr="00414332">
                                <w:rPr>
                                  <w:sz w:val="30"/>
                                  <w:szCs w:val="30"/>
                                </w:rPr>
                                <w:t>(Size 15)</w:t>
                              </w:r>
                            </w:p>
                            <w:p w14:paraId="5FB8F90B" w14:textId="77777777" w:rsidR="008A1996" w:rsidRPr="00414332" w:rsidRDefault="008A1996" w:rsidP="007C4131">
                              <w:pPr>
                                <w:rPr>
                                  <w:sz w:val="30"/>
                                  <w:szCs w:val="30"/>
                                </w:rPr>
                              </w:pPr>
                            </w:p>
                            <w:p w14:paraId="56371461" w14:textId="77777777" w:rsidR="008A1996" w:rsidRPr="00414332" w:rsidRDefault="008A1996" w:rsidP="007C4131">
                              <w:pPr>
                                <w:rPr>
                                  <w:sz w:val="30"/>
                                  <w:szCs w:val="30"/>
                                </w:rPr>
                              </w:pPr>
                            </w:p>
                            <w:p w14:paraId="1A15B0F8" w14:textId="77777777" w:rsidR="008A1996" w:rsidRPr="00414332" w:rsidRDefault="008A1996" w:rsidP="007C4131">
                              <w:pPr>
                                <w:jc w:val="center"/>
                                <w:rPr>
                                  <w:b/>
                                  <w:sz w:val="30"/>
                                  <w:szCs w:val="30"/>
                                </w:rPr>
                              </w:pPr>
                            </w:p>
                            <w:p w14:paraId="4D32EADE" w14:textId="77777777" w:rsidR="008A1996" w:rsidRPr="00414332" w:rsidRDefault="008A1996" w:rsidP="007C4131">
                              <w:pPr>
                                <w:jc w:val="center"/>
                                <w:rPr>
                                  <w:sz w:val="30"/>
                                  <w:szCs w:val="30"/>
                                </w:rPr>
                              </w:pPr>
                            </w:p>
                            <w:p w14:paraId="35691925" w14:textId="77777777" w:rsidR="008A1996" w:rsidRPr="00414332" w:rsidRDefault="008A199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F4CCEF" id="Rectangle 169" o:spid="_x0000_s1026" style="position:absolute;left:0;text-align:left;margin-left:-43.95pt;margin-top:12.15pt;width:513pt;height:6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CB32EE" w:rsidRPr="00414332" w:rsidRDefault="00CB32EE" w:rsidP="007C4131">
                        <w:pPr>
                          <w:jc w:val="center"/>
                          <w:rPr>
                            <w:b/>
                            <w:sz w:val="30"/>
                            <w:szCs w:val="30"/>
                          </w:rPr>
                        </w:pPr>
                        <w:r w:rsidRPr="00414332">
                          <w:rPr>
                            <w:b/>
                            <w:sz w:val="30"/>
                            <w:szCs w:val="30"/>
                          </w:rPr>
                          <w:t>ĐẠI HỌC QUỐC GIA TP.HCM</w:t>
                        </w:r>
                      </w:p>
                      <w:p w14:paraId="0262793C" w14:textId="77777777" w:rsidR="00CB32EE" w:rsidRPr="00414332" w:rsidRDefault="00CB32EE" w:rsidP="007C4131">
                        <w:pPr>
                          <w:jc w:val="center"/>
                          <w:rPr>
                            <w:b/>
                            <w:sz w:val="30"/>
                            <w:szCs w:val="30"/>
                          </w:rPr>
                        </w:pPr>
                        <w:r w:rsidRPr="00414332">
                          <w:rPr>
                            <w:b/>
                            <w:sz w:val="30"/>
                            <w:szCs w:val="30"/>
                          </w:rPr>
                          <w:t>TRƯỜNG ĐẠI HỌC BÁCH KHOA</w:t>
                        </w:r>
                      </w:p>
                      <w:p w14:paraId="16D1A6CD" w14:textId="77777777" w:rsidR="00CB32EE" w:rsidRPr="00414332" w:rsidRDefault="00CB32EE" w:rsidP="007C4131">
                        <w:pPr>
                          <w:jc w:val="center"/>
                          <w:rPr>
                            <w:b/>
                            <w:sz w:val="30"/>
                            <w:szCs w:val="30"/>
                          </w:rPr>
                        </w:pPr>
                        <w:r w:rsidRPr="00414332">
                          <w:rPr>
                            <w:b/>
                            <w:sz w:val="30"/>
                            <w:szCs w:val="30"/>
                          </w:rPr>
                          <w:t>KHOA KHOA HỌC &amp; KỸ THUẬT MÁY TÍNH</w:t>
                        </w:r>
                      </w:p>
                      <w:p w14:paraId="03F8BC34" w14:textId="77777777" w:rsidR="00CB32EE" w:rsidRPr="00414332" w:rsidDel="00095447" w:rsidRDefault="00CB32EE"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CB32EE" w:rsidRPr="00414332" w:rsidRDefault="00CB32EE" w:rsidP="007C4131">
                        <w:pPr>
                          <w:jc w:val="center"/>
                          <w:rPr>
                            <w:b/>
                            <w:sz w:val="30"/>
                            <w:szCs w:val="30"/>
                          </w:rPr>
                        </w:pPr>
                      </w:p>
                      <w:p w14:paraId="0066D4B0" w14:textId="77777777" w:rsidR="00CB32EE" w:rsidRPr="00414332" w:rsidDel="00095447" w:rsidRDefault="00CB32EE"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CB32EE" w:rsidRPr="00414332" w:rsidRDefault="00CB32EE" w:rsidP="007C4131">
                        <w:pPr>
                          <w:jc w:val="center"/>
                          <w:rPr>
                            <w:b/>
                            <w:sz w:val="30"/>
                            <w:szCs w:val="30"/>
                          </w:rPr>
                        </w:pPr>
                      </w:p>
                      <w:p w14:paraId="2C780E26" w14:textId="77777777" w:rsidR="00CB32EE" w:rsidRPr="00414332" w:rsidRDefault="00CB32EE" w:rsidP="007C4131">
                        <w:pPr>
                          <w:jc w:val="center"/>
                          <w:rPr>
                            <w:b/>
                            <w:sz w:val="30"/>
                            <w:szCs w:val="30"/>
                          </w:rPr>
                        </w:pPr>
                      </w:p>
                      <w:p w14:paraId="14C38E9A" w14:textId="77777777" w:rsidR="00CB32EE" w:rsidRPr="00414332" w:rsidDel="00095447" w:rsidRDefault="00CB32EE" w:rsidP="007C4131">
                        <w:pPr>
                          <w:jc w:val="center"/>
                          <w:rPr>
                            <w:del w:id="72" w:author="The Si Tran" w:date="2012-12-12T13:41:00Z"/>
                            <w:b/>
                            <w:sz w:val="30"/>
                            <w:szCs w:val="30"/>
                          </w:rPr>
                        </w:pPr>
                      </w:p>
                      <w:p w14:paraId="2D425F7C" w14:textId="77777777" w:rsidR="00CB32EE" w:rsidRPr="00414332" w:rsidRDefault="00CB32EE"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CB32EE" w:rsidRPr="00074777" w:rsidRDefault="00CB32EE" w:rsidP="00095447">
                        <w:pPr>
                          <w:spacing w:before="0"/>
                          <w:jc w:val="center"/>
                          <w:rPr>
                            <w:ins w:id="74" w:author="The Si Tran" w:date="2012-12-12T13:41:00Z"/>
                            <w:b/>
                            <w:bCs/>
                            <w:szCs w:val="26"/>
                          </w:rPr>
                        </w:pPr>
                      </w:p>
                      <w:p w14:paraId="060D02AB" w14:textId="34A6E7F6" w:rsidR="00CB32EE" w:rsidRPr="006D1D8A" w:rsidRDefault="00CB32EE"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CB32EE" w:rsidRPr="00074777" w:rsidRDefault="00CB32EE" w:rsidP="00095447">
                        <w:pPr>
                          <w:spacing w:before="0"/>
                          <w:rPr>
                            <w:ins w:id="79" w:author="The Si Tran" w:date="2012-12-12T13:41:00Z"/>
                            <w:szCs w:val="26"/>
                          </w:rPr>
                        </w:pPr>
                      </w:p>
                      <w:p w14:paraId="00E19A75" w14:textId="77777777" w:rsidR="00CB32EE" w:rsidRPr="00074777" w:rsidRDefault="00CB32EE" w:rsidP="00095447">
                        <w:pPr>
                          <w:spacing w:before="0"/>
                          <w:jc w:val="left"/>
                          <w:rPr>
                            <w:ins w:id="80" w:author="The Si Tran" w:date="2012-12-12T13:41:00Z"/>
                            <w:b/>
                            <w:bCs/>
                            <w:szCs w:val="26"/>
                          </w:rPr>
                        </w:pPr>
                      </w:p>
                      <w:p w14:paraId="69EF26DC" w14:textId="77777777" w:rsidR="00CB32EE" w:rsidRPr="000C4531" w:rsidRDefault="00CB32EE"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CB32EE" w:rsidRPr="000C4531" w:rsidRDefault="00CB32EE"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CB32EE" w:rsidRDefault="00CB32EE"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CB32EE" w:rsidRPr="00074777" w:rsidRDefault="00CB32EE"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CB32EE" w:rsidRDefault="00CB32EE"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CB32EE" w:rsidRPr="00822570" w:rsidRDefault="00CB32EE" w:rsidP="002E545D">
                        <w:pPr>
                          <w:tabs>
                            <w:tab w:val="left" w:pos="4680"/>
                            <w:tab w:val="left" w:pos="7380"/>
                          </w:tabs>
                          <w:spacing w:before="0"/>
                          <w:ind w:left="3780"/>
                          <w:jc w:val="left"/>
                          <w:rPr>
                            <w:ins w:id="113" w:author="The Si Tran" w:date="2012-12-12T13:41:00Z"/>
                            <w:b/>
                            <w:bCs/>
                            <w:szCs w:val="26"/>
                          </w:rPr>
                        </w:pPr>
                      </w:p>
                      <w:p w14:paraId="0A5EDE8B" w14:textId="77777777" w:rsidR="00CB32EE" w:rsidRPr="002E545D" w:rsidRDefault="00CB32EE"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CB32EE" w:rsidRPr="00414332" w:rsidRDefault="00CB32EE" w:rsidP="007C4131">
                        <w:pPr>
                          <w:jc w:val="center"/>
                          <w:rPr>
                            <w:b/>
                            <w:sz w:val="30"/>
                            <w:szCs w:val="30"/>
                          </w:rPr>
                        </w:pPr>
                      </w:p>
                      <w:p w14:paraId="4273081E" w14:textId="77777777" w:rsidR="00CB32EE" w:rsidRPr="00414332" w:rsidRDefault="00CB32EE" w:rsidP="007C4131">
                        <w:pPr>
                          <w:jc w:val="center"/>
                          <w:rPr>
                            <w:b/>
                            <w:sz w:val="30"/>
                            <w:szCs w:val="30"/>
                          </w:rPr>
                        </w:pPr>
                      </w:p>
                      <w:p w14:paraId="520B4861" w14:textId="77777777" w:rsidR="00CB32EE" w:rsidRPr="00414332" w:rsidRDefault="00CB32EE" w:rsidP="007C4131">
                        <w:pPr>
                          <w:jc w:val="center"/>
                          <w:rPr>
                            <w:b/>
                            <w:sz w:val="30"/>
                            <w:szCs w:val="30"/>
                          </w:rPr>
                        </w:pPr>
                      </w:p>
                      <w:p w14:paraId="15E49725" w14:textId="77777777" w:rsidR="00CB32EE" w:rsidRPr="00414332" w:rsidRDefault="00CB32EE" w:rsidP="007C4131">
                        <w:pPr>
                          <w:jc w:val="center"/>
                          <w:rPr>
                            <w:b/>
                            <w:sz w:val="30"/>
                            <w:szCs w:val="30"/>
                          </w:rPr>
                        </w:pPr>
                      </w:p>
                      <w:p w14:paraId="7D871B1D" w14:textId="77777777" w:rsidR="00CB32EE" w:rsidRPr="00414332" w:rsidRDefault="00CB32EE" w:rsidP="007C4131">
                        <w:pPr>
                          <w:jc w:val="center"/>
                          <w:rPr>
                            <w:b/>
                            <w:sz w:val="30"/>
                            <w:szCs w:val="30"/>
                          </w:rPr>
                        </w:pPr>
                      </w:p>
                      <w:p w14:paraId="43281BF9" w14:textId="77777777" w:rsidR="00CB32EE" w:rsidRPr="00414332" w:rsidDel="00095447" w:rsidRDefault="00CB32EE"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CB32EE" w:rsidRPr="00414332" w:rsidDel="00095447" w:rsidRDefault="00CB32EE"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CB32EE" w:rsidRPr="00414332" w:rsidRDefault="00CB32EE" w:rsidP="007C4131">
                        <w:pPr>
                          <w:rPr>
                            <w:sz w:val="30"/>
                            <w:szCs w:val="30"/>
                          </w:rPr>
                        </w:pPr>
                      </w:p>
                      <w:p w14:paraId="78884E63" w14:textId="77777777" w:rsidR="00CB32EE" w:rsidRPr="00414332" w:rsidRDefault="00CB32EE" w:rsidP="007C4131">
                        <w:pPr>
                          <w:rPr>
                            <w:sz w:val="30"/>
                            <w:szCs w:val="30"/>
                          </w:rPr>
                        </w:pPr>
                      </w:p>
                      <w:p w14:paraId="2034164A" w14:textId="77777777" w:rsidR="00CB32EE" w:rsidRPr="00414332" w:rsidRDefault="00CB32EE" w:rsidP="007C4131">
                        <w:pPr>
                          <w:rPr>
                            <w:sz w:val="30"/>
                            <w:szCs w:val="30"/>
                          </w:rPr>
                        </w:pPr>
                      </w:p>
                      <w:p w14:paraId="0947E522" w14:textId="77777777" w:rsidR="00CB32EE" w:rsidRPr="00414332" w:rsidRDefault="00CB32EE" w:rsidP="007C4131">
                        <w:pPr>
                          <w:rPr>
                            <w:sz w:val="30"/>
                            <w:szCs w:val="30"/>
                          </w:rPr>
                        </w:pPr>
                      </w:p>
                      <w:p w14:paraId="262E116F" w14:textId="77777777" w:rsidR="00CB32EE" w:rsidRPr="00414332" w:rsidRDefault="00CB32EE" w:rsidP="007C4131">
                        <w:pPr>
                          <w:rPr>
                            <w:sz w:val="30"/>
                            <w:szCs w:val="30"/>
                          </w:rPr>
                        </w:pPr>
                      </w:p>
                      <w:p w14:paraId="505F9F1F" w14:textId="77777777" w:rsidR="00CB32EE" w:rsidRDefault="00CB32EE" w:rsidP="007C4131">
                        <w:pPr>
                          <w:ind w:left="4320"/>
                          <w:rPr>
                            <w:b/>
                            <w:sz w:val="30"/>
                            <w:szCs w:val="30"/>
                          </w:rPr>
                        </w:pPr>
                      </w:p>
                      <w:p w14:paraId="7F685341" w14:textId="77777777" w:rsidR="00CB32EE" w:rsidRPr="00414332" w:rsidRDefault="00CB32EE" w:rsidP="007C4131">
                        <w:pPr>
                          <w:ind w:left="4320"/>
                          <w:rPr>
                            <w:b/>
                            <w:sz w:val="30"/>
                            <w:szCs w:val="30"/>
                          </w:rPr>
                        </w:pPr>
                      </w:p>
                      <w:p w14:paraId="604EF380" w14:textId="77777777" w:rsidR="00CB32EE" w:rsidRPr="00414332" w:rsidRDefault="00CB32EE" w:rsidP="007C4131">
                        <w:pPr>
                          <w:ind w:left="3240"/>
                          <w:rPr>
                            <w:b/>
                            <w:sz w:val="30"/>
                            <w:szCs w:val="30"/>
                          </w:rPr>
                        </w:pPr>
                        <w:r w:rsidRPr="00414332">
                          <w:rPr>
                            <w:b/>
                            <w:sz w:val="30"/>
                            <w:szCs w:val="30"/>
                          </w:rPr>
                          <w:t>HỘI ĐỒNG: ………………………………</w:t>
                        </w:r>
                      </w:p>
                      <w:p w14:paraId="4FE05E53" w14:textId="77777777" w:rsidR="00CB32EE" w:rsidRPr="00414332" w:rsidRDefault="00CB32EE" w:rsidP="007C4131">
                        <w:pPr>
                          <w:ind w:left="3240"/>
                          <w:rPr>
                            <w:b/>
                            <w:sz w:val="30"/>
                            <w:szCs w:val="30"/>
                          </w:rPr>
                        </w:pPr>
                        <w:r w:rsidRPr="00414332">
                          <w:rPr>
                            <w:b/>
                            <w:sz w:val="30"/>
                            <w:szCs w:val="30"/>
                          </w:rPr>
                          <w:t>GVHD: ………………………………………</w:t>
                        </w:r>
                      </w:p>
                      <w:p w14:paraId="6D8F7469" w14:textId="77777777" w:rsidR="00CB32EE" w:rsidRPr="00414332" w:rsidRDefault="00CB32EE" w:rsidP="007C4131">
                        <w:pPr>
                          <w:ind w:left="3240"/>
                          <w:rPr>
                            <w:b/>
                            <w:sz w:val="30"/>
                            <w:szCs w:val="30"/>
                          </w:rPr>
                        </w:pPr>
                        <w:r w:rsidRPr="00414332">
                          <w:rPr>
                            <w:b/>
                            <w:sz w:val="30"/>
                            <w:szCs w:val="30"/>
                          </w:rPr>
                          <w:t>GVPB: ………………………………………</w:t>
                        </w:r>
                      </w:p>
                      <w:p w14:paraId="3371CD51" w14:textId="77777777" w:rsidR="00CB32EE" w:rsidRPr="00414332" w:rsidRDefault="00CB32EE" w:rsidP="007C4131">
                        <w:pPr>
                          <w:ind w:left="3240"/>
                          <w:rPr>
                            <w:b/>
                            <w:sz w:val="30"/>
                            <w:szCs w:val="30"/>
                          </w:rPr>
                        </w:pPr>
                        <w:r w:rsidRPr="00414332">
                          <w:rPr>
                            <w:b/>
                            <w:sz w:val="30"/>
                            <w:szCs w:val="30"/>
                          </w:rPr>
                          <w:t xml:space="preserve">                                ---o0o---</w:t>
                        </w:r>
                      </w:p>
                      <w:p w14:paraId="2FDE68EE" w14:textId="77777777" w:rsidR="00CB32EE" w:rsidRPr="00414332" w:rsidRDefault="00CB32EE" w:rsidP="007C4131">
                        <w:pPr>
                          <w:ind w:left="3240"/>
                          <w:rPr>
                            <w:b/>
                            <w:sz w:val="30"/>
                            <w:szCs w:val="30"/>
                          </w:rPr>
                        </w:pPr>
                        <w:r w:rsidRPr="00414332">
                          <w:rPr>
                            <w:b/>
                            <w:sz w:val="30"/>
                            <w:szCs w:val="30"/>
                          </w:rPr>
                          <w:t>SVTH 1: ………………………………… (MSSV)</w:t>
                        </w:r>
                      </w:p>
                      <w:p w14:paraId="026C3766" w14:textId="77777777" w:rsidR="00CB32EE" w:rsidRPr="00414332" w:rsidRDefault="00CB32EE" w:rsidP="007C4131">
                        <w:pPr>
                          <w:ind w:left="3240"/>
                          <w:rPr>
                            <w:b/>
                            <w:sz w:val="30"/>
                            <w:szCs w:val="30"/>
                          </w:rPr>
                        </w:pPr>
                        <w:r w:rsidRPr="00414332">
                          <w:rPr>
                            <w:b/>
                            <w:sz w:val="30"/>
                            <w:szCs w:val="30"/>
                          </w:rPr>
                          <w:t>SVTH 2: ………………………………… (MSSV)</w:t>
                        </w:r>
                      </w:p>
                      <w:p w14:paraId="0C95FBBB" w14:textId="77777777" w:rsidR="00CB32EE" w:rsidRPr="00414332" w:rsidRDefault="00CB32EE" w:rsidP="007C4131">
                        <w:pPr>
                          <w:ind w:left="3240"/>
                          <w:rPr>
                            <w:b/>
                            <w:sz w:val="30"/>
                            <w:szCs w:val="30"/>
                          </w:rPr>
                        </w:pPr>
                        <w:r w:rsidRPr="00414332">
                          <w:rPr>
                            <w:b/>
                            <w:sz w:val="30"/>
                            <w:szCs w:val="30"/>
                          </w:rPr>
                          <w:t>SVTH 3: ………………………………… (MSSV)</w:t>
                        </w:r>
                      </w:p>
                      <w:p w14:paraId="70E6E6D6" w14:textId="77777777" w:rsidR="00CB32EE" w:rsidRPr="00414332" w:rsidRDefault="00CB32EE" w:rsidP="007C4131">
                        <w:pPr>
                          <w:ind w:left="3240"/>
                          <w:rPr>
                            <w:sz w:val="30"/>
                            <w:szCs w:val="30"/>
                          </w:rPr>
                        </w:pPr>
                        <w:r w:rsidRPr="00414332">
                          <w:rPr>
                            <w:b/>
                            <w:sz w:val="30"/>
                            <w:szCs w:val="30"/>
                          </w:rPr>
                          <w:t>……</w:t>
                        </w:r>
                      </w:p>
                      <w:p w14:paraId="65328F86" w14:textId="77777777" w:rsidR="00CB32EE" w:rsidRPr="00414332" w:rsidRDefault="00CB32EE" w:rsidP="007C4131">
                        <w:pPr>
                          <w:ind w:left="2520" w:firstLine="720"/>
                          <w:rPr>
                            <w:sz w:val="30"/>
                            <w:szCs w:val="30"/>
                          </w:rPr>
                        </w:pPr>
                        <w:r w:rsidRPr="00414332">
                          <w:rPr>
                            <w:sz w:val="30"/>
                            <w:szCs w:val="30"/>
                          </w:rPr>
                          <w:t>(Size 15)</w:t>
                        </w:r>
                      </w:p>
                      <w:p w14:paraId="5FB8F90B" w14:textId="77777777" w:rsidR="00CB32EE" w:rsidRPr="00414332" w:rsidRDefault="00CB32EE" w:rsidP="007C4131">
                        <w:pPr>
                          <w:rPr>
                            <w:sz w:val="30"/>
                            <w:szCs w:val="30"/>
                          </w:rPr>
                        </w:pPr>
                      </w:p>
                      <w:p w14:paraId="56371461" w14:textId="77777777" w:rsidR="00CB32EE" w:rsidRPr="00414332" w:rsidRDefault="00CB32EE" w:rsidP="007C4131">
                        <w:pPr>
                          <w:rPr>
                            <w:sz w:val="30"/>
                            <w:szCs w:val="30"/>
                          </w:rPr>
                        </w:pPr>
                      </w:p>
                      <w:p w14:paraId="1A15B0F8" w14:textId="77777777" w:rsidR="00CB32EE" w:rsidRPr="00414332" w:rsidRDefault="00CB32EE" w:rsidP="007C4131">
                        <w:pPr>
                          <w:jc w:val="center"/>
                          <w:rPr>
                            <w:b/>
                            <w:sz w:val="30"/>
                            <w:szCs w:val="30"/>
                          </w:rPr>
                        </w:pPr>
                      </w:p>
                      <w:p w14:paraId="4D32EADE" w14:textId="77777777" w:rsidR="00CB32EE" w:rsidRPr="00414332" w:rsidRDefault="00CB32EE" w:rsidP="007C4131">
                        <w:pPr>
                          <w:jc w:val="center"/>
                          <w:rPr>
                            <w:sz w:val="30"/>
                            <w:szCs w:val="30"/>
                          </w:rPr>
                        </w:pPr>
                      </w:p>
                      <w:p w14:paraId="35691925" w14:textId="77777777" w:rsidR="00CB32EE" w:rsidRPr="00414332" w:rsidRDefault="00CB32E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70" w:author="The Si Tran" w:date="2012-12-12T13:39:00Z"/>
          <w:kern w:val="32"/>
        </w:rPr>
        <w:pPrChange w:id="71" w:author="The Si Tran" w:date="2012-12-12T13:39:00Z">
          <w:pPr>
            <w:spacing w:before="0" w:after="200" w:line="276" w:lineRule="auto"/>
            <w:jc w:val="left"/>
          </w:pPr>
        </w:pPrChange>
      </w:pPr>
      <w:ins w:id="72"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73" w:name="_Toc343711063"/>
      <w:r w:rsidRPr="003553FD">
        <w:rPr>
          <w:rFonts w:cs="Times New Roman"/>
          <w:rPrChange w:id="74" w:author="The Si Tran" w:date="2012-12-14T07:18:00Z">
            <w:rPr>
              <w:rFonts w:cs="Times New Roman"/>
              <w:b w:val="0"/>
              <w:bCs w:val="0"/>
              <w:kern w:val="0"/>
              <w:sz w:val="26"/>
              <w:szCs w:val="22"/>
            </w:rPr>
          </w:rPrChange>
        </w:rPr>
        <w:lastRenderedPageBreak/>
        <w:t>LỜI CAM ĐOAN</w:t>
      </w:r>
      <w:bookmarkEnd w:id="8"/>
      <w:bookmarkEnd w:id="73"/>
    </w:p>
    <w:p w14:paraId="00DD51C1" w14:textId="77777777" w:rsidR="00254F82" w:rsidRPr="003F0840" w:rsidRDefault="00254F82" w:rsidP="00254F82">
      <w:pPr>
        <w:widowControl w:val="0"/>
        <w:autoSpaceDE w:val="0"/>
        <w:autoSpaceDN w:val="0"/>
        <w:adjustRightInd w:val="0"/>
        <w:spacing w:after="240"/>
        <w:rPr>
          <w:ins w:id="75" w:author="The Si Tran" w:date="2012-12-16T09:59:00Z"/>
          <w:rFonts w:eastAsia="Times New Roman"/>
          <w:szCs w:val="26"/>
        </w:rPr>
      </w:pPr>
      <w:ins w:id="76"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7" w:author="The Si Tran" w:date="2012-12-16T09:59:00Z"/>
          <w:rFonts w:eastAsia="Times New Roman"/>
          <w:szCs w:val="26"/>
        </w:rPr>
      </w:pPr>
      <w:ins w:id="78"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9" w:author="The Si Tran" w:date="2012-12-16T09:59:00Z"/>
          <w:rFonts w:eastAsia="Times New Roman"/>
          <w:szCs w:val="26"/>
        </w:rPr>
      </w:pPr>
    </w:p>
    <w:p w14:paraId="0C376649" w14:textId="0D079278" w:rsidR="00545827" w:rsidRDefault="00545827" w:rsidP="00545827">
      <w:pPr>
        <w:rPr>
          <w:ins w:id="80" w:author="The Si Tran" w:date="2012-12-16T09:59:00Z"/>
          <w:szCs w:val="26"/>
        </w:rPr>
      </w:pPr>
      <w:ins w:id="81"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82"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83" w:author="The Si Tran" w:date="2012-12-16T10:00:00Z"/>
          <w:rFonts w:cs="Times New Roman"/>
        </w:rPr>
      </w:pPr>
      <w:bookmarkStart w:id="84" w:name="_Toc328879884"/>
      <w:bookmarkStart w:id="85" w:name="_Toc328894960"/>
      <w:bookmarkStart w:id="86" w:name="_Toc343711064"/>
      <w:r w:rsidRPr="003553FD">
        <w:rPr>
          <w:rFonts w:cs="Times New Roman"/>
          <w:rPrChange w:id="87" w:author="The Si Tran" w:date="2012-12-14T07:18:00Z">
            <w:rPr>
              <w:rFonts w:cs="Times New Roman"/>
              <w:b w:val="0"/>
              <w:bCs w:val="0"/>
              <w:kern w:val="0"/>
              <w:sz w:val="26"/>
              <w:szCs w:val="22"/>
            </w:rPr>
          </w:rPrChange>
        </w:rPr>
        <w:lastRenderedPageBreak/>
        <w:t>LỜI CÁM ƠN</w:t>
      </w:r>
      <w:bookmarkEnd w:id="84"/>
      <w:bookmarkEnd w:id="85"/>
      <w:bookmarkEnd w:id="86"/>
    </w:p>
    <w:p w14:paraId="25FE7B5D" w14:textId="142A8B9F" w:rsidR="003A4E66" w:rsidRDefault="003A4E66">
      <w:pPr>
        <w:rPr>
          <w:ins w:id="88" w:author="The Si Tran" w:date="2012-12-16T10:00:00Z"/>
        </w:rPr>
        <w:pPrChange w:id="89" w:author="The Si Tran" w:date="2012-12-16T10:00:00Z">
          <w:pPr>
            <w:widowControl w:val="0"/>
            <w:autoSpaceDE w:val="0"/>
            <w:autoSpaceDN w:val="0"/>
            <w:adjustRightInd w:val="0"/>
            <w:spacing w:after="240"/>
          </w:pPr>
        </w:pPrChange>
      </w:pPr>
      <w:ins w:id="90" w:author="The Si Tran" w:date="2012-12-16T10:00:00Z">
        <w:r>
          <w:t>Chúng tôi xin bày tỏ lòng biết ơn chân thành nhất đến PGS.TS</w:t>
        </w:r>
        <w:del w:id="91"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92" w:author="The Si Tran" w:date="2012-12-16T10:00:00Z"/>
        </w:rPr>
        <w:pPrChange w:id="93" w:author="The Si Tran" w:date="2012-12-16T10:00:00Z">
          <w:pPr>
            <w:widowControl w:val="0"/>
            <w:autoSpaceDE w:val="0"/>
            <w:autoSpaceDN w:val="0"/>
            <w:adjustRightInd w:val="0"/>
            <w:spacing w:after="240"/>
          </w:pPr>
        </w:pPrChange>
      </w:pPr>
      <w:ins w:id="94"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95" w:author="The Si Tran" w:date="2012-12-16T10:00:00Z"/>
        </w:rPr>
        <w:pPrChange w:id="96" w:author="The Si Tran" w:date="2012-12-16T10:00:00Z">
          <w:pPr>
            <w:widowControl w:val="0"/>
            <w:autoSpaceDE w:val="0"/>
            <w:autoSpaceDN w:val="0"/>
            <w:adjustRightInd w:val="0"/>
            <w:spacing w:after="240"/>
          </w:pPr>
        </w:pPrChange>
      </w:pPr>
      <w:ins w:id="97" w:author="The Si Tran" w:date="2012-12-16T10:00:00Z">
        <w:r>
          <w:t xml:space="preserve">Và cuối cùng, chúng tôi xin được gửi lời cám ơn đến gia đình và bạn </w:t>
        </w:r>
        <w:del w:id="98" w:author="superchickend" w:date="2012-12-16T14:50:00Z">
          <w:r w:rsidDel="00E34B00">
            <w:delText>bè,</w:delText>
          </w:r>
        </w:del>
      </w:ins>
      <w:ins w:id="99" w:author="superchickend" w:date="2012-12-16T14:50:00Z">
        <w:r w:rsidR="00E34B00">
          <w:t>bè</w:t>
        </w:r>
      </w:ins>
      <w:ins w:id="100" w:author="superchickend" w:date="2012-12-16T14:51:00Z">
        <w:r w:rsidR="001E0550">
          <w:t xml:space="preserve"> -</w:t>
        </w:r>
      </w:ins>
      <w:ins w:id="101"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02"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03"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04" w:author="The Si Tran" w:date="2012-12-14T07:18:00Z">
          <w:pPr>
            <w:pStyle w:val="Heading1"/>
            <w:numPr>
              <w:numId w:val="0"/>
            </w:numPr>
            <w:ind w:left="0" w:firstLine="0"/>
          </w:pPr>
        </w:pPrChange>
      </w:pPr>
      <w:bookmarkStart w:id="105" w:name="_Toc328879885"/>
      <w:bookmarkStart w:id="106" w:name="_Toc328894961"/>
      <w:bookmarkStart w:id="107" w:name="_Toc343711065"/>
      <w:r w:rsidRPr="003553FD">
        <w:rPr>
          <w:rPrChange w:id="108" w:author="The Si Tran" w:date="2012-12-14T07:18:00Z">
            <w:rPr>
              <w:rFonts w:cs="Times New Roman"/>
              <w:b w:val="0"/>
              <w:bCs w:val="0"/>
              <w:kern w:val="0"/>
              <w:sz w:val="26"/>
              <w:szCs w:val="22"/>
            </w:rPr>
          </w:rPrChange>
        </w:rPr>
        <w:lastRenderedPageBreak/>
        <w:t>TÓM</w:t>
      </w:r>
      <w:r w:rsidRPr="0049233F">
        <w:rPr>
          <w:rPrChange w:id="109" w:author="The Si Tran" w:date="2012-12-05T23:02:00Z">
            <w:rPr>
              <w:rFonts w:cs="Times New Roman"/>
              <w:b w:val="0"/>
              <w:bCs w:val="0"/>
              <w:kern w:val="0"/>
              <w:sz w:val="26"/>
              <w:szCs w:val="22"/>
            </w:rPr>
          </w:rPrChange>
        </w:rPr>
        <w:t xml:space="preserve"> TẮT LUẬN VĂN</w:t>
      </w:r>
      <w:bookmarkEnd w:id="105"/>
      <w:bookmarkEnd w:id="106"/>
      <w:bookmarkEnd w:id="107"/>
    </w:p>
    <w:p w14:paraId="248C1994" w14:textId="6F1F893F" w:rsidR="005D6B44" w:rsidRPr="00526192" w:rsidRDefault="005D6B44">
      <w:pPr>
        <w:rPr>
          <w:ins w:id="110" w:author="The Si Tran" w:date="2012-12-12T07:36:00Z"/>
        </w:rPr>
      </w:pPr>
      <w:ins w:id="111" w:author="The Si Tran" w:date="2012-12-12T07:36:00Z">
        <w:r w:rsidRPr="00526192">
          <w:t xml:space="preserve">Ngày </w:t>
        </w:r>
      </w:ins>
      <w:ins w:id="112" w:author="The Si Tran" w:date="2012-12-16T20:13:00Z">
        <w:r w:rsidR="00032D83" w:rsidRPr="00526192">
          <w:t xml:space="preserve">nay, trong </w:t>
        </w:r>
      </w:ins>
      <w:ins w:id="113" w:author="The Si Tran" w:date="2012-12-16T20:14:00Z">
        <w:r w:rsidR="00032D83">
          <w:t xml:space="preserve">môi </w:t>
        </w:r>
      </w:ins>
      <w:ins w:id="114"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15" w:author="The Si Tran" w:date="2012-12-12T07:36:00Z"/>
          <w:lang w:val="fr-FR"/>
        </w:rPr>
      </w:pPr>
      <w:ins w:id="116"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17"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18" w:author="The Si Tran" w:date="2012-12-05T23:02:00Z">
            <w:rPr>
              <w:kern w:val="32"/>
              <w:sz w:val="32"/>
              <w:szCs w:val="32"/>
            </w:rPr>
          </w:rPrChange>
        </w:rPr>
      </w:pPr>
      <w:ins w:id="119"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20" w:author="The Si Tran" w:date="2012-12-12T13:48:00Z"/>
        </w:rPr>
        <w:pPrChange w:id="121" w:author="The Si Tran" w:date="2012-12-14T07:18:00Z">
          <w:pPr>
            <w:pStyle w:val="Heading1"/>
            <w:numPr>
              <w:numId w:val="0"/>
            </w:numPr>
            <w:spacing w:line="480" w:lineRule="auto"/>
            <w:ind w:left="0" w:firstLine="0"/>
            <w:jc w:val="both"/>
          </w:pPr>
        </w:pPrChange>
      </w:pPr>
      <w:bookmarkStart w:id="122" w:name="_Toc343711066"/>
      <w:ins w:id="123" w:author="The Si Tran" w:date="2012-12-12T13:48:00Z">
        <w:r>
          <w:lastRenderedPageBreak/>
          <w:t>MỤC LỤC</w:t>
        </w:r>
        <w:bookmarkEnd w:id="122"/>
      </w:ins>
    </w:p>
    <w:p w14:paraId="42CBAF23" w14:textId="77777777" w:rsidR="00446309" w:rsidRDefault="002E545D">
      <w:pPr>
        <w:pStyle w:val="TOC1"/>
        <w:rPr>
          <w:rFonts w:asciiTheme="minorHAnsi" w:eastAsiaTheme="minorEastAsia" w:hAnsiTheme="minorHAnsi" w:cstheme="minorBidi"/>
          <w:noProof/>
          <w:sz w:val="22"/>
        </w:rPr>
      </w:pPr>
      <w:ins w:id="124"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25" w:author="The Si Tran" w:date="2012-12-11T23:16:00Z"/>
        </w:rPr>
        <w:pPrChange w:id="126" w:author="The Si Tran" w:date="2012-12-14T07:19:00Z">
          <w:pPr>
            <w:pStyle w:val="Heading1"/>
            <w:numPr>
              <w:numId w:val="0"/>
            </w:numPr>
            <w:spacing w:line="480" w:lineRule="auto"/>
            <w:ind w:left="0" w:firstLine="0"/>
            <w:jc w:val="both"/>
          </w:pPr>
        </w:pPrChange>
      </w:pPr>
      <w:ins w:id="127" w:author="The Si Tran" w:date="2012-12-12T13:49:00Z">
        <w:r>
          <w:lastRenderedPageBreak/>
          <w:fldChar w:fldCharType="end"/>
        </w:r>
      </w:ins>
      <w:bookmarkStart w:id="128" w:name="_Toc343711067"/>
      <w:r w:rsidR="0045424A" w:rsidRPr="0049233F">
        <w:rPr>
          <w:rPrChange w:id="129" w:author="The Si Tran" w:date="2012-12-05T23:02:00Z">
            <w:rPr>
              <w:rFonts w:cs="Times New Roman"/>
              <w:b w:val="0"/>
              <w:bCs w:val="0"/>
              <w:kern w:val="0"/>
              <w:sz w:val="26"/>
              <w:szCs w:val="22"/>
            </w:rPr>
          </w:rPrChange>
        </w:rPr>
        <w:t>DANH MỤC HÌNH</w:t>
      </w:r>
      <w:bookmarkEnd w:id="9"/>
      <w:bookmarkEnd w:id="128"/>
    </w:p>
    <w:p w14:paraId="02787455" w14:textId="77777777" w:rsidR="00DE25DE" w:rsidRDefault="00187200">
      <w:pPr>
        <w:pStyle w:val="TOC1"/>
        <w:rPr>
          <w:rFonts w:asciiTheme="minorHAnsi" w:eastAsiaTheme="minorEastAsia" w:hAnsiTheme="minorHAnsi" w:cstheme="minorBidi"/>
          <w:noProof/>
          <w:sz w:val="22"/>
        </w:rPr>
      </w:pPr>
      <w:ins w:id="130"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31" w:author="The Si Tran" w:date="2012-12-11T23:59:00Z"/>
        </w:rPr>
      </w:pPr>
      <w:ins w:id="132" w:author="The Si Tran" w:date="2012-12-11T23:27:00Z">
        <w:r>
          <w:fldChar w:fldCharType="end"/>
        </w:r>
      </w:ins>
    </w:p>
    <w:p w14:paraId="0D0647A7" w14:textId="77777777" w:rsidR="00023D92" w:rsidRDefault="00023D92">
      <w:pPr>
        <w:spacing w:before="0" w:after="200" w:line="276" w:lineRule="auto"/>
        <w:jc w:val="left"/>
        <w:rPr>
          <w:ins w:id="133" w:author="The Si Tran" w:date="2012-12-11T23:59:00Z"/>
        </w:rPr>
      </w:pPr>
      <w:ins w:id="134" w:author="The Si Tran" w:date="2012-12-11T23:59:00Z">
        <w:r>
          <w:br w:type="page"/>
        </w:r>
      </w:ins>
    </w:p>
    <w:p w14:paraId="44F77B1A" w14:textId="77777777" w:rsidR="00682B49" w:rsidRDefault="006D2AC8">
      <w:pPr>
        <w:pStyle w:val="Heading1"/>
        <w:numPr>
          <w:ilvl w:val="0"/>
          <w:numId w:val="0"/>
        </w:numPr>
        <w:tabs>
          <w:tab w:val="clear" w:pos="864"/>
        </w:tabs>
        <w:rPr>
          <w:ins w:id="135" w:author="The Si Tran" w:date="2012-12-12T08:04:00Z"/>
        </w:rPr>
        <w:pPrChange w:id="136" w:author="The Si Tran" w:date="2012-12-14T07:17:00Z">
          <w:pPr>
            <w:pStyle w:val="TOC1"/>
            <w:tabs>
              <w:tab w:val="right" w:pos="9321"/>
            </w:tabs>
          </w:pPr>
        </w:pPrChange>
      </w:pPr>
      <w:bookmarkStart w:id="137" w:name="_Toc343711068"/>
      <w:ins w:id="138" w:author="The Si Tran" w:date="2012-12-12T07:33:00Z">
        <w:r w:rsidRPr="00250D4D">
          <w:lastRenderedPageBreak/>
          <w:t>DANH MỤ</w:t>
        </w:r>
        <w:r>
          <w:t xml:space="preserve">C </w:t>
        </w:r>
      </w:ins>
      <w:ins w:id="139" w:author="The Si Tran" w:date="2012-12-12T07:34:00Z">
        <w:r>
          <w:t>B</w:t>
        </w:r>
      </w:ins>
      <w:ins w:id="140" w:author="The Si Tran" w:date="2012-12-12T07:33:00Z">
        <w:r>
          <w:t>ẢNG</w:t>
        </w:r>
      </w:ins>
      <w:bookmarkEnd w:id="137"/>
    </w:p>
    <w:p w14:paraId="78043418" w14:textId="77777777" w:rsidR="00DE25DE" w:rsidRDefault="00B557A5">
      <w:pPr>
        <w:pStyle w:val="TOC1"/>
        <w:rPr>
          <w:rFonts w:asciiTheme="minorHAnsi" w:eastAsiaTheme="minorEastAsia" w:hAnsiTheme="minorHAnsi" w:cstheme="minorBidi"/>
          <w:noProof/>
          <w:sz w:val="22"/>
        </w:rPr>
      </w:pPr>
      <w:ins w:id="141"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42" w:author="The Si Tran" w:date="2012-12-11T23:27:00Z"/>
        </w:rPr>
        <w:pPrChange w:id="143" w:author="The Si Tran" w:date="2012-12-12T07:33:00Z">
          <w:pPr>
            <w:pStyle w:val="Heading1"/>
            <w:numPr>
              <w:numId w:val="0"/>
            </w:numPr>
            <w:spacing w:line="480" w:lineRule="auto"/>
            <w:ind w:left="0" w:firstLine="0"/>
            <w:jc w:val="left"/>
          </w:pPr>
        </w:pPrChange>
      </w:pPr>
      <w:ins w:id="144"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45" w:author="The Si Tran" w:date="2012-12-11T23:00:00Z"/>
          <w:b w:val="0"/>
          <w:bCs w:val="0"/>
          <w:sz w:val="26"/>
          <w:rPrChange w:id="146" w:author="The Si Tran" w:date="2012-12-05T23:02:00Z">
            <w:rPr>
              <w:del w:id="147" w:author="The Si Tran" w:date="2012-12-11T23:00:00Z"/>
              <w:b/>
              <w:bCs/>
              <w:kern w:val="32"/>
              <w:sz w:val="32"/>
              <w:szCs w:val="32"/>
            </w:rPr>
          </w:rPrChange>
        </w:rPr>
        <w:pPrChange w:id="148" w:author="The Si Tran" w:date="2012-12-12T07:33:00Z">
          <w:pPr>
            <w:spacing w:before="0" w:after="200" w:line="276" w:lineRule="auto"/>
            <w:jc w:val="left"/>
          </w:pPr>
        </w:pPrChange>
      </w:pPr>
      <w:bookmarkStart w:id="149" w:name="_Toc328879888"/>
      <w:bookmarkStart w:id="150" w:name="_Toc328894964"/>
      <w:del w:id="15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152" w:author="The Si Tran" w:date="2012-12-12T00:01:00Z"/>
          <w:rFonts w:cs="Times New Roman"/>
          <w:sz w:val="26"/>
        </w:rPr>
        <w:pPrChange w:id="153" w:author="The Si Tran" w:date="2012-12-12T07:33:00Z">
          <w:pPr>
            <w:pStyle w:val="Heading1"/>
            <w:numPr>
              <w:numId w:val="0"/>
            </w:numPr>
            <w:spacing w:line="480" w:lineRule="auto"/>
            <w:ind w:left="0" w:firstLine="0"/>
            <w:jc w:val="left"/>
          </w:pPr>
        </w:pPrChange>
      </w:pPr>
      <w:del w:id="154" w:author="The Si Tran" w:date="2012-12-12T07:33:00Z">
        <w:r w:rsidRPr="00312F4F" w:rsidDel="006D2AC8">
          <w:rPr>
            <w:rFonts w:cs="Times New Roman"/>
            <w:sz w:val="26"/>
          </w:rPr>
          <w:delText>DANH MỤC BẢNG</w:delText>
        </w:r>
      </w:del>
      <w:bookmarkEnd w:id="149"/>
      <w:bookmarkEnd w:id="150"/>
    </w:p>
    <w:p w14:paraId="697A1872" w14:textId="77777777" w:rsidR="0045424A" w:rsidRPr="002B1464" w:rsidDel="00D80916" w:rsidRDefault="0045424A">
      <w:pPr>
        <w:rPr>
          <w:del w:id="155" w:author="The Si Tran" w:date="2012-12-12T13:34:00Z"/>
        </w:rPr>
      </w:pPr>
    </w:p>
    <w:p w14:paraId="0C08AE99" w14:textId="77777777" w:rsidR="004D65BA" w:rsidRPr="0049233F" w:rsidDel="00D80916" w:rsidRDefault="0045424A" w:rsidP="0045424A">
      <w:pPr>
        <w:spacing w:before="0" w:after="200" w:line="276" w:lineRule="auto"/>
        <w:jc w:val="left"/>
        <w:rPr>
          <w:del w:id="156" w:author="The Si Tran" w:date="2012-12-12T13:33:00Z"/>
          <w:noProof/>
          <w:szCs w:val="26"/>
        </w:rPr>
      </w:pPr>
      <w:del w:id="15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158" w:author="The Si Tran" w:date="2012-12-12T13:34:00Z"/>
          <w:noProof/>
        </w:rPr>
      </w:pPr>
    </w:p>
    <w:p w14:paraId="718E6531" w14:textId="77777777" w:rsidR="00D80916" w:rsidRPr="00D80916" w:rsidRDefault="00D80916">
      <w:pPr>
        <w:rPr>
          <w:ins w:id="159" w:author="The Si Tran" w:date="2012-12-12T13:34:00Z"/>
          <w:rPrChange w:id="160" w:author="The Si Tran" w:date="2012-12-12T13:34:00Z">
            <w:rPr>
              <w:ins w:id="161" w:author="The Si Tran" w:date="2012-12-12T13:34:00Z"/>
              <w:noProof/>
            </w:rPr>
          </w:rPrChange>
        </w:rPr>
        <w:pPrChange w:id="162" w:author="The Si Tran" w:date="2012-12-12T13:34:00Z">
          <w:pPr>
            <w:spacing w:before="0" w:after="200" w:line="276" w:lineRule="auto"/>
            <w:jc w:val="left"/>
          </w:pPr>
        </w:pPrChange>
      </w:pPr>
    </w:p>
    <w:p w14:paraId="7ECCFBBD" w14:textId="77777777" w:rsidR="00D80916" w:rsidRPr="00D80916" w:rsidRDefault="00D80916">
      <w:pPr>
        <w:rPr>
          <w:ins w:id="163" w:author="The Si Tran" w:date="2012-12-12T13:34:00Z"/>
          <w:rPrChange w:id="164" w:author="The Si Tran" w:date="2012-12-12T13:34:00Z">
            <w:rPr>
              <w:ins w:id="165" w:author="The Si Tran" w:date="2012-12-12T13:34:00Z"/>
              <w:noProof/>
            </w:rPr>
          </w:rPrChange>
        </w:rPr>
        <w:pPrChange w:id="166" w:author="The Si Tran" w:date="2012-12-12T13:34:00Z">
          <w:pPr>
            <w:spacing w:before="0" w:after="200" w:line="276" w:lineRule="auto"/>
            <w:jc w:val="left"/>
          </w:pPr>
        </w:pPrChange>
      </w:pPr>
    </w:p>
    <w:p w14:paraId="18E27414" w14:textId="77777777" w:rsidR="00D80916" w:rsidRPr="00D80916" w:rsidRDefault="00D80916">
      <w:pPr>
        <w:rPr>
          <w:ins w:id="167" w:author="The Si Tran" w:date="2012-12-12T13:34:00Z"/>
          <w:rPrChange w:id="168" w:author="The Si Tran" w:date="2012-12-12T13:34:00Z">
            <w:rPr>
              <w:ins w:id="169" w:author="The Si Tran" w:date="2012-12-12T13:34:00Z"/>
              <w:noProof/>
            </w:rPr>
          </w:rPrChange>
        </w:rPr>
        <w:pPrChange w:id="170" w:author="The Si Tran" w:date="2012-12-12T13:34:00Z">
          <w:pPr>
            <w:spacing w:before="0" w:after="200" w:line="276" w:lineRule="auto"/>
            <w:jc w:val="left"/>
          </w:pPr>
        </w:pPrChange>
      </w:pPr>
    </w:p>
    <w:p w14:paraId="428BE4D4" w14:textId="77777777" w:rsidR="00D80916" w:rsidRPr="00D80916" w:rsidRDefault="00D80916">
      <w:pPr>
        <w:rPr>
          <w:ins w:id="171" w:author="The Si Tran" w:date="2012-12-12T13:34:00Z"/>
          <w:rPrChange w:id="172" w:author="The Si Tran" w:date="2012-12-12T13:34:00Z">
            <w:rPr>
              <w:ins w:id="173" w:author="The Si Tran" w:date="2012-12-12T13:34:00Z"/>
              <w:noProof/>
            </w:rPr>
          </w:rPrChange>
        </w:rPr>
        <w:pPrChange w:id="174" w:author="The Si Tran" w:date="2012-12-12T13:34:00Z">
          <w:pPr>
            <w:spacing w:before="0" w:after="200" w:line="276" w:lineRule="auto"/>
            <w:jc w:val="left"/>
          </w:pPr>
        </w:pPrChange>
      </w:pPr>
    </w:p>
    <w:p w14:paraId="0BD67063" w14:textId="77777777" w:rsidR="00D80916" w:rsidRDefault="00D80916" w:rsidP="00D80916">
      <w:pPr>
        <w:rPr>
          <w:ins w:id="175" w:author="The Si Tran" w:date="2012-12-12T13:34:00Z"/>
        </w:rPr>
      </w:pPr>
    </w:p>
    <w:p w14:paraId="3CA23180" w14:textId="77777777" w:rsidR="00D80916" w:rsidRDefault="00D80916">
      <w:pPr>
        <w:tabs>
          <w:tab w:val="left" w:pos="1260"/>
        </w:tabs>
        <w:rPr>
          <w:ins w:id="176" w:author="The Si Tran" w:date="2012-12-12T13:34:00Z"/>
        </w:rPr>
        <w:pPrChange w:id="177" w:author="The Si Tran" w:date="2012-12-12T13:34:00Z">
          <w:pPr/>
        </w:pPrChange>
      </w:pPr>
      <w:ins w:id="178" w:author="The Si Tran" w:date="2012-12-12T13:34:00Z">
        <w:r>
          <w:tab/>
        </w:r>
      </w:ins>
    </w:p>
    <w:p w14:paraId="3551C36F" w14:textId="77777777" w:rsidR="008A1996" w:rsidRDefault="008A1996">
      <w:pPr>
        <w:rPr>
          <w:ins w:id="179" w:author="The Si Tran" w:date="2012-12-12T13:34:00Z"/>
          <w:b/>
          <w:bCs/>
          <w:rPrChange w:id="180" w:author="The Si Tran" w:date="2012-12-12T13:34:00Z">
            <w:rPr>
              <w:ins w:id="181" w:author="The Si Tran" w:date="2012-12-12T13:34:00Z"/>
              <w:rFonts w:cs="Times New Roman"/>
              <w:b w:val="0"/>
              <w:bCs w:val="0"/>
              <w:caps/>
              <w:noProof/>
              <w:kern w:val="0"/>
              <w:sz w:val="26"/>
              <w:szCs w:val="26"/>
            </w:rPr>
          </w:rPrChange>
        </w:rPr>
        <w:sectPr w:rsidR="008A1996" w:rsidSect="00325CCD">
          <w:footerReference w:type="default" r:id="rId11"/>
          <w:pgSz w:w="11909" w:h="16834" w:code="9"/>
          <w:pgMar w:top="1411" w:right="1138" w:bottom="1411" w:left="1699" w:header="720" w:footer="720" w:gutter="0"/>
          <w:pgNumType w:fmt="lowerRoman" w:start="1"/>
          <w:cols w:space="720"/>
          <w:titlePg/>
          <w:docGrid w:linePitch="360"/>
          <w:sectPrChange w:id="187" w:author="The Si Tran" w:date="2012-12-12T13:50:00Z">
            <w:sectPr w:rsidR="008A1996" w:rsidSect="00325CCD">
              <w:pgMar w:top="1411" w:right="1138" w:bottom="1411" w:left="1699" w:header="720" w:footer="720" w:gutter="0"/>
              <w:pgNumType w:fmt="decimal"/>
              <w:titlePg w:val="0"/>
            </w:sectPr>
          </w:sectPrChange>
        </w:sectPr>
        <w:pPrChange w:id="188" w:author="The Si Tran" w:date="2012-12-12T13:34:00Z">
          <w:pPr>
            <w:pStyle w:val="Heading1"/>
            <w:ind w:firstLine="180"/>
            <w:jc w:val="left"/>
          </w:pPr>
        </w:pPrChange>
      </w:pPr>
    </w:p>
    <w:p w14:paraId="1CC33B30" w14:textId="77777777" w:rsidR="004B6166" w:rsidRPr="00EC61DB" w:rsidDel="00C31595" w:rsidRDefault="004B6166">
      <w:pPr>
        <w:pStyle w:val="Heading1"/>
        <w:rPr>
          <w:del w:id="189" w:author="The Si Tran" w:date="2012-12-12T07:32:00Z"/>
          <w:b w:val="0"/>
          <w:rPrChange w:id="190" w:author="The Si Tran" w:date="2012-12-14T07:14:00Z">
            <w:rPr>
              <w:del w:id="191" w:author="The Si Tran" w:date="2012-12-12T07:32:00Z"/>
              <w:b/>
              <w:caps/>
              <w:noProof/>
              <w:sz w:val="32"/>
              <w:szCs w:val="32"/>
            </w:rPr>
          </w:rPrChange>
        </w:rPr>
        <w:pPrChange w:id="192" w:author="The Si Tran" w:date="2012-12-14T07:14:00Z">
          <w:pPr>
            <w:spacing w:before="0" w:after="200" w:line="276" w:lineRule="auto"/>
            <w:jc w:val="center"/>
          </w:pPr>
        </w:pPrChange>
      </w:pPr>
      <w:del w:id="193" w:author="The Si Tran" w:date="2012-12-12T07:32:00Z">
        <w:r w:rsidRPr="00EC61DB" w:rsidDel="00C31595">
          <w:rPr>
            <w:b w:val="0"/>
            <w:bCs w:val="0"/>
            <w:rPrChange w:id="194" w:author="The Si Tran" w:date="2012-12-14T07:14:00Z">
              <w:rPr>
                <w:rFonts w:cs="Arial"/>
                <w:b/>
                <w:bCs/>
                <w:caps/>
                <w:noProof/>
                <w:kern w:val="32"/>
                <w:sz w:val="32"/>
                <w:szCs w:val="26"/>
              </w:rPr>
            </w:rPrChange>
          </w:rPr>
          <w:lastRenderedPageBreak/>
          <w:delText>Danh mục chữ viết tắt</w:delText>
        </w:r>
        <w:bookmarkStart w:id="195" w:name="_Toc343083492"/>
        <w:bookmarkStart w:id="196" w:name="_Toc343083706"/>
        <w:bookmarkStart w:id="197" w:name="_Toc343083917"/>
        <w:bookmarkStart w:id="198" w:name="_Toc343220676"/>
        <w:bookmarkStart w:id="199" w:name="_Toc343232179"/>
        <w:bookmarkStart w:id="200" w:name="_Toc343232592"/>
        <w:bookmarkStart w:id="201" w:name="_Toc343232877"/>
        <w:bookmarkStart w:id="202" w:name="_Toc343415382"/>
        <w:bookmarkStart w:id="203" w:name="_Toc343415678"/>
        <w:bookmarkStart w:id="204" w:name="_Toc343452337"/>
        <w:bookmarkStart w:id="205" w:name="_Toc343461128"/>
        <w:bookmarkStart w:id="206" w:name="_Toc343494015"/>
        <w:bookmarkStart w:id="207" w:name="_Toc343494227"/>
        <w:bookmarkStart w:id="208" w:name="_Toc343495000"/>
        <w:bookmarkStart w:id="209" w:name="_Toc343660227"/>
        <w:bookmarkStart w:id="210" w:name="_Toc343660441"/>
        <w:bookmarkStart w:id="211" w:name="_Toc34371106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del>
    </w:p>
    <w:p w14:paraId="08C26D51" w14:textId="77777777" w:rsidR="004B6166" w:rsidRPr="00EC61DB" w:rsidDel="00C31595" w:rsidRDefault="004B6166">
      <w:pPr>
        <w:pStyle w:val="Heading1"/>
        <w:rPr>
          <w:del w:id="212" w:author="The Si Tran" w:date="2012-12-12T07:32:00Z"/>
          <w:rPrChange w:id="213" w:author="The Si Tran" w:date="2012-12-14T07:14:00Z">
            <w:rPr>
              <w:del w:id="214" w:author="The Si Tran" w:date="2012-12-12T07:32:00Z"/>
              <w:noProof/>
              <w:szCs w:val="26"/>
            </w:rPr>
          </w:rPrChange>
        </w:rPr>
        <w:pPrChange w:id="215" w:author="The Si Tran" w:date="2012-12-14T07:14:00Z">
          <w:pPr>
            <w:spacing w:before="0" w:after="200" w:line="276" w:lineRule="auto"/>
            <w:jc w:val="left"/>
          </w:pPr>
        </w:pPrChange>
      </w:pPr>
      <w:bookmarkStart w:id="216" w:name="_Toc343083493"/>
      <w:bookmarkStart w:id="217" w:name="_Toc343083707"/>
      <w:bookmarkStart w:id="218" w:name="_Toc343083918"/>
      <w:bookmarkStart w:id="219" w:name="_Toc343220677"/>
      <w:bookmarkStart w:id="220" w:name="_Toc343232180"/>
      <w:bookmarkStart w:id="221" w:name="_Toc343232593"/>
      <w:bookmarkStart w:id="222" w:name="_Toc343232878"/>
      <w:bookmarkStart w:id="223" w:name="_Toc343415383"/>
      <w:bookmarkStart w:id="224" w:name="_Toc343415679"/>
      <w:bookmarkStart w:id="225" w:name="_Toc343452338"/>
      <w:bookmarkStart w:id="226" w:name="_Toc343461129"/>
      <w:bookmarkStart w:id="227" w:name="_Toc343494016"/>
      <w:bookmarkStart w:id="228" w:name="_Toc343494228"/>
      <w:bookmarkStart w:id="229" w:name="_Toc343495001"/>
      <w:bookmarkStart w:id="230" w:name="_Toc343660228"/>
      <w:bookmarkStart w:id="231" w:name="_Toc343660442"/>
      <w:bookmarkStart w:id="232" w:name="_Toc34371107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5E87DD7" w14:textId="77777777" w:rsidR="004B6166" w:rsidRPr="00EC61DB" w:rsidDel="00C31595" w:rsidRDefault="004B6166">
      <w:pPr>
        <w:pStyle w:val="Heading1"/>
        <w:rPr>
          <w:del w:id="233" w:author="The Si Tran" w:date="2012-12-12T07:32:00Z"/>
          <w:rPrChange w:id="234" w:author="The Si Tran" w:date="2012-12-14T07:14:00Z">
            <w:rPr>
              <w:del w:id="235" w:author="The Si Tran" w:date="2012-12-12T07:32:00Z"/>
              <w:noProof/>
              <w:szCs w:val="26"/>
            </w:rPr>
          </w:rPrChange>
        </w:rPr>
        <w:pPrChange w:id="236" w:author="The Si Tran" w:date="2012-12-14T07:14:00Z">
          <w:pPr>
            <w:spacing w:before="0" w:after="200" w:line="276" w:lineRule="auto"/>
            <w:jc w:val="left"/>
          </w:pPr>
        </w:pPrChange>
      </w:pPr>
      <w:bookmarkStart w:id="237" w:name="_Toc343083494"/>
      <w:bookmarkStart w:id="238" w:name="_Toc343083708"/>
      <w:bookmarkStart w:id="239" w:name="_Toc343083919"/>
      <w:bookmarkStart w:id="240" w:name="_Toc343220678"/>
      <w:bookmarkStart w:id="241" w:name="_Toc343232181"/>
      <w:bookmarkStart w:id="242" w:name="_Toc343232594"/>
      <w:bookmarkStart w:id="243" w:name="_Toc343232879"/>
      <w:bookmarkStart w:id="244" w:name="_Toc343415384"/>
      <w:bookmarkStart w:id="245" w:name="_Toc343415680"/>
      <w:bookmarkStart w:id="246" w:name="_Toc343452339"/>
      <w:bookmarkStart w:id="247" w:name="_Toc343461130"/>
      <w:bookmarkStart w:id="248" w:name="_Toc343494017"/>
      <w:bookmarkStart w:id="249" w:name="_Toc343494229"/>
      <w:bookmarkStart w:id="250" w:name="_Toc343495002"/>
      <w:bookmarkStart w:id="251" w:name="_Toc343660229"/>
      <w:bookmarkStart w:id="252" w:name="_Toc343660443"/>
      <w:bookmarkStart w:id="253" w:name="_Toc343711071"/>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63306A89" w14:textId="77777777" w:rsidR="004B6166" w:rsidRPr="00EC61DB" w:rsidDel="00C31595" w:rsidRDefault="004B6166">
      <w:pPr>
        <w:pStyle w:val="Heading1"/>
        <w:rPr>
          <w:del w:id="254" w:author="The Si Tran" w:date="2012-12-12T07:32:00Z"/>
          <w:rPrChange w:id="255" w:author="The Si Tran" w:date="2012-12-14T07:14:00Z">
            <w:rPr>
              <w:del w:id="256" w:author="The Si Tran" w:date="2012-12-12T07:32:00Z"/>
              <w:noProof/>
              <w:szCs w:val="26"/>
            </w:rPr>
          </w:rPrChange>
        </w:rPr>
        <w:pPrChange w:id="257" w:author="The Si Tran" w:date="2012-12-14T07:14:00Z">
          <w:pPr>
            <w:spacing w:before="0" w:after="200" w:line="276" w:lineRule="auto"/>
            <w:jc w:val="left"/>
          </w:pPr>
        </w:pPrChange>
      </w:pPr>
      <w:bookmarkStart w:id="258" w:name="_Toc343083495"/>
      <w:bookmarkStart w:id="259" w:name="_Toc343083709"/>
      <w:bookmarkStart w:id="260" w:name="_Toc343083920"/>
      <w:bookmarkStart w:id="261" w:name="_Toc343220679"/>
      <w:bookmarkStart w:id="262" w:name="_Toc343232182"/>
      <w:bookmarkStart w:id="263" w:name="_Toc343232595"/>
      <w:bookmarkStart w:id="264" w:name="_Toc343232880"/>
      <w:bookmarkStart w:id="265" w:name="_Toc343415385"/>
      <w:bookmarkStart w:id="266" w:name="_Toc343415681"/>
      <w:bookmarkStart w:id="267" w:name="_Toc343452340"/>
      <w:bookmarkStart w:id="268" w:name="_Toc343461131"/>
      <w:bookmarkStart w:id="269" w:name="_Toc343494018"/>
      <w:bookmarkStart w:id="270" w:name="_Toc343494230"/>
      <w:bookmarkStart w:id="271" w:name="_Toc343495003"/>
      <w:bookmarkStart w:id="272" w:name="_Toc343660230"/>
      <w:bookmarkStart w:id="273" w:name="_Toc343660444"/>
      <w:bookmarkStart w:id="274" w:name="_Toc343711072"/>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5373E3E8" w14:textId="77777777" w:rsidR="004B6166" w:rsidRPr="00EC61DB" w:rsidDel="00C31595" w:rsidRDefault="004B6166">
      <w:pPr>
        <w:pStyle w:val="Heading1"/>
        <w:rPr>
          <w:del w:id="275" w:author="The Si Tran" w:date="2012-12-12T07:32:00Z"/>
          <w:rPrChange w:id="276" w:author="The Si Tran" w:date="2012-12-14T07:14:00Z">
            <w:rPr>
              <w:del w:id="277" w:author="The Si Tran" w:date="2012-12-12T07:32:00Z"/>
              <w:noProof/>
              <w:szCs w:val="26"/>
            </w:rPr>
          </w:rPrChange>
        </w:rPr>
        <w:pPrChange w:id="278" w:author="The Si Tran" w:date="2012-12-14T07:14:00Z">
          <w:pPr>
            <w:spacing w:before="0" w:after="200" w:line="276" w:lineRule="auto"/>
            <w:jc w:val="left"/>
          </w:pPr>
        </w:pPrChange>
      </w:pPr>
      <w:bookmarkStart w:id="279" w:name="_Toc343083496"/>
      <w:bookmarkStart w:id="280" w:name="_Toc343083710"/>
      <w:bookmarkStart w:id="281" w:name="_Toc343083921"/>
      <w:bookmarkStart w:id="282" w:name="_Toc343220680"/>
      <w:bookmarkStart w:id="283" w:name="_Toc343232183"/>
      <w:bookmarkStart w:id="284" w:name="_Toc343232596"/>
      <w:bookmarkStart w:id="285" w:name="_Toc343232881"/>
      <w:bookmarkStart w:id="286" w:name="_Toc343415386"/>
      <w:bookmarkStart w:id="287" w:name="_Toc343415682"/>
      <w:bookmarkStart w:id="288" w:name="_Toc343452341"/>
      <w:bookmarkStart w:id="289" w:name="_Toc343461132"/>
      <w:bookmarkStart w:id="290" w:name="_Toc343494019"/>
      <w:bookmarkStart w:id="291" w:name="_Toc343494231"/>
      <w:bookmarkStart w:id="292" w:name="_Toc343495004"/>
      <w:bookmarkStart w:id="293" w:name="_Toc343660231"/>
      <w:bookmarkStart w:id="294" w:name="_Toc343660445"/>
      <w:bookmarkStart w:id="295" w:name="_Toc34371107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1FFB28D4" w14:textId="77777777" w:rsidR="004B6166" w:rsidRPr="00EC61DB" w:rsidDel="00C31595" w:rsidRDefault="004B6166">
      <w:pPr>
        <w:pStyle w:val="Heading1"/>
        <w:rPr>
          <w:del w:id="296" w:author="The Si Tran" w:date="2012-12-12T07:32:00Z"/>
          <w:rPrChange w:id="297" w:author="The Si Tran" w:date="2012-12-14T07:14:00Z">
            <w:rPr>
              <w:del w:id="298" w:author="The Si Tran" w:date="2012-12-12T07:32:00Z"/>
              <w:noProof/>
              <w:szCs w:val="26"/>
            </w:rPr>
          </w:rPrChange>
        </w:rPr>
        <w:pPrChange w:id="299" w:author="The Si Tran" w:date="2012-12-14T07:14:00Z">
          <w:pPr>
            <w:spacing w:before="0" w:after="200" w:line="276" w:lineRule="auto"/>
            <w:jc w:val="left"/>
          </w:pPr>
        </w:pPrChange>
      </w:pPr>
      <w:bookmarkStart w:id="300" w:name="_Toc343083497"/>
      <w:bookmarkStart w:id="301" w:name="_Toc343083711"/>
      <w:bookmarkStart w:id="302" w:name="_Toc343083922"/>
      <w:bookmarkStart w:id="303" w:name="_Toc343220681"/>
      <w:bookmarkStart w:id="304" w:name="_Toc343232184"/>
      <w:bookmarkStart w:id="305" w:name="_Toc343232597"/>
      <w:bookmarkStart w:id="306" w:name="_Toc343232882"/>
      <w:bookmarkStart w:id="307" w:name="_Toc343415387"/>
      <w:bookmarkStart w:id="308" w:name="_Toc343415683"/>
      <w:bookmarkStart w:id="309" w:name="_Toc343452342"/>
      <w:bookmarkStart w:id="310" w:name="_Toc343461133"/>
      <w:bookmarkStart w:id="311" w:name="_Toc343494020"/>
      <w:bookmarkStart w:id="312" w:name="_Toc343494232"/>
      <w:bookmarkStart w:id="313" w:name="_Toc343495005"/>
      <w:bookmarkStart w:id="314" w:name="_Toc343660232"/>
      <w:bookmarkStart w:id="315" w:name="_Toc343660446"/>
      <w:bookmarkStart w:id="316" w:name="_Toc343711074"/>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15A15ED" w14:textId="77777777" w:rsidR="004B6166" w:rsidRPr="00EC61DB" w:rsidDel="00C31595" w:rsidRDefault="004B6166">
      <w:pPr>
        <w:pStyle w:val="Heading1"/>
        <w:rPr>
          <w:del w:id="317" w:author="The Si Tran" w:date="2012-12-12T07:32:00Z"/>
          <w:rPrChange w:id="318" w:author="The Si Tran" w:date="2012-12-14T07:14:00Z">
            <w:rPr>
              <w:del w:id="319" w:author="The Si Tran" w:date="2012-12-12T07:32:00Z"/>
              <w:noProof/>
              <w:szCs w:val="26"/>
            </w:rPr>
          </w:rPrChange>
        </w:rPr>
        <w:pPrChange w:id="320" w:author="The Si Tran" w:date="2012-12-14T07:14:00Z">
          <w:pPr>
            <w:spacing w:before="0" w:after="200" w:line="276" w:lineRule="auto"/>
            <w:jc w:val="left"/>
          </w:pPr>
        </w:pPrChange>
      </w:pPr>
      <w:bookmarkStart w:id="321" w:name="_Toc343083498"/>
      <w:bookmarkStart w:id="322" w:name="_Toc343083712"/>
      <w:bookmarkStart w:id="323" w:name="_Toc343083923"/>
      <w:bookmarkStart w:id="324" w:name="_Toc343220682"/>
      <w:bookmarkStart w:id="325" w:name="_Toc343232185"/>
      <w:bookmarkStart w:id="326" w:name="_Toc343232598"/>
      <w:bookmarkStart w:id="327" w:name="_Toc343232883"/>
      <w:bookmarkStart w:id="328" w:name="_Toc343415388"/>
      <w:bookmarkStart w:id="329" w:name="_Toc343415684"/>
      <w:bookmarkStart w:id="330" w:name="_Toc343452343"/>
      <w:bookmarkStart w:id="331" w:name="_Toc343461134"/>
      <w:bookmarkStart w:id="332" w:name="_Toc343494021"/>
      <w:bookmarkStart w:id="333" w:name="_Toc343494233"/>
      <w:bookmarkStart w:id="334" w:name="_Toc343495006"/>
      <w:bookmarkStart w:id="335" w:name="_Toc343660233"/>
      <w:bookmarkStart w:id="336" w:name="_Toc343660447"/>
      <w:bookmarkStart w:id="337" w:name="_Toc343711075"/>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7807CE74" w14:textId="77777777" w:rsidR="004B6166" w:rsidRPr="00EC61DB" w:rsidDel="00C31595" w:rsidRDefault="004B6166">
      <w:pPr>
        <w:pStyle w:val="Heading1"/>
        <w:rPr>
          <w:del w:id="338" w:author="The Si Tran" w:date="2012-12-12T07:32:00Z"/>
          <w:rPrChange w:id="339" w:author="The Si Tran" w:date="2012-12-14T07:14:00Z">
            <w:rPr>
              <w:del w:id="340" w:author="The Si Tran" w:date="2012-12-12T07:32:00Z"/>
              <w:noProof/>
              <w:szCs w:val="26"/>
            </w:rPr>
          </w:rPrChange>
        </w:rPr>
        <w:pPrChange w:id="341" w:author="The Si Tran" w:date="2012-12-14T07:14:00Z">
          <w:pPr>
            <w:spacing w:before="0" w:after="200" w:line="276" w:lineRule="auto"/>
            <w:jc w:val="left"/>
          </w:pPr>
        </w:pPrChange>
      </w:pPr>
      <w:bookmarkStart w:id="342" w:name="_Toc343083499"/>
      <w:bookmarkStart w:id="343" w:name="_Toc343083713"/>
      <w:bookmarkStart w:id="344" w:name="_Toc343083924"/>
      <w:bookmarkStart w:id="345" w:name="_Toc343220683"/>
      <w:bookmarkStart w:id="346" w:name="_Toc343232186"/>
      <w:bookmarkStart w:id="347" w:name="_Toc343232599"/>
      <w:bookmarkStart w:id="348" w:name="_Toc343232884"/>
      <w:bookmarkStart w:id="349" w:name="_Toc343415389"/>
      <w:bookmarkStart w:id="350" w:name="_Toc343415685"/>
      <w:bookmarkStart w:id="351" w:name="_Toc343452344"/>
      <w:bookmarkStart w:id="352" w:name="_Toc343461135"/>
      <w:bookmarkStart w:id="353" w:name="_Toc343494022"/>
      <w:bookmarkStart w:id="354" w:name="_Toc343494234"/>
      <w:bookmarkStart w:id="355" w:name="_Toc343495007"/>
      <w:bookmarkStart w:id="356" w:name="_Toc343660234"/>
      <w:bookmarkStart w:id="357" w:name="_Toc343660448"/>
      <w:bookmarkStart w:id="358" w:name="_Toc343711076"/>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E884288" w14:textId="77777777" w:rsidR="004B6166" w:rsidRPr="00EC61DB" w:rsidDel="00C31595" w:rsidRDefault="004B6166">
      <w:pPr>
        <w:pStyle w:val="Heading1"/>
        <w:rPr>
          <w:del w:id="359" w:author="The Si Tran" w:date="2012-12-12T07:32:00Z"/>
          <w:rPrChange w:id="360" w:author="The Si Tran" w:date="2012-12-14T07:14:00Z">
            <w:rPr>
              <w:del w:id="361" w:author="The Si Tran" w:date="2012-12-12T07:32:00Z"/>
              <w:noProof/>
              <w:szCs w:val="26"/>
            </w:rPr>
          </w:rPrChange>
        </w:rPr>
        <w:pPrChange w:id="362" w:author="The Si Tran" w:date="2012-12-14T07:14:00Z">
          <w:pPr>
            <w:spacing w:before="0" w:after="200" w:line="276" w:lineRule="auto"/>
            <w:jc w:val="left"/>
          </w:pPr>
        </w:pPrChange>
      </w:pPr>
      <w:bookmarkStart w:id="363" w:name="_Toc343083500"/>
      <w:bookmarkStart w:id="364" w:name="_Toc343083714"/>
      <w:bookmarkStart w:id="365" w:name="_Toc343083925"/>
      <w:bookmarkStart w:id="366" w:name="_Toc343220684"/>
      <w:bookmarkStart w:id="367" w:name="_Toc343232187"/>
      <w:bookmarkStart w:id="368" w:name="_Toc343232600"/>
      <w:bookmarkStart w:id="369" w:name="_Toc343232885"/>
      <w:bookmarkStart w:id="370" w:name="_Toc343415390"/>
      <w:bookmarkStart w:id="371" w:name="_Toc343415686"/>
      <w:bookmarkStart w:id="372" w:name="_Toc343452345"/>
      <w:bookmarkStart w:id="373" w:name="_Toc343461136"/>
      <w:bookmarkStart w:id="374" w:name="_Toc343494023"/>
      <w:bookmarkStart w:id="375" w:name="_Toc343494235"/>
      <w:bookmarkStart w:id="376" w:name="_Toc343495008"/>
      <w:bookmarkStart w:id="377" w:name="_Toc343660235"/>
      <w:bookmarkStart w:id="378" w:name="_Toc343660449"/>
      <w:bookmarkStart w:id="379" w:name="_Toc343711077"/>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2C6D53AB" w14:textId="77777777" w:rsidR="004B6166" w:rsidRPr="00EC61DB" w:rsidDel="00C31595" w:rsidRDefault="004B6166">
      <w:pPr>
        <w:pStyle w:val="Heading1"/>
        <w:rPr>
          <w:del w:id="380" w:author="The Si Tran" w:date="2012-12-12T07:32:00Z"/>
          <w:rPrChange w:id="381" w:author="The Si Tran" w:date="2012-12-14T07:14:00Z">
            <w:rPr>
              <w:del w:id="382" w:author="The Si Tran" w:date="2012-12-12T07:32:00Z"/>
              <w:noProof/>
              <w:szCs w:val="26"/>
            </w:rPr>
          </w:rPrChange>
        </w:rPr>
        <w:pPrChange w:id="383" w:author="The Si Tran" w:date="2012-12-14T07:14:00Z">
          <w:pPr>
            <w:spacing w:before="0" w:after="200" w:line="276" w:lineRule="auto"/>
            <w:jc w:val="left"/>
          </w:pPr>
        </w:pPrChange>
      </w:pPr>
      <w:bookmarkStart w:id="384" w:name="_Toc343083501"/>
      <w:bookmarkStart w:id="385" w:name="_Toc343083715"/>
      <w:bookmarkStart w:id="386" w:name="_Toc343083926"/>
      <w:bookmarkStart w:id="387" w:name="_Toc343220685"/>
      <w:bookmarkStart w:id="388" w:name="_Toc343232188"/>
      <w:bookmarkStart w:id="389" w:name="_Toc343232601"/>
      <w:bookmarkStart w:id="390" w:name="_Toc343232886"/>
      <w:bookmarkStart w:id="391" w:name="_Toc343415391"/>
      <w:bookmarkStart w:id="392" w:name="_Toc343415687"/>
      <w:bookmarkStart w:id="393" w:name="_Toc343452346"/>
      <w:bookmarkStart w:id="394" w:name="_Toc343461137"/>
      <w:bookmarkStart w:id="395" w:name="_Toc343494024"/>
      <w:bookmarkStart w:id="396" w:name="_Toc343494236"/>
      <w:bookmarkStart w:id="397" w:name="_Toc343495009"/>
      <w:bookmarkStart w:id="398" w:name="_Toc343660236"/>
      <w:bookmarkStart w:id="399" w:name="_Toc343660450"/>
      <w:bookmarkStart w:id="400" w:name="_Toc343711078"/>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792F8F0D" w14:textId="77777777" w:rsidR="004B6166" w:rsidRPr="00EC61DB" w:rsidDel="00C31595" w:rsidRDefault="004B6166">
      <w:pPr>
        <w:pStyle w:val="Heading1"/>
        <w:rPr>
          <w:del w:id="401" w:author="The Si Tran" w:date="2012-12-12T07:32:00Z"/>
          <w:rPrChange w:id="402" w:author="The Si Tran" w:date="2012-12-14T07:14:00Z">
            <w:rPr>
              <w:del w:id="403" w:author="The Si Tran" w:date="2012-12-12T07:32:00Z"/>
              <w:noProof/>
              <w:szCs w:val="26"/>
            </w:rPr>
          </w:rPrChange>
        </w:rPr>
        <w:pPrChange w:id="404" w:author="The Si Tran" w:date="2012-12-14T07:14:00Z">
          <w:pPr>
            <w:spacing w:before="0" w:after="200" w:line="276" w:lineRule="auto"/>
            <w:jc w:val="left"/>
          </w:pPr>
        </w:pPrChange>
      </w:pPr>
      <w:bookmarkStart w:id="405" w:name="_Toc343083502"/>
      <w:bookmarkStart w:id="406" w:name="_Toc343083716"/>
      <w:bookmarkStart w:id="407" w:name="_Toc343083927"/>
      <w:bookmarkStart w:id="408" w:name="_Toc343220686"/>
      <w:bookmarkStart w:id="409" w:name="_Toc343232189"/>
      <w:bookmarkStart w:id="410" w:name="_Toc343232602"/>
      <w:bookmarkStart w:id="411" w:name="_Toc343232887"/>
      <w:bookmarkStart w:id="412" w:name="_Toc343415392"/>
      <w:bookmarkStart w:id="413" w:name="_Toc343415688"/>
      <w:bookmarkStart w:id="414" w:name="_Toc343452347"/>
      <w:bookmarkStart w:id="415" w:name="_Toc343461138"/>
      <w:bookmarkStart w:id="416" w:name="_Toc343494025"/>
      <w:bookmarkStart w:id="417" w:name="_Toc343494237"/>
      <w:bookmarkStart w:id="418" w:name="_Toc343495010"/>
      <w:bookmarkStart w:id="419" w:name="_Toc343660237"/>
      <w:bookmarkStart w:id="420" w:name="_Toc343660451"/>
      <w:bookmarkStart w:id="421" w:name="_Toc343711079"/>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308FCDF3" w14:textId="77777777" w:rsidR="004B6166" w:rsidRPr="00EC61DB" w:rsidDel="00C31595" w:rsidRDefault="004B6166">
      <w:pPr>
        <w:pStyle w:val="Heading1"/>
        <w:rPr>
          <w:del w:id="422" w:author="The Si Tran" w:date="2012-12-12T07:32:00Z"/>
          <w:rPrChange w:id="423" w:author="The Si Tran" w:date="2012-12-14T07:14:00Z">
            <w:rPr>
              <w:del w:id="424" w:author="The Si Tran" w:date="2012-12-12T07:32:00Z"/>
              <w:noProof/>
              <w:szCs w:val="26"/>
            </w:rPr>
          </w:rPrChange>
        </w:rPr>
        <w:pPrChange w:id="425" w:author="The Si Tran" w:date="2012-12-14T07:14:00Z">
          <w:pPr>
            <w:spacing w:before="0" w:after="200" w:line="276" w:lineRule="auto"/>
            <w:jc w:val="left"/>
          </w:pPr>
        </w:pPrChange>
      </w:pPr>
      <w:bookmarkStart w:id="426" w:name="_Toc343083503"/>
      <w:bookmarkStart w:id="427" w:name="_Toc343083717"/>
      <w:bookmarkStart w:id="428" w:name="_Toc343083928"/>
      <w:bookmarkStart w:id="429" w:name="_Toc343220687"/>
      <w:bookmarkStart w:id="430" w:name="_Toc343232190"/>
      <w:bookmarkStart w:id="431" w:name="_Toc343232603"/>
      <w:bookmarkStart w:id="432" w:name="_Toc343232888"/>
      <w:bookmarkStart w:id="433" w:name="_Toc343415393"/>
      <w:bookmarkStart w:id="434" w:name="_Toc343415689"/>
      <w:bookmarkStart w:id="435" w:name="_Toc343452348"/>
      <w:bookmarkStart w:id="436" w:name="_Toc343461139"/>
      <w:bookmarkStart w:id="437" w:name="_Toc343494026"/>
      <w:bookmarkStart w:id="438" w:name="_Toc343494238"/>
      <w:bookmarkStart w:id="439" w:name="_Toc343495011"/>
      <w:bookmarkStart w:id="440" w:name="_Toc343660238"/>
      <w:bookmarkStart w:id="441" w:name="_Toc343660452"/>
      <w:bookmarkStart w:id="442" w:name="_Toc343711080"/>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17DCB03B" w14:textId="77777777" w:rsidR="004B6166" w:rsidRPr="00EC61DB" w:rsidDel="00C31595" w:rsidRDefault="004B6166">
      <w:pPr>
        <w:pStyle w:val="Heading1"/>
        <w:rPr>
          <w:del w:id="443" w:author="The Si Tran" w:date="2012-12-12T07:32:00Z"/>
          <w:rPrChange w:id="444" w:author="The Si Tran" w:date="2012-12-14T07:14:00Z">
            <w:rPr>
              <w:del w:id="445" w:author="The Si Tran" w:date="2012-12-12T07:32:00Z"/>
              <w:noProof/>
              <w:szCs w:val="26"/>
            </w:rPr>
          </w:rPrChange>
        </w:rPr>
        <w:pPrChange w:id="446" w:author="The Si Tran" w:date="2012-12-14T07:14:00Z">
          <w:pPr>
            <w:spacing w:before="0" w:after="200" w:line="276" w:lineRule="auto"/>
            <w:jc w:val="left"/>
          </w:pPr>
        </w:pPrChange>
      </w:pPr>
      <w:bookmarkStart w:id="447" w:name="_Toc343083504"/>
      <w:bookmarkStart w:id="448" w:name="_Toc343083718"/>
      <w:bookmarkStart w:id="449" w:name="_Toc343083929"/>
      <w:bookmarkStart w:id="450" w:name="_Toc343220688"/>
      <w:bookmarkStart w:id="451" w:name="_Toc343232191"/>
      <w:bookmarkStart w:id="452" w:name="_Toc343232604"/>
      <w:bookmarkStart w:id="453" w:name="_Toc343232889"/>
      <w:bookmarkStart w:id="454" w:name="_Toc343415394"/>
      <w:bookmarkStart w:id="455" w:name="_Toc343415690"/>
      <w:bookmarkStart w:id="456" w:name="_Toc343452349"/>
      <w:bookmarkStart w:id="457" w:name="_Toc343461140"/>
      <w:bookmarkStart w:id="458" w:name="_Toc343494027"/>
      <w:bookmarkStart w:id="459" w:name="_Toc343494239"/>
      <w:bookmarkStart w:id="460" w:name="_Toc343495012"/>
      <w:bookmarkStart w:id="461" w:name="_Toc343660239"/>
      <w:bookmarkStart w:id="462" w:name="_Toc343660453"/>
      <w:bookmarkStart w:id="463" w:name="_Toc34371108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08618FD1" w14:textId="77777777" w:rsidR="004B6166" w:rsidRPr="00EC61DB" w:rsidDel="00C31595" w:rsidRDefault="004B6166">
      <w:pPr>
        <w:pStyle w:val="Heading1"/>
        <w:rPr>
          <w:del w:id="464" w:author="The Si Tran" w:date="2012-12-12T07:32:00Z"/>
          <w:rPrChange w:id="465" w:author="The Si Tran" w:date="2012-12-14T07:14:00Z">
            <w:rPr>
              <w:del w:id="466" w:author="The Si Tran" w:date="2012-12-12T07:32:00Z"/>
              <w:noProof/>
              <w:szCs w:val="26"/>
            </w:rPr>
          </w:rPrChange>
        </w:rPr>
        <w:pPrChange w:id="467" w:author="The Si Tran" w:date="2012-12-14T07:14:00Z">
          <w:pPr>
            <w:spacing w:before="0" w:after="200" w:line="276" w:lineRule="auto"/>
            <w:jc w:val="left"/>
          </w:pPr>
        </w:pPrChange>
      </w:pPr>
      <w:bookmarkStart w:id="468" w:name="_Toc343083505"/>
      <w:bookmarkStart w:id="469" w:name="_Toc343083719"/>
      <w:bookmarkStart w:id="470" w:name="_Toc343083930"/>
      <w:bookmarkStart w:id="471" w:name="_Toc343220689"/>
      <w:bookmarkStart w:id="472" w:name="_Toc343232192"/>
      <w:bookmarkStart w:id="473" w:name="_Toc343232605"/>
      <w:bookmarkStart w:id="474" w:name="_Toc343232890"/>
      <w:bookmarkStart w:id="475" w:name="_Toc343415395"/>
      <w:bookmarkStart w:id="476" w:name="_Toc343415691"/>
      <w:bookmarkStart w:id="477" w:name="_Toc343452350"/>
      <w:bookmarkStart w:id="478" w:name="_Toc343461141"/>
      <w:bookmarkStart w:id="479" w:name="_Toc343494028"/>
      <w:bookmarkStart w:id="480" w:name="_Toc343494240"/>
      <w:bookmarkStart w:id="481" w:name="_Toc343495013"/>
      <w:bookmarkStart w:id="482" w:name="_Toc343660240"/>
      <w:bookmarkStart w:id="483" w:name="_Toc343660454"/>
      <w:bookmarkStart w:id="484" w:name="_Toc343711082"/>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21D70A3D" w14:textId="77777777" w:rsidR="004B6166" w:rsidRPr="00EC61DB" w:rsidDel="00C31595" w:rsidRDefault="004B6166">
      <w:pPr>
        <w:pStyle w:val="Heading1"/>
        <w:rPr>
          <w:del w:id="485" w:author="The Si Tran" w:date="2012-12-12T07:32:00Z"/>
          <w:rPrChange w:id="486" w:author="The Si Tran" w:date="2012-12-14T07:14:00Z">
            <w:rPr>
              <w:del w:id="487" w:author="The Si Tran" w:date="2012-12-12T07:32:00Z"/>
              <w:noProof/>
              <w:szCs w:val="26"/>
            </w:rPr>
          </w:rPrChange>
        </w:rPr>
        <w:pPrChange w:id="488" w:author="The Si Tran" w:date="2012-12-14T07:14:00Z">
          <w:pPr>
            <w:spacing w:before="0" w:after="200" w:line="276" w:lineRule="auto"/>
            <w:jc w:val="left"/>
          </w:pPr>
        </w:pPrChange>
      </w:pPr>
      <w:bookmarkStart w:id="489" w:name="_Toc343083506"/>
      <w:bookmarkStart w:id="490" w:name="_Toc343083720"/>
      <w:bookmarkStart w:id="491" w:name="_Toc343083931"/>
      <w:bookmarkStart w:id="492" w:name="_Toc343220690"/>
      <w:bookmarkStart w:id="493" w:name="_Toc343232193"/>
      <w:bookmarkStart w:id="494" w:name="_Toc343232606"/>
      <w:bookmarkStart w:id="495" w:name="_Toc343232891"/>
      <w:bookmarkStart w:id="496" w:name="_Toc343415396"/>
      <w:bookmarkStart w:id="497" w:name="_Toc343415692"/>
      <w:bookmarkStart w:id="498" w:name="_Toc343452351"/>
      <w:bookmarkStart w:id="499" w:name="_Toc343461142"/>
      <w:bookmarkStart w:id="500" w:name="_Toc343494029"/>
      <w:bookmarkStart w:id="501" w:name="_Toc343494241"/>
      <w:bookmarkStart w:id="502" w:name="_Toc343495014"/>
      <w:bookmarkStart w:id="503" w:name="_Toc343660241"/>
      <w:bookmarkStart w:id="504" w:name="_Toc343660455"/>
      <w:bookmarkStart w:id="505" w:name="_Toc34371108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51B07A4F" w14:textId="77777777" w:rsidR="004B6166" w:rsidRPr="00EC61DB" w:rsidDel="00C31595" w:rsidRDefault="004B6166">
      <w:pPr>
        <w:pStyle w:val="Heading1"/>
        <w:rPr>
          <w:del w:id="506" w:author="The Si Tran" w:date="2012-12-12T07:32:00Z"/>
          <w:rPrChange w:id="507" w:author="The Si Tran" w:date="2012-12-14T07:14:00Z">
            <w:rPr>
              <w:del w:id="508" w:author="The Si Tran" w:date="2012-12-12T07:32:00Z"/>
              <w:noProof/>
              <w:szCs w:val="26"/>
            </w:rPr>
          </w:rPrChange>
        </w:rPr>
        <w:pPrChange w:id="509" w:author="The Si Tran" w:date="2012-12-14T07:14:00Z">
          <w:pPr>
            <w:spacing w:before="0" w:after="200" w:line="276" w:lineRule="auto"/>
            <w:jc w:val="left"/>
          </w:pPr>
        </w:pPrChange>
      </w:pPr>
      <w:bookmarkStart w:id="510" w:name="_Toc343083507"/>
      <w:bookmarkStart w:id="511" w:name="_Toc343083721"/>
      <w:bookmarkStart w:id="512" w:name="_Toc343083932"/>
      <w:bookmarkStart w:id="513" w:name="_Toc343220691"/>
      <w:bookmarkStart w:id="514" w:name="_Toc343232194"/>
      <w:bookmarkStart w:id="515" w:name="_Toc343232607"/>
      <w:bookmarkStart w:id="516" w:name="_Toc343232892"/>
      <w:bookmarkStart w:id="517" w:name="_Toc343415397"/>
      <w:bookmarkStart w:id="518" w:name="_Toc343415693"/>
      <w:bookmarkStart w:id="519" w:name="_Toc343452352"/>
      <w:bookmarkStart w:id="520" w:name="_Toc343461143"/>
      <w:bookmarkStart w:id="521" w:name="_Toc343494030"/>
      <w:bookmarkStart w:id="522" w:name="_Toc343494242"/>
      <w:bookmarkStart w:id="523" w:name="_Toc343495015"/>
      <w:bookmarkStart w:id="524" w:name="_Toc343660242"/>
      <w:bookmarkStart w:id="525" w:name="_Toc343660456"/>
      <w:bookmarkStart w:id="526" w:name="_Toc343711084"/>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A5112B8" w14:textId="77777777" w:rsidR="004B6166" w:rsidRPr="00EC61DB" w:rsidDel="00C31595" w:rsidRDefault="004B6166">
      <w:pPr>
        <w:pStyle w:val="Heading1"/>
        <w:rPr>
          <w:del w:id="527" w:author="The Si Tran" w:date="2012-12-12T07:32:00Z"/>
          <w:rPrChange w:id="528" w:author="The Si Tran" w:date="2012-12-14T07:14:00Z">
            <w:rPr>
              <w:del w:id="529" w:author="The Si Tran" w:date="2012-12-12T07:32:00Z"/>
              <w:noProof/>
              <w:szCs w:val="26"/>
            </w:rPr>
          </w:rPrChange>
        </w:rPr>
        <w:pPrChange w:id="530" w:author="The Si Tran" w:date="2012-12-14T07:14:00Z">
          <w:pPr>
            <w:spacing w:before="0" w:after="200" w:line="276" w:lineRule="auto"/>
            <w:jc w:val="left"/>
          </w:pPr>
        </w:pPrChange>
      </w:pPr>
      <w:bookmarkStart w:id="531" w:name="_Toc343083508"/>
      <w:bookmarkStart w:id="532" w:name="_Toc343083722"/>
      <w:bookmarkStart w:id="533" w:name="_Toc343083933"/>
      <w:bookmarkStart w:id="534" w:name="_Toc343220692"/>
      <w:bookmarkStart w:id="535" w:name="_Toc343232195"/>
      <w:bookmarkStart w:id="536" w:name="_Toc343232608"/>
      <w:bookmarkStart w:id="537" w:name="_Toc343232893"/>
      <w:bookmarkStart w:id="538" w:name="_Toc343415398"/>
      <w:bookmarkStart w:id="539" w:name="_Toc343415694"/>
      <w:bookmarkStart w:id="540" w:name="_Toc343452353"/>
      <w:bookmarkStart w:id="541" w:name="_Toc343461144"/>
      <w:bookmarkStart w:id="542" w:name="_Toc343494031"/>
      <w:bookmarkStart w:id="543" w:name="_Toc343494243"/>
      <w:bookmarkStart w:id="544" w:name="_Toc343495016"/>
      <w:bookmarkStart w:id="545" w:name="_Toc343660243"/>
      <w:bookmarkStart w:id="546" w:name="_Toc343660457"/>
      <w:bookmarkStart w:id="547" w:name="_Toc343711085"/>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13481DE0" w14:textId="77777777" w:rsidR="004B6166" w:rsidRPr="00EC61DB" w:rsidDel="00C31595" w:rsidRDefault="004B6166">
      <w:pPr>
        <w:pStyle w:val="Heading1"/>
        <w:rPr>
          <w:del w:id="548" w:author="The Si Tran" w:date="2012-12-12T07:32:00Z"/>
          <w:rPrChange w:id="549" w:author="The Si Tran" w:date="2012-12-14T07:14:00Z">
            <w:rPr>
              <w:del w:id="550" w:author="The Si Tran" w:date="2012-12-12T07:32:00Z"/>
              <w:noProof/>
              <w:szCs w:val="26"/>
            </w:rPr>
          </w:rPrChange>
        </w:rPr>
        <w:pPrChange w:id="551" w:author="The Si Tran" w:date="2012-12-14T07:14:00Z">
          <w:pPr>
            <w:spacing w:before="0" w:after="200" w:line="276" w:lineRule="auto"/>
            <w:jc w:val="left"/>
          </w:pPr>
        </w:pPrChange>
      </w:pPr>
      <w:bookmarkStart w:id="552" w:name="_Toc343083509"/>
      <w:bookmarkStart w:id="553" w:name="_Toc343083723"/>
      <w:bookmarkStart w:id="554" w:name="_Toc343083934"/>
      <w:bookmarkStart w:id="555" w:name="_Toc343220693"/>
      <w:bookmarkStart w:id="556" w:name="_Toc343232196"/>
      <w:bookmarkStart w:id="557" w:name="_Toc343232609"/>
      <w:bookmarkStart w:id="558" w:name="_Toc343232894"/>
      <w:bookmarkStart w:id="559" w:name="_Toc343415399"/>
      <w:bookmarkStart w:id="560" w:name="_Toc343415695"/>
      <w:bookmarkStart w:id="561" w:name="_Toc343452354"/>
      <w:bookmarkStart w:id="562" w:name="_Toc343461145"/>
      <w:bookmarkStart w:id="563" w:name="_Toc343494032"/>
      <w:bookmarkStart w:id="564" w:name="_Toc343494244"/>
      <w:bookmarkStart w:id="565" w:name="_Toc343495017"/>
      <w:bookmarkStart w:id="566" w:name="_Toc343660244"/>
      <w:bookmarkStart w:id="567" w:name="_Toc343660458"/>
      <w:bookmarkStart w:id="568" w:name="_Toc343711086"/>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0AEC5C2" w14:textId="77777777" w:rsidR="004B6166" w:rsidRPr="00EC61DB" w:rsidDel="00C31595" w:rsidRDefault="004B6166">
      <w:pPr>
        <w:pStyle w:val="Heading1"/>
        <w:rPr>
          <w:del w:id="569" w:author="The Si Tran" w:date="2012-12-12T07:32:00Z"/>
          <w:rPrChange w:id="570" w:author="The Si Tran" w:date="2012-12-14T07:14:00Z">
            <w:rPr>
              <w:del w:id="571" w:author="The Si Tran" w:date="2012-12-12T07:32:00Z"/>
              <w:noProof/>
              <w:szCs w:val="26"/>
            </w:rPr>
          </w:rPrChange>
        </w:rPr>
        <w:pPrChange w:id="572" w:author="The Si Tran" w:date="2012-12-14T07:14:00Z">
          <w:pPr>
            <w:spacing w:before="0" w:after="200" w:line="276" w:lineRule="auto"/>
            <w:jc w:val="left"/>
          </w:pPr>
        </w:pPrChange>
      </w:pPr>
      <w:bookmarkStart w:id="573" w:name="_Toc343083510"/>
      <w:bookmarkStart w:id="574" w:name="_Toc343083724"/>
      <w:bookmarkStart w:id="575" w:name="_Toc343083935"/>
      <w:bookmarkStart w:id="576" w:name="_Toc343220694"/>
      <w:bookmarkStart w:id="577" w:name="_Toc343232197"/>
      <w:bookmarkStart w:id="578" w:name="_Toc343232610"/>
      <w:bookmarkStart w:id="579" w:name="_Toc343232895"/>
      <w:bookmarkStart w:id="580" w:name="_Toc343415400"/>
      <w:bookmarkStart w:id="581" w:name="_Toc343415696"/>
      <w:bookmarkStart w:id="582" w:name="_Toc343452355"/>
      <w:bookmarkStart w:id="583" w:name="_Toc343461146"/>
      <w:bookmarkStart w:id="584" w:name="_Toc343494033"/>
      <w:bookmarkStart w:id="585" w:name="_Toc343494245"/>
      <w:bookmarkStart w:id="586" w:name="_Toc343495018"/>
      <w:bookmarkStart w:id="587" w:name="_Toc343660245"/>
      <w:bookmarkStart w:id="588" w:name="_Toc343660459"/>
      <w:bookmarkStart w:id="589" w:name="_Toc343711087"/>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5BE583D5" w14:textId="77777777" w:rsidR="004B6166" w:rsidRPr="00EC61DB" w:rsidDel="00C31595" w:rsidRDefault="004B6166">
      <w:pPr>
        <w:pStyle w:val="Heading1"/>
        <w:rPr>
          <w:del w:id="590" w:author="The Si Tran" w:date="2012-12-12T07:32:00Z"/>
          <w:rPrChange w:id="591" w:author="The Si Tran" w:date="2012-12-14T07:14:00Z">
            <w:rPr>
              <w:del w:id="592" w:author="The Si Tran" w:date="2012-12-12T07:32:00Z"/>
              <w:noProof/>
              <w:szCs w:val="26"/>
            </w:rPr>
          </w:rPrChange>
        </w:rPr>
        <w:pPrChange w:id="593" w:author="The Si Tran" w:date="2012-12-14T07:14:00Z">
          <w:pPr>
            <w:spacing w:before="0" w:after="200" w:line="276" w:lineRule="auto"/>
            <w:jc w:val="left"/>
          </w:pPr>
        </w:pPrChange>
      </w:pPr>
      <w:bookmarkStart w:id="594" w:name="_Toc343083511"/>
      <w:bookmarkStart w:id="595" w:name="_Toc343083725"/>
      <w:bookmarkStart w:id="596" w:name="_Toc343083936"/>
      <w:bookmarkStart w:id="597" w:name="_Toc343220695"/>
      <w:bookmarkStart w:id="598" w:name="_Toc343232198"/>
      <w:bookmarkStart w:id="599" w:name="_Toc343232611"/>
      <w:bookmarkStart w:id="600" w:name="_Toc343232896"/>
      <w:bookmarkStart w:id="601" w:name="_Toc343415401"/>
      <w:bookmarkStart w:id="602" w:name="_Toc343415697"/>
      <w:bookmarkStart w:id="603" w:name="_Toc343452356"/>
      <w:bookmarkStart w:id="604" w:name="_Toc343461147"/>
      <w:bookmarkStart w:id="605" w:name="_Toc343494034"/>
      <w:bookmarkStart w:id="606" w:name="_Toc343494246"/>
      <w:bookmarkStart w:id="607" w:name="_Toc343495019"/>
      <w:bookmarkStart w:id="608" w:name="_Toc343660246"/>
      <w:bookmarkStart w:id="609" w:name="_Toc343660460"/>
      <w:bookmarkStart w:id="610" w:name="_Toc343711088"/>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0EFF72D9"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512"/>
      <w:bookmarkStart w:id="616" w:name="_Toc343083726"/>
      <w:bookmarkStart w:id="617" w:name="_Toc343083937"/>
      <w:bookmarkStart w:id="618" w:name="_Toc343220696"/>
      <w:bookmarkStart w:id="619" w:name="_Toc343232199"/>
      <w:bookmarkStart w:id="620" w:name="_Toc343232612"/>
      <w:bookmarkStart w:id="621" w:name="_Toc343232897"/>
      <w:bookmarkStart w:id="622" w:name="_Toc343415402"/>
      <w:bookmarkStart w:id="623" w:name="_Toc343415698"/>
      <w:bookmarkStart w:id="624" w:name="_Toc343452357"/>
      <w:bookmarkStart w:id="625" w:name="_Toc343461148"/>
      <w:bookmarkStart w:id="626" w:name="_Toc343494035"/>
      <w:bookmarkStart w:id="627" w:name="_Toc343494247"/>
      <w:bookmarkStart w:id="628" w:name="_Toc343495020"/>
      <w:bookmarkStart w:id="629" w:name="_Toc343660247"/>
      <w:bookmarkStart w:id="630" w:name="_Toc343660461"/>
      <w:bookmarkStart w:id="631" w:name="_Toc343711089"/>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78E5BAF5" w14:textId="77777777" w:rsidR="004B6166" w:rsidRPr="00EC61DB" w:rsidDel="00C31595" w:rsidRDefault="004B6166">
      <w:pPr>
        <w:pStyle w:val="Heading1"/>
        <w:rPr>
          <w:del w:id="632" w:author="The Si Tran" w:date="2012-12-12T07:32:00Z"/>
          <w:rPrChange w:id="633" w:author="The Si Tran" w:date="2012-12-14T07:14:00Z">
            <w:rPr>
              <w:del w:id="634" w:author="The Si Tran" w:date="2012-12-12T07:32:00Z"/>
              <w:noProof/>
              <w:szCs w:val="26"/>
            </w:rPr>
          </w:rPrChange>
        </w:rPr>
        <w:pPrChange w:id="635" w:author="The Si Tran" w:date="2012-12-14T07:14:00Z">
          <w:pPr>
            <w:spacing w:before="0" w:after="200" w:line="276" w:lineRule="auto"/>
            <w:jc w:val="left"/>
          </w:pPr>
        </w:pPrChange>
      </w:pPr>
      <w:bookmarkStart w:id="636" w:name="_Toc343083513"/>
      <w:bookmarkStart w:id="637" w:name="_Toc343083727"/>
      <w:bookmarkStart w:id="638" w:name="_Toc343083938"/>
      <w:bookmarkStart w:id="639" w:name="_Toc343220697"/>
      <w:bookmarkStart w:id="640" w:name="_Toc343232200"/>
      <w:bookmarkStart w:id="641" w:name="_Toc343232613"/>
      <w:bookmarkStart w:id="642" w:name="_Toc343232898"/>
      <w:bookmarkStart w:id="643" w:name="_Toc343415403"/>
      <w:bookmarkStart w:id="644" w:name="_Toc343415699"/>
      <w:bookmarkStart w:id="645" w:name="_Toc343452358"/>
      <w:bookmarkStart w:id="646" w:name="_Toc343461149"/>
      <w:bookmarkStart w:id="647" w:name="_Toc343494036"/>
      <w:bookmarkStart w:id="648" w:name="_Toc343494248"/>
      <w:bookmarkStart w:id="649" w:name="_Toc343495021"/>
      <w:bookmarkStart w:id="650" w:name="_Toc343660248"/>
      <w:bookmarkStart w:id="651" w:name="_Toc343660462"/>
      <w:bookmarkStart w:id="652" w:name="_Toc343711090"/>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04237D3" w14:textId="77777777" w:rsidR="004B6166" w:rsidRPr="00EC61DB" w:rsidDel="00C31595" w:rsidRDefault="004B6166">
      <w:pPr>
        <w:pStyle w:val="Heading1"/>
        <w:rPr>
          <w:del w:id="653" w:author="The Si Tran" w:date="2012-12-12T07:32:00Z"/>
          <w:rPrChange w:id="654" w:author="The Si Tran" w:date="2012-12-14T07:14:00Z">
            <w:rPr>
              <w:del w:id="655" w:author="The Si Tran" w:date="2012-12-12T07:32:00Z"/>
              <w:noProof/>
              <w:szCs w:val="26"/>
            </w:rPr>
          </w:rPrChange>
        </w:rPr>
        <w:pPrChange w:id="656" w:author="The Si Tran" w:date="2012-12-14T07:14:00Z">
          <w:pPr>
            <w:spacing w:before="0" w:after="200" w:line="276" w:lineRule="auto"/>
            <w:jc w:val="left"/>
          </w:pPr>
        </w:pPrChange>
      </w:pPr>
      <w:bookmarkStart w:id="657" w:name="_Toc343083514"/>
      <w:bookmarkStart w:id="658" w:name="_Toc343083728"/>
      <w:bookmarkStart w:id="659" w:name="_Toc343083939"/>
      <w:bookmarkStart w:id="660" w:name="_Toc343220698"/>
      <w:bookmarkStart w:id="661" w:name="_Toc343232201"/>
      <w:bookmarkStart w:id="662" w:name="_Toc343232614"/>
      <w:bookmarkStart w:id="663" w:name="_Toc343232899"/>
      <w:bookmarkStart w:id="664" w:name="_Toc343415404"/>
      <w:bookmarkStart w:id="665" w:name="_Toc343415700"/>
      <w:bookmarkStart w:id="666" w:name="_Toc343452359"/>
      <w:bookmarkStart w:id="667" w:name="_Toc343461150"/>
      <w:bookmarkStart w:id="668" w:name="_Toc343494037"/>
      <w:bookmarkStart w:id="669" w:name="_Toc343494249"/>
      <w:bookmarkStart w:id="670" w:name="_Toc343495022"/>
      <w:bookmarkStart w:id="671" w:name="_Toc343660249"/>
      <w:bookmarkStart w:id="672" w:name="_Toc343660463"/>
      <w:bookmarkStart w:id="673" w:name="_Toc34371109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27646602" w14:textId="577287E3" w:rsidR="004D65BA" w:rsidRPr="00EC61DB" w:rsidDel="009462B6" w:rsidRDefault="004D65BA">
      <w:pPr>
        <w:pStyle w:val="Heading1"/>
        <w:rPr>
          <w:del w:id="674" w:author="The Si Tran" w:date="2012-12-14T03:56:00Z"/>
        </w:rPr>
        <w:pPrChange w:id="675" w:author="The Si Tran" w:date="2012-12-14T07:14:00Z">
          <w:pPr>
            <w:pStyle w:val="Heading1"/>
            <w:ind w:firstLine="180"/>
            <w:jc w:val="left"/>
          </w:pPr>
        </w:pPrChange>
      </w:pPr>
      <w:bookmarkStart w:id="676" w:name="_Toc327348165"/>
      <w:del w:id="677" w:author="The Si Tran" w:date="2012-12-14T07:14:00Z">
        <w:r w:rsidRPr="00EC61DB" w:rsidDel="00EC61DB">
          <w:rPr>
            <w:b w:val="0"/>
            <w:bCs w:val="0"/>
          </w:rPr>
          <w:delText>GIỚI THIỆU</w:delText>
        </w:r>
      </w:del>
      <w:bookmarkStart w:id="678" w:name="_Toc343232900"/>
      <w:bookmarkStart w:id="679" w:name="_Toc343415405"/>
      <w:bookmarkStart w:id="680" w:name="_Toc343415701"/>
      <w:bookmarkStart w:id="681" w:name="_Toc343452360"/>
      <w:bookmarkStart w:id="682" w:name="_Toc343461151"/>
      <w:bookmarkStart w:id="683" w:name="_Toc343494038"/>
      <w:bookmarkStart w:id="684" w:name="_Toc343494250"/>
      <w:bookmarkStart w:id="685" w:name="_Toc343495023"/>
      <w:bookmarkStart w:id="686" w:name="_Toc343660250"/>
      <w:bookmarkStart w:id="687" w:name="_Toc343660464"/>
      <w:bookmarkStart w:id="688" w:name="_Toc343711092"/>
      <w:bookmarkEnd w:id="676"/>
      <w:bookmarkEnd w:id="678"/>
      <w:bookmarkEnd w:id="679"/>
      <w:bookmarkEnd w:id="680"/>
      <w:bookmarkEnd w:id="681"/>
      <w:bookmarkEnd w:id="682"/>
      <w:bookmarkEnd w:id="683"/>
      <w:bookmarkEnd w:id="684"/>
      <w:bookmarkEnd w:id="685"/>
      <w:bookmarkEnd w:id="686"/>
      <w:bookmarkEnd w:id="687"/>
      <w:bookmarkEnd w:id="688"/>
    </w:p>
    <w:p w14:paraId="0476CC7D" w14:textId="4CE2BC56" w:rsidR="004D65BA" w:rsidRPr="001D3484" w:rsidRDefault="00E94A26" w:rsidP="001D3484">
      <w:pPr>
        <w:pStyle w:val="Heading1"/>
        <w:rPr>
          <w:szCs w:val="26"/>
          <w:rPrChange w:id="689" w:author="The Si Tran" w:date="2012-12-05T23:02:00Z">
            <w:rPr>
              <w:i/>
            </w:rPr>
          </w:rPrChange>
        </w:rPr>
      </w:pPr>
      <w:ins w:id="690" w:author="superchickend" w:date="2012-12-16T14:55:00Z">
        <w:r>
          <w:rPr>
            <w:szCs w:val="26"/>
          </w:rPr>
          <w:t xml:space="preserve">   </w:t>
        </w:r>
      </w:ins>
      <w:ins w:id="691" w:author="superchickend" w:date="2012-12-16T14:57:00Z">
        <w:r w:rsidR="00AB74F2">
          <w:rPr>
            <w:szCs w:val="26"/>
          </w:rPr>
          <w:t xml:space="preserve"> </w:t>
        </w:r>
      </w:ins>
      <w:ins w:id="692" w:author="The Si Tran" w:date="2012-12-14T07:15:00Z">
        <w:del w:id="693" w:author="superchickend" w:date="2012-12-16T14:55:00Z">
          <w:r w:rsidR="008002A4" w:rsidDel="00E94A26">
            <w:rPr>
              <w:szCs w:val="26"/>
            </w:rPr>
            <w:delText xml:space="preserve">: </w:delText>
          </w:r>
        </w:del>
        <w:bookmarkStart w:id="694" w:name="_Toc343711093"/>
        <w:r w:rsidR="008002A4">
          <w:rPr>
            <w:szCs w:val="26"/>
          </w:rPr>
          <w:t>GIỚI THIỆU</w:t>
        </w:r>
      </w:ins>
      <w:bookmarkStart w:id="695" w:name="_Toc327348166"/>
      <w:bookmarkEnd w:id="694"/>
      <w:del w:id="696" w:author="The Si Tran" w:date="2012-12-12T14:06:00Z">
        <w:r w:rsidR="004D65BA" w:rsidRPr="001D3484" w:rsidDel="00355596">
          <w:rPr>
            <w:iCs/>
            <w:kern w:val="0"/>
            <w:sz w:val="26"/>
            <w:szCs w:val="26"/>
            <w:rPrChange w:id="697" w:author="The Si Tran" w:date="2012-12-05T23:02:00Z">
              <w:rPr>
                <w:rFonts w:cs="Times New Roman"/>
                <w:b w:val="0"/>
                <w:bCs w:val="0"/>
                <w:iCs/>
              </w:rPr>
            </w:rPrChange>
          </w:rPr>
          <w:delText>ẶT VẤN</w:delText>
        </w:r>
      </w:del>
      <w:del w:id="698" w:author="The Si Tran" w:date="2012-12-12T14:05:00Z">
        <w:r w:rsidR="004D65BA" w:rsidRPr="001D3484" w:rsidDel="00355596">
          <w:rPr>
            <w:iCs/>
            <w:kern w:val="0"/>
            <w:sz w:val="26"/>
            <w:szCs w:val="26"/>
            <w:rPrChange w:id="699" w:author="The Si Tran" w:date="2012-12-05T23:02:00Z">
              <w:rPr>
                <w:rFonts w:cs="Times New Roman"/>
                <w:b w:val="0"/>
                <w:bCs w:val="0"/>
                <w:iCs/>
              </w:rPr>
            </w:rPrChange>
          </w:rPr>
          <w:delText xml:space="preserve"> ĐỀ</w:delText>
        </w:r>
      </w:del>
      <w:bookmarkEnd w:id="695"/>
    </w:p>
    <w:p w14:paraId="5C8F8890" w14:textId="77777777" w:rsidR="004D65BA" w:rsidRPr="0049233F" w:rsidRDefault="004D65BA">
      <w:pPr>
        <w:pPrChange w:id="700"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01"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15169">
        <w:t>ế</w:t>
      </w:r>
      <w:r w:rsidRPr="008A1996">
        <w:t>n v</w:t>
      </w:r>
      <w:r w:rsidRPr="00EC61DB">
        <w:rPr>
          <w:rPrChange w:id="702" w:author="The Si Tran" w:date="2012-12-14T07:11:00Z">
            <w:rPr>
              <w:szCs w:val="26"/>
            </w:rPr>
          </w:rPrChange>
        </w:rPr>
        <w:t>ấn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03" w:author="The Si Tran" w:date="2012-12-14T03:57:00Z"/>
        </w:rPr>
        <w:pPrChange w:id="704"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05" w:author="superchickend" w:date="2012-12-16T15:01:00Z">
        <w:r w:rsidR="00AC05B5">
          <w:t xml:space="preserve"> </w:t>
        </w:r>
      </w:ins>
      <w:del w:id="706"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07" w:author="The Si Tran" w:date="2012-12-16T20:25:00Z">
        <w:r w:rsidR="008E24BE">
          <w:t>nơron</w:t>
        </w:r>
        <w:r w:rsidR="008E24BE" w:rsidRPr="0049233F">
          <w:t xml:space="preserve"> </w:t>
        </w:r>
      </w:ins>
      <w:del w:id="708"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09" w:author="The Si Tran" w:date="2012-12-16T20:24:00Z">
        <w:r w:rsidRPr="0049233F" w:rsidDel="008E24BE">
          <w:delText xml:space="preserve">neuron </w:delText>
        </w:r>
      </w:del>
      <w:ins w:id="710"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11" w:author="The Si Tran" w:date="2012-12-14T07:12:00Z">
          <w:pPr>
            <w:ind w:firstLine="720"/>
          </w:pPr>
        </w:pPrChange>
      </w:pPr>
    </w:p>
    <w:p w14:paraId="3ACBF295" w14:textId="77777777" w:rsidR="004D65BA" w:rsidRPr="0049233F" w:rsidRDefault="004D65BA" w:rsidP="004D65BA">
      <w:pPr>
        <w:pStyle w:val="Heading2"/>
        <w:rPr>
          <w:sz w:val="26"/>
          <w:szCs w:val="26"/>
          <w:rPrChange w:id="712" w:author="The Si Tran" w:date="2012-12-05T23:02:00Z">
            <w:rPr/>
          </w:rPrChange>
        </w:rPr>
      </w:pPr>
      <w:bookmarkStart w:id="713" w:name="_Toc327348167"/>
      <w:del w:id="714" w:author="The Si Tran" w:date="2012-12-12T14:06:00Z">
        <w:r w:rsidRPr="0049233F" w:rsidDel="00355596">
          <w:rPr>
            <w:sz w:val="26"/>
            <w:szCs w:val="26"/>
            <w:rPrChange w:id="715" w:author="The Si Tran" w:date="2012-12-05T23:02:00Z">
              <w:rPr>
                <w:rFonts w:cs="Times New Roman"/>
                <w:b w:val="0"/>
                <w:bCs w:val="0"/>
                <w:iCs w:val="0"/>
                <w:kern w:val="32"/>
                <w:sz w:val="32"/>
                <w:szCs w:val="32"/>
              </w:rPr>
            </w:rPrChange>
          </w:rPr>
          <w:delText>MỤC TIÊU CỦA ĐỀ TÀI</w:delText>
        </w:r>
      </w:del>
      <w:bookmarkStart w:id="716" w:name="_Toc343711094"/>
      <w:bookmarkEnd w:id="713"/>
      <w:ins w:id="717" w:author="The Si Tran" w:date="2012-12-12T14:06:00Z">
        <w:r w:rsidR="00355596">
          <w:rPr>
            <w:sz w:val="26"/>
            <w:szCs w:val="26"/>
          </w:rPr>
          <w:t>Mục tiêu của đề tài</w:t>
        </w:r>
      </w:ins>
      <w:bookmarkEnd w:id="716"/>
    </w:p>
    <w:p w14:paraId="3D26230F" w14:textId="695BEBFA" w:rsidR="007C782C" w:rsidRPr="0030559E" w:rsidRDefault="007C782C">
      <w:pPr>
        <w:rPr>
          <w:ins w:id="718" w:author="superchickend" w:date="2012-12-12T08:18:00Z"/>
        </w:rPr>
        <w:pPrChange w:id="719" w:author="The Si Tran" w:date="2012-12-14T07:13:00Z">
          <w:pPr>
            <w:ind w:firstLine="720"/>
          </w:pPr>
        </w:pPrChange>
      </w:pPr>
      <w:ins w:id="720"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21" w:author="The Si Tran" w:date="2012-12-16T20:26:00Z">
        <w:r w:rsidR="008E24BE">
          <w:t>nơron</w:t>
        </w:r>
        <w:r w:rsidR="008E24BE" w:rsidRPr="0049233F">
          <w:t xml:space="preserve"> </w:t>
        </w:r>
      </w:ins>
      <w:ins w:id="722" w:author="superchickend" w:date="2012-12-12T08:18:00Z">
        <w:del w:id="723" w:author="The Si Tran" w:date="2012-12-16T20:26:00Z">
          <w:r w:rsidRPr="0030559E" w:rsidDel="008E24BE">
            <w:delText>nơ</w:delText>
          </w:r>
        </w:del>
        <w:del w:id="724" w:author="The Si Tran" w:date="2012-12-16T20:25:00Z">
          <w:r w:rsidRPr="0030559E" w:rsidDel="008E24BE">
            <w:delText xml:space="preserve"> </w:delText>
          </w:r>
        </w:del>
        <w:del w:id="725"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26" w:author="superchickend" w:date="2012-12-12T08:18:00Z"/>
        </w:rPr>
        <w:pPrChange w:id="727" w:author="The Si Tran" w:date="2012-12-14T07:13:00Z">
          <w:pPr>
            <w:ind w:firstLine="720"/>
          </w:pPr>
        </w:pPrChange>
      </w:pPr>
      <w:ins w:id="728"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29" w:author="The Si Tran" w:date="2012-12-16T20:26:00Z">
        <w:r w:rsidR="008E24BE">
          <w:t>ị</w:t>
        </w:r>
      </w:ins>
      <w:ins w:id="730" w:author="superchickend" w:date="2012-12-12T08:18:00Z">
        <w:del w:id="731"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32" w:author="superchickend" w:date="2012-12-12T08:18:00Z"/>
        </w:rPr>
        <w:pPrChange w:id="733" w:author="The Si Tran" w:date="2012-12-14T07:13:00Z">
          <w:pPr>
            <w:ind w:firstLine="720"/>
          </w:pPr>
        </w:pPrChange>
      </w:pPr>
      <w:ins w:id="734" w:author="superchickend" w:date="2012-12-12T08:18:00Z">
        <w:r w:rsidRPr="0030559E">
          <w:t>Ngược lại, mô hình mạng nơ</w:t>
        </w:r>
        <w:del w:id="735" w:author="The Si Tran" w:date="2012-12-16T20:27:00Z">
          <w:r w:rsidRPr="0030559E" w:rsidDel="008E24BE">
            <w:delText xml:space="preserve"> </w:delText>
          </w:r>
        </w:del>
        <w:r w:rsidRPr="0030559E">
          <w:t>ron nhân tạo lại dự báo hiệu quả với chuỗi dữ liệu phi tuyến. Mạng nơ</w:t>
        </w:r>
        <w:del w:id="736" w:author="The Si Tran" w:date="2012-12-16T20:27:00Z">
          <w:r w:rsidRPr="0030559E" w:rsidDel="008E24BE">
            <w:delText xml:space="preserve"> </w:delText>
          </w:r>
        </w:del>
        <w:r w:rsidRPr="0030559E">
          <w:t xml:space="preserve">ron nhân tạo là mạng lưới các </w:t>
        </w:r>
      </w:ins>
      <w:r w:rsidR="00DE25DE">
        <w:t>nút</w:t>
      </w:r>
      <w:ins w:id="737"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38"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739" w:author="superchickend" w:date="2012-12-12T08:18:00Z"/>
        </w:rPr>
        <w:pPrChange w:id="740" w:author="The Si Tran" w:date="2012-12-14T07:13:00Z">
          <w:pPr>
            <w:ind w:firstLine="720"/>
          </w:pPr>
        </w:pPrChange>
      </w:pPr>
      <w:ins w:id="741"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42" w:author="superchickend" w:date="2012-12-12T08:18:00Z"/>
        </w:rPr>
        <w:pPrChange w:id="743" w:author="The Si Tran" w:date="2012-12-14T07:13:00Z">
          <w:pPr>
            <w:ind w:firstLine="720"/>
          </w:pPr>
        </w:pPrChange>
      </w:pPr>
      <w:ins w:id="744"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45" w:author="superchickend" w:date="2012-12-12T08:18:00Z"/>
        </w:rPr>
        <w:pPrChange w:id="746" w:author="The Si Tran" w:date="2012-12-14T07:13:00Z">
          <w:pPr>
            <w:ind w:firstLine="720"/>
          </w:pPr>
        </w:pPrChange>
      </w:pPr>
      <w:ins w:id="747"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748" w:author="The Si Tran" w:date="2012-12-11T08:01:00Z"/>
          <w:del w:id="749" w:author="superchickend" w:date="2012-12-12T08:18:00Z"/>
          <w:szCs w:val="26"/>
        </w:rPr>
        <w:pPrChange w:id="750" w:author="superchickend" w:date="2012-12-12T08:17:00Z">
          <w:pPr/>
        </w:pPrChange>
      </w:pPr>
      <w:ins w:id="751" w:author="The Si Tran" w:date="2012-12-11T08:01:00Z">
        <w:del w:id="752"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53" w:author="superchickend" w:date="2012-12-12T08:17:00Z">
          <w:r w:rsidRPr="0030559E" w:rsidDel="007C782C">
            <w:rPr>
              <w:szCs w:val="26"/>
            </w:rPr>
            <w:delText>(model)</w:delText>
          </w:r>
        </w:del>
        <w:del w:id="754"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55" w:name="_Toc343083518"/>
          <w:bookmarkStart w:id="756" w:name="_Toc343083732"/>
          <w:bookmarkStart w:id="757" w:name="_Toc343083943"/>
          <w:bookmarkStart w:id="758" w:name="_Toc343220702"/>
          <w:bookmarkStart w:id="759" w:name="_Toc343232206"/>
          <w:bookmarkStart w:id="760" w:name="_Toc343232619"/>
          <w:bookmarkStart w:id="761" w:name="_Toc343232904"/>
          <w:bookmarkStart w:id="762" w:name="_Toc343415409"/>
          <w:bookmarkStart w:id="763" w:name="_Toc343415705"/>
          <w:bookmarkStart w:id="764" w:name="_Toc343452364"/>
          <w:bookmarkStart w:id="765" w:name="_Toc343461154"/>
          <w:bookmarkStart w:id="766" w:name="_Toc343494041"/>
          <w:bookmarkStart w:id="767" w:name="_Toc343494253"/>
          <w:bookmarkStart w:id="768" w:name="_Toc343495026"/>
          <w:bookmarkStart w:id="769" w:name="_Toc343660253"/>
          <w:bookmarkStart w:id="770" w:name="_Toc343660467"/>
          <w:bookmarkStart w:id="771" w:name="_Toc343711095"/>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del>
      </w:ins>
    </w:p>
    <w:p w14:paraId="1202EAAD" w14:textId="77777777" w:rsidR="004D65F6" w:rsidRPr="0030559E" w:rsidDel="007C782C" w:rsidRDefault="004D65F6" w:rsidP="004D65F6">
      <w:pPr>
        <w:rPr>
          <w:ins w:id="772" w:author="The Si Tran" w:date="2012-12-11T08:01:00Z"/>
          <w:del w:id="773" w:author="superchickend" w:date="2012-12-12T08:18:00Z"/>
          <w:szCs w:val="26"/>
        </w:rPr>
      </w:pPr>
      <w:ins w:id="774" w:author="The Si Tran" w:date="2012-12-11T08:01:00Z">
        <w:del w:id="775"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76" w:name="_Toc343083519"/>
          <w:bookmarkStart w:id="777" w:name="_Toc343083733"/>
          <w:bookmarkStart w:id="778" w:name="_Toc343083944"/>
          <w:bookmarkStart w:id="779" w:name="_Toc343220703"/>
          <w:bookmarkStart w:id="780" w:name="_Toc343232207"/>
          <w:bookmarkStart w:id="781" w:name="_Toc343232620"/>
          <w:bookmarkStart w:id="782" w:name="_Toc343232905"/>
          <w:bookmarkStart w:id="783" w:name="_Toc343415410"/>
          <w:bookmarkStart w:id="784" w:name="_Toc343415706"/>
          <w:bookmarkStart w:id="785" w:name="_Toc343452365"/>
          <w:bookmarkStart w:id="786" w:name="_Toc343461155"/>
          <w:bookmarkStart w:id="787" w:name="_Toc343494042"/>
          <w:bookmarkStart w:id="788" w:name="_Toc343494254"/>
          <w:bookmarkStart w:id="789" w:name="_Toc343495027"/>
          <w:bookmarkStart w:id="790" w:name="_Toc343660254"/>
          <w:bookmarkStart w:id="791" w:name="_Toc343660468"/>
          <w:bookmarkStart w:id="792" w:name="_Toc343711096"/>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del>
      </w:ins>
    </w:p>
    <w:p w14:paraId="14F19CDB" w14:textId="77777777" w:rsidR="004D65F6" w:rsidRPr="0030559E" w:rsidDel="007C782C" w:rsidRDefault="004D65F6" w:rsidP="004D65F6">
      <w:pPr>
        <w:rPr>
          <w:ins w:id="793" w:author="The Si Tran" w:date="2012-12-11T08:01:00Z"/>
          <w:del w:id="794" w:author="superchickend" w:date="2012-12-12T08:18:00Z"/>
          <w:szCs w:val="26"/>
        </w:rPr>
      </w:pPr>
      <w:ins w:id="795" w:author="The Si Tran" w:date="2012-12-11T08:01:00Z">
        <w:del w:id="796"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797" w:name="_Toc343083520"/>
          <w:bookmarkStart w:id="798" w:name="_Toc343083734"/>
          <w:bookmarkStart w:id="799" w:name="_Toc343083945"/>
          <w:bookmarkStart w:id="800" w:name="_Toc343220704"/>
          <w:bookmarkStart w:id="801" w:name="_Toc343232208"/>
          <w:bookmarkStart w:id="802" w:name="_Toc343232621"/>
          <w:bookmarkStart w:id="803" w:name="_Toc343232906"/>
          <w:bookmarkStart w:id="804" w:name="_Toc343415411"/>
          <w:bookmarkStart w:id="805" w:name="_Toc343415707"/>
          <w:bookmarkStart w:id="806" w:name="_Toc343452366"/>
          <w:bookmarkStart w:id="807" w:name="_Toc343461156"/>
          <w:bookmarkStart w:id="808" w:name="_Toc343494043"/>
          <w:bookmarkStart w:id="809" w:name="_Toc343494255"/>
          <w:bookmarkStart w:id="810" w:name="_Toc343495028"/>
          <w:bookmarkStart w:id="811" w:name="_Toc343660255"/>
          <w:bookmarkStart w:id="812" w:name="_Toc343660469"/>
          <w:bookmarkStart w:id="813" w:name="_Toc343711097"/>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del>
      </w:ins>
    </w:p>
    <w:p w14:paraId="141B4545" w14:textId="77777777" w:rsidR="004D65F6" w:rsidRPr="0030559E" w:rsidDel="007C782C" w:rsidRDefault="004D65F6" w:rsidP="004D65F6">
      <w:pPr>
        <w:rPr>
          <w:ins w:id="814" w:author="The Si Tran" w:date="2012-12-11T08:01:00Z"/>
          <w:del w:id="815" w:author="superchickend" w:date="2012-12-12T08:18:00Z"/>
          <w:szCs w:val="26"/>
        </w:rPr>
      </w:pPr>
      <w:ins w:id="816" w:author="The Si Tran" w:date="2012-12-11T08:01:00Z">
        <w:del w:id="817"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18" w:name="_Toc343083521"/>
          <w:bookmarkStart w:id="819" w:name="_Toc343083735"/>
          <w:bookmarkStart w:id="820" w:name="_Toc343083946"/>
          <w:bookmarkStart w:id="821" w:name="_Toc343220705"/>
          <w:bookmarkStart w:id="822" w:name="_Toc343232209"/>
          <w:bookmarkStart w:id="823" w:name="_Toc343232622"/>
          <w:bookmarkStart w:id="824" w:name="_Toc343232907"/>
          <w:bookmarkStart w:id="825" w:name="_Toc343415412"/>
          <w:bookmarkStart w:id="826" w:name="_Toc343415708"/>
          <w:bookmarkStart w:id="827" w:name="_Toc343452367"/>
          <w:bookmarkStart w:id="828" w:name="_Toc343461157"/>
          <w:bookmarkStart w:id="829" w:name="_Toc343494044"/>
          <w:bookmarkStart w:id="830" w:name="_Toc343494256"/>
          <w:bookmarkStart w:id="831" w:name="_Toc343495029"/>
          <w:bookmarkStart w:id="832" w:name="_Toc343660256"/>
          <w:bookmarkStart w:id="833" w:name="_Toc343660470"/>
          <w:bookmarkStart w:id="834" w:name="_Toc343711098"/>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del>
      </w:ins>
    </w:p>
    <w:p w14:paraId="753D1505" w14:textId="77777777" w:rsidR="004D65F6" w:rsidRPr="0030559E" w:rsidDel="007C782C" w:rsidRDefault="004D65F6" w:rsidP="004D65F6">
      <w:pPr>
        <w:rPr>
          <w:ins w:id="835" w:author="The Si Tran" w:date="2012-12-11T08:01:00Z"/>
          <w:del w:id="836" w:author="superchickend" w:date="2012-12-12T08:18:00Z"/>
          <w:szCs w:val="26"/>
        </w:rPr>
      </w:pPr>
      <w:ins w:id="837" w:author="The Si Tran" w:date="2012-12-11T08:01:00Z">
        <w:del w:id="838"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39" w:name="_Toc343083522"/>
          <w:bookmarkStart w:id="840" w:name="_Toc343083736"/>
          <w:bookmarkStart w:id="841" w:name="_Toc343083947"/>
          <w:bookmarkStart w:id="842" w:name="_Toc343220706"/>
          <w:bookmarkStart w:id="843" w:name="_Toc343232210"/>
          <w:bookmarkStart w:id="844" w:name="_Toc343232623"/>
          <w:bookmarkStart w:id="845" w:name="_Toc343232908"/>
          <w:bookmarkStart w:id="846" w:name="_Toc343415413"/>
          <w:bookmarkStart w:id="847" w:name="_Toc343415709"/>
          <w:bookmarkStart w:id="848" w:name="_Toc343452368"/>
          <w:bookmarkStart w:id="849" w:name="_Toc343461158"/>
          <w:bookmarkStart w:id="850" w:name="_Toc343494045"/>
          <w:bookmarkStart w:id="851" w:name="_Toc343494257"/>
          <w:bookmarkStart w:id="852" w:name="_Toc343495030"/>
          <w:bookmarkStart w:id="853" w:name="_Toc343660257"/>
          <w:bookmarkStart w:id="854" w:name="_Toc343660471"/>
          <w:bookmarkStart w:id="855" w:name="_Toc343711099"/>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del>
      </w:ins>
    </w:p>
    <w:p w14:paraId="435C606B" w14:textId="77777777" w:rsidR="004D65F6" w:rsidRPr="0030559E" w:rsidDel="007C782C" w:rsidRDefault="004D65F6" w:rsidP="004D65F6">
      <w:pPr>
        <w:rPr>
          <w:ins w:id="856" w:author="The Si Tran" w:date="2012-12-11T08:01:00Z"/>
          <w:del w:id="857" w:author="superchickend" w:date="2012-12-12T08:18:00Z"/>
          <w:szCs w:val="26"/>
        </w:rPr>
      </w:pPr>
      <w:ins w:id="858" w:author="The Si Tran" w:date="2012-12-11T08:01:00Z">
        <w:del w:id="859"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60" w:name="_Toc343083523"/>
          <w:bookmarkStart w:id="861" w:name="_Toc343083737"/>
          <w:bookmarkStart w:id="862" w:name="_Toc343083948"/>
          <w:bookmarkStart w:id="863" w:name="_Toc343220707"/>
          <w:bookmarkStart w:id="864" w:name="_Toc343232211"/>
          <w:bookmarkStart w:id="865" w:name="_Toc343232624"/>
          <w:bookmarkStart w:id="866" w:name="_Toc343232909"/>
          <w:bookmarkStart w:id="867" w:name="_Toc343415414"/>
          <w:bookmarkStart w:id="868" w:name="_Toc343415710"/>
          <w:bookmarkStart w:id="869" w:name="_Toc343452369"/>
          <w:bookmarkStart w:id="870" w:name="_Toc343461159"/>
          <w:bookmarkStart w:id="871" w:name="_Toc343494046"/>
          <w:bookmarkStart w:id="872" w:name="_Toc343494258"/>
          <w:bookmarkStart w:id="873" w:name="_Toc343495031"/>
          <w:bookmarkStart w:id="874" w:name="_Toc343660258"/>
          <w:bookmarkStart w:id="875" w:name="_Toc343660472"/>
          <w:bookmarkStart w:id="876" w:name="_Toc343711100"/>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del>
      </w:ins>
    </w:p>
    <w:p w14:paraId="49EBCF99" w14:textId="77777777" w:rsidR="004D65F6" w:rsidRPr="0030559E" w:rsidDel="007C782C" w:rsidRDefault="004D65F6" w:rsidP="004D65F6">
      <w:pPr>
        <w:rPr>
          <w:ins w:id="877" w:author="The Si Tran" w:date="2012-12-11T08:01:00Z"/>
          <w:del w:id="878" w:author="superchickend" w:date="2012-12-12T08:18:00Z"/>
          <w:szCs w:val="26"/>
        </w:rPr>
      </w:pPr>
      <w:bookmarkStart w:id="879" w:name="time_series_forcecasting_Chris_Chatfield"/>
      <w:ins w:id="880" w:author="The Si Tran" w:date="2012-12-11T08:01:00Z">
        <w:del w:id="881" w:author="superchickend" w:date="2012-12-12T08:18:00Z">
          <w:r w:rsidRPr="0030559E" w:rsidDel="007C782C">
            <w:rPr>
              <w:szCs w:val="26"/>
            </w:rPr>
            <w:delText>[1]</w:delText>
          </w:r>
          <w:bookmarkEnd w:id="879"/>
          <w:r w:rsidRPr="0030559E" w:rsidDel="007C782C">
            <w:rPr>
              <w:szCs w:val="26"/>
            </w:rPr>
            <w:delText xml:space="preserve"> time series forecasting – Chris Chatfield</w:delText>
          </w:r>
          <w:bookmarkStart w:id="882" w:name="_Toc343083524"/>
          <w:bookmarkStart w:id="883" w:name="_Toc343083738"/>
          <w:bookmarkStart w:id="884" w:name="_Toc343083949"/>
          <w:bookmarkStart w:id="885" w:name="_Toc343220708"/>
          <w:bookmarkStart w:id="886" w:name="_Toc343232212"/>
          <w:bookmarkStart w:id="887" w:name="_Toc343232625"/>
          <w:bookmarkStart w:id="888" w:name="_Toc343232910"/>
          <w:bookmarkStart w:id="889" w:name="_Toc343415415"/>
          <w:bookmarkStart w:id="890" w:name="_Toc343415711"/>
          <w:bookmarkStart w:id="891" w:name="_Toc343452370"/>
          <w:bookmarkStart w:id="892" w:name="_Toc343461160"/>
          <w:bookmarkStart w:id="893" w:name="_Toc343494047"/>
          <w:bookmarkStart w:id="894" w:name="_Toc343494259"/>
          <w:bookmarkStart w:id="895" w:name="_Toc343495032"/>
          <w:bookmarkStart w:id="896" w:name="_Toc343660259"/>
          <w:bookmarkStart w:id="897" w:name="_Toc343660473"/>
          <w:bookmarkStart w:id="898" w:name="_Toc34371110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del>
      </w:ins>
    </w:p>
    <w:p w14:paraId="7687FB8B" w14:textId="77777777" w:rsidR="004D65F6" w:rsidRPr="0030559E" w:rsidDel="007C782C" w:rsidRDefault="004D65F6" w:rsidP="004D65F6">
      <w:pPr>
        <w:rPr>
          <w:ins w:id="899" w:author="The Si Tran" w:date="2012-12-11T08:01:00Z"/>
          <w:del w:id="900" w:author="superchickend" w:date="2012-12-12T08:18:00Z"/>
          <w:szCs w:val="26"/>
        </w:rPr>
      </w:pPr>
      <w:bookmarkStart w:id="901" w:name="Sterba_Hilovska"/>
      <w:ins w:id="902" w:author="The Si Tran" w:date="2012-12-11T08:01:00Z">
        <w:del w:id="903" w:author="superchickend" w:date="2012-12-12T08:18:00Z">
          <w:r w:rsidRPr="0030559E" w:rsidDel="007C782C">
            <w:rPr>
              <w:szCs w:val="26"/>
            </w:rPr>
            <w:delText>[2]</w:delText>
          </w:r>
          <w:bookmarkEnd w:id="901"/>
          <w:r w:rsidRPr="0030559E" w:rsidDel="007C782C">
            <w:rPr>
              <w:szCs w:val="26"/>
            </w:rPr>
            <w:delText xml:space="preserve"> Journal of Applies Mathematics – Sterba_Hilovska</w:delText>
          </w:r>
          <w:bookmarkStart w:id="904" w:name="_Toc343083525"/>
          <w:bookmarkStart w:id="905" w:name="_Toc343083739"/>
          <w:bookmarkStart w:id="906" w:name="_Toc343083950"/>
          <w:bookmarkStart w:id="907" w:name="_Toc343220709"/>
          <w:bookmarkStart w:id="908" w:name="_Toc343232213"/>
          <w:bookmarkStart w:id="909" w:name="_Toc343232626"/>
          <w:bookmarkStart w:id="910" w:name="_Toc343232911"/>
          <w:bookmarkStart w:id="911" w:name="_Toc343415416"/>
          <w:bookmarkStart w:id="912" w:name="_Toc343415712"/>
          <w:bookmarkStart w:id="913" w:name="_Toc343452371"/>
          <w:bookmarkStart w:id="914" w:name="_Toc343461161"/>
          <w:bookmarkStart w:id="915" w:name="_Toc343494048"/>
          <w:bookmarkStart w:id="916" w:name="_Toc343494260"/>
          <w:bookmarkStart w:id="917" w:name="_Toc343495033"/>
          <w:bookmarkStart w:id="918" w:name="_Toc343660260"/>
          <w:bookmarkStart w:id="919" w:name="_Toc343660474"/>
          <w:bookmarkStart w:id="920" w:name="_Toc343711102"/>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del>
      </w:ins>
    </w:p>
    <w:p w14:paraId="59C9F0F7" w14:textId="77777777" w:rsidR="004D65BA" w:rsidRPr="0049233F" w:rsidDel="00395324" w:rsidRDefault="004D65BA" w:rsidP="004D65BA">
      <w:pPr>
        <w:ind w:firstLine="720"/>
        <w:rPr>
          <w:del w:id="921" w:author="The Si Tran" w:date="2012-12-12T08:05:00Z"/>
          <w:szCs w:val="26"/>
        </w:rPr>
      </w:pPr>
      <w:bookmarkStart w:id="922" w:name="_Toc343083526"/>
      <w:bookmarkStart w:id="923" w:name="_Toc343083740"/>
      <w:bookmarkStart w:id="924" w:name="_Toc343083951"/>
      <w:bookmarkStart w:id="925" w:name="_Toc343220710"/>
      <w:bookmarkStart w:id="926" w:name="_Toc343232214"/>
      <w:bookmarkStart w:id="927" w:name="_Toc343232627"/>
      <w:bookmarkStart w:id="928" w:name="_Toc343232912"/>
      <w:bookmarkStart w:id="929" w:name="_Toc343415417"/>
      <w:bookmarkStart w:id="930" w:name="_Toc343415713"/>
      <w:bookmarkStart w:id="931" w:name="_Toc343452372"/>
      <w:bookmarkStart w:id="932" w:name="_Toc343461162"/>
      <w:bookmarkStart w:id="933" w:name="_Toc343494049"/>
      <w:bookmarkStart w:id="934" w:name="_Toc343494261"/>
      <w:bookmarkStart w:id="935" w:name="_Toc343495034"/>
      <w:bookmarkStart w:id="936" w:name="_Toc343660261"/>
      <w:bookmarkStart w:id="937" w:name="_Toc343660475"/>
      <w:bookmarkStart w:id="938" w:name="_Toc343711103"/>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p>
    <w:p w14:paraId="332E1C1B" w14:textId="77777777" w:rsidR="004D65BA" w:rsidRPr="0049233F" w:rsidRDefault="004D65BA" w:rsidP="004D65BA">
      <w:pPr>
        <w:pStyle w:val="Heading2"/>
        <w:rPr>
          <w:i/>
          <w:sz w:val="26"/>
          <w:szCs w:val="26"/>
          <w:rPrChange w:id="939" w:author="The Si Tran" w:date="2012-12-05T23:02:00Z">
            <w:rPr>
              <w:i/>
            </w:rPr>
          </w:rPrChange>
        </w:rPr>
      </w:pPr>
      <w:bookmarkStart w:id="940" w:name="_Toc327348168"/>
      <w:del w:id="941" w:author="The Si Tran" w:date="2012-12-12T14:06:00Z">
        <w:r w:rsidRPr="0049233F" w:rsidDel="00355596">
          <w:rPr>
            <w:sz w:val="26"/>
            <w:szCs w:val="26"/>
            <w:rPrChange w:id="942" w:author="The Si Tran" w:date="2012-12-05T23:02:00Z">
              <w:rPr>
                <w:rFonts w:cs="Times New Roman"/>
                <w:b w:val="0"/>
                <w:bCs w:val="0"/>
                <w:iCs w:val="0"/>
                <w:kern w:val="32"/>
                <w:sz w:val="32"/>
                <w:szCs w:val="32"/>
              </w:rPr>
            </w:rPrChange>
          </w:rPr>
          <w:delText>CẤU TRÚC BÁO CÁO</w:delText>
        </w:r>
      </w:del>
      <w:bookmarkStart w:id="943" w:name="_Toc343711104"/>
      <w:bookmarkEnd w:id="940"/>
      <w:ins w:id="944" w:author="The Si Tran" w:date="2012-12-12T14:06:00Z">
        <w:r w:rsidR="00355596">
          <w:rPr>
            <w:szCs w:val="26"/>
          </w:rPr>
          <w:t>Cấu trúc báo cáo</w:t>
        </w:r>
      </w:ins>
      <w:bookmarkEnd w:id="943"/>
    </w:p>
    <w:p w14:paraId="0AF912A0" w14:textId="77777777" w:rsidR="004D65BA" w:rsidRDefault="004D65BA">
      <w:pPr>
        <w:rPr>
          <w:ins w:id="945" w:author="The Si Tran" w:date="2012-12-11T21:22:00Z"/>
        </w:rPr>
        <w:pPrChange w:id="946" w:author="The Si Tran" w:date="2012-12-14T07:13:00Z">
          <w:pPr>
            <w:ind w:firstLine="720"/>
          </w:pPr>
        </w:pPrChange>
      </w:pPr>
      <w:r w:rsidRPr="0049233F">
        <w:t xml:space="preserve">Bài báo cáo chia làm </w:t>
      </w:r>
      <w:ins w:id="947" w:author="The Si Tran" w:date="2012-12-12T08:04:00Z">
        <w:r w:rsidR="00682B49">
          <w:t>7</w:t>
        </w:r>
      </w:ins>
      <w:del w:id="948" w:author="The Si Tran" w:date="2012-12-12T08:04:00Z">
        <w:r w:rsidRPr="0049233F" w:rsidDel="00682B49">
          <w:delText>6</w:delText>
        </w:r>
      </w:del>
      <w:r w:rsidRPr="0049233F">
        <w:t xml:space="preserve"> chương:</w:t>
      </w:r>
    </w:p>
    <w:p w14:paraId="104C3D4C" w14:textId="1F8CD895" w:rsidR="00946BC5" w:rsidRDefault="00946BC5">
      <w:pPr>
        <w:rPr>
          <w:ins w:id="949" w:author="The Si Tran" w:date="2012-12-11T21:22:00Z"/>
        </w:rPr>
      </w:pPr>
      <w:ins w:id="950" w:author="The Si Tran" w:date="2012-12-11T21:22:00Z">
        <w:r>
          <w:t>Chương 1</w:t>
        </w:r>
      </w:ins>
      <w:ins w:id="951" w:author="superchickend" w:date="2012-12-16T15:03:00Z">
        <w:r w:rsidR="006A6E25">
          <w:t>.</w:t>
        </w:r>
      </w:ins>
      <w:ins w:id="952" w:author="The Si Tran" w:date="2012-12-11T21:22:00Z">
        <w:r>
          <w:t xml:space="preserve"> GIỚI THIỆU CHUNG </w:t>
        </w:r>
      </w:ins>
      <w:r w:rsidR="00FD250C">
        <w:t xml:space="preserve">trình bày </w:t>
      </w:r>
      <w:ins w:id="953" w:author="The Si Tran" w:date="2012-12-11T21:22:00Z">
        <w:r>
          <w:t>tổng quan về bài toán dự báo</w:t>
        </w:r>
      </w:ins>
    </w:p>
    <w:p w14:paraId="57D856CA" w14:textId="795D9E52" w:rsidR="00946BC5" w:rsidRDefault="00946BC5">
      <w:pPr>
        <w:rPr>
          <w:ins w:id="954" w:author="The Si Tran" w:date="2012-12-11T21:22:00Z"/>
        </w:rPr>
      </w:pPr>
      <w:ins w:id="955" w:author="The Si Tran" w:date="2012-12-11T21:23:00Z">
        <w:r>
          <w:t>Chương 2</w:t>
        </w:r>
      </w:ins>
      <w:ins w:id="956" w:author="superchickend" w:date="2012-12-16T15:03:00Z">
        <w:r w:rsidR="006A6E25">
          <w:t>.</w:t>
        </w:r>
      </w:ins>
      <w:ins w:id="957" w:author="The Si Tran" w:date="2012-12-11T21:23:00Z">
        <w:r>
          <w:t xml:space="preserve"> CHUỖI DỮ LIỆU THỜI GIAN </w:t>
        </w:r>
      </w:ins>
      <w:r w:rsidR="00FD250C">
        <w:t xml:space="preserve">trình bày </w:t>
      </w:r>
      <w:ins w:id="958"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59" w:author="The Si Tran" w:date="2012-12-11T21:22:00Z"/>
        </w:rPr>
      </w:pPr>
      <w:ins w:id="960" w:author="The Si Tran" w:date="2012-12-11T21:22:00Z">
        <w:r>
          <w:t xml:space="preserve">Chương </w:t>
        </w:r>
      </w:ins>
      <w:ins w:id="961" w:author="The Si Tran" w:date="2012-12-11T21:24:00Z">
        <w:r>
          <w:t>3</w:t>
        </w:r>
      </w:ins>
      <w:ins w:id="962" w:author="superchickend" w:date="2012-12-16T15:03:00Z">
        <w:r w:rsidR="006A6E25">
          <w:t>.</w:t>
        </w:r>
      </w:ins>
      <w:ins w:id="963"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964" w:author="The Si Tran" w:date="2012-12-11T21:22:00Z"/>
        </w:rPr>
      </w:pPr>
      <w:ins w:id="965" w:author="The Si Tran" w:date="2012-12-11T21:22:00Z">
        <w:r>
          <w:t>Chương 4</w:t>
        </w:r>
      </w:ins>
      <w:ins w:id="966" w:author="superchickend" w:date="2012-12-16T15:03:00Z">
        <w:r w:rsidR="006A6E25">
          <w:t>.</w:t>
        </w:r>
      </w:ins>
      <w:ins w:id="967" w:author="The Si Tran" w:date="2012-12-11T21:22:00Z">
        <w:r w:rsidR="00946BC5">
          <w:t xml:space="preserve"> MÔ HÌNH ANN</w:t>
        </w:r>
      </w:ins>
      <w:r w:rsidR="00FD250C">
        <w:t xml:space="preserve"> trình bày</w:t>
      </w:r>
      <w:ins w:id="968"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969" w:author="The Si Tran" w:date="2012-12-11T21:22:00Z"/>
        </w:rPr>
      </w:pPr>
      <w:ins w:id="970" w:author="The Si Tran" w:date="2012-12-11T21:22:00Z">
        <w:r>
          <w:t>Chương 5</w:t>
        </w:r>
      </w:ins>
      <w:ins w:id="971" w:author="superchickend" w:date="2012-12-16T15:03:00Z">
        <w:r w:rsidR="006A6E25">
          <w:t>.</w:t>
        </w:r>
      </w:ins>
      <w:ins w:id="972"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973" w:author="The Si Tran" w:date="2012-12-11T21:22:00Z"/>
        </w:rPr>
      </w:pPr>
      <w:ins w:id="974" w:author="The Si Tran" w:date="2012-12-11T21:22:00Z">
        <w:r>
          <w:t>Chươ</w:t>
        </w:r>
        <w:r w:rsidR="00730A63">
          <w:t>ng 6</w:t>
        </w:r>
      </w:ins>
      <w:ins w:id="975" w:author="superchickend" w:date="2012-12-16T15:03:00Z">
        <w:r w:rsidR="006A6E25">
          <w:t>.</w:t>
        </w:r>
      </w:ins>
      <w:ins w:id="976" w:author="The Si Tran" w:date="2012-12-11T21:22:00Z">
        <w:r>
          <w:t xml:space="preserve"> KẾT QUẢ THỰC NGHIỆM </w:t>
        </w:r>
      </w:ins>
      <w:r w:rsidR="00FD250C">
        <w:t xml:space="preserve">trình bày </w:t>
      </w:r>
      <w:ins w:id="977"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978" w:author="superchickend" w:date="2012-12-12T08:20:00Z"/>
          <w:del w:id="979" w:author="The Si Tran" w:date="2012-12-14T07:20:00Z"/>
        </w:rPr>
        <w:pPrChange w:id="980" w:author="The Si Tran" w:date="2012-12-14T07:13:00Z">
          <w:pPr>
            <w:ind w:firstLine="720"/>
          </w:pPr>
        </w:pPrChange>
      </w:pPr>
      <w:ins w:id="981" w:author="The Si Tran" w:date="2012-12-11T21:22:00Z">
        <w:r>
          <w:t>Chương 7</w:t>
        </w:r>
      </w:ins>
      <w:ins w:id="982" w:author="superchickend" w:date="2012-12-16T15:03:00Z">
        <w:r w:rsidR="006A6E25">
          <w:t>.</w:t>
        </w:r>
      </w:ins>
      <w:ins w:id="983" w:author="The Si Tran" w:date="2012-12-11T21:22:00Z">
        <w:r w:rsidR="00946BC5">
          <w:t xml:space="preserve"> KẾT LUẬN tổng kết báo cáo và trình bày hướng phát triển của đề tài.</w:t>
        </w:r>
      </w:ins>
    </w:p>
    <w:p w14:paraId="75009931" w14:textId="7D75B194" w:rsidR="0087598C" w:rsidRDefault="0087598C">
      <w:pPr>
        <w:rPr>
          <w:ins w:id="984" w:author="The Si Tran" w:date="2012-12-11T21:22:00Z"/>
        </w:rPr>
        <w:pPrChange w:id="985" w:author="The Si Tran" w:date="2012-12-14T07:20:00Z">
          <w:pPr>
            <w:ind w:firstLine="720"/>
          </w:pPr>
        </w:pPrChange>
      </w:pPr>
      <w:ins w:id="986" w:author="superchickend" w:date="2012-12-12T08:20:00Z">
        <w:del w:id="987" w:author="The Si Tran" w:date="2012-12-14T07:20:00Z">
          <w:r w:rsidDel="00516C62">
            <w:br w:type="page"/>
          </w:r>
        </w:del>
      </w:ins>
    </w:p>
    <w:p w14:paraId="3301E4E9" w14:textId="3B97D996" w:rsidR="00946BC5" w:rsidRPr="0095710D" w:rsidDel="00395324" w:rsidRDefault="007B33EC" w:rsidP="004D65BA">
      <w:pPr>
        <w:ind w:firstLine="720"/>
        <w:rPr>
          <w:del w:id="988" w:author="The Si Tran" w:date="2012-12-12T08:06:00Z"/>
          <w:sz w:val="32"/>
          <w:szCs w:val="32"/>
          <w:rPrChange w:id="989" w:author="The Si Tran" w:date="2012-12-12T13:54:00Z">
            <w:rPr>
              <w:del w:id="990" w:author="The Si Tran" w:date="2012-12-12T08:06:00Z"/>
              <w:szCs w:val="26"/>
            </w:rPr>
          </w:rPrChange>
        </w:rPr>
      </w:pPr>
      <w:bookmarkStart w:id="991" w:name="_Toc343083528"/>
      <w:bookmarkStart w:id="992" w:name="_Toc343083742"/>
      <w:bookmarkStart w:id="993" w:name="_Toc343083953"/>
      <w:bookmarkStart w:id="994" w:name="_Toc343220712"/>
      <w:bookmarkStart w:id="995" w:name="_Toc343232216"/>
      <w:bookmarkStart w:id="996" w:name="_Toc343232629"/>
      <w:bookmarkStart w:id="997" w:name="_Toc343232914"/>
      <w:bookmarkStart w:id="998" w:name="_Toc343415419"/>
      <w:bookmarkStart w:id="999" w:name="_Toc343415715"/>
      <w:bookmarkEnd w:id="991"/>
      <w:bookmarkEnd w:id="992"/>
      <w:bookmarkEnd w:id="993"/>
      <w:bookmarkEnd w:id="994"/>
      <w:bookmarkEnd w:id="995"/>
      <w:bookmarkEnd w:id="996"/>
      <w:bookmarkEnd w:id="997"/>
      <w:bookmarkEnd w:id="998"/>
      <w:bookmarkEnd w:id="999"/>
      <w:ins w:id="1000" w:author="superchickend" w:date="2012-12-16T14:57:00Z">
        <w:r>
          <w:lastRenderedPageBreak/>
          <w:t xml:space="preserve">    </w:t>
        </w:r>
      </w:ins>
      <w:bookmarkStart w:id="1001" w:name="_Toc343452374"/>
      <w:bookmarkStart w:id="1002" w:name="_Toc343461164"/>
      <w:bookmarkStart w:id="1003" w:name="_Toc343494051"/>
      <w:bookmarkStart w:id="1004" w:name="_Toc343494263"/>
      <w:bookmarkStart w:id="1005" w:name="_Toc343495036"/>
      <w:bookmarkStart w:id="1006" w:name="_Toc343660263"/>
      <w:bookmarkStart w:id="1007" w:name="_Toc343660477"/>
      <w:bookmarkStart w:id="1008" w:name="_Toc343711105"/>
      <w:bookmarkEnd w:id="1001"/>
      <w:bookmarkEnd w:id="1002"/>
      <w:bookmarkEnd w:id="1003"/>
      <w:bookmarkEnd w:id="1004"/>
      <w:bookmarkEnd w:id="1005"/>
      <w:bookmarkEnd w:id="1006"/>
      <w:bookmarkEnd w:id="1007"/>
      <w:bookmarkEnd w:id="1008"/>
    </w:p>
    <w:p w14:paraId="6AB79F13" w14:textId="77777777" w:rsidR="004D65BA" w:rsidRPr="0095710D" w:rsidDel="00CA2190" w:rsidRDefault="004D65BA" w:rsidP="004D65BA">
      <w:pPr>
        <w:ind w:firstLine="720"/>
        <w:rPr>
          <w:del w:id="1009" w:author="The Si Tran" w:date="2012-12-11T21:24:00Z"/>
          <w:sz w:val="32"/>
          <w:szCs w:val="32"/>
          <w:rPrChange w:id="1010" w:author="The Si Tran" w:date="2012-12-12T13:54:00Z">
            <w:rPr>
              <w:del w:id="1011" w:author="The Si Tran" w:date="2012-12-11T21:24:00Z"/>
              <w:szCs w:val="26"/>
            </w:rPr>
          </w:rPrChange>
        </w:rPr>
      </w:pPr>
      <w:del w:id="1012" w:author="The Si Tran" w:date="2012-12-11T21:24:00Z">
        <w:r w:rsidRPr="0095710D" w:rsidDel="00CA2190">
          <w:rPr>
            <w:b/>
            <w:sz w:val="32"/>
            <w:szCs w:val="32"/>
            <w:rPrChange w:id="1013" w:author="The Si Tran" w:date="2012-12-12T13:54:00Z">
              <w:rPr>
                <w:b/>
                <w:szCs w:val="26"/>
              </w:rPr>
            </w:rPrChange>
          </w:rPr>
          <w:delText xml:space="preserve">Chương 1: </w:delText>
        </w:r>
        <w:r w:rsidRPr="0095710D" w:rsidDel="00CA2190">
          <w:rPr>
            <w:sz w:val="32"/>
            <w:szCs w:val="32"/>
            <w:rPrChange w:id="1014" w:author="The Si Tran" w:date="2012-12-12T13:54:00Z">
              <w:rPr>
                <w:szCs w:val="26"/>
              </w:rPr>
            </w:rPrChange>
          </w:rPr>
          <w:delText>Giới thiệu về bài toán và nhiệm vụ đề tài.</w:delText>
        </w:r>
        <w:bookmarkStart w:id="1015" w:name="_Toc343083529"/>
        <w:bookmarkStart w:id="1016" w:name="_Toc343083743"/>
        <w:bookmarkStart w:id="1017" w:name="_Toc343083954"/>
        <w:bookmarkStart w:id="1018" w:name="_Toc343220713"/>
        <w:bookmarkStart w:id="1019" w:name="_Toc343232217"/>
        <w:bookmarkStart w:id="1020" w:name="_Toc343232630"/>
        <w:bookmarkStart w:id="1021" w:name="_Toc343232915"/>
        <w:bookmarkStart w:id="1022" w:name="_Toc343415420"/>
        <w:bookmarkStart w:id="1023" w:name="_Toc343415716"/>
        <w:bookmarkStart w:id="1024" w:name="_Toc343452375"/>
        <w:bookmarkStart w:id="1025" w:name="_Toc343461165"/>
        <w:bookmarkStart w:id="1026" w:name="_Toc343494052"/>
        <w:bookmarkStart w:id="1027" w:name="_Toc343494264"/>
        <w:bookmarkStart w:id="1028" w:name="_Toc343495037"/>
        <w:bookmarkStart w:id="1029" w:name="_Toc343660264"/>
        <w:bookmarkStart w:id="1030" w:name="_Toc343660478"/>
        <w:bookmarkStart w:id="1031" w:name="_Toc343711106"/>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del>
    </w:p>
    <w:p w14:paraId="215E9357" w14:textId="77777777" w:rsidR="004D65BA" w:rsidRPr="0095710D" w:rsidDel="00CA2190" w:rsidRDefault="004D65BA" w:rsidP="004D65BA">
      <w:pPr>
        <w:ind w:firstLine="720"/>
        <w:rPr>
          <w:del w:id="1032" w:author="The Si Tran" w:date="2012-12-11T21:24:00Z"/>
          <w:sz w:val="32"/>
          <w:szCs w:val="32"/>
          <w:rPrChange w:id="1033" w:author="The Si Tran" w:date="2012-12-12T13:54:00Z">
            <w:rPr>
              <w:del w:id="1034" w:author="The Si Tran" w:date="2012-12-11T21:24:00Z"/>
              <w:szCs w:val="26"/>
            </w:rPr>
          </w:rPrChange>
        </w:rPr>
      </w:pPr>
      <w:del w:id="1035" w:author="The Si Tran" w:date="2012-12-11T21:24:00Z">
        <w:r w:rsidRPr="0095710D" w:rsidDel="00CA2190">
          <w:rPr>
            <w:sz w:val="32"/>
            <w:szCs w:val="32"/>
            <w:rPrChange w:id="1036" w:author="The Si Tran" w:date="2012-12-12T13:54:00Z">
              <w:rPr>
                <w:szCs w:val="26"/>
              </w:rPr>
            </w:rPrChange>
          </w:rPr>
          <w:delText>Chương 2: Chuỗi thời gian và các thành phần của chuỗi thời gian</w:delText>
        </w:r>
        <w:bookmarkStart w:id="1037" w:name="_Toc343083530"/>
        <w:bookmarkStart w:id="1038" w:name="_Toc343083744"/>
        <w:bookmarkStart w:id="1039" w:name="_Toc343083955"/>
        <w:bookmarkStart w:id="1040" w:name="_Toc343220714"/>
        <w:bookmarkStart w:id="1041" w:name="_Toc343232218"/>
        <w:bookmarkStart w:id="1042" w:name="_Toc343232631"/>
        <w:bookmarkStart w:id="1043" w:name="_Toc343232916"/>
        <w:bookmarkStart w:id="1044" w:name="_Toc343415421"/>
        <w:bookmarkStart w:id="1045" w:name="_Toc343415717"/>
        <w:bookmarkStart w:id="1046" w:name="_Toc343452376"/>
        <w:bookmarkStart w:id="1047" w:name="_Toc343461166"/>
        <w:bookmarkStart w:id="1048" w:name="_Toc343494053"/>
        <w:bookmarkStart w:id="1049" w:name="_Toc343494265"/>
        <w:bookmarkStart w:id="1050" w:name="_Toc343495038"/>
        <w:bookmarkStart w:id="1051" w:name="_Toc343660265"/>
        <w:bookmarkStart w:id="1052" w:name="_Toc343660479"/>
        <w:bookmarkStart w:id="1053" w:name="_Toc343711107"/>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4447389D" w14:textId="77777777" w:rsidR="004D65BA" w:rsidRPr="0095710D" w:rsidDel="00CA2190" w:rsidRDefault="004D65BA" w:rsidP="004D65BA">
      <w:pPr>
        <w:ind w:firstLine="720"/>
        <w:rPr>
          <w:del w:id="1054" w:author="The Si Tran" w:date="2012-12-11T21:24:00Z"/>
          <w:sz w:val="32"/>
          <w:szCs w:val="32"/>
          <w:rPrChange w:id="1055" w:author="The Si Tran" w:date="2012-12-12T13:54:00Z">
            <w:rPr>
              <w:del w:id="1056" w:author="The Si Tran" w:date="2012-12-11T21:24:00Z"/>
              <w:szCs w:val="26"/>
            </w:rPr>
          </w:rPrChange>
        </w:rPr>
      </w:pPr>
      <w:del w:id="1057" w:author="The Si Tran" w:date="2012-12-11T21:24:00Z">
        <w:r w:rsidRPr="0095710D" w:rsidDel="00CA2190">
          <w:rPr>
            <w:sz w:val="32"/>
            <w:szCs w:val="32"/>
            <w:rPrChange w:id="1058" w:author="The Si Tran" w:date="2012-12-12T13:54:00Z">
              <w:rPr>
                <w:szCs w:val="26"/>
              </w:rPr>
            </w:rPrChange>
          </w:rPr>
          <w:delText>Chương 3: Mô hình ARIMA</w:delText>
        </w:r>
        <w:bookmarkStart w:id="1059" w:name="_Toc343083531"/>
        <w:bookmarkStart w:id="1060" w:name="_Toc343083745"/>
        <w:bookmarkStart w:id="1061" w:name="_Toc343083956"/>
        <w:bookmarkStart w:id="1062" w:name="_Toc343220715"/>
        <w:bookmarkStart w:id="1063" w:name="_Toc343232219"/>
        <w:bookmarkStart w:id="1064" w:name="_Toc343232632"/>
        <w:bookmarkStart w:id="1065" w:name="_Toc343232917"/>
        <w:bookmarkStart w:id="1066" w:name="_Toc343415422"/>
        <w:bookmarkStart w:id="1067" w:name="_Toc343415718"/>
        <w:bookmarkStart w:id="1068" w:name="_Toc343452377"/>
        <w:bookmarkStart w:id="1069" w:name="_Toc343461167"/>
        <w:bookmarkStart w:id="1070" w:name="_Toc343494054"/>
        <w:bookmarkStart w:id="1071" w:name="_Toc343494266"/>
        <w:bookmarkStart w:id="1072" w:name="_Toc343495039"/>
        <w:bookmarkStart w:id="1073" w:name="_Toc343660266"/>
        <w:bookmarkStart w:id="1074" w:name="_Toc343660480"/>
        <w:bookmarkStart w:id="1075" w:name="_Toc34371110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del>
    </w:p>
    <w:p w14:paraId="7B53A7DD" w14:textId="77777777" w:rsidR="004D65BA" w:rsidRPr="0095710D" w:rsidDel="00CA2190" w:rsidRDefault="004D65BA" w:rsidP="004D65BA">
      <w:pPr>
        <w:ind w:firstLine="720"/>
        <w:rPr>
          <w:del w:id="1076" w:author="The Si Tran" w:date="2012-12-11T21:24:00Z"/>
          <w:sz w:val="32"/>
          <w:szCs w:val="32"/>
          <w:rPrChange w:id="1077" w:author="The Si Tran" w:date="2012-12-12T13:54:00Z">
            <w:rPr>
              <w:del w:id="1078" w:author="The Si Tran" w:date="2012-12-11T21:24:00Z"/>
              <w:szCs w:val="26"/>
            </w:rPr>
          </w:rPrChange>
        </w:rPr>
      </w:pPr>
      <w:del w:id="1079" w:author="The Si Tran" w:date="2012-12-11T21:24:00Z">
        <w:r w:rsidRPr="0095710D" w:rsidDel="00CA2190">
          <w:rPr>
            <w:sz w:val="32"/>
            <w:szCs w:val="32"/>
            <w:rPrChange w:id="1080" w:author="The Si Tran" w:date="2012-12-12T13:54:00Z">
              <w:rPr>
                <w:szCs w:val="26"/>
              </w:rPr>
            </w:rPrChange>
          </w:rPr>
          <w:delText>Chương 4: Mô hình ANN</w:delText>
        </w:r>
        <w:bookmarkStart w:id="1081" w:name="_Toc343083532"/>
        <w:bookmarkStart w:id="1082" w:name="_Toc343083746"/>
        <w:bookmarkStart w:id="1083" w:name="_Toc343083957"/>
        <w:bookmarkStart w:id="1084" w:name="_Toc343220716"/>
        <w:bookmarkStart w:id="1085" w:name="_Toc343232220"/>
        <w:bookmarkStart w:id="1086" w:name="_Toc343232633"/>
        <w:bookmarkStart w:id="1087" w:name="_Toc343232918"/>
        <w:bookmarkStart w:id="1088" w:name="_Toc343415423"/>
        <w:bookmarkStart w:id="1089" w:name="_Toc343415719"/>
        <w:bookmarkStart w:id="1090" w:name="_Toc343452378"/>
        <w:bookmarkStart w:id="1091" w:name="_Toc343461168"/>
        <w:bookmarkStart w:id="1092" w:name="_Toc343494055"/>
        <w:bookmarkStart w:id="1093" w:name="_Toc343494267"/>
        <w:bookmarkStart w:id="1094" w:name="_Toc343495040"/>
        <w:bookmarkStart w:id="1095" w:name="_Toc343660267"/>
        <w:bookmarkStart w:id="1096" w:name="_Toc343660481"/>
        <w:bookmarkStart w:id="1097" w:name="_Toc343711109"/>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del>
    </w:p>
    <w:p w14:paraId="535BB867" w14:textId="77777777" w:rsidR="004D65BA" w:rsidRPr="0095710D" w:rsidDel="00CA2190" w:rsidRDefault="004D65BA" w:rsidP="004D65BA">
      <w:pPr>
        <w:ind w:firstLine="720"/>
        <w:rPr>
          <w:del w:id="1098" w:author="The Si Tran" w:date="2012-12-11T21:24:00Z"/>
          <w:sz w:val="32"/>
          <w:szCs w:val="32"/>
          <w:rPrChange w:id="1099" w:author="The Si Tran" w:date="2012-12-12T13:54:00Z">
            <w:rPr>
              <w:del w:id="1100" w:author="The Si Tran" w:date="2012-12-11T21:24:00Z"/>
              <w:szCs w:val="26"/>
            </w:rPr>
          </w:rPrChange>
        </w:rPr>
      </w:pPr>
      <w:del w:id="1101" w:author="The Si Tran" w:date="2012-12-11T21:24:00Z">
        <w:r w:rsidRPr="0095710D" w:rsidDel="00CA2190">
          <w:rPr>
            <w:sz w:val="32"/>
            <w:szCs w:val="32"/>
            <w:rPrChange w:id="1102" w:author="The Si Tran" w:date="2012-12-12T13:54:00Z">
              <w:rPr>
                <w:szCs w:val="26"/>
              </w:rPr>
            </w:rPrChange>
          </w:rPr>
          <w:delText>Chương 5: Mô hình kết hợp giữa ARIMA và ANN</w:delText>
        </w:r>
        <w:bookmarkStart w:id="1103" w:name="_Toc343083533"/>
        <w:bookmarkStart w:id="1104" w:name="_Toc343083747"/>
        <w:bookmarkStart w:id="1105" w:name="_Toc343083958"/>
        <w:bookmarkStart w:id="1106" w:name="_Toc343220717"/>
        <w:bookmarkStart w:id="1107" w:name="_Toc343232221"/>
        <w:bookmarkStart w:id="1108" w:name="_Toc343232634"/>
        <w:bookmarkStart w:id="1109" w:name="_Toc343232919"/>
        <w:bookmarkStart w:id="1110" w:name="_Toc343415424"/>
        <w:bookmarkStart w:id="1111" w:name="_Toc343415720"/>
        <w:bookmarkStart w:id="1112" w:name="_Toc343452379"/>
        <w:bookmarkStart w:id="1113" w:name="_Toc343461169"/>
        <w:bookmarkStart w:id="1114" w:name="_Toc343494056"/>
        <w:bookmarkStart w:id="1115" w:name="_Toc343494268"/>
        <w:bookmarkStart w:id="1116" w:name="_Toc343495041"/>
        <w:bookmarkStart w:id="1117" w:name="_Toc343660268"/>
        <w:bookmarkStart w:id="1118" w:name="_Toc343660482"/>
        <w:bookmarkStart w:id="1119" w:name="_Toc343711110"/>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del>
    </w:p>
    <w:p w14:paraId="00BE2FA6" w14:textId="77777777" w:rsidR="004D65BA" w:rsidRPr="0095710D" w:rsidDel="00CA2190" w:rsidRDefault="004D65BA" w:rsidP="004D65BA">
      <w:pPr>
        <w:ind w:firstLine="720"/>
        <w:rPr>
          <w:del w:id="1120" w:author="The Si Tran" w:date="2012-12-11T21:24:00Z"/>
          <w:sz w:val="32"/>
          <w:szCs w:val="32"/>
          <w:rPrChange w:id="1121" w:author="The Si Tran" w:date="2012-12-12T13:54:00Z">
            <w:rPr>
              <w:del w:id="1122" w:author="The Si Tran" w:date="2012-12-11T21:24:00Z"/>
              <w:szCs w:val="26"/>
            </w:rPr>
          </w:rPrChange>
        </w:rPr>
      </w:pPr>
      <w:del w:id="1123" w:author="The Si Tran" w:date="2012-12-11T21:24:00Z">
        <w:r w:rsidRPr="0095710D" w:rsidDel="00CA2190">
          <w:rPr>
            <w:sz w:val="32"/>
            <w:szCs w:val="32"/>
            <w:rPrChange w:id="1124" w:author="The Si Tran" w:date="2012-12-12T13:54:00Z">
              <w:rPr>
                <w:szCs w:val="26"/>
              </w:rPr>
            </w:rPrChange>
          </w:rPr>
          <w:delText>Chương 6: Kết quả thực nghiệm</w:delText>
        </w:r>
        <w:bookmarkStart w:id="1125" w:name="_Toc343083534"/>
        <w:bookmarkStart w:id="1126" w:name="_Toc343083748"/>
        <w:bookmarkStart w:id="1127" w:name="_Toc343083959"/>
        <w:bookmarkStart w:id="1128" w:name="_Toc343220718"/>
        <w:bookmarkStart w:id="1129" w:name="_Toc343232222"/>
        <w:bookmarkStart w:id="1130" w:name="_Toc343232635"/>
        <w:bookmarkStart w:id="1131" w:name="_Toc343232920"/>
        <w:bookmarkStart w:id="1132" w:name="_Toc343415425"/>
        <w:bookmarkStart w:id="1133" w:name="_Toc343415721"/>
        <w:bookmarkStart w:id="1134" w:name="_Toc343452380"/>
        <w:bookmarkStart w:id="1135" w:name="_Toc343461170"/>
        <w:bookmarkStart w:id="1136" w:name="_Toc343494057"/>
        <w:bookmarkStart w:id="1137" w:name="_Toc343494269"/>
        <w:bookmarkStart w:id="1138" w:name="_Toc343495042"/>
        <w:bookmarkStart w:id="1139" w:name="_Toc343660269"/>
        <w:bookmarkStart w:id="1140" w:name="_Toc343660483"/>
        <w:bookmarkStart w:id="1141" w:name="_Toc343711111"/>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del>
    </w:p>
    <w:p w14:paraId="1B3699D2" w14:textId="77777777" w:rsidR="004D65BA" w:rsidRPr="0095710D" w:rsidDel="00CA2190" w:rsidRDefault="004D65BA" w:rsidP="004D65BA">
      <w:pPr>
        <w:ind w:firstLine="720"/>
        <w:rPr>
          <w:del w:id="1142" w:author="The Si Tran" w:date="2012-12-11T21:24:00Z"/>
          <w:sz w:val="32"/>
          <w:szCs w:val="32"/>
          <w:rPrChange w:id="1143" w:author="The Si Tran" w:date="2012-12-12T13:54:00Z">
            <w:rPr>
              <w:del w:id="1144" w:author="The Si Tran" w:date="2012-12-11T21:24:00Z"/>
              <w:szCs w:val="26"/>
            </w:rPr>
          </w:rPrChange>
        </w:rPr>
      </w:pPr>
      <w:del w:id="1145" w:author="The Si Tran" w:date="2012-12-11T21:24:00Z">
        <w:r w:rsidRPr="0095710D" w:rsidDel="00CA2190">
          <w:rPr>
            <w:b/>
            <w:sz w:val="32"/>
            <w:szCs w:val="32"/>
            <w:rPrChange w:id="1146" w:author="The Si Tran" w:date="2012-12-12T13:54:00Z">
              <w:rPr>
                <w:b/>
                <w:szCs w:val="26"/>
              </w:rPr>
            </w:rPrChange>
          </w:rPr>
          <w:delText xml:space="preserve">Chương 7: </w:delText>
        </w:r>
        <w:r w:rsidRPr="0095710D" w:rsidDel="00CA2190">
          <w:rPr>
            <w:sz w:val="32"/>
            <w:szCs w:val="32"/>
            <w:rPrChange w:id="1147" w:author="The Si Tran" w:date="2012-12-12T13:54:00Z">
              <w:rPr>
                <w:szCs w:val="26"/>
              </w:rPr>
            </w:rPrChange>
          </w:rPr>
          <w:delText>Kết luận về kết quả đạt được và hướng phát triển tương lai.</w:delText>
        </w:r>
        <w:bookmarkStart w:id="1148" w:name="_Toc343083535"/>
        <w:bookmarkStart w:id="1149" w:name="_Toc343083749"/>
        <w:bookmarkStart w:id="1150" w:name="_Toc343083960"/>
        <w:bookmarkStart w:id="1151" w:name="_Toc343220719"/>
        <w:bookmarkStart w:id="1152" w:name="_Toc343232223"/>
        <w:bookmarkStart w:id="1153" w:name="_Toc343232636"/>
        <w:bookmarkStart w:id="1154" w:name="_Toc343232921"/>
        <w:bookmarkStart w:id="1155" w:name="_Toc343415426"/>
        <w:bookmarkStart w:id="1156" w:name="_Toc343415722"/>
        <w:bookmarkStart w:id="1157" w:name="_Toc343452381"/>
        <w:bookmarkStart w:id="1158" w:name="_Toc343461171"/>
        <w:bookmarkStart w:id="1159" w:name="_Toc343494058"/>
        <w:bookmarkStart w:id="1160" w:name="_Toc343494270"/>
        <w:bookmarkStart w:id="1161" w:name="_Toc343495043"/>
        <w:bookmarkStart w:id="1162" w:name="_Toc343660270"/>
        <w:bookmarkStart w:id="1163" w:name="_Toc343660484"/>
        <w:bookmarkStart w:id="1164" w:name="_Toc34371111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del>
    </w:p>
    <w:p w14:paraId="18B7CEB5" w14:textId="77777777" w:rsidR="00AA4819" w:rsidRPr="0095710D" w:rsidDel="00726875" w:rsidRDefault="00AA4819" w:rsidP="004D65BA">
      <w:pPr>
        <w:ind w:firstLine="720"/>
        <w:rPr>
          <w:del w:id="1165" w:author="The Si Tran" w:date="2012-12-12T07:57:00Z"/>
          <w:sz w:val="32"/>
          <w:szCs w:val="32"/>
          <w:rPrChange w:id="1166" w:author="The Si Tran" w:date="2012-12-12T13:54:00Z">
            <w:rPr>
              <w:del w:id="1167" w:author="The Si Tran" w:date="2012-12-12T07:57:00Z"/>
              <w:szCs w:val="26"/>
            </w:rPr>
          </w:rPrChange>
        </w:rPr>
      </w:pPr>
      <w:bookmarkStart w:id="1168" w:name="_Toc343083536"/>
      <w:bookmarkStart w:id="1169" w:name="_Toc343083750"/>
      <w:bookmarkStart w:id="1170" w:name="_Toc343083961"/>
      <w:bookmarkStart w:id="1171" w:name="_Toc343220720"/>
      <w:bookmarkStart w:id="1172" w:name="_Toc343232224"/>
      <w:bookmarkStart w:id="1173" w:name="_Toc343232637"/>
      <w:bookmarkStart w:id="1174" w:name="_Toc343232922"/>
      <w:bookmarkStart w:id="1175" w:name="_Toc343415427"/>
      <w:bookmarkStart w:id="1176" w:name="_Toc343415723"/>
      <w:bookmarkStart w:id="1177" w:name="_Toc343452382"/>
      <w:bookmarkStart w:id="1178" w:name="_Toc343461172"/>
      <w:bookmarkStart w:id="1179" w:name="_Toc343494059"/>
      <w:bookmarkStart w:id="1180" w:name="_Toc343494271"/>
      <w:bookmarkStart w:id="1181" w:name="_Toc343495044"/>
      <w:bookmarkStart w:id="1182" w:name="_Toc343660271"/>
      <w:bookmarkStart w:id="1183" w:name="_Toc343660485"/>
      <w:bookmarkStart w:id="1184" w:name="_Toc343711113"/>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5E81A452" w14:textId="54F7A593" w:rsidR="00AA4819" w:rsidRDefault="00AA4819" w:rsidP="00AA4819">
      <w:pPr>
        <w:pStyle w:val="Heading1"/>
        <w:rPr>
          <w:ins w:id="1185" w:author="The Si Tran" w:date="2012-12-16T09:42:00Z"/>
        </w:rPr>
      </w:pPr>
      <w:del w:id="1186" w:author="superchickend" w:date="2012-12-16T14:57:00Z">
        <w:r w:rsidRPr="0095710D" w:rsidDel="007B33EC">
          <w:delText xml:space="preserve">: </w:delText>
        </w:r>
      </w:del>
      <w:del w:id="1187" w:author="The Si Tran" w:date="2012-12-12T13:53:00Z">
        <w:r w:rsidRPr="0095710D" w:rsidDel="007529B1">
          <w:delText>Chuỗi thời gian và các thành phần của chuỗi thời gian</w:delText>
        </w:r>
      </w:del>
      <w:bookmarkStart w:id="1188" w:name="_Toc343711114"/>
      <w:ins w:id="1189" w:author="The Si Tran" w:date="2012-12-12T13:53:00Z">
        <w:r w:rsidR="007529B1" w:rsidRPr="0095710D">
          <w:rPr>
            <w:rPrChange w:id="1190" w:author="The Si Tran" w:date="2012-12-12T13:54:00Z">
              <w:rPr>
                <w:rFonts w:cs="Times New Roman"/>
                <w:b w:val="0"/>
                <w:bCs w:val="0"/>
                <w:kern w:val="0"/>
                <w:sz w:val="26"/>
                <w:szCs w:val="26"/>
              </w:rPr>
            </w:rPrChange>
          </w:rPr>
          <w:t xml:space="preserve">CHUỖI THỜI GIAN VÀ CÁC THÀNH PHẦN </w:t>
        </w:r>
      </w:ins>
      <w:ins w:id="1191" w:author="The Si Tran" w:date="2012-12-12T13:54:00Z">
        <w:r w:rsidR="007529B1" w:rsidRPr="0095710D">
          <w:rPr>
            <w:rPrChange w:id="1192" w:author="The Si Tran" w:date="2012-12-12T13:54:00Z">
              <w:rPr>
                <w:rFonts w:cs="Times New Roman"/>
                <w:b w:val="0"/>
                <w:bCs w:val="0"/>
                <w:kern w:val="0"/>
                <w:sz w:val="26"/>
                <w:szCs w:val="26"/>
              </w:rPr>
            </w:rPrChange>
          </w:rPr>
          <w:t xml:space="preserve">CỦA </w:t>
        </w:r>
      </w:ins>
      <w:ins w:id="1193" w:author="The Si Tran" w:date="2012-12-12T13:53:00Z">
        <w:r w:rsidR="007529B1" w:rsidRPr="0095710D">
          <w:rPr>
            <w:rPrChange w:id="1194" w:author="The Si Tran" w:date="2012-12-12T13:54:00Z">
              <w:rPr>
                <w:rFonts w:cs="Times New Roman"/>
                <w:b w:val="0"/>
                <w:bCs w:val="0"/>
                <w:kern w:val="0"/>
                <w:sz w:val="26"/>
                <w:szCs w:val="26"/>
              </w:rPr>
            </w:rPrChange>
          </w:rPr>
          <w:t>CHUỖI THỜI GIAN</w:t>
        </w:r>
      </w:ins>
      <w:bookmarkEnd w:id="1188"/>
    </w:p>
    <w:p w14:paraId="3E498819" w14:textId="27792421" w:rsidR="00E231FB" w:rsidRPr="002F74DC" w:rsidRDefault="00E231FB">
      <w:pPr>
        <w:pPrChange w:id="1195" w:author="The Si Tran" w:date="2012-12-16T09:42:00Z">
          <w:pPr>
            <w:pStyle w:val="Heading1"/>
          </w:pPr>
        </w:pPrChange>
      </w:pPr>
      <w:ins w:id="1196"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197" w:author="The Si Tran" w:date="2012-12-16T09:42:00Z">
        <w:r>
          <w:t xml:space="preserve">. Mục đích là </w:t>
        </w:r>
      </w:ins>
      <w:r w:rsidR="00330CA0">
        <w:t>giúp</w:t>
      </w:r>
      <w:ins w:id="1198" w:author="The Si Tran" w:date="2012-12-16T09:42:00Z">
        <w:r>
          <w:t xml:space="preserve"> người đọc nắm được tổng quan về chuỗi dữ liệu thời gian, thành phần của chuỗi thời gian</w:t>
        </w:r>
      </w:ins>
      <w:r w:rsidR="00330CA0">
        <w:t xml:space="preserve"> và</w:t>
      </w:r>
      <w:ins w:id="1199"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00" w:author="The Si Tran" w:date="2012-12-05T23:02:00Z">
            <w:rPr/>
          </w:rPrChange>
        </w:rPr>
      </w:pPr>
      <w:bookmarkStart w:id="1201" w:name="_Toc343711115"/>
      <w:r w:rsidRPr="0049233F">
        <w:rPr>
          <w:sz w:val="26"/>
          <w:szCs w:val="26"/>
          <w:rPrChange w:id="1202" w:author="The Si Tran" w:date="2012-12-05T23:02:00Z">
            <w:rPr>
              <w:iCs w:val="0"/>
              <w:kern w:val="32"/>
              <w:sz w:val="32"/>
              <w:szCs w:val="32"/>
            </w:rPr>
          </w:rPrChange>
        </w:rPr>
        <w:t>Chuỗi thời gian</w:t>
      </w:r>
      <w:bookmarkEnd w:id="1201"/>
      <w:del w:id="1203" w:author="The Si Tran" w:date="2012-12-11T21:05:00Z">
        <w:r w:rsidRPr="0049233F" w:rsidDel="006C2050">
          <w:rPr>
            <w:sz w:val="26"/>
            <w:szCs w:val="26"/>
            <w:rPrChange w:id="1204" w:author="The Si Tran" w:date="2012-12-05T23:02:00Z">
              <w:rPr>
                <w:iCs w:val="0"/>
                <w:kern w:val="32"/>
                <w:sz w:val="32"/>
                <w:szCs w:val="32"/>
              </w:rPr>
            </w:rPrChange>
          </w:rPr>
          <w:delText>:</w:delText>
        </w:r>
      </w:del>
    </w:p>
    <w:p w14:paraId="7693E365" w14:textId="77777777" w:rsidR="00024D6E" w:rsidRPr="0049233F" w:rsidRDefault="00387D5F">
      <w:pPr>
        <w:rPr>
          <w:rPrChange w:id="1205" w:author="The Si Tran" w:date="2012-12-05T23:02:00Z">
            <w:rPr>
              <w:sz w:val="28"/>
              <w:szCs w:val="28"/>
            </w:rPr>
          </w:rPrChange>
        </w:rPr>
        <w:pPrChange w:id="1206" w:author="The Si Tran" w:date="2012-12-14T07:21:00Z">
          <w:pPr>
            <w:ind w:firstLine="720"/>
          </w:pPr>
        </w:pPrChange>
      </w:pPr>
      <w:r w:rsidRPr="0049233F">
        <w:rPr>
          <w:rPrChange w:id="1207" w:author="The Si Tran" w:date="2012-12-05T23:02:00Z">
            <w:rPr>
              <w:rFonts w:cs="Arial"/>
              <w:b/>
              <w:bCs/>
              <w:kern w:val="32"/>
              <w:sz w:val="28"/>
              <w:szCs w:val="28"/>
            </w:rPr>
          </w:rPrChange>
        </w:rPr>
        <w:t xml:space="preserve">Dữ liệu chuỗi thời gian </w:t>
      </w:r>
      <w:r w:rsidR="00024D6E" w:rsidRPr="0049233F">
        <w:rPr>
          <w:rPrChange w:id="1208"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09" w:author="The Si Tran" w:date="2012-12-14T07:21:00Z"/>
          <w:rPrChange w:id="1210" w:author="The Si Tran" w:date="2012-12-05T23:02:00Z">
            <w:rPr>
              <w:del w:id="1211" w:author="The Si Tran" w:date="2012-12-14T07:21:00Z"/>
              <w:sz w:val="28"/>
              <w:szCs w:val="28"/>
            </w:rPr>
          </w:rPrChange>
        </w:rPr>
        <w:pPrChange w:id="1212" w:author="The Si Tran" w:date="2012-12-14T07:21:00Z">
          <w:pPr>
            <w:ind w:firstLine="720"/>
          </w:pPr>
        </w:pPrChange>
      </w:pPr>
      <w:del w:id="1213" w:author="The Si Tran" w:date="2012-12-14T04:19:00Z">
        <w:r w:rsidRPr="0049233F" w:rsidDel="00454557">
          <w:rPr>
            <w:rPrChange w:id="1214" w:author="The Si Tran" w:date="2012-12-05T23:02:00Z">
              <w:rPr>
                <w:rFonts w:cs="Arial"/>
                <w:b/>
                <w:bCs/>
                <w:kern w:val="32"/>
                <w:sz w:val="28"/>
                <w:szCs w:val="28"/>
              </w:rPr>
            </w:rPrChange>
          </w:rPr>
          <w:tab/>
        </w:r>
      </w:del>
      <w:r w:rsidRPr="0049233F">
        <w:rPr>
          <w:rPrChange w:id="1215" w:author="The Si Tran" w:date="2012-12-05T23:02:00Z">
            <w:rPr>
              <w:rFonts w:cs="Arial"/>
              <w:b/>
              <w:bCs/>
              <w:kern w:val="32"/>
              <w:sz w:val="28"/>
              <w:szCs w:val="28"/>
            </w:rPr>
          </w:rPrChange>
        </w:rPr>
        <w:t xml:space="preserve">Ta </w:t>
      </w:r>
      <w:r w:rsidR="005C2C13" w:rsidRPr="0049233F">
        <w:rPr>
          <w:rPrChange w:id="1216" w:author="The Si Tran" w:date="2012-12-05T23:02:00Z">
            <w:rPr>
              <w:rFonts w:cs="Arial"/>
              <w:b/>
              <w:bCs/>
              <w:kern w:val="32"/>
              <w:sz w:val="28"/>
              <w:szCs w:val="28"/>
            </w:rPr>
          </w:rPrChange>
        </w:rPr>
        <w:t xml:space="preserve">thường </w:t>
      </w:r>
      <w:r w:rsidRPr="0049233F">
        <w:rPr>
          <w:rPrChange w:id="1217" w:author="The Si Tran" w:date="2012-12-05T23:02:00Z">
            <w:rPr>
              <w:rFonts w:cs="Arial"/>
              <w:b/>
              <w:bCs/>
              <w:kern w:val="32"/>
              <w:sz w:val="28"/>
              <w:szCs w:val="28"/>
            </w:rPr>
          </w:rPrChange>
        </w:rPr>
        <w:t xml:space="preserve">ký kiệu chuỗi thời gian là </w:t>
      </w:r>
      <w:ins w:id="121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19" w:author="The Si Tran" w:date="2012-12-06T03:50:00Z">
        <w:r w:rsidRPr="0049233F" w:rsidDel="00C16A39">
          <w:rPr>
            <w:rPrChange w:id="1220" w:author="The Si Tran" w:date="2012-12-05T23:02:00Z">
              <w:rPr>
                <w:rFonts w:cs="Arial"/>
                <w:b/>
                <w:bCs/>
                <w:kern w:val="32"/>
                <w:sz w:val="28"/>
                <w:szCs w:val="28"/>
              </w:rPr>
            </w:rPrChange>
          </w:rPr>
          <w:delText>{X</w:delText>
        </w:r>
        <w:r w:rsidRPr="0049233F" w:rsidDel="00C16A39">
          <w:rPr>
            <w:vertAlign w:val="subscript"/>
            <w:rPrChange w:id="1221" w:author="The Si Tran" w:date="2012-12-05T23:02:00Z">
              <w:rPr>
                <w:rFonts w:cs="Arial"/>
                <w:b/>
                <w:bCs/>
                <w:kern w:val="32"/>
                <w:sz w:val="28"/>
                <w:szCs w:val="28"/>
                <w:vertAlign w:val="subscript"/>
              </w:rPr>
            </w:rPrChange>
          </w:rPr>
          <w:delText>t</w:delText>
        </w:r>
        <w:r w:rsidRPr="0049233F" w:rsidDel="00C16A39">
          <w:rPr>
            <w:rPrChange w:id="1222" w:author="The Si Tran" w:date="2012-12-05T23:02:00Z">
              <w:rPr>
                <w:rFonts w:cs="Arial"/>
                <w:b/>
                <w:bCs/>
                <w:kern w:val="32"/>
                <w:sz w:val="28"/>
                <w:szCs w:val="28"/>
              </w:rPr>
            </w:rPrChange>
          </w:rPr>
          <w:delText>}</w:delText>
        </w:r>
      </w:del>
      <w:r w:rsidRPr="0049233F">
        <w:rPr>
          <w:rPrChange w:id="1223" w:author="The Si Tran" w:date="2012-12-05T23:02:00Z">
            <w:rPr>
              <w:rFonts w:cs="Arial"/>
              <w:b/>
              <w:bCs/>
              <w:kern w:val="32"/>
              <w:sz w:val="28"/>
              <w:szCs w:val="28"/>
            </w:rPr>
          </w:rPrChange>
        </w:rPr>
        <w:t xml:space="preserve"> với </w:t>
      </w:r>
      <w:ins w:id="1224" w:author="The Si Tran" w:date="2012-12-06T03:50:00Z">
        <m:oMath>
          <m:r>
            <w:rPr>
              <w:rFonts w:ascii="Cambria Math" w:hAnsi="Cambria Math"/>
            </w:rPr>
            <m:t>t</m:t>
          </m:r>
        </m:oMath>
      </w:ins>
      <w:del w:id="1225" w:author="The Si Tran" w:date="2012-12-06T03:50:00Z">
        <w:r w:rsidRPr="0049233F" w:rsidDel="00C16A39">
          <w:rPr>
            <w:rPrChange w:id="1226" w:author="The Si Tran" w:date="2012-12-05T23:02:00Z">
              <w:rPr>
                <w:rFonts w:cs="Arial"/>
                <w:b/>
                <w:bCs/>
                <w:kern w:val="32"/>
                <w:sz w:val="28"/>
                <w:szCs w:val="28"/>
              </w:rPr>
            </w:rPrChange>
          </w:rPr>
          <w:delText>t</w:delText>
        </w:r>
      </w:del>
      <w:r w:rsidRPr="0049233F">
        <w:rPr>
          <w:rPrChange w:id="1227" w:author="The Si Tran" w:date="2012-12-05T23:02:00Z">
            <w:rPr>
              <w:rFonts w:cs="Arial"/>
              <w:b/>
              <w:bCs/>
              <w:kern w:val="32"/>
              <w:sz w:val="28"/>
              <w:szCs w:val="28"/>
            </w:rPr>
          </w:rPrChange>
        </w:rPr>
        <w:t xml:space="preserve"> là các số tự nhiên. </w:t>
      </w:r>
      <m:oMath>
        <m:sSub>
          <m:sSubPr>
            <m:ctrlPr>
              <w:ins w:id="1228" w:author="The Si Tran" w:date="2012-12-06T03:50:00Z">
                <w:rPr>
                  <w:rFonts w:ascii="Cambria Math" w:hAnsi="Cambria Math"/>
                  <w:i/>
                </w:rPr>
              </w:ins>
            </m:ctrlPr>
          </m:sSubPr>
          <m:e>
            <w:ins w:id="1229" w:author="The Si Tran" w:date="2012-12-06T03:50:00Z">
              <m:r>
                <w:rPr>
                  <w:rFonts w:ascii="Cambria Math" w:hAnsi="Cambria Math"/>
                </w:rPr>
                <m:t>X</m:t>
              </m:r>
            </w:ins>
          </m:e>
          <m:sub>
            <w:ins w:id="1230" w:author="The Si Tran" w:date="2012-12-06T03:50:00Z">
              <m:r>
                <w:rPr>
                  <w:rFonts w:ascii="Cambria Math" w:hAnsi="Cambria Math"/>
                </w:rPr>
                <m:t>t</m:t>
              </m:r>
            </w:ins>
          </m:sub>
        </m:sSub>
      </m:oMath>
      <w:ins w:id="1231" w:author="The Si Tran" w:date="2012-12-06T03:50:00Z">
        <w:r w:rsidR="00C16A39">
          <w:t xml:space="preserve"> </w:t>
        </w:r>
      </w:ins>
      <w:del w:id="1232" w:author="The Si Tran" w:date="2012-12-06T03:50:00Z">
        <w:r w:rsidRPr="0049233F" w:rsidDel="00C16A39">
          <w:rPr>
            <w:rPrChange w:id="1233" w:author="The Si Tran" w:date="2012-12-05T23:02:00Z">
              <w:rPr>
                <w:rFonts w:cs="Arial"/>
                <w:b/>
                <w:bCs/>
                <w:kern w:val="32"/>
                <w:sz w:val="28"/>
                <w:szCs w:val="28"/>
              </w:rPr>
            </w:rPrChange>
          </w:rPr>
          <w:delText>X</w:delText>
        </w:r>
        <w:r w:rsidRPr="0049233F" w:rsidDel="00C16A39">
          <w:rPr>
            <w:vertAlign w:val="subscript"/>
            <w:rPrChange w:id="1234" w:author="The Si Tran" w:date="2012-12-05T23:02:00Z">
              <w:rPr>
                <w:rFonts w:cs="Arial"/>
                <w:b/>
                <w:bCs/>
                <w:kern w:val="32"/>
                <w:sz w:val="28"/>
                <w:szCs w:val="28"/>
                <w:vertAlign w:val="subscript"/>
              </w:rPr>
            </w:rPrChange>
          </w:rPr>
          <w:delText>t</w:delText>
        </w:r>
        <w:r w:rsidRPr="0049233F" w:rsidDel="00C16A39">
          <w:rPr>
            <w:rPrChange w:id="1235" w:author="The Si Tran" w:date="2012-12-05T23:02:00Z">
              <w:rPr>
                <w:rFonts w:cs="Arial"/>
                <w:b/>
                <w:bCs/>
                <w:kern w:val="32"/>
                <w:sz w:val="28"/>
                <w:szCs w:val="28"/>
              </w:rPr>
            </w:rPrChange>
          </w:rPr>
          <w:delText xml:space="preserve"> </w:delText>
        </w:r>
      </w:del>
      <w:r w:rsidRPr="0049233F">
        <w:rPr>
          <w:rPrChange w:id="1236"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237"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38" w:author="The Si Tran" w:date="2012-12-05T23:02:00Z">
            <w:rPr>
              <w:rFonts w:cs="Arial"/>
              <w:b/>
              <w:bCs/>
              <w:kern w:val="32"/>
              <w:sz w:val="28"/>
              <w:szCs w:val="28"/>
            </w:rPr>
          </w:rPrChange>
        </w:rPr>
        <w:t xml:space="preserve"> hàng tháng của hãng </w:t>
      </w:r>
      <w:r w:rsidR="005C2C13" w:rsidRPr="0049233F">
        <w:rPr>
          <w:rPrChange w:id="1239" w:author="The Si Tran" w:date="2012-12-05T23:02:00Z">
            <w:rPr>
              <w:rFonts w:cs="Arial"/>
              <w:b/>
              <w:bCs/>
              <w:kern w:val="32"/>
              <w:sz w:val="28"/>
              <w:szCs w:val="28"/>
            </w:rPr>
          </w:rPrChange>
        </w:rPr>
        <w:t xml:space="preserve">hàng không </w:t>
      </w:r>
      <w:r w:rsidRPr="0049233F">
        <w:rPr>
          <w:rPrChange w:id="1240" w:author="The Si Tran" w:date="2012-12-05T23:02:00Z">
            <w:rPr>
              <w:rFonts w:cs="Arial"/>
              <w:b/>
              <w:bCs/>
              <w:kern w:val="32"/>
              <w:sz w:val="28"/>
              <w:szCs w:val="28"/>
            </w:rPr>
          </w:rPrChange>
        </w:rPr>
        <w:t>Pan Am</w:t>
      </w:r>
      <w:r w:rsidR="005C2C13" w:rsidRPr="0049233F">
        <w:rPr>
          <w:rPrChange w:id="124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42" w:author="The Si Tran" w:date="2012-12-05T23:02:00Z">
            <w:rPr>
              <w:sz w:val="28"/>
              <w:szCs w:val="28"/>
            </w:rPr>
          </w:rPrChange>
        </w:rPr>
      </w:pPr>
    </w:p>
    <w:p w14:paraId="5045DE3A" w14:textId="77777777" w:rsidR="009526E2" w:rsidRPr="009531AA" w:rsidRDefault="00024D6E">
      <w:pPr>
        <w:pStyle w:val="Canhgiua"/>
        <w:rPr>
          <w:rPrChange w:id="1243" w:author="The Si Tran" w:date="2012-12-11T23:14:00Z">
            <w:rPr>
              <w:sz w:val="28"/>
              <w:szCs w:val="28"/>
            </w:rPr>
          </w:rPrChange>
        </w:rPr>
        <w:pPrChange w:id="1244" w:author="The Si Tran" w:date="2012-12-16T16:45:00Z">
          <w:pPr/>
        </w:pPrChange>
      </w:pPr>
      <w:r w:rsidRPr="0049233F">
        <w:rPr>
          <w:noProof/>
          <w:rPrChange w:id="1245" w:author="Unknown">
            <w:rPr>
              <w:rFonts w:cs="Arial"/>
              <w:b/>
              <w:bCs/>
              <w:noProof/>
              <w:kern w:val="32"/>
              <w:sz w:val="28"/>
              <w:szCs w:val="28"/>
            </w:rPr>
          </w:rPrChange>
        </w:rPr>
        <w:drawing>
          <wp:inline distT="0" distB="0" distL="0" distR="0" wp14:anchorId="3BED6EB7" wp14:editId="5DB077E3">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46" w:author="The Si Tran" w:date="2012-12-14T07:21:00Z"/>
        </w:rPr>
        <w:pPrChange w:id="1247" w:author="The Si Tran" w:date="2012-12-16T16:45:00Z">
          <w:pPr>
            <w:pStyle w:val="Caption"/>
            <w:ind w:firstLine="540"/>
          </w:pPr>
        </w:pPrChange>
      </w:pPr>
      <w:bookmarkStart w:id="1248" w:name="_Toc312142075"/>
      <w:bookmarkStart w:id="1249" w:name="_Toc343029950"/>
      <w:bookmarkStart w:id="1250" w:name="_Toc343711380"/>
      <w:r w:rsidRPr="00454DCE">
        <w:rPr>
          <w:bCs w:val="0"/>
          <w:rPrChange w:id="1251" w:author="The Si Tran" w:date="2012-12-16T16:45:00Z">
            <w:rPr>
              <w:b w:val="0"/>
              <w:bCs w:val="0"/>
              <w:sz w:val="28"/>
              <w:szCs w:val="28"/>
            </w:rPr>
          </w:rPrChange>
        </w:rPr>
        <w:t xml:space="preserve">Hình </w:t>
      </w:r>
      <w:del w:id="1252" w:author="The Si Tran" w:date="2012-12-11T23:15:00Z">
        <w:r w:rsidRPr="00454DCE" w:rsidDel="005F761D">
          <w:rPr>
            <w:bCs w:val="0"/>
            <w:rPrChange w:id="1253" w:author="The Si Tran" w:date="2012-12-16T16:45:00Z">
              <w:rPr>
                <w:b w:val="0"/>
                <w:bCs w:val="0"/>
                <w:sz w:val="28"/>
                <w:szCs w:val="28"/>
              </w:rPr>
            </w:rPrChange>
          </w:rPr>
          <w:fldChar w:fldCharType="begin"/>
        </w:r>
        <w:r w:rsidRPr="00454DCE" w:rsidDel="005F761D">
          <w:rPr>
            <w:bCs w:val="0"/>
            <w:rPrChange w:id="1254" w:author="The Si Tran" w:date="2012-12-16T16:45:00Z">
              <w:rPr>
                <w:b w:val="0"/>
                <w:bCs w:val="0"/>
                <w:sz w:val="28"/>
                <w:szCs w:val="28"/>
              </w:rPr>
            </w:rPrChange>
          </w:rPr>
          <w:delInstrText xml:space="preserve"> SEQ Hình \* ARABIC </w:delInstrText>
        </w:r>
        <w:r w:rsidRPr="00454DCE" w:rsidDel="005F761D">
          <w:rPr>
            <w:bCs w:val="0"/>
            <w:rPrChange w:id="1255" w:author="The Si Tran" w:date="2012-12-16T16:45:00Z">
              <w:rPr>
                <w:b w:val="0"/>
                <w:bCs w:val="0"/>
                <w:sz w:val="28"/>
                <w:szCs w:val="28"/>
              </w:rPr>
            </w:rPrChange>
          </w:rPr>
          <w:fldChar w:fldCharType="separate"/>
        </w:r>
        <w:r w:rsidRPr="00454DCE" w:rsidDel="005F761D">
          <w:rPr>
            <w:bCs w:val="0"/>
            <w:rPrChange w:id="1256" w:author="The Si Tran" w:date="2012-12-16T16:45:00Z">
              <w:rPr>
                <w:b w:val="0"/>
                <w:bCs w:val="0"/>
                <w:noProof/>
                <w:sz w:val="28"/>
                <w:szCs w:val="28"/>
              </w:rPr>
            </w:rPrChange>
          </w:rPr>
          <w:delText>1</w:delText>
        </w:r>
        <w:r w:rsidRPr="00454DCE" w:rsidDel="005F761D">
          <w:rPr>
            <w:bCs w:val="0"/>
            <w:rPrChange w:id="1257" w:author="The Si Tran" w:date="2012-12-16T16:45:00Z">
              <w:rPr>
                <w:b w:val="0"/>
                <w:bCs w:val="0"/>
                <w:sz w:val="28"/>
                <w:szCs w:val="28"/>
              </w:rPr>
            </w:rPrChange>
          </w:rPr>
          <w:fldChar w:fldCharType="end"/>
        </w:r>
      </w:del>
      <w:ins w:id="1258" w:author="The Si Tran" w:date="2012-12-11T23:15:00Z">
        <w:r w:rsidR="005F761D" w:rsidRPr="00032D83">
          <w:rPr>
            <w:bCs w:val="0"/>
          </w:rPr>
          <w:t>2</w:t>
        </w:r>
      </w:ins>
      <w:ins w:id="1259" w:author="The Si Tran" w:date="2012-12-11T23:13:00Z">
        <w:r w:rsidR="00FD0D9E" w:rsidRPr="00032D83">
          <w:rPr>
            <w:bCs w:val="0"/>
          </w:rPr>
          <w:t>.1</w:t>
        </w:r>
      </w:ins>
      <w:ins w:id="1260" w:author="The Si Tran" w:date="2012-12-14T04:07:00Z">
        <w:r w:rsidR="00C409EE" w:rsidRPr="006D6C8D">
          <w:t>:</w:t>
        </w:r>
      </w:ins>
      <w:r w:rsidRPr="00454DCE">
        <w:rPr>
          <w:bCs w:val="0"/>
          <w:rPrChange w:id="1261" w:author="The Si Tran" w:date="2012-12-16T16:45:00Z">
            <w:rPr>
              <w:b w:val="0"/>
              <w:bCs w:val="0"/>
              <w:sz w:val="28"/>
              <w:szCs w:val="28"/>
            </w:rPr>
          </w:rPrChange>
        </w:rPr>
        <w:t xml:space="preserve"> Số khách hàng đặt chỗ hàng tháng của hãng Pan Am</w:t>
      </w:r>
      <w:bookmarkEnd w:id="1248"/>
      <w:bookmarkEnd w:id="1249"/>
      <w:bookmarkEnd w:id="1250"/>
    </w:p>
    <w:p w14:paraId="6148F770" w14:textId="77777777" w:rsidR="00024D6E" w:rsidRPr="0049233F" w:rsidRDefault="00024D6E">
      <w:pPr>
        <w:pStyle w:val="Hinh"/>
        <w:rPr>
          <w:rPrChange w:id="1262" w:author="The Si Tran" w:date="2012-12-05T23:02:00Z">
            <w:rPr>
              <w:sz w:val="28"/>
              <w:szCs w:val="28"/>
            </w:rPr>
          </w:rPrChange>
        </w:rPr>
        <w:pPrChange w:id="1263" w:author="The Si Tran" w:date="2012-12-16T16:45:00Z">
          <w:pPr/>
        </w:pPrChange>
      </w:pPr>
    </w:p>
    <w:p w14:paraId="47496638" w14:textId="303FCD55" w:rsidR="0080635D" w:rsidRPr="0049233F" w:rsidRDefault="0080635D">
      <w:pPr>
        <w:rPr>
          <w:rPrChange w:id="1264" w:author="The Si Tran" w:date="2012-12-05T23:02:00Z">
            <w:rPr>
              <w:sz w:val="28"/>
              <w:szCs w:val="28"/>
            </w:rPr>
          </w:rPrChange>
        </w:rPr>
        <w:pPrChange w:id="1265" w:author="The Si Tran" w:date="2012-12-14T07:21:00Z">
          <w:pPr>
            <w:ind w:firstLine="720"/>
          </w:pPr>
        </w:pPrChange>
      </w:pPr>
      <w:del w:id="1266" w:author="The Si Tran" w:date="2012-12-14T04:19:00Z">
        <w:r w:rsidRPr="0049233F" w:rsidDel="00454557">
          <w:rPr>
            <w:rPrChange w:id="1267" w:author="The Si Tran" w:date="2012-12-05T23:02:00Z">
              <w:rPr>
                <w:b/>
                <w:bCs/>
                <w:sz w:val="28"/>
                <w:szCs w:val="28"/>
              </w:rPr>
            </w:rPrChange>
          </w:rPr>
          <w:lastRenderedPageBreak/>
          <w:tab/>
        </w:r>
      </w:del>
      <w:r w:rsidRPr="0049233F">
        <w:rPr>
          <w:rPrChange w:id="1268"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269" w:author="The Si Tran" w:date="2012-12-05T23:02:00Z">
            <w:rPr>
              <w:b/>
              <w:bCs/>
              <w:sz w:val="28"/>
              <w:szCs w:val="28"/>
            </w:rPr>
          </w:rPrChange>
        </w:rPr>
        <w:t xml:space="preserve"> bất qui tắc </w:t>
      </w:r>
      <w:r w:rsidR="00F518BC" w:rsidRPr="0049233F">
        <w:rPr>
          <w:rPrChange w:id="1270" w:author="The Si Tran" w:date="2012-12-05T23:02:00Z">
            <w:rPr>
              <w:b/>
              <w:bCs/>
              <w:sz w:val="28"/>
              <w:szCs w:val="28"/>
            </w:rPr>
          </w:rPrChange>
        </w:rPr>
        <w:fldChar w:fldCharType="begin"/>
      </w:r>
      <w:r w:rsidR="00F518BC" w:rsidRPr="0049233F">
        <w:rPr>
          <w:rPrChange w:id="1271"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72" w:author="The Si Tran" w:date="2012-12-05T23:02:00Z">
            <w:rPr>
              <w:b/>
              <w:bCs/>
              <w:sz w:val="28"/>
              <w:szCs w:val="28"/>
            </w:rPr>
          </w:rPrChange>
        </w:rPr>
        <w:fldChar w:fldCharType="end"/>
      </w:r>
    </w:p>
    <w:p w14:paraId="65E346B6" w14:textId="17F9BC19" w:rsidR="001F017F" w:rsidRPr="006A5AA2" w:rsidRDefault="00F518BC">
      <w:pPr>
        <w:pStyle w:val="BuletL1"/>
        <w:rPr>
          <w:rPrChange w:id="1273" w:author="The Si Tran" w:date="2012-12-14T04:05:00Z">
            <w:rPr>
              <w:sz w:val="28"/>
              <w:szCs w:val="28"/>
            </w:rPr>
          </w:rPrChange>
        </w:rPr>
        <w:pPrChange w:id="1274" w:author="The Si Tran" w:date="2012-12-16T10:07:00Z">
          <w:pPr>
            <w:pStyle w:val="ListParagraph"/>
            <w:numPr>
              <w:numId w:val="12"/>
            </w:numPr>
            <w:ind w:left="900" w:hanging="360"/>
          </w:pPr>
        </w:pPrChange>
      </w:pPr>
      <w:r w:rsidRPr="006A5AA2">
        <w:rPr>
          <w:rPrChange w:id="1275" w:author="The Si Tran" w:date="2012-12-14T04:05:00Z">
            <w:rPr>
              <w:rFonts w:eastAsiaTheme="minorHAnsi"/>
              <w:b/>
              <w:bCs/>
              <w:sz w:val="28"/>
              <w:szCs w:val="28"/>
            </w:rPr>
          </w:rPrChange>
        </w:rPr>
        <w:t>Thành phần</w:t>
      </w:r>
      <w:r w:rsidR="001F017F" w:rsidRPr="006A5AA2">
        <w:rPr>
          <w:rPrChange w:id="1276" w:author="The Si Tran" w:date="2012-12-14T04:05:00Z">
            <w:rPr>
              <w:rFonts w:eastAsiaTheme="minorHAnsi"/>
              <w:b/>
              <w:bCs/>
              <w:sz w:val="28"/>
              <w:szCs w:val="28"/>
            </w:rPr>
          </w:rPrChange>
        </w:rPr>
        <w:t xml:space="preserve"> xu hướ</w:t>
      </w:r>
      <w:r w:rsidRPr="006A5AA2">
        <w:rPr>
          <w:rPrChange w:id="1277" w:author="The Si Tran" w:date="2012-12-14T04:05:00Z">
            <w:rPr>
              <w:rFonts w:eastAsiaTheme="minorHAnsi"/>
              <w:b/>
              <w:bCs/>
              <w:sz w:val="28"/>
              <w:szCs w:val="28"/>
            </w:rPr>
          </w:rPrChange>
        </w:rPr>
        <w:t>ng (trend)</w:t>
      </w:r>
      <w:r w:rsidR="00246F0B">
        <w:t>: C</w:t>
      </w:r>
      <w:r w:rsidR="001F017F" w:rsidRPr="006A5AA2">
        <w:rPr>
          <w:rPrChange w:id="1278"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79" w:author="The Si Tran" w:date="2012-12-14T04:05:00Z">
            <w:rPr>
              <w:rFonts w:eastAsiaTheme="minorHAnsi"/>
              <w:b/>
              <w:bCs/>
              <w:sz w:val="28"/>
              <w:szCs w:val="28"/>
            </w:rPr>
          </w:rPrChange>
        </w:rPr>
        <w:t>. Đây là thành phần dài hạn (long term)</w:t>
      </w:r>
      <w:r w:rsidR="001F017F" w:rsidRPr="006A5AA2">
        <w:rPr>
          <w:rPrChange w:id="1280"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81" w:author="The Si Tran" w:date="2012-12-14T04:05:00Z">
            <w:rPr>
              <w:sz w:val="28"/>
              <w:szCs w:val="28"/>
            </w:rPr>
          </w:rPrChange>
        </w:rPr>
        <w:pPrChange w:id="1282" w:author="The Si Tran" w:date="2012-12-16T10:07:00Z">
          <w:pPr>
            <w:pStyle w:val="ListParagraph"/>
            <w:numPr>
              <w:numId w:val="12"/>
            </w:numPr>
            <w:ind w:left="900" w:hanging="360"/>
          </w:pPr>
        </w:pPrChange>
      </w:pPr>
      <w:r w:rsidRPr="006A5AA2">
        <w:rPr>
          <w:rPrChange w:id="1283" w:author="The Si Tran" w:date="2012-12-14T04:05:00Z">
            <w:rPr>
              <w:rFonts w:eastAsiaTheme="minorHAnsi"/>
              <w:b/>
              <w:bCs/>
              <w:sz w:val="28"/>
              <w:szCs w:val="28"/>
            </w:rPr>
          </w:rPrChange>
        </w:rPr>
        <w:t>Thành phần</w:t>
      </w:r>
      <w:r w:rsidR="001F017F" w:rsidRPr="006A5AA2">
        <w:rPr>
          <w:rPrChange w:id="1284" w:author="The Si Tran" w:date="2012-12-14T04:05:00Z">
            <w:rPr>
              <w:rFonts w:eastAsiaTheme="minorHAnsi"/>
              <w:b/>
              <w:bCs/>
              <w:sz w:val="28"/>
              <w:szCs w:val="28"/>
            </w:rPr>
          </w:rPrChange>
        </w:rPr>
        <w:t xml:space="preserve"> </w:t>
      </w:r>
      <w:r w:rsidRPr="006A5AA2">
        <w:rPr>
          <w:rPrChange w:id="1285" w:author="The Si Tran" w:date="2012-12-14T04:05:00Z">
            <w:rPr>
              <w:rFonts w:eastAsiaTheme="minorHAnsi"/>
              <w:b/>
              <w:bCs/>
              <w:sz w:val="28"/>
              <w:szCs w:val="28"/>
            </w:rPr>
          </w:rPrChange>
        </w:rPr>
        <w:t>c</w:t>
      </w:r>
      <w:r w:rsidR="00F7259F" w:rsidRPr="006A5AA2">
        <w:rPr>
          <w:rPrChange w:id="1286" w:author="The Si Tran" w:date="2012-12-14T04:05:00Z">
            <w:rPr>
              <w:rFonts w:eastAsiaTheme="minorHAnsi"/>
              <w:b/>
              <w:bCs/>
              <w:sz w:val="28"/>
              <w:szCs w:val="28"/>
            </w:rPr>
          </w:rPrChange>
        </w:rPr>
        <w:t>hu k</w:t>
      </w:r>
      <w:ins w:id="1287" w:author="The Si Tran" w:date="2012-12-14T04:02:00Z">
        <w:r w:rsidR="00C17C95" w:rsidRPr="00EB1298">
          <w:t>ỳ</w:t>
        </w:r>
      </w:ins>
      <w:del w:id="1288" w:author="The Si Tran" w:date="2012-12-14T04:02:00Z">
        <w:r w:rsidR="00F7259F" w:rsidRPr="006A5AA2" w:rsidDel="00C17C95">
          <w:rPr>
            <w:rPrChange w:id="1289" w:author="The Si Tran" w:date="2012-12-14T04:05:00Z">
              <w:rPr>
                <w:rFonts w:eastAsiaTheme="minorHAnsi"/>
                <w:b/>
                <w:bCs/>
                <w:sz w:val="28"/>
                <w:szCs w:val="28"/>
              </w:rPr>
            </w:rPrChange>
          </w:rPr>
          <w:delText>ì</w:delText>
        </w:r>
      </w:del>
      <w:r w:rsidR="00F7259F" w:rsidRPr="006A5AA2">
        <w:rPr>
          <w:rPrChange w:id="1290" w:author="The Si Tran" w:date="2012-12-14T04:05:00Z">
            <w:rPr>
              <w:rFonts w:eastAsiaTheme="minorHAnsi"/>
              <w:b/>
              <w:bCs/>
              <w:sz w:val="28"/>
              <w:szCs w:val="28"/>
            </w:rPr>
          </w:rPrChange>
        </w:rPr>
        <w:t xml:space="preserve"> (cyclical)</w:t>
      </w:r>
      <w:r w:rsidR="00246F0B">
        <w:t>: N</w:t>
      </w:r>
      <w:r w:rsidR="008E2CA2" w:rsidRPr="006A5AA2">
        <w:rPr>
          <w:rPrChange w:id="1291"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92" w:author="The Si Tran" w:date="2012-12-14T04:05:00Z">
            <w:rPr>
              <w:rFonts w:eastAsiaTheme="minorHAnsi"/>
              <w:b/>
              <w:bCs/>
              <w:sz w:val="28"/>
              <w:szCs w:val="28"/>
            </w:rPr>
          </w:rPrChange>
        </w:rPr>
        <w:t>ng só</w:t>
      </w:r>
      <w:r w:rsidR="008E2CA2" w:rsidRPr="006A5AA2">
        <w:rPr>
          <w:rPrChange w:id="1293"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94" w:author="The Si Tran" w:date="2012-12-14T04:04:00Z"/>
        </w:rPr>
        <w:pPrChange w:id="1295" w:author="The Si Tran" w:date="2012-12-16T10:07:00Z">
          <w:pPr>
            <w:pStyle w:val="ListParagraph"/>
            <w:numPr>
              <w:numId w:val="12"/>
            </w:numPr>
            <w:ind w:left="900" w:hanging="360"/>
          </w:pPr>
        </w:pPrChange>
      </w:pPr>
      <w:r w:rsidRPr="006A5AA2">
        <w:rPr>
          <w:rPrChange w:id="1296" w:author="The Si Tran" w:date="2012-12-14T04:05:00Z">
            <w:rPr>
              <w:rFonts w:eastAsiaTheme="minorHAnsi"/>
              <w:b/>
              <w:bCs/>
              <w:sz w:val="28"/>
              <w:szCs w:val="28"/>
            </w:rPr>
          </w:rPrChange>
        </w:rPr>
        <w:t>T</w:t>
      </w:r>
      <w:r w:rsidR="00F518BC" w:rsidRPr="006A5AA2">
        <w:rPr>
          <w:rPrChange w:id="1297" w:author="The Si Tran" w:date="2012-12-14T04:05:00Z">
            <w:rPr>
              <w:rFonts w:eastAsiaTheme="minorHAnsi"/>
              <w:b/>
              <w:bCs/>
              <w:sz w:val="28"/>
              <w:szCs w:val="28"/>
            </w:rPr>
          </w:rPrChange>
        </w:rPr>
        <w:t>hành phần</w:t>
      </w:r>
      <w:r w:rsidRPr="006A5AA2">
        <w:rPr>
          <w:rPrChange w:id="1298" w:author="The Si Tran" w:date="2012-12-14T04:05:00Z">
            <w:rPr>
              <w:rFonts w:eastAsiaTheme="minorHAnsi"/>
              <w:b/>
              <w:bCs/>
              <w:sz w:val="28"/>
              <w:szCs w:val="28"/>
            </w:rPr>
          </w:rPrChange>
        </w:rPr>
        <w:t xml:space="preserve"> mùa (seasonal): </w:t>
      </w:r>
      <w:r w:rsidR="00246F0B">
        <w:t>N</w:t>
      </w:r>
      <w:r w:rsidRPr="006A5AA2">
        <w:rPr>
          <w:rPrChange w:id="1299"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00" w:author="The Si Tran" w:date="2012-12-14T04:05:00Z">
            <w:rPr>
              <w:rFonts w:eastAsiaTheme="minorHAnsi"/>
              <w:b/>
              <w:bCs/>
              <w:sz w:val="28"/>
              <w:szCs w:val="28"/>
            </w:rPr>
          </w:rPrChange>
        </w:rPr>
        <w:t xml:space="preserve"> </w:t>
      </w:r>
      <w:r w:rsidRPr="006A5AA2">
        <w:rPr>
          <w:rPrChange w:id="1301"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02"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03"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04" w:author="The Si Tran" w:date="2012-12-14T04:04:00Z"/>
          <w:rFonts w:ascii="Times New Roman" w:hAnsi="Times New Roman"/>
          <w:sz w:val="26"/>
          <w:szCs w:val="26"/>
          <w:rPrChange w:id="1305" w:author="The Si Tran" w:date="2012-12-14T07:22:00Z">
            <w:rPr>
              <w:del w:id="1306" w:author="The Si Tran" w:date="2012-12-14T04:04:00Z"/>
              <w:sz w:val="28"/>
              <w:szCs w:val="28"/>
            </w:rPr>
          </w:rPrChange>
        </w:rPr>
        <w:pPrChange w:id="1307"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08" w:author="The Si Tran" w:date="2012-12-14T04:02:00Z"/>
          <w:rPrChange w:id="1309" w:author="The Si Tran" w:date="2012-12-14T07:22:00Z">
            <w:rPr>
              <w:del w:id="1310" w:author="The Si Tran" w:date="2012-12-14T04:02:00Z"/>
              <w:sz w:val="28"/>
              <w:szCs w:val="28"/>
            </w:rPr>
          </w:rPrChange>
        </w:rPr>
        <w:pPrChange w:id="1311" w:author="The Si Tran" w:date="2012-12-16T10:07:00Z">
          <w:pPr>
            <w:pStyle w:val="ListParagraph"/>
            <w:numPr>
              <w:numId w:val="12"/>
            </w:numPr>
            <w:ind w:left="900" w:hanging="360"/>
          </w:pPr>
        </w:pPrChange>
      </w:pPr>
      <w:r w:rsidRPr="00011A74">
        <w:rPr>
          <w:rPrChange w:id="1312" w:author="The Si Tran" w:date="2012-12-14T07:22:00Z">
            <w:rPr>
              <w:b/>
              <w:bCs/>
              <w:sz w:val="28"/>
              <w:szCs w:val="28"/>
            </w:rPr>
          </w:rPrChange>
        </w:rPr>
        <w:t>Thành phần bất qui tắc</w:t>
      </w:r>
      <w:ins w:id="1313" w:author="superchickend" w:date="2012-12-16T15:04:00Z">
        <w:r w:rsidR="00AA1483">
          <w:t xml:space="preserve"> (irregular)</w:t>
        </w:r>
      </w:ins>
      <w:r w:rsidRPr="00011A74">
        <w:rPr>
          <w:rPrChange w:id="1314"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15" w:author="The Si Tran" w:date="2012-12-14T04:02:00Z"/>
          <w:sz w:val="22"/>
          <w:szCs w:val="22"/>
          <w:rPrChange w:id="1316" w:author="The Si Tran" w:date="2012-12-14T04:02:00Z">
            <w:rPr>
              <w:del w:id="1317" w:author="The Si Tran" w:date="2012-12-14T04:02:00Z"/>
              <w:sz w:val="28"/>
              <w:szCs w:val="28"/>
            </w:rPr>
          </w:rPrChange>
        </w:rPr>
        <w:pPrChange w:id="1318"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19" w:author="The Si Tran" w:date="2012-12-05T23:02:00Z">
            <w:rPr>
              <w:sz w:val="28"/>
              <w:szCs w:val="28"/>
            </w:rPr>
          </w:rPrChange>
        </w:rPr>
        <w:pPrChange w:id="1320" w:author="The Si Tran" w:date="2012-12-16T10:07:00Z">
          <w:pPr>
            <w:ind w:firstLine="540"/>
          </w:pPr>
        </w:pPrChange>
      </w:pPr>
      <w:moveFromRangeStart w:id="1321" w:author="The Si Tran" w:date="2012-12-12T08:07:00Z" w:name="move343062963"/>
      <w:moveFrom w:id="1322" w:author="The Si Tran" w:date="2012-12-12T08:07:00Z">
        <w:r w:rsidRPr="0049233F" w:rsidDel="00BC6984">
          <w:rPr>
            <w:rFonts w:ascii="Calibri" w:hAnsi="Calibri"/>
            <w:sz w:val="22"/>
            <w:szCs w:val="22"/>
            <w:rPrChange w:id="1323"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24" w:author="The Si Tran" w:date="2012-12-05T23:02:00Z">
              <w:rPr>
                <w:b/>
                <w:bCs/>
                <w:sz w:val="28"/>
                <w:szCs w:val="28"/>
              </w:rPr>
            </w:rPrChange>
          </w:rPr>
          <w:t xml:space="preserve">hi </w:t>
        </w:r>
        <w:r w:rsidRPr="0049233F" w:rsidDel="00BC6984">
          <w:rPr>
            <w:rFonts w:ascii="Calibri" w:hAnsi="Calibri"/>
            <w:sz w:val="22"/>
            <w:szCs w:val="22"/>
            <w:rPrChange w:id="1325" w:author="The Si Tran" w:date="2012-12-05T23:02:00Z">
              <w:rPr>
                <w:b/>
                <w:bCs/>
                <w:sz w:val="28"/>
                <w:szCs w:val="28"/>
              </w:rPr>
            </w:rPrChange>
          </w:rPr>
          <w:t>một</w:t>
        </w:r>
        <w:r w:rsidR="003D4E27" w:rsidRPr="0049233F" w:rsidDel="00BC6984">
          <w:rPr>
            <w:rFonts w:ascii="Calibri" w:hAnsi="Calibri"/>
            <w:sz w:val="22"/>
            <w:szCs w:val="22"/>
            <w:rPrChange w:id="1326" w:author="The Si Tran" w:date="2012-12-05T23:02:00Z">
              <w:rPr>
                <w:b/>
                <w:bCs/>
                <w:sz w:val="28"/>
                <w:szCs w:val="28"/>
              </w:rPr>
            </w:rPrChange>
          </w:rPr>
          <w:t xml:space="preserve"> biến được g</w:t>
        </w:r>
        <w:r w:rsidR="00F361D0" w:rsidRPr="0049233F" w:rsidDel="00BC6984">
          <w:rPr>
            <w:rFonts w:ascii="Calibri" w:hAnsi="Calibri"/>
            <w:sz w:val="22"/>
            <w:szCs w:val="22"/>
            <w:rPrChange w:id="1327" w:author="The Si Tran" w:date="2012-12-05T23:02:00Z">
              <w:rPr>
                <w:b/>
                <w:bCs/>
                <w:sz w:val="28"/>
                <w:szCs w:val="28"/>
              </w:rPr>
            </w:rPrChange>
          </w:rPr>
          <w:t xml:space="preserve">hi nhận giá </w:t>
        </w:r>
        <w:r w:rsidRPr="0049233F" w:rsidDel="00BC6984">
          <w:rPr>
            <w:rFonts w:ascii="Calibri" w:hAnsi="Calibri"/>
            <w:sz w:val="22"/>
            <w:szCs w:val="22"/>
            <w:rPrChange w:id="1328"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29"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30" w:author="The Si Tran" w:date="2012-12-05T23:02:00Z">
              <w:rPr>
                <w:b/>
                <w:bCs/>
                <w:sz w:val="28"/>
                <w:szCs w:val="28"/>
              </w:rPr>
            </w:rPrChange>
          </w:rPr>
          <w:t>này</w:t>
        </w:r>
        <w:r w:rsidR="006D18A1" w:rsidRPr="0049233F" w:rsidDel="00BC6984">
          <w:rPr>
            <w:rFonts w:ascii="Calibri" w:hAnsi="Calibri"/>
            <w:sz w:val="22"/>
            <w:szCs w:val="22"/>
            <w:rPrChange w:id="1331" w:author="The Si Tran" w:date="2012-12-05T23:02:00Z">
              <w:rPr>
                <w:b/>
                <w:bCs/>
                <w:sz w:val="28"/>
                <w:szCs w:val="28"/>
              </w:rPr>
            </w:rPrChange>
          </w:rPr>
          <w:t>, ta sử dụng hệ số tự tương quan (autocorrelation coefficient).</w:t>
        </w:r>
      </w:moveFrom>
    </w:p>
    <w:moveFromRangeEnd w:id="1321"/>
    <w:p w14:paraId="02B258F9" w14:textId="77777777" w:rsidR="00024D6E" w:rsidRPr="0049233F" w:rsidDel="000E6941" w:rsidRDefault="00024D6E" w:rsidP="00024D6E">
      <w:pPr>
        <w:rPr>
          <w:del w:id="1332" w:author="The Si Tran" w:date="2012-12-11T21:27:00Z"/>
          <w:szCs w:val="26"/>
          <w:rPrChange w:id="1333" w:author="The Si Tran" w:date="2012-12-05T23:02:00Z">
            <w:rPr>
              <w:del w:id="1334" w:author="The Si Tran" w:date="2012-12-11T21:27:00Z"/>
              <w:sz w:val="28"/>
              <w:szCs w:val="28"/>
            </w:rPr>
          </w:rPrChange>
        </w:rPr>
      </w:pPr>
      <w:del w:id="1335" w:author="The Si Tran" w:date="2012-12-11T21:27:00Z">
        <w:r w:rsidRPr="0049233F" w:rsidDel="000E6941">
          <w:rPr>
            <w:b/>
            <w:szCs w:val="26"/>
            <w:rPrChange w:id="1336" w:author="The Si Tran" w:date="2012-12-05T23:02:00Z">
              <w:rPr>
                <w:b/>
                <w:bCs/>
                <w:sz w:val="28"/>
                <w:szCs w:val="28"/>
              </w:rPr>
            </w:rPrChange>
          </w:rPr>
          <w:delText>Định nghĩa:</w:delText>
        </w:r>
        <w:r w:rsidRPr="0049233F" w:rsidDel="000E6941">
          <w:rPr>
            <w:szCs w:val="26"/>
            <w:rPrChange w:id="1337"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38" w:author="The Si Tran" w:date="2012-12-05T23:02:00Z">
              <w:rPr>
                <w:b/>
                <w:bCs/>
                <w:sz w:val="28"/>
                <w:szCs w:val="28"/>
              </w:rPr>
            </w:rPrChange>
          </w:rPr>
          <w:delText xml:space="preserve">độ trễ thời gian khác nhau </w:delText>
        </w:r>
        <w:r w:rsidR="00CD217B" w:rsidRPr="0049233F" w:rsidDel="000E6941">
          <w:rPr>
            <w:szCs w:val="26"/>
            <w:rPrChange w:id="1339" w:author="The Si Tran" w:date="2012-12-05T23:02:00Z">
              <w:rPr>
                <w:b/>
                <w:bCs/>
                <w:sz w:val="28"/>
                <w:szCs w:val="28"/>
              </w:rPr>
            </w:rPrChange>
          </w:rPr>
          <w:fldChar w:fldCharType="begin"/>
        </w:r>
        <w:r w:rsidR="00CD217B" w:rsidRPr="0049233F" w:rsidDel="000E6941">
          <w:rPr>
            <w:szCs w:val="26"/>
            <w:rPrChange w:id="1340"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41" w:author="The Si Tran" w:date="2012-12-05T23:02:00Z">
              <w:rPr>
                <w:b/>
                <w:bCs/>
                <w:sz w:val="28"/>
                <w:szCs w:val="28"/>
              </w:rPr>
            </w:rPrChange>
          </w:rPr>
          <w:fldChar w:fldCharType="separate"/>
        </w:r>
        <w:r w:rsidR="00CD217B" w:rsidRPr="0049233F" w:rsidDel="000E6941">
          <w:rPr>
            <w:szCs w:val="26"/>
            <w:rPrChange w:id="1342" w:author="The Si Tran" w:date="2012-12-05T23:02:00Z">
              <w:rPr>
                <w:b/>
                <w:bCs/>
                <w:sz w:val="20"/>
                <w:szCs w:val="20"/>
              </w:rPr>
            </w:rPrChange>
          </w:rPr>
          <w:delText>[1]</w:delText>
        </w:r>
        <w:r w:rsidR="00CD217B" w:rsidRPr="0049233F" w:rsidDel="000E6941">
          <w:rPr>
            <w:szCs w:val="26"/>
            <w:rPrChange w:id="1343" w:author="The Si Tran" w:date="2012-12-05T23:02:00Z">
              <w:rPr>
                <w:b/>
                <w:bCs/>
                <w:sz w:val="28"/>
                <w:szCs w:val="28"/>
              </w:rPr>
            </w:rPrChange>
          </w:rPr>
          <w:fldChar w:fldCharType="end"/>
        </w:r>
        <w:r w:rsidR="007A78B2" w:rsidRPr="0049233F" w:rsidDel="000E6941">
          <w:rPr>
            <w:szCs w:val="26"/>
            <w:rPrChange w:id="1344" w:author="The Si Tran" w:date="2012-12-05T23:02:00Z">
              <w:rPr>
                <w:b/>
                <w:bCs/>
                <w:sz w:val="28"/>
                <w:szCs w:val="28"/>
              </w:rPr>
            </w:rPrChange>
          </w:rPr>
          <w:delText>.</w:delText>
        </w:r>
        <w:bookmarkStart w:id="1345" w:name="_Toc343083539"/>
        <w:bookmarkStart w:id="1346" w:name="_Toc343083753"/>
        <w:bookmarkStart w:id="1347" w:name="_Toc343083964"/>
        <w:bookmarkStart w:id="1348" w:name="_Toc343220723"/>
        <w:bookmarkStart w:id="1349" w:name="_Toc343232227"/>
        <w:bookmarkStart w:id="1350" w:name="_Toc343232640"/>
        <w:bookmarkStart w:id="1351" w:name="_Toc343232925"/>
        <w:bookmarkStart w:id="1352" w:name="_Toc343415430"/>
        <w:bookmarkStart w:id="1353" w:name="_Toc343415726"/>
        <w:bookmarkStart w:id="1354" w:name="_Toc343452385"/>
        <w:bookmarkStart w:id="1355" w:name="_Toc343461175"/>
        <w:bookmarkStart w:id="1356" w:name="_Toc343494062"/>
        <w:bookmarkStart w:id="1357" w:name="_Toc343494274"/>
        <w:bookmarkStart w:id="1358" w:name="_Toc343495047"/>
        <w:bookmarkStart w:id="1359" w:name="_Toc343660274"/>
        <w:bookmarkStart w:id="1360" w:name="_Toc343660488"/>
        <w:bookmarkStart w:id="1361" w:name="_Toc343711116"/>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del>
    </w:p>
    <w:p w14:paraId="0F0BF651" w14:textId="77777777" w:rsidR="00E50A9B" w:rsidRPr="0049233F" w:rsidDel="000E6941" w:rsidRDefault="00024D6E">
      <w:pPr>
        <w:ind w:left="720" w:firstLine="720"/>
        <w:rPr>
          <w:del w:id="1362" w:author="The Si Tran" w:date="2012-12-11T21:27:00Z"/>
          <w:szCs w:val="26"/>
          <w:rPrChange w:id="1363" w:author="The Si Tran" w:date="2012-12-05T23:02:00Z">
            <w:rPr>
              <w:del w:id="1364" w:author="The Si Tran" w:date="2012-12-11T21:27:00Z"/>
              <w:sz w:val="28"/>
              <w:szCs w:val="28"/>
            </w:rPr>
          </w:rPrChange>
        </w:rPr>
        <w:pPrChange w:id="1365" w:author="The Si Tran" w:date="2012-12-05T22:44:00Z">
          <w:pPr>
            <w:ind w:firstLine="540"/>
          </w:pPr>
        </w:pPrChange>
      </w:pPr>
      <w:del w:id="1366" w:author="The Si Tran" w:date="2012-12-11T21:27:00Z">
        <w:r w:rsidRPr="0049233F" w:rsidDel="000E6941">
          <w:rPr>
            <w:szCs w:val="26"/>
            <w:rPrChange w:id="1367" w:author="The Si Tran" w:date="2012-12-05T23:02:00Z">
              <w:rPr>
                <w:sz w:val="28"/>
                <w:szCs w:val="28"/>
              </w:rPr>
            </w:rPrChange>
          </w:rPr>
          <w:delText xml:space="preserve">Ta tính hê số tự tương quan của biến </w:delText>
        </w:r>
      </w:del>
      <w:del w:id="1368" w:author="The Si Tran" w:date="2012-12-05T22:46:00Z">
        <w:r w:rsidRPr="0049233F" w:rsidDel="00E9719E">
          <w:rPr>
            <w:szCs w:val="26"/>
            <w:rPrChange w:id="1369" w:author="The Si Tran" w:date="2012-12-05T23:02:00Z">
              <w:rPr>
                <w:sz w:val="28"/>
                <w:szCs w:val="28"/>
              </w:rPr>
            </w:rPrChange>
          </w:rPr>
          <w:delText>X</w:delText>
        </w:r>
        <w:r w:rsidRPr="0049233F" w:rsidDel="00E9719E">
          <w:rPr>
            <w:szCs w:val="26"/>
            <w:vertAlign w:val="subscript"/>
            <w:rPrChange w:id="1370" w:author="The Si Tran" w:date="2012-12-05T23:02:00Z">
              <w:rPr>
                <w:sz w:val="28"/>
                <w:szCs w:val="28"/>
                <w:vertAlign w:val="subscript"/>
              </w:rPr>
            </w:rPrChange>
          </w:rPr>
          <w:delText>t</w:delText>
        </w:r>
        <w:r w:rsidRPr="0049233F" w:rsidDel="00E9719E">
          <w:rPr>
            <w:szCs w:val="26"/>
            <w:rPrChange w:id="1371" w:author="The Si Tran" w:date="2012-12-05T23:02:00Z">
              <w:rPr>
                <w:sz w:val="28"/>
                <w:szCs w:val="28"/>
              </w:rPr>
            </w:rPrChange>
          </w:rPr>
          <w:delText xml:space="preserve"> </w:delText>
        </w:r>
      </w:del>
      <w:del w:id="1372" w:author="The Si Tran" w:date="2012-12-11T21:27:00Z">
        <w:r w:rsidRPr="0049233F" w:rsidDel="000E6941">
          <w:rPr>
            <w:szCs w:val="26"/>
            <w:rPrChange w:id="1373" w:author="The Si Tran" w:date="2012-12-05T23:02:00Z">
              <w:rPr>
                <w:sz w:val="28"/>
                <w:szCs w:val="28"/>
              </w:rPr>
            </w:rPrChange>
          </w:rPr>
          <w:delText xml:space="preserve">với độ trễ </w:delText>
        </w:r>
      </w:del>
      <w:del w:id="1374" w:author="The Si Tran" w:date="2012-12-06T20:06:00Z">
        <w:r w:rsidRPr="0049233F" w:rsidDel="00263465">
          <w:rPr>
            <w:szCs w:val="26"/>
            <w:rPrChange w:id="1375" w:author="The Si Tran" w:date="2012-12-05T23:02:00Z">
              <w:rPr>
                <w:sz w:val="28"/>
                <w:szCs w:val="28"/>
              </w:rPr>
            </w:rPrChange>
          </w:rPr>
          <w:delText>k</w:delText>
        </w:r>
      </w:del>
      <w:del w:id="1376" w:author="The Si Tran" w:date="2012-12-11T21:27:00Z">
        <w:r w:rsidRPr="0049233F" w:rsidDel="000E6941">
          <w:rPr>
            <w:szCs w:val="26"/>
            <w:rPrChange w:id="1377" w:author="The Si Tran" w:date="2012-12-05T23:02:00Z">
              <w:rPr>
                <w:sz w:val="28"/>
                <w:szCs w:val="28"/>
              </w:rPr>
            </w:rPrChange>
          </w:rPr>
          <w:delText xml:space="preserve"> theo công thức</w:delText>
        </w:r>
        <w:bookmarkStart w:id="1378" w:name="_Toc343083540"/>
        <w:bookmarkStart w:id="1379" w:name="_Toc343083754"/>
        <w:bookmarkStart w:id="1380" w:name="_Toc343083965"/>
        <w:bookmarkStart w:id="1381" w:name="_Toc343220724"/>
        <w:bookmarkStart w:id="1382" w:name="_Toc343232228"/>
        <w:bookmarkStart w:id="1383" w:name="_Toc343232641"/>
        <w:bookmarkStart w:id="1384" w:name="_Toc343232926"/>
        <w:bookmarkStart w:id="1385" w:name="_Toc343415431"/>
        <w:bookmarkStart w:id="1386" w:name="_Toc343415727"/>
        <w:bookmarkStart w:id="1387" w:name="_Toc343452386"/>
        <w:bookmarkStart w:id="1388" w:name="_Toc343461176"/>
        <w:bookmarkStart w:id="1389" w:name="_Toc343494063"/>
        <w:bookmarkStart w:id="1390" w:name="_Toc343494275"/>
        <w:bookmarkStart w:id="1391" w:name="_Toc343495048"/>
        <w:bookmarkStart w:id="1392" w:name="_Toc343660275"/>
        <w:bookmarkStart w:id="1393" w:name="_Toc343660489"/>
        <w:bookmarkStart w:id="1394" w:name="_Toc34371111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del>
    </w:p>
    <w:p w14:paraId="58F53B32" w14:textId="77777777" w:rsidR="00024D6E" w:rsidRPr="0049233F" w:rsidDel="00E9719E" w:rsidRDefault="00024D6E" w:rsidP="00024D6E">
      <w:pPr>
        <w:rPr>
          <w:del w:id="1395" w:author="The Si Tran" w:date="2012-12-05T22:45:00Z"/>
          <w:szCs w:val="26"/>
          <w:rPrChange w:id="1396" w:author="The Si Tran" w:date="2012-12-05T23:02:00Z">
            <w:rPr>
              <w:del w:id="1397" w:author="The Si Tran" w:date="2012-12-05T22:45:00Z"/>
              <w:sz w:val="28"/>
              <w:szCs w:val="28"/>
            </w:rPr>
          </w:rPrChange>
        </w:rPr>
      </w:pPr>
      <w:del w:id="1398" w:author="The Si Tran" w:date="2012-12-05T22:45:00Z">
        <w:r w:rsidRPr="0049233F" w:rsidDel="00E9719E">
          <w:rPr>
            <w:szCs w:val="26"/>
            <w:rPrChange w:id="1399"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3" o:title=""/>
            </v:shape>
            <o:OLEObject Type="Embed" ProgID="Equation.DSMT4" ShapeID="_x0000_i1025" DrawAspect="Content" ObjectID="_1417548991" r:id="rId14"/>
          </w:object>
        </w:r>
        <w:r w:rsidRPr="0049233F" w:rsidDel="00E9719E">
          <w:rPr>
            <w:szCs w:val="26"/>
            <w:rPrChange w:id="1400" w:author="The Si Tran" w:date="2012-12-05T23:02:00Z">
              <w:rPr>
                <w:sz w:val="28"/>
                <w:szCs w:val="28"/>
              </w:rPr>
            </w:rPrChange>
          </w:rPr>
          <w:delText xml:space="preserve">                 (2.1.1)</w:delText>
        </w:r>
        <w:bookmarkStart w:id="1401" w:name="_Toc343083541"/>
        <w:bookmarkStart w:id="1402" w:name="_Toc343083755"/>
        <w:bookmarkStart w:id="1403" w:name="_Toc343083966"/>
        <w:bookmarkStart w:id="1404" w:name="_Toc343220725"/>
        <w:bookmarkStart w:id="1405" w:name="_Toc343232229"/>
        <w:bookmarkStart w:id="1406" w:name="_Toc343232642"/>
        <w:bookmarkStart w:id="1407" w:name="_Toc343232927"/>
        <w:bookmarkStart w:id="1408" w:name="_Toc343415432"/>
        <w:bookmarkStart w:id="1409" w:name="_Toc343415728"/>
        <w:bookmarkStart w:id="1410" w:name="_Toc343452387"/>
        <w:bookmarkStart w:id="1411" w:name="_Toc343461177"/>
        <w:bookmarkStart w:id="1412" w:name="_Toc343494064"/>
        <w:bookmarkStart w:id="1413" w:name="_Toc343494276"/>
        <w:bookmarkStart w:id="1414" w:name="_Toc343495049"/>
        <w:bookmarkStart w:id="1415" w:name="_Toc343660276"/>
        <w:bookmarkStart w:id="1416" w:name="_Toc343660490"/>
        <w:bookmarkStart w:id="1417" w:name="_Toc343711118"/>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52ECDFBB" w14:textId="77777777" w:rsidR="00024D6E" w:rsidRPr="0049233F" w:rsidDel="000E6941" w:rsidRDefault="00024D6E" w:rsidP="00024D6E">
      <w:pPr>
        <w:ind w:firstLine="540"/>
        <w:rPr>
          <w:del w:id="1418" w:author="The Si Tran" w:date="2012-12-11T21:27:00Z"/>
          <w:szCs w:val="26"/>
          <w:rPrChange w:id="1419" w:author="The Si Tran" w:date="2012-12-05T23:02:00Z">
            <w:rPr>
              <w:del w:id="1420" w:author="The Si Tran" w:date="2012-12-11T21:27:00Z"/>
              <w:sz w:val="28"/>
              <w:szCs w:val="28"/>
            </w:rPr>
          </w:rPrChange>
        </w:rPr>
      </w:pPr>
      <w:del w:id="1421" w:author="The Si Tran" w:date="2012-12-11T21:27:00Z">
        <w:r w:rsidRPr="0049233F" w:rsidDel="000E6941">
          <w:rPr>
            <w:szCs w:val="26"/>
            <w:rPrChange w:id="1422" w:author="The Si Tran" w:date="2012-12-05T23:02:00Z">
              <w:rPr>
                <w:sz w:val="28"/>
                <w:szCs w:val="28"/>
              </w:rPr>
            </w:rPrChange>
          </w:rPr>
          <w:delText xml:space="preserve">Với </w:delText>
        </w:r>
        <w:bookmarkStart w:id="1423" w:name="_Toc343083542"/>
        <w:bookmarkStart w:id="1424" w:name="_Toc343083756"/>
        <w:bookmarkStart w:id="1425" w:name="_Toc343083967"/>
        <w:bookmarkStart w:id="1426" w:name="_Toc343220726"/>
        <w:bookmarkStart w:id="1427" w:name="_Toc343232230"/>
        <w:bookmarkStart w:id="1428" w:name="_Toc343232643"/>
        <w:bookmarkStart w:id="1429" w:name="_Toc343232928"/>
        <w:bookmarkStart w:id="1430" w:name="_Toc343415433"/>
        <w:bookmarkStart w:id="1431" w:name="_Toc343415729"/>
        <w:bookmarkStart w:id="1432" w:name="_Toc343452388"/>
        <w:bookmarkStart w:id="1433" w:name="_Toc343461178"/>
        <w:bookmarkStart w:id="1434" w:name="_Toc343494065"/>
        <w:bookmarkStart w:id="1435" w:name="_Toc343494277"/>
        <w:bookmarkStart w:id="1436" w:name="_Toc343495050"/>
        <w:bookmarkStart w:id="1437" w:name="_Toc343660277"/>
        <w:bookmarkStart w:id="1438" w:name="_Toc343660491"/>
        <w:bookmarkStart w:id="1439" w:name="_Toc34371111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del>
    </w:p>
    <w:p w14:paraId="644FD85B" w14:textId="77777777" w:rsidR="00024D6E" w:rsidRPr="0049233F" w:rsidDel="000E6941" w:rsidRDefault="00024D6E" w:rsidP="00024D6E">
      <w:pPr>
        <w:ind w:firstLine="720"/>
        <w:rPr>
          <w:del w:id="1440" w:author="The Si Tran" w:date="2012-12-11T21:27:00Z"/>
          <w:szCs w:val="26"/>
          <w:rPrChange w:id="1441" w:author="The Si Tran" w:date="2012-12-05T23:02:00Z">
            <w:rPr>
              <w:del w:id="1442" w:author="The Si Tran" w:date="2012-12-11T21:27:00Z"/>
              <w:sz w:val="28"/>
              <w:szCs w:val="28"/>
            </w:rPr>
          </w:rPrChange>
        </w:rPr>
      </w:pPr>
      <w:del w:id="1443" w:author="The Si Tran" w:date="2012-12-11T21:27:00Z">
        <w:r w:rsidRPr="0049233F" w:rsidDel="000E6941">
          <w:rPr>
            <w:szCs w:val="26"/>
            <w:rPrChange w:id="1444" w:author="The Si Tran" w:date="2012-12-05T23:02:00Z">
              <w:rPr>
                <w:sz w:val="28"/>
                <w:szCs w:val="28"/>
              </w:rPr>
            </w:rPrChange>
          </w:rPr>
          <w:delText>*</w:delText>
        </w:r>
      </w:del>
      <w:del w:id="1445" w:author="The Si Tran" w:date="2012-12-05T22:45:00Z">
        <w:r w:rsidRPr="00B312F5" w:rsidDel="00E9719E">
          <w:rPr>
            <w:i/>
            <w:position w:val="-12"/>
            <w:szCs w:val="26"/>
          </w:rPr>
          <w:object w:dxaOrig="300" w:dyaOrig="360" w14:anchorId="1DD27C92">
            <v:shape id="_x0000_i1026" type="#_x0000_t75" style="width:18pt;height:21.75pt" o:ole="">
              <v:imagedata r:id="rId15" o:title=""/>
            </v:shape>
            <o:OLEObject Type="Embed" ProgID="Equation.DSMT4" ShapeID="_x0000_i1026" DrawAspect="Content" ObjectID="_1417548992" r:id="rId16"/>
          </w:object>
        </w:r>
      </w:del>
      <w:del w:id="1446" w:author="The Si Tran" w:date="2012-12-11T21:27:00Z">
        <w:r w:rsidRPr="0049233F" w:rsidDel="000E6941">
          <w:rPr>
            <w:szCs w:val="26"/>
            <w:rPrChange w:id="1447" w:author="The Si Tran" w:date="2012-12-05T23:02:00Z">
              <w:rPr>
                <w:sz w:val="28"/>
                <w:szCs w:val="28"/>
              </w:rPr>
            </w:rPrChange>
          </w:rPr>
          <w:delText xml:space="preserve"> là hệ số tự tương quan của </w:delText>
        </w:r>
      </w:del>
      <w:del w:id="1448" w:author="The Si Tran" w:date="2012-12-05T22:47:00Z">
        <w:r w:rsidRPr="0049233F" w:rsidDel="00E9719E">
          <w:rPr>
            <w:szCs w:val="26"/>
            <w:rPrChange w:id="1449" w:author="The Si Tran" w:date="2012-12-05T23:02:00Z">
              <w:rPr>
                <w:sz w:val="28"/>
                <w:szCs w:val="28"/>
              </w:rPr>
            </w:rPrChange>
          </w:rPr>
          <w:delText>X</w:delText>
        </w:r>
      </w:del>
      <w:del w:id="1450" w:author="The Si Tran" w:date="2012-12-11T21:27:00Z">
        <w:r w:rsidRPr="0049233F" w:rsidDel="000E6941">
          <w:rPr>
            <w:szCs w:val="26"/>
            <w:rPrChange w:id="1451" w:author="The Si Tran" w:date="2012-12-05T23:02:00Z">
              <w:rPr>
                <w:sz w:val="28"/>
                <w:szCs w:val="28"/>
              </w:rPr>
            </w:rPrChange>
          </w:rPr>
          <w:delText xml:space="preserve"> ở độ trễ </w:delText>
        </w:r>
      </w:del>
      <w:del w:id="1452" w:author="The Si Tran" w:date="2012-12-06T20:06:00Z">
        <w:r w:rsidRPr="0049233F" w:rsidDel="00263465">
          <w:rPr>
            <w:szCs w:val="26"/>
            <w:rPrChange w:id="1453" w:author="The Si Tran" w:date="2012-12-05T23:02:00Z">
              <w:rPr>
                <w:sz w:val="28"/>
                <w:szCs w:val="28"/>
              </w:rPr>
            </w:rPrChange>
          </w:rPr>
          <w:delText>k</w:delText>
        </w:r>
      </w:del>
      <w:bookmarkStart w:id="1454" w:name="_Toc343083543"/>
      <w:bookmarkStart w:id="1455" w:name="_Toc343083757"/>
      <w:bookmarkStart w:id="1456" w:name="_Toc343083968"/>
      <w:bookmarkStart w:id="1457" w:name="_Toc343220727"/>
      <w:bookmarkStart w:id="1458" w:name="_Toc343232231"/>
      <w:bookmarkStart w:id="1459" w:name="_Toc343232644"/>
      <w:bookmarkStart w:id="1460" w:name="_Toc343232929"/>
      <w:bookmarkStart w:id="1461" w:name="_Toc343415434"/>
      <w:bookmarkStart w:id="1462" w:name="_Toc343415730"/>
      <w:bookmarkStart w:id="1463" w:name="_Toc343452389"/>
      <w:bookmarkStart w:id="1464" w:name="_Toc343461179"/>
      <w:bookmarkStart w:id="1465" w:name="_Toc343494066"/>
      <w:bookmarkStart w:id="1466" w:name="_Toc343494278"/>
      <w:bookmarkStart w:id="1467" w:name="_Toc343495051"/>
      <w:bookmarkStart w:id="1468" w:name="_Toc343660278"/>
      <w:bookmarkStart w:id="1469" w:name="_Toc343660492"/>
      <w:bookmarkStart w:id="1470" w:name="_Toc34371112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p>
    <w:p w14:paraId="662C0993" w14:textId="77777777" w:rsidR="00024D6E" w:rsidRPr="0049233F" w:rsidDel="000E6941" w:rsidRDefault="00024D6E" w:rsidP="00024D6E">
      <w:pPr>
        <w:ind w:firstLine="720"/>
        <w:rPr>
          <w:del w:id="1471" w:author="The Si Tran" w:date="2012-12-11T21:27:00Z"/>
          <w:szCs w:val="26"/>
          <w:rPrChange w:id="1472" w:author="The Si Tran" w:date="2012-12-05T23:02:00Z">
            <w:rPr>
              <w:del w:id="1473" w:author="The Si Tran" w:date="2012-12-11T21:27:00Z"/>
              <w:sz w:val="28"/>
              <w:szCs w:val="28"/>
            </w:rPr>
          </w:rPrChange>
        </w:rPr>
      </w:pPr>
      <w:del w:id="1474" w:author="The Si Tran" w:date="2012-12-11T21:27:00Z">
        <w:r w:rsidRPr="0049233F" w:rsidDel="000E6941">
          <w:rPr>
            <w:szCs w:val="26"/>
            <w:rPrChange w:id="1475" w:author="The Si Tran" w:date="2012-12-05T23:02:00Z">
              <w:rPr>
                <w:sz w:val="28"/>
                <w:szCs w:val="28"/>
              </w:rPr>
            </w:rPrChange>
          </w:rPr>
          <w:delText>*</w:delText>
        </w:r>
      </w:del>
      <w:del w:id="1476" w:author="The Si Tran" w:date="2012-12-05T22:46:00Z">
        <w:r w:rsidRPr="00082976" w:rsidDel="00E9719E">
          <w:rPr>
            <w:position w:val="-10"/>
            <w:szCs w:val="26"/>
          </w:rPr>
          <w:object w:dxaOrig="240" w:dyaOrig="260" w14:anchorId="2F01B6C5">
            <v:shape id="_x0000_i1027" type="#_x0000_t75" style="width:18pt;height:18pt" o:ole="">
              <v:imagedata r:id="rId17" o:title=""/>
            </v:shape>
            <o:OLEObject Type="Embed" ProgID="Equation.DSMT4" ShapeID="_x0000_i1027" DrawAspect="Content" ObjectID="_1417548993" r:id="rId18"/>
          </w:object>
        </w:r>
      </w:del>
      <w:del w:id="1477" w:author="The Si Tran" w:date="2012-12-11T21:27:00Z">
        <w:r w:rsidRPr="0049233F" w:rsidDel="000E6941">
          <w:rPr>
            <w:szCs w:val="26"/>
            <w:rPrChange w:id="1478" w:author="The Si Tran" w:date="2012-12-05T23:02:00Z">
              <w:rPr>
                <w:sz w:val="28"/>
                <w:szCs w:val="28"/>
              </w:rPr>
            </w:rPrChange>
          </w:rPr>
          <w:delText xml:space="preserve"> là trung bình của </w:delText>
        </w:r>
      </w:del>
      <w:del w:id="1479" w:author="The Si Tran" w:date="2012-12-05T22:47:00Z">
        <w:r w:rsidRPr="0049233F" w:rsidDel="00E9719E">
          <w:rPr>
            <w:szCs w:val="26"/>
            <w:rPrChange w:id="1480" w:author="The Si Tran" w:date="2012-12-05T23:02:00Z">
              <w:rPr>
                <w:sz w:val="28"/>
                <w:szCs w:val="28"/>
              </w:rPr>
            </w:rPrChange>
          </w:rPr>
          <w:delText>X</w:delText>
        </w:r>
        <w:r w:rsidRPr="0049233F" w:rsidDel="00E9719E">
          <w:rPr>
            <w:szCs w:val="26"/>
            <w:vertAlign w:val="subscript"/>
            <w:rPrChange w:id="1481" w:author="The Si Tran" w:date="2012-12-05T23:02:00Z">
              <w:rPr>
                <w:sz w:val="28"/>
                <w:szCs w:val="28"/>
                <w:vertAlign w:val="subscript"/>
              </w:rPr>
            </w:rPrChange>
          </w:rPr>
          <w:delText>t</w:delText>
        </w:r>
      </w:del>
      <w:bookmarkStart w:id="1482" w:name="_Toc343083544"/>
      <w:bookmarkStart w:id="1483" w:name="_Toc343083758"/>
      <w:bookmarkStart w:id="1484" w:name="_Toc343083969"/>
      <w:bookmarkStart w:id="1485" w:name="_Toc343220728"/>
      <w:bookmarkStart w:id="1486" w:name="_Toc343232232"/>
      <w:bookmarkStart w:id="1487" w:name="_Toc343232645"/>
      <w:bookmarkStart w:id="1488" w:name="_Toc343232930"/>
      <w:bookmarkStart w:id="1489" w:name="_Toc343415435"/>
      <w:bookmarkStart w:id="1490" w:name="_Toc343415731"/>
      <w:bookmarkStart w:id="1491" w:name="_Toc343452390"/>
      <w:bookmarkStart w:id="1492" w:name="_Toc343461180"/>
      <w:bookmarkStart w:id="1493" w:name="_Toc343494067"/>
      <w:bookmarkStart w:id="1494" w:name="_Toc343494279"/>
      <w:bookmarkStart w:id="1495" w:name="_Toc343495052"/>
      <w:bookmarkStart w:id="1496" w:name="_Toc343660279"/>
      <w:bookmarkStart w:id="1497" w:name="_Toc343660493"/>
      <w:bookmarkStart w:id="1498" w:name="_Toc34371112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14:paraId="42784988" w14:textId="77777777" w:rsidR="00024D6E" w:rsidRPr="0049233F" w:rsidDel="000E6941" w:rsidRDefault="00024D6E" w:rsidP="00024D6E">
      <w:pPr>
        <w:ind w:firstLine="540"/>
        <w:rPr>
          <w:del w:id="1499" w:author="The Si Tran" w:date="2012-12-11T21:27:00Z"/>
          <w:szCs w:val="26"/>
          <w:rPrChange w:id="1500" w:author="The Si Tran" w:date="2012-12-05T23:02:00Z">
            <w:rPr>
              <w:del w:id="1501" w:author="The Si Tran" w:date="2012-12-11T21:27:00Z"/>
              <w:sz w:val="28"/>
              <w:szCs w:val="28"/>
            </w:rPr>
          </w:rPrChange>
        </w:rPr>
      </w:pPr>
      <w:del w:id="1502" w:author="The Si Tran" w:date="2012-12-11T21:27:00Z">
        <w:r w:rsidRPr="0049233F" w:rsidDel="000E6941">
          <w:rPr>
            <w:szCs w:val="26"/>
            <w:rPrChange w:id="1503" w:author="The Si Tran" w:date="2012-12-05T23:02:00Z">
              <w:rPr>
                <w:sz w:val="28"/>
                <w:szCs w:val="28"/>
              </w:rPr>
            </w:rPrChange>
          </w:rPr>
          <w:delText xml:space="preserve">Nếu </w:delText>
        </w:r>
      </w:del>
      <w:del w:id="1504" w:author="The Si Tran" w:date="2012-12-06T20:07:00Z">
        <w:r w:rsidRPr="00082976" w:rsidDel="00263465">
          <w:rPr>
            <w:position w:val="-12"/>
            <w:szCs w:val="26"/>
          </w:rPr>
          <w:object w:dxaOrig="300" w:dyaOrig="360" w14:anchorId="6FCD7336">
            <v:shape id="_x0000_i1028" type="#_x0000_t75" style="width:18pt;height:21.75pt" o:ole="">
              <v:imagedata r:id="rId15" o:title=""/>
            </v:shape>
            <o:OLEObject Type="Embed" ProgID="Equation.DSMT4" ShapeID="_x0000_i1028" DrawAspect="Content" ObjectID="_1417548994" r:id="rId19"/>
          </w:object>
        </w:r>
      </w:del>
      <w:del w:id="1505" w:author="The Si Tran" w:date="2012-12-11T21:27:00Z">
        <w:r w:rsidRPr="0049233F" w:rsidDel="000E6941">
          <w:rPr>
            <w:szCs w:val="26"/>
            <w:rPrChange w:id="1506" w:author="The Si Tran" w:date="2012-12-05T23:02:00Z">
              <w:rPr>
                <w:sz w:val="28"/>
                <w:szCs w:val="28"/>
              </w:rPr>
            </w:rPrChange>
          </w:rPr>
          <w:delText xml:space="preserve"> khác không thì giữa </w:delText>
        </w:r>
      </w:del>
      <w:del w:id="1507" w:author="The Si Tran" w:date="2012-12-05T22:47:00Z">
        <w:r w:rsidRPr="0049233F" w:rsidDel="00E9719E">
          <w:rPr>
            <w:szCs w:val="26"/>
            <w:rPrChange w:id="1508" w:author="The Si Tran" w:date="2012-12-05T23:02:00Z">
              <w:rPr>
                <w:sz w:val="28"/>
                <w:szCs w:val="28"/>
              </w:rPr>
            </w:rPrChange>
          </w:rPr>
          <w:delText>X</w:delText>
        </w:r>
        <w:r w:rsidRPr="0049233F" w:rsidDel="00E9719E">
          <w:rPr>
            <w:szCs w:val="26"/>
            <w:vertAlign w:val="subscript"/>
            <w:rPrChange w:id="1509" w:author="The Si Tran" w:date="2012-12-05T23:02:00Z">
              <w:rPr>
                <w:sz w:val="28"/>
                <w:szCs w:val="28"/>
                <w:vertAlign w:val="subscript"/>
              </w:rPr>
            </w:rPrChange>
          </w:rPr>
          <w:delText>t</w:delText>
        </w:r>
      </w:del>
      <w:del w:id="1510" w:author="The Si Tran" w:date="2012-12-11T21:27:00Z">
        <w:r w:rsidRPr="0049233F" w:rsidDel="000E6941">
          <w:rPr>
            <w:szCs w:val="26"/>
            <w:rPrChange w:id="1511" w:author="The Si Tran" w:date="2012-12-05T23:02:00Z">
              <w:rPr>
                <w:sz w:val="28"/>
                <w:szCs w:val="28"/>
              </w:rPr>
            </w:rPrChange>
          </w:rPr>
          <w:delText xml:space="preserve"> và </w:delText>
        </w:r>
      </w:del>
      <w:del w:id="1512" w:author="The Si Tran" w:date="2012-12-05T22:47:00Z">
        <w:r w:rsidRPr="0049233F" w:rsidDel="00E9719E">
          <w:rPr>
            <w:szCs w:val="26"/>
            <w:rPrChange w:id="1513" w:author="The Si Tran" w:date="2012-12-05T23:02:00Z">
              <w:rPr>
                <w:sz w:val="28"/>
                <w:szCs w:val="28"/>
              </w:rPr>
            </w:rPrChange>
          </w:rPr>
          <w:delText>X</w:delText>
        </w:r>
        <w:r w:rsidRPr="0049233F" w:rsidDel="00E9719E">
          <w:rPr>
            <w:szCs w:val="26"/>
            <w:vertAlign w:val="subscript"/>
            <w:rPrChange w:id="1514" w:author="The Si Tran" w:date="2012-12-05T23:02:00Z">
              <w:rPr>
                <w:sz w:val="28"/>
                <w:szCs w:val="28"/>
                <w:vertAlign w:val="subscript"/>
              </w:rPr>
            </w:rPrChange>
          </w:rPr>
          <w:delText>t+k</w:delText>
        </w:r>
        <w:r w:rsidRPr="0049233F" w:rsidDel="00E9719E">
          <w:rPr>
            <w:szCs w:val="26"/>
            <w:rPrChange w:id="1515" w:author="The Si Tran" w:date="2012-12-05T23:02:00Z">
              <w:rPr>
                <w:sz w:val="28"/>
                <w:szCs w:val="28"/>
              </w:rPr>
            </w:rPrChange>
          </w:rPr>
          <w:delText xml:space="preserve"> </w:delText>
        </w:r>
      </w:del>
      <w:del w:id="1516" w:author="The Si Tran" w:date="2012-12-11T21:27:00Z">
        <w:r w:rsidRPr="0049233F" w:rsidDel="000E6941">
          <w:rPr>
            <w:szCs w:val="26"/>
            <w:rPrChange w:id="1517" w:author="The Si Tran" w:date="2012-12-05T23:02:00Z">
              <w:rPr>
                <w:sz w:val="28"/>
                <w:szCs w:val="28"/>
              </w:rPr>
            </w:rPrChange>
          </w:rPr>
          <w:delText>có sự tương quan với nhau.</w:delText>
        </w:r>
        <w:bookmarkStart w:id="1518" w:name="_Toc343083545"/>
        <w:bookmarkStart w:id="1519" w:name="_Toc343083759"/>
        <w:bookmarkStart w:id="1520" w:name="_Toc343083970"/>
        <w:bookmarkStart w:id="1521" w:name="_Toc343220729"/>
        <w:bookmarkStart w:id="1522" w:name="_Toc343232233"/>
        <w:bookmarkStart w:id="1523" w:name="_Toc343232646"/>
        <w:bookmarkStart w:id="1524" w:name="_Toc343232931"/>
        <w:bookmarkStart w:id="1525" w:name="_Toc343415436"/>
        <w:bookmarkStart w:id="1526" w:name="_Toc343415732"/>
        <w:bookmarkStart w:id="1527" w:name="_Toc343452391"/>
        <w:bookmarkStart w:id="1528" w:name="_Toc343461181"/>
        <w:bookmarkStart w:id="1529" w:name="_Toc343494068"/>
        <w:bookmarkStart w:id="1530" w:name="_Toc343494280"/>
        <w:bookmarkStart w:id="1531" w:name="_Toc343495053"/>
        <w:bookmarkStart w:id="1532" w:name="_Toc343660280"/>
        <w:bookmarkStart w:id="1533" w:name="_Toc343660494"/>
        <w:bookmarkStart w:id="1534" w:name="_Toc343711122"/>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del>
    </w:p>
    <w:p w14:paraId="1BA9CD49" w14:textId="77777777" w:rsidR="00024D6E" w:rsidRPr="0049233F" w:rsidDel="000E6941" w:rsidRDefault="00024D6E" w:rsidP="00024D6E">
      <w:pPr>
        <w:ind w:firstLine="540"/>
        <w:rPr>
          <w:del w:id="1535" w:author="The Si Tran" w:date="2012-12-11T21:27:00Z"/>
          <w:szCs w:val="26"/>
          <w:rPrChange w:id="1536" w:author="The Si Tran" w:date="2012-12-05T23:02:00Z">
            <w:rPr>
              <w:del w:id="1537" w:author="The Si Tran" w:date="2012-12-11T21:27:00Z"/>
              <w:sz w:val="28"/>
              <w:szCs w:val="28"/>
            </w:rPr>
          </w:rPrChange>
        </w:rPr>
      </w:pPr>
      <w:del w:id="1538" w:author="The Si Tran" w:date="2012-12-11T21:27:00Z">
        <w:r w:rsidRPr="0049233F" w:rsidDel="000E6941">
          <w:rPr>
            <w:szCs w:val="26"/>
            <w:rPrChange w:id="1539"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40" w:name="_Toc343083546"/>
        <w:bookmarkStart w:id="1541" w:name="_Toc343083760"/>
        <w:bookmarkStart w:id="1542" w:name="_Toc343083971"/>
        <w:bookmarkStart w:id="1543" w:name="_Toc343220730"/>
        <w:bookmarkStart w:id="1544" w:name="_Toc343232234"/>
        <w:bookmarkStart w:id="1545" w:name="_Toc343232647"/>
        <w:bookmarkStart w:id="1546" w:name="_Toc343232932"/>
        <w:bookmarkStart w:id="1547" w:name="_Toc343415437"/>
        <w:bookmarkStart w:id="1548" w:name="_Toc343415733"/>
        <w:bookmarkStart w:id="1549" w:name="_Toc343452392"/>
        <w:bookmarkStart w:id="1550" w:name="_Toc343461182"/>
        <w:bookmarkStart w:id="1551" w:name="_Toc343494069"/>
        <w:bookmarkStart w:id="1552" w:name="_Toc343494281"/>
        <w:bookmarkStart w:id="1553" w:name="_Toc343495054"/>
        <w:bookmarkStart w:id="1554" w:name="_Toc343660281"/>
        <w:bookmarkStart w:id="1555" w:name="_Toc343660495"/>
        <w:bookmarkStart w:id="1556" w:name="_Toc343711123"/>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del>
    </w:p>
    <w:p w14:paraId="5C352C0E" w14:textId="77777777" w:rsidR="00024D6E" w:rsidRPr="0049233F" w:rsidDel="000E6941" w:rsidRDefault="00024D6E" w:rsidP="00024D6E">
      <w:pPr>
        <w:rPr>
          <w:del w:id="1557" w:author="The Si Tran" w:date="2012-12-11T21:27:00Z"/>
          <w:szCs w:val="26"/>
          <w:rPrChange w:id="1558" w:author="The Si Tran" w:date="2012-12-05T23:02:00Z">
            <w:rPr>
              <w:del w:id="1559" w:author="The Si Tran" w:date="2012-12-11T21:27:00Z"/>
              <w:sz w:val="28"/>
              <w:szCs w:val="28"/>
            </w:rPr>
          </w:rPrChange>
        </w:rPr>
      </w:pPr>
      <w:del w:id="1560" w:author="The Si Tran" w:date="2012-12-11T21:27:00Z">
        <w:r w:rsidRPr="0049233F" w:rsidDel="000E6941">
          <w:rPr>
            <w:b/>
            <w:szCs w:val="26"/>
            <w:rPrChange w:id="1561" w:author="The Si Tran" w:date="2012-12-05T23:02:00Z">
              <w:rPr>
                <w:b/>
                <w:sz w:val="28"/>
                <w:szCs w:val="28"/>
              </w:rPr>
            </w:rPrChange>
          </w:rPr>
          <w:delText>Định nghĩa:</w:delText>
        </w:r>
        <w:r w:rsidRPr="0049233F" w:rsidDel="000E6941">
          <w:rPr>
            <w:szCs w:val="26"/>
            <w:rPrChange w:id="1562" w:author="The Si Tran" w:date="2012-12-05T23:02:00Z">
              <w:rPr>
                <w:sz w:val="28"/>
                <w:szCs w:val="28"/>
              </w:rPr>
            </w:rPrChange>
          </w:rPr>
          <w:delText xml:space="preserve"> Hàm tự tương quan là một đồ thị biểu diễn các hệ số tự tương quan theo các độ trễ khác nhau [1].</w:delText>
        </w:r>
        <w:bookmarkStart w:id="1563" w:name="_Toc343083547"/>
        <w:bookmarkStart w:id="1564" w:name="_Toc343083761"/>
        <w:bookmarkStart w:id="1565" w:name="_Toc343083972"/>
        <w:bookmarkStart w:id="1566" w:name="_Toc343220731"/>
        <w:bookmarkStart w:id="1567" w:name="_Toc343232235"/>
        <w:bookmarkStart w:id="1568" w:name="_Toc343232648"/>
        <w:bookmarkStart w:id="1569" w:name="_Toc343232933"/>
        <w:bookmarkStart w:id="1570" w:name="_Toc343415438"/>
        <w:bookmarkStart w:id="1571" w:name="_Toc343415734"/>
        <w:bookmarkStart w:id="1572" w:name="_Toc343452393"/>
        <w:bookmarkStart w:id="1573" w:name="_Toc343461183"/>
        <w:bookmarkStart w:id="1574" w:name="_Toc343494070"/>
        <w:bookmarkStart w:id="1575" w:name="_Toc343494282"/>
        <w:bookmarkStart w:id="1576" w:name="_Toc343495055"/>
        <w:bookmarkStart w:id="1577" w:name="_Toc343660282"/>
        <w:bookmarkStart w:id="1578" w:name="_Toc343660496"/>
        <w:bookmarkStart w:id="1579" w:name="_Toc343711124"/>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del>
    </w:p>
    <w:p w14:paraId="7EE7FA4F" w14:textId="77777777" w:rsidR="00024D6E" w:rsidRPr="0049233F" w:rsidDel="000E6941" w:rsidRDefault="00024D6E" w:rsidP="00CD217B">
      <w:pPr>
        <w:ind w:firstLine="540"/>
        <w:rPr>
          <w:del w:id="1580" w:author="The Si Tran" w:date="2012-12-11T21:27:00Z"/>
          <w:szCs w:val="26"/>
          <w:rPrChange w:id="1581" w:author="The Si Tran" w:date="2012-12-05T23:02:00Z">
            <w:rPr>
              <w:del w:id="1582" w:author="The Si Tran" w:date="2012-12-11T21:27:00Z"/>
              <w:sz w:val="28"/>
              <w:szCs w:val="28"/>
            </w:rPr>
          </w:rPrChange>
        </w:rPr>
      </w:pPr>
      <w:del w:id="1583" w:author="The Si Tran" w:date="2012-12-11T21:27:00Z">
        <w:r w:rsidRPr="0049233F" w:rsidDel="000E6941">
          <w:rPr>
            <w:szCs w:val="26"/>
            <w:rPrChange w:id="1584" w:author="The Si Tran" w:date="2012-12-05T23:02:00Z">
              <w:rPr>
                <w:sz w:val="28"/>
                <w:szCs w:val="28"/>
              </w:rPr>
            </w:rPrChange>
          </w:rPr>
          <w:delText>Hình 2 là một ví dụ về hàm tự tương quan.</w:delText>
        </w:r>
        <w:bookmarkStart w:id="1585" w:name="_Toc343083548"/>
        <w:bookmarkStart w:id="1586" w:name="_Toc343083762"/>
        <w:bookmarkStart w:id="1587" w:name="_Toc343083973"/>
        <w:bookmarkStart w:id="1588" w:name="_Toc343220732"/>
        <w:bookmarkStart w:id="1589" w:name="_Toc343232236"/>
        <w:bookmarkStart w:id="1590" w:name="_Toc343232649"/>
        <w:bookmarkStart w:id="1591" w:name="_Toc343232934"/>
        <w:bookmarkStart w:id="1592" w:name="_Toc343415439"/>
        <w:bookmarkStart w:id="1593" w:name="_Toc343415735"/>
        <w:bookmarkStart w:id="1594" w:name="_Toc343452394"/>
        <w:bookmarkStart w:id="1595" w:name="_Toc343461184"/>
        <w:bookmarkStart w:id="1596" w:name="_Toc343494071"/>
        <w:bookmarkStart w:id="1597" w:name="_Toc343494283"/>
        <w:bookmarkStart w:id="1598" w:name="_Toc343495056"/>
        <w:bookmarkStart w:id="1599" w:name="_Toc343660283"/>
        <w:bookmarkStart w:id="1600" w:name="_Toc343660497"/>
        <w:bookmarkStart w:id="1601" w:name="_Toc343711125"/>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247AB81D" w14:textId="77777777" w:rsidR="00024D6E" w:rsidRPr="0049233F" w:rsidDel="000E6941" w:rsidRDefault="00024D6E" w:rsidP="00024D6E">
      <w:pPr>
        <w:rPr>
          <w:del w:id="1602" w:author="The Si Tran" w:date="2012-12-11T21:27:00Z"/>
          <w:szCs w:val="26"/>
          <w:rPrChange w:id="1603" w:author="The Si Tran" w:date="2012-12-05T23:02:00Z">
            <w:rPr>
              <w:del w:id="1604" w:author="The Si Tran" w:date="2012-12-11T21:27:00Z"/>
              <w:sz w:val="28"/>
              <w:szCs w:val="28"/>
            </w:rPr>
          </w:rPrChange>
        </w:rPr>
      </w:pPr>
      <w:del w:id="1605" w:author="The Si Tran" w:date="2012-12-11T21:27:00Z">
        <w:r w:rsidRPr="0049233F" w:rsidDel="000E6941">
          <w:rPr>
            <w:noProof/>
            <w:szCs w:val="26"/>
            <w:rPrChange w:id="1606" w:author="Unknown">
              <w:rPr>
                <w:noProof/>
                <w:sz w:val="28"/>
                <w:szCs w:val="28"/>
              </w:rPr>
            </w:rPrChange>
          </w:rPr>
          <w:drawing>
            <wp:inline distT="0" distB="0" distL="0" distR="0" wp14:anchorId="37C9E20B" wp14:editId="55F4388C">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07" w:name="_Toc343083549"/>
        <w:bookmarkStart w:id="1608" w:name="_Toc343083763"/>
        <w:bookmarkStart w:id="1609" w:name="_Toc343083974"/>
        <w:bookmarkStart w:id="1610" w:name="_Toc343220733"/>
        <w:bookmarkStart w:id="1611" w:name="_Toc343232237"/>
        <w:bookmarkStart w:id="1612" w:name="_Toc343232650"/>
        <w:bookmarkStart w:id="1613" w:name="_Toc343232935"/>
        <w:bookmarkStart w:id="1614" w:name="_Toc343415440"/>
        <w:bookmarkStart w:id="1615" w:name="_Toc343415736"/>
        <w:bookmarkStart w:id="1616" w:name="_Toc343452395"/>
        <w:bookmarkStart w:id="1617" w:name="_Toc343461185"/>
        <w:bookmarkStart w:id="1618" w:name="_Toc343494072"/>
        <w:bookmarkStart w:id="1619" w:name="_Toc343494284"/>
        <w:bookmarkStart w:id="1620" w:name="_Toc343495057"/>
        <w:bookmarkStart w:id="1621" w:name="_Toc343660284"/>
        <w:bookmarkStart w:id="1622" w:name="_Toc343660498"/>
        <w:bookmarkStart w:id="1623" w:name="_Toc34371112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del>
    </w:p>
    <w:p w14:paraId="12F5FD7D" w14:textId="77777777" w:rsidR="00024D6E" w:rsidRPr="0049233F" w:rsidDel="000E6941" w:rsidRDefault="00024D6E" w:rsidP="008E6A9A">
      <w:pPr>
        <w:pStyle w:val="Caption"/>
        <w:ind w:firstLine="540"/>
        <w:jc w:val="center"/>
        <w:rPr>
          <w:del w:id="1624" w:author="The Si Tran" w:date="2012-12-11T21:27:00Z"/>
          <w:sz w:val="26"/>
          <w:szCs w:val="26"/>
          <w:rPrChange w:id="1625" w:author="The Si Tran" w:date="2012-12-05T23:02:00Z">
            <w:rPr>
              <w:del w:id="1626" w:author="The Si Tran" w:date="2012-12-11T21:27:00Z"/>
              <w:sz w:val="28"/>
              <w:szCs w:val="28"/>
            </w:rPr>
          </w:rPrChange>
        </w:rPr>
      </w:pPr>
      <w:bookmarkStart w:id="1627" w:name="_Toc312142076"/>
      <w:del w:id="1628" w:author="The Si Tran" w:date="2012-12-11T21:27:00Z">
        <w:r w:rsidRPr="0049233F" w:rsidDel="000E6941">
          <w:rPr>
            <w:sz w:val="26"/>
            <w:szCs w:val="26"/>
            <w:rPrChange w:id="1629" w:author="The Si Tran" w:date="2012-12-05T23:02:00Z">
              <w:rPr>
                <w:sz w:val="28"/>
                <w:szCs w:val="28"/>
              </w:rPr>
            </w:rPrChange>
          </w:rPr>
          <w:delText xml:space="preserve">Hình </w:delText>
        </w:r>
        <w:r w:rsidRPr="0049233F" w:rsidDel="000E6941">
          <w:rPr>
            <w:sz w:val="26"/>
            <w:szCs w:val="26"/>
            <w:rPrChange w:id="1630" w:author="The Si Tran" w:date="2012-12-05T23:02:00Z">
              <w:rPr>
                <w:sz w:val="28"/>
                <w:szCs w:val="28"/>
              </w:rPr>
            </w:rPrChange>
          </w:rPr>
          <w:fldChar w:fldCharType="begin"/>
        </w:r>
        <w:r w:rsidRPr="0049233F" w:rsidDel="000E6941">
          <w:rPr>
            <w:sz w:val="26"/>
            <w:szCs w:val="26"/>
            <w:rPrChange w:id="1631" w:author="The Si Tran" w:date="2012-12-05T23:02:00Z">
              <w:rPr>
                <w:sz w:val="28"/>
                <w:szCs w:val="28"/>
              </w:rPr>
            </w:rPrChange>
          </w:rPr>
          <w:delInstrText xml:space="preserve"> SEQ Hình \* ARABIC </w:delInstrText>
        </w:r>
        <w:r w:rsidRPr="0049233F" w:rsidDel="000E6941">
          <w:rPr>
            <w:sz w:val="26"/>
            <w:szCs w:val="26"/>
            <w:rPrChange w:id="1632" w:author="The Si Tran" w:date="2012-12-05T23:02:00Z">
              <w:rPr>
                <w:sz w:val="28"/>
                <w:szCs w:val="28"/>
              </w:rPr>
            </w:rPrChange>
          </w:rPr>
          <w:fldChar w:fldCharType="separate"/>
        </w:r>
        <w:r w:rsidRPr="0049233F" w:rsidDel="000E6941">
          <w:rPr>
            <w:noProof/>
            <w:sz w:val="26"/>
            <w:szCs w:val="26"/>
            <w:rPrChange w:id="1633" w:author="The Si Tran" w:date="2012-12-05T23:02:00Z">
              <w:rPr>
                <w:noProof/>
                <w:sz w:val="28"/>
                <w:szCs w:val="28"/>
              </w:rPr>
            </w:rPrChange>
          </w:rPr>
          <w:delText>2</w:delText>
        </w:r>
        <w:r w:rsidRPr="0049233F" w:rsidDel="000E6941">
          <w:rPr>
            <w:sz w:val="26"/>
            <w:szCs w:val="26"/>
            <w:rPrChange w:id="1634" w:author="The Si Tran" w:date="2012-12-05T23:02:00Z">
              <w:rPr>
                <w:sz w:val="28"/>
                <w:szCs w:val="28"/>
              </w:rPr>
            </w:rPrChange>
          </w:rPr>
          <w:fldChar w:fldCharType="end"/>
        </w:r>
        <w:r w:rsidRPr="0049233F" w:rsidDel="000E6941">
          <w:rPr>
            <w:sz w:val="26"/>
            <w:szCs w:val="26"/>
            <w:rPrChange w:id="1635" w:author="The Si Tran" w:date="2012-12-05T23:02:00Z">
              <w:rPr>
                <w:sz w:val="28"/>
                <w:szCs w:val="28"/>
              </w:rPr>
            </w:rPrChange>
          </w:rPr>
          <w:delText xml:space="preserve"> Hàm tự tương quan</w:delText>
        </w:r>
        <w:bookmarkStart w:id="1636" w:name="_Toc343083550"/>
        <w:bookmarkStart w:id="1637" w:name="_Toc343083764"/>
        <w:bookmarkStart w:id="1638" w:name="_Toc343083975"/>
        <w:bookmarkStart w:id="1639" w:name="_Toc343220734"/>
        <w:bookmarkStart w:id="1640" w:name="_Toc343232238"/>
        <w:bookmarkStart w:id="1641" w:name="_Toc343232651"/>
        <w:bookmarkStart w:id="1642" w:name="_Toc343232936"/>
        <w:bookmarkStart w:id="1643" w:name="_Toc343415441"/>
        <w:bookmarkStart w:id="1644" w:name="_Toc343415737"/>
        <w:bookmarkStart w:id="1645" w:name="_Toc343452396"/>
        <w:bookmarkStart w:id="1646" w:name="_Toc343461186"/>
        <w:bookmarkStart w:id="1647" w:name="_Toc343494073"/>
        <w:bookmarkStart w:id="1648" w:name="_Toc343494285"/>
        <w:bookmarkStart w:id="1649" w:name="_Toc343495058"/>
        <w:bookmarkStart w:id="1650" w:name="_Toc343660285"/>
        <w:bookmarkStart w:id="1651" w:name="_Toc343660499"/>
        <w:bookmarkStart w:id="1652" w:name="_Toc343711127"/>
        <w:bookmarkEnd w:id="1627"/>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del>
    </w:p>
    <w:p w14:paraId="020A6CCC" w14:textId="77777777" w:rsidR="00024D6E" w:rsidRPr="0049233F" w:rsidDel="000E6941" w:rsidRDefault="00024D6E" w:rsidP="00024D6E">
      <w:pPr>
        <w:rPr>
          <w:del w:id="1653" w:author="The Si Tran" w:date="2012-12-11T21:27:00Z"/>
          <w:szCs w:val="26"/>
          <w:rPrChange w:id="1654" w:author="The Si Tran" w:date="2012-12-05T23:02:00Z">
            <w:rPr>
              <w:del w:id="1655" w:author="The Si Tran" w:date="2012-12-11T21:27:00Z"/>
              <w:sz w:val="28"/>
              <w:szCs w:val="28"/>
            </w:rPr>
          </w:rPrChange>
        </w:rPr>
      </w:pPr>
      <w:del w:id="1656" w:author="The Si Tran" w:date="2012-12-11T21:27:00Z">
        <w:r w:rsidRPr="0049233F" w:rsidDel="000E6941">
          <w:rPr>
            <w:szCs w:val="26"/>
            <w:rPrChange w:id="1657" w:author="The Si Tran" w:date="2012-12-05T23:02:00Z">
              <w:rPr>
                <w:sz w:val="28"/>
                <w:szCs w:val="28"/>
              </w:rPr>
            </w:rPrChange>
          </w:rPr>
          <w:tab/>
        </w:r>
        <w:bookmarkStart w:id="1658" w:name="_Toc343083551"/>
        <w:bookmarkStart w:id="1659" w:name="_Toc343083765"/>
        <w:bookmarkStart w:id="1660" w:name="_Toc343083976"/>
        <w:bookmarkStart w:id="1661" w:name="_Toc343220735"/>
        <w:bookmarkStart w:id="1662" w:name="_Toc343232239"/>
        <w:bookmarkStart w:id="1663" w:name="_Toc343232652"/>
        <w:bookmarkStart w:id="1664" w:name="_Toc343232937"/>
        <w:bookmarkStart w:id="1665" w:name="_Toc343415442"/>
        <w:bookmarkStart w:id="1666" w:name="_Toc343415738"/>
        <w:bookmarkStart w:id="1667" w:name="_Toc343452397"/>
        <w:bookmarkStart w:id="1668" w:name="_Toc343461187"/>
        <w:bookmarkStart w:id="1669" w:name="_Toc343494074"/>
        <w:bookmarkStart w:id="1670" w:name="_Toc343494286"/>
        <w:bookmarkStart w:id="1671" w:name="_Toc343495059"/>
        <w:bookmarkStart w:id="1672" w:name="_Toc343660286"/>
        <w:bookmarkStart w:id="1673" w:name="_Toc343660500"/>
        <w:bookmarkStart w:id="1674" w:name="_Toc343711128"/>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del>
    </w:p>
    <w:p w14:paraId="64FC6D0E" w14:textId="77777777" w:rsidR="00024D6E" w:rsidRPr="0049233F" w:rsidDel="000E6941" w:rsidRDefault="00024D6E" w:rsidP="00024D6E">
      <w:pPr>
        <w:ind w:firstLine="720"/>
        <w:rPr>
          <w:del w:id="1675" w:author="The Si Tran" w:date="2012-12-11T21:27:00Z"/>
          <w:szCs w:val="26"/>
          <w:rPrChange w:id="1676" w:author="The Si Tran" w:date="2012-12-05T23:02:00Z">
            <w:rPr>
              <w:del w:id="1677" w:author="The Si Tran" w:date="2012-12-11T21:27:00Z"/>
              <w:sz w:val="28"/>
              <w:szCs w:val="28"/>
            </w:rPr>
          </w:rPrChange>
        </w:rPr>
      </w:pPr>
      <w:del w:id="1678" w:author="The Si Tran" w:date="2012-12-11T21:27:00Z">
        <w:r w:rsidRPr="0049233F" w:rsidDel="000E6941">
          <w:rPr>
            <w:szCs w:val="26"/>
            <w:rPrChange w:id="1679"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80" w:author="The Si Tran" w:date="2012-12-05T22:50:00Z">
        <w:r w:rsidRPr="0049233F" w:rsidDel="008A2D16">
          <w:rPr>
            <w:szCs w:val="26"/>
            <w:rPrChange w:id="1681" w:author="The Si Tran" w:date="2012-12-05T23:02:00Z">
              <w:rPr>
                <w:sz w:val="28"/>
                <w:szCs w:val="28"/>
              </w:rPr>
            </w:rPrChange>
          </w:rPr>
          <w:delText xml:space="preserve"> </w:delText>
        </w:r>
      </w:del>
      <w:del w:id="1682" w:author="The Si Tran" w:date="2012-12-11T21:27:00Z">
        <w:r w:rsidRPr="0049233F" w:rsidDel="000E6941">
          <w:rPr>
            <w:szCs w:val="26"/>
            <w:rPrChange w:id="1683" w:author="The Si Tran" w:date="2012-12-05T23:02:00Z">
              <w:rPr>
                <w:sz w:val="28"/>
                <w:szCs w:val="28"/>
              </w:rPr>
            </w:rPrChange>
          </w:rPr>
          <w:delText>).</w:delText>
        </w:r>
        <w:bookmarkStart w:id="1684" w:name="_Toc343083552"/>
        <w:bookmarkStart w:id="1685" w:name="_Toc343083766"/>
        <w:bookmarkStart w:id="1686" w:name="_Toc343083977"/>
        <w:bookmarkStart w:id="1687" w:name="_Toc343220736"/>
        <w:bookmarkStart w:id="1688" w:name="_Toc343232240"/>
        <w:bookmarkStart w:id="1689" w:name="_Toc343232653"/>
        <w:bookmarkStart w:id="1690" w:name="_Toc343232938"/>
        <w:bookmarkStart w:id="1691" w:name="_Toc343415443"/>
        <w:bookmarkStart w:id="1692" w:name="_Toc343415739"/>
        <w:bookmarkStart w:id="1693" w:name="_Toc343452398"/>
        <w:bookmarkStart w:id="1694" w:name="_Toc343461188"/>
        <w:bookmarkStart w:id="1695" w:name="_Toc343494075"/>
        <w:bookmarkStart w:id="1696" w:name="_Toc343494287"/>
        <w:bookmarkStart w:id="1697" w:name="_Toc343495060"/>
        <w:bookmarkStart w:id="1698" w:name="_Toc343660287"/>
        <w:bookmarkStart w:id="1699" w:name="_Toc343660501"/>
        <w:bookmarkStart w:id="1700" w:name="_Toc343711129"/>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del>
    </w:p>
    <w:p w14:paraId="42F08C9A" w14:textId="77777777" w:rsidR="008A2D16" w:rsidRPr="0049233F" w:rsidDel="004A3B54" w:rsidRDefault="00024D6E">
      <w:pPr>
        <w:ind w:left="1440" w:firstLine="0"/>
        <w:rPr>
          <w:del w:id="1701" w:author="The Si Tran" w:date="2012-12-05T22:54:00Z"/>
          <w:szCs w:val="26"/>
          <w:rPrChange w:id="1702" w:author="The Si Tran" w:date="2012-12-05T23:02:00Z">
            <w:rPr>
              <w:del w:id="1703" w:author="The Si Tran" w:date="2012-12-05T22:54:00Z"/>
              <w:sz w:val="28"/>
              <w:szCs w:val="28"/>
            </w:rPr>
          </w:rPrChange>
        </w:rPr>
        <w:pPrChange w:id="1704" w:author="The Si Tran" w:date="2012-12-05T22:53:00Z">
          <w:pPr>
            <w:ind w:firstLine="720"/>
          </w:pPr>
        </w:pPrChange>
      </w:pPr>
      <w:del w:id="1705" w:author="The Si Tran" w:date="2012-12-11T21:27:00Z">
        <w:r w:rsidRPr="0049233F" w:rsidDel="000E6941">
          <w:rPr>
            <w:szCs w:val="26"/>
            <w:rPrChange w:id="1706" w:author="The Si Tran" w:date="2012-12-05T23:02:00Z">
              <w:rPr>
                <w:sz w:val="28"/>
                <w:szCs w:val="28"/>
              </w:rPr>
            </w:rPrChange>
          </w:rPr>
          <w:delText>Công thức tính hệ số tự tương quan lấy mẫu:</w:delText>
        </w:r>
      </w:del>
      <w:bookmarkStart w:id="1707" w:name="_Toc343083553"/>
      <w:bookmarkStart w:id="1708" w:name="_Toc343083767"/>
      <w:bookmarkStart w:id="1709" w:name="_Toc343083978"/>
      <w:bookmarkStart w:id="1710" w:name="_Toc343220737"/>
      <w:bookmarkStart w:id="1711" w:name="_Toc343232241"/>
      <w:bookmarkStart w:id="1712" w:name="_Toc343232654"/>
      <w:bookmarkStart w:id="1713" w:name="_Toc343232939"/>
      <w:bookmarkStart w:id="1714" w:name="_Toc343415444"/>
      <w:bookmarkStart w:id="1715" w:name="_Toc343415740"/>
      <w:bookmarkStart w:id="1716" w:name="_Toc343452399"/>
      <w:bookmarkStart w:id="1717" w:name="_Toc343461189"/>
      <w:bookmarkStart w:id="1718" w:name="_Toc343494076"/>
      <w:bookmarkStart w:id="1719" w:name="_Toc343494288"/>
      <w:bookmarkStart w:id="1720" w:name="_Toc343495061"/>
      <w:bookmarkStart w:id="1721" w:name="_Toc343660288"/>
      <w:bookmarkStart w:id="1722" w:name="_Toc343660502"/>
      <w:bookmarkStart w:id="1723" w:name="_Toc343711130"/>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p>
    <w:p w14:paraId="214ECA9C" w14:textId="77777777" w:rsidR="00024D6E" w:rsidRPr="0049233F" w:rsidDel="004A3B54" w:rsidRDefault="00024D6E">
      <w:pPr>
        <w:ind w:firstLine="0"/>
        <w:rPr>
          <w:del w:id="1724" w:author="The Si Tran" w:date="2012-12-05T22:54:00Z"/>
          <w:szCs w:val="26"/>
          <w:rPrChange w:id="1725" w:author="The Si Tran" w:date="2012-12-05T23:02:00Z">
            <w:rPr>
              <w:del w:id="1726" w:author="The Si Tran" w:date="2012-12-05T22:54:00Z"/>
              <w:sz w:val="28"/>
              <w:szCs w:val="28"/>
            </w:rPr>
          </w:rPrChange>
        </w:rPr>
        <w:pPrChange w:id="1727" w:author="The Si Tran" w:date="2012-12-05T22:53:00Z">
          <w:pPr>
            <w:ind w:left="720" w:firstLine="720"/>
          </w:pPr>
        </w:pPrChange>
      </w:pPr>
      <w:del w:id="1728" w:author="The Si Tran" w:date="2012-12-05T22:53:00Z">
        <w:r w:rsidRPr="00082976" w:rsidDel="004A3B54">
          <w:rPr>
            <w:position w:val="-4"/>
            <w:szCs w:val="26"/>
          </w:rPr>
          <w:object w:dxaOrig="180" w:dyaOrig="279" w14:anchorId="0B5D12CD">
            <v:shape id="_x0000_i1029" type="#_x0000_t75" style="width:9pt;height:13.5pt" o:ole="">
              <v:imagedata r:id="rId21" o:title=""/>
            </v:shape>
            <o:OLEObject Type="Embed" ProgID="Equation.DSMT4" ShapeID="_x0000_i1029" DrawAspect="Content" ObjectID="_1417548995" r:id="rId22"/>
          </w:object>
        </w:r>
        <w:r w:rsidRPr="00E12D24" w:rsidDel="004A3B54">
          <w:rPr>
            <w:position w:val="-38"/>
            <w:szCs w:val="26"/>
          </w:rPr>
          <w:object w:dxaOrig="2940" w:dyaOrig="880" w14:anchorId="0CA6F235">
            <v:shape id="_x0000_i1030" type="#_x0000_t75" style="width:225pt;height:69pt" o:ole="">
              <v:imagedata r:id="rId23" o:title=""/>
            </v:shape>
            <o:OLEObject Type="Embed" ProgID="Equation.DSMT4" ShapeID="_x0000_i1030" DrawAspect="Content" ObjectID="_1417548996" r:id="rId24"/>
          </w:object>
        </w:r>
        <w:r w:rsidRPr="0049233F" w:rsidDel="004A3B54">
          <w:rPr>
            <w:szCs w:val="26"/>
            <w:rPrChange w:id="1729" w:author="The Si Tran" w:date="2012-12-05T23:02:00Z">
              <w:rPr>
                <w:sz w:val="28"/>
                <w:szCs w:val="28"/>
              </w:rPr>
            </w:rPrChange>
          </w:rPr>
          <w:delText xml:space="preserve">    </w:delText>
        </w:r>
      </w:del>
      <w:del w:id="1730" w:author="The Si Tran" w:date="2012-12-05T22:54:00Z">
        <w:r w:rsidRPr="0049233F" w:rsidDel="004A3B54">
          <w:rPr>
            <w:szCs w:val="26"/>
            <w:rPrChange w:id="1731" w:author="The Si Tran" w:date="2012-12-05T23:02:00Z">
              <w:rPr>
                <w:sz w:val="28"/>
                <w:szCs w:val="28"/>
              </w:rPr>
            </w:rPrChange>
          </w:rPr>
          <w:delText xml:space="preserve"> (2.1.2)</w:delText>
        </w:r>
        <w:bookmarkStart w:id="1732" w:name="_Toc343083554"/>
        <w:bookmarkStart w:id="1733" w:name="_Toc343083768"/>
        <w:bookmarkStart w:id="1734" w:name="_Toc343083979"/>
        <w:bookmarkStart w:id="1735" w:name="_Toc343220738"/>
        <w:bookmarkStart w:id="1736" w:name="_Toc343232242"/>
        <w:bookmarkStart w:id="1737" w:name="_Toc343232655"/>
        <w:bookmarkStart w:id="1738" w:name="_Toc343232940"/>
        <w:bookmarkStart w:id="1739" w:name="_Toc343415445"/>
        <w:bookmarkStart w:id="1740" w:name="_Toc343415741"/>
        <w:bookmarkStart w:id="1741" w:name="_Toc343452400"/>
        <w:bookmarkStart w:id="1742" w:name="_Toc343461190"/>
        <w:bookmarkStart w:id="1743" w:name="_Toc343494077"/>
        <w:bookmarkStart w:id="1744" w:name="_Toc343494289"/>
        <w:bookmarkStart w:id="1745" w:name="_Toc343495062"/>
        <w:bookmarkStart w:id="1746" w:name="_Toc343660289"/>
        <w:bookmarkStart w:id="1747" w:name="_Toc343660503"/>
        <w:bookmarkStart w:id="1748" w:name="_Toc3437111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del>
    </w:p>
    <w:p w14:paraId="66BF9444" w14:textId="77777777" w:rsidR="00024D6E" w:rsidRPr="0049233F" w:rsidDel="000E6941" w:rsidRDefault="00024D6E">
      <w:pPr>
        <w:ind w:left="1440"/>
        <w:rPr>
          <w:del w:id="1749" w:author="The Si Tran" w:date="2012-12-11T21:27:00Z"/>
          <w:szCs w:val="26"/>
          <w:rPrChange w:id="1750" w:author="The Si Tran" w:date="2012-12-05T23:02:00Z">
            <w:rPr>
              <w:del w:id="1751" w:author="The Si Tran" w:date="2012-12-11T21:27:00Z"/>
              <w:sz w:val="28"/>
              <w:szCs w:val="28"/>
            </w:rPr>
          </w:rPrChange>
        </w:rPr>
        <w:pPrChange w:id="1752" w:author="The Si Tran" w:date="2012-12-05T22:54:00Z">
          <w:pPr/>
        </w:pPrChange>
      </w:pPr>
      <w:bookmarkStart w:id="1753" w:name="_Toc343083555"/>
      <w:bookmarkStart w:id="1754" w:name="_Toc343083769"/>
      <w:bookmarkStart w:id="1755" w:name="_Toc343083980"/>
      <w:bookmarkStart w:id="1756" w:name="_Toc343220739"/>
      <w:bookmarkStart w:id="1757" w:name="_Toc343232243"/>
      <w:bookmarkStart w:id="1758" w:name="_Toc343232656"/>
      <w:bookmarkStart w:id="1759" w:name="_Toc343232941"/>
      <w:bookmarkStart w:id="1760" w:name="_Toc343415446"/>
      <w:bookmarkStart w:id="1761" w:name="_Toc343415742"/>
      <w:bookmarkStart w:id="1762" w:name="_Toc343452401"/>
      <w:bookmarkStart w:id="1763" w:name="_Toc343461191"/>
      <w:bookmarkStart w:id="1764" w:name="_Toc343494078"/>
      <w:bookmarkStart w:id="1765" w:name="_Toc343494290"/>
      <w:bookmarkStart w:id="1766" w:name="_Toc343495063"/>
      <w:bookmarkStart w:id="1767" w:name="_Toc343660290"/>
      <w:bookmarkStart w:id="1768" w:name="_Toc343660504"/>
      <w:bookmarkStart w:id="1769" w:name="_Toc34371113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5EA7ED7C" w14:textId="77777777" w:rsidR="00024D6E" w:rsidRPr="0049233F" w:rsidDel="000E6941" w:rsidRDefault="00024D6E" w:rsidP="00024D6E">
      <w:pPr>
        <w:rPr>
          <w:del w:id="1770" w:author="The Si Tran" w:date="2012-12-11T21:27:00Z"/>
          <w:szCs w:val="26"/>
          <w:rPrChange w:id="1771" w:author="The Si Tran" w:date="2012-12-05T23:02:00Z">
            <w:rPr>
              <w:del w:id="1772" w:author="The Si Tran" w:date="2012-12-11T21:27:00Z"/>
              <w:sz w:val="28"/>
              <w:szCs w:val="28"/>
            </w:rPr>
          </w:rPrChange>
        </w:rPr>
      </w:pPr>
      <w:del w:id="1773" w:author="The Si Tran" w:date="2012-12-11T21:27:00Z">
        <w:r w:rsidRPr="0049233F" w:rsidDel="000E6941">
          <w:rPr>
            <w:szCs w:val="26"/>
            <w:rPrChange w:id="1774" w:author="The Si Tran" w:date="2012-12-05T23:02:00Z">
              <w:rPr>
                <w:sz w:val="28"/>
                <w:szCs w:val="28"/>
              </w:rPr>
            </w:rPrChange>
          </w:rPr>
          <w:delText xml:space="preserve">Với </w:delText>
        </w:r>
        <w:bookmarkStart w:id="1775" w:name="_Toc343083556"/>
        <w:bookmarkStart w:id="1776" w:name="_Toc343083770"/>
        <w:bookmarkStart w:id="1777" w:name="_Toc343083981"/>
        <w:bookmarkStart w:id="1778" w:name="_Toc343220740"/>
        <w:bookmarkStart w:id="1779" w:name="_Toc343232244"/>
        <w:bookmarkStart w:id="1780" w:name="_Toc343232657"/>
        <w:bookmarkStart w:id="1781" w:name="_Toc343232942"/>
        <w:bookmarkStart w:id="1782" w:name="_Toc343415447"/>
        <w:bookmarkStart w:id="1783" w:name="_Toc343415743"/>
        <w:bookmarkStart w:id="1784" w:name="_Toc343452402"/>
        <w:bookmarkStart w:id="1785" w:name="_Toc343461192"/>
        <w:bookmarkStart w:id="1786" w:name="_Toc343494079"/>
        <w:bookmarkStart w:id="1787" w:name="_Toc343494291"/>
        <w:bookmarkStart w:id="1788" w:name="_Toc343495064"/>
        <w:bookmarkStart w:id="1789" w:name="_Toc343660291"/>
        <w:bookmarkStart w:id="1790" w:name="_Toc343660505"/>
        <w:bookmarkStart w:id="1791" w:name="_Toc343711133"/>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del>
    </w:p>
    <w:p w14:paraId="6B4EA6C1" w14:textId="77777777" w:rsidR="00024D6E" w:rsidRPr="0049233F" w:rsidDel="000E6941" w:rsidRDefault="00024D6E" w:rsidP="00024D6E">
      <w:pPr>
        <w:rPr>
          <w:del w:id="1792" w:author="The Si Tran" w:date="2012-12-11T21:27:00Z"/>
          <w:szCs w:val="26"/>
          <w:rPrChange w:id="1793" w:author="The Si Tran" w:date="2012-12-05T23:02:00Z">
            <w:rPr>
              <w:del w:id="1794" w:author="The Si Tran" w:date="2012-12-11T21:27:00Z"/>
              <w:sz w:val="28"/>
              <w:szCs w:val="28"/>
            </w:rPr>
          </w:rPrChange>
        </w:rPr>
      </w:pPr>
      <w:del w:id="1795" w:author="The Si Tran" w:date="2012-12-11T21:27:00Z">
        <w:r w:rsidRPr="0049233F" w:rsidDel="000E6941">
          <w:rPr>
            <w:szCs w:val="26"/>
            <w:rPrChange w:id="1796" w:author="The Si Tran" w:date="2012-12-05T23:02:00Z">
              <w:rPr>
                <w:sz w:val="28"/>
                <w:szCs w:val="28"/>
              </w:rPr>
            </w:rPrChange>
          </w:rPr>
          <w:delText xml:space="preserve">               * </w:delText>
        </w:r>
      </w:del>
      <w:del w:id="1797" w:author="The Si Tran" w:date="2012-12-05T22:54:00Z">
        <w:r w:rsidRPr="00082976" w:rsidDel="004A3B54">
          <w:rPr>
            <w:position w:val="-12"/>
            <w:szCs w:val="26"/>
          </w:rPr>
          <w:object w:dxaOrig="220" w:dyaOrig="360" w14:anchorId="7BA6836A">
            <v:shape id="_x0000_i1031" type="#_x0000_t75" style="width:18pt;height:28.5pt" o:ole="">
              <v:imagedata r:id="rId25" o:title=""/>
            </v:shape>
            <o:OLEObject Type="Embed" ProgID="Equation.DSMT4" ShapeID="_x0000_i1031" DrawAspect="Content" ObjectID="_1417548997" r:id="rId26"/>
          </w:object>
        </w:r>
      </w:del>
      <w:del w:id="1798" w:author="The Si Tran" w:date="2012-12-11T21:27:00Z">
        <w:r w:rsidRPr="0049233F" w:rsidDel="000E6941">
          <w:rPr>
            <w:szCs w:val="26"/>
            <w:rPrChange w:id="1799" w:author="The Si Tran" w:date="2012-12-05T23:02:00Z">
              <w:rPr>
                <w:sz w:val="28"/>
                <w:szCs w:val="28"/>
              </w:rPr>
            </w:rPrChange>
          </w:rPr>
          <w:delText xml:space="preserve"> là hệ số tự tương quan lấy mẫu ở độ trễ </w:delText>
        </w:r>
      </w:del>
      <w:del w:id="1800" w:author="The Si Tran" w:date="2012-12-06T03:51:00Z">
        <w:r w:rsidRPr="0049233F" w:rsidDel="008C32B7">
          <w:rPr>
            <w:szCs w:val="26"/>
            <w:rPrChange w:id="1801" w:author="The Si Tran" w:date="2012-12-05T23:02:00Z">
              <w:rPr>
                <w:sz w:val="28"/>
                <w:szCs w:val="28"/>
              </w:rPr>
            </w:rPrChange>
          </w:rPr>
          <w:delText>k</w:delText>
        </w:r>
      </w:del>
      <w:bookmarkStart w:id="1802" w:name="_Toc343083557"/>
      <w:bookmarkStart w:id="1803" w:name="_Toc343083771"/>
      <w:bookmarkStart w:id="1804" w:name="_Toc343083982"/>
      <w:bookmarkStart w:id="1805" w:name="_Toc343220741"/>
      <w:bookmarkStart w:id="1806" w:name="_Toc343232245"/>
      <w:bookmarkStart w:id="1807" w:name="_Toc343232658"/>
      <w:bookmarkStart w:id="1808" w:name="_Toc343232943"/>
      <w:bookmarkStart w:id="1809" w:name="_Toc343415448"/>
      <w:bookmarkStart w:id="1810" w:name="_Toc343415744"/>
      <w:bookmarkStart w:id="1811" w:name="_Toc343452403"/>
      <w:bookmarkStart w:id="1812" w:name="_Toc343461193"/>
      <w:bookmarkStart w:id="1813" w:name="_Toc343494080"/>
      <w:bookmarkStart w:id="1814" w:name="_Toc343494292"/>
      <w:bookmarkStart w:id="1815" w:name="_Toc343495065"/>
      <w:bookmarkStart w:id="1816" w:name="_Toc343660292"/>
      <w:bookmarkStart w:id="1817" w:name="_Toc343660506"/>
      <w:bookmarkStart w:id="1818" w:name="_Toc343711134"/>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43602BDB" w14:textId="77777777" w:rsidR="00024D6E" w:rsidRPr="0049233F" w:rsidDel="000E6941" w:rsidRDefault="00024D6E" w:rsidP="00024D6E">
      <w:pPr>
        <w:rPr>
          <w:del w:id="1819" w:author="The Si Tran" w:date="2012-12-11T21:27:00Z"/>
          <w:szCs w:val="26"/>
          <w:rPrChange w:id="1820" w:author="The Si Tran" w:date="2012-12-05T23:02:00Z">
            <w:rPr>
              <w:del w:id="1821" w:author="The Si Tran" w:date="2012-12-11T21:27:00Z"/>
              <w:sz w:val="28"/>
              <w:szCs w:val="28"/>
            </w:rPr>
          </w:rPrChange>
        </w:rPr>
      </w:pPr>
      <w:del w:id="1822" w:author="The Si Tran" w:date="2012-12-11T21:27:00Z">
        <w:r w:rsidRPr="0049233F" w:rsidDel="000E6941">
          <w:rPr>
            <w:szCs w:val="26"/>
            <w:rPrChange w:id="1823" w:author="The Si Tran" w:date="2012-12-05T23:02:00Z">
              <w:rPr>
                <w:sz w:val="28"/>
                <w:szCs w:val="28"/>
              </w:rPr>
            </w:rPrChange>
          </w:rPr>
          <w:delText xml:space="preserve">               </w:delText>
        </w:r>
      </w:del>
      <w:del w:id="1824" w:author="The Si Tran" w:date="2012-12-05T22:55:00Z">
        <w:r w:rsidRPr="0049233F" w:rsidDel="004A3B54">
          <w:rPr>
            <w:szCs w:val="26"/>
            <w:rPrChange w:id="1825" w:author="The Si Tran" w:date="2012-12-05T23:02:00Z">
              <w:rPr>
                <w:sz w:val="28"/>
                <w:szCs w:val="28"/>
              </w:rPr>
            </w:rPrChange>
          </w:rPr>
          <w:delText xml:space="preserve"> </w:delText>
        </w:r>
      </w:del>
      <w:del w:id="1826" w:author="The Si Tran" w:date="2012-12-11T21:27:00Z">
        <w:r w:rsidRPr="0049233F" w:rsidDel="000E6941">
          <w:rPr>
            <w:szCs w:val="26"/>
            <w:rPrChange w:id="1827" w:author="The Si Tran" w:date="2012-12-05T23:02:00Z">
              <w:rPr>
                <w:sz w:val="28"/>
                <w:szCs w:val="28"/>
              </w:rPr>
            </w:rPrChange>
          </w:rPr>
          <w:delText xml:space="preserve">*  </w:delText>
        </w:r>
      </w:del>
      <w:del w:id="1828" w:author="The Si Tran" w:date="2012-12-05T22:55:00Z">
        <w:r w:rsidRPr="00082976" w:rsidDel="004A3B54">
          <w:rPr>
            <w:position w:val="-4"/>
            <w:szCs w:val="26"/>
          </w:rPr>
          <w:object w:dxaOrig="279" w:dyaOrig="300" w14:anchorId="3E0C6122">
            <v:shape id="_x0000_i1032" type="#_x0000_t75" style="width:18pt;height:19.5pt" o:ole="">
              <v:imagedata r:id="rId27" o:title=""/>
            </v:shape>
            <o:OLEObject Type="Embed" ProgID="Equation.DSMT4" ShapeID="_x0000_i1032" DrawAspect="Content" ObjectID="_1417548998" r:id="rId28"/>
          </w:object>
        </w:r>
      </w:del>
      <w:del w:id="1829" w:author="The Si Tran" w:date="2012-12-11T21:27:00Z">
        <w:r w:rsidRPr="0049233F" w:rsidDel="000E6941">
          <w:rPr>
            <w:szCs w:val="26"/>
            <w:rPrChange w:id="1830" w:author="The Si Tran" w:date="2012-12-05T23:02:00Z">
              <w:rPr>
                <w:sz w:val="28"/>
                <w:szCs w:val="28"/>
              </w:rPr>
            </w:rPrChange>
          </w:rPr>
          <w:delText xml:space="preserve"> là trung bình mẫu của </w:delText>
        </w:r>
      </w:del>
      <w:del w:id="1831" w:author="The Si Tran" w:date="2012-12-05T22:55:00Z">
        <w:r w:rsidRPr="00082976" w:rsidDel="004A3B54">
          <w:rPr>
            <w:position w:val="-12"/>
            <w:szCs w:val="26"/>
          </w:rPr>
          <w:object w:dxaOrig="320" w:dyaOrig="360" w14:anchorId="7BF73748">
            <v:shape id="_x0000_i1033" type="#_x0000_t75" style="width:19.5pt;height:22.5pt" o:ole="">
              <v:imagedata r:id="rId29" o:title=""/>
            </v:shape>
            <o:OLEObject Type="Embed" ProgID="Equation.DSMT4" ShapeID="_x0000_i1033" DrawAspect="Content" ObjectID="_1417548999" r:id="rId30"/>
          </w:object>
        </w:r>
      </w:del>
      <w:bookmarkStart w:id="1832" w:name="_Toc343083558"/>
      <w:bookmarkStart w:id="1833" w:name="_Toc343083772"/>
      <w:bookmarkStart w:id="1834" w:name="_Toc343083983"/>
      <w:bookmarkStart w:id="1835" w:name="_Toc343220742"/>
      <w:bookmarkStart w:id="1836" w:name="_Toc343232246"/>
      <w:bookmarkStart w:id="1837" w:name="_Toc343232659"/>
      <w:bookmarkStart w:id="1838" w:name="_Toc343232944"/>
      <w:bookmarkStart w:id="1839" w:name="_Toc343415449"/>
      <w:bookmarkStart w:id="1840" w:name="_Toc343415745"/>
      <w:bookmarkStart w:id="1841" w:name="_Toc343452404"/>
      <w:bookmarkStart w:id="1842" w:name="_Toc343461194"/>
      <w:bookmarkStart w:id="1843" w:name="_Toc343494081"/>
      <w:bookmarkStart w:id="1844" w:name="_Toc343494293"/>
      <w:bookmarkStart w:id="1845" w:name="_Toc343495066"/>
      <w:bookmarkStart w:id="1846" w:name="_Toc343660293"/>
      <w:bookmarkStart w:id="1847" w:name="_Toc343660507"/>
      <w:bookmarkStart w:id="1848" w:name="_Toc343711135"/>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14:paraId="5B7F4035" w14:textId="77777777" w:rsidR="00024D6E" w:rsidRPr="0049233F" w:rsidDel="000E6941" w:rsidRDefault="00024D6E" w:rsidP="00024D6E">
      <w:pPr>
        <w:rPr>
          <w:del w:id="1849" w:author="The Si Tran" w:date="2012-12-11T21:27:00Z"/>
          <w:szCs w:val="26"/>
          <w:lang w:val="fr-FR"/>
          <w:rPrChange w:id="1850" w:author="The Si Tran" w:date="2012-12-05T23:02:00Z">
            <w:rPr>
              <w:del w:id="1851" w:author="The Si Tran" w:date="2012-12-11T21:27:00Z"/>
              <w:sz w:val="28"/>
              <w:szCs w:val="28"/>
              <w:lang w:val="fr-FR"/>
            </w:rPr>
          </w:rPrChange>
        </w:rPr>
      </w:pPr>
      <w:del w:id="1852" w:author="The Si Tran" w:date="2012-12-11T21:27:00Z">
        <w:r w:rsidRPr="0049233F" w:rsidDel="000E6941">
          <w:rPr>
            <w:szCs w:val="26"/>
            <w:rPrChange w:id="1853" w:author="The Si Tran" w:date="2012-12-05T23:02:00Z">
              <w:rPr>
                <w:sz w:val="28"/>
                <w:szCs w:val="28"/>
              </w:rPr>
            </w:rPrChange>
          </w:rPr>
          <w:tab/>
          <w:delText xml:space="preserve">    </w:delText>
        </w:r>
      </w:del>
      <w:del w:id="1854" w:author="The Si Tran" w:date="2012-12-05T22:55:00Z">
        <w:r w:rsidRPr="0049233F" w:rsidDel="004A3B54">
          <w:rPr>
            <w:szCs w:val="26"/>
            <w:rPrChange w:id="1855" w:author="The Si Tran" w:date="2012-12-05T23:02:00Z">
              <w:rPr>
                <w:sz w:val="28"/>
                <w:szCs w:val="28"/>
              </w:rPr>
            </w:rPrChange>
          </w:rPr>
          <w:delText xml:space="preserve">  </w:delText>
        </w:r>
      </w:del>
      <w:del w:id="1856" w:author="The Si Tran" w:date="2012-12-11T21:27:00Z">
        <w:r w:rsidRPr="0049233F" w:rsidDel="000E6941">
          <w:rPr>
            <w:szCs w:val="26"/>
            <w:lang w:val="fr-FR"/>
            <w:rPrChange w:id="1857" w:author="The Si Tran" w:date="2012-12-05T23:02:00Z">
              <w:rPr>
                <w:sz w:val="28"/>
                <w:szCs w:val="28"/>
                <w:lang w:val="fr-FR"/>
              </w:rPr>
            </w:rPrChange>
          </w:rPr>
          <w:delText xml:space="preserve">*  </w:delText>
        </w:r>
      </w:del>
      <w:del w:id="1858" w:author="The Si Tran" w:date="2012-12-05T22:55:00Z">
        <w:r w:rsidRPr="0049233F" w:rsidDel="004A3B54">
          <w:rPr>
            <w:szCs w:val="26"/>
            <w:lang w:val="fr-FR"/>
            <w:rPrChange w:id="1859" w:author="The Si Tran" w:date="2012-12-05T23:02:00Z">
              <w:rPr>
                <w:sz w:val="28"/>
                <w:szCs w:val="28"/>
                <w:lang w:val="fr-FR"/>
              </w:rPr>
            </w:rPrChange>
          </w:rPr>
          <w:delText xml:space="preserve"> T</w:delText>
        </w:r>
      </w:del>
      <w:del w:id="1860" w:author="The Si Tran" w:date="2012-12-11T21:27:00Z">
        <w:r w:rsidRPr="0049233F" w:rsidDel="000E6941">
          <w:rPr>
            <w:szCs w:val="26"/>
            <w:lang w:val="fr-FR"/>
            <w:rPrChange w:id="1861" w:author="The Si Tran" w:date="2012-12-05T23:02:00Z">
              <w:rPr>
                <w:sz w:val="28"/>
                <w:szCs w:val="28"/>
                <w:lang w:val="fr-FR"/>
              </w:rPr>
            </w:rPrChange>
          </w:rPr>
          <w:delText xml:space="preserve"> là số phần tử của mẫu.</w:delText>
        </w:r>
        <w:bookmarkStart w:id="1862" w:name="_Toc343083559"/>
        <w:bookmarkStart w:id="1863" w:name="_Toc343083773"/>
        <w:bookmarkStart w:id="1864" w:name="_Toc343083984"/>
        <w:bookmarkStart w:id="1865" w:name="_Toc343220743"/>
        <w:bookmarkStart w:id="1866" w:name="_Toc343232247"/>
        <w:bookmarkStart w:id="1867" w:name="_Toc343232660"/>
        <w:bookmarkStart w:id="1868" w:name="_Toc343232945"/>
        <w:bookmarkStart w:id="1869" w:name="_Toc343415450"/>
        <w:bookmarkStart w:id="1870" w:name="_Toc343415746"/>
        <w:bookmarkStart w:id="1871" w:name="_Toc343452405"/>
        <w:bookmarkStart w:id="1872" w:name="_Toc343461195"/>
        <w:bookmarkStart w:id="1873" w:name="_Toc343494082"/>
        <w:bookmarkStart w:id="1874" w:name="_Toc343494294"/>
        <w:bookmarkStart w:id="1875" w:name="_Toc343495067"/>
        <w:bookmarkStart w:id="1876" w:name="_Toc343660294"/>
        <w:bookmarkStart w:id="1877" w:name="_Toc343660508"/>
        <w:bookmarkStart w:id="1878" w:name="_Toc343711136"/>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del>
    </w:p>
    <w:p w14:paraId="3BCF0E51" w14:textId="77777777" w:rsidR="00024D6E" w:rsidRPr="0049233F" w:rsidDel="000E6941" w:rsidRDefault="00024D6E" w:rsidP="00024D6E">
      <w:pPr>
        <w:rPr>
          <w:del w:id="1879" w:author="The Si Tran" w:date="2012-12-11T21:27:00Z"/>
          <w:szCs w:val="26"/>
          <w:lang w:val="fr-FR"/>
          <w:rPrChange w:id="1880" w:author="The Si Tran" w:date="2012-12-05T23:02:00Z">
            <w:rPr>
              <w:del w:id="1881" w:author="The Si Tran" w:date="2012-12-11T21:27:00Z"/>
              <w:sz w:val="28"/>
              <w:szCs w:val="28"/>
              <w:lang w:val="fr-FR"/>
            </w:rPr>
          </w:rPrChange>
        </w:rPr>
      </w:pPr>
      <w:bookmarkStart w:id="1882" w:name="_Toc343083560"/>
      <w:bookmarkStart w:id="1883" w:name="_Toc343083774"/>
      <w:bookmarkStart w:id="1884" w:name="_Toc343083985"/>
      <w:bookmarkStart w:id="1885" w:name="_Toc343220744"/>
      <w:bookmarkStart w:id="1886" w:name="_Toc343232248"/>
      <w:bookmarkStart w:id="1887" w:name="_Toc343232661"/>
      <w:bookmarkStart w:id="1888" w:name="_Toc343232946"/>
      <w:bookmarkStart w:id="1889" w:name="_Toc343415451"/>
      <w:bookmarkStart w:id="1890" w:name="_Toc343415747"/>
      <w:bookmarkStart w:id="1891" w:name="_Toc343452406"/>
      <w:bookmarkStart w:id="1892" w:name="_Toc343461196"/>
      <w:bookmarkStart w:id="1893" w:name="_Toc343494083"/>
      <w:bookmarkStart w:id="1894" w:name="_Toc343494295"/>
      <w:bookmarkStart w:id="1895" w:name="_Toc343495068"/>
      <w:bookmarkStart w:id="1896" w:name="_Toc343660295"/>
      <w:bookmarkStart w:id="1897" w:name="_Toc343660509"/>
      <w:bookmarkStart w:id="1898" w:name="_Toc343711137"/>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p>
    <w:p w14:paraId="116503D5" w14:textId="77777777" w:rsidR="00024D6E" w:rsidRPr="0049233F" w:rsidDel="000E6941" w:rsidRDefault="00024D6E" w:rsidP="00024D6E">
      <w:pPr>
        <w:ind w:firstLine="720"/>
        <w:rPr>
          <w:del w:id="1899" w:author="The Si Tran" w:date="2012-12-11T21:27:00Z"/>
          <w:szCs w:val="26"/>
          <w:lang w:val="fr-FR"/>
          <w:rPrChange w:id="1900" w:author="The Si Tran" w:date="2012-12-05T23:02:00Z">
            <w:rPr>
              <w:del w:id="1901" w:author="The Si Tran" w:date="2012-12-11T21:27:00Z"/>
              <w:sz w:val="28"/>
              <w:szCs w:val="28"/>
              <w:lang w:val="fr-FR"/>
            </w:rPr>
          </w:rPrChange>
        </w:rPr>
      </w:pPr>
      <w:del w:id="1902" w:author="The Si Tran" w:date="2012-12-11T21:27:00Z">
        <w:r w:rsidRPr="0049233F" w:rsidDel="000E6941">
          <w:rPr>
            <w:szCs w:val="26"/>
            <w:lang w:val="fr-FR"/>
            <w:rPrChange w:id="1903" w:author="The Si Tran" w:date="2012-12-05T23:02:00Z">
              <w:rPr>
                <w:sz w:val="28"/>
                <w:szCs w:val="28"/>
                <w:lang w:val="fr-FR"/>
              </w:rPr>
            </w:rPrChange>
          </w:rPr>
          <w:delText xml:space="preserve">Để kiểm tra xem hệ số tự tương quan ở độ trễ </w:delText>
        </w:r>
      </w:del>
      <w:del w:id="1904" w:author="The Si Tran" w:date="2012-12-05T22:56:00Z">
        <w:r w:rsidRPr="0049233F" w:rsidDel="002B34FE">
          <w:rPr>
            <w:szCs w:val="26"/>
            <w:lang w:val="fr-FR"/>
            <w:rPrChange w:id="1905" w:author="The Si Tran" w:date="2012-12-05T23:02:00Z">
              <w:rPr>
                <w:sz w:val="28"/>
                <w:szCs w:val="28"/>
                <w:lang w:val="fr-FR"/>
              </w:rPr>
            </w:rPrChange>
          </w:rPr>
          <w:delText xml:space="preserve">k </w:delText>
        </w:r>
      </w:del>
      <w:del w:id="1906" w:author="The Si Tran" w:date="2012-12-11T21:27:00Z">
        <w:r w:rsidRPr="0049233F" w:rsidDel="000E6941">
          <w:rPr>
            <w:szCs w:val="26"/>
            <w:lang w:val="fr-FR"/>
            <w:rPrChange w:id="1907" w:author="The Si Tran" w:date="2012-12-05T23:02:00Z">
              <w:rPr>
                <w:sz w:val="28"/>
                <w:szCs w:val="28"/>
                <w:lang w:val="fr-FR"/>
              </w:rPr>
            </w:rPrChange>
          </w:rPr>
          <w:delText xml:space="preserve">của một chuỗi thời gian có khác không hay không, ta dùng phép thử </w:delText>
        </w:r>
      </w:del>
      <w:del w:id="1908" w:author="The Si Tran" w:date="2012-12-05T22:56:00Z">
        <w:r w:rsidRPr="0049233F" w:rsidDel="002B34FE">
          <w:rPr>
            <w:szCs w:val="26"/>
            <w:lang w:val="fr-FR"/>
            <w:rPrChange w:id="1909" w:author="The Si Tran" w:date="2012-12-05T23:02:00Z">
              <w:rPr>
                <w:sz w:val="28"/>
                <w:szCs w:val="28"/>
                <w:lang w:val="fr-FR"/>
              </w:rPr>
            </w:rPrChange>
          </w:rPr>
          <w:delText>t.</w:delText>
        </w:r>
      </w:del>
      <w:bookmarkStart w:id="1910" w:name="_Toc343083561"/>
      <w:bookmarkStart w:id="1911" w:name="_Toc343083775"/>
      <w:bookmarkStart w:id="1912" w:name="_Toc343083986"/>
      <w:bookmarkStart w:id="1913" w:name="_Toc343220745"/>
      <w:bookmarkStart w:id="1914" w:name="_Toc343232249"/>
      <w:bookmarkStart w:id="1915" w:name="_Toc343232662"/>
      <w:bookmarkStart w:id="1916" w:name="_Toc343232947"/>
      <w:bookmarkStart w:id="1917" w:name="_Toc343415452"/>
      <w:bookmarkStart w:id="1918" w:name="_Toc343415748"/>
      <w:bookmarkStart w:id="1919" w:name="_Toc343452407"/>
      <w:bookmarkStart w:id="1920" w:name="_Toc343461197"/>
      <w:bookmarkStart w:id="1921" w:name="_Toc343494084"/>
      <w:bookmarkStart w:id="1922" w:name="_Toc343494296"/>
      <w:bookmarkStart w:id="1923" w:name="_Toc343495069"/>
      <w:bookmarkStart w:id="1924" w:name="_Toc343660296"/>
      <w:bookmarkStart w:id="1925" w:name="_Toc343660510"/>
      <w:bookmarkStart w:id="1926" w:name="_Toc343711138"/>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p>
    <w:p w14:paraId="6B50C404" w14:textId="77777777" w:rsidR="00024D6E" w:rsidRPr="0049233F" w:rsidDel="00570969" w:rsidRDefault="00024D6E" w:rsidP="00024D6E">
      <w:pPr>
        <w:ind w:firstLine="720"/>
        <w:rPr>
          <w:del w:id="1927" w:author="The Si Tran" w:date="2012-12-05T23:43:00Z"/>
          <w:szCs w:val="26"/>
          <w:lang w:val="fr-FR"/>
          <w:rPrChange w:id="1928" w:author="The Si Tran" w:date="2012-12-05T23:02:00Z">
            <w:rPr>
              <w:del w:id="1929" w:author="The Si Tran" w:date="2012-12-05T23:43:00Z"/>
              <w:sz w:val="28"/>
              <w:szCs w:val="28"/>
              <w:lang w:val="fr-FR"/>
            </w:rPr>
          </w:rPrChange>
        </w:rPr>
      </w:pPr>
      <w:del w:id="1930" w:author="The Si Tran" w:date="2012-12-05T23:43:00Z">
        <w:r w:rsidRPr="0049233F" w:rsidDel="00570969">
          <w:rPr>
            <w:szCs w:val="26"/>
            <w:lang w:val="fr-FR"/>
            <w:rPrChange w:id="1931"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31" o:title=""/>
            </v:shape>
            <o:OLEObject Type="Embed" ProgID="Equation.DSMT4" ShapeID="_x0000_i1034" DrawAspect="Content" ObjectID="_1417549000" r:id="rId32"/>
          </w:object>
        </w:r>
        <w:r w:rsidRPr="0049233F" w:rsidDel="00570969">
          <w:rPr>
            <w:szCs w:val="26"/>
            <w:lang w:val="fr-FR"/>
            <w:rPrChange w:id="1932" w:author="The Si Tran" w:date="2012-12-05T23:02:00Z">
              <w:rPr>
                <w:sz w:val="28"/>
                <w:szCs w:val="28"/>
                <w:lang w:val="fr-FR"/>
              </w:rPr>
            </w:rPrChange>
          </w:rPr>
          <w:delText xml:space="preserve">                    (2.1.3)</w:delText>
        </w:r>
        <w:bookmarkStart w:id="1933" w:name="_Toc343083562"/>
        <w:bookmarkStart w:id="1934" w:name="_Toc343083776"/>
        <w:bookmarkStart w:id="1935" w:name="_Toc343083987"/>
        <w:bookmarkStart w:id="1936" w:name="_Toc343220746"/>
        <w:bookmarkStart w:id="1937" w:name="_Toc343232250"/>
        <w:bookmarkStart w:id="1938" w:name="_Toc343232663"/>
        <w:bookmarkStart w:id="1939" w:name="_Toc343232948"/>
        <w:bookmarkStart w:id="1940" w:name="_Toc343415453"/>
        <w:bookmarkStart w:id="1941" w:name="_Toc343415749"/>
        <w:bookmarkStart w:id="1942" w:name="_Toc343452408"/>
        <w:bookmarkStart w:id="1943" w:name="_Toc343461198"/>
        <w:bookmarkStart w:id="1944" w:name="_Toc343494085"/>
        <w:bookmarkStart w:id="1945" w:name="_Toc343494297"/>
        <w:bookmarkStart w:id="1946" w:name="_Toc343495070"/>
        <w:bookmarkStart w:id="1947" w:name="_Toc343660297"/>
        <w:bookmarkStart w:id="1948" w:name="_Toc343660511"/>
        <w:bookmarkStart w:id="1949" w:name="_Toc343711139"/>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del>
    </w:p>
    <w:p w14:paraId="147CABCA" w14:textId="77777777" w:rsidR="009450BA" w:rsidRPr="00570969" w:rsidDel="000E6941" w:rsidRDefault="009450BA">
      <w:pPr>
        <w:ind w:left="1440" w:firstLine="720"/>
        <w:rPr>
          <w:del w:id="1950" w:author="The Si Tran" w:date="2012-12-11T21:27:00Z"/>
          <w:szCs w:val="26"/>
          <w:lang w:val="fr-FR"/>
          <w:rPrChange w:id="1951" w:author="The Si Tran" w:date="2012-12-05T23:43:00Z">
            <w:rPr>
              <w:del w:id="1952" w:author="The Si Tran" w:date="2012-12-11T21:27:00Z"/>
              <w:sz w:val="28"/>
              <w:szCs w:val="28"/>
              <w:lang w:val="fr-FR"/>
            </w:rPr>
          </w:rPrChange>
        </w:rPr>
        <w:pPrChange w:id="1953" w:author="The Si Tran" w:date="2012-12-05T23:43:00Z">
          <w:pPr/>
        </w:pPrChange>
      </w:pPr>
      <w:bookmarkStart w:id="1954" w:name="_Toc343083563"/>
      <w:bookmarkStart w:id="1955" w:name="_Toc343083777"/>
      <w:bookmarkStart w:id="1956" w:name="_Toc343083988"/>
      <w:bookmarkStart w:id="1957" w:name="_Toc343220747"/>
      <w:bookmarkStart w:id="1958" w:name="_Toc343232251"/>
      <w:bookmarkStart w:id="1959" w:name="_Toc343232664"/>
      <w:bookmarkStart w:id="1960" w:name="_Toc343232949"/>
      <w:bookmarkStart w:id="1961" w:name="_Toc343415454"/>
      <w:bookmarkStart w:id="1962" w:name="_Toc343415750"/>
      <w:bookmarkStart w:id="1963" w:name="_Toc343452409"/>
      <w:bookmarkStart w:id="1964" w:name="_Toc343461199"/>
      <w:bookmarkStart w:id="1965" w:name="_Toc343494086"/>
      <w:bookmarkStart w:id="1966" w:name="_Toc343494298"/>
      <w:bookmarkStart w:id="1967" w:name="_Toc343495071"/>
      <w:bookmarkStart w:id="1968" w:name="_Toc343660298"/>
      <w:bookmarkStart w:id="1969" w:name="_Toc343660512"/>
      <w:bookmarkStart w:id="1970" w:name="_Toc343711140"/>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p>
    <w:p w14:paraId="0DD7323D" w14:textId="77777777" w:rsidR="00024D6E" w:rsidRPr="0049233F" w:rsidDel="000E6941" w:rsidRDefault="00024D6E" w:rsidP="00024D6E">
      <w:pPr>
        <w:rPr>
          <w:del w:id="1971" w:author="The Si Tran" w:date="2012-12-11T21:27:00Z"/>
          <w:szCs w:val="26"/>
          <w:lang w:val="fr-FR"/>
          <w:rPrChange w:id="1972" w:author="The Si Tran" w:date="2012-12-05T23:02:00Z">
            <w:rPr>
              <w:del w:id="1973" w:author="The Si Tran" w:date="2012-12-11T21:27:00Z"/>
              <w:sz w:val="28"/>
              <w:szCs w:val="28"/>
              <w:lang w:val="fr-FR"/>
            </w:rPr>
          </w:rPrChange>
        </w:rPr>
      </w:pPr>
      <w:del w:id="1974" w:author="The Si Tran" w:date="2012-12-11T21:27:00Z">
        <w:r w:rsidRPr="0049233F" w:rsidDel="000E6941">
          <w:rPr>
            <w:szCs w:val="26"/>
            <w:lang w:val="fr-FR"/>
            <w:rPrChange w:id="1975" w:author="The Si Tran" w:date="2012-12-05T23:02:00Z">
              <w:rPr>
                <w:sz w:val="28"/>
                <w:szCs w:val="28"/>
                <w:lang w:val="fr-FR"/>
              </w:rPr>
            </w:rPrChange>
          </w:rPr>
          <w:delText>Với :</w:delText>
        </w:r>
        <w:bookmarkStart w:id="1976" w:name="_Toc343083564"/>
        <w:bookmarkStart w:id="1977" w:name="_Toc343083778"/>
        <w:bookmarkStart w:id="1978" w:name="_Toc343083989"/>
        <w:bookmarkStart w:id="1979" w:name="_Toc343220748"/>
        <w:bookmarkStart w:id="1980" w:name="_Toc343232252"/>
        <w:bookmarkStart w:id="1981" w:name="_Toc343232665"/>
        <w:bookmarkStart w:id="1982" w:name="_Toc343232950"/>
        <w:bookmarkStart w:id="1983" w:name="_Toc343415455"/>
        <w:bookmarkStart w:id="1984" w:name="_Toc343415751"/>
        <w:bookmarkStart w:id="1985" w:name="_Toc343452410"/>
        <w:bookmarkStart w:id="1986" w:name="_Toc343461200"/>
        <w:bookmarkStart w:id="1987" w:name="_Toc343494087"/>
        <w:bookmarkStart w:id="1988" w:name="_Toc343494299"/>
        <w:bookmarkStart w:id="1989" w:name="_Toc343495072"/>
        <w:bookmarkStart w:id="1990" w:name="_Toc343660299"/>
        <w:bookmarkStart w:id="1991" w:name="_Toc343660513"/>
        <w:bookmarkStart w:id="1992" w:name="_Toc343711141"/>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del>
    </w:p>
    <w:p w14:paraId="13AEF713" w14:textId="77777777" w:rsidR="00024D6E" w:rsidRPr="0049233F" w:rsidDel="000E6941" w:rsidRDefault="00024D6E" w:rsidP="00024D6E">
      <w:pPr>
        <w:rPr>
          <w:del w:id="1993" w:author="The Si Tran" w:date="2012-12-11T21:27:00Z"/>
          <w:szCs w:val="26"/>
          <w:lang w:val="fr-FR"/>
          <w:rPrChange w:id="1994" w:author="The Si Tran" w:date="2012-12-05T23:02:00Z">
            <w:rPr>
              <w:del w:id="1995" w:author="The Si Tran" w:date="2012-12-11T21:27:00Z"/>
              <w:sz w:val="28"/>
              <w:szCs w:val="28"/>
              <w:lang w:val="fr-FR"/>
            </w:rPr>
          </w:rPrChange>
        </w:rPr>
      </w:pPr>
      <w:del w:id="1996" w:author="The Si Tran" w:date="2012-12-11T21:27:00Z">
        <w:r w:rsidRPr="0049233F" w:rsidDel="000E6941">
          <w:rPr>
            <w:szCs w:val="26"/>
            <w:lang w:val="fr-FR"/>
            <w:rPrChange w:id="1997" w:author="The Si Tran" w:date="2012-12-05T23:02:00Z">
              <w:rPr>
                <w:sz w:val="28"/>
                <w:szCs w:val="28"/>
                <w:lang w:val="fr-FR"/>
              </w:rPr>
            </w:rPrChange>
          </w:rPr>
          <w:delText xml:space="preserve">           *  </w:delText>
        </w:r>
      </w:del>
      <w:del w:id="1998" w:author="The Si Tran" w:date="2012-12-05T23:44:00Z">
        <w:r w:rsidRPr="00082976" w:rsidDel="00570969">
          <w:rPr>
            <w:position w:val="-12"/>
            <w:szCs w:val="26"/>
            <w:lang w:val="fr-FR"/>
          </w:rPr>
          <w:object w:dxaOrig="180" w:dyaOrig="360" w14:anchorId="590373B0">
            <v:shape id="_x0000_i1035" type="#_x0000_t75" style="width:13.5pt;height:24.75pt" o:ole="">
              <v:imagedata r:id="rId33" o:title=""/>
            </v:shape>
            <o:OLEObject Type="Embed" ProgID="Equation.DSMT4" ShapeID="_x0000_i1035" DrawAspect="Content" ObjectID="_1417549001" r:id="rId34"/>
          </w:object>
        </w:r>
      </w:del>
      <w:del w:id="1999" w:author="The Si Tran" w:date="2012-12-11T21:27:00Z">
        <w:r w:rsidRPr="0049233F" w:rsidDel="000E6941">
          <w:rPr>
            <w:szCs w:val="26"/>
            <w:lang w:val="fr-FR"/>
            <w:rPrChange w:id="2000" w:author="The Si Tran" w:date="2012-12-05T23:02:00Z">
              <w:rPr>
                <w:sz w:val="28"/>
                <w:szCs w:val="28"/>
                <w:lang w:val="fr-FR"/>
              </w:rPr>
            </w:rPrChange>
          </w:rPr>
          <w:delText xml:space="preserve"> là hệ số tự tương quan mẫu ở độ trễ </w:delText>
        </w:r>
      </w:del>
      <w:del w:id="2001" w:author="The Si Tran" w:date="2012-12-06T20:08:00Z">
        <w:r w:rsidRPr="0049233F" w:rsidDel="00263465">
          <w:rPr>
            <w:szCs w:val="26"/>
            <w:lang w:val="fr-FR"/>
            <w:rPrChange w:id="2002" w:author="The Si Tran" w:date="2012-12-05T23:02:00Z">
              <w:rPr>
                <w:sz w:val="28"/>
                <w:szCs w:val="28"/>
                <w:lang w:val="fr-FR"/>
              </w:rPr>
            </w:rPrChange>
          </w:rPr>
          <w:delText>i</w:delText>
        </w:r>
      </w:del>
      <w:bookmarkStart w:id="2003" w:name="_Toc343083565"/>
      <w:bookmarkStart w:id="2004" w:name="_Toc343083779"/>
      <w:bookmarkStart w:id="2005" w:name="_Toc343083990"/>
      <w:bookmarkStart w:id="2006" w:name="_Toc343220749"/>
      <w:bookmarkStart w:id="2007" w:name="_Toc343232253"/>
      <w:bookmarkStart w:id="2008" w:name="_Toc343232666"/>
      <w:bookmarkStart w:id="2009" w:name="_Toc343232951"/>
      <w:bookmarkStart w:id="2010" w:name="_Toc343415456"/>
      <w:bookmarkStart w:id="2011" w:name="_Toc343415752"/>
      <w:bookmarkStart w:id="2012" w:name="_Toc343452411"/>
      <w:bookmarkStart w:id="2013" w:name="_Toc343461201"/>
      <w:bookmarkStart w:id="2014" w:name="_Toc343494088"/>
      <w:bookmarkStart w:id="2015" w:name="_Toc343494300"/>
      <w:bookmarkStart w:id="2016" w:name="_Toc343495073"/>
      <w:bookmarkStart w:id="2017" w:name="_Toc343660300"/>
      <w:bookmarkStart w:id="2018" w:name="_Toc343660514"/>
      <w:bookmarkStart w:id="2019" w:name="_Toc34371114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p>
    <w:p w14:paraId="3A494E1F" w14:textId="77777777" w:rsidR="00024D6E" w:rsidRPr="0049233F" w:rsidDel="000E6941" w:rsidRDefault="00024D6E" w:rsidP="00024D6E">
      <w:pPr>
        <w:rPr>
          <w:del w:id="2020" w:author="The Si Tran" w:date="2012-12-11T21:27:00Z"/>
          <w:szCs w:val="26"/>
          <w:lang w:val="fr-FR"/>
          <w:rPrChange w:id="2021" w:author="The Si Tran" w:date="2012-12-05T23:02:00Z">
            <w:rPr>
              <w:del w:id="2022" w:author="The Si Tran" w:date="2012-12-11T21:27:00Z"/>
              <w:sz w:val="28"/>
              <w:szCs w:val="28"/>
              <w:lang w:val="fr-FR"/>
            </w:rPr>
          </w:rPrChange>
        </w:rPr>
      </w:pPr>
      <w:del w:id="2023" w:author="The Si Tran" w:date="2012-12-11T21:27:00Z">
        <w:r w:rsidRPr="0049233F" w:rsidDel="000E6941">
          <w:rPr>
            <w:szCs w:val="26"/>
            <w:lang w:val="fr-FR"/>
            <w:rPrChange w:id="2024" w:author="The Si Tran" w:date="2012-12-05T23:02:00Z">
              <w:rPr>
                <w:sz w:val="28"/>
                <w:szCs w:val="28"/>
                <w:lang w:val="fr-FR"/>
              </w:rPr>
            </w:rPrChange>
          </w:rPr>
          <w:delText xml:space="preserve">           *  </w:delText>
        </w:r>
      </w:del>
      <w:del w:id="2025" w:author="The Si Tran" w:date="2012-12-05T23:45:00Z">
        <w:r w:rsidRPr="0049233F" w:rsidDel="00570969">
          <w:rPr>
            <w:szCs w:val="26"/>
            <w:lang w:val="fr-FR"/>
            <w:rPrChange w:id="2026" w:author="The Si Tran" w:date="2012-12-05T23:02:00Z">
              <w:rPr>
                <w:sz w:val="28"/>
                <w:szCs w:val="28"/>
                <w:lang w:val="fr-FR"/>
              </w:rPr>
            </w:rPrChange>
          </w:rPr>
          <w:delText>k</w:delText>
        </w:r>
      </w:del>
      <w:del w:id="2027" w:author="The Si Tran" w:date="2012-12-11T21:27:00Z">
        <w:r w:rsidRPr="0049233F" w:rsidDel="000E6941">
          <w:rPr>
            <w:szCs w:val="26"/>
            <w:lang w:val="fr-FR"/>
            <w:rPrChange w:id="2028" w:author="The Si Tran" w:date="2012-12-05T23:02:00Z">
              <w:rPr>
                <w:sz w:val="28"/>
                <w:szCs w:val="28"/>
                <w:lang w:val="fr-FR"/>
              </w:rPr>
            </w:rPrChange>
          </w:rPr>
          <w:delText xml:space="preserve"> là độ trễ</w:delText>
        </w:r>
        <w:bookmarkStart w:id="2029" w:name="_Toc343083566"/>
        <w:bookmarkStart w:id="2030" w:name="_Toc343083780"/>
        <w:bookmarkStart w:id="2031" w:name="_Toc343083991"/>
        <w:bookmarkStart w:id="2032" w:name="_Toc343220750"/>
        <w:bookmarkStart w:id="2033" w:name="_Toc343232254"/>
        <w:bookmarkStart w:id="2034" w:name="_Toc343232667"/>
        <w:bookmarkStart w:id="2035" w:name="_Toc343232952"/>
        <w:bookmarkStart w:id="2036" w:name="_Toc343415457"/>
        <w:bookmarkStart w:id="2037" w:name="_Toc343415753"/>
        <w:bookmarkStart w:id="2038" w:name="_Toc343452412"/>
        <w:bookmarkStart w:id="2039" w:name="_Toc343461202"/>
        <w:bookmarkStart w:id="2040" w:name="_Toc343494089"/>
        <w:bookmarkStart w:id="2041" w:name="_Toc343494301"/>
        <w:bookmarkStart w:id="2042" w:name="_Toc343495074"/>
        <w:bookmarkStart w:id="2043" w:name="_Toc343660301"/>
        <w:bookmarkStart w:id="2044" w:name="_Toc343660515"/>
        <w:bookmarkStart w:id="2045" w:name="_Toc343711143"/>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p>
    <w:p w14:paraId="2946DA46" w14:textId="77777777" w:rsidR="00024D6E" w:rsidRPr="0049233F" w:rsidDel="000E6941" w:rsidRDefault="00024D6E" w:rsidP="00024D6E">
      <w:pPr>
        <w:rPr>
          <w:del w:id="2046" w:author="The Si Tran" w:date="2012-12-11T21:27:00Z"/>
          <w:szCs w:val="26"/>
          <w:lang w:val="fr-FR"/>
          <w:rPrChange w:id="2047" w:author="The Si Tran" w:date="2012-12-05T23:02:00Z">
            <w:rPr>
              <w:del w:id="2048" w:author="The Si Tran" w:date="2012-12-11T21:27:00Z"/>
              <w:sz w:val="28"/>
              <w:szCs w:val="28"/>
              <w:lang w:val="fr-FR"/>
            </w:rPr>
          </w:rPrChange>
        </w:rPr>
      </w:pPr>
      <w:del w:id="2049" w:author="The Si Tran" w:date="2012-12-11T21:27:00Z">
        <w:r w:rsidRPr="0049233F" w:rsidDel="000E6941">
          <w:rPr>
            <w:szCs w:val="26"/>
            <w:lang w:val="fr-FR"/>
            <w:rPrChange w:id="2050" w:author="The Si Tran" w:date="2012-12-05T23:02:00Z">
              <w:rPr>
                <w:sz w:val="28"/>
                <w:szCs w:val="28"/>
                <w:lang w:val="fr-FR"/>
              </w:rPr>
            </w:rPrChange>
          </w:rPr>
          <w:delText xml:space="preserve">           *  </w:delText>
        </w:r>
      </w:del>
      <w:del w:id="2051" w:author="The Si Tran" w:date="2012-12-05T23:45:00Z">
        <w:r w:rsidRPr="0049233F" w:rsidDel="00570969">
          <w:rPr>
            <w:szCs w:val="26"/>
            <w:lang w:val="fr-FR"/>
            <w:rPrChange w:id="2052" w:author="The Si Tran" w:date="2012-12-05T23:02:00Z">
              <w:rPr>
                <w:sz w:val="28"/>
                <w:szCs w:val="28"/>
                <w:lang w:val="fr-FR"/>
              </w:rPr>
            </w:rPrChange>
          </w:rPr>
          <w:delText>n</w:delText>
        </w:r>
      </w:del>
      <w:del w:id="2053" w:author="The Si Tran" w:date="2012-12-11T21:27:00Z">
        <w:r w:rsidRPr="0049233F" w:rsidDel="000E6941">
          <w:rPr>
            <w:szCs w:val="26"/>
            <w:lang w:val="fr-FR"/>
            <w:rPrChange w:id="2054" w:author="The Si Tran" w:date="2012-12-05T23:02:00Z">
              <w:rPr>
                <w:sz w:val="28"/>
                <w:szCs w:val="28"/>
                <w:lang w:val="fr-FR"/>
              </w:rPr>
            </w:rPrChange>
          </w:rPr>
          <w:delText xml:space="preserve"> là kích cỡ mẫu  </w:delText>
        </w:r>
        <w:bookmarkStart w:id="2055" w:name="_Toc343083567"/>
        <w:bookmarkStart w:id="2056" w:name="_Toc343083781"/>
        <w:bookmarkStart w:id="2057" w:name="_Toc343083992"/>
        <w:bookmarkStart w:id="2058" w:name="_Toc343220751"/>
        <w:bookmarkStart w:id="2059" w:name="_Toc343232255"/>
        <w:bookmarkStart w:id="2060" w:name="_Toc343232668"/>
        <w:bookmarkStart w:id="2061" w:name="_Toc343232953"/>
        <w:bookmarkStart w:id="2062" w:name="_Toc343415458"/>
        <w:bookmarkStart w:id="2063" w:name="_Toc343415754"/>
        <w:bookmarkStart w:id="2064" w:name="_Toc343452413"/>
        <w:bookmarkStart w:id="2065" w:name="_Toc343461203"/>
        <w:bookmarkStart w:id="2066" w:name="_Toc343494090"/>
        <w:bookmarkStart w:id="2067" w:name="_Toc343494302"/>
        <w:bookmarkStart w:id="2068" w:name="_Toc343495075"/>
        <w:bookmarkStart w:id="2069" w:name="_Toc343660302"/>
        <w:bookmarkStart w:id="2070" w:name="_Toc343660516"/>
        <w:bookmarkStart w:id="2071" w:name="_Toc34371114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del>
    </w:p>
    <w:p w14:paraId="1E306F32" w14:textId="77777777" w:rsidR="00024D6E" w:rsidRPr="0049233F" w:rsidDel="000E6941" w:rsidRDefault="00024D6E" w:rsidP="00024D6E">
      <w:pPr>
        <w:rPr>
          <w:del w:id="2072" w:author="The Si Tran" w:date="2012-12-11T21:27:00Z"/>
          <w:szCs w:val="26"/>
          <w:lang w:val="fr-FR"/>
          <w:rPrChange w:id="2073" w:author="The Si Tran" w:date="2012-12-05T23:02:00Z">
            <w:rPr>
              <w:del w:id="2074" w:author="The Si Tran" w:date="2012-12-11T21:27:00Z"/>
              <w:sz w:val="28"/>
              <w:szCs w:val="28"/>
              <w:lang w:val="fr-FR"/>
            </w:rPr>
          </w:rPrChange>
        </w:rPr>
      </w:pPr>
      <w:del w:id="2075" w:author="The Si Tran" w:date="2012-12-11T21:27:00Z">
        <w:r w:rsidRPr="0049233F" w:rsidDel="000E6941">
          <w:rPr>
            <w:szCs w:val="26"/>
            <w:lang w:val="fr-FR"/>
            <w:rPrChange w:id="2076" w:author="The Si Tran" w:date="2012-12-05T23:02:00Z">
              <w:rPr>
                <w:sz w:val="28"/>
                <w:szCs w:val="28"/>
                <w:lang w:val="fr-FR"/>
              </w:rPr>
            </w:rPrChange>
          </w:rPr>
          <w:delText xml:space="preserve">Nếu </w:delText>
        </w:r>
      </w:del>
      <w:del w:id="2077"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5" o:title=""/>
              </v:shape>
              <o:OLEObject Type="Embed" ProgID="Equation.DSMT4" ShapeID="_x0000_i1036" DrawAspect="Content" ObjectID="_1417549002" r:id="rId36"/>
            </w:object>
          </m:r>
        </m:oMath>
        <w:r w:rsidRPr="0049233F" w:rsidDel="00570969">
          <w:rPr>
            <w:szCs w:val="26"/>
            <w:lang w:val="fr-FR"/>
            <w:rPrChange w:id="2078" w:author="The Si Tran" w:date="2012-12-05T23:02:00Z">
              <w:rPr>
                <w:sz w:val="28"/>
                <w:szCs w:val="28"/>
                <w:lang w:val="fr-FR"/>
              </w:rPr>
            </w:rPrChange>
          </w:rPr>
          <w:delText xml:space="preserve">= 0 </w:delText>
        </w:r>
      </w:del>
      <w:del w:id="2079" w:author="The Si Tran" w:date="2012-12-11T21:27:00Z">
        <w:r w:rsidRPr="0049233F" w:rsidDel="000E6941">
          <w:rPr>
            <w:szCs w:val="26"/>
            <w:lang w:val="fr-FR"/>
            <w:rPrChange w:id="2080" w:author="The Si Tran" w:date="2012-12-05T23:02:00Z">
              <w:rPr>
                <w:sz w:val="28"/>
                <w:szCs w:val="28"/>
                <w:lang w:val="fr-FR"/>
              </w:rPr>
            </w:rPrChange>
          </w:rPr>
          <w:delText xml:space="preserve">thì </w:delText>
        </w:r>
      </w:del>
      <w:del w:id="2081" w:author="The Si Tran" w:date="2012-12-05T23:46:00Z">
        <w:r w:rsidRPr="0049233F" w:rsidDel="00570969">
          <w:rPr>
            <w:szCs w:val="26"/>
            <w:lang w:val="fr-FR"/>
            <w:rPrChange w:id="2082" w:author="The Si Tran" w:date="2012-12-05T23:02:00Z">
              <w:rPr>
                <w:sz w:val="28"/>
                <w:szCs w:val="28"/>
                <w:lang w:val="fr-FR"/>
              </w:rPr>
            </w:rPrChange>
          </w:rPr>
          <w:delText>t</w:delText>
        </w:r>
      </w:del>
      <w:del w:id="2083" w:author="The Si Tran" w:date="2012-12-11T21:27:00Z">
        <w:r w:rsidRPr="0049233F" w:rsidDel="000E6941">
          <w:rPr>
            <w:szCs w:val="26"/>
            <w:lang w:val="fr-FR"/>
            <w:rPrChange w:id="2084" w:author="The Si Tran" w:date="2012-12-05T23:02:00Z">
              <w:rPr>
                <w:sz w:val="28"/>
                <w:szCs w:val="28"/>
                <w:lang w:val="fr-FR"/>
              </w:rPr>
            </w:rPrChange>
          </w:rPr>
          <w:delText xml:space="preserve"> sẽ có phân phối student với </w:delText>
        </w:r>
      </w:del>
      <w:del w:id="2085" w:author="The Si Tran" w:date="2012-12-05T23:47:00Z">
        <w:r w:rsidRPr="0049233F" w:rsidDel="00570969">
          <w:rPr>
            <w:szCs w:val="26"/>
            <w:lang w:val="fr-FR"/>
            <w:rPrChange w:id="2086" w:author="The Si Tran" w:date="2012-12-05T23:02:00Z">
              <w:rPr>
                <w:sz w:val="28"/>
                <w:szCs w:val="28"/>
                <w:lang w:val="fr-FR"/>
              </w:rPr>
            </w:rPrChange>
          </w:rPr>
          <w:delText>n -1</w:delText>
        </w:r>
      </w:del>
      <w:del w:id="2087" w:author="The Si Tran" w:date="2012-12-11T21:27:00Z">
        <w:r w:rsidRPr="0049233F" w:rsidDel="000E6941">
          <w:rPr>
            <w:szCs w:val="26"/>
            <w:lang w:val="fr-FR"/>
            <w:rPrChange w:id="2088"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089" w:author="The Si Tran" w:date="2012-12-05T23:47:00Z">
        <w:r w:rsidRPr="00082976" w:rsidDel="005B11DB">
          <w:rPr>
            <w:position w:val="-8"/>
            <w:szCs w:val="26"/>
            <w:lang w:val="fr-FR"/>
          </w:rPr>
          <w:object w:dxaOrig="780" w:dyaOrig="360" w14:anchorId="08263C57">
            <v:shape id="_x0000_i1037" type="#_x0000_t75" style="width:40.5pt;height:18pt" o:ole="">
              <v:imagedata r:id="rId37" o:title=""/>
            </v:shape>
            <o:OLEObject Type="Embed" ProgID="Equation.DSMT4" ShapeID="_x0000_i1037" DrawAspect="Content" ObjectID="_1417549003" r:id="rId38"/>
          </w:object>
        </w:r>
      </w:del>
      <w:del w:id="2090" w:author="The Si Tran" w:date="2012-12-11T21:27:00Z">
        <w:r w:rsidRPr="0049233F" w:rsidDel="000E6941">
          <w:rPr>
            <w:szCs w:val="26"/>
            <w:lang w:val="fr-FR"/>
            <w:rPrChange w:id="2091" w:author="The Si Tran" w:date="2012-12-05T23:02:00Z">
              <w:rPr>
                <w:sz w:val="28"/>
                <w:szCs w:val="28"/>
                <w:lang w:val="fr-FR"/>
              </w:rPr>
            </w:rPrChange>
          </w:rPr>
          <w:delText xml:space="preserve"> thì ta có thể kết luận hệ số tự tương quan của đám đông bằng không với mức ý nghĩa 5%.</w:delText>
        </w:r>
        <w:bookmarkStart w:id="2092" w:name="_Toc343083568"/>
        <w:bookmarkStart w:id="2093" w:name="_Toc343083782"/>
        <w:bookmarkStart w:id="2094" w:name="_Toc343083993"/>
        <w:bookmarkStart w:id="2095" w:name="_Toc343220752"/>
        <w:bookmarkStart w:id="2096" w:name="_Toc343232256"/>
        <w:bookmarkStart w:id="2097" w:name="_Toc343232669"/>
        <w:bookmarkStart w:id="2098" w:name="_Toc343232954"/>
        <w:bookmarkStart w:id="2099" w:name="_Toc343415459"/>
        <w:bookmarkStart w:id="2100" w:name="_Toc343415755"/>
        <w:bookmarkStart w:id="2101" w:name="_Toc343452414"/>
        <w:bookmarkStart w:id="2102" w:name="_Toc343461204"/>
        <w:bookmarkStart w:id="2103" w:name="_Toc343494091"/>
        <w:bookmarkStart w:id="2104" w:name="_Toc343494303"/>
        <w:bookmarkStart w:id="2105" w:name="_Toc343495076"/>
        <w:bookmarkStart w:id="2106" w:name="_Toc343660303"/>
        <w:bookmarkStart w:id="2107" w:name="_Toc343660517"/>
        <w:bookmarkStart w:id="2108" w:name="_Toc343711145"/>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del>
    </w:p>
    <w:p w14:paraId="43269ABE" w14:textId="77777777" w:rsidR="004D65BA" w:rsidRPr="0049233F" w:rsidDel="000E6941" w:rsidRDefault="00024D6E">
      <w:pPr>
        <w:rPr>
          <w:del w:id="2109" w:author="The Si Tran" w:date="2012-12-11T21:27:00Z"/>
          <w:szCs w:val="26"/>
          <w:lang w:val="fr-FR"/>
          <w:rPrChange w:id="2110" w:author="The Si Tran" w:date="2012-12-05T23:02:00Z">
            <w:rPr>
              <w:del w:id="2111" w:author="The Si Tran" w:date="2012-12-11T21:27:00Z"/>
              <w:sz w:val="28"/>
              <w:szCs w:val="28"/>
              <w:lang w:val="fr-FR"/>
            </w:rPr>
          </w:rPrChange>
        </w:rPr>
      </w:pPr>
      <w:del w:id="2112" w:author="The Si Tran" w:date="2012-12-11T21:27:00Z">
        <w:r w:rsidRPr="0049233F" w:rsidDel="000E6941">
          <w:rPr>
            <w:szCs w:val="26"/>
            <w:lang w:val="fr-FR"/>
            <w:rPrChange w:id="2113"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14" w:author="The Si Tran" w:date="2012-12-05T23:02:00Z">
              <w:rPr>
                <w:sz w:val="28"/>
                <w:szCs w:val="28"/>
                <w:lang w:val="fr-FR"/>
              </w:rPr>
            </w:rPrChange>
          </w:rPr>
          <w:delText>nh giá tính đầy đủ của mô hình.</w:delText>
        </w:r>
        <w:bookmarkStart w:id="2115" w:name="_Toc343083569"/>
        <w:bookmarkStart w:id="2116" w:name="_Toc343083783"/>
        <w:bookmarkStart w:id="2117" w:name="_Toc343083994"/>
        <w:bookmarkStart w:id="2118" w:name="_Toc343220753"/>
        <w:bookmarkStart w:id="2119" w:name="_Toc343232257"/>
        <w:bookmarkStart w:id="2120" w:name="_Toc343232670"/>
        <w:bookmarkStart w:id="2121" w:name="_Toc343232955"/>
        <w:bookmarkStart w:id="2122" w:name="_Toc343415460"/>
        <w:bookmarkStart w:id="2123" w:name="_Toc343415756"/>
        <w:bookmarkStart w:id="2124" w:name="_Toc343452415"/>
        <w:bookmarkStart w:id="2125" w:name="_Toc343461205"/>
        <w:bookmarkStart w:id="2126" w:name="_Toc343494092"/>
        <w:bookmarkStart w:id="2127" w:name="_Toc343494304"/>
        <w:bookmarkStart w:id="2128" w:name="_Toc343495077"/>
        <w:bookmarkStart w:id="2129" w:name="_Toc343660304"/>
        <w:bookmarkStart w:id="2130" w:name="_Toc343660518"/>
        <w:bookmarkStart w:id="2131" w:name="_Toc343711146"/>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del>
    </w:p>
    <w:p w14:paraId="3B0B5319" w14:textId="77777777" w:rsidR="009F530B" w:rsidRDefault="009F530B" w:rsidP="00024D6E">
      <w:pPr>
        <w:pStyle w:val="Heading2"/>
        <w:rPr>
          <w:ins w:id="2132" w:author="The Si Tran" w:date="2012-12-12T07:36:00Z"/>
          <w:sz w:val="26"/>
          <w:szCs w:val="26"/>
        </w:rPr>
      </w:pPr>
      <w:bookmarkStart w:id="2133" w:name="_Toc343711147"/>
      <w:r w:rsidRPr="0049233F">
        <w:rPr>
          <w:sz w:val="26"/>
          <w:szCs w:val="26"/>
          <w:rPrChange w:id="2134" w:author="The Si Tran" w:date="2012-12-05T23:02:00Z">
            <w:rPr>
              <w:rFonts w:cs="Times New Roman"/>
              <w:b w:val="0"/>
              <w:bCs w:val="0"/>
              <w:iCs w:val="0"/>
              <w:sz w:val="26"/>
              <w:szCs w:val="22"/>
            </w:rPr>
          </w:rPrChange>
        </w:rPr>
        <w:t>Dự báo chuỗi thời gian</w:t>
      </w:r>
      <w:bookmarkEnd w:id="2133"/>
    </w:p>
    <w:p w14:paraId="0ABC4A3D" w14:textId="09725765" w:rsidR="004174BC" w:rsidRDefault="00925766">
      <w:pPr>
        <w:pPrChange w:id="2135" w:author="The Si Tran" w:date="2012-12-16T10:10:00Z">
          <w:pPr>
            <w:jc w:val="center"/>
          </w:pPr>
        </w:pPrChange>
      </w:pPr>
      <w:ins w:id="2136" w:author="superchickend" w:date="2012-12-12T08:19:00Z">
        <w:r w:rsidRPr="003C57D8">
          <w:t>Như chúng ta đã biế</w:t>
        </w:r>
        <w:r w:rsidRPr="003044F7">
          <w:t>t, dự báo là một nhu cầu c</w:t>
        </w:r>
      </w:ins>
      <w:r w:rsidR="00FD250C">
        <w:t>ấp</w:t>
      </w:r>
      <w:ins w:id="2137" w:author="superchickend" w:date="2012-12-12T08:19:00Z">
        <w:r w:rsidRPr="003044F7">
          <w:t xml:space="preserve"> thiết và rất quan trọng đối với mỗi cá nhân, tổ ch</w:t>
        </w:r>
      </w:ins>
      <w:r w:rsidR="00FD250C">
        <w:t>ứ</w:t>
      </w:r>
      <w:ins w:id="2138"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139" w:author="superchickend" w:date="2012-12-12T08:19:00Z"/>
        </w:rPr>
      </w:pPr>
    </w:p>
    <w:p w14:paraId="7478A9D3" w14:textId="77777777" w:rsidR="00925766" w:rsidRPr="003044F7" w:rsidRDefault="00925766">
      <w:pPr>
        <w:rPr>
          <w:ins w:id="2140" w:author="superchickend" w:date="2012-12-12T08:19:00Z"/>
        </w:rPr>
      </w:pPr>
      <w:ins w:id="2141"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142" w:author="superchickend" w:date="2012-12-12T08:19:00Z"/>
        </w:rPr>
        <w:pPrChange w:id="2143" w:author="The Si Tran" w:date="2012-12-16T10:07:00Z">
          <w:pPr>
            <w:pStyle w:val="ListParagraph"/>
            <w:numPr>
              <w:numId w:val="47"/>
            </w:numPr>
            <w:spacing w:line="300" w:lineRule="auto"/>
            <w:ind w:left="1440" w:hanging="360"/>
            <w:jc w:val="both"/>
          </w:pPr>
        </w:pPrChange>
      </w:pPr>
      <w:ins w:id="2144"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145" w:author="superchickend" w:date="2012-12-12T08:19:00Z"/>
        </w:rPr>
        <w:pPrChange w:id="2146" w:author="The Si Tran" w:date="2012-12-16T10:07:00Z">
          <w:pPr>
            <w:pStyle w:val="ListParagraph"/>
            <w:numPr>
              <w:numId w:val="47"/>
            </w:numPr>
            <w:spacing w:line="300" w:lineRule="auto"/>
            <w:ind w:left="1440" w:hanging="360"/>
            <w:jc w:val="both"/>
          </w:pPr>
        </w:pPrChange>
      </w:pPr>
      <w:ins w:id="2147"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148" w:author="superchickend" w:date="2012-12-12T08:19:00Z"/>
        </w:rPr>
        <w:pPrChange w:id="2149" w:author="The Si Tran" w:date="2012-12-16T10:07:00Z">
          <w:pPr>
            <w:pStyle w:val="ListParagraph"/>
            <w:numPr>
              <w:numId w:val="47"/>
            </w:numPr>
            <w:spacing w:line="300" w:lineRule="auto"/>
            <w:ind w:left="1440" w:hanging="360"/>
            <w:jc w:val="both"/>
          </w:pPr>
        </w:pPrChange>
      </w:pPr>
      <w:ins w:id="2150"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151"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52A4115">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152" w:author="superchickend" w:date="2012-12-12T08:19:00Z"/>
        </w:rPr>
      </w:pPr>
      <w:bookmarkStart w:id="2153" w:name="_Toc343711381"/>
      <w:ins w:id="2154" w:author="superchickend" w:date="2012-12-12T08:19:00Z">
        <w:r w:rsidRPr="00032D83">
          <w:t>Hình 2.</w:t>
        </w:r>
      </w:ins>
      <w:ins w:id="2155" w:author="The Si Tran" w:date="2012-12-14T04:06:00Z">
        <w:r w:rsidRPr="006D6C8D">
          <w:t>2</w:t>
        </w:r>
      </w:ins>
      <w:ins w:id="2156" w:author="The Si Tran" w:date="2012-12-14T04:07:00Z">
        <w:r w:rsidRPr="00454DCE">
          <w:rPr>
            <w:rPrChange w:id="2157" w:author="The Si Tran" w:date="2012-12-16T16:46:00Z">
              <w:rPr>
                <w:rFonts w:ascii="Calibri" w:eastAsia="Calibri" w:hAnsi="Calibri"/>
                <w:bCs w:val="0"/>
                <w:sz w:val="22"/>
                <w:szCs w:val="22"/>
              </w:rPr>
            </w:rPrChange>
          </w:rPr>
          <w:t>:</w:t>
        </w:r>
      </w:ins>
      <w:ins w:id="2158" w:author="superchickend" w:date="2012-12-12T08:19:00Z">
        <w:del w:id="2159" w:author="The Si Tran" w:date="2012-12-14T04:06:00Z">
          <w:r w:rsidRPr="00454DCE" w:rsidDel="006A5AA2">
            <w:rPr>
              <w:rPrChange w:id="2160" w:author="The Si Tran" w:date="2012-12-16T16:46:00Z">
                <w:rPr>
                  <w:rFonts w:ascii="Calibri" w:eastAsia="Calibri" w:hAnsi="Calibri"/>
                  <w:bCs w:val="0"/>
                  <w:sz w:val="22"/>
                  <w:szCs w:val="22"/>
                </w:rPr>
              </w:rPrChange>
            </w:rPr>
            <w:delText>1.1</w:delText>
          </w:r>
        </w:del>
        <w:r w:rsidRPr="00454DCE">
          <w:rPr>
            <w:rPrChange w:id="2161" w:author="The Si Tran" w:date="2012-12-16T16:46:00Z">
              <w:rPr>
                <w:rFonts w:ascii="Calibri" w:eastAsia="Calibri" w:hAnsi="Calibri"/>
                <w:bCs w:val="0"/>
                <w:sz w:val="22"/>
                <w:szCs w:val="22"/>
              </w:rPr>
            </w:rPrChange>
          </w:rPr>
          <w:t xml:space="preserve"> Mô hình bài toán dự báo chuỗi thời gian</w:t>
        </w:r>
        <w:bookmarkEnd w:id="2153"/>
      </w:ins>
    </w:p>
    <w:p w14:paraId="37C764C0" w14:textId="1CE71AFA" w:rsidR="00454557" w:rsidRPr="003C57D8" w:rsidRDefault="00925766">
      <w:pPr>
        <w:rPr>
          <w:ins w:id="2162" w:author="superchickend" w:date="2012-12-12T08:19:00Z"/>
        </w:rPr>
        <w:pPrChange w:id="2163" w:author="The Si Tran" w:date="2012-12-16T10:10:00Z">
          <w:pPr>
            <w:jc w:val="center"/>
          </w:pPr>
        </w:pPrChange>
      </w:pPr>
      <w:ins w:id="2164"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77777777" w:rsidR="00925766" w:rsidRPr="003044F7" w:rsidDel="002F74DC" w:rsidRDefault="00925766" w:rsidP="00925766">
      <w:pPr>
        <w:rPr>
          <w:ins w:id="2165" w:author="superchickend" w:date="2012-12-12T08:19:00Z"/>
          <w:del w:id="2166" w:author="The Si Tran" w:date="2012-12-16T10:08:00Z"/>
          <w:szCs w:val="26"/>
        </w:rPr>
      </w:pPr>
      <w:ins w:id="2167"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168" w:author="The Si Tran" w:date="2012-12-12T07:36:00Z"/>
          <w:del w:id="2169" w:author="superchickend" w:date="2012-12-12T08:19:00Z"/>
        </w:rPr>
      </w:pPr>
      <w:ins w:id="2170" w:author="The Si Tran" w:date="2012-12-12T07:36:00Z">
        <w:del w:id="2171"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172" w:author="The Si Tran" w:date="2012-12-12T07:39:00Z"/>
          <w:del w:id="2173" w:author="superchickend" w:date="2012-12-12T08:19:00Z"/>
        </w:rPr>
      </w:pPr>
      <w:ins w:id="2174" w:author="The Si Tran" w:date="2012-12-12T07:36:00Z">
        <w:del w:id="2175" w:author="superchickend" w:date="2012-12-12T08:19:00Z">
          <w:r w:rsidRPr="00E94DAE" w:rsidDel="00925766">
            <w:rPr>
              <w:noProof/>
            </w:rPr>
            <w:drawing>
              <wp:inline distT="0" distB="0" distL="0" distR="0" wp14:anchorId="0C2AEC2A" wp14:editId="110F7D8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176" w:author="The Si Tran" w:date="2012-12-12T07:39:00Z"/>
          <w:del w:id="2177" w:author="superchickend" w:date="2012-12-12T08:19:00Z"/>
        </w:rPr>
        <w:pPrChange w:id="2178" w:author="The Si Tran" w:date="2012-12-12T07:39:00Z">
          <w:pPr/>
        </w:pPrChange>
      </w:pPr>
      <w:ins w:id="2179" w:author="The Si Tran" w:date="2012-12-12T07:39:00Z">
        <w:del w:id="2180"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181" w:author="The Si Tran" w:date="2012-12-12T07:36:00Z"/>
          <w:del w:id="2182" w:author="superchickend" w:date="2012-12-12T08:19:00Z"/>
        </w:rPr>
        <w:pPrChange w:id="2183" w:author="The Si Tran" w:date="2012-12-12T07:39:00Z">
          <w:pPr/>
        </w:pPrChange>
      </w:pPr>
    </w:p>
    <w:p w14:paraId="06465EF9" w14:textId="77777777" w:rsidR="00962CF4" w:rsidDel="00925766" w:rsidRDefault="00962CF4" w:rsidP="00962CF4">
      <w:pPr>
        <w:rPr>
          <w:ins w:id="2184" w:author="The Si Tran" w:date="2012-12-12T07:36:00Z"/>
          <w:del w:id="2185" w:author="superchickend" w:date="2012-12-12T08:19:00Z"/>
        </w:rPr>
      </w:pPr>
      <w:ins w:id="2186" w:author="The Si Tran" w:date="2012-12-12T07:36:00Z">
        <w:del w:id="2187"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188" w:author="The Si Tran" w:date="2012-12-12T07:36:00Z"/>
          <w:del w:id="2189" w:author="superchickend" w:date="2012-12-12T08:19:00Z"/>
          <w:rFonts w:ascii="Times New Roman" w:hAnsi="Times New Roman"/>
          <w:sz w:val="26"/>
          <w:szCs w:val="26"/>
          <w:rPrChange w:id="2190" w:author="The Si Tran" w:date="2012-12-12T07:39:00Z">
            <w:rPr>
              <w:ins w:id="2191" w:author="The Si Tran" w:date="2012-12-12T07:36:00Z"/>
              <w:del w:id="2192" w:author="superchickend" w:date="2012-12-12T08:19:00Z"/>
            </w:rPr>
          </w:rPrChange>
        </w:rPr>
      </w:pPr>
      <w:ins w:id="2193" w:author="The Si Tran" w:date="2012-12-12T07:36:00Z">
        <w:del w:id="219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15169" w:rsidDel="00925766">
            <w:rPr>
              <w:szCs w:val="26"/>
            </w:rPr>
            <w:delText>ử</w:delText>
          </w:r>
          <w:r w:rsidRPr="008A1996" w:rsidDel="00925766">
            <w:rPr>
              <w:szCs w:val="26"/>
            </w:rPr>
            <w:delText xml:space="preserve"> d</w:delText>
          </w:r>
          <w:r w:rsidRPr="00D22561" w:rsidDel="00925766">
            <w:rPr>
              <w:szCs w:val="26"/>
              <w:rPrChange w:id="2195" w:author="The Si Tran" w:date="2012-12-12T07:39:00Z">
                <w:rPr/>
              </w:rPrChange>
            </w:rPr>
            <w:delText>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196" w:author="The Si Tran" w:date="2012-12-12T07:36:00Z"/>
          <w:del w:id="2197" w:author="superchickend" w:date="2012-12-12T08:19:00Z"/>
          <w:rFonts w:ascii="Times New Roman" w:hAnsi="Times New Roman"/>
          <w:sz w:val="26"/>
          <w:szCs w:val="26"/>
          <w:rPrChange w:id="2198" w:author="The Si Tran" w:date="2012-12-12T07:39:00Z">
            <w:rPr>
              <w:ins w:id="2199" w:author="The Si Tran" w:date="2012-12-12T07:36:00Z"/>
              <w:del w:id="2200" w:author="superchickend" w:date="2012-12-12T08:19:00Z"/>
            </w:rPr>
          </w:rPrChange>
        </w:rPr>
      </w:pPr>
      <w:ins w:id="2201" w:author="The Si Tran" w:date="2012-12-12T07:36:00Z">
        <w:del w:id="220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15169" w:rsidDel="00925766">
            <w:rPr>
              <w:szCs w:val="26"/>
            </w:rPr>
            <w:delText xml:space="preserve"> hi</w:delText>
          </w:r>
          <w:r w:rsidRPr="008A1996" w:rsidDel="00925766">
            <w:rPr>
              <w:szCs w:val="26"/>
            </w:rPr>
            <w:delText>ệ</w:delText>
          </w:r>
          <w:r w:rsidRPr="00D22561" w:rsidDel="00925766">
            <w:rPr>
              <w:szCs w:val="26"/>
              <w:rPrChange w:id="2203" w:author="The Si Tran" w:date="2012-12-12T07:39:00Z">
                <w:rPr/>
              </w:rPrChange>
            </w:rPr>
            <w:delText>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04" w:author="The Si Tran" w:date="2012-12-12T07:36:00Z"/>
          <w:del w:id="2205" w:author="superchickend" w:date="2012-12-12T08:19:00Z"/>
          <w:rFonts w:ascii="Times New Roman" w:hAnsi="Times New Roman"/>
          <w:sz w:val="26"/>
          <w:szCs w:val="26"/>
          <w:rPrChange w:id="2206" w:author="The Si Tran" w:date="2012-12-12T07:39:00Z">
            <w:rPr>
              <w:ins w:id="2207" w:author="The Si Tran" w:date="2012-12-12T07:36:00Z"/>
              <w:del w:id="2208" w:author="superchickend" w:date="2012-12-12T08:19:00Z"/>
            </w:rPr>
          </w:rPrChange>
        </w:rPr>
      </w:pPr>
      <w:ins w:id="2209" w:author="The Si Tran" w:date="2012-12-12T07:36:00Z">
        <w:del w:id="2210"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15169" w:rsidDel="00925766">
            <w:rPr>
              <w:szCs w:val="26"/>
            </w:rPr>
            <w:delText>ệ</w:delText>
          </w:r>
          <w:r w:rsidRPr="008A1996" w:rsidDel="00925766">
            <w:rPr>
              <w:szCs w:val="26"/>
            </w:rPr>
            <w:delText>u.</w:delText>
          </w:r>
        </w:del>
      </w:ins>
    </w:p>
    <w:p w14:paraId="4740C896" w14:textId="77777777" w:rsidR="00962CF4" w:rsidDel="00925766" w:rsidRDefault="00962CF4" w:rsidP="00962CF4">
      <w:pPr>
        <w:rPr>
          <w:ins w:id="2211" w:author="The Si Tran" w:date="2012-12-12T07:36:00Z"/>
          <w:del w:id="2212" w:author="superchickend" w:date="2012-12-12T08:19:00Z"/>
        </w:rPr>
      </w:pPr>
      <w:ins w:id="2213" w:author="The Si Tran" w:date="2012-12-12T07:36:00Z">
        <w:del w:id="2214"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15" w:author="The Si Tran" w:date="2012-12-12T07:36:00Z"/>
          <w:del w:id="2216" w:author="superchickend" w:date="2012-12-12T08:19:00Z"/>
        </w:rPr>
      </w:pPr>
      <w:ins w:id="2217" w:author="The Si Tran" w:date="2012-12-12T07:36:00Z">
        <w:del w:id="2218"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19" w:author="The Si Tran" w:date="2012-12-12T07:40:00Z">
        <w:del w:id="2220" w:author="superchickend" w:date="2012-12-12T08:19:00Z">
          <w:r w:rsidR="00BB5797" w:rsidDel="00925766">
            <w:delText>2.2</w:delText>
          </w:r>
        </w:del>
      </w:ins>
      <w:ins w:id="2221" w:author="The Si Tran" w:date="2012-12-12T07:36:00Z">
        <w:del w:id="2222" w:author="superchickend" w:date="2012-12-12T08:19:00Z">
          <w:r w:rsidDel="00925766">
            <w:delText xml:space="preserve"> minh họa cách phân loại này.</w:delText>
          </w:r>
        </w:del>
      </w:ins>
    </w:p>
    <w:p w14:paraId="34E8E3A9" w14:textId="77777777" w:rsidR="00962CF4" w:rsidDel="00925766" w:rsidRDefault="00962CF4" w:rsidP="00962CF4">
      <w:pPr>
        <w:rPr>
          <w:ins w:id="2223" w:author="The Si Tran" w:date="2012-12-12T07:40:00Z"/>
          <w:del w:id="2224" w:author="superchickend" w:date="2012-12-12T08:19:00Z"/>
        </w:rPr>
      </w:pPr>
      <w:ins w:id="2225" w:author="The Si Tran" w:date="2012-12-12T07:36:00Z">
        <w:del w:id="2226" w:author="superchickend" w:date="2012-12-12T08:19:00Z">
          <w:r w:rsidRPr="00E94DAE" w:rsidDel="00925766">
            <w:rPr>
              <w:noProof/>
            </w:rPr>
            <w:drawing>
              <wp:inline distT="0" distB="0" distL="0" distR="0" wp14:anchorId="1619DFCE" wp14:editId="1A4F4EAE">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27" w:author="The Si Tran" w:date="2012-12-12T07:40:00Z"/>
          <w:del w:id="2228" w:author="superchickend" w:date="2012-12-12T08:19:00Z"/>
          <w:b/>
        </w:rPr>
      </w:pPr>
      <w:ins w:id="2229" w:author="The Si Tran" w:date="2012-12-12T07:40:00Z">
        <w:del w:id="2230"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31" w:author="The Si Tran" w:date="2012-12-12T07:36:00Z"/>
          <w:del w:id="2232" w:author="superchickend" w:date="2012-12-12T08:19:00Z"/>
        </w:rPr>
      </w:pPr>
      <w:ins w:id="2233" w:author="The Si Tran" w:date="2012-12-12T07:36:00Z">
        <w:del w:id="2234"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35" w:author="The Si Tran" w:date="2012-12-12T07:36:00Z">
          <w:pPr>
            <w:pStyle w:val="Heading2"/>
          </w:pPr>
        </w:pPrChange>
      </w:pPr>
    </w:p>
    <w:p w14:paraId="644D3E22" w14:textId="34CD310B" w:rsidR="009F530B" w:rsidRDefault="009F530B" w:rsidP="00024D6E">
      <w:pPr>
        <w:pStyle w:val="Heading2"/>
        <w:rPr>
          <w:ins w:id="2236" w:author="superchickend" w:date="2012-12-16T15:05:00Z"/>
          <w:sz w:val="26"/>
          <w:szCs w:val="26"/>
        </w:rPr>
      </w:pPr>
      <w:bookmarkStart w:id="2237" w:name="_Toc343711148"/>
      <w:r w:rsidRPr="0049233F">
        <w:rPr>
          <w:sz w:val="26"/>
          <w:szCs w:val="26"/>
          <w:rPrChange w:id="2238" w:author="The Si Tran" w:date="2012-12-05T23:02:00Z">
            <w:rPr/>
          </w:rPrChange>
        </w:rPr>
        <w:t>Khái niệm thống kê liên quan</w:t>
      </w:r>
      <w:bookmarkEnd w:id="2237"/>
    </w:p>
    <w:p w14:paraId="04DBB0A5" w14:textId="0B9AA19F" w:rsidR="00D11D23" w:rsidRPr="00032D83" w:rsidRDefault="00D11D23">
      <w:pPr>
        <w:rPr>
          <w:ins w:id="2239" w:author="The Si Tran" w:date="2012-12-11T21:26:00Z"/>
        </w:rPr>
        <w:pPrChange w:id="2240" w:author="The Si Tran" w:date="2012-12-16T16:46:00Z">
          <w:pPr>
            <w:pStyle w:val="Heading2"/>
          </w:pPr>
        </w:pPrChange>
      </w:pPr>
      <w:ins w:id="2241" w:author="superchickend" w:date="2012-12-16T15:07:00Z">
        <w:r>
          <w:t xml:space="preserve">Để nhận dạng ra đặc điểm và các thành phần của chuỗi thời gian, các nhà dự báo thường dùng các </w:t>
        </w:r>
      </w:ins>
      <w:r w:rsidR="0069415C">
        <w:t>công cụ toán học</w:t>
      </w:r>
      <w:ins w:id="2242" w:author="superchickend" w:date="2012-12-16T15:07:00Z">
        <w:r>
          <w:t xml:space="preserve">. Đặc biệt, các </w:t>
        </w:r>
      </w:ins>
      <w:r w:rsidR="0069415C">
        <w:t>công cụ</w:t>
      </w:r>
      <w:ins w:id="2243" w:author="superchickend" w:date="2012-12-16T15:07:00Z">
        <w:r>
          <w:t xml:space="preserve"> này được sử dụng nhiều cho lớp mô hình ARIMA. </w:t>
        </w:r>
      </w:ins>
      <w:ins w:id="2244" w:author="superchickend" w:date="2012-12-16T15:10:00Z">
        <w:r w:rsidR="00156046">
          <w:t>Trong phần này c</w:t>
        </w:r>
      </w:ins>
      <w:ins w:id="2245" w:author="superchickend" w:date="2012-12-16T15:07:00Z">
        <w:r>
          <w:t>húng tôi giới thiệu hai công cụ phổ biến và rất quan trọng là hàm tự tương quan</w:t>
        </w:r>
      </w:ins>
      <w:ins w:id="2246" w:author="superchickend" w:date="2012-12-16T15:10:00Z">
        <w:r>
          <w:t xml:space="preserve"> và hàm tự tương quan bán phần.</w:t>
        </w:r>
      </w:ins>
    </w:p>
    <w:p w14:paraId="025597E4" w14:textId="7C32D678" w:rsidR="00CA1785" w:rsidRDefault="00CA1785">
      <w:pPr>
        <w:pStyle w:val="Heading3"/>
        <w:rPr>
          <w:ins w:id="2247" w:author="The Si Tran" w:date="2012-12-12T08:07:00Z"/>
        </w:rPr>
        <w:pPrChange w:id="2248" w:author="The Si Tran" w:date="2012-12-11T21:26:00Z">
          <w:pPr>
            <w:pStyle w:val="Heading2"/>
          </w:pPr>
        </w:pPrChange>
      </w:pPr>
      <w:bookmarkStart w:id="2249" w:name="_Toc343711149"/>
      <w:ins w:id="2250" w:author="The Si Tran" w:date="2012-12-11T21:26:00Z">
        <w:r>
          <w:t>Hệ số tự tương quan</w:t>
        </w:r>
      </w:ins>
      <w:bookmarkEnd w:id="2249"/>
    </w:p>
    <w:p w14:paraId="28B0AAC5" w14:textId="77777777" w:rsidR="00BC6984" w:rsidRPr="00250D4D" w:rsidDel="00BC6984" w:rsidRDefault="00BC6984">
      <w:pPr>
        <w:rPr>
          <w:del w:id="2251" w:author="The Si Tran" w:date="2012-12-12T08:07:00Z"/>
        </w:rPr>
        <w:pPrChange w:id="2252" w:author="The Si Tran" w:date="2012-12-15T07:52:00Z">
          <w:pPr>
            <w:ind w:firstLine="720"/>
          </w:pPr>
        </w:pPrChange>
      </w:pPr>
      <w:moveToRangeStart w:id="2253" w:author="The Si Tran" w:date="2012-12-12T08:07:00Z" w:name="move343062963"/>
      <w:moveTo w:id="2254"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253"/>
    <w:p w14:paraId="1C94101A" w14:textId="77777777" w:rsidR="00BC6984" w:rsidRPr="007C782C" w:rsidRDefault="00BC6984">
      <w:pPr>
        <w:rPr>
          <w:ins w:id="2255" w:author="The Si Tran" w:date="2012-12-11T21:28:00Z"/>
        </w:rPr>
        <w:pPrChange w:id="2256" w:author="The Si Tran" w:date="2012-12-15T07:52:00Z">
          <w:pPr>
            <w:pStyle w:val="Heading2"/>
          </w:pPr>
        </w:pPrChange>
      </w:pPr>
    </w:p>
    <w:p w14:paraId="363517AC" w14:textId="13B7EDED" w:rsidR="00011A74" w:rsidRDefault="000E6941">
      <w:pPr>
        <w:rPr>
          <w:ins w:id="2257" w:author="The Si Tran" w:date="2012-12-14T07:22:00Z"/>
          <w:szCs w:val="26"/>
        </w:rPr>
        <w:pPrChange w:id="2258" w:author="The Si Tran" w:date="2012-12-14T07:22:00Z">
          <w:pPr>
            <w:ind w:firstLine="720"/>
          </w:pPr>
        </w:pPrChange>
      </w:pPr>
      <w:ins w:id="2259"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260" w:author="The Si Tran" w:date="2012-12-11T21:28:00Z"/>
          <w:szCs w:val="26"/>
        </w:rPr>
        <w:pPrChange w:id="2261" w:author="The Si Tran" w:date="2012-12-14T07:22:00Z">
          <w:pPr>
            <w:ind w:firstLine="720"/>
          </w:pPr>
        </w:pPrChange>
      </w:pPr>
      <w:ins w:id="2262"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8A1996">
      <w:pPr>
        <w:pStyle w:val="Canhgiua"/>
        <w:rPr>
          <w:ins w:id="2263" w:author="The Si Tran" w:date="2012-12-11T21:28:00Z"/>
        </w:rPr>
        <w:pPrChange w:id="2264" w:author="The Si Tran" w:date="2012-12-16T16:47:00Z">
          <w:pPr>
            <w:ind w:left="1440" w:firstLine="720"/>
          </w:pPr>
        </w:pPrChange>
      </w:pPr>
      <m:oMathPara>
        <m:oMathParaPr>
          <m:jc m:val="center"/>
        </m:oMathParaPr>
        <m:oMath>
          <m:sSub>
            <m:sSubPr>
              <m:ctrlPr>
                <w:ins w:id="2265" w:author="The Si Tran" w:date="2012-12-11T21:28:00Z">
                  <w:rPr>
                    <w:rFonts w:ascii="Cambria Math" w:hAnsi="Cambria Math"/>
                  </w:rPr>
                </w:ins>
              </m:ctrlPr>
            </m:sSubPr>
            <m:e>
              <w:ins w:id="2266" w:author="The Si Tran" w:date="2012-12-11T21:28:00Z">
                <m:r>
                  <w:rPr>
                    <w:rFonts w:ascii="Cambria Math" w:hAnsi="Cambria Math"/>
                  </w:rPr>
                  <m:t>ρ</m:t>
                </m:r>
              </w:ins>
            </m:e>
            <m:sub>
              <w:ins w:id="2267" w:author="The Si Tran" w:date="2012-12-11T21:28:00Z">
                <m:r>
                  <w:rPr>
                    <w:rFonts w:ascii="Cambria Math" w:hAnsi="Cambria Math"/>
                  </w:rPr>
                  <m:t>k</m:t>
                </m:r>
              </w:ins>
            </m:sub>
          </m:sSub>
          <w:ins w:id="2268" w:author="The Si Tran" w:date="2012-12-11T21:28:00Z">
            <m:r>
              <m:rPr>
                <m:sty m:val="p"/>
              </m:rPr>
              <w:rPr>
                <w:rFonts w:ascii="Cambria Math" w:hAnsi="Cambria Math"/>
              </w:rPr>
              <m:t>=</m:t>
            </m:r>
          </w:ins>
          <m:f>
            <m:fPr>
              <m:ctrlPr>
                <w:ins w:id="2269" w:author="The Si Tran" w:date="2012-12-11T21:28:00Z">
                  <w:rPr>
                    <w:rFonts w:ascii="Cambria Math" w:hAnsi="Cambria Math"/>
                  </w:rPr>
                </w:ins>
              </m:ctrlPr>
            </m:fPr>
            <m:num>
              <w:ins w:id="2270" w:author="The Si Tran" w:date="2012-12-11T21:28:00Z">
                <m:r>
                  <w:rPr>
                    <w:rFonts w:ascii="Cambria Math" w:hAnsi="Cambria Math"/>
                  </w:rPr>
                  <m:t>E</m:t>
                </m:r>
              </w:ins>
              <m:d>
                <m:dPr>
                  <m:begChr m:val="["/>
                  <m:endChr m:val="]"/>
                  <m:ctrlPr>
                    <w:ins w:id="2271" w:author="The Si Tran" w:date="2012-12-11T21:28:00Z">
                      <w:rPr>
                        <w:rFonts w:ascii="Cambria Math" w:hAnsi="Cambria Math"/>
                      </w:rPr>
                    </w:ins>
                  </m:ctrlPr>
                </m:dPr>
                <m:e>
                  <m:d>
                    <m:dPr>
                      <m:ctrlPr>
                        <w:ins w:id="2272" w:author="The Si Tran" w:date="2012-12-11T21:28:00Z">
                          <w:rPr>
                            <w:rFonts w:ascii="Cambria Math" w:hAnsi="Cambria Math"/>
                          </w:rPr>
                        </w:ins>
                      </m:ctrlPr>
                    </m:dPr>
                    <m:e>
                      <m:sSub>
                        <m:sSubPr>
                          <m:ctrlPr>
                            <w:ins w:id="2273" w:author="The Si Tran" w:date="2012-12-11T21:28:00Z">
                              <w:rPr>
                                <w:rFonts w:ascii="Cambria Math" w:hAnsi="Cambria Math"/>
                              </w:rPr>
                            </w:ins>
                          </m:ctrlPr>
                        </m:sSubPr>
                        <m:e>
                          <w:ins w:id="2274" w:author="The Si Tran" w:date="2012-12-11T21:28:00Z">
                            <m:r>
                              <w:rPr>
                                <w:rFonts w:ascii="Cambria Math" w:hAnsi="Cambria Math"/>
                              </w:rPr>
                              <m:t>X</m:t>
                            </m:r>
                          </w:ins>
                        </m:e>
                        <m:sub>
                          <w:ins w:id="2275" w:author="The Si Tran" w:date="2012-12-11T21:28:00Z">
                            <m:r>
                              <w:rPr>
                                <w:rFonts w:ascii="Cambria Math" w:hAnsi="Cambria Math"/>
                              </w:rPr>
                              <m:t>t</m:t>
                            </m:r>
                          </w:ins>
                        </m:sub>
                      </m:sSub>
                      <w:ins w:id="2276" w:author="The Si Tran" w:date="2012-12-11T21:28:00Z">
                        <m:r>
                          <m:rPr>
                            <m:sty m:val="p"/>
                          </m:rPr>
                          <w:rPr>
                            <w:rFonts w:ascii="Cambria Math" w:hAnsi="Cambria Math"/>
                          </w:rPr>
                          <m:t>-</m:t>
                        </m:r>
                        <m:r>
                          <w:rPr>
                            <w:rFonts w:ascii="Cambria Math" w:hAnsi="Cambria Math"/>
                          </w:rPr>
                          <m:t>μ</m:t>
                        </m:r>
                      </w:ins>
                    </m:e>
                  </m:d>
                  <m:d>
                    <m:dPr>
                      <m:ctrlPr>
                        <w:ins w:id="2277" w:author="The Si Tran" w:date="2012-12-11T21:28:00Z">
                          <w:rPr>
                            <w:rFonts w:ascii="Cambria Math" w:hAnsi="Cambria Math"/>
                          </w:rPr>
                        </w:ins>
                      </m:ctrlPr>
                    </m:dPr>
                    <m:e>
                      <m:sSub>
                        <m:sSubPr>
                          <m:ctrlPr>
                            <w:ins w:id="2278" w:author="The Si Tran" w:date="2012-12-11T21:28:00Z">
                              <w:rPr>
                                <w:rFonts w:ascii="Cambria Math" w:hAnsi="Cambria Math"/>
                              </w:rPr>
                            </w:ins>
                          </m:ctrlPr>
                        </m:sSubPr>
                        <m:e>
                          <w:ins w:id="2279" w:author="The Si Tran" w:date="2012-12-11T21:28:00Z">
                            <m:r>
                              <w:rPr>
                                <w:rFonts w:ascii="Cambria Math" w:hAnsi="Cambria Math"/>
                              </w:rPr>
                              <m:t>X</m:t>
                            </m:r>
                          </w:ins>
                        </m:e>
                        <m:sub>
                          <w:ins w:id="2280"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81" w:author="The Si Tran" w:date="2012-12-11T21:28:00Z">
                        <m:r>
                          <m:rPr>
                            <m:sty m:val="p"/>
                          </m:rPr>
                          <w:rPr>
                            <w:rFonts w:ascii="Cambria Math" w:hAnsi="Cambria Math"/>
                          </w:rPr>
                          <m:t>-</m:t>
                        </m:r>
                        <m:r>
                          <w:rPr>
                            <w:rFonts w:ascii="Cambria Math" w:hAnsi="Cambria Math"/>
                          </w:rPr>
                          <m:t>μ</m:t>
                        </m:r>
                      </w:ins>
                    </m:e>
                  </m:d>
                </m:e>
              </m:d>
            </m:num>
            <m:den>
              <m:rad>
                <m:radPr>
                  <m:degHide m:val="1"/>
                  <m:ctrlPr>
                    <w:ins w:id="2282" w:author="The Si Tran" w:date="2012-12-11T21:28:00Z">
                      <w:rPr>
                        <w:rFonts w:ascii="Cambria Math" w:hAnsi="Cambria Math"/>
                      </w:rPr>
                    </w:ins>
                  </m:ctrlPr>
                </m:radPr>
                <m:deg/>
                <m:e>
                  <w:ins w:id="2283" w:author="The Si Tran" w:date="2012-12-11T21:28:00Z">
                    <m:r>
                      <w:rPr>
                        <w:rFonts w:ascii="Cambria Math" w:hAnsi="Cambria Math"/>
                      </w:rPr>
                      <m:t>Var</m:t>
                    </m:r>
                  </w:ins>
                  <m:d>
                    <m:dPr>
                      <m:ctrlPr>
                        <w:ins w:id="2284" w:author="The Si Tran" w:date="2012-12-11T21:28:00Z">
                          <w:rPr>
                            <w:rFonts w:ascii="Cambria Math" w:hAnsi="Cambria Math"/>
                          </w:rPr>
                        </w:ins>
                      </m:ctrlPr>
                    </m:dPr>
                    <m:e>
                      <m:sSub>
                        <m:sSubPr>
                          <m:ctrlPr>
                            <w:ins w:id="2285" w:author="The Si Tran" w:date="2012-12-11T21:28:00Z">
                              <w:rPr>
                                <w:rFonts w:ascii="Cambria Math" w:hAnsi="Cambria Math"/>
                              </w:rPr>
                            </w:ins>
                          </m:ctrlPr>
                        </m:sSubPr>
                        <m:e>
                          <w:ins w:id="2286" w:author="The Si Tran" w:date="2012-12-11T21:28:00Z">
                            <m:r>
                              <w:rPr>
                                <w:rFonts w:ascii="Cambria Math" w:hAnsi="Cambria Math"/>
                              </w:rPr>
                              <m:t>X</m:t>
                            </m:r>
                          </w:ins>
                        </m:e>
                        <m:sub>
                          <w:ins w:id="2287" w:author="The Si Tran" w:date="2012-12-11T21:28:00Z">
                            <m:r>
                              <w:rPr>
                                <w:rFonts w:ascii="Cambria Math" w:hAnsi="Cambria Math"/>
                              </w:rPr>
                              <m:t>t</m:t>
                            </m:r>
                          </w:ins>
                        </m:sub>
                      </m:sSub>
                    </m:e>
                  </m:d>
                  <w:ins w:id="2288" w:author="The Si Tran" w:date="2012-12-11T21:28:00Z">
                    <m:r>
                      <w:rPr>
                        <w:rFonts w:ascii="Cambria Math" w:hAnsi="Cambria Math"/>
                      </w:rPr>
                      <m:t>Var</m:t>
                    </m:r>
                  </w:ins>
                  <m:d>
                    <m:dPr>
                      <m:ctrlPr>
                        <w:ins w:id="2289" w:author="The Si Tran" w:date="2012-12-11T21:28:00Z">
                          <w:rPr>
                            <w:rFonts w:ascii="Cambria Math" w:hAnsi="Cambria Math"/>
                          </w:rPr>
                        </w:ins>
                      </m:ctrlPr>
                    </m:dPr>
                    <m:e>
                      <m:sSub>
                        <m:sSubPr>
                          <m:ctrlPr>
                            <w:ins w:id="2290" w:author="The Si Tran" w:date="2012-12-11T21:28:00Z">
                              <w:rPr>
                                <w:rFonts w:ascii="Cambria Math" w:hAnsi="Cambria Math"/>
                              </w:rPr>
                            </w:ins>
                          </m:ctrlPr>
                        </m:sSubPr>
                        <m:e>
                          <w:ins w:id="2291" w:author="The Si Tran" w:date="2012-12-11T21:28:00Z">
                            <m:r>
                              <w:rPr>
                                <w:rFonts w:ascii="Cambria Math" w:hAnsi="Cambria Math"/>
                              </w:rPr>
                              <m:t>X</m:t>
                            </m:r>
                          </w:ins>
                        </m:e>
                        <m:sub>
                          <w:ins w:id="229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293" w:author="The Si Tran" w:date="2012-12-11T21:28:00Z"/>
        </w:rPr>
        <w:pPrChange w:id="2294" w:author="The Si Tran" w:date="2012-12-14T07:23:00Z">
          <w:pPr>
            <w:ind w:firstLine="720"/>
          </w:pPr>
        </w:pPrChange>
      </w:pPr>
      <w:ins w:id="2295" w:author="The Si Tran" w:date="2012-12-11T21:28:00Z">
        <w:r w:rsidRPr="002569E2">
          <w:rPr>
            <w:noProof/>
            <w:szCs w:val="26"/>
            <w:rPrChange w:id="2296" w:author="Unknown">
              <w:rPr>
                <w:rFonts w:cs="Arial"/>
                <w:b/>
                <w:bCs/>
                <w:iCs/>
                <w:noProof/>
                <w:sz w:val="28"/>
                <w:szCs w:val="28"/>
              </w:rPr>
            </w:rPrChange>
          </w:rPr>
          <mc:AlternateContent>
            <mc:Choice Requires="wps">
              <w:drawing>
                <wp:anchor distT="0" distB="0" distL="114300" distR="114300" simplePos="0" relativeHeight="251596800" behindDoc="1" locked="0" layoutInCell="1" allowOverlap="1" wp14:anchorId="49C4EA9E" wp14:editId="6F8A2A3F">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8A1996" w:rsidRDefault="008A1996">
                              <w:pPr>
                                <w:pStyle w:val="EquationIndex"/>
                                <w:pPrChange w:id="2297" w:author="The Si Tran" w:date="2012-12-16T10:23:00Z">
                                  <w:pPr/>
                                </w:pPrChange>
                              </w:pPr>
                              <w:r>
                                <w:t>(2.</w:t>
                              </w:r>
                              <w:ins w:id="2298" w:author="The Si Tran" w:date="2012-12-11T23:15:00Z">
                                <w:r>
                                  <w:t>1</w:t>
                                </w:r>
                              </w:ins>
                              <w:del w:id="2299" w:author="The Si Tran" w:date="2012-12-11T23:15:00Z">
                                <w:r w:rsidDel="00E04C47">
                                  <w:delText>1</w:delText>
                                </w:r>
                              </w:del>
                              <w:del w:id="2300"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CB32EE" w:rsidRDefault="00CB32EE">
                        <w:pPr>
                          <w:pStyle w:val="EquationIndex"/>
                          <w:pPrChange w:id="2364" w:author="The Si Tran" w:date="2012-12-16T10:23:00Z">
                            <w:pPr/>
                          </w:pPrChange>
                        </w:pPr>
                        <w:r>
                          <w:t>(2.</w:t>
                        </w:r>
                        <w:ins w:id="2365" w:author="The Si Tran" w:date="2012-12-11T23:15:00Z">
                          <w:r>
                            <w:t>1</w:t>
                          </w:r>
                        </w:ins>
                        <w:del w:id="2366" w:author="The Si Tran" w:date="2012-12-11T23:15:00Z">
                          <w:r w:rsidDel="00E04C47">
                            <w:delText>1</w:delText>
                          </w:r>
                        </w:del>
                        <w:del w:id="2367"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8A1996">
      <w:pPr>
        <w:pStyle w:val="BuletL2"/>
        <w:rPr>
          <w:ins w:id="2301" w:author="The Si Tran" w:date="2012-12-11T21:28:00Z"/>
        </w:rPr>
        <w:pPrChange w:id="2302" w:author="The Si Tran" w:date="2012-12-16T16:53:00Z">
          <w:pPr>
            <w:ind w:firstLine="720"/>
          </w:pPr>
        </w:pPrChange>
      </w:pPr>
      <m:oMath>
        <m:sSub>
          <m:sSubPr>
            <m:ctrlPr>
              <w:ins w:id="2303" w:author="The Si Tran" w:date="2012-12-11T21:28:00Z">
                <w:rPr>
                  <w:rFonts w:ascii="Cambria Math" w:hAnsi="Cambria Math"/>
                  <w:i/>
                </w:rPr>
              </w:ins>
            </m:ctrlPr>
          </m:sSubPr>
          <m:e>
            <w:ins w:id="2304" w:author="The Si Tran" w:date="2012-12-11T21:28:00Z">
              <m:r>
                <w:rPr>
                  <w:rFonts w:ascii="Cambria Math" w:hAnsi="Cambria Math"/>
                </w:rPr>
                <m:t>ρ</m:t>
              </m:r>
            </w:ins>
          </m:e>
          <m:sub>
            <w:ins w:id="2305" w:author="The Si Tran" w:date="2012-12-11T21:28:00Z">
              <m:r>
                <w:rPr>
                  <w:rFonts w:ascii="Cambria Math" w:hAnsi="Cambria Math"/>
                </w:rPr>
                <m:t>k</m:t>
              </m:r>
            </w:ins>
          </m:sub>
        </m:sSub>
      </m:oMath>
      <w:ins w:id="230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615169">
          <w:t>ở</w:t>
        </w:r>
        <w:r w:rsidR="000E6941" w:rsidRPr="008A1996">
          <w:t xml:space="preserve"> đ</w:t>
        </w:r>
        <w:r w:rsidR="000E6941" w:rsidRPr="00A718DF">
          <w:rPr>
            <w:rPrChange w:id="2307" w:author="The Si Tran" w:date="2012-12-16T16:49:00Z">
              <w:rPr/>
            </w:rPrChange>
          </w:rPr>
          <w:t xml:space="preserve">ộ trễ </w:t>
        </w:r>
        <m:oMath>
          <m:r>
            <w:rPr>
              <w:rFonts w:ascii="Cambria Math" w:hAnsi="Cambria Math"/>
              <w:rPrChange w:id="2308" w:author="The Si Tran" w:date="2012-12-14T04:23:00Z">
                <w:rPr>
                  <w:rFonts w:ascii="Cambria Math" w:hAnsi="Cambria Math"/>
                </w:rPr>
              </w:rPrChange>
            </w:rPr>
            <m:t>k</m:t>
          </m:r>
        </m:oMath>
      </w:ins>
    </w:p>
    <w:p w14:paraId="52ABF434" w14:textId="77777777" w:rsidR="000E6941" w:rsidRPr="00802E77" w:rsidRDefault="000E6941">
      <w:pPr>
        <w:pStyle w:val="BuletL2"/>
        <w:rPr>
          <w:ins w:id="2309" w:author="The Si Tran" w:date="2012-12-11T21:28:00Z"/>
        </w:rPr>
        <w:pPrChange w:id="2310" w:author="The Si Tran" w:date="2012-12-16T16:53:00Z">
          <w:pPr>
            <w:ind w:firstLine="720"/>
          </w:pPr>
        </w:pPrChange>
      </w:pPr>
      <w:ins w:id="2311"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12" w:author="The Si Tran" w:date="2012-12-11T21:28:00Z"/>
        </w:rPr>
        <w:pPrChange w:id="2313" w:author="The Si Tran" w:date="2012-12-14T07:23:00Z">
          <w:pPr>
            <w:ind w:firstLine="540"/>
          </w:pPr>
        </w:pPrChange>
      </w:pPr>
      <w:ins w:id="2314" w:author="The Si Tran" w:date="2012-12-11T21:28:00Z">
        <w:r w:rsidRPr="004D696B">
          <w:t>Nếu</w:t>
        </w:r>
      </w:ins>
      <w:ins w:id="2315"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16"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17" w:author="The Si Tran" w:date="2012-12-11T21:28:00Z"/>
        </w:rPr>
        <w:pPrChange w:id="2318" w:author="The Si Tran" w:date="2012-12-14T07:23:00Z">
          <w:pPr>
            <w:ind w:firstLine="540"/>
          </w:pPr>
        </w:pPrChange>
      </w:pPr>
      <w:ins w:id="2319"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320" w:author="The Si Tran" w:date="2012-12-11T21:28:00Z"/>
          <w:szCs w:val="26"/>
        </w:rPr>
        <w:pPrChange w:id="2321" w:author="The Si Tran" w:date="2012-12-14T07:25:00Z">
          <w:pPr>
            <w:ind w:firstLine="540"/>
          </w:pPr>
        </w:pPrChange>
      </w:pPr>
      <w:ins w:id="2322"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323" w:author="The Si Tran" w:date="2012-12-11T21:28:00Z">
        <w:r w:rsidRPr="004D696B">
          <w:t>Hình 2</w:t>
        </w:r>
      </w:ins>
      <w:ins w:id="2324" w:author="The Si Tran" w:date="2012-12-14T04:11:00Z">
        <w:r w:rsidR="008C7DAC">
          <w:t>.</w:t>
        </w:r>
      </w:ins>
      <w:r w:rsidR="00CB32EE">
        <w:t>3</w:t>
      </w:r>
      <w:ins w:id="2325" w:author="The Si Tran" w:date="2012-12-11T21:28:00Z">
        <w:r w:rsidRPr="004D696B">
          <w:t xml:space="preserve"> là một ví dụ về hàm tự tương quan.</w:t>
        </w:r>
      </w:ins>
    </w:p>
    <w:p w14:paraId="569A61C6" w14:textId="77777777" w:rsidR="000E6941" w:rsidRPr="004D696B" w:rsidRDefault="000E6941">
      <w:pPr>
        <w:pStyle w:val="Canhgiua"/>
        <w:rPr>
          <w:ins w:id="2326" w:author="The Si Tran" w:date="2012-12-11T21:28:00Z"/>
        </w:rPr>
        <w:pPrChange w:id="2327" w:author="The Si Tran" w:date="2012-12-16T10:25:00Z">
          <w:pPr/>
        </w:pPrChange>
      </w:pPr>
      <w:ins w:id="2328" w:author="The Si Tran" w:date="2012-12-11T21:28:00Z">
        <w:r w:rsidRPr="002569E2">
          <w:rPr>
            <w:noProof/>
            <w:rPrChange w:id="2329" w:author="Unknown">
              <w:rPr>
                <w:rFonts w:cs="Arial"/>
                <w:b/>
                <w:bCs/>
                <w:iCs/>
                <w:noProof/>
                <w:sz w:val="28"/>
                <w:szCs w:val="28"/>
              </w:rPr>
            </w:rPrChange>
          </w:rPr>
          <w:drawing>
            <wp:inline distT="0" distB="0" distL="0" distR="0" wp14:anchorId="46AE703A" wp14:editId="2283A63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30" w:author="The Si Tran" w:date="2012-12-11T21:28:00Z"/>
        </w:rPr>
        <w:pPrChange w:id="2331" w:author="The Si Tran" w:date="2012-12-16T16:49:00Z">
          <w:pPr>
            <w:pStyle w:val="Caption"/>
            <w:ind w:firstLine="540"/>
            <w:jc w:val="center"/>
          </w:pPr>
        </w:pPrChange>
      </w:pPr>
      <w:bookmarkStart w:id="2332" w:name="_Toc343029951"/>
      <w:bookmarkStart w:id="2333" w:name="_Toc343711383"/>
      <w:ins w:id="2334" w:author="The Si Tran" w:date="2012-12-11T21:28:00Z">
        <w:r w:rsidRPr="00A718DF">
          <w:rPr>
            <w:rStyle w:val="HinhChar"/>
            <w:rFonts w:cs="Times New Roman"/>
            <w:bCs/>
            <w:rPrChange w:id="2335" w:author="The Si Tran" w:date="2012-12-16T16:49:00Z">
              <w:rPr>
                <w:b w:val="0"/>
              </w:rPr>
            </w:rPrChange>
          </w:rPr>
          <w:t xml:space="preserve">Hình </w:t>
        </w:r>
      </w:ins>
      <w:ins w:id="2336" w:author="The Si Tran" w:date="2012-12-14T04:10:00Z">
        <w:r w:rsidR="00E45C52" w:rsidRPr="00032D83">
          <w:rPr>
            <w:rStyle w:val="HinhChar"/>
            <w:rFonts w:cs="Times New Roman"/>
            <w:bCs/>
          </w:rPr>
          <w:t>2.</w:t>
        </w:r>
      </w:ins>
      <w:r w:rsidR="00CB32EE">
        <w:rPr>
          <w:rStyle w:val="HinhChar"/>
          <w:rFonts w:cs="Times New Roman"/>
          <w:bCs/>
        </w:rPr>
        <w:t>3</w:t>
      </w:r>
      <w:ins w:id="2337" w:author="The Si Tran" w:date="2012-12-14T04:10:00Z">
        <w:r w:rsidR="00AE7DA7" w:rsidRPr="006D6C8D">
          <w:rPr>
            <w:rStyle w:val="HinhChar"/>
            <w:rFonts w:cs="Times New Roman"/>
            <w:bCs/>
          </w:rPr>
          <w:t>:</w:t>
        </w:r>
      </w:ins>
      <w:ins w:id="2338" w:author="The Si Tran" w:date="2012-12-11T21:28:00Z">
        <w:r w:rsidRPr="00C251DA">
          <w:t xml:space="preserve"> Hàm t</w:t>
        </w:r>
        <w:r w:rsidRPr="004C2D67">
          <w:t>ự</w:t>
        </w:r>
        <w:r w:rsidRPr="000C3A28">
          <w:t xml:space="preserve"> tương quan</w:t>
        </w:r>
        <w:bookmarkEnd w:id="2332"/>
        <w:bookmarkEnd w:id="2333"/>
      </w:ins>
    </w:p>
    <w:p w14:paraId="25528185" w14:textId="77777777" w:rsidR="000E6941" w:rsidRPr="004D696B" w:rsidRDefault="000E6941" w:rsidP="000E6941">
      <w:pPr>
        <w:rPr>
          <w:ins w:id="2339" w:author="The Si Tran" w:date="2012-12-11T21:28:00Z"/>
          <w:szCs w:val="26"/>
        </w:rPr>
      </w:pPr>
      <w:ins w:id="2340" w:author="The Si Tran" w:date="2012-12-11T21:28:00Z">
        <w:r w:rsidRPr="004D696B">
          <w:rPr>
            <w:szCs w:val="26"/>
          </w:rPr>
          <w:tab/>
        </w:r>
      </w:ins>
    </w:p>
    <w:p w14:paraId="693F8C47" w14:textId="77777777" w:rsidR="000E6941" w:rsidRPr="004D696B" w:rsidRDefault="000E6941">
      <w:pPr>
        <w:rPr>
          <w:ins w:id="2341" w:author="The Si Tran" w:date="2012-12-11T21:28:00Z"/>
        </w:rPr>
        <w:pPrChange w:id="2342" w:author="The Si Tran" w:date="2012-12-16T10:09:00Z">
          <w:pPr>
            <w:ind w:firstLine="720"/>
          </w:pPr>
        </w:pPrChange>
      </w:pPr>
      <w:ins w:id="2343"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344" w:author="The Si Tran" w:date="2012-12-11T21:28:00Z"/>
        </w:rPr>
        <w:pPrChange w:id="2345" w:author="The Si Tran" w:date="2012-12-14T07:25:00Z">
          <w:pPr>
            <w:ind w:firstLine="720"/>
          </w:pPr>
        </w:pPrChange>
      </w:pPr>
      <w:ins w:id="2346" w:author="The Si Tran" w:date="2012-12-11T21:28:00Z">
        <w:r w:rsidRPr="004D696B">
          <w:t>Công thức tính hệ số tự tương quan lấy mẫu:</w:t>
        </w:r>
      </w:ins>
    </w:p>
    <w:p w14:paraId="73426D94" w14:textId="77777777" w:rsidR="000E6941" w:rsidRPr="00097101" w:rsidRDefault="008A1996">
      <w:pPr>
        <w:pStyle w:val="Canhgiua"/>
        <w:rPr>
          <w:ins w:id="2347" w:author="The Si Tran" w:date="2012-12-11T21:28:00Z"/>
        </w:rPr>
        <w:pPrChange w:id="2348" w:author="The Si Tran" w:date="2012-12-16T10:25:00Z">
          <w:pPr>
            <w:ind w:left="1440"/>
          </w:pPr>
        </w:pPrChange>
      </w:pPr>
      <m:oMathPara>
        <m:oMath>
          <m:sSub>
            <m:sSubPr>
              <m:ctrlPr>
                <w:ins w:id="2349" w:author="The Si Tran" w:date="2012-12-11T21:28:00Z">
                  <w:rPr>
                    <w:rFonts w:ascii="Cambria Math" w:hAnsi="Cambria Math"/>
                  </w:rPr>
                </w:ins>
              </m:ctrlPr>
            </m:sSubPr>
            <m:e>
              <w:ins w:id="2350" w:author="The Si Tran" w:date="2012-12-11T21:28:00Z">
                <m:r>
                  <w:rPr>
                    <w:rFonts w:ascii="Cambria Math" w:hAnsi="Cambria Math"/>
                  </w:rPr>
                  <m:t>r</m:t>
                </m:r>
              </w:ins>
            </m:e>
            <m:sub>
              <w:ins w:id="2351" w:author="The Si Tran" w:date="2012-12-11T21:28:00Z">
                <m:r>
                  <w:rPr>
                    <w:rFonts w:ascii="Cambria Math" w:hAnsi="Cambria Math"/>
                  </w:rPr>
                  <m:t>k</m:t>
                </m:r>
              </w:ins>
            </m:sub>
          </m:sSub>
          <w:ins w:id="2352" w:author="The Si Tran" w:date="2012-12-11T21:28:00Z">
            <m:r>
              <m:rPr>
                <m:sty m:val="p"/>
              </m:rPr>
              <w:rPr>
                <w:rFonts w:ascii="Cambria Math" w:hAnsi="Cambria Math"/>
              </w:rPr>
              <m:t>=</m:t>
            </m:r>
          </w:ins>
          <m:f>
            <m:fPr>
              <m:ctrlPr>
                <w:ins w:id="2353" w:author="The Si Tran" w:date="2012-12-11T21:28:00Z">
                  <w:rPr>
                    <w:rFonts w:ascii="Cambria Math" w:hAnsi="Cambria Math"/>
                  </w:rPr>
                </w:ins>
              </m:ctrlPr>
            </m:fPr>
            <m:num>
              <m:nary>
                <m:naryPr>
                  <m:chr m:val="∑"/>
                  <m:limLoc m:val="subSup"/>
                  <m:ctrlPr>
                    <w:ins w:id="2354" w:author="The Si Tran" w:date="2012-12-11T21:28:00Z">
                      <w:rPr>
                        <w:rFonts w:ascii="Cambria Math" w:hAnsi="Cambria Math"/>
                      </w:rPr>
                    </w:ins>
                  </m:ctrlPr>
                </m:naryPr>
                <m:sub>
                  <w:ins w:id="2355" w:author="The Si Tran" w:date="2012-12-11T21:28:00Z">
                    <m:r>
                      <w:rPr>
                        <w:rFonts w:ascii="Cambria Math" w:hAnsi="Cambria Math"/>
                      </w:rPr>
                      <m:t>k</m:t>
                    </m:r>
                    <m:r>
                      <m:rPr>
                        <m:sty m:val="p"/>
                      </m:rPr>
                      <w:rPr>
                        <w:rFonts w:ascii="Cambria Math" w:hAnsi="Cambria Math"/>
                      </w:rPr>
                      <m:t>=1</m:t>
                    </m:r>
                  </w:ins>
                </m:sub>
                <m:sup>
                  <w:ins w:id="2356"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357" w:author="The Si Tran" w:date="2012-12-11T21:28:00Z">
                          <w:rPr>
                            <w:rFonts w:ascii="Cambria Math" w:hAnsi="Cambria Math"/>
                          </w:rPr>
                        </w:ins>
                      </m:ctrlPr>
                    </m:dPr>
                    <m:e>
                      <m:sSub>
                        <m:sSubPr>
                          <m:ctrlPr>
                            <w:ins w:id="2358" w:author="The Si Tran" w:date="2012-12-11T21:28:00Z">
                              <w:rPr>
                                <w:rFonts w:ascii="Cambria Math" w:hAnsi="Cambria Math"/>
                              </w:rPr>
                            </w:ins>
                          </m:ctrlPr>
                        </m:sSubPr>
                        <m:e>
                          <w:ins w:id="2359" w:author="The Si Tran" w:date="2012-12-11T21:28:00Z">
                            <m:r>
                              <w:rPr>
                                <w:rFonts w:ascii="Cambria Math" w:hAnsi="Cambria Math"/>
                              </w:rPr>
                              <m:t>X</m:t>
                            </m:r>
                          </w:ins>
                        </m:e>
                        <m:sub>
                          <w:ins w:id="2360" w:author="The Si Tran" w:date="2012-12-11T21:28:00Z">
                            <m:r>
                              <w:rPr>
                                <w:rFonts w:ascii="Cambria Math" w:hAnsi="Cambria Math"/>
                              </w:rPr>
                              <m:t>t</m:t>
                            </m:r>
                          </w:ins>
                        </m:sub>
                      </m:sSub>
                      <w:ins w:id="2361" w:author="The Si Tran" w:date="2012-12-11T21:28:00Z">
                        <m:r>
                          <m:rPr>
                            <m:sty m:val="p"/>
                          </m:rPr>
                          <w:rPr>
                            <w:rFonts w:ascii="Cambria Math" w:hAnsi="Cambria Math"/>
                          </w:rPr>
                          <m:t>-</m:t>
                        </m:r>
                      </w:ins>
                      <m:acc>
                        <m:accPr>
                          <m:chr m:val="̅"/>
                          <m:ctrlPr>
                            <w:ins w:id="2362" w:author="The Si Tran" w:date="2012-12-11T21:28:00Z">
                              <w:rPr>
                                <w:rFonts w:ascii="Cambria Math" w:hAnsi="Cambria Math"/>
                              </w:rPr>
                            </w:ins>
                          </m:ctrlPr>
                        </m:accPr>
                        <m:e>
                          <w:ins w:id="2363" w:author="The Si Tran" w:date="2012-12-11T21:28:00Z">
                            <m:r>
                              <w:rPr>
                                <w:rFonts w:ascii="Cambria Math" w:hAnsi="Cambria Math"/>
                              </w:rPr>
                              <m:t>X</m:t>
                            </m:r>
                          </w:ins>
                        </m:e>
                      </m:acc>
                    </m:e>
                  </m:d>
                  <m:d>
                    <m:dPr>
                      <m:ctrlPr>
                        <w:ins w:id="2364" w:author="The Si Tran" w:date="2012-12-11T21:28:00Z">
                          <w:rPr>
                            <w:rFonts w:ascii="Cambria Math" w:hAnsi="Cambria Math"/>
                          </w:rPr>
                        </w:ins>
                      </m:ctrlPr>
                    </m:dPr>
                    <m:e>
                      <m:sSub>
                        <m:sSubPr>
                          <m:ctrlPr>
                            <w:ins w:id="2365" w:author="The Si Tran" w:date="2012-12-11T21:28:00Z">
                              <w:rPr>
                                <w:rFonts w:ascii="Cambria Math" w:hAnsi="Cambria Math"/>
                              </w:rPr>
                            </w:ins>
                          </m:ctrlPr>
                        </m:sSubPr>
                        <m:e>
                          <w:ins w:id="2366" w:author="The Si Tran" w:date="2012-12-11T21:28:00Z">
                            <m:r>
                              <w:rPr>
                                <w:rFonts w:ascii="Cambria Math" w:hAnsi="Cambria Math"/>
                              </w:rPr>
                              <m:t>X</m:t>
                            </m:r>
                          </w:ins>
                        </m:e>
                        <m:sub>
                          <w:ins w:id="236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68" w:author="The Si Tran" w:date="2012-12-11T21:28:00Z">
                        <m:r>
                          <m:rPr>
                            <m:sty m:val="p"/>
                          </m:rPr>
                          <w:rPr>
                            <w:rFonts w:ascii="Cambria Math" w:hAnsi="Cambria Math"/>
                          </w:rPr>
                          <m:t>-</m:t>
                        </m:r>
                      </w:ins>
                      <m:acc>
                        <m:accPr>
                          <m:chr m:val="̅"/>
                          <m:ctrlPr>
                            <w:ins w:id="2369" w:author="The Si Tran" w:date="2012-12-11T21:28:00Z">
                              <w:rPr>
                                <w:rFonts w:ascii="Cambria Math" w:hAnsi="Cambria Math"/>
                              </w:rPr>
                            </w:ins>
                          </m:ctrlPr>
                        </m:accPr>
                        <m:e>
                          <w:ins w:id="2370" w:author="The Si Tran" w:date="2012-12-11T21:28:00Z">
                            <m:r>
                              <w:rPr>
                                <w:rFonts w:ascii="Cambria Math" w:hAnsi="Cambria Math"/>
                              </w:rPr>
                              <m:t>X</m:t>
                            </m:r>
                          </w:ins>
                        </m:e>
                      </m:acc>
                    </m:e>
                  </m:d>
                </m:e>
              </m:nary>
            </m:num>
            <m:den>
              <m:nary>
                <m:naryPr>
                  <m:chr m:val="∑"/>
                  <m:limLoc m:val="subSup"/>
                  <m:ctrlPr>
                    <w:ins w:id="2371" w:author="The Si Tran" w:date="2012-12-11T21:28:00Z">
                      <w:rPr>
                        <w:rFonts w:ascii="Cambria Math" w:hAnsi="Cambria Math"/>
                      </w:rPr>
                    </w:ins>
                  </m:ctrlPr>
                </m:naryPr>
                <m:sub>
                  <w:ins w:id="2372" w:author="The Si Tran" w:date="2012-12-11T21:28:00Z">
                    <m:r>
                      <w:rPr>
                        <w:rFonts w:ascii="Cambria Math" w:hAnsi="Cambria Math"/>
                      </w:rPr>
                      <m:t>t</m:t>
                    </m:r>
                    <m:r>
                      <m:rPr>
                        <m:sty m:val="p"/>
                      </m:rPr>
                      <w:rPr>
                        <w:rFonts w:ascii="Cambria Math" w:hAnsi="Cambria Math"/>
                      </w:rPr>
                      <m:t>=1</m:t>
                    </m:r>
                  </w:ins>
                </m:sub>
                <m:sup>
                  <w:ins w:id="2373" w:author="The Si Tran" w:date="2012-12-11T21:28:00Z">
                    <m:r>
                      <w:rPr>
                        <w:rFonts w:ascii="Cambria Math" w:hAnsi="Cambria Math"/>
                      </w:rPr>
                      <m:t>T</m:t>
                    </m:r>
                  </w:ins>
                </m:sup>
                <m:e>
                  <m:sSup>
                    <m:sSupPr>
                      <m:ctrlPr>
                        <w:ins w:id="2374" w:author="The Si Tran" w:date="2012-12-11T21:28:00Z">
                          <w:rPr>
                            <w:rFonts w:ascii="Cambria Math" w:hAnsi="Cambria Math"/>
                          </w:rPr>
                        </w:ins>
                      </m:ctrlPr>
                    </m:sSupPr>
                    <m:e>
                      <m:d>
                        <m:dPr>
                          <m:ctrlPr>
                            <w:ins w:id="2375" w:author="The Si Tran" w:date="2012-12-11T21:28:00Z">
                              <w:rPr>
                                <w:rFonts w:ascii="Cambria Math" w:hAnsi="Cambria Math"/>
                              </w:rPr>
                            </w:ins>
                          </m:ctrlPr>
                        </m:dPr>
                        <m:e>
                          <m:sSub>
                            <m:sSubPr>
                              <m:ctrlPr>
                                <w:ins w:id="2376" w:author="The Si Tran" w:date="2012-12-11T21:28:00Z">
                                  <w:rPr>
                                    <w:rFonts w:ascii="Cambria Math" w:hAnsi="Cambria Math"/>
                                  </w:rPr>
                                </w:ins>
                              </m:ctrlPr>
                            </m:sSubPr>
                            <m:e>
                              <w:ins w:id="2377" w:author="The Si Tran" w:date="2012-12-11T21:28:00Z">
                                <m:r>
                                  <w:rPr>
                                    <w:rFonts w:ascii="Cambria Math" w:hAnsi="Cambria Math"/>
                                  </w:rPr>
                                  <m:t>X</m:t>
                                </m:r>
                              </w:ins>
                            </m:e>
                            <m:sub>
                              <w:ins w:id="2378" w:author="The Si Tran" w:date="2012-12-11T21:28:00Z">
                                <m:r>
                                  <w:rPr>
                                    <w:rFonts w:ascii="Cambria Math" w:hAnsi="Cambria Math"/>
                                  </w:rPr>
                                  <m:t>t</m:t>
                                </m:r>
                              </w:ins>
                            </m:sub>
                          </m:sSub>
                          <w:ins w:id="2379" w:author="The Si Tran" w:date="2012-12-11T21:28:00Z">
                            <m:r>
                              <m:rPr>
                                <m:sty m:val="p"/>
                              </m:rPr>
                              <w:rPr>
                                <w:rFonts w:ascii="Cambria Math" w:hAnsi="Cambria Math"/>
                              </w:rPr>
                              <m:t>-</m:t>
                            </m:r>
                          </w:ins>
                          <m:acc>
                            <m:accPr>
                              <m:chr m:val="̅"/>
                              <m:ctrlPr>
                                <w:ins w:id="2380" w:author="The Si Tran" w:date="2012-12-11T21:28:00Z">
                                  <w:rPr>
                                    <w:rFonts w:ascii="Cambria Math" w:hAnsi="Cambria Math"/>
                                  </w:rPr>
                                </w:ins>
                              </m:ctrlPr>
                            </m:accPr>
                            <m:e>
                              <w:ins w:id="2381" w:author="The Si Tran" w:date="2012-12-11T21:28:00Z">
                                <m:r>
                                  <w:rPr>
                                    <w:rFonts w:ascii="Cambria Math" w:hAnsi="Cambria Math"/>
                                  </w:rPr>
                                  <m:t>X</m:t>
                                </m:r>
                              </w:ins>
                            </m:e>
                          </m:acc>
                        </m:e>
                      </m:d>
                    </m:e>
                    <m:sup>
                      <w:ins w:id="2382"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383" w:author="The Si Tran" w:date="2012-12-11T21:28:00Z"/>
        </w:rPr>
      </w:pPr>
      <w:ins w:id="2384" w:author="The Si Tran" w:date="2012-12-11T21:28:00Z">
        <w:r w:rsidRPr="002569E2">
          <w:rPr>
            <w:noProof/>
            <w:rPrChange w:id="2385" w:author="Unknown">
              <w:rPr>
                <w:b/>
                <w:bCs/>
                <w:noProof/>
                <w:sz w:val="20"/>
                <w:szCs w:val="20"/>
              </w:rPr>
            </w:rPrChange>
          </w:rPr>
          <mc:AlternateContent>
            <mc:Choice Requires="wps">
              <w:drawing>
                <wp:anchor distT="0" distB="0" distL="114300" distR="114300" simplePos="0" relativeHeight="251746304" behindDoc="1" locked="0" layoutInCell="1" allowOverlap="1" wp14:anchorId="0D78AAF8" wp14:editId="2F8BE159">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8A1996" w:rsidRDefault="008A1996">
                              <w:pPr>
                                <w:pStyle w:val="EquationIndex"/>
                                <w:pPrChange w:id="2386" w:author="The Si Tran" w:date="2012-12-16T16:54:00Z">
                                  <w:pPr/>
                                </w:pPrChange>
                              </w:pPr>
                              <w:r>
                                <w:t>(2.</w:t>
                              </w:r>
                              <w:ins w:id="2387" w:author="The Si Tran" w:date="2012-12-14T04:12:00Z">
                                <w:r>
                                  <w:t>2</w:t>
                                </w:r>
                              </w:ins>
                              <w:del w:id="2388"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78AAF8" id="Text Box 59" o:spid="_x0000_s1028" type="#_x0000_t202" style="position:absolute;left:0;text-align:left;margin-left:408.5pt;margin-top:-36pt;width:44.8pt;height:30.1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CB32EE" w:rsidRDefault="00CB32EE">
                        <w:pPr>
                          <w:pStyle w:val="EquationIndex"/>
                          <w:pPrChange w:id="2456" w:author="The Si Tran" w:date="2012-12-16T16:54:00Z">
                            <w:pPr/>
                          </w:pPrChange>
                        </w:pPr>
                        <w:r>
                          <w:t>(2.</w:t>
                        </w:r>
                        <w:ins w:id="2457" w:author="The Si Tran" w:date="2012-12-14T04:12:00Z">
                          <w:r>
                            <w:t>2</w:t>
                          </w:r>
                        </w:ins>
                        <w:del w:id="2458"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8A1996">
      <w:pPr>
        <w:pStyle w:val="BuletL2"/>
        <w:rPr>
          <w:ins w:id="2389" w:author="The Si Tran" w:date="2012-12-11T21:28:00Z"/>
        </w:rPr>
        <w:pPrChange w:id="2390" w:author="The Si Tran" w:date="2012-12-16T16:53:00Z">
          <w:pPr/>
        </w:pPrChange>
      </w:pPr>
      <m:oMath>
        <m:sSub>
          <m:sSubPr>
            <m:ctrlPr>
              <w:ins w:id="2391" w:author="The Si Tran" w:date="2012-12-11T21:28:00Z">
                <w:rPr>
                  <w:rFonts w:ascii="Cambria Math" w:hAnsi="Cambria Math"/>
                  <w:i/>
                </w:rPr>
              </w:ins>
            </m:ctrlPr>
          </m:sSubPr>
          <m:e>
            <w:ins w:id="2392" w:author="The Si Tran" w:date="2012-12-11T21:28:00Z">
              <m:r>
                <w:rPr>
                  <w:rFonts w:ascii="Cambria Math" w:hAnsi="Cambria Math"/>
                </w:rPr>
                <m:t>r</m:t>
              </m:r>
            </w:ins>
          </m:e>
          <m:sub>
            <w:ins w:id="2393" w:author="The Si Tran" w:date="2012-12-11T21:28:00Z">
              <m:r>
                <w:rPr>
                  <w:rFonts w:ascii="Cambria Math" w:hAnsi="Cambria Math"/>
                </w:rPr>
                <m:t>k</m:t>
              </m:r>
            </w:ins>
          </m:sub>
        </m:sSub>
      </m:oMath>
      <w:ins w:id="239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615169">
          <w:t>y m</w:t>
        </w:r>
        <w:r w:rsidR="000E6941" w:rsidRPr="008A1996">
          <w:t>ẫ</w:t>
        </w:r>
        <w:r w:rsidR="000E6941" w:rsidRPr="00454557">
          <w:rPr>
            <w:rPrChange w:id="2395" w:author="The Si Tran" w:date="2012-12-14T04:24:00Z">
              <w:rPr/>
            </w:rPrChange>
          </w:rPr>
          <w:t xml:space="preserve">u ở độ trễ </w:t>
        </w:r>
        <m:oMath>
          <m:r>
            <w:rPr>
              <w:rFonts w:ascii="Cambria Math" w:hAnsi="Cambria Math"/>
              <w:rPrChange w:id="2396" w:author="The Si Tran" w:date="2012-12-14T04:24:00Z">
                <w:rPr>
                  <w:rFonts w:ascii="Cambria Math" w:hAnsi="Cambria Math"/>
                </w:rPr>
              </w:rPrChange>
            </w:rPr>
            <m:t>k</m:t>
          </m:r>
        </m:oMath>
      </w:ins>
    </w:p>
    <w:p w14:paraId="0F22761A" w14:textId="77777777" w:rsidR="000E6941" w:rsidRPr="00802E77" w:rsidRDefault="008A1996">
      <w:pPr>
        <w:pStyle w:val="BuletL2"/>
        <w:rPr>
          <w:ins w:id="2397" w:author="The Si Tran" w:date="2012-12-11T21:28:00Z"/>
        </w:rPr>
        <w:pPrChange w:id="2398" w:author="The Si Tran" w:date="2012-12-16T16:53:00Z">
          <w:pPr/>
        </w:pPrChange>
      </w:pPr>
      <m:oMath>
        <m:acc>
          <m:accPr>
            <m:chr m:val="̅"/>
            <m:ctrlPr>
              <w:ins w:id="2399" w:author="The Si Tran" w:date="2012-12-11T21:28:00Z">
                <w:rPr>
                  <w:rFonts w:ascii="Cambria Math" w:hAnsi="Cambria Math"/>
                  <w:i/>
                </w:rPr>
              </w:ins>
            </m:ctrlPr>
          </m:accPr>
          <m:e>
            <w:ins w:id="2400" w:author="The Si Tran" w:date="2012-12-11T21:28:00Z">
              <m:r>
                <w:rPr>
                  <w:rFonts w:ascii="Cambria Math" w:hAnsi="Cambria Math"/>
                </w:rPr>
                <m:t>X</m:t>
              </m:r>
            </w:ins>
          </m:e>
        </m:acc>
      </m:oMath>
      <w:ins w:id="2401"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02" w:author="The Si Tran" w:date="2012-12-11T21:28:00Z"/>
          <w:lang w:val="fr-FR"/>
        </w:rPr>
        <w:pPrChange w:id="2403" w:author="The Si Tran" w:date="2012-12-16T16:53:00Z">
          <w:pPr/>
        </w:pPrChange>
      </w:pPr>
      <w:ins w:id="2404"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615169">
          <w:rPr>
            <w:lang w:val="fr-FR"/>
          </w:rPr>
          <w:t>ẫ</w:t>
        </w:r>
        <w:r w:rsidRPr="008A1996">
          <w:rPr>
            <w:lang w:val="fr-FR"/>
          </w:rPr>
          <w:t>u.</w:t>
        </w:r>
      </w:ins>
    </w:p>
    <w:p w14:paraId="7CD95DB3" w14:textId="77777777" w:rsidR="000E6941" w:rsidRPr="004D696B" w:rsidRDefault="00454557">
      <w:pPr>
        <w:rPr>
          <w:ins w:id="2405" w:author="The Si Tran" w:date="2012-12-11T21:28:00Z"/>
          <w:lang w:val="fr-FR"/>
        </w:rPr>
        <w:pPrChange w:id="2406" w:author="The Si Tran" w:date="2012-12-14T07:27:00Z">
          <w:pPr>
            <w:ind w:firstLine="720"/>
          </w:pPr>
        </w:pPrChange>
      </w:pPr>
      <w:ins w:id="2407" w:author="The Si Tran" w:date="2012-12-11T21:28:00Z">
        <w:r w:rsidRPr="002569E2">
          <w:rPr>
            <w:noProof/>
            <w:rPrChange w:id="2408" w:author="Unknown">
              <w:rPr>
                <w:b/>
                <w:bCs/>
                <w:noProof/>
                <w:sz w:val="20"/>
                <w:szCs w:val="20"/>
              </w:rPr>
            </w:rPrChange>
          </w:rPr>
          <mc:AlternateContent>
            <mc:Choice Requires="wps">
              <w:drawing>
                <wp:anchor distT="0" distB="0" distL="114300" distR="114300" simplePos="0" relativeHeight="251602944" behindDoc="0" locked="0" layoutInCell="1" allowOverlap="1" wp14:anchorId="2F103CE2" wp14:editId="2450DF9C">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8A1996" w:rsidRDefault="008A1996" w:rsidP="000E6941">
                              <w:r>
                                <w:t>(2.</w:t>
                              </w:r>
                              <w:ins w:id="2409" w:author="The Si Tran" w:date="2012-12-14T04:12:00Z">
                                <w:r>
                                  <w:t>3</w:t>
                                </w:r>
                              </w:ins>
                              <w:del w:id="2410"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103CE2" id="Text Box 60" o:spid="_x0000_s1029" type="#_x0000_t202" style="position:absolute;left:0;text-align:left;margin-left:380.95pt;margin-top:41.8pt;width:87.75pt;height:47.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CB32EE" w:rsidRDefault="00CB32EE" w:rsidP="000E6941">
                        <w:r>
                          <w:t>(2.</w:t>
                        </w:r>
                        <w:ins w:id="2482" w:author="The Si Tran" w:date="2012-12-14T04:12:00Z">
                          <w:r>
                            <w:t>3</w:t>
                          </w:r>
                        </w:ins>
                        <w:del w:id="24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11" w:author="The Si Tran" w:date="2012-12-11T21:28:00Z"/>
          <w:lang w:val="fr-FR"/>
        </w:rPr>
        <w:pPrChange w:id="2412" w:author="The Si Tran" w:date="2012-12-16T10:25:00Z">
          <w:pPr>
            <w:ind w:left="1440" w:firstLine="720"/>
          </w:pPr>
        </w:pPrChange>
      </w:pPr>
      <w:ins w:id="241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14" w:author="The Si Tran" w:date="2012-12-11T21:28:00Z"/>
          <w:lang w:val="fr-FR"/>
        </w:rPr>
      </w:pPr>
      <w:ins w:id="2415" w:author="The Si Tran" w:date="2012-12-11T21:28:00Z">
        <w:r w:rsidRPr="004D696B">
          <w:rPr>
            <w:lang w:val="fr-FR"/>
          </w:rPr>
          <w:t>Với :</w:t>
        </w:r>
      </w:ins>
    </w:p>
    <w:p w14:paraId="4B1A748A" w14:textId="77777777" w:rsidR="000E6941" w:rsidRPr="00802E77" w:rsidRDefault="008A1996">
      <w:pPr>
        <w:pStyle w:val="BuletL2"/>
        <w:rPr>
          <w:ins w:id="2416" w:author="The Si Tran" w:date="2012-12-11T21:28:00Z"/>
          <w:lang w:val="fr-FR"/>
        </w:rPr>
        <w:pPrChange w:id="2417" w:author="The Si Tran" w:date="2012-12-16T16:55:00Z">
          <w:pPr/>
        </w:pPrChange>
      </w:pPr>
      <m:oMath>
        <m:sSub>
          <m:sSubPr>
            <m:ctrlPr>
              <w:ins w:id="2418" w:author="The Si Tran" w:date="2012-12-11T21:28:00Z">
                <w:rPr>
                  <w:rFonts w:ascii="Cambria Math" w:hAnsi="Cambria Math"/>
                  <w:i/>
                  <w:lang w:val="fr-FR"/>
                </w:rPr>
              </w:ins>
            </m:ctrlPr>
          </m:sSubPr>
          <m:e>
            <w:ins w:id="2419" w:author="The Si Tran" w:date="2012-12-11T21:28:00Z">
              <m:r>
                <w:rPr>
                  <w:rFonts w:ascii="Cambria Math" w:hAnsi="Cambria Math"/>
                  <w:lang w:val="fr-FR"/>
                </w:rPr>
                <m:t>r</m:t>
              </m:r>
            </w:ins>
          </m:e>
          <m:sub>
            <w:ins w:id="2420" w:author="The Si Tran" w:date="2012-12-11T21:28:00Z">
              <m:r>
                <w:rPr>
                  <w:rFonts w:ascii="Cambria Math" w:hAnsi="Cambria Math"/>
                  <w:lang w:val="fr-FR"/>
                </w:rPr>
                <m:t>k</m:t>
              </m:r>
            </w:ins>
          </m:sub>
        </m:sSub>
      </m:oMath>
      <w:ins w:id="2421"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615169">
          <w:rPr>
            <w:lang w:val="fr-FR"/>
          </w:rPr>
          <w:t xml:space="preserve"> đ</w:t>
        </w:r>
        <w:r w:rsidR="000E6941" w:rsidRPr="008A1996">
          <w:rPr>
            <w:lang w:val="fr-FR"/>
          </w:rPr>
          <w:t>ộ</w:t>
        </w:r>
        <w:r w:rsidR="000E6941" w:rsidRPr="00454557">
          <w:rPr>
            <w:lang w:val="fr-FR"/>
            <w:rPrChange w:id="2422" w:author="The Si Tran" w:date="2012-12-14T04:27:00Z">
              <w:rPr>
                <w:lang w:val="fr-FR"/>
              </w:rPr>
            </w:rPrChange>
          </w:rPr>
          <w:t xml:space="preserve"> trễ </w:t>
        </w:r>
        <m:oMath>
          <m:r>
            <w:rPr>
              <w:rFonts w:ascii="Cambria Math" w:hAnsi="Cambria Math"/>
              <w:lang w:val="fr-FR"/>
              <w:rPrChange w:id="2423"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24" w:author="The Si Tran" w:date="2012-12-11T21:28:00Z"/>
          <w:lang w:val="fr-FR"/>
        </w:rPr>
        <w:pPrChange w:id="2425" w:author="The Si Tran" w:date="2012-12-16T16:55:00Z">
          <w:pPr/>
        </w:pPrChange>
      </w:pPr>
      <w:ins w:id="2426"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27" w:author="The Si Tran" w:date="2012-12-11T21:28:00Z"/>
          <w:lang w:val="fr-FR"/>
        </w:rPr>
        <w:pPrChange w:id="2428" w:author="The Si Tran" w:date="2012-12-16T16:55:00Z">
          <w:pPr/>
        </w:pPrChange>
      </w:pPr>
      <w:ins w:id="2429"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430" w:author="The Si Tran" w:date="2012-12-11T21:28:00Z"/>
          <w:lang w:val="fr-FR"/>
        </w:rPr>
        <w:pPrChange w:id="2431" w:author="The Si Tran" w:date="2012-12-14T07:27:00Z">
          <w:pPr>
            <w:ind w:firstLine="720"/>
          </w:pPr>
        </w:pPrChange>
      </w:pPr>
      <w:ins w:id="2432"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433" w:author="The Si Tran" w:date="2012-12-11T21:26:00Z"/>
          <w:lang w:val="fr-FR"/>
          <w:rPrChange w:id="2434" w:author="The Si Tran" w:date="2012-12-11T21:40:00Z">
            <w:rPr>
              <w:ins w:id="2435" w:author="The Si Tran" w:date="2012-12-11T21:26:00Z"/>
            </w:rPr>
          </w:rPrChange>
        </w:rPr>
        <w:pPrChange w:id="2436" w:author="The Si Tran" w:date="2012-12-14T07:27:00Z">
          <w:pPr>
            <w:pStyle w:val="Heading2"/>
          </w:pPr>
        </w:pPrChange>
      </w:pPr>
      <w:ins w:id="2437"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438" w:author="The Si Tran" w:date="2012-12-11T23:05:00Z"/>
        </w:rPr>
        <w:pPrChange w:id="2439" w:author="The Si Tran" w:date="2012-12-11T21:26:00Z">
          <w:pPr>
            <w:pStyle w:val="Heading2"/>
          </w:pPr>
        </w:pPrChange>
      </w:pPr>
      <w:bookmarkStart w:id="2440" w:name="_Toc343711150"/>
      <w:ins w:id="2441" w:author="The Si Tran" w:date="2012-12-11T21:26:00Z">
        <w:r>
          <w:t>Hệ số tự tương quan riêng phần</w:t>
        </w:r>
      </w:ins>
      <w:bookmarkEnd w:id="2440"/>
    </w:p>
    <w:p w14:paraId="0FED98C2" w14:textId="30FF7DBE" w:rsidR="00177321" w:rsidRDefault="00177321">
      <w:pPr>
        <w:rPr>
          <w:ins w:id="2442" w:author="The Si Tran" w:date="2012-12-11T23:05:00Z"/>
        </w:rPr>
        <w:pPrChange w:id="2443" w:author="The Si Tran" w:date="2012-12-14T07:27:00Z">
          <w:pPr>
            <w:pStyle w:val="ListParagraph"/>
            <w:ind w:left="0"/>
          </w:pPr>
        </w:pPrChange>
      </w:pPr>
      <w:ins w:id="2444"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445" w:author="The Si Tran" w:date="2012-12-11T23:05:00Z"/>
        </w:rPr>
        <w:pPrChange w:id="2446" w:author="The Si Tran" w:date="2012-12-16T10:25:00Z">
          <w:pPr>
            <w:pStyle w:val="ListParagraph"/>
            <w:ind w:left="0"/>
          </w:pPr>
        </w:pPrChange>
      </w:pPr>
      <w:ins w:id="2447" w:author="The Si Tran" w:date="2012-12-11T23:06:00Z">
        <w:r>
          <w:lastRenderedPageBreak/>
          <w:tab/>
        </w:r>
      </w:ins>
      <w:ins w:id="2448"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449" w:author="The Si Tran" w:date="2012-12-11T23:05:00Z"/>
          <w:rFonts w:ascii="Times New Roman" w:eastAsiaTheme="minorEastAsia" w:hAnsi="Times New Roman"/>
          <w:sz w:val="26"/>
          <w:szCs w:val="26"/>
        </w:rPr>
      </w:pPr>
      <w:ins w:id="2450"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451" w:author="The Si Tran" w:date="2012-12-16T21:04:00Z">
        <w:r w:rsidR="00A01806">
          <w:rPr>
            <w:rFonts w:ascii="Times New Roman" w:eastAsiaTheme="minorEastAsia" w:hAnsi="Times New Roman"/>
            <w:sz w:val="26"/>
            <w:szCs w:val="26"/>
          </w:rPr>
          <w:t xml:space="preserve"> </w:t>
        </w:r>
      </w:ins>
      <w:ins w:id="2452" w:author="The Si Tran" w:date="2012-12-16T21:03:00Z">
        <w:r w:rsidR="00723164">
          <w:rPr>
            <w:rFonts w:ascii="Times New Roman" w:eastAsiaTheme="minorEastAsia" w:hAnsi="Times New Roman"/>
            <w:sz w:val="26"/>
            <w:szCs w:val="26"/>
          </w:rPr>
          <w:t>[13]</w:t>
        </w:r>
      </w:ins>
      <w:ins w:id="2453" w:author="The Si Tran" w:date="2012-12-11T23:05:00Z">
        <w:r w:rsidR="00A01806">
          <w:rPr>
            <w:rFonts w:ascii="Times New Roman" w:eastAsiaTheme="minorEastAsia" w:hAnsi="Times New Roman"/>
            <w:sz w:val="26"/>
            <w:szCs w:val="26"/>
          </w:rPr>
          <w:t>:</w:t>
        </w:r>
      </w:ins>
    </w:p>
    <w:p w14:paraId="3F985569" w14:textId="424DCCFD" w:rsidR="00177321" w:rsidRPr="001E0FF2" w:rsidRDefault="008A1996">
      <w:pPr>
        <w:pStyle w:val="Canhgiua"/>
        <w:rPr>
          <w:ins w:id="2454" w:author="The Si Tran" w:date="2012-12-11T23:05:00Z"/>
        </w:rPr>
        <w:pPrChange w:id="2455" w:author="The Si Tran" w:date="2012-12-16T10:25:00Z">
          <w:pPr>
            <w:pStyle w:val="ListParagraph"/>
            <w:ind w:left="0"/>
          </w:pPr>
        </w:pPrChange>
      </w:pPr>
      <m:oMathPara>
        <m:oMath>
          <m:sSub>
            <m:sSubPr>
              <m:ctrlPr>
                <w:ins w:id="2456" w:author="The Si Tran" w:date="2012-12-11T23:05:00Z">
                  <w:rPr>
                    <w:rFonts w:ascii="Cambria Math" w:hAnsi="Cambria Math"/>
                  </w:rPr>
                </w:ins>
              </m:ctrlPr>
            </m:sSubPr>
            <m:e>
              <w:ins w:id="2457" w:author="The Si Tran" w:date="2012-12-11T23:05:00Z">
                <m:r>
                  <w:rPr>
                    <w:rFonts w:ascii="Cambria Math" w:hAnsi="Cambria Math"/>
                  </w:rPr>
                  <m:t>C</m:t>
                </m:r>
              </w:ins>
            </m:e>
            <m:sub>
              <w:ins w:id="2458" w:author="The Si Tran" w:date="2012-12-11T23:05:00Z">
                <m:r>
                  <w:rPr>
                    <w:rFonts w:ascii="Cambria Math" w:hAnsi="Cambria Math"/>
                  </w:rPr>
                  <m:t>kk</m:t>
                </m:r>
              </w:ins>
            </m:sub>
          </m:sSub>
          <w:ins w:id="2459" w:author="The Si Tran" w:date="2012-12-11T23:05:00Z">
            <m:r>
              <m:rPr>
                <m:sty m:val="p"/>
              </m:rPr>
              <w:rPr>
                <w:rFonts w:ascii="Cambria Math" w:hAnsi="Cambria Math"/>
              </w:rPr>
              <m:t>=</m:t>
            </m:r>
          </w:ins>
          <m:f>
            <m:fPr>
              <m:ctrlPr>
                <w:ins w:id="2460" w:author="The Si Tran" w:date="2012-12-11T23:05:00Z">
                  <w:rPr>
                    <w:rFonts w:ascii="Cambria Math" w:hAnsi="Cambria Math"/>
                  </w:rPr>
                </w:ins>
              </m:ctrlPr>
            </m:fPr>
            <m:num>
              <m:sSub>
                <m:sSubPr>
                  <m:ctrlPr>
                    <w:ins w:id="2461" w:author="The Si Tran" w:date="2012-12-11T23:05:00Z">
                      <w:rPr>
                        <w:rFonts w:ascii="Cambria Math" w:hAnsi="Cambria Math"/>
                      </w:rPr>
                    </w:ins>
                  </m:ctrlPr>
                </m:sSubPr>
                <m:e>
                  <w:ins w:id="2462" w:author="The Si Tran" w:date="2012-12-11T23:05:00Z">
                    <m:r>
                      <w:rPr>
                        <w:rFonts w:ascii="Cambria Math" w:hAnsi="Cambria Math"/>
                      </w:rPr>
                      <m:t>r</m:t>
                    </m:r>
                  </w:ins>
                </m:e>
                <m:sub>
                  <w:ins w:id="2463" w:author="The Si Tran" w:date="2012-12-11T23:05:00Z">
                    <m:r>
                      <w:rPr>
                        <w:rFonts w:ascii="Cambria Math" w:hAnsi="Cambria Math"/>
                      </w:rPr>
                      <m:t>k</m:t>
                    </m:r>
                  </w:ins>
                </m:sub>
              </m:sSub>
              <w:ins w:id="2464" w:author="The Si Tran" w:date="2012-12-11T23:05:00Z">
                <m:r>
                  <m:rPr>
                    <m:sty m:val="p"/>
                  </m:rPr>
                  <w:rPr>
                    <w:rFonts w:ascii="Cambria Math" w:hAnsi="Cambria Math"/>
                  </w:rPr>
                  <m:t>-</m:t>
                </m:r>
              </w:ins>
              <m:nary>
                <m:naryPr>
                  <m:chr m:val="∑"/>
                  <m:limLoc m:val="subSup"/>
                  <m:ctrlPr>
                    <w:ins w:id="2465" w:author="The Si Tran" w:date="2012-12-11T23:05:00Z">
                      <w:rPr>
                        <w:rFonts w:ascii="Cambria Math" w:hAnsi="Cambria Math"/>
                      </w:rPr>
                    </w:ins>
                  </m:ctrlPr>
                </m:naryPr>
                <m:sub>
                  <w:ins w:id="2466" w:author="The Si Tran" w:date="2012-12-11T23:05:00Z">
                    <m:r>
                      <w:rPr>
                        <w:rFonts w:ascii="Cambria Math" w:hAnsi="Cambria Math"/>
                      </w:rPr>
                      <m:t>j</m:t>
                    </m:r>
                  </w:ins>
                </m:sub>
                <m:sup>
                  <w:ins w:id="2467" w:author="The Si Tran" w:date="2012-12-11T23:05:00Z">
                    <m:r>
                      <w:rPr>
                        <w:rFonts w:ascii="Cambria Math" w:hAnsi="Cambria Math"/>
                      </w:rPr>
                      <m:t>k</m:t>
                    </m:r>
                    <m:r>
                      <m:rPr>
                        <m:sty m:val="p"/>
                      </m:rPr>
                      <w:rPr>
                        <w:rFonts w:ascii="Cambria Math" w:hAnsi="Cambria Math"/>
                      </w:rPr>
                      <m:t>-1</m:t>
                    </m:r>
                  </w:ins>
                </m:sup>
                <m:e>
                  <m:sSub>
                    <m:sSubPr>
                      <m:ctrlPr>
                        <w:ins w:id="2468" w:author="The Si Tran" w:date="2012-12-11T23:05:00Z">
                          <w:rPr>
                            <w:rFonts w:ascii="Cambria Math" w:hAnsi="Cambria Math"/>
                          </w:rPr>
                        </w:ins>
                      </m:ctrlPr>
                    </m:sSubPr>
                    <m:e>
                      <w:ins w:id="2469" w:author="The Si Tran" w:date="2012-12-11T23:05:00Z">
                        <m:r>
                          <w:rPr>
                            <w:rFonts w:ascii="Cambria Math" w:hAnsi="Cambria Math"/>
                          </w:rPr>
                          <m:t>C</m:t>
                        </m:r>
                      </w:ins>
                    </m:e>
                    <m:sub>
                      <w:ins w:id="247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71" w:author="The Si Tran" w:date="2012-12-11T23:05:00Z">
                    <m:r>
                      <m:rPr>
                        <m:sty m:val="p"/>
                      </m:rPr>
                      <w:rPr>
                        <w:rFonts w:ascii="Cambria Math" w:hAnsi="Cambria Math"/>
                      </w:rPr>
                      <m:t>×</m:t>
                    </m:r>
                  </w:ins>
                  <m:sSub>
                    <m:sSubPr>
                      <m:ctrlPr>
                        <w:ins w:id="2472" w:author="The Si Tran" w:date="2012-12-11T23:05:00Z">
                          <w:rPr>
                            <w:rFonts w:ascii="Cambria Math" w:hAnsi="Cambria Math"/>
                          </w:rPr>
                        </w:ins>
                      </m:ctrlPr>
                    </m:sSubPr>
                    <m:e>
                      <w:ins w:id="2473" w:author="The Si Tran" w:date="2012-12-11T23:05:00Z">
                        <m:r>
                          <w:rPr>
                            <w:rFonts w:ascii="Cambria Math" w:hAnsi="Cambria Math"/>
                          </w:rPr>
                          <m:t>r</m:t>
                        </m:r>
                      </w:ins>
                    </m:e>
                    <m:sub>
                      <w:ins w:id="2474"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475" w:author="The Si Tran" w:date="2012-12-11T23:05:00Z">
                <m:r>
                  <m:rPr>
                    <m:sty m:val="p"/>
                  </m:rPr>
                  <w:rPr>
                    <w:rFonts w:ascii="Cambria Math" w:hAnsi="Cambria Math"/>
                  </w:rPr>
                  <m:t>1-</m:t>
                </m:r>
              </w:ins>
              <m:nary>
                <m:naryPr>
                  <m:chr m:val="∑"/>
                  <m:limLoc m:val="subSup"/>
                  <m:ctrlPr>
                    <w:ins w:id="2476" w:author="The Si Tran" w:date="2012-12-11T23:05:00Z">
                      <w:rPr>
                        <w:rFonts w:ascii="Cambria Math" w:hAnsi="Cambria Math"/>
                      </w:rPr>
                    </w:ins>
                  </m:ctrlPr>
                </m:naryPr>
                <m:sub>
                  <w:ins w:id="2477" w:author="The Si Tran" w:date="2012-12-11T23:05:00Z">
                    <m:r>
                      <w:rPr>
                        <w:rFonts w:ascii="Cambria Math" w:hAnsi="Cambria Math"/>
                      </w:rPr>
                      <m:t>j</m:t>
                    </m:r>
                  </w:ins>
                </m:sub>
                <m:sup>
                  <w:ins w:id="2478" w:author="The Si Tran" w:date="2012-12-11T23:05:00Z">
                    <m:r>
                      <w:rPr>
                        <w:rFonts w:ascii="Cambria Math" w:hAnsi="Cambria Math"/>
                      </w:rPr>
                      <m:t>k</m:t>
                    </m:r>
                    <m:r>
                      <m:rPr>
                        <m:sty m:val="p"/>
                      </m:rPr>
                      <w:rPr>
                        <w:rFonts w:ascii="Cambria Math" w:hAnsi="Cambria Math"/>
                      </w:rPr>
                      <m:t>-1</m:t>
                    </m:r>
                  </w:ins>
                </m:sup>
                <m:e>
                  <m:sSub>
                    <m:sSubPr>
                      <m:ctrlPr>
                        <w:ins w:id="2479" w:author="The Si Tran" w:date="2012-12-11T23:05:00Z">
                          <w:rPr>
                            <w:rFonts w:ascii="Cambria Math" w:hAnsi="Cambria Math"/>
                          </w:rPr>
                        </w:ins>
                      </m:ctrlPr>
                    </m:sSubPr>
                    <m:e>
                      <w:ins w:id="2480" w:author="The Si Tran" w:date="2012-12-11T23:05:00Z">
                        <m:r>
                          <w:rPr>
                            <w:rFonts w:ascii="Cambria Math" w:hAnsi="Cambria Math"/>
                          </w:rPr>
                          <m:t>C</m:t>
                        </m:r>
                      </w:ins>
                    </m:e>
                    <m:sub>
                      <w:ins w:id="248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82" w:author="The Si Tran" w:date="2012-12-11T23:05:00Z">
                    <m:r>
                      <m:rPr>
                        <m:sty m:val="p"/>
                      </m:rPr>
                      <w:rPr>
                        <w:rFonts w:ascii="Cambria Math" w:hAnsi="Cambria Math"/>
                      </w:rPr>
                      <m:t>×</m:t>
                    </m:r>
                  </w:ins>
                  <m:sSub>
                    <m:sSubPr>
                      <m:ctrlPr>
                        <w:ins w:id="2483" w:author="The Si Tran" w:date="2012-12-11T23:05:00Z">
                          <w:rPr>
                            <w:rFonts w:ascii="Cambria Math" w:hAnsi="Cambria Math"/>
                          </w:rPr>
                        </w:ins>
                      </m:ctrlPr>
                    </m:sSubPr>
                    <m:e>
                      <w:ins w:id="2484" w:author="The Si Tran" w:date="2012-12-11T23:05:00Z">
                        <m:r>
                          <w:rPr>
                            <w:rFonts w:ascii="Cambria Math" w:hAnsi="Cambria Math"/>
                          </w:rPr>
                          <m:t>r</m:t>
                        </m:r>
                      </w:ins>
                    </m:e>
                    <m:sub>
                      <w:ins w:id="2485" w:author="The Si Tran" w:date="2012-12-11T23:05:00Z">
                        <m:r>
                          <w:rPr>
                            <w:rFonts w:ascii="Cambria Math" w:hAnsi="Cambria Math"/>
                          </w:rPr>
                          <m:t>j</m:t>
                        </m:r>
                      </w:ins>
                    </m:sub>
                  </m:sSub>
                </m:e>
              </m:nary>
            </m:den>
          </m:f>
        </m:oMath>
      </m:oMathPara>
    </w:p>
    <w:p w14:paraId="04D4AA41" w14:textId="3DBDE884" w:rsidR="00177321" w:rsidRPr="00891415" w:rsidRDefault="008A1996">
      <w:pPr>
        <w:pStyle w:val="Canhgiua"/>
        <w:rPr>
          <w:rFonts w:ascii="Calibri" w:hAnsi="Calibri"/>
          <w:rPrChange w:id="2486" w:author="The Si Tran" w:date="2012-12-16T10:25:00Z">
            <w:rPr/>
          </w:rPrChange>
        </w:rPr>
        <w:pPrChange w:id="2487" w:author="The Si Tran" w:date="2012-12-16T10:25:00Z">
          <w:pPr>
            <w:pStyle w:val="Heading2"/>
          </w:pPr>
        </w:pPrChange>
      </w:pPr>
      <m:oMathPara>
        <m:oMathParaPr>
          <m:jc m:val="center"/>
        </m:oMathParaPr>
        <m:oMath>
          <m:sSub>
            <m:sSubPr>
              <m:ctrlPr>
                <w:ins w:id="2488" w:author="The Si Tran" w:date="2012-12-11T23:05:00Z">
                  <w:rPr>
                    <w:rFonts w:ascii="Cambria Math" w:hAnsi="Cambria Math"/>
                  </w:rPr>
                </w:ins>
              </m:ctrlPr>
            </m:sSubPr>
            <m:e>
              <w:ins w:id="2489" w:author="The Si Tran" w:date="2012-12-11T23:05:00Z">
                <m:r>
                  <w:rPr>
                    <w:rFonts w:ascii="Cambria Math" w:hAnsi="Cambria Math"/>
                  </w:rPr>
                  <m:t>C</m:t>
                </m:r>
              </w:ins>
            </m:e>
            <m:sub>
              <w:ins w:id="249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91" w:author="The Si Tran" w:date="2012-12-11T23:05:00Z">
            <m:r>
              <m:rPr>
                <m:sty m:val="p"/>
              </m:rPr>
              <w:rPr>
                <w:rFonts w:ascii="Cambria Math" w:hAnsi="Cambria Math"/>
              </w:rPr>
              <m:t>=</m:t>
            </m:r>
          </w:ins>
          <m:sSub>
            <m:sSubPr>
              <m:ctrlPr>
                <w:ins w:id="2492" w:author="The Si Tran" w:date="2012-12-11T23:05:00Z">
                  <w:rPr>
                    <w:rFonts w:ascii="Cambria Math" w:hAnsi="Cambria Math"/>
                  </w:rPr>
                </w:ins>
              </m:ctrlPr>
            </m:sSubPr>
            <m:e>
              <w:ins w:id="2493" w:author="The Si Tran" w:date="2012-12-11T23:05:00Z">
                <m:r>
                  <w:rPr>
                    <w:rFonts w:ascii="Cambria Math" w:hAnsi="Cambria Math"/>
                  </w:rPr>
                  <m:t>C</m:t>
                </m:r>
              </w:ins>
            </m:e>
            <m:sub>
              <w:ins w:id="2494" w:author="The Si Tran" w:date="2012-12-11T23:05:00Z">
                <m:r>
                  <w:rPr>
                    <w:rFonts w:ascii="Cambria Math" w:hAnsi="Cambria Math"/>
                  </w:rPr>
                  <m:t>kj</m:t>
                </m:r>
              </w:ins>
            </m:sub>
          </m:sSub>
          <w:ins w:id="2495" w:author="The Si Tran" w:date="2012-12-11T23:05:00Z">
            <m:r>
              <m:rPr>
                <m:sty m:val="p"/>
              </m:rPr>
              <w:rPr>
                <w:rFonts w:ascii="Cambria Math" w:hAnsi="Cambria Math"/>
              </w:rPr>
              <m:t>-</m:t>
            </m:r>
          </w:ins>
          <m:sSub>
            <m:sSubPr>
              <m:ctrlPr>
                <w:ins w:id="2496" w:author="The Si Tran" w:date="2012-12-11T23:05:00Z">
                  <w:rPr>
                    <w:rFonts w:ascii="Cambria Math" w:hAnsi="Cambria Math"/>
                  </w:rPr>
                </w:ins>
              </m:ctrlPr>
            </m:sSubPr>
            <m:e>
              <w:ins w:id="2497" w:author="The Si Tran" w:date="2012-12-11T23:05:00Z">
                <m:r>
                  <w:rPr>
                    <w:rFonts w:ascii="Cambria Math" w:hAnsi="Cambria Math"/>
                  </w:rPr>
                  <m:t>C</m:t>
                </m:r>
              </w:ins>
            </m:e>
            <m:sub>
              <w:ins w:id="2498"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499" w:author="The Si Tran" w:date="2012-12-11T23:05:00Z">
            <m:r>
              <m:rPr>
                <m:sty m:val="p"/>
              </m:rPr>
              <w:rPr>
                <w:rFonts w:ascii="Cambria Math" w:hAnsi="Cambria Math"/>
              </w:rPr>
              <m:t>×</m:t>
            </m:r>
          </w:ins>
          <m:sSub>
            <m:sSubPr>
              <m:ctrlPr>
                <w:ins w:id="2500" w:author="The Si Tran" w:date="2012-12-11T23:05:00Z">
                  <w:rPr>
                    <w:rFonts w:ascii="Cambria Math" w:hAnsi="Cambria Math"/>
                  </w:rPr>
                </w:ins>
              </m:ctrlPr>
            </m:sSubPr>
            <m:e>
              <w:ins w:id="2501" w:author="The Si Tran" w:date="2012-12-11T23:05:00Z">
                <m:r>
                  <w:rPr>
                    <w:rFonts w:ascii="Cambria Math" w:hAnsi="Cambria Math"/>
                  </w:rPr>
                  <m:t>C</m:t>
                </m:r>
              </w:ins>
            </m:e>
            <m:sub>
              <w:ins w:id="2502"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03" w:author="The Si Tran" w:date="2012-12-05T23:02:00Z">
            <w:rPr/>
          </w:rPrChange>
        </w:rPr>
      </w:pPr>
      <w:bookmarkStart w:id="2504" w:name="_Toc343711151"/>
      <w:r w:rsidRPr="0049233F">
        <w:rPr>
          <w:sz w:val="26"/>
          <w:szCs w:val="26"/>
          <w:rPrChange w:id="2505" w:author="The Si Tran" w:date="2012-12-05T23:02:00Z">
            <w:rPr/>
          </w:rPrChange>
        </w:rPr>
        <w:t>Nhận biết c</w:t>
      </w:r>
      <w:r w:rsidR="00024D6E" w:rsidRPr="0049233F">
        <w:rPr>
          <w:sz w:val="26"/>
          <w:szCs w:val="26"/>
          <w:rPrChange w:id="2506" w:author="The Si Tran" w:date="2012-12-05T23:02:00Z">
            <w:rPr/>
          </w:rPrChange>
        </w:rPr>
        <w:t>ác</w:t>
      </w:r>
      <w:r w:rsidRPr="0049233F">
        <w:rPr>
          <w:sz w:val="26"/>
          <w:szCs w:val="26"/>
          <w:rPrChange w:id="2507" w:author="The Si Tran" w:date="2012-12-05T23:02:00Z">
            <w:rPr/>
          </w:rPrChange>
        </w:rPr>
        <w:t xml:space="preserve"> thành phần của chuỗi thời gian bằng phương pháp phân tích </w:t>
      </w:r>
      <w:r w:rsidR="000E05CE" w:rsidRPr="0049233F">
        <w:rPr>
          <w:sz w:val="26"/>
          <w:szCs w:val="26"/>
          <w:rPrChange w:id="2508" w:author="The Si Tran" w:date="2012-12-05T23:02:00Z">
            <w:rPr/>
          </w:rPrChange>
        </w:rPr>
        <w:t>hệ số tự tương quan:</w:t>
      </w:r>
      <w:bookmarkEnd w:id="2504"/>
    </w:p>
    <w:p w14:paraId="685C37D4" w14:textId="77777777" w:rsidR="005E5CD3" w:rsidRPr="0049233F" w:rsidRDefault="000E05CE">
      <w:pPr>
        <w:rPr>
          <w:lang w:val="fr-FR"/>
          <w:rPrChange w:id="2509" w:author="The Si Tran" w:date="2012-12-05T23:02:00Z">
            <w:rPr>
              <w:sz w:val="28"/>
              <w:szCs w:val="28"/>
              <w:lang w:val="fr-FR"/>
            </w:rPr>
          </w:rPrChange>
        </w:rPr>
      </w:pPr>
      <w:r w:rsidRPr="0049233F">
        <w:rPr>
          <w:lang w:val="fr-FR"/>
          <w:rPrChange w:id="2510"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11" w:author="The Si Tran" w:date="2012-12-05T23:02:00Z">
            <w:rPr>
              <w:rFonts w:cs="Arial"/>
              <w:b/>
              <w:bCs/>
              <w:iCs/>
              <w:sz w:val="28"/>
              <w:szCs w:val="28"/>
              <w:lang w:val="fr-FR"/>
            </w:rPr>
          </w:rPrChange>
        </w:rPr>
        <w:t>xu hướng (trend), chu kỳ (cyclical), mùa (seasonal), bất quy tắc</w:t>
      </w:r>
      <w:ins w:id="2512" w:author="The Si Tran" w:date="2012-12-05T23:48:00Z">
        <w:r w:rsidR="005B11DB">
          <w:rPr>
            <w:lang w:val="fr-FR"/>
          </w:rPr>
          <w:t xml:space="preserve"> </w:t>
        </w:r>
      </w:ins>
      <w:r w:rsidR="005E5CD3" w:rsidRPr="0049233F">
        <w:rPr>
          <w:lang w:val="fr-FR"/>
          <w:rPrChange w:id="2513"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14" w:author="The Si Tran" w:date="2012-12-14T07:28:00Z">
            <w:rPr>
              <w:sz w:val="28"/>
              <w:szCs w:val="28"/>
              <w:lang w:val="fr-FR"/>
            </w:rPr>
          </w:rPrChange>
        </w:rPr>
        <w:pPrChange w:id="2515" w:author="The Si Tran" w:date="2012-12-14T07:28:00Z">
          <w:pPr>
            <w:ind w:firstLine="540"/>
          </w:pPr>
        </w:pPrChange>
      </w:pPr>
      <w:r w:rsidRPr="00444FC1">
        <w:rPr>
          <w:b/>
          <w:lang w:val="fr-FR"/>
          <w:rPrChange w:id="2516" w:author="The Si Tran" w:date="2012-12-14T07:28:00Z">
            <w:rPr>
              <w:rFonts w:cs="Arial"/>
              <w:b/>
              <w:bCs/>
              <w:iCs/>
              <w:sz w:val="28"/>
              <w:szCs w:val="28"/>
              <w:lang w:val="fr-FR"/>
            </w:rPr>
          </w:rPrChange>
        </w:rPr>
        <w:t>Thành phần xu hướng</w:t>
      </w:r>
      <w:ins w:id="2517" w:author="The Si Tran" w:date="2012-12-05T23:48:00Z">
        <w:r w:rsidR="005B11DB" w:rsidRPr="00444FC1">
          <w:rPr>
            <w:b/>
            <w:lang w:val="fr-FR"/>
            <w:rPrChange w:id="2518" w:author="The Si Tran" w:date="2012-12-14T07:28:00Z">
              <w:rPr>
                <w:lang w:val="fr-FR"/>
              </w:rPr>
            </w:rPrChange>
          </w:rPr>
          <w:t xml:space="preserve"> </w:t>
        </w:r>
      </w:ins>
      <w:r w:rsidRPr="00444FC1">
        <w:rPr>
          <w:b/>
          <w:lang w:val="fr-FR"/>
          <w:rPrChange w:id="2519"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20" w:author="The Si Tran" w:date="2012-12-14T04:38:00Z"/>
          <w:lang w:val="fr-FR"/>
          <w:rPrChange w:id="2521" w:author="The Si Tran" w:date="2012-12-05T23:02:00Z">
            <w:rPr>
              <w:del w:id="2522" w:author="The Si Tran" w:date="2012-12-14T04:38:00Z"/>
              <w:sz w:val="28"/>
              <w:szCs w:val="28"/>
              <w:lang w:val="fr-FR"/>
            </w:rPr>
          </w:rPrChange>
        </w:rPr>
        <w:pPrChange w:id="2523" w:author="The Si Tran" w:date="2012-12-16T10:09:00Z">
          <w:pPr>
            <w:ind w:firstLine="540"/>
          </w:pPr>
        </w:pPrChange>
      </w:pPr>
      <w:r w:rsidRPr="0049233F">
        <w:rPr>
          <w:lang w:val="fr-FR"/>
          <w:rPrChange w:id="2524"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25" w:author="The Si Tran" w:date="2012-12-05T23:02:00Z">
            <w:rPr>
              <w:rFonts w:cs="Arial"/>
              <w:b/>
              <w:bCs/>
              <w:iCs/>
              <w:sz w:val="28"/>
              <w:szCs w:val="28"/>
              <w:lang w:val="fr-FR"/>
            </w:rPr>
          </w:rPrChange>
        </w:rPr>
        <w:t>ột giai đoạn dài hạn nào đó [1]</w:t>
      </w:r>
      <w:r w:rsidRPr="0049233F">
        <w:rPr>
          <w:lang w:val="fr-FR"/>
          <w:rPrChange w:id="2526" w:author="The Si Tran" w:date="2012-12-05T23:02:00Z">
            <w:rPr>
              <w:rFonts w:cs="Arial"/>
              <w:b/>
              <w:bCs/>
              <w:iCs/>
              <w:sz w:val="28"/>
              <w:szCs w:val="28"/>
              <w:lang w:val="fr-FR"/>
            </w:rPr>
          </w:rPrChange>
        </w:rPr>
        <w:t xml:space="preserve">. Nếu một chuỗi thời gian có </w:t>
      </w:r>
      <w:r w:rsidR="002702C6" w:rsidRPr="0049233F">
        <w:rPr>
          <w:lang w:val="fr-FR"/>
          <w:rPrChange w:id="2527" w:author="The Si Tran" w:date="2012-12-05T23:02:00Z">
            <w:rPr>
              <w:rFonts w:cs="Arial"/>
              <w:b/>
              <w:bCs/>
              <w:iCs/>
              <w:sz w:val="28"/>
              <w:szCs w:val="28"/>
              <w:lang w:val="fr-FR"/>
            </w:rPr>
          </w:rPrChange>
        </w:rPr>
        <w:t xml:space="preserve">chứa </w:t>
      </w:r>
      <w:r w:rsidRPr="0049233F">
        <w:rPr>
          <w:lang w:val="fr-FR"/>
          <w:rPrChange w:id="2528"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529" w:author="The Si Tran" w:date="2012-12-05T23:02:00Z">
            <w:rPr>
              <w:rFonts w:cs="Arial"/>
              <w:b/>
              <w:bCs/>
              <w:iCs/>
              <w:sz w:val="28"/>
              <w:szCs w:val="28"/>
              <w:lang w:val="fr-FR"/>
            </w:rPr>
          </w:rPrChange>
        </w:rPr>
        <w:t xml:space="preserve"> Hình </w:t>
      </w:r>
      <w:ins w:id="2530" w:author="The Si Tran" w:date="2012-12-14T04:29:00Z">
        <w:r w:rsidR="007F6AD1">
          <w:rPr>
            <w:lang w:val="fr-FR"/>
          </w:rPr>
          <w:t>2.</w:t>
        </w:r>
      </w:ins>
      <w:r w:rsidR="00757B81">
        <w:rPr>
          <w:lang w:val="fr-FR"/>
        </w:rPr>
        <w:t>4</w:t>
      </w:r>
      <w:del w:id="2531" w:author="The Si Tran" w:date="2012-12-14T04:29:00Z">
        <w:r w:rsidR="000E05CE" w:rsidRPr="0049233F" w:rsidDel="007F6AD1">
          <w:rPr>
            <w:lang w:val="fr-FR"/>
            <w:rPrChange w:id="2532" w:author="The Si Tran" w:date="2012-12-05T23:02:00Z">
              <w:rPr>
                <w:rFonts w:cs="Arial"/>
                <w:b/>
                <w:bCs/>
                <w:iCs/>
                <w:sz w:val="28"/>
                <w:szCs w:val="28"/>
                <w:lang w:val="fr-FR"/>
              </w:rPr>
            </w:rPrChange>
          </w:rPr>
          <w:delText>3</w:delText>
        </w:r>
      </w:del>
      <w:r w:rsidR="000E05CE" w:rsidRPr="0049233F">
        <w:rPr>
          <w:lang w:val="fr-FR"/>
          <w:rPrChange w:id="2533" w:author="The Si Tran" w:date="2012-12-05T23:02:00Z">
            <w:rPr>
              <w:rFonts w:cs="Arial"/>
              <w:b/>
              <w:bCs/>
              <w:iCs/>
              <w:sz w:val="28"/>
              <w:szCs w:val="28"/>
              <w:lang w:val="fr-FR"/>
            </w:rPr>
          </w:rPrChange>
        </w:rPr>
        <w:t xml:space="preserve"> và </w:t>
      </w:r>
      <w:ins w:id="2534" w:author="The Si Tran" w:date="2012-12-14T04:29:00Z">
        <w:r w:rsidR="007F6AD1">
          <w:rPr>
            <w:lang w:val="fr-FR"/>
          </w:rPr>
          <w:t>2.</w:t>
        </w:r>
      </w:ins>
      <w:r w:rsidR="00757B81">
        <w:rPr>
          <w:lang w:val="fr-FR"/>
        </w:rPr>
        <w:t>5</w:t>
      </w:r>
      <w:del w:id="2535" w:author="The Si Tran" w:date="2012-12-14T04:29:00Z">
        <w:r w:rsidR="000E05CE" w:rsidRPr="0049233F" w:rsidDel="007F6AD1">
          <w:rPr>
            <w:lang w:val="fr-FR"/>
            <w:rPrChange w:id="2536" w:author="The Si Tran" w:date="2012-12-05T23:02:00Z">
              <w:rPr>
                <w:rFonts w:cs="Arial"/>
                <w:b/>
                <w:bCs/>
                <w:iCs/>
                <w:sz w:val="28"/>
                <w:szCs w:val="28"/>
                <w:lang w:val="fr-FR"/>
              </w:rPr>
            </w:rPrChange>
          </w:rPr>
          <w:delText>4</w:delText>
        </w:r>
      </w:del>
      <w:r w:rsidR="000E05CE" w:rsidRPr="0049233F">
        <w:rPr>
          <w:lang w:val="fr-FR"/>
          <w:rPrChange w:id="2537" w:author="The Si Tran" w:date="2012-12-05T23:02:00Z">
            <w:rPr>
              <w:rFonts w:cs="Arial"/>
              <w:b/>
              <w:bCs/>
              <w:iCs/>
              <w:sz w:val="28"/>
              <w:szCs w:val="28"/>
              <w:lang w:val="fr-FR"/>
            </w:rPr>
          </w:rPrChange>
        </w:rPr>
        <w:t xml:space="preserve"> là một minh họa </w:t>
      </w:r>
      <w:r w:rsidRPr="0049233F">
        <w:rPr>
          <w:lang w:val="fr-FR"/>
          <w:rPrChange w:id="2538"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539"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540" w:author="The Si Tran" w:date="2012-12-05T23:02:00Z">
            <w:rPr>
              <w:sz w:val="28"/>
              <w:szCs w:val="28"/>
              <w:lang w:val="fr-FR"/>
            </w:rPr>
          </w:rPrChange>
        </w:rPr>
      </w:pPr>
    </w:p>
    <w:p w14:paraId="397695C3" w14:textId="77777777" w:rsidR="005E5CD3" w:rsidDel="00B14D71" w:rsidRDefault="005E5CD3">
      <w:pPr>
        <w:pStyle w:val="Canhgiua"/>
        <w:rPr>
          <w:del w:id="2541" w:author="The Si Tran" w:date="2012-12-11T23:19:00Z"/>
          <w:lang w:val="fr-FR"/>
        </w:rPr>
        <w:pPrChange w:id="2542" w:author="The Si Tran" w:date="2012-12-16T16:58:00Z">
          <w:pPr/>
        </w:pPrChange>
      </w:pPr>
      <w:r w:rsidRPr="0049233F">
        <w:rPr>
          <w:noProof/>
          <w:rPrChange w:id="2543" w:author="Unknown">
            <w:rPr>
              <w:noProof/>
              <w:sz w:val="28"/>
              <w:szCs w:val="28"/>
            </w:rPr>
          </w:rPrChange>
        </w:rPr>
        <w:drawing>
          <wp:inline distT="0" distB="0" distL="0" distR="0" wp14:anchorId="1ABE0FFF" wp14:editId="4D9F3A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544" w:author="The Si Tran" w:date="2012-12-11T23:19:00Z"/>
          <w:lang w:val="fr-FR"/>
          <w:rPrChange w:id="2545" w:author="The Si Tran" w:date="2012-12-05T23:02:00Z">
            <w:rPr>
              <w:del w:id="2546" w:author="The Si Tran" w:date="2012-12-11T23:19:00Z"/>
              <w:sz w:val="28"/>
              <w:szCs w:val="28"/>
              <w:lang w:val="fr-FR"/>
            </w:rPr>
          </w:rPrChange>
        </w:rPr>
        <w:pPrChange w:id="2547" w:author="The Si Tran" w:date="2012-12-16T16:58:00Z">
          <w:pPr/>
        </w:pPrChange>
      </w:pPr>
    </w:p>
    <w:p w14:paraId="0EB2DAD1" w14:textId="77777777" w:rsidR="005E5CD3" w:rsidRPr="0049233F" w:rsidRDefault="005E5CD3">
      <w:pPr>
        <w:pStyle w:val="Canhgiua"/>
        <w:rPr>
          <w:lang w:val="fr-FR"/>
          <w:rPrChange w:id="2548" w:author="The Si Tran" w:date="2012-12-05T23:02:00Z">
            <w:rPr>
              <w:sz w:val="28"/>
              <w:szCs w:val="28"/>
              <w:lang w:val="fr-FR"/>
            </w:rPr>
          </w:rPrChange>
        </w:rPr>
        <w:pPrChange w:id="2549" w:author="The Si Tran" w:date="2012-12-16T16:58:00Z">
          <w:pPr/>
        </w:pPrChange>
      </w:pPr>
    </w:p>
    <w:p w14:paraId="7E81300E" w14:textId="085195AA" w:rsidR="005E5CD3" w:rsidRPr="00032D83" w:rsidDel="00B14D71" w:rsidRDefault="005E5CD3">
      <w:pPr>
        <w:pStyle w:val="Hinh"/>
        <w:rPr>
          <w:del w:id="2550" w:author="The Si Tran" w:date="2012-12-14T04:39:00Z"/>
        </w:rPr>
        <w:pPrChange w:id="2551" w:author="The Si Tran" w:date="2012-12-16T16:58:00Z">
          <w:pPr/>
        </w:pPrChange>
      </w:pPr>
      <w:bookmarkStart w:id="2552" w:name="_Toc312142077"/>
      <w:bookmarkStart w:id="2553" w:name="_Toc343029952"/>
      <w:bookmarkStart w:id="2554" w:name="_Toc343711384"/>
      <w:r w:rsidRPr="00BA1F80">
        <w:rPr>
          <w:rPrChange w:id="2555" w:author="The Si Tran" w:date="2012-12-16T16:58:00Z">
            <w:rPr>
              <w:sz w:val="28"/>
              <w:szCs w:val="28"/>
              <w:lang w:val="fr-FR"/>
            </w:rPr>
          </w:rPrChange>
        </w:rPr>
        <w:t xml:space="preserve">Hình </w:t>
      </w:r>
      <w:del w:id="2556" w:author="The Si Tran" w:date="2012-12-11T23:18:00Z">
        <w:r w:rsidRPr="00BA1F80" w:rsidDel="00D9284D">
          <w:rPr>
            <w:rPrChange w:id="2557" w:author="The Si Tran" w:date="2012-12-16T16:58:00Z">
              <w:rPr>
                <w:sz w:val="28"/>
                <w:szCs w:val="28"/>
              </w:rPr>
            </w:rPrChange>
          </w:rPr>
          <w:fldChar w:fldCharType="begin"/>
        </w:r>
        <w:r w:rsidRPr="00BA1F80" w:rsidDel="00D9284D">
          <w:rPr>
            <w:rPrChange w:id="2558" w:author="The Si Tran" w:date="2012-12-16T16:58:00Z">
              <w:rPr>
                <w:sz w:val="28"/>
                <w:szCs w:val="28"/>
                <w:lang w:val="fr-FR"/>
              </w:rPr>
            </w:rPrChange>
          </w:rPr>
          <w:delInstrText xml:space="preserve"> SEQ Hình \* ARABIC </w:delInstrText>
        </w:r>
        <w:r w:rsidRPr="00BA1F80" w:rsidDel="00D9284D">
          <w:rPr>
            <w:rPrChange w:id="2559" w:author="The Si Tran" w:date="2012-12-16T16:58:00Z">
              <w:rPr>
                <w:sz w:val="28"/>
                <w:szCs w:val="28"/>
              </w:rPr>
            </w:rPrChange>
          </w:rPr>
          <w:fldChar w:fldCharType="separate"/>
        </w:r>
        <w:r w:rsidRPr="00BA1F80" w:rsidDel="00D9284D">
          <w:rPr>
            <w:rPrChange w:id="2560" w:author="The Si Tran" w:date="2012-12-16T16:58:00Z">
              <w:rPr>
                <w:noProof/>
                <w:sz w:val="28"/>
                <w:szCs w:val="28"/>
                <w:lang w:val="fr-FR"/>
              </w:rPr>
            </w:rPrChange>
          </w:rPr>
          <w:delText>3</w:delText>
        </w:r>
        <w:r w:rsidRPr="00BA1F80" w:rsidDel="00D9284D">
          <w:rPr>
            <w:rPrChange w:id="2561" w:author="The Si Tran" w:date="2012-12-16T16:58:00Z">
              <w:rPr>
                <w:sz w:val="28"/>
                <w:szCs w:val="28"/>
              </w:rPr>
            </w:rPrChange>
          </w:rPr>
          <w:fldChar w:fldCharType="end"/>
        </w:r>
        <w:r w:rsidRPr="00BA1F80" w:rsidDel="00D9284D">
          <w:rPr>
            <w:rPrChange w:id="2562" w:author="The Si Tran" w:date="2012-12-16T16:58:00Z">
              <w:rPr>
                <w:sz w:val="28"/>
                <w:szCs w:val="28"/>
                <w:lang w:val="fr-FR"/>
              </w:rPr>
            </w:rPrChange>
          </w:rPr>
          <w:delText xml:space="preserve"> </w:delText>
        </w:r>
      </w:del>
      <w:ins w:id="2563" w:author="The Si Tran" w:date="2012-12-11T23:18:00Z">
        <w:r w:rsidR="00D9284D" w:rsidRPr="00032D83">
          <w:t>2.</w:t>
        </w:r>
      </w:ins>
      <w:r w:rsidR="00757B81">
        <w:t>4</w:t>
      </w:r>
      <w:ins w:id="2564" w:author="The Si Tran" w:date="2012-12-11T23:18:00Z">
        <w:r w:rsidR="007F6AD1" w:rsidRPr="006D6C8D">
          <w:t>:</w:t>
        </w:r>
        <w:r w:rsidR="00D9284D" w:rsidRPr="00BA1F80">
          <w:rPr>
            <w:rPrChange w:id="2565" w:author="The Si Tran" w:date="2012-12-16T16:58:00Z">
              <w:rPr>
                <w:sz w:val="28"/>
                <w:szCs w:val="28"/>
                <w:lang w:val="fr-FR"/>
              </w:rPr>
            </w:rPrChange>
          </w:rPr>
          <w:t xml:space="preserve"> </w:t>
        </w:r>
      </w:ins>
      <w:r w:rsidRPr="00BA1F80">
        <w:rPr>
          <w:rPrChange w:id="2566" w:author="The Si Tran" w:date="2012-12-16T16:58:00Z">
            <w:rPr>
              <w:sz w:val="28"/>
              <w:szCs w:val="28"/>
              <w:lang w:val="fr-FR"/>
            </w:rPr>
          </w:rPrChange>
        </w:rPr>
        <w:t>Độ tăng nhiệt độ trung bình hàng năm từ 1856 đến 2005</w:t>
      </w:r>
      <w:bookmarkEnd w:id="2552"/>
      <w:bookmarkEnd w:id="2553"/>
      <w:bookmarkEnd w:id="2554"/>
    </w:p>
    <w:p w14:paraId="31148E76" w14:textId="77777777" w:rsidR="005E5CD3" w:rsidRPr="0049233F" w:rsidDel="00B14D71" w:rsidRDefault="005E5CD3">
      <w:pPr>
        <w:pStyle w:val="Hinh"/>
        <w:rPr>
          <w:del w:id="2567" w:author="The Si Tran" w:date="2012-12-14T04:39:00Z"/>
          <w:lang w:val="fr-FR"/>
          <w:rPrChange w:id="2568" w:author="The Si Tran" w:date="2012-12-05T23:02:00Z">
            <w:rPr>
              <w:del w:id="2569" w:author="The Si Tran" w:date="2012-12-14T04:39:00Z"/>
              <w:sz w:val="28"/>
              <w:szCs w:val="28"/>
              <w:lang w:val="fr-FR"/>
            </w:rPr>
          </w:rPrChange>
        </w:rPr>
        <w:pPrChange w:id="2570" w:author="The Si Tran" w:date="2012-12-16T10:10:00Z">
          <w:pPr/>
        </w:pPrChange>
      </w:pPr>
    </w:p>
    <w:p w14:paraId="7CAA14BD" w14:textId="77777777" w:rsidR="005E5CD3" w:rsidRPr="0049233F" w:rsidRDefault="005E5CD3">
      <w:pPr>
        <w:pStyle w:val="Hinh"/>
        <w:rPr>
          <w:lang w:val="fr-FR"/>
          <w:rPrChange w:id="2571" w:author="The Si Tran" w:date="2012-12-05T23:02:00Z">
            <w:rPr>
              <w:sz w:val="28"/>
              <w:szCs w:val="28"/>
              <w:lang w:val="fr-FR"/>
            </w:rPr>
          </w:rPrChange>
        </w:rPr>
        <w:pPrChange w:id="2572" w:author="The Si Tran" w:date="2012-12-16T10:10:00Z">
          <w:pPr/>
        </w:pPrChange>
      </w:pPr>
    </w:p>
    <w:p w14:paraId="23EA88A1" w14:textId="77777777" w:rsidR="005E5CD3" w:rsidRPr="0049233F" w:rsidRDefault="005E5CD3">
      <w:pPr>
        <w:pStyle w:val="Canhgiua"/>
        <w:rPr>
          <w:lang w:val="fr-FR"/>
          <w:rPrChange w:id="2573" w:author="The Si Tran" w:date="2012-12-05T23:02:00Z">
            <w:rPr>
              <w:sz w:val="28"/>
              <w:szCs w:val="28"/>
              <w:lang w:val="fr-FR"/>
            </w:rPr>
          </w:rPrChange>
        </w:rPr>
        <w:pPrChange w:id="2574" w:author="The Si Tran" w:date="2012-12-16T10:43:00Z">
          <w:pPr/>
        </w:pPrChange>
      </w:pPr>
      <w:r w:rsidRPr="0049233F">
        <w:rPr>
          <w:noProof/>
          <w:rPrChange w:id="2575" w:author="Unknown">
            <w:rPr>
              <w:b/>
              <w:bCs/>
              <w:noProof/>
              <w:sz w:val="28"/>
              <w:szCs w:val="28"/>
            </w:rPr>
          </w:rPrChange>
        </w:rPr>
        <w:lastRenderedPageBreak/>
        <w:drawing>
          <wp:inline distT="0" distB="0" distL="0" distR="0" wp14:anchorId="1089E5D1" wp14:editId="7083623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576" w:author="The Si Tran" w:date="2012-12-11T23:21:00Z"/>
          <w:lang w:val="fr-FR"/>
        </w:rPr>
        <w:pPrChange w:id="2577" w:author="The Si Tran" w:date="2012-12-16T10:10:00Z">
          <w:pPr/>
        </w:pPrChange>
      </w:pPr>
      <w:bookmarkStart w:id="2578" w:name="_Toc343711385"/>
      <w:bookmarkStart w:id="2579" w:name="_Toc312142078"/>
      <w:bookmarkStart w:id="2580" w:name="_Toc343029953"/>
      <w:r w:rsidRPr="0049233F">
        <w:rPr>
          <w:lang w:val="fr-FR"/>
          <w:rPrChange w:id="2581" w:author="The Si Tran" w:date="2012-12-05T23:02:00Z">
            <w:rPr>
              <w:sz w:val="28"/>
              <w:szCs w:val="28"/>
              <w:lang w:val="fr-FR"/>
            </w:rPr>
          </w:rPrChange>
        </w:rPr>
        <w:t xml:space="preserve">Hình </w:t>
      </w:r>
      <w:del w:id="2582" w:author="The Si Tran" w:date="2012-12-11T23:21:00Z">
        <w:r w:rsidRPr="0049233F" w:rsidDel="00F9196F">
          <w:rPr>
            <w:rPrChange w:id="2583" w:author="The Si Tran" w:date="2012-12-05T23:02:00Z">
              <w:rPr>
                <w:sz w:val="28"/>
                <w:szCs w:val="28"/>
              </w:rPr>
            </w:rPrChange>
          </w:rPr>
          <w:fldChar w:fldCharType="begin"/>
        </w:r>
        <w:r w:rsidRPr="0049233F" w:rsidDel="00F9196F">
          <w:rPr>
            <w:lang w:val="fr-FR"/>
            <w:rPrChange w:id="2584" w:author="The Si Tran" w:date="2012-12-05T23:02:00Z">
              <w:rPr>
                <w:sz w:val="28"/>
                <w:szCs w:val="28"/>
                <w:lang w:val="fr-FR"/>
              </w:rPr>
            </w:rPrChange>
          </w:rPr>
          <w:delInstrText xml:space="preserve"> SEQ Hình \* ARABIC </w:delInstrText>
        </w:r>
        <w:r w:rsidRPr="0049233F" w:rsidDel="00F9196F">
          <w:rPr>
            <w:rPrChange w:id="2585" w:author="The Si Tran" w:date="2012-12-05T23:02:00Z">
              <w:rPr>
                <w:sz w:val="28"/>
                <w:szCs w:val="28"/>
              </w:rPr>
            </w:rPrChange>
          </w:rPr>
          <w:fldChar w:fldCharType="separate"/>
        </w:r>
        <w:r w:rsidRPr="0049233F" w:rsidDel="00F9196F">
          <w:rPr>
            <w:noProof/>
            <w:lang w:val="fr-FR"/>
            <w:rPrChange w:id="2586" w:author="The Si Tran" w:date="2012-12-05T23:02:00Z">
              <w:rPr>
                <w:noProof/>
                <w:sz w:val="28"/>
                <w:szCs w:val="28"/>
                <w:lang w:val="fr-FR"/>
              </w:rPr>
            </w:rPrChange>
          </w:rPr>
          <w:delText>4</w:delText>
        </w:r>
        <w:r w:rsidRPr="0049233F" w:rsidDel="00F9196F">
          <w:rPr>
            <w:rPrChange w:id="2587" w:author="The Si Tran" w:date="2012-12-05T23:02:00Z">
              <w:rPr>
                <w:sz w:val="28"/>
                <w:szCs w:val="28"/>
              </w:rPr>
            </w:rPrChange>
          </w:rPr>
          <w:fldChar w:fldCharType="end"/>
        </w:r>
        <w:r w:rsidRPr="0049233F" w:rsidDel="00F9196F">
          <w:rPr>
            <w:lang w:val="fr-FR"/>
            <w:rPrChange w:id="2588" w:author="The Si Tran" w:date="2012-12-05T23:02:00Z">
              <w:rPr>
                <w:sz w:val="28"/>
                <w:szCs w:val="28"/>
                <w:lang w:val="fr-FR"/>
              </w:rPr>
            </w:rPrChange>
          </w:rPr>
          <w:delText xml:space="preserve"> </w:delText>
        </w:r>
      </w:del>
      <w:ins w:id="2589" w:author="The Si Tran" w:date="2012-12-11T23:21:00Z">
        <w:r w:rsidR="00F9196F">
          <w:t>2.</w:t>
        </w:r>
      </w:ins>
      <w:r w:rsidR="00757B81">
        <w:t>5</w:t>
      </w:r>
      <w:ins w:id="2590" w:author="The Si Tran" w:date="2012-12-11T23:21:00Z">
        <w:r w:rsidR="007F6AD1">
          <w:t>:</w:t>
        </w:r>
        <w:r w:rsidR="00F9196F" w:rsidRPr="0049233F">
          <w:rPr>
            <w:lang w:val="fr-FR"/>
            <w:rPrChange w:id="2591" w:author="The Si Tran" w:date="2012-12-05T23:02:00Z">
              <w:rPr>
                <w:sz w:val="28"/>
                <w:szCs w:val="28"/>
                <w:lang w:val="fr-FR"/>
              </w:rPr>
            </w:rPrChange>
          </w:rPr>
          <w:t xml:space="preserve"> </w:t>
        </w:r>
      </w:ins>
      <w:r w:rsidRPr="00444FC1">
        <w:rPr>
          <w:lang w:val="fr-FR"/>
          <w:rPrChange w:id="2592" w:author="The Si Tran" w:date="2012-12-14T07:28:00Z">
            <w:rPr>
              <w:sz w:val="28"/>
              <w:szCs w:val="28"/>
              <w:lang w:val="fr-FR"/>
            </w:rPr>
          </w:rPrChange>
        </w:rPr>
        <w:t>Hàm tự tương quan của chuỗi tăng nhiệt độ trung bình hàng năm từ 1856 đến 2005</w:t>
      </w:r>
      <w:bookmarkEnd w:id="2578"/>
      <w:del w:id="2593" w:author="The Si Tran" w:date="2012-12-11T23:21:00Z">
        <w:r w:rsidRPr="00F9196F" w:rsidDel="00CF6224">
          <w:rPr>
            <w:lang w:val="fr-FR"/>
            <w:rPrChange w:id="2594" w:author="The Si Tran" w:date="2012-12-11T23:20:00Z">
              <w:rPr>
                <w:sz w:val="28"/>
                <w:szCs w:val="28"/>
                <w:lang w:val="fr-FR"/>
              </w:rPr>
            </w:rPrChange>
          </w:rPr>
          <w:delText>.</w:delText>
        </w:r>
        <w:bookmarkEnd w:id="2579"/>
        <w:bookmarkEnd w:id="2580"/>
      </w:del>
    </w:p>
    <w:p w14:paraId="4209720A" w14:textId="77777777" w:rsidR="00CF6224" w:rsidRPr="0049233F" w:rsidRDefault="00CF6224">
      <w:pPr>
        <w:pStyle w:val="Hinh"/>
        <w:rPr>
          <w:ins w:id="2595" w:author="The Si Tran" w:date="2012-12-11T23:21:00Z"/>
          <w:lang w:val="fr-FR"/>
          <w:rPrChange w:id="2596" w:author="The Si Tran" w:date="2012-12-05T23:02:00Z">
            <w:rPr>
              <w:ins w:id="2597" w:author="The Si Tran" w:date="2012-12-11T23:21:00Z"/>
              <w:sz w:val="28"/>
              <w:szCs w:val="28"/>
              <w:lang w:val="fr-FR"/>
            </w:rPr>
          </w:rPrChange>
        </w:rPr>
        <w:pPrChange w:id="2598" w:author="The Si Tran" w:date="2012-12-16T10:10:00Z">
          <w:pPr>
            <w:pStyle w:val="Caption"/>
            <w:ind w:firstLine="540"/>
          </w:pPr>
        </w:pPrChange>
      </w:pPr>
    </w:p>
    <w:p w14:paraId="7F68B947" w14:textId="77777777" w:rsidR="005E5CD3" w:rsidRPr="0049233F" w:rsidDel="00B14D71" w:rsidRDefault="005E5CD3">
      <w:pPr>
        <w:pStyle w:val="Hinh"/>
        <w:rPr>
          <w:del w:id="2599" w:author="The Si Tran" w:date="2012-12-14T04:39:00Z"/>
          <w:b/>
          <w:lang w:val="fr-FR"/>
          <w:rPrChange w:id="2600" w:author="The Si Tran" w:date="2012-12-05T23:02:00Z">
            <w:rPr>
              <w:del w:id="2601" w:author="The Si Tran" w:date="2012-12-14T04:39:00Z"/>
              <w:sz w:val="28"/>
              <w:szCs w:val="28"/>
              <w:lang w:val="fr-FR"/>
            </w:rPr>
          </w:rPrChange>
        </w:rPr>
        <w:pPrChange w:id="2602" w:author="The Si Tran" w:date="2012-12-11T23:21:00Z">
          <w:pPr/>
        </w:pPrChange>
      </w:pPr>
    </w:p>
    <w:p w14:paraId="6F98DC37" w14:textId="77777777" w:rsidR="000E05CE" w:rsidDel="00444FC1" w:rsidRDefault="000E05CE">
      <w:pPr>
        <w:rPr>
          <w:del w:id="2603" w:author="The Si Tran" w:date="2012-12-14T07:29:00Z"/>
          <w:szCs w:val="26"/>
          <w:lang w:val="fr-FR"/>
        </w:rPr>
        <w:pPrChange w:id="2604" w:author="The Si Tran" w:date="2012-12-14T07:29:00Z">
          <w:pPr>
            <w:ind w:firstLine="720"/>
          </w:pPr>
        </w:pPrChange>
      </w:pPr>
      <w:del w:id="2605" w:author="The Si Tran" w:date="2012-12-14T07:29:00Z">
        <w:r w:rsidRPr="0049233F" w:rsidDel="00444FC1">
          <w:rPr>
            <w:lang w:val="fr-FR"/>
            <w:rPrChange w:id="2606" w:author="The Si Tran" w:date="2012-12-05T23:02:00Z">
              <w:rPr>
                <w:sz w:val="28"/>
                <w:szCs w:val="28"/>
                <w:lang w:val="fr-FR"/>
              </w:rPr>
            </w:rPrChange>
          </w:rPr>
          <w:tab/>
        </w:r>
      </w:del>
      <w:r w:rsidRPr="0049233F">
        <w:rPr>
          <w:lang w:val="fr-FR"/>
          <w:rPrChange w:id="2607" w:author="The Si Tran" w:date="2012-12-05T23:02:00Z">
            <w:rPr>
              <w:sz w:val="28"/>
              <w:szCs w:val="28"/>
              <w:lang w:val="fr-FR"/>
            </w:rPr>
          </w:rPrChange>
        </w:rPr>
        <w:t>Chuỗi thời gian tĩnh (stationary time series) là chuỗi thời gian có trung bình và phương sai độc lập với thời gian</w:t>
      </w:r>
      <w:del w:id="2608" w:author="The Si Tran" w:date="2012-12-16T21:05:00Z">
        <w:r w:rsidRPr="0049233F" w:rsidDel="006D7A41">
          <w:rPr>
            <w:lang w:val="fr-FR"/>
            <w:rPrChange w:id="2609" w:author="The Si Tran" w:date="2012-12-05T23:02:00Z">
              <w:rPr>
                <w:sz w:val="28"/>
                <w:szCs w:val="28"/>
                <w:lang w:val="fr-FR"/>
              </w:rPr>
            </w:rPrChange>
          </w:rPr>
          <w:delText xml:space="preserve"> </w:delText>
        </w:r>
      </w:del>
      <w:r w:rsidRPr="0049233F">
        <w:rPr>
          <w:lang w:val="fr-FR"/>
          <w:rPrChange w:id="2610" w:author="The Si Tran" w:date="2012-12-05T23:02:00Z">
            <w:rPr>
              <w:sz w:val="28"/>
              <w:szCs w:val="28"/>
              <w:lang w:val="fr-FR"/>
            </w:rPr>
          </w:rPrChange>
        </w:rPr>
        <w:fldChar w:fldCharType="begin"/>
      </w:r>
      <w:r w:rsidRPr="0049233F">
        <w:rPr>
          <w:lang w:val="fr-FR"/>
          <w:rPrChange w:id="2611"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12" w:author="The Si Tran" w:date="2012-12-05T23:02:00Z">
            <w:rPr>
              <w:sz w:val="28"/>
              <w:szCs w:val="28"/>
              <w:lang w:val="fr-FR"/>
            </w:rPr>
          </w:rPrChange>
        </w:rPr>
        <w:fldChar w:fldCharType="end"/>
      </w:r>
      <w:r w:rsidRPr="0049233F">
        <w:rPr>
          <w:lang w:val="fr-FR"/>
          <w:rPrChange w:id="2613" w:author="The Si Tran" w:date="2012-12-05T23:02:00Z">
            <w:rPr>
              <w:sz w:val="28"/>
              <w:szCs w:val="28"/>
              <w:lang w:val="fr-FR"/>
            </w:rPr>
          </w:rPrChange>
        </w:rPr>
        <w:t xml:space="preserve">. Có nghĩa rằng, </w:t>
      </w:r>
      <w:del w:id="2614" w:author="The Si Tran" w:date="2012-12-14T07:29:00Z">
        <w:r w:rsidRPr="0049233F" w:rsidDel="00444FC1">
          <w:rPr>
            <w:lang w:val="fr-FR"/>
            <w:rPrChange w:id="2615" w:author="The Si Tran" w:date="2012-12-05T23:02:00Z">
              <w:rPr>
                <w:sz w:val="28"/>
                <w:szCs w:val="28"/>
                <w:lang w:val="fr-FR"/>
              </w:rPr>
            </w:rPrChange>
          </w:rPr>
          <w:delText xml:space="preserve"> </w:delText>
        </w:r>
      </w:del>
      <w:r w:rsidRPr="0049233F">
        <w:rPr>
          <w:lang w:val="fr-FR"/>
          <w:rPrChange w:id="261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17" w:author="The Si Tran" w:date="2012-12-14T07:29:00Z"/>
          <w:lang w:val="fr-FR"/>
          <w:rPrChange w:id="2618" w:author="The Si Tran" w:date="2012-12-05T23:02:00Z">
            <w:rPr>
              <w:ins w:id="2619" w:author="The Si Tran" w:date="2012-12-14T07:29:00Z"/>
              <w:sz w:val="28"/>
              <w:szCs w:val="28"/>
              <w:lang w:val="fr-FR"/>
            </w:rPr>
          </w:rPrChange>
        </w:rPr>
      </w:pPr>
    </w:p>
    <w:p w14:paraId="56451AE5" w14:textId="77777777" w:rsidR="00024E93" w:rsidRPr="0049233F" w:rsidRDefault="00024E93">
      <w:pPr>
        <w:rPr>
          <w:szCs w:val="26"/>
          <w:lang w:val="fr-FR"/>
          <w:rPrChange w:id="2620" w:author="The Si Tran" w:date="2012-12-05T23:02:00Z">
            <w:rPr>
              <w:sz w:val="28"/>
              <w:szCs w:val="28"/>
              <w:lang w:val="fr-FR"/>
            </w:rPr>
          </w:rPrChange>
        </w:rPr>
        <w:pPrChange w:id="2621" w:author="The Si Tran" w:date="2012-12-14T07:29:00Z">
          <w:pPr>
            <w:ind w:firstLine="720"/>
          </w:pPr>
        </w:pPrChange>
      </w:pPr>
      <w:r w:rsidRPr="0049233F">
        <w:rPr>
          <w:szCs w:val="26"/>
          <w:lang w:val="fr-FR"/>
          <w:rPrChange w:id="262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23" w:author="The Si Tran" w:date="2012-12-05T23:02:00Z">
            <w:rPr>
              <w:sz w:val="28"/>
              <w:szCs w:val="28"/>
              <w:lang w:val="fr-FR"/>
            </w:rPr>
          </w:rPrChange>
        </w:rPr>
      </w:pPr>
      <w:r w:rsidRPr="0049233F">
        <w:rPr>
          <w:b/>
          <w:szCs w:val="26"/>
          <w:lang w:val="fr-FR"/>
          <w:rPrChange w:id="2624" w:author="The Si Tran" w:date="2012-12-05T23:02:00Z">
            <w:rPr>
              <w:b/>
              <w:sz w:val="28"/>
              <w:szCs w:val="28"/>
              <w:lang w:val="fr-FR"/>
            </w:rPr>
          </w:rPrChange>
        </w:rPr>
        <w:t xml:space="preserve">Định </w:t>
      </w:r>
      <w:ins w:id="2625" w:author="The Si Tran" w:date="2012-12-16T21:05:00Z">
        <w:r w:rsidR="006D7A41">
          <w:rPr>
            <w:b/>
            <w:szCs w:val="26"/>
            <w:lang w:val="fr-FR"/>
          </w:rPr>
          <w:t>n</w:t>
        </w:r>
      </w:ins>
      <w:del w:id="2626" w:author="The Si Tran" w:date="2012-12-16T21:05:00Z">
        <w:r w:rsidRPr="0049233F" w:rsidDel="006D7A41">
          <w:rPr>
            <w:b/>
            <w:szCs w:val="26"/>
            <w:lang w:val="fr-FR"/>
            <w:rPrChange w:id="2627" w:author="The Si Tran" w:date="2012-12-05T23:02:00Z">
              <w:rPr>
                <w:b/>
                <w:sz w:val="28"/>
                <w:szCs w:val="28"/>
                <w:lang w:val="fr-FR"/>
              </w:rPr>
            </w:rPrChange>
          </w:rPr>
          <w:delText>N</w:delText>
        </w:r>
      </w:del>
      <w:r w:rsidRPr="0049233F">
        <w:rPr>
          <w:b/>
          <w:szCs w:val="26"/>
          <w:lang w:val="fr-FR"/>
          <w:rPrChange w:id="2628" w:author="The Si Tran" w:date="2012-12-05T23:02:00Z">
            <w:rPr>
              <w:b/>
              <w:sz w:val="28"/>
              <w:szCs w:val="28"/>
              <w:lang w:val="fr-FR"/>
            </w:rPr>
          </w:rPrChange>
        </w:rPr>
        <w:t>ghĩa :</w:t>
      </w:r>
      <w:r w:rsidRPr="0049233F">
        <w:rPr>
          <w:szCs w:val="26"/>
          <w:lang w:val="fr-FR"/>
          <w:rPrChange w:id="2629" w:author="The Si Tran" w:date="2012-12-05T23:02:00Z">
            <w:rPr>
              <w:sz w:val="28"/>
              <w:szCs w:val="28"/>
              <w:lang w:val="fr-FR"/>
            </w:rPr>
          </w:rPrChange>
        </w:rPr>
        <w:t xml:space="preserve"> Một chuỗi thời gian </w:t>
      </w:r>
      <m:oMath>
        <m:d>
          <m:dPr>
            <m:begChr m:val="{"/>
            <m:endChr m:val="}"/>
            <m:ctrlPr>
              <w:ins w:id="2630" w:author="The Si Tran" w:date="2012-12-05T23:48:00Z">
                <w:rPr>
                  <w:rFonts w:ascii="Cambria Math" w:hAnsi="Cambria Math"/>
                  <w:i/>
                  <w:szCs w:val="26"/>
                  <w:lang w:val="fr-FR"/>
                </w:rPr>
              </w:ins>
            </m:ctrlPr>
          </m:dPr>
          <m:e>
            <m:sSub>
              <m:sSubPr>
                <m:ctrlPr>
                  <w:ins w:id="2631" w:author="The Si Tran" w:date="2012-12-05T23:48:00Z">
                    <w:rPr>
                      <w:rFonts w:ascii="Cambria Math" w:hAnsi="Cambria Math"/>
                      <w:i/>
                      <w:szCs w:val="26"/>
                      <w:lang w:val="fr-FR"/>
                    </w:rPr>
                  </w:ins>
                </m:ctrlPr>
              </m:sSubPr>
              <m:e>
                <w:ins w:id="2632" w:author="The Si Tran" w:date="2012-12-05T23:48:00Z">
                  <m:r>
                    <w:rPr>
                      <w:rFonts w:ascii="Cambria Math" w:hAnsi="Cambria Math"/>
                      <w:szCs w:val="26"/>
                      <w:lang w:val="fr-FR"/>
                    </w:rPr>
                    <m:t>X</m:t>
                  </m:r>
                </w:ins>
              </m:e>
              <m:sub>
                <w:ins w:id="2633" w:author="The Si Tran" w:date="2012-12-05T23:48:00Z">
                  <m:r>
                    <w:rPr>
                      <w:rFonts w:ascii="Cambria Math" w:hAnsi="Cambria Math"/>
                      <w:szCs w:val="26"/>
                      <w:lang w:val="fr-FR"/>
                    </w:rPr>
                    <m:t>t</m:t>
                  </m:r>
                </w:ins>
              </m:sub>
            </m:sSub>
          </m:e>
        </m:d>
      </m:oMath>
      <w:del w:id="2634" w:author="The Si Tran" w:date="2012-12-05T23:48:00Z">
        <w:r w:rsidRPr="0049233F" w:rsidDel="005B11DB">
          <w:rPr>
            <w:szCs w:val="26"/>
            <w:lang w:val="fr-FR"/>
            <w:rPrChange w:id="2635" w:author="The Si Tran" w:date="2012-12-05T23:02:00Z">
              <w:rPr>
                <w:sz w:val="28"/>
                <w:szCs w:val="28"/>
                <w:lang w:val="fr-FR"/>
              </w:rPr>
            </w:rPrChange>
          </w:rPr>
          <w:delText>{X</w:delText>
        </w:r>
        <w:r w:rsidRPr="0049233F" w:rsidDel="005B11DB">
          <w:rPr>
            <w:szCs w:val="26"/>
            <w:vertAlign w:val="subscript"/>
            <w:lang w:val="fr-FR"/>
            <w:rPrChange w:id="2636" w:author="The Si Tran" w:date="2012-12-05T23:02:00Z">
              <w:rPr>
                <w:sz w:val="28"/>
                <w:szCs w:val="28"/>
                <w:vertAlign w:val="subscript"/>
                <w:lang w:val="fr-FR"/>
              </w:rPr>
            </w:rPrChange>
          </w:rPr>
          <w:delText>t</w:delText>
        </w:r>
        <w:r w:rsidRPr="0049233F" w:rsidDel="005B11DB">
          <w:rPr>
            <w:szCs w:val="26"/>
            <w:lang w:val="fr-FR"/>
            <w:rPrChange w:id="2637" w:author="The Si Tran" w:date="2012-12-05T23:02:00Z">
              <w:rPr>
                <w:sz w:val="28"/>
                <w:szCs w:val="28"/>
                <w:lang w:val="fr-FR"/>
              </w:rPr>
            </w:rPrChange>
          </w:rPr>
          <w:delText>}</w:delText>
        </w:r>
      </w:del>
      <w:r w:rsidRPr="0049233F">
        <w:rPr>
          <w:szCs w:val="26"/>
          <w:lang w:val="fr-FR"/>
          <w:rPrChange w:id="2638" w:author="The Si Tran" w:date="2012-12-05T23:02:00Z">
            <w:rPr>
              <w:sz w:val="28"/>
              <w:szCs w:val="28"/>
              <w:lang w:val="fr-FR"/>
            </w:rPr>
          </w:rPrChange>
        </w:rPr>
        <w:t xml:space="preserve"> có tính chất tĩnh hay gọi là chuỗi thời gian tĩnh nếu nó thỏa mãn hai tính chất sau</w:t>
      </w:r>
      <w:ins w:id="2639" w:author="The Si Tran" w:date="2012-12-16T21:05:00Z">
        <w:r w:rsidR="006D7A41">
          <w:rPr>
            <w:szCs w:val="26"/>
            <w:lang w:val="fr-FR"/>
          </w:rPr>
          <w:t>:</w:t>
        </w:r>
      </w:ins>
      <w:del w:id="2640" w:author="The Si Tran" w:date="2012-12-16T21:05:00Z">
        <w:r w:rsidRPr="0049233F" w:rsidDel="006D7A41">
          <w:rPr>
            <w:szCs w:val="26"/>
            <w:lang w:val="fr-FR"/>
            <w:rPrChange w:id="2641"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642" w:author="The Si Tran" w:date="2012-12-05T23:02:00Z">
            <w:rPr>
              <w:sz w:val="28"/>
              <w:szCs w:val="28"/>
              <w:lang w:val="fr-FR"/>
            </w:rPr>
          </w:rPrChange>
        </w:rPr>
      </w:pPr>
      <w:r w:rsidRPr="0049233F">
        <w:rPr>
          <w:szCs w:val="26"/>
          <w:lang w:val="fr-FR"/>
          <w:rPrChange w:id="2643" w:author="The Si Tran" w:date="2012-12-05T23:02:00Z">
            <w:rPr>
              <w:sz w:val="28"/>
              <w:szCs w:val="28"/>
              <w:lang w:val="fr-FR"/>
            </w:rPr>
          </w:rPrChange>
        </w:rPr>
        <w:t xml:space="preserve">         (1) </w:t>
      </w:r>
      <w:ins w:id="2644"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645" w:author="The Si Tran" w:date="2012-12-05T23:49:00Z">
        <m:oMath>
          <m:r>
            <w:rPr>
              <w:rFonts w:ascii="Cambria Math" w:hAnsi="Cambria Math"/>
              <w:szCs w:val="26"/>
              <w:lang w:val="fr-FR"/>
            </w:rPr>
            <m:t>=μ ∀t</m:t>
          </m:r>
        </m:oMath>
      </w:ins>
      <w:r w:rsidRPr="0049233F">
        <w:rPr>
          <w:szCs w:val="26"/>
          <w:lang w:val="fr-FR"/>
          <w:rPrChange w:id="2646" w:author="The Si Tran" w:date="2012-12-05T23:02:00Z">
            <w:rPr>
              <w:sz w:val="28"/>
              <w:szCs w:val="28"/>
              <w:lang w:val="fr-FR"/>
            </w:rPr>
          </w:rPrChange>
        </w:rPr>
        <w:t xml:space="preserve"> </w:t>
      </w:r>
      <w:del w:id="2647" w:author="The Si Tran" w:date="2012-12-05T23:49:00Z">
        <w:r w:rsidRPr="00082976" w:rsidDel="00CB56EB">
          <w:rPr>
            <w:position w:val="-12"/>
            <w:szCs w:val="26"/>
            <w:lang w:val="fr-FR"/>
          </w:rPr>
          <w:object w:dxaOrig="1400" w:dyaOrig="360" w14:anchorId="29CEAC57">
            <v:shape id="_x0000_i1038" type="#_x0000_t75" style="width:90pt;height:24.75pt" o:ole="">
              <v:imagedata r:id="rId44" o:title=""/>
            </v:shape>
            <o:OLEObject Type="Embed" ProgID="Equation.DSMT4" ShapeID="_x0000_i1038" DrawAspect="Content" ObjectID="_1417549004" r:id="rId45"/>
          </w:object>
        </w:r>
      </w:del>
    </w:p>
    <w:p w14:paraId="54AF470B" w14:textId="77777777" w:rsidR="00024E93" w:rsidRPr="0049233F" w:rsidRDefault="00024E93" w:rsidP="00024E93">
      <w:pPr>
        <w:rPr>
          <w:szCs w:val="26"/>
          <w:lang w:val="fr-FR"/>
          <w:rPrChange w:id="2648" w:author="The Si Tran" w:date="2012-12-05T23:02:00Z">
            <w:rPr>
              <w:sz w:val="28"/>
              <w:szCs w:val="28"/>
              <w:lang w:val="fr-FR"/>
            </w:rPr>
          </w:rPrChange>
        </w:rPr>
      </w:pPr>
      <w:r w:rsidRPr="0049233F">
        <w:rPr>
          <w:szCs w:val="26"/>
          <w:lang w:val="fr-FR"/>
          <w:rPrChange w:id="2649" w:author="The Si Tran" w:date="2012-12-05T23:02:00Z">
            <w:rPr>
              <w:sz w:val="28"/>
              <w:szCs w:val="28"/>
              <w:lang w:val="fr-FR"/>
            </w:rPr>
          </w:rPrChange>
        </w:rPr>
        <w:t xml:space="preserve">         (2)</w:t>
      </w:r>
      <w:del w:id="2650" w:author="The Si Tran" w:date="2012-12-05T23:51:00Z">
        <w:r w:rsidRPr="0049233F" w:rsidDel="00187396">
          <w:rPr>
            <w:szCs w:val="26"/>
            <w:lang w:val="fr-FR"/>
            <w:rPrChange w:id="2651" w:author="The Si Tran" w:date="2012-12-05T23:02:00Z">
              <w:rPr>
                <w:sz w:val="28"/>
                <w:szCs w:val="28"/>
                <w:lang w:val="fr-FR"/>
              </w:rPr>
            </w:rPrChange>
          </w:rPr>
          <w:delText xml:space="preserve"> </w:delText>
        </w:r>
        <w:r w:rsidRPr="0049233F" w:rsidDel="00623920">
          <w:rPr>
            <w:szCs w:val="26"/>
            <w:lang w:val="fr-FR"/>
            <w:rPrChange w:id="2652" w:author="The Si Tran" w:date="2012-12-05T23:02:00Z">
              <w:rPr>
                <w:sz w:val="28"/>
                <w:szCs w:val="28"/>
                <w:lang w:val="fr-FR"/>
              </w:rPr>
            </w:rPrChange>
          </w:rPr>
          <w:delText xml:space="preserve"> </w:delText>
        </w:r>
      </w:del>
      <w:r w:rsidRPr="0049233F">
        <w:rPr>
          <w:szCs w:val="26"/>
          <w:lang w:val="fr-FR"/>
          <w:rPrChange w:id="2653" w:author="The Si Tran" w:date="2012-12-05T23:02:00Z">
            <w:rPr>
              <w:sz w:val="28"/>
              <w:szCs w:val="28"/>
              <w:lang w:val="fr-FR"/>
            </w:rPr>
          </w:rPrChange>
        </w:rPr>
        <w:t xml:space="preserve"> </w:t>
      </w:r>
      <w:ins w:id="2654"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655" w:author="The Si Tran" w:date="2012-12-05T23:51:00Z">
        <w:r w:rsidRPr="00082976" w:rsidDel="003019D0">
          <w:rPr>
            <w:position w:val="-12"/>
            <w:szCs w:val="26"/>
            <w:lang w:val="fr-FR"/>
          </w:rPr>
          <w:object w:dxaOrig="2200" w:dyaOrig="360" w14:anchorId="78B648E3">
            <v:shape id="_x0000_i1039" type="#_x0000_t75" style="width:168.75pt;height:28.5pt" o:ole="">
              <v:imagedata r:id="rId46" o:title=""/>
            </v:shape>
            <o:OLEObject Type="Embed" ProgID="Equation.DSMT4" ShapeID="_x0000_i1039" DrawAspect="Content" ObjectID="_1417549005" r:id="rId47"/>
          </w:object>
        </w:r>
      </w:del>
      <w:r w:rsidRPr="00B312F5">
        <w:rPr>
          <w:position w:val="-4"/>
          <w:szCs w:val="26"/>
          <w:lang w:val="fr-FR"/>
        </w:rPr>
        <w:object w:dxaOrig="180" w:dyaOrig="279" w14:anchorId="04173104">
          <v:shape id="_x0000_i1040" type="#_x0000_t75" style="width:9pt;height:13.5pt" o:ole="">
            <v:imagedata r:id="rId21" o:title=""/>
          </v:shape>
          <o:OLEObject Type="Embed" ProgID="Equation.DSMT4" ShapeID="_x0000_i1040" DrawAspect="Content" ObjectID="_1417549006" r:id="rId48"/>
        </w:object>
      </w:r>
    </w:p>
    <w:p w14:paraId="634558FF" w14:textId="65831145" w:rsidR="00AC34B6" w:rsidRDefault="00024E93">
      <w:pPr>
        <w:rPr>
          <w:lang w:val="fr-FR"/>
        </w:rPr>
      </w:pPr>
      <w:del w:id="2656" w:author="The Si Tran" w:date="2012-12-16T16:59:00Z">
        <w:r w:rsidRPr="0049233F" w:rsidDel="00C5193F">
          <w:rPr>
            <w:lang w:val="fr-FR"/>
            <w:rPrChange w:id="2657" w:author="The Si Tran" w:date="2012-12-05T23:02:00Z">
              <w:rPr>
                <w:sz w:val="28"/>
                <w:szCs w:val="28"/>
                <w:lang w:val="fr-FR"/>
              </w:rPr>
            </w:rPrChange>
          </w:rPr>
          <w:tab/>
        </w:r>
      </w:del>
      <w:r w:rsidRPr="0049233F">
        <w:rPr>
          <w:lang w:val="fr-FR"/>
          <w:rPrChange w:id="2658" w:author="The Si Tran" w:date="2012-12-05T23:02:00Z">
            <w:rPr>
              <w:sz w:val="28"/>
              <w:szCs w:val="28"/>
              <w:lang w:val="fr-FR"/>
            </w:rPr>
          </w:rPrChange>
        </w:rPr>
        <w:t xml:space="preserve">Ngược lại, một chuỗi thời gian có chứa thành phần </w:t>
      </w:r>
      <w:del w:id="2659" w:author="The Si Tran" w:date="2012-12-16T21:10:00Z">
        <w:r w:rsidRPr="0049233F" w:rsidDel="006D7A41">
          <w:rPr>
            <w:lang w:val="fr-FR"/>
            <w:rPrChange w:id="2660" w:author="The Si Tran" w:date="2012-12-05T23:02:00Z">
              <w:rPr>
                <w:sz w:val="28"/>
                <w:szCs w:val="28"/>
                <w:lang w:val="fr-FR"/>
              </w:rPr>
            </w:rPrChange>
          </w:rPr>
          <w:delText xml:space="preserve">mùa </w:delText>
        </w:r>
      </w:del>
      <w:ins w:id="2661" w:author="The Si Tran" w:date="2012-12-16T21:10:00Z">
        <w:r w:rsidR="006D7A41">
          <w:rPr>
            <w:lang w:val="fr-FR"/>
          </w:rPr>
          <w:t>xu hướng</w:t>
        </w:r>
        <w:r w:rsidR="006D7A41" w:rsidRPr="0049233F">
          <w:rPr>
            <w:lang w:val="fr-FR"/>
            <w:rPrChange w:id="2662" w:author="The Si Tran" w:date="2012-12-05T23:02:00Z">
              <w:rPr>
                <w:sz w:val="28"/>
                <w:szCs w:val="28"/>
                <w:lang w:val="fr-FR"/>
              </w:rPr>
            </w:rPrChange>
          </w:rPr>
          <w:t xml:space="preserve"> </w:t>
        </w:r>
      </w:ins>
      <w:r w:rsidRPr="0049233F">
        <w:rPr>
          <w:lang w:val="fr-FR"/>
          <w:rPrChange w:id="2663"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664"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665" w:author="The Si Tran" w:date="2012-12-05T23:02:00Z">
            <w:rPr>
              <w:sz w:val="28"/>
              <w:szCs w:val="28"/>
              <w:lang w:val="fr-FR"/>
            </w:rPr>
          </w:rPrChange>
        </w:rPr>
        <w:pPrChange w:id="2666" w:author="The Si Tran" w:date="2012-12-16T10:25:00Z">
          <w:pPr/>
        </w:pPrChange>
      </w:pPr>
      <w:r w:rsidRPr="0049233F">
        <w:rPr>
          <w:noProof/>
          <w:rPrChange w:id="2667" w:author="Unknown">
            <w:rPr>
              <w:noProof/>
              <w:sz w:val="28"/>
              <w:szCs w:val="28"/>
            </w:rPr>
          </w:rPrChange>
        </w:rPr>
        <w:lastRenderedPageBreak/>
        <w:drawing>
          <wp:inline distT="0" distB="0" distL="0" distR="0" wp14:anchorId="08C0265F" wp14:editId="7B5B88C1">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668" w:author="The Si Tran" w:date="2012-12-05T23:02:00Z">
            <w:rPr>
              <w:sz w:val="28"/>
              <w:szCs w:val="28"/>
              <w:lang w:val="fr-FR"/>
            </w:rPr>
          </w:rPrChange>
        </w:rPr>
      </w:pPr>
      <w:r w:rsidRPr="0049233F">
        <w:rPr>
          <w:szCs w:val="26"/>
          <w:lang w:val="fr-FR"/>
          <w:rPrChange w:id="2669"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670" w:author="The Si Tran" w:date="2012-12-05T23:02:00Z">
            <w:rPr>
              <w:sz w:val="28"/>
              <w:szCs w:val="28"/>
              <w:lang w:val="fr-FR"/>
            </w:rPr>
          </w:rPrChange>
        </w:rPr>
        <w:pPrChange w:id="2671" w:author="The Si Tran" w:date="2012-12-16T10:26:00Z">
          <w:pPr/>
        </w:pPrChange>
      </w:pPr>
      <w:r w:rsidRPr="0049233F">
        <w:rPr>
          <w:lang w:val="fr-FR"/>
          <w:rPrChange w:id="2672" w:author="The Si Tran" w:date="2012-12-05T23:02:00Z">
            <w:rPr>
              <w:sz w:val="28"/>
              <w:szCs w:val="28"/>
              <w:lang w:val="fr-FR"/>
            </w:rPr>
          </w:rPrChange>
        </w:rPr>
        <w:t xml:space="preserve">   </w:t>
      </w:r>
      <w:r w:rsidRPr="0049233F">
        <w:rPr>
          <w:noProof/>
          <w:rPrChange w:id="2673" w:author="Unknown">
            <w:rPr>
              <w:noProof/>
              <w:sz w:val="28"/>
              <w:szCs w:val="28"/>
            </w:rPr>
          </w:rPrChange>
        </w:rPr>
        <w:drawing>
          <wp:inline distT="0" distB="0" distL="0" distR="0" wp14:anchorId="08084898" wp14:editId="019A5DE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674" w:author="The Si Tran" w:date="2012-12-05T23:02:00Z">
            <w:rPr>
              <w:sz w:val="28"/>
              <w:szCs w:val="28"/>
              <w:lang w:val="fr-FR"/>
            </w:rPr>
          </w:rPrChange>
        </w:rPr>
      </w:pPr>
      <w:r w:rsidRPr="0049233F">
        <w:rPr>
          <w:szCs w:val="26"/>
          <w:lang w:val="fr-FR"/>
          <w:rPrChange w:id="2675"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676" w:author="The Si Tran" w:date="2012-12-05T23:02:00Z">
            <w:rPr>
              <w:sz w:val="28"/>
              <w:szCs w:val="28"/>
              <w:lang w:val="fr-FR"/>
            </w:rPr>
          </w:rPrChange>
        </w:rPr>
        <w:pPrChange w:id="2677" w:author="The Si Tran" w:date="2012-12-16T10:10:00Z">
          <w:pPr>
            <w:pStyle w:val="Caption"/>
            <w:ind w:firstLine="540"/>
          </w:pPr>
        </w:pPrChange>
      </w:pPr>
      <w:r w:rsidRPr="0049233F">
        <w:rPr>
          <w:lang w:val="fr-FR"/>
          <w:rPrChange w:id="2678" w:author="The Si Tran" w:date="2012-12-05T23:02:00Z">
            <w:rPr>
              <w:b w:val="0"/>
              <w:sz w:val="28"/>
              <w:szCs w:val="28"/>
              <w:lang w:val="fr-FR"/>
            </w:rPr>
          </w:rPrChange>
        </w:rPr>
        <w:t xml:space="preserve">    </w:t>
      </w:r>
      <w:bookmarkStart w:id="2679" w:name="_Toc312142080"/>
      <w:bookmarkStart w:id="2680" w:name="_Toc343029954"/>
      <w:bookmarkStart w:id="2681" w:name="_Toc343711386"/>
      <w:r w:rsidRPr="0049233F">
        <w:rPr>
          <w:lang w:val="fr-FR"/>
          <w:rPrChange w:id="2682" w:author="The Si Tran" w:date="2012-12-05T23:02:00Z">
            <w:rPr>
              <w:b w:val="0"/>
              <w:sz w:val="32"/>
              <w:szCs w:val="32"/>
              <w:lang w:val="fr-FR"/>
            </w:rPr>
          </w:rPrChange>
        </w:rPr>
        <w:t xml:space="preserve">Hình </w:t>
      </w:r>
      <w:del w:id="2683" w:author="The Si Tran" w:date="2012-12-11T23:21:00Z">
        <w:r w:rsidRPr="0049233F" w:rsidDel="004F02C0">
          <w:rPr>
            <w:rPrChange w:id="2684" w:author="The Si Tran" w:date="2012-12-05T23:02:00Z">
              <w:rPr>
                <w:b w:val="0"/>
                <w:sz w:val="32"/>
                <w:szCs w:val="32"/>
              </w:rPr>
            </w:rPrChange>
          </w:rPr>
          <w:fldChar w:fldCharType="begin"/>
        </w:r>
        <w:r w:rsidRPr="0049233F" w:rsidDel="004F02C0">
          <w:rPr>
            <w:lang w:val="fr-FR"/>
            <w:rPrChange w:id="2685" w:author="The Si Tran" w:date="2012-12-05T23:02:00Z">
              <w:rPr>
                <w:b w:val="0"/>
                <w:sz w:val="32"/>
                <w:szCs w:val="32"/>
                <w:lang w:val="fr-FR"/>
              </w:rPr>
            </w:rPrChange>
          </w:rPr>
          <w:delInstrText xml:space="preserve"> SEQ Hình \* ARABIC </w:delInstrText>
        </w:r>
        <w:r w:rsidRPr="0049233F" w:rsidDel="004F02C0">
          <w:rPr>
            <w:rPrChange w:id="2686" w:author="The Si Tran" w:date="2012-12-05T23:02:00Z">
              <w:rPr>
                <w:b w:val="0"/>
                <w:sz w:val="32"/>
                <w:szCs w:val="32"/>
              </w:rPr>
            </w:rPrChange>
          </w:rPr>
          <w:fldChar w:fldCharType="separate"/>
        </w:r>
        <w:r w:rsidRPr="0049233F" w:rsidDel="004F02C0">
          <w:rPr>
            <w:noProof/>
            <w:lang w:val="fr-FR"/>
            <w:rPrChange w:id="2687" w:author="The Si Tran" w:date="2012-12-05T23:02:00Z">
              <w:rPr>
                <w:b w:val="0"/>
                <w:noProof/>
                <w:sz w:val="32"/>
                <w:szCs w:val="32"/>
                <w:lang w:val="fr-FR"/>
              </w:rPr>
            </w:rPrChange>
          </w:rPr>
          <w:delText>6</w:delText>
        </w:r>
        <w:r w:rsidRPr="0049233F" w:rsidDel="004F02C0">
          <w:rPr>
            <w:rPrChange w:id="2688" w:author="The Si Tran" w:date="2012-12-05T23:02:00Z">
              <w:rPr>
                <w:b w:val="0"/>
                <w:sz w:val="32"/>
                <w:szCs w:val="32"/>
              </w:rPr>
            </w:rPrChange>
          </w:rPr>
          <w:fldChar w:fldCharType="end"/>
        </w:r>
        <w:r w:rsidRPr="0049233F" w:rsidDel="004F02C0">
          <w:rPr>
            <w:lang w:val="fr-FR"/>
            <w:rPrChange w:id="2689" w:author="The Si Tran" w:date="2012-12-05T23:02:00Z">
              <w:rPr>
                <w:b w:val="0"/>
                <w:sz w:val="28"/>
                <w:szCs w:val="28"/>
                <w:lang w:val="fr-FR"/>
              </w:rPr>
            </w:rPrChange>
          </w:rPr>
          <w:delText xml:space="preserve"> </w:delText>
        </w:r>
      </w:del>
      <w:ins w:id="2690" w:author="The Si Tran" w:date="2012-12-11T23:21:00Z">
        <w:r w:rsidR="004F02C0">
          <w:t>2.</w:t>
        </w:r>
      </w:ins>
      <w:r w:rsidR="00757B81">
        <w:t>6</w:t>
      </w:r>
      <w:r w:rsidR="00932971">
        <w:t>:</w:t>
      </w:r>
      <w:ins w:id="2691" w:author="The Si Tran" w:date="2012-12-11T23:21:00Z">
        <w:r w:rsidR="004F02C0" w:rsidRPr="0049233F">
          <w:rPr>
            <w:lang w:val="fr-FR"/>
            <w:rPrChange w:id="2692" w:author="The Si Tran" w:date="2012-12-05T23:02:00Z">
              <w:rPr>
                <w:b w:val="0"/>
                <w:sz w:val="28"/>
                <w:szCs w:val="28"/>
                <w:lang w:val="fr-FR"/>
              </w:rPr>
            </w:rPrChange>
          </w:rPr>
          <w:t xml:space="preserve"> </w:t>
        </w:r>
      </w:ins>
      <w:r w:rsidRPr="004F02C0">
        <w:rPr>
          <w:lang w:val="fr-FR"/>
          <w:rPrChange w:id="2693" w:author="The Si Tran" w:date="2012-12-11T23:21:00Z">
            <w:rPr>
              <w:b w:val="0"/>
              <w:sz w:val="28"/>
              <w:szCs w:val="28"/>
              <w:lang w:val="fr-FR"/>
            </w:rPr>
          </w:rPrChange>
        </w:rPr>
        <w:t>(a)</w:t>
      </w:r>
      <w:r w:rsidRPr="0049233F">
        <w:rPr>
          <w:lang w:val="fr-FR"/>
          <w:rPrChange w:id="2694" w:author="The Si Tran" w:date="2012-12-05T23:02:00Z">
            <w:rPr>
              <w:b w:val="0"/>
              <w:sz w:val="28"/>
              <w:szCs w:val="28"/>
              <w:lang w:val="fr-FR"/>
            </w:rPr>
          </w:rPrChange>
        </w:rPr>
        <w:t xml:space="preserve"> </w:t>
      </w:r>
      <w:r w:rsidRPr="004F02C0">
        <w:rPr>
          <w:lang w:val="fr-FR"/>
          <w:rPrChange w:id="2695" w:author="The Si Tran" w:date="2012-12-11T23:21:00Z">
            <w:rPr>
              <w:b w:val="0"/>
              <w:sz w:val="28"/>
              <w:szCs w:val="28"/>
              <w:lang w:val="fr-FR"/>
            </w:rPr>
          </w:rPrChange>
        </w:rPr>
        <w:t>Chuỗi thời gi</w:t>
      </w:r>
      <w:r w:rsidR="00757B81">
        <w:rPr>
          <w:lang w:val="fr-FR"/>
        </w:rPr>
        <w:t>an tĩnh, (b) C</w:t>
      </w:r>
      <w:r w:rsidRPr="004F02C0">
        <w:rPr>
          <w:lang w:val="fr-FR"/>
          <w:rPrChange w:id="2696" w:author="The Si Tran" w:date="2012-12-11T23:21:00Z">
            <w:rPr>
              <w:b w:val="0"/>
              <w:sz w:val="28"/>
              <w:szCs w:val="28"/>
              <w:lang w:val="fr-FR"/>
            </w:rPr>
          </w:rPrChange>
        </w:rPr>
        <w:t>huỗi thời gian không tĩnh.</w:t>
      </w:r>
      <w:bookmarkEnd w:id="2679"/>
      <w:bookmarkEnd w:id="2680"/>
      <w:bookmarkEnd w:id="2681"/>
    </w:p>
    <w:p w14:paraId="787DB4BD" w14:textId="77777777" w:rsidR="00AC34B6" w:rsidRPr="0049233F" w:rsidRDefault="00AC34B6" w:rsidP="005E5CD3">
      <w:pPr>
        <w:rPr>
          <w:szCs w:val="26"/>
          <w:lang w:val="fr-FR"/>
          <w:rPrChange w:id="2697" w:author="The Si Tran" w:date="2012-12-05T23:02:00Z">
            <w:rPr>
              <w:sz w:val="28"/>
              <w:szCs w:val="28"/>
              <w:lang w:val="fr-FR"/>
            </w:rPr>
          </w:rPrChange>
        </w:rPr>
      </w:pPr>
      <w:r w:rsidRPr="0049233F">
        <w:rPr>
          <w:szCs w:val="26"/>
          <w:lang w:val="fr-FR"/>
          <w:rPrChange w:id="2698" w:author="The Si Tran" w:date="2012-12-05T23:02:00Z">
            <w:rPr>
              <w:b/>
              <w:bCs/>
              <w:sz w:val="28"/>
              <w:szCs w:val="28"/>
              <w:lang w:val="fr-FR"/>
            </w:rPr>
          </w:rPrChange>
        </w:rPr>
        <w:tab/>
      </w:r>
    </w:p>
    <w:p w14:paraId="098BB42B" w14:textId="06DC6B39" w:rsidR="00AC34B6" w:rsidRPr="0049233F" w:rsidRDefault="00AC34B6">
      <w:pPr>
        <w:rPr>
          <w:lang w:val="fr-FR"/>
          <w:rPrChange w:id="2699" w:author="The Si Tran" w:date="2012-12-05T23:02:00Z">
            <w:rPr>
              <w:sz w:val="28"/>
              <w:szCs w:val="28"/>
              <w:lang w:val="fr-FR"/>
            </w:rPr>
          </w:rPrChange>
        </w:rPr>
      </w:pPr>
      <w:del w:id="2700" w:author="The Si Tran" w:date="2012-12-16T16:59:00Z">
        <w:r w:rsidRPr="0049233F" w:rsidDel="00C5193F">
          <w:rPr>
            <w:lang w:val="fr-FR"/>
            <w:rPrChange w:id="2701" w:author="The Si Tran" w:date="2012-12-05T23:02:00Z">
              <w:rPr>
                <w:b/>
                <w:bCs/>
                <w:sz w:val="28"/>
                <w:szCs w:val="28"/>
                <w:lang w:val="fr-FR"/>
              </w:rPr>
            </w:rPrChange>
          </w:rPr>
          <w:tab/>
        </w:r>
      </w:del>
      <w:r w:rsidR="00B87EB5" w:rsidRPr="0049233F">
        <w:rPr>
          <w:lang w:val="fr-FR"/>
          <w:rPrChange w:id="2702" w:author="The Si Tran" w:date="2012-12-05T23:02:00Z">
            <w:rPr>
              <w:b/>
              <w:bCs/>
              <w:sz w:val="28"/>
              <w:szCs w:val="28"/>
              <w:lang w:val="fr-FR"/>
            </w:rPr>
          </w:rPrChange>
        </w:rPr>
        <w:t>C</w:t>
      </w:r>
      <w:r w:rsidRPr="0049233F">
        <w:rPr>
          <w:lang w:val="fr-FR"/>
          <w:rPrChange w:id="2703" w:author="The Si Tran" w:date="2012-12-05T23:02:00Z">
            <w:rPr>
              <w:b/>
              <w:bCs/>
              <w:sz w:val="28"/>
              <w:szCs w:val="28"/>
              <w:lang w:val="fr-FR"/>
            </w:rPr>
          </w:rPrChange>
        </w:rPr>
        <w:t xml:space="preserve">huỗi thời gian không tĩnh </w:t>
      </w:r>
      <w:r w:rsidR="00B87EB5" w:rsidRPr="0049233F">
        <w:rPr>
          <w:lang w:val="fr-FR"/>
          <w:rPrChange w:id="2704" w:author="The Si Tran" w:date="2012-12-05T23:02:00Z">
            <w:rPr>
              <w:b/>
              <w:bCs/>
              <w:sz w:val="28"/>
              <w:szCs w:val="28"/>
              <w:lang w:val="fr-FR"/>
            </w:rPr>
          </w:rPrChange>
        </w:rPr>
        <w:t xml:space="preserve">rất khó để biểu diễn </w:t>
      </w:r>
      <w:r w:rsidRPr="0049233F">
        <w:rPr>
          <w:lang w:val="fr-FR"/>
          <w:rPrChange w:id="2705" w:author="The Si Tran" w:date="2012-12-05T23:02:00Z">
            <w:rPr>
              <w:b/>
              <w:bCs/>
              <w:sz w:val="28"/>
              <w:szCs w:val="28"/>
              <w:lang w:val="fr-FR"/>
            </w:rPr>
          </w:rPrChange>
        </w:rPr>
        <w:t>bằng mô hình toán học</w:t>
      </w:r>
      <w:r w:rsidR="00B87EB5" w:rsidRPr="0049233F">
        <w:rPr>
          <w:lang w:val="fr-FR"/>
          <w:rPrChange w:id="2706" w:author="The Si Tran" w:date="2012-12-05T23:02:00Z">
            <w:rPr>
              <w:b/>
              <w:bCs/>
              <w:sz w:val="28"/>
              <w:szCs w:val="28"/>
              <w:lang w:val="fr-FR"/>
            </w:rPr>
          </w:rPrChange>
        </w:rPr>
        <w:t xml:space="preserve"> và thực hiên dự báo</w:t>
      </w:r>
      <w:del w:id="2707" w:author="The Si Tran" w:date="2012-12-16T21:09:00Z">
        <w:r w:rsidR="00B87EB5" w:rsidRPr="0049233F" w:rsidDel="006D7A41">
          <w:rPr>
            <w:lang w:val="fr-FR"/>
            <w:rPrChange w:id="2708" w:author="The Si Tran" w:date="2012-12-05T23:02:00Z">
              <w:rPr>
                <w:b/>
                <w:bCs/>
                <w:sz w:val="28"/>
                <w:szCs w:val="28"/>
                <w:lang w:val="fr-FR"/>
              </w:rPr>
            </w:rPrChange>
          </w:rPr>
          <w:delText xml:space="preserve"> </w:delText>
        </w:r>
      </w:del>
      <w:r w:rsidR="00B87EB5" w:rsidRPr="0049233F">
        <w:rPr>
          <w:lang w:val="fr-FR"/>
          <w:rPrChange w:id="2709" w:author="The Si Tran" w:date="2012-12-05T23:02:00Z">
            <w:rPr>
              <w:b/>
              <w:bCs/>
              <w:sz w:val="28"/>
              <w:szCs w:val="28"/>
              <w:lang w:val="fr-FR"/>
            </w:rPr>
          </w:rPrChange>
        </w:rPr>
        <w:fldChar w:fldCharType="begin"/>
      </w:r>
      <w:r w:rsidR="00B87EB5" w:rsidRPr="0049233F">
        <w:rPr>
          <w:lang w:val="fr-FR"/>
          <w:rPrChange w:id="2710"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11" w:author="The Si Tran" w:date="2012-12-05T23:02:00Z">
            <w:rPr>
              <w:b/>
              <w:bCs/>
              <w:sz w:val="28"/>
              <w:szCs w:val="28"/>
              <w:lang w:val="fr-FR"/>
            </w:rPr>
          </w:rPrChange>
        </w:rPr>
        <w:fldChar w:fldCharType="end"/>
      </w:r>
      <w:r w:rsidR="00B87EB5" w:rsidRPr="0049233F">
        <w:rPr>
          <w:lang w:val="fr-FR"/>
          <w:rPrChange w:id="2712" w:author="The Si Tran" w:date="2012-12-05T23:02:00Z">
            <w:rPr>
              <w:b/>
              <w:bCs/>
              <w:sz w:val="28"/>
              <w:szCs w:val="28"/>
              <w:lang w:val="fr-FR"/>
            </w:rPr>
          </w:rPrChange>
        </w:rPr>
        <w:t>. Tuy nhiên,</w:t>
      </w:r>
      <w:r w:rsidRPr="0049233F">
        <w:rPr>
          <w:lang w:val="fr-FR"/>
          <w:rPrChange w:id="2713" w:author="The Si Tran" w:date="2012-12-05T23:02:00Z">
            <w:rPr>
              <w:b/>
              <w:bCs/>
              <w:sz w:val="28"/>
              <w:szCs w:val="28"/>
              <w:lang w:val="fr-FR"/>
            </w:rPr>
          </w:rPrChange>
        </w:rPr>
        <w:t xml:space="preserve"> </w:t>
      </w:r>
      <w:r w:rsidR="00B87EB5" w:rsidRPr="0049233F">
        <w:rPr>
          <w:lang w:val="fr-FR"/>
          <w:rPrChange w:id="271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1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16" w:author="The Si Tran" w:date="2012-12-05T23:02:00Z">
            <w:rPr>
              <w:b/>
              <w:bCs/>
              <w:sz w:val="28"/>
              <w:szCs w:val="28"/>
              <w:lang w:val="fr-FR"/>
            </w:rPr>
          </w:rPrChange>
        </w:rPr>
        <w:t xml:space="preserve">. Một trong những phương </w:t>
      </w:r>
      <w:r w:rsidR="000F1F6F" w:rsidRPr="0049233F">
        <w:rPr>
          <w:lang w:val="fr-FR"/>
          <w:rPrChange w:id="2717"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18" w:author="The Si Tran" w:date="2012-12-16T10:27:00Z"/>
          <w:lang w:val="fr-FR"/>
        </w:rPr>
      </w:pPr>
      <w:del w:id="2719" w:author="The Si Tran" w:date="2012-12-16T16:59:00Z">
        <w:r w:rsidRPr="0049233F" w:rsidDel="00C5193F">
          <w:rPr>
            <w:lang w:val="fr-FR"/>
            <w:rPrChange w:id="2720" w:author="The Si Tran" w:date="2012-12-05T23:02:00Z">
              <w:rPr>
                <w:b/>
                <w:bCs/>
                <w:sz w:val="28"/>
                <w:szCs w:val="28"/>
                <w:lang w:val="fr-FR"/>
              </w:rPr>
            </w:rPrChange>
          </w:rPr>
          <w:tab/>
        </w:r>
      </w:del>
      <w:r w:rsidR="003219CB" w:rsidRPr="0049233F">
        <w:rPr>
          <w:lang w:val="fr-FR"/>
          <w:rPrChange w:id="2721" w:author="The Si Tran" w:date="2012-12-05T23:02:00Z">
            <w:rPr>
              <w:b/>
              <w:bCs/>
              <w:sz w:val="28"/>
              <w:szCs w:val="28"/>
              <w:lang w:val="fr-FR"/>
            </w:rPr>
          </w:rPrChange>
        </w:rPr>
        <w:t xml:space="preserve">Đối với một chuỗi thời gian không tĩnh </w:t>
      </w:r>
      <m:oMath>
        <m:d>
          <m:dPr>
            <m:begChr m:val="{"/>
            <m:endChr m:val="}"/>
            <m:ctrlPr>
              <w:ins w:id="2722" w:author="The Si Tran" w:date="2012-12-05T23:52:00Z">
                <w:rPr>
                  <w:rFonts w:ascii="Cambria Math" w:hAnsi="Cambria Math"/>
                  <w:i/>
                  <w:lang w:val="fr-FR"/>
                </w:rPr>
              </w:ins>
            </m:ctrlPr>
          </m:dPr>
          <m:e>
            <m:sSub>
              <m:sSubPr>
                <m:ctrlPr>
                  <w:ins w:id="2723" w:author="The Si Tran" w:date="2012-12-05T23:52:00Z">
                    <w:rPr>
                      <w:rFonts w:ascii="Cambria Math" w:hAnsi="Cambria Math"/>
                      <w:i/>
                      <w:lang w:val="fr-FR"/>
                    </w:rPr>
                  </w:ins>
                </m:ctrlPr>
              </m:sSubPr>
              <m:e>
                <w:ins w:id="2724" w:author="The Si Tran" w:date="2012-12-05T23:52:00Z">
                  <m:r>
                    <w:rPr>
                      <w:rFonts w:ascii="Cambria Math" w:hAnsi="Cambria Math"/>
                      <w:lang w:val="fr-FR"/>
                    </w:rPr>
                    <m:t>X</m:t>
                  </m:r>
                </w:ins>
              </m:e>
              <m:sub>
                <w:ins w:id="2725" w:author="The Si Tran" w:date="2012-12-05T23:52:00Z">
                  <m:r>
                    <w:rPr>
                      <w:rFonts w:ascii="Cambria Math" w:hAnsi="Cambria Math"/>
                      <w:lang w:val="fr-FR"/>
                    </w:rPr>
                    <m:t>t</m:t>
                  </m:r>
                </w:ins>
              </m:sub>
            </m:sSub>
          </m:e>
        </m:d>
      </m:oMath>
      <w:ins w:id="2726" w:author="The Si Tran" w:date="2012-12-05T23:52:00Z">
        <w:r w:rsidR="00623920" w:rsidRPr="00100B8E">
          <w:rPr>
            <w:lang w:val="fr-FR"/>
          </w:rPr>
          <w:t xml:space="preserve"> </w:t>
        </w:r>
      </w:ins>
      <w:del w:id="2727" w:author="The Si Tran" w:date="2012-12-05T23:51:00Z">
        <w:r w:rsidR="003219CB" w:rsidRPr="0049233F" w:rsidDel="00623920">
          <w:rPr>
            <w:lang w:val="fr-FR"/>
            <w:rPrChange w:id="2728" w:author="The Si Tran" w:date="2012-12-05T23:02:00Z">
              <w:rPr>
                <w:b/>
                <w:bCs/>
                <w:sz w:val="28"/>
                <w:szCs w:val="28"/>
                <w:lang w:val="fr-FR"/>
              </w:rPr>
            </w:rPrChange>
          </w:rPr>
          <w:delText>{X</w:delText>
        </w:r>
        <w:r w:rsidR="003219CB" w:rsidRPr="0049233F" w:rsidDel="00623920">
          <w:rPr>
            <w:vertAlign w:val="subscript"/>
            <w:lang w:val="fr-FR"/>
            <w:rPrChange w:id="2729" w:author="The Si Tran" w:date="2012-12-05T23:02:00Z">
              <w:rPr>
                <w:b/>
                <w:bCs/>
                <w:sz w:val="28"/>
                <w:szCs w:val="28"/>
                <w:vertAlign w:val="subscript"/>
                <w:lang w:val="fr-FR"/>
              </w:rPr>
            </w:rPrChange>
          </w:rPr>
          <w:delText>t</w:delText>
        </w:r>
        <w:r w:rsidR="003219CB" w:rsidRPr="0049233F" w:rsidDel="00623920">
          <w:rPr>
            <w:lang w:val="fr-FR"/>
            <w:rPrChange w:id="2730" w:author="The Si Tran" w:date="2012-12-05T23:02:00Z">
              <w:rPr>
                <w:b/>
                <w:bCs/>
                <w:sz w:val="28"/>
                <w:szCs w:val="28"/>
                <w:lang w:val="fr-FR"/>
              </w:rPr>
            </w:rPrChange>
          </w:rPr>
          <w:delText>}</w:delText>
        </w:r>
      </w:del>
      <w:r w:rsidR="003219CB" w:rsidRPr="0049233F">
        <w:rPr>
          <w:lang w:val="fr-FR"/>
          <w:rPrChange w:id="2731" w:author="The Si Tran" w:date="2012-12-05T23:02:00Z">
            <w:rPr>
              <w:b/>
              <w:bCs/>
              <w:sz w:val="28"/>
              <w:szCs w:val="28"/>
              <w:lang w:val="fr-FR"/>
            </w:rPr>
          </w:rPrChange>
        </w:rPr>
        <w:t xml:space="preserve">, ta áp dụng toán tử lấy hiệu </w:t>
      </w:r>
      <w:ins w:id="2732" w:author="The Si Tran" w:date="2012-12-05T23:52:00Z">
        <m:oMath>
          <m:r>
            <w:rPr>
              <w:rFonts w:ascii="Cambria Math" w:hAnsi="Cambria Math"/>
              <w:lang w:val="fr-FR"/>
            </w:rPr>
            <m:t>∆</m:t>
          </m:r>
        </m:oMath>
      </w:ins>
      <w:del w:id="2733" w:author="The Si Tran" w:date="2012-12-05T23:52:00Z">
        <w:r w:rsidR="003219CB" w:rsidRPr="0049233F" w:rsidDel="00623920">
          <w:rPr>
            <w:lang w:val="fr-FR"/>
            <w:rPrChange w:id="2734" w:author="The Si Tran" w:date="2012-12-05T23:02:00Z">
              <w:rPr>
                <w:b/>
                <w:bCs/>
                <w:sz w:val="28"/>
                <w:szCs w:val="28"/>
                <w:lang w:val="fr-FR"/>
              </w:rPr>
            </w:rPrChange>
          </w:rPr>
          <w:delText>∆</w:delText>
        </w:r>
      </w:del>
      <w:r w:rsidR="003219CB" w:rsidRPr="0049233F">
        <w:rPr>
          <w:lang w:val="fr-FR"/>
          <w:rPrChange w:id="2735" w:author="The Si Tran" w:date="2012-12-05T23:02:00Z">
            <w:rPr>
              <w:b/>
              <w:bCs/>
              <w:sz w:val="28"/>
              <w:szCs w:val="28"/>
              <w:lang w:val="fr-FR"/>
            </w:rPr>
          </w:rPrChange>
        </w:rPr>
        <w:t xml:space="preserve"> lên </w:t>
      </w:r>
      <m:oMath>
        <m:sSub>
          <m:sSubPr>
            <m:ctrlPr>
              <w:ins w:id="2736" w:author="The Si Tran" w:date="2012-12-05T23:52:00Z">
                <w:rPr>
                  <w:rFonts w:ascii="Cambria Math" w:hAnsi="Cambria Math"/>
                  <w:i/>
                  <w:lang w:val="fr-FR"/>
                </w:rPr>
              </w:ins>
            </m:ctrlPr>
          </m:sSubPr>
          <m:e>
            <w:ins w:id="2737" w:author="The Si Tran" w:date="2012-12-05T23:52:00Z">
              <m:r>
                <w:rPr>
                  <w:rFonts w:ascii="Cambria Math" w:hAnsi="Cambria Math"/>
                  <w:lang w:val="fr-FR"/>
                </w:rPr>
                <m:t>X</m:t>
              </m:r>
            </w:ins>
          </m:e>
          <m:sub>
            <w:ins w:id="2738" w:author="The Si Tran" w:date="2012-12-05T23:52:00Z">
              <m:r>
                <w:rPr>
                  <w:rFonts w:ascii="Cambria Math" w:hAnsi="Cambria Math"/>
                  <w:lang w:val="fr-FR"/>
                </w:rPr>
                <m:t>t</m:t>
              </m:r>
            </w:ins>
          </m:sub>
        </m:sSub>
      </m:oMath>
      <w:del w:id="2739" w:author="The Si Tran" w:date="2012-12-05T23:52:00Z">
        <w:r w:rsidR="003219CB" w:rsidRPr="0049233F" w:rsidDel="00623920">
          <w:rPr>
            <w:lang w:val="fr-FR"/>
            <w:rPrChange w:id="2740" w:author="The Si Tran" w:date="2012-12-05T23:02:00Z">
              <w:rPr>
                <w:b/>
                <w:bCs/>
                <w:sz w:val="28"/>
                <w:szCs w:val="28"/>
                <w:lang w:val="fr-FR"/>
              </w:rPr>
            </w:rPrChange>
          </w:rPr>
          <w:delText>X</w:delText>
        </w:r>
        <w:r w:rsidR="003219CB" w:rsidRPr="0049233F" w:rsidDel="00623920">
          <w:rPr>
            <w:vertAlign w:val="subscript"/>
            <w:lang w:val="fr-FR"/>
            <w:rPrChange w:id="2741" w:author="The Si Tran" w:date="2012-12-05T23:02:00Z">
              <w:rPr>
                <w:b/>
                <w:bCs/>
                <w:sz w:val="28"/>
                <w:szCs w:val="28"/>
                <w:vertAlign w:val="subscript"/>
                <w:lang w:val="fr-FR"/>
              </w:rPr>
            </w:rPrChange>
          </w:rPr>
          <w:delText>t</w:delText>
        </w:r>
      </w:del>
      <w:r w:rsidR="003219CB" w:rsidRPr="0049233F">
        <w:rPr>
          <w:lang w:val="fr-FR"/>
          <w:rPrChange w:id="2742" w:author="The Si Tran" w:date="2012-12-05T23:02:00Z">
            <w:rPr>
              <w:b/>
              <w:bCs/>
              <w:sz w:val="28"/>
              <w:szCs w:val="28"/>
              <w:lang w:val="fr-FR"/>
            </w:rPr>
          </w:rPrChange>
        </w:rPr>
        <w:t xml:space="preserve"> để được một chuỗi thời gian mới </w:t>
      </w:r>
      <w:ins w:id="2743" w:author="The Si Tran" w:date="2012-12-05T23:52:00Z">
        <m:oMath>
          <m:r>
            <w:rPr>
              <w:rFonts w:ascii="Cambria Math" w:hAnsi="Cambria Math"/>
              <w:lang w:val="fr-FR"/>
            </w:rPr>
            <m:t>∆</m:t>
          </m:r>
        </m:oMath>
      </w:ins>
      <m:oMath>
        <m:sSub>
          <m:sSubPr>
            <m:ctrlPr>
              <w:ins w:id="2744" w:author="The Si Tran" w:date="2012-12-05T23:53:00Z">
                <w:rPr>
                  <w:rFonts w:ascii="Cambria Math" w:hAnsi="Cambria Math"/>
                  <w:i/>
                  <w:lang w:val="fr-FR"/>
                </w:rPr>
              </w:ins>
            </m:ctrlPr>
          </m:sSubPr>
          <m:e>
            <w:ins w:id="2745" w:author="The Si Tran" w:date="2012-12-05T23:53:00Z">
              <m:r>
                <w:rPr>
                  <w:rFonts w:ascii="Cambria Math" w:hAnsi="Cambria Math"/>
                  <w:lang w:val="fr-FR"/>
                </w:rPr>
                <m:t>X</m:t>
              </m:r>
            </w:ins>
          </m:e>
          <m:sub>
            <w:ins w:id="2746" w:author="The Si Tran" w:date="2012-12-05T23:53:00Z">
              <m:r>
                <w:rPr>
                  <w:rFonts w:ascii="Cambria Math" w:hAnsi="Cambria Math"/>
                  <w:lang w:val="fr-FR"/>
                </w:rPr>
                <m:t>t</m:t>
              </m:r>
            </w:ins>
          </m:sub>
        </m:sSub>
      </m:oMath>
      <w:del w:id="2747" w:author="The Si Tran" w:date="2012-12-05T23:52:00Z">
        <w:r w:rsidR="003219CB" w:rsidRPr="0049233F" w:rsidDel="00623920">
          <w:rPr>
            <w:lang w:val="fr-FR"/>
            <w:rPrChange w:id="2748" w:author="The Si Tran" w:date="2012-12-05T23:02:00Z">
              <w:rPr>
                <w:b/>
                <w:bCs/>
                <w:sz w:val="28"/>
                <w:szCs w:val="28"/>
                <w:lang w:val="fr-FR"/>
              </w:rPr>
            </w:rPrChange>
          </w:rPr>
          <w:delText>∆X</w:delText>
        </w:r>
        <w:r w:rsidR="003219CB" w:rsidRPr="0049233F" w:rsidDel="00623920">
          <w:rPr>
            <w:vertAlign w:val="subscript"/>
            <w:lang w:val="fr-FR"/>
            <w:rPrChange w:id="2749" w:author="The Si Tran" w:date="2012-12-05T23:02:00Z">
              <w:rPr>
                <w:b/>
                <w:bCs/>
                <w:sz w:val="28"/>
                <w:szCs w:val="28"/>
                <w:vertAlign w:val="subscript"/>
                <w:lang w:val="fr-FR"/>
              </w:rPr>
            </w:rPrChange>
          </w:rPr>
          <w:delText>t</w:delText>
        </w:r>
      </w:del>
      <w:r w:rsidR="003219CB" w:rsidRPr="0049233F">
        <w:rPr>
          <w:lang w:val="fr-FR"/>
          <w:rPrChange w:id="2750" w:author="The Si Tran" w:date="2012-12-05T23:02:00Z">
            <w:rPr>
              <w:b/>
              <w:bCs/>
              <w:sz w:val="28"/>
              <w:szCs w:val="28"/>
              <w:lang w:val="fr-FR"/>
            </w:rPr>
          </w:rPrChange>
        </w:rPr>
        <w:t xml:space="preserve"> với </w:t>
      </w:r>
      <w:del w:id="2751" w:author="The Si Tran" w:date="2012-12-05T23:52:00Z">
        <w:r w:rsidR="003219CB" w:rsidRPr="0049233F" w:rsidDel="00623920">
          <w:rPr>
            <w:lang w:val="fr-FR"/>
            <w:rPrChange w:id="2752" w:author="The Si Tran" w:date="2012-12-05T23:02:00Z">
              <w:rPr>
                <w:b/>
                <w:bCs/>
                <w:sz w:val="28"/>
                <w:szCs w:val="28"/>
                <w:lang w:val="fr-FR"/>
              </w:rPr>
            </w:rPrChange>
          </w:rPr>
          <w:delText>:</w:delText>
        </w:r>
      </w:del>
    </w:p>
    <w:p w14:paraId="0A6C57D4" w14:textId="77777777" w:rsidR="00891415" w:rsidRPr="0049233F" w:rsidRDefault="00891415">
      <w:pPr>
        <w:rPr>
          <w:ins w:id="2753" w:author="The Si Tran" w:date="2012-12-16T10:27:00Z"/>
          <w:lang w:val="fr-FR"/>
          <w:rPrChange w:id="2754" w:author="The Si Tran" w:date="2012-12-05T23:02:00Z">
            <w:rPr>
              <w:ins w:id="2755" w:author="The Si Tran" w:date="2012-12-16T10:27:00Z"/>
              <w:sz w:val="28"/>
              <w:szCs w:val="28"/>
              <w:lang w:val="fr-FR"/>
            </w:rPr>
          </w:rPrChange>
        </w:rPr>
      </w:pPr>
    </w:p>
    <w:p w14:paraId="38874533" w14:textId="25A7AA5D" w:rsidR="003219CB" w:rsidRPr="00891415" w:rsidRDefault="003219CB">
      <w:pPr>
        <w:pStyle w:val="Canhgiua"/>
        <w:rPr>
          <w:rPrChange w:id="2756" w:author="The Si Tran" w:date="2012-12-16T10:26:00Z">
            <w:rPr>
              <w:sz w:val="28"/>
              <w:szCs w:val="28"/>
              <w:lang w:val="fr-FR"/>
            </w:rPr>
          </w:rPrChange>
        </w:rPr>
        <w:pPrChange w:id="2757" w:author="The Si Tran" w:date="2012-12-16T10:27:00Z">
          <w:pPr/>
        </w:pPrChange>
      </w:pPr>
      <w:del w:id="2758" w:author="The Si Tran" w:date="2012-12-16T10:27:00Z">
        <w:r w:rsidRPr="0049233F" w:rsidDel="00891415">
          <w:rPr>
            <w:lang w:val="fr-FR"/>
            <w:rPrChange w:id="2759" w:author="The Si Tran" w:date="2012-12-05T23:02:00Z">
              <w:rPr>
                <w:b/>
                <w:bCs/>
                <w:sz w:val="28"/>
                <w:szCs w:val="28"/>
                <w:lang w:val="fr-FR"/>
              </w:rPr>
            </w:rPrChange>
          </w:rPr>
          <w:delText xml:space="preserve">                        </w:delText>
        </w:r>
      </w:del>
      <w:del w:id="2760" w:author="The Si Tran" w:date="2012-12-16T10:26:00Z">
        <w:r w:rsidRPr="0049233F" w:rsidDel="00891415">
          <w:rPr>
            <w:lang w:val="fr-FR"/>
            <w:rPrChange w:id="2761" w:author="The Si Tran" w:date="2012-12-05T23:02:00Z">
              <w:rPr>
                <w:b/>
                <w:bCs/>
                <w:sz w:val="28"/>
                <w:szCs w:val="28"/>
                <w:lang w:val="fr-FR"/>
              </w:rPr>
            </w:rPrChange>
          </w:rPr>
          <w:delText xml:space="preserve">  </w:delText>
        </w:r>
      </w:del>
      <w:ins w:id="2762" w:author="The Si Tran" w:date="2012-12-05T23:53:00Z">
        <m:oMath>
          <m:r>
            <m:rPr>
              <m:sty m:val="p"/>
            </m:rPr>
            <w:rPr>
              <w:rFonts w:ascii="Cambria Math" w:hAnsi="Cambria Math"/>
              <w:rPrChange w:id="276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64" w:author="The Si Tran" w:date="2012-12-16T10:26:00Z">
                    <w:rPr>
                      <w:rFonts w:ascii="Cambria Math" w:hAnsi="Cambria Math"/>
                      <w:lang w:val="fr-FR"/>
                    </w:rPr>
                  </w:rPrChange>
                </w:rPr>
                <m:t>X</m:t>
              </m:r>
            </m:e>
            <m:sub>
              <m:r>
                <w:rPr>
                  <w:rFonts w:ascii="Cambria Math" w:hAnsi="Cambria Math"/>
                  <w:rPrChange w:id="2765" w:author="The Si Tran" w:date="2012-12-16T10:26:00Z">
                    <w:rPr>
                      <w:rFonts w:ascii="Cambria Math" w:hAnsi="Cambria Math"/>
                      <w:lang w:val="fr-FR"/>
                    </w:rPr>
                  </w:rPrChange>
                </w:rPr>
                <m:t>t</m:t>
              </m:r>
            </m:sub>
          </m:sSub>
          <m:r>
            <m:rPr>
              <m:sty m:val="p"/>
            </m:rPr>
            <w:rPr>
              <w:rFonts w:ascii="Cambria Math" w:hAnsi="Cambria Math"/>
              <w:rPrChange w:id="2766"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67" w:author="The Si Tran" w:date="2012-12-16T10:26:00Z">
                    <w:rPr>
                      <w:rFonts w:ascii="Cambria Math" w:hAnsi="Cambria Math"/>
                      <w:lang w:val="fr-FR"/>
                    </w:rPr>
                  </w:rPrChange>
                </w:rPr>
                <m:t>X</m:t>
              </m:r>
            </m:e>
            <m:sub>
              <m:r>
                <w:rPr>
                  <w:rFonts w:ascii="Cambria Math" w:hAnsi="Cambria Math"/>
                  <w:rPrChange w:id="2768" w:author="The Si Tran" w:date="2012-12-16T10:26:00Z">
                    <w:rPr>
                      <w:rFonts w:ascii="Cambria Math" w:hAnsi="Cambria Math"/>
                      <w:lang w:val="fr-FR"/>
                    </w:rPr>
                  </w:rPrChange>
                </w:rPr>
                <m:t>t</m:t>
              </m:r>
            </m:sub>
          </m:sSub>
          <m:r>
            <m:rPr>
              <m:sty m:val="p"/>
            </m:rPr>
            <w:rPr>
              <w:rFonts w:ascii="Cambria Math" w:hAnsi="Cambria Math"/>
              <w:rPrChange w:id="2769"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70" w:author="The Si Tran" w:date="2012-12-16T10:26:00Z">
                    <w:rPr>
                      <w:rFonts w:ascii="Cambria Math" w:hAnsi="Cambria Math"/>
                      <w:lang w:val="fr-FR"/>
                    </w:rPr>
                  </w:rPrChange>
                </w:rPr>
                <m:t>X</m:t>
              </m:r>
            </m:e>
            <m:sub>
              <m:r>
                <w:rPr>
                  <w:rFonts w:ascii="Cambria Math" w:hAnsi="Cambria Math"/>
                  <w:rPrChange w:id="2771" w:author="The Si Tran" w:date="2012-12-16T10:26:00Z">
                    <w:rPr>
                      <w:rFonts w:ascii="Cambria Math" w:hAnsi="Cambria Math"/>
                      <w:lang w:val="fr-FR"/>
                    </w:rPr>
                  </w:rPrChange>
                </w:rPr>
                <m:t>t</m:t>
              </m:r>
              <m:r>
                <m:rPr>
                  <m:sty m:val="p"/>
                </m:rPr>
                <w:rPr>
                  <w:rFonts w:ascii="Cambria Math" w:hAnsi="Cambria Math"/>
                  <w:rPrChange w:id="2772" w:author="The Si Tran" w:date="2012-12-16T10:26:00Z">
                    <w:rPr>
                      <w:rFonts w:ascii="Cambria Math" w:hAnsi="Cambria Math"/>
                      <w:lang w:val="fr-FR"/>
                    </w:rPr>
                  </w:rPrChange>
                </w:rPr>
                <m:t>-1</m:t>
              </m:r>
            </m:sub>
          </m:sSub>
        </m:oMath>
      </w:ins>
      <w:del w:id="2773" w:author="The Si Tran" w:date="2012-12-05T23:53:00Z">
        <w:r w:rsidRPr="00891415" w:rsidDel="003967AA">
          <w:rPr>
            <w:rPrChange w:id="2774"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775" w:author="The Si Tran" w:date="2012-12-05T23:02:00Z">
            <w:rPr>
              <w:sz w:val="28"/>
              <w:szCs w:val="28"/>
              <w:vertAlign w:val="subscript"/>
              <w:lang w:val="fr-FR"/>
            </w:rPr>
          </w:rPrChange>
        </w:rPr>
      </w:pPr>
      <w:r w:rsidRPr="0049233F">
        <w:rPr>
          <w:szCs w:val="26"/>
          <w:lang w:val="fr-FR"/>
          <w:rPrChange w:id="2776" w:author="The Si Tran" w:date="2012-12-05T23:02:00Z">
            <w:rPr>
              <w:b/>
              <w:bCs/>
              <w:sz w:val="28"/>
              <w:szCs w:val="28"/>
              <w:lang w:val="fr-FR"/>
            </w:rPr>
          </w:rPrChange>
        </w:rPr>
        <w:t xml:space="preserve">Nếu </w:t>
      </w:r>
      <w:ins w:id="277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778" w:author="The Si Tran" w:date="2012-12-05T23:54:00Z">
        <w:r w:rsidRPr="0049233F" w:rsidDel="00D10148">
          <w:rPr>
            <w:szCs w:val="26"/>
            <w:lang w:val="fr-FR"/>
            <w:rPrChange w:id="2779" w:author="The Si Tran" w:date="2012-12-05T23:02:00Z">
              <w:rPr>
                <w:b/>
                <w:bCs/>
                <w:sz w:val="28"/>
                <w:szCs w:val="28"/>
                <w:lang w:val="fr-FR"/>
              </w:rPr>
            </w:rPrChange>
          </w:rPr>
          <w:delText>∆X</w:delText>
        </w:r>
        <w:r w:rsidRPr="0049233F" w:rsidDel="00D10148">
          <w:rPr>
            <w:szCs w:val="26"/>
            <w:vertAlign w:val="subscript"/>
            <w:lang w:val="fr-FR"/>
            <w:rPrChange w:id="2780" w:author="The Si Tran" w:date="2012-12-05T23:02:00Z">
              <w:rPr>
                <w:b/>
                <w:bCs/>
                <w:sz w:val="28"/>
                <w:szCs w:val="28"/>
                <w:vertAlign w:val="subscript"/>
                <w:lang w:val="fr-FR"/>
              </w:rPr>
            </w:rPrChange>
          </w:rPr>
          <w:delText>t</w:delText>
        </w:r>
        <w:r w:rsidRPr="0049233F" w:rsidDel="00D10148">
          <w:rPr>
            <w:szCs w:val="26"/>
            <w:lang w:val="fr-FR"/>
            <w:rPrChange w:id="2781" w:author="The Si Tran" w:date="2012-12-05T23:02:00Z">
              <w:rPr>
                <w:b/>
                <w:bCs/>
                <w:sz w:val="28"/>
                <w:szCs w:val="28"/>
                <w:lang w:val="fr-FR"/>
              </w:rPr>
            </w:rPrChange>
          </w:rPr>
          <w:delText xml:space="preserve"> </w:delText>
        </w:r>
      </w:del>
      <w:r w:rsidRPr="0049233F">
        <w:rPr>
          <w:szCs w:val="26"/>
          <w:lang w:val="fr-FR"/>
          <w:rPrChange w:id="2782" w:author="The Si Tran" w:date="2012-12-05T23:02:00Z">
            <w:rPr>
              <w:b/>
              <w:bCs/>
              <w:sz w:val="28"/>
              <w:szCs w:val="28"/>
              <w:lang w:val="fr-FR"/>
            </w:rPr>
          </w:rPrChange>
        </w:rPr>
        <w:t xml:space="preserve">là chuỗi tĩnh thì ta xây dựng mô hình mô tả </w:t>
      </w:r>
      <w:del w:id="2783" w:author="The Si Tran" w:date="2012-12-05T23:54:00Z">
        <w:r w:rsidRPr="0049233F" w:rsidDel="00271306">
          <w:rPr>
            <w:szCs w:val="26"/>
            <w:lang w:val="fr-FR"/>
            <w:rPrChange w:id="2784" w:author="The Si Tran" w:date="2012-12-05T23:02:00Z">
              <w:rPr>
                <w:b/>
                <w:bCs/>
                <w:sz w:val="28"/>
                <w:szCs w:val="28"/>
                <w:lang w:val="fr-FR"/>
              </w:rPr>
            </w:rPrChange>
          </w:rPr>
          <w:delText>∆X</w:delText>
        </w:r>
        <w:r w:rsidRPr="0049233F" w:rsidDel="00271306">
          <w:rPr>
            <w:szCs w:val="26"/>
            <w:vertAlign w:val="subscript"/>
            <w:lang w:val="fr-FR"/>
            <w:rPrChange w:id="2785" w:author="The Si Tran" w:date="2012-12-05T23:02:00Z">
              <w:rPr>
                <w:b/>
                <w:bCs/>
                <w:sz w:val="28"/>
                <w:szCs w:val="28"/>
                <w:vertAlign w:val="subscript"/>
                <w:lang w:val="fr-FR"/>
              </w:rPr>
            </w:rPrChange>
          </w:rPr>
          <w:delText>t</w:delText>
        </w:r>
        <w:r w:rsidRPr="0049233F" w:rsidDel="00271306">
          <w:rPr>
            <w:szCs w:val="26"/>
            <w:lang w:val="fr-FR"/>
            <w:rPrChange w:id="2786" w:author="The Si Tran" w:date="2012-12-05T23:02:00Z">
              <w:rPr>
                <w:b/>
                <w:bCs/>
                <w:sz w:val="28"/>
                <w:szCs w:val="28"/>
                <w:lang w:val="fr-FR"/>
              </w:rPr>
            </w:rPrChange>
          </w:rPr>
          <w:delText xml:space="preserve"> </w:delText>
        </w:r>
      </w:del>
      <w:ins w:id="278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788" w:author="The Si Tran" w:date="2012-12-05T23:02:00Z">
            <w:rPr>
              <w:b/>
              <w:bCs/>
              <w:sz w:val="28"/>
              <w:szCs w:val="28"/>
              <w:lang w:val="fr-FR"/>
            </w:rPr>
          </w:rPrChange>
        </w:rPr>
        <w:t xml:space="preserve">rồi từ đó suy ra </w:t>
      </w:r>
      <m:oMath>
        <m:sSub>
          <m:sSubPr>
            <m:ctrlPr>
              <w:ins w:id="2789" w:author="The Si Tran" w:date="2012-12-05T23:54:00Z">
                <w:rPr>
                  <w:rFonts w:ascii="Cambria Math" w:hAnsi="Cambria Math"/>
                  <w:i/>
                  <w:szCs w:val="26"/>
                  <w:lang w:val="fr-FR"/>
                </w:rPr>
              </w:ins>
            </m:ctrlPr>
          </m:sSubPr>
          <m:e>
            <w:ins w:id="2790" w:author="The Si Tran" w:date="2012-12-05T23:54:00Z">
              <m:r>
                <w:rPr>
                  <w:rFonts w:ascii="Cambria Math" w:hAnsi="Cambria Math"/>
                  <w:szCs w:val="26"/>
                  <w:lang w:val="fr-FR"/>
                </w:rPr>
                <m:t>X</m:t>
              </m:r>
            </w:ins>
          </m:e>
          <m:sub>
            <w:ins w:id="2791" w:author="The Si Tran" w:date="2012-12-05T23:54:00Z">
              <m:r>
                <w:rPr>
                  <w:rFonts w:ascii="Cambria Math" w:hAnsi="Cambria Math"/>
                  <w:szCs w:val="26"/>
                  <w:lang w:val="fr-FR"/>
                </w:rPr>
                <m:t>t</m:t>
              </m:r>
            </w:ins>
          </m:sub>
        </m:sSub>
      </m:oMath>
      <w:del w:id="2792" w:author="The Si Tran" w:date="2012-12-05T23:54:00Z">
        <w:r w:rsidRPr="0049233F" w:rsidDel="00271306">
          <w:rPr>
            <w:szCs w:val="26"/>
            <w:lang w:val="fr-FR"/>
            <w:rPrChange w:id="2793" w:author="The Si Tran" w:date="2012-12-05T23:02:00Z">
              <w:rPr>
                <w:b/>
                <w:bCs/>
                <w:sz w:val="28"/>
                <w:szCs w:val="28"/>
                <w:lang w:val="fr-FR"/>
              </w:rPr>
            </w:rPrChange>
          </w:rPr>
          <w:delText>X</w:delText>
        </w:r>
        <w:r w:rsidRPr="0049233F" w:rsidDel="00271306">
          <w:rPr>
            <w:szCs w:val="26"/>
            <w:vertAlign w:val="subscript"/>
            <w:lang w:val="fr-FR"/>
            <w:rPrChange w:id="2794" w:author="The Si Tran" w:date="2012-12-05T23:02:00Z">
              <w:rPr>
                <w:b/>
                <w:bCs/>
                <w:sz w:val="28"/>
                <w:szCs w:val="28"/>
                <w:vertAlign w:val="subscript"/>
                <w:lang w:val="fr-FR"/>
              </w:rPr>
            </w:rPrChange>
          </w:rPr>
          <w:delText>t</w:delText>
        </w:r>
      </w:del>
      <w:r w:rsidRPr="0049233F">
        <w:rPr>
          <w:szCs w:val="26"/>
          <w:lang w:val="fr-FR"/>
          <w:rPrChange w:id="2795" w:author="The Si Tran" w:date="2012-12-05T23:02:00Z">
            <w:rPr>
              <w:b/>
              <w:bCs/>
              <w:sz w:val="28"/>
              <w:szCs w:val="28"/>
              <w:lang w:val="fr-FR"/>
            </w:rPr>
          </w:rPrChange>
        </w:rPr>
        <w:t>. Nếu</w:t>
      </w:r>
      <w:ins w:id="279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797" w:author="The Si Tran" w:date="2012-12-05T23:54:00Z">
        <w:r w:rsidRPr="0049233F" w:rsidDel="0023677B">
          <w:rPr>
            <w:szCs w:val="26"/>
            <w:lang w:val="fr-FR"/>
            <w:rPrChange w:id="2798" w:author="The Si Tran" w:date="2012-12-05T23:02:00Z">
              <w:rPr>
                <w:b/>
                <w:bCs/>
                <w:sz w:val="28"/>
                <w:szCs w:val="28"/>
                <w:lang w:val="fr-FR"/>
              </w:rPr>
            </w:rPrChange>
          </w:rPr>
          <w:delText xml:space="preserve"> ∆X</w:delText>
        </w:r>
        <w:r w:rsidRPr="0049233F" w:rsidDel="0023677B">
          <w:rPr>
            <w:szCs w:val="26"/>
            <w:vertAlign w:val="subscript"/>
            <w:lang w:val="fr-FR"/>
            <w:rPrChange w:id="2799" w:author="The Si Tran" w:date="2012-12-05T23:02:00Z">
              <w:rPr>
                <w:b/>
                <w:bCs/>
                <w:sz w:val="28"/>
                <w:szCs w:val="28"/>
                <w:vertAlign w:val="subscript"/>
                <w:lang w:val="fr-FR"/>
              </w:rPr>
            </w:rPrChange>
          </w:rPr>
          <w:delText>t</w:delText>
        </w:r>
      </w:del>
      <w:r w:rsidRPr="0049233F">
        <w:rPr>
          <w:szCs w:val="26"/>
          <w:lang w:val="fr-FR"/>
          <w:rPrChange w:id="2800" w:author="The Si Tran" w:date="2012-12-05T23:02:00Z">
            <w:rPr>
              <w:b/>
              <w:bCs/>
              <w:sz w:val="28"/>
              <w:szCs w:val="28"/>
              <w:lang w:val="fr-FR"/>
            </w:rPr>
          </w:rPrChange>
        </w:rPr>
        <w:t xml:space="preserve"> vẫn là chuỗi không tĩnh, ta tiếp tục áp dụng toán tử </w:t>
      </w:r>
      <w:ins w:id="2801" w:author="The Si Tran" w:date="2012-12-05T23:54:00Z">
        <m:oMath>
          <m:r>
            <w:rPr>
              <w:rFonts w:ascii="Cambria Math" w:hAnsi="Cambria Math"/>
              <w:szCs w:val="26"/>
              <w:lang w:val="fr-FR"/>
            </w:rPr>
            <m:t>∆</m:t>
          </m:r>
        </m:oMath>
      </w:ins>
      <w:ins w:id="2802" w:author="The Si Tran" w:date="2012-12-05T23:55:00Z">
        <w:r w:rsidR="00013058">
          <w:rPr>
            <w:szCs w:val="26"/>
            <w:lang w:val="fr-FR"/>
          </w:rPr>
          <w:t xml:space="preserve"> </w:t>
        </w:r>
      </w:ins>
      <w:del w:id="2803" w:author="The Si Tran" w:date="2012-12-05T23:54:00Z">
        <w:r w:rsidRPr="0049233F" w:rsidDel="0023677B">
          <w:rPr>
            <w:szCs w:val="26"/>
            <w:lang w:val="fr-FR"/>
            <w:rPrChange w:id="2804" w:author="The Si Tran" w:date="2012-12-05T23:02:00Z">
              <w:rPr>
                <w:b/>
                <w:bCs/>
                <w:sz w:val="28"/>
                <w:szCs w:val="28"/>
                <w:lang w:val="fr-FR"/>
              </w:rPr>
            </w:rPrChange>
          </w:rPr>
          <w:delText xml:space="preserve">∆ </w:delText>
        </w:r>
      </w:del>
      <w:r w:rsidRPr="0049233F">
        <w:rPr>
          <w:szCs w:val="26"/>
          <w:lang w:val="fr-FR"/>
          <w:rPrChange w:id="2805" w:author="The Si Tran" w:date="2012-12-05T23:02:00Z">
            <w:rPr>
              <w:b/>
              <w:bCs/>
              <w:sz w:val="28"/>
              <w:szCs w:val="28"/>
              <w:lang w:val="fr-FR"/>
            </w:rPr>
          </w:rPrChange>
        </w:rPr>
        <w:t xml:space="preserve">cho chuỗi </w:t>
      </w:r>
      <w:ins w:id="280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07" w:author="The Si Tran" w:date="2012-12-05T23:54:00Z">
        <w:r w:rsidRPr="0049233F" w:rsidDel="0023677B">
          <w:rPr>
            <w:szCs w:val="26"/>
            <w:lang w:val="fr-FR"/>
            <w:rPrChange w:id="2808" w:author="The Si Tran" w:date="2012-12-05T23:02:00Z">
              <w:rPr>
                <w:b/>
                <w:bCs/>
                <w:sz w:val="28"/>
                <w:szCs w:val="28"/>
                <w:lang w:val="fr-FR"/>
              </w:rPr>
            </w:rPrChange>
          </w:rPr>
          <w:delText>∆X</w:delText>
        </w:r>
        <w:r w:rsidRPr="0049233F" w:rsidDel="0023677B">
          <w:rPr>
            <w:szCs w:val="26"/>
            <w:vertAlign w:val="subscript"/>
            <w:lang w:val="fr-FR"/>
            <w:rPrChange w:id="2809"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10" w:author="The Si Tran" w:date="2012-12-16T16:59:00Z"/>
          <w:szCs w:val="26"/>
          <w:lang w:val="fr-FR"/>
        </w:rPr>
        <w:pPrChange w:id="2811" w:author="The Si Tran" w:date="2012-12-16T16:59:00Z">
          <w:pPr>
            <w:ind w:firstLine="540"/>
          </w:pPr>
        </w:pPrChange>
      </w:pPr>
      <w:r w:rsidRPr="004E0A08">
        <w:rPr>
          <w:b/>
          <w:lang w:val="fr-FR"/>
          <w:rPrChange w:id="2812" w:author="The Si Tran" w:date="2012-12-16T16:59:00Z">
            <w:rPr>
              <w:b/>
              <w:bCs/>
              <w:sz w:val="28"/>
              <w:szCs w:val="28"/>
              <w:lang w:val="fr-FR"/>
            </w:rPr>
          </w:rPrChange>
        </w:rPr>
        <w:t>Thành phần chu kỳ (cyclical)</w:t>
      </w:r>
    </w:p>
    <w:p w14:paraId="56DC27CA" w14:textId="77777777" w:rsidR="004E0A08" w:rsidRPr="004E0A08" w:rsidRDefault="004E0A08">
      <w:pPr>
        <w:rPr>
          <w:ins w:id="2813" w:author="The Si Tran" w:date="2012-12-16T16:59:00Z"/>
          <w:b/>
          <w:lang w:val="fr-FR"/>
          <w:rPrChange w:id="2814" w:author="The Si Tran" w:date="2012-12-16T16:59:00Z">
            <w:rPr>
              <w:ins w:id="2815" w:author="The Si Tran" w:date="2012-12-16T16:59:00Z"/>
              <w:b/>
              <w:sz w:val="28"/>
              <w:szCs w:val="28"/>
              <w:lang w:val="fr-FR"/>
            </w:rPr>
          </w:rPrChange>
        </w:rPr>
        <w:pPrChange w:id="2816" w:author="The Si Tran" w:date="2012-12-16T16:59:00Z">
          <w:pPr>
            <w:ind w:firstLine="540"/>
          </w:pPr>
        </w:pPrChange>
      </w:pPr>
    </w:p>
    <w:p w14:paraId="0D73FA58" w14:textId="77777777" w:rsidR="005E5CD3" w:rsidRPr="0049233F" w:rsidRDefault="005E5CD3">
      <w:pPr>
        <w:rPr>
          <w:szCs w:val="26"/>
          <w:lang w:val="fr-FR"/>
          <w:rPrChange w:id="2817" w:author="The Si Tran" w:date="2012-12-05T23:02:00Z">
            <w:rPr>
              <w:sz w:val="28"/>
              <w:szCs w:val="28"/>
              <w:lang w:val="fr-FR"/>
            </w:rPr>
          </w:rPrChange>
        </w:rPr>
        <w:pPrChange w:id="2818" w:author="The Si Tran" w:date="2012-12-16T16:59:00Z">
          <w:pPr>
            <w:ind w:firstLine="540"/>
          </w:pPr>
        </w:pPrChange>
      </w:pPr>
      <w:r w:rsidRPr="0049233F">
        <w:rPr>
          <w:szCs w:val="26"/>
          <w:lang w:val="fr-FR"/>
          <w:rPrChange w:id="2819"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2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21"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22" w:author="The Si Tran" w:date="2012-12-16T16:59:00Z">
            <w:rPr>
              <w:b/>
              <w:sz w:val="28"/>
              <w:szCs w:val="28"/>
              <w:lang w:val="fr-FR"/>
            </w:rPr>
          </w:rPrChange>
        </w:rPr>
        <w:pPrChange w:id="2823" w:author="The Si Tran" w:date="2012-12-16T16:59:00Z">
          <w:pPr>
            <w:ind w:firstLine="540"/>
          </w:pPr>
        </w:pPrChange>
      </w:pPr>
      <w:r w:rsidRPr="004E0A08">
        <w:rPr>
          <w:b/>
          <w:lang w:val="fr-FR"/>
          <w:rPrChange w:id="2824"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25" w:author="The Si Tran" w:date="2012-12-05T23:02:00Z">
            <w:rPr>
              <w:sz w:val="28"/>
              <w:szCs w:val="28"/>
              <w:lang w:val="fr-FR"/>
            </w:rPr>
          </w:rPrChange>
        </w:rPr>
        <w:pPrChange w:id="2826" w:author="The Si Tran" w:date="2012-12-16T17:00:00Z">
          <w:pPr>
            <w:ind w:firstLine="540"/>
          </w:pPr>
        </w:pPrChange>
      </w:pPr>
      <w:r w:rsidRPr="0049233F">
        <w:rPr>
          <w:lang w:val="fr-FR"/>
          <w:rPrChange w:id="2827"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828" w:author="The Si Tran" w:date="2012-12-16T17:00:00Z">
            <w:rPr>
              <w:b/>
              <w:sz w:val="28"/>
              <w:szCs w:val="28"/>
              <w:lang w:val="fr-FR"/>
            </w:rPr>
          </w:rPrChange>
        </w:rPr>
        <w:pPrChange w:id="2829" w:author="The Si Tran" w:date="2012-12-16T17:00:00Z">
          <w:pPr>
            <w:ind w:firstLine="540"/>
          </w:pPr>
        </w:pPrChange>
      </w:pPr>
      <w:r w:rsidRPr="004E0A08">
        <w:rPr>
          <w:b/>
          <w:lang w:val="fr-FR"/>
          <w:rPrChange w:id="2830" w:author="The Si Tran" w:date="2012-12-16T17:00:00Z">
            <w:rPr>
              <w:b/>
              <w:bCs/>
              <w:sz w:val="28"/>
              <w:szCs w:val="28"/>
              <w:lang w:val="fr-FR"/>
            </w:rPr>
          </w:rPrChange>
        </w:rPr>
        <w:t>Thành phần mùa (Seasonal)</w:t>
      </w:r>
    </w:p>
    <w:p w14:paraId="0F9CFB46" w14:textId="573CB7BC" w:rsidR="005E5CD3" w:rsidRDefault="005E5CD3">
      <w:pPr>
        <w:rPr>
          <w:lang w:val="fr-FR"/>
        </w:rPr>
        <w:pPrChange w:id="2831" w:author="The Si Tran" w:date="2012-12-16T17:00:00Z">
          <w:pPr>
            <w:ind w:firstLine="540"/>
          </w:pPr>
        </w:pPrChange>
      </w:pPr>
      <w:r w:rsidRPr="0049233F">
        <w:rPr>
          <w:lang w:val="fr-FR"/>
          <w:rPrChange w:id="2832" w:author="The Si Tran" w:date="2012-12-05T23:02:00Z">
            <w:rPr>
              <w:b/>
              <w:bCs/>
              <w:sz w:val="28"/>
              <w:szCs w:val="28"/>
              <w:lang w:val="fr-FR"/>
            </w:rPr>
          </w:rPrChange>
        </w:rPr>
        <w:t xml:space="preserve"> </w:t>
      </w:r>
      <w:r w:rsidR="00E26A6D" w:rsidRPr="0049233F">
        <w:rPr>
          <w:lang w:val="fr-FR"/>
          <w:rPrChange w:id="2833" w:author="The Si Tran" w:date="2012-12-05T23:02:00Z">
            <w:rPr>
              <w:b/>
              <w:bCs/>
              <w:sz w:val="28"/>
              <w:szCs w:val="28"/>
              <w:lang w:val="fr-FR"/>
            </w:rPr>
          </w:rPrChange>
        </w:rPr>
        <w:t>Theo như định nghĩa bên trên thì đây l</w:t>
      </w:r>
      <w:r w:rsidRPr="0049233F">
        <w:rPr>
          <w:lang w:val="fr-FR"/>
          <w:rPrChange w:id="2834"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35" w:author="The Si Tran" w:date="2012-12-14T04:30:00Z">
        <w:r w:rsidR="00D20536">
          <w:rPr>
            <w:lang w:val="fr-FR"/>
          </w:rPr>
          <w:t>2.</w:t>
        </w:r>
      </w:ins>
      <w:r w:rsidR="005A4357">
        <w:rPr>
          <w:lang w:val="fr-FR"/>
        </w:rPr>
        <w:t>7</w:t>
      </w:r>
      <w:del w:id="2836" w:author="The Si Tran" w:date="2012-12-14T04:30:00Z">
        <w:r w:rsidRPr="0049233F" w:rsidDel="00D20536">
          <w:rPr>
            <w:lang w:val="fr-FR"/>
            <w:rPrChange w:id="2837" w:author="The Si Tran" w:date="2012-12-05T23:02:00Z">
              <w:rPr>
                <w:b/>
                <w:bCs/>
                <w:sz w:val="28"/>
                <w:szCs w:val="28"/>
                <w:lang w:val="fr-FR"/>
              </w:rPr>
            </w:rPrChange>
          </w:rPr>
          <w:delText>5</w:delText>
        </w:r>
      </w:del>
      <w:r w:rsidRPr="0049233F">
        <w:rPr>
          <w:lang w:val="fr-FR"/>
          <w:rPrChange w:id="2838" w:author="The Si Tran" w:date="2012-12-05T23:02:00Z">
            <w:rPr>
              <w:b/>
              <w:bCs/>
              <w:sz w:val="28"/>
              <w:szCs w:val="28"/>
              <w:lang w:val="fr-FR"/>
            </w:rPr>
          </w:rPrChange>
        </w:rPr>
        <w:t xml:space="preserve"> là đồ thị của một chuỗi thời gian có tính mùa</w:t>
      </w:r>
      <w:ins w:id="2839"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840" w:author="The Si Tran" w:date="2012-12-05T23:02:00Z">
            <w:rPr>
              <w:sz w:val="28"/>
              <w:szCs w:val="28"/>
              <w:lang w:val="fr-FR"/>
            </w:rPr>
          </w:rPrChange>
        </w:rPr>
        <w:pPrChange w:id="2841" w:author="The Si Tran" w:date="2012-12-16T17:00:00Z">
          <w:pPr>
            <w:ind w:firstLine="720"/>
          </w:pPr>
        </w:pPrChange>
      </w:pPr>
      <w:del w:id="2842" w:author="The Si Tran" w:date="2012-12-14T04:33:00Z">
        <w:r w:rsidRPr="0049233F" w:rsidDel="00565563">
          <w:rPr>
            <w:lang w:val="fr-FR"/>
            <w:rPrChange w:id="2843" w:author="The Si Tran" w:date="2012-12-05T23:02:00Z">
              <w:rPr>
                <w:b/>
                <w:bCs/>
                <w:sz w:val="28"/>
                <w:szCs w:val="28"/>
                <w:lang w:val="fr-FR"/>
              </w:rPr>
            </w:rPrChange>
          </w:rPr>
          <w:tab/>
        </w:r>
      </w:del>
      <w:r w:rsidRPr="0049233F">
        <w:rPr>
          <w:lang w:val="fr-FR"/>
          <w:rPrChange w:id="2844"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845"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846" w:author="The Si Tran" w:date="2012-12-05T23:02:00Z">
            <w:rPr>
              <w:sz w:val="28"/>
              <w:szCs w:val="28"/>
              <w:lang w:val="fr-FR"/>
            </w:rPr>
          </w:rPrChange>
        </w:rPr>
      </w:pPr>
      <w:r w:rsidRPr="0049233F">
        <w:rPr>
          <w:szCs w:val="26"/>
          <w:lang w:val="fr-FR"/>
          <w:rPrChange w:id="2847"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848"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849" w:author="The Si Tran" w:date="2012-12-05T23:02:00Z">
            <w:rPr>
              <w:b/>
              <w:bCs/>
              <w:sz w:val="28"/>
              <w:szCs w:val="28"/>
              <w:lang w:val="fr-FR"/>
            </w:rPr>
          </w:rPrChange>
        </w:rPr>
        <w:fldChar w:fldCharType="begin"/>
      </w:r>
      <w:r w:rsidRPr="0049233F">
        <w:rPr>
          <w:szCs w:val="26"/>
          <w:lang w:val="fr-FR"/>
          <w:rPrChange w:id="2850"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851" w:author="The Si Tran" w:date="2012-12-05T23:02:00Z">
            <w:rPr>
              <w:b/>
              <w:bCs/>
              <w:sz w:val="28"/>
              <w:szCs w:val="28"/>
              <w:lang w:val="fr-FR"/>
            </w:rPr>
          </w:rPrChange>
        </w:rPr>
        <w:fldChar w:fldCharType="end"/>
      </w:r>
      <w:r w:rsidRPr="0049233F">
        <w:rPr>
          <w:szCs w:val="26"/>
          <w:lang w:val="fr-FR"/>
          <w:rPrChange w:id="2852"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853" w:author="The Si Tran" w:date="2012-12-05T23:02:00Z">
            <w:rPr>
              <w:sz w:val="28"/>
              <w:szCs w:val="28"/>
              <w:lang w:val="fr-FR"/>
            </w:rPr>
          </w:rPrChange>
        </w:rPr>
        <w:pPrChange w:id="2854" w:author="The Si Tran" w:date="2012-12-16T17:00:00Z">
          <w:pPr/>
        </w:pPrChange>
      </w:pPr>
      <w:r w:rsidRPr="0049233F">
        <w:rPr>
          <w:noProof/>
          <w:rPrChange w:id="2855" w:author="Unknown">
            <w:rPr>
              <w:noProof/>
              <w:sz w:val="28"/>
              <w:szCs w:val="28"/>
            </w:rPr>
          </w:rPrChange>
        </w:rPr>
        <w:drawing>
          <wp:inline distT="0" distB="0" distL="0" distR="0" wp14:anchorId="60A3E341" wp14:editId="1A11689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856" w:author="The Si Tran" w:date="2012-12-14T04:34:00Z"/>
          <w:rPrChange w:id="2857" w:author="The Si Tran" w:date="2012-12-16T17:00:00Z">
            <w:rPr>
              <w:del w:id="2858" w:author="The Si Tran" w:date="2012-12-14T04:34:00Z"/>
              <w:sz w:val="28"/>
              <w:szCs w:val="28"/>
              <w:lang w:val="fr-FR"/>
            </w:rPr>
          </w:rPrChange>
        </w:rPr>
        <w:pPrChange w:id="2859" w:author="The Si Tran" w:date="2012-12-16T17:00:00Z">
          <w:pPr>
            <w:pStyle w:val="Caption"/>
            <w:ind w:left="720" w:firstLine="720"/>
          </w:pPr>
        </w:pPrChange>
      </w:pPr>
      <w:bookmarkStart w:id="2860" w:name="_Toc343711387"/>
      <w:bookmarkStart w:id="2861" w:name="_Toc312142079"/>
      <w:bookmarkStart w:id="2862" w:name="_Toc343029955"/>
      <w:r w:rsidRPr="004E0A08">
        <w:rPr>
          <w:bCs w:val="0"/>
          <w:rPrChange w:id="2863" w:author="The Si Tran" w:date="2012-12-16T17:00:00Z">
            <w:rPr>
              <w:b w:val="0"/>
              <w:bCs w:val="0"/>
              <w:sz w:val="28"/>
              <w:szCs w:val="28"/>
              <w:lang w:val="fr-FR"/>
            </w:rPr>
          </w:rPrChange>
        </w:rPr>
        <w:t xml:space="preserve">Hình </w:t>
      </w:r>
      <w:del w:id="2864" w:author="The Si Tran" w:date="2012-12-11T23:22:00Z">
        <w:r w:rsidRPr="004E0A08" w:rsidDel="000D0624">
          <w:rPr>
            <w:bCs w:val="0"/>
            <w:rPrChange w:id="2865" w:author="The Si Tran" w:date="2012-12-16T17:00:00Z">
              <w:rPr>
                <w:b w:val="0"/>
                <w:bCs w:val="0"/>
                <w:sz w:val="28"/>
                <w:szCs w:val="28"/>
              </w:rPr>
            </w:rPrChange>
          </w:rPr>
          <w:fldChar w:fldCharType="begin"/>
        </w:r>
        <w:r w:rsidRPr="004E0A08" w:rsidDel="000D0624">
          <w:rPr>
            <w:bCs w:val="0"/>
            <w:rPrChange w:id="2866" w:author="The Si Tran" w:date="2012-12-16T17:00:00Z">
              <w:rPr>
                <w:b w:val="0"/>
                <w:bCs w:val="0"/>
                <w:sz w:val="28"/>
                <w:szCs w:val="28"/>
                <w:lang w:val="fr-FR"/>
              </w:rPr>
            </w:rPrChange>
          </w:rPr>
          <w:delInstrText xml:space="preserve"> SEQ Hình \* ARABIC </w:delInstrText>
        </w:r>
        <w:r w:rsidRPr="004E0A08" w:rsidDel="000D0624">
          <w:rPr>
            <w:bCs w:val="0"/>
            <w:rPrChange w:id="2867" w:author="The Si Tran" w:date="2012-12-16T17:00:00Z">
              <w:rPr>
                <w:b w:val="0"/>
                <w:bCs w:val="0"/>
                <w:sz w:val="28"/>
                <w:szCs w:val="28"/>
              </w:rPr>
            </w:rPrChange>
          </w:rPr>
          <w:fldChar w:fldCharType="separate"/>
        </w:r>
        <w:r w:rsidRPr="004E0A08" w:rsidDel="000D0624">
          <w:rPr>
            <w:bCs w:val="0"/>
            <w:rPrChange w:id="2868" w:author="The Si Tran" w:date="2012-12-16T17:00:00Z">
              <w:rPr>
                <w:b w:val="0"/>
                <w:bCs w:val="0"/>
                <w:noProof/>
                <w:sz w:val="28"/>
                <w:szCs w:val="28"/>
                <w:lang w:val="fr-FR"/>
              </w:rPr>
            </w:rPrChange>
          </w:rPr>
          <w:delText>5</w:delText>
        </w:r>
        <w:r w:rsidRPr="004E0A08" w:rsidDel="000D0624">
          <w:rPr>
            <w:bCs w:val="0"/>
            <w:rPrChange w:id="2869" w:author="The Si Tran" w:date="2012-12-16T17:00:00Z">
              <w:rPr>
                <w:b w:val="0"/>
                <w:bCs w:val="0"/>
                <w:sz w:val="28"/>
                <w:szCs w:val="28"/>
              </w:rPr>
            </w:rPrChange>
          </w:rPr>
          <w:fldChar w:fldCharType="end"/>
        </w:r>
        <w:r w:rsidRPr="004E0A08" w:rsidDel="000D0624">
          <w:rPr>
            <w:bCs w:val="0"/>
            <w:rPrChange w:id="2870" w:author="The Si Tran" w:date="2012-12-16T17:00:00Z">
              <w:rPr>
                <w:b w:val="0"/>
                <w:bCs w:val="0"/>
                <w:sz w:val="28"/>
                <w:szCs w:val="28"/>
                <w:lang w:val="fr-FR"/>
              </w:rPr>
            </w:rPrChange>
          </w:rPr>
          <w:delText xml:space="preserve"> </w:delText>
        </w:r>
      </w:del>
      <w:ins w:id="2871" w:author="The Si Tran" w:date="2012-12-11T23:22:00Z">
        <w:r w:rsidR="00891415" w:rsidRPr="00032D83">
          <w:rPr>
            <w:bCs w:val="0"/>
          </w:rPr>
          <w:t>2.</w:t>
        </w:r>
      </w:ins>
      <w:r w:rsidR="005A4357">
        <w:rPr>
          <w:bCs w:val="0"/>
        </w:rPr>
        <w:t>7</w:t>
      </w:r>
      <w:ins w:id="2872" w:author="The Si Tran" w:date="2012-12-14T04:30:00Z">
        <w:r w:rsidR="00D20536" w:rsidRPr="00032D83">
          <w:rPr>
            <w:bCs w:val="0"/>
          </w:rPr>
          <w:t>:</w:t>
        </w:r>
      </w:ins>
      <w:ins w:id="2873" w:author="The Si Tran" w:date="2012-12-11T23:22:00Z">
        <w:r w:rsidR="000D0624" w:rsidRPr="004E0A08">
          <w:rPr>
            <w:bCs w:val="0"/>
            <w:rPrChange w:id="2874" w:author="The Si Tran" w:date="2012-12-16T17:00:00Z">
              <w:rPr>
                <w:b w:val="0"/>
                <w:bCs w:val="0"/>
                <w:sz w:val="28"/>
                <w:szCs w:val="28"/>
                <w:lang w:val="fr-FR"/>
              </w:rPr>
            </w:rPrChange>
          </w:rPr>
          <w:t xml:space="preserve"> </w:t>
        </w:r>
      </w:ins>
      <w:r w:rsidRPr="004E0A08">
        <w:rPr>
          <w:bCs w:val="0"/>
          <w:rPrChange w:id="2875" w:author="The Si Tran" w:date="2012-12-16T17:00:00Z">
            <w:rPr>
              <w:b w:val="0"/>
              <w:bCs w:val="0"/>
              <w:sz w:val="28"/>
              <w:szCs w:val="28"/>
              <w:lang w:val="fr-FR"/>
            </w:rPr>
          </w:rPrChange>
        </w:rPr>
        <w:t>Chuỗi thời gian có tính mùa</w:t>
      </w:r>
      <w:bookmarkEnd w:id="2860"/>
      <w:del w:id="2876" w:author="The Si Tran" w:date="2012-12-14T04:34:00Z">
        <w:r w:rsidRPr="004E0A08" w:rsidDel="00565563">
          <w:rPr>
            <w:bCs w:val="0"/>
            <w:rPrChange w:id="2877" w:author="The Si Tran" w:date="2012-12-16T17:00:00Z">
              <w:rPr>
                <w:b w:val="0"/>
                <w:bCs w:val="0"/>
                <w:sz w:val="28"/>
                <w:szCs w:val="28"/>
                <w:lang w:val="fr-FR"/>
              </w:rPr>
            </w:rPrChange>
          </w:rPr>
          <w:delText>.</w:delText>
        </w:r>
        <w:bookmarkEnd w:id="2861"/>
        <w:bookmarkEnd w:id="2862"/>
      </w:del>
    </w:p>
    <w:p w14:paraId="5959B91B" w14:textId="6B486675" w:rsidR="00BE19A7" w:rsidRDefault="005E5CD3" w:rsidP="00CE67EE">
      <w:pPr>
        <w:pStyle w:val="Hinh"/>
        <w:rPr>
          <w:lang w:val="fr-FR"/>
        </w:rPr>
      </w:pPr>
      <w:del w:id="2878" w:author="The Si Tran" w:date="2012-12-14T04:34:00Z">
        <w:r w:rsidRPr="0049233F" w:rsidDel="00565563">
          <w:rPr>
            <w:lang w:val="fr-FR"/>
            <w:rPrChange w:id="2879"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880" w:author="The Si Tran" w:date="2012-12-14T04:35:00Z"/>
          <w:szCs w:val="26"/>
          <w:lang w:val="fr-FR"/>
        </w:rPr>
      </w:pPr>
    </w:p>
    <w:p w14:paraId="6B00FEF5" w14:textId="77777777" w:rsidR="00B828F5" w:rsidRPr="0049233F" w:rsidRDefault="00B828F5" w:rsidP="001A7D30">
      <w:pPr>
        <w:ind w:firstLine="0"/>
        <w:rPr>
          <w:ins w:id="2881" w:author="The Si Tran" w:date="2012-12-14T04:35:00Z"/>
          <w:szCs w:val="26"/>
          <w:lang w:val="fr-FR"/>
          <w:rPrChange w:id="2882" w:author="The Si Tran" w:date="2012-12-05T23:02:00Z">
            <w:rPr>
              <w:ins w:id="2883" w:author="The Si Tran" w:date="2012-12-14T04:35:00Z"/>
              <w:sz w:val="28"/>
              <w:szCs w:val="28"/>
              <w:lang w:val="fr-FR"/>
            </w:rPr>
          </w:rPrChange>
        </w:rPr>
      </w:pPr>
    </w:p>
    <w:p w14:paraId="2041ECB9" w14:textId="0FAE7C12" w:rsidR="008D6389" w:rsidRPr="00EF4E32" w:rsidDel="00565563" w:rsidRDefault="00565563">
      <w:pPr>
        <w:pStyle w:val="Bang"/>
        <w:rPr>
          <w:del w:id="2884" w:author="The Si Tran" w:date="2012-12-14T04:33:00Z"/>
          <w:rPrChange w:id="2885" w:author="The Si Tran" w:date="2012-12-05T23:02:00Z">
            <w:rPr>
              <w:del w:id="2886" w:author="The Si Tran" w:date="2012-12-14T04:33:00Z"/>
              <w:sz w:val="28"/>
              <w:szCs w:val="28"/>
              <w:lang w:val="fr-FR"/>
            </w:rPr>
          </w:rPrChange>
        </w:rPr>
        <w:pPrChange w:id="2887" w:author="The Si Tran" w:date="2012-12-16T10:03:00Z">
          <w:pPr/>
        </w:pPrChange>
      </w:pPr>
      <w:bookmarkStart w:id="2888" w:name="_Toc343711414"/>
      <w:ins w:id="2889" w:author="The Si Tran" w:date="2012-12-14T04:34:00Z">
        <w:r w:rsidRPr="00EF4E32">
          <w:rPr>
            <w:rPrChange w:id="2890" w:author="The Si Tran" w:date="2012-12-14T04:35:00Z">
              <w:rPr>
                <w:lang w:val="fr-FR"/>
              </w:rPr>
            </w:rPrChange>
          </w:rPr>
          <w:lastRenderedPageBreak/>
          <w:t>Bảng 2.1</w:t>
        </w:r>
      </w:ins>
      <w:ins w:id="2891" w:author="The Si Tran" w:date="2012-12-14T04:35:00Z">
        <w:r w:rsidRPr="00EF4E32">
          <w:rPr>
            <w:rPrChange w:id="2892" w:author="The Si Tran" w:date="2012-12-14T04:35:00Z">
              <w:rPr>
                <w:lang w:val="fr-FR"/>
              </w:rPr>
            </w:rPrChange>
          </w:rPr>
          <w:t>:</w:t>
        </w:r>
      </w:ins>
      <w:ins w:id="2893" w:author="The Si Tran" w:date="2012-12-14T04:34:00Z">
        <w:r w:rsidRPr="00EF4E32">
          <w:t xml:space="preserve"> Một số kĩ thuật dự đoán cho từng thành phần của chuỗi thời gian</w:t>
        </w:r>
      </w:ins>
      <w:bookmarkEnd w:id="2888"/>
    </w:p>
    <w:p w14:paraId="1C234874" w14:textId="77777777" w:rsidR="008D6389" w:rsidRPr="0049233F" w:rsidRDefault="008D6389">
      <w:pPr>
        <w:pStyle w:val="Bang"/>
        <w:rPr>
          <w:lang w:val="fr-FR"/>
          <w:rPrChange w:id="2894" w:author="The Si Tran" w:date="2012-12-05T23:02:00Z">
            <w:rPr>
              <w:sz w:val="28"/>
              <w:szCs w:val="28"/>
              <w:lang w:val="fr-FR"/>
            </w:rPr>
          </w:rPrChange>
        </w:rPr>
        <w:pPrChange w:id="2895" w:author="The Si Tran" w:date="2012-12-16T10:03:00Z">
          <w:pPr/>
        </w:pPrChange>
      </w:pPr>
      <w:del w:id="2896" w:author="The Si Tran" w:date="2012-12-14T04:33:00Z">
        <w:r w:rsidRPr="0049233F" w:rsidDel="00565563">
          <w:rPr>
            <w:lang w:val="fr-FR"/>
            <w:rPrChange w:id="2897"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898"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899">
          <w:tblGrid>
            <w:gridCol w:w="1638"/>
            <w:gridCol w:w="1444"/>
            <w:gridCol w:w="2516"/>
            <w:gridCol w:w="613"/>
            <w:gridCol w:w="3077"/>
            <w:gridCol w:w="33"/>
          </w:tblGrid>
        </w:tblGridChange>
      </w:tblGrid>
      <w:tr w:rsidR="008D6389" w:rsidRPr="00565563" w:rsidDel="006B12AA" w14:paraId="0E2BA307" w14:textId="1D95D6F1" w:rsidTr="00B828F5">
        <w:trPr>
          <w:del w:id="2900" w:author="The Si Tran" w:date="2012-12-16T17:03:00Z"/>
        </w:trPr>
        <w:tc>
          <w:tcPr>
            <w:tcW w:w="1638" w:type="dxa"/>
            <w:tcPrChange w:id="2901" w:author="The Si Tran" w:date="2012-12-14T04:36:00Z">
              <w:tcPr>
                <w:tcW w:w="3192" w:type="dxa"/>
                <w:gridSpan w:val="2"/>
              </w:tcPr>
            </w:tcPrChange>
          </w:tcPr>
          <w:p w14:paraId="109F5C6A" w14:textId="32452574" w:rsidR="008D6389" w:rsidRPr="00DC2B95" w:rsidDel="006B12AA" w:rsidRDefault="008D6389">
            <w:pPr>
              <w:pStyle w:val="BangBody"/>
              <w:jc w:val="center"/>
              <w:rPr>
                <w:del w:id="2902" w:author="The Si Tran" w:date="2012-12-16T17:03:00Z"/>
                <w:b/>
                <w:sz w:val="26"/>
                <w:szCs w:val="26"/>
                <w:lang w:val="fr-FR"/>
                <w:rPrChange w:id="2903" w:author="The Si Tran" w:date="2012-12-16T10:44:00Z">
                  <w:rPr>
                    <w:del w:id="2904" w:author="The Si Tran" w:date="2012-12-16T17:03:00Z"/>
                    <w:sz w:val="28"/>
                    <w:szCs w:val="28"/>
                    <w:lang w:val="fr-FR"/>
                  </w:rPr>
                </w:rPrChange>
              </w:rPr>
              <w:pPrChange w:id="2905" w:author="The Si Tran" w:date="2012-12-16T10:44:00Z">
                <w:pPr/>
              </w:pPrChange>
            </w:pPr>
            <w:del w:id="2906" w:author="The Si Tran" w:date="2012-12-16T17:03:00Z">
              <w:r w:rsidRPr="00DC2B95" w:rsidDel="006B12AA">
                <w:rPr>
                  <w:b/>
                  <w:sz w:val="26"/>
                  <w:szCs w:val="26"/>
                  <w:lang w:val="fr-FR"/>
                  <w:rPrChange w:id="2907" w:author="The Si Tran" w:date="2012-12-16T10:44:00Z">
                    <w:rPr>
                      <w:b/>
                      <w:bCs/>
                      <w:sz w:val="28"/>
                      <w:szCs w:val="28"/>
                      <w:lang w:val="fr-FR"/>
                    </w:rPr>
                  </w:rPrChange>
                </w:rPr>
                <w:delText>Thành ph t</w:delText>
              </w:r>
            </w:del>
          </w:p>
        </w:tc>
        <w:tc>
          <w:tcPr>
            <w:tcW w:w="3960" w:type="dxa"/>
            <w:tcPrChange w:id="2908" w:author="The Si Tran" w:date="2012-12-14T04:36:00Z">
              <w:tcPr>
                <w:tcW w:w="3192" w:type="dxa"/>
                <w:gridSpan w:val="2"/>
              </w:tcPr>
            </w:tcPrChange>
          </w:tcPr>
          <w:p w14:paraId="4CA912EB" w14:textId="0DFE93BA" w:rsidR="008D6389" w:rsidRPr="00DC2B95" w:rsidDel="006B12AA" w:rsidRDefault="008D6389">
            <w:pPr>
              <w:pStyle w:val="BangBody"/>
              <w:jc w:val="center"/>
              <w:rPr>
                <w:del w:id="2909" w:author="The Si Tran" w:date="2012-12-16T17:03:00Z"/>
                <w:b/>
                <w:sz w:val="26"/>
                <w:szCs w:val="26"/>
                <w:lang w:val="fr-FR"/>
                <w:rPrChange w:id="2910" w:author="The Si Tran" w:date="2012-12-16T10:44:00Z">
                  <w:rPr>
                    <w:del w:id="2911" w:author="The Si Tran" w:date="2012-12-16T17:03:00Z"/>
                    <w:sz w:val="28"/>
                    <w:szCs w:val="28"/>
                    <w:lang w:val="fr-FR"/>
                  </w:rPr>
                </w:rPrChange>
              </w:rPr>
              <w:pPrChange w:id="2912" w:author="The Si Tran" w:date="2012-12-16T10:44:00Z">
                <w:pPr/>
              </w:pPrChange>
            </w:pPr>
            <w:del w:id="2913" w:author="The Si Tran" w:date="2012-12-16T17:03:00Z">
              <w:r w:rsidRPr="00DC2B95" w:rsidDel="006B12AA">
                <w:rPr>
                  <w:b/>
                  <w:sz w:val="26"/>
                  <w:szCs w:val="26"/>
                  <w:lang w:val="fr-FR"/>
                  <w:rPrChange w:id="2914" w:author="The Si Tran" w:date="2012-12-16T10:44:00Z">
                    <w:rPr>
                      <w:b/>
                      <w:bCs/>
                      <w:sz w:val="28"/>
                      <w:szCs w:val="28"/>
                      <w:lang w:val="fr-FR"/>
                    </w:rPr>
                  </w:rPrChange>
                </w:rPr>
                <w:delText>Kĩ thuph thuhuậ</w:delText>
              </w:r>
            </w:del>
          </w:p>
        </w:tc>
        <w:tc>
          <w:tcPr>
            <w:tcW w:w="3690" w:type="dxa"/>
            <w:tcPrChange w:id="2915" w:author="The Si Tran" w:date="2012-12-14T04:36:00Z">
              <w:tcPr>
                <w:tcW w:w="3192" w:type="dxa"/>
                <w:gridSpan w:val="2"/>
              </w:tcPr>
            </w:tcPrChange>
          </w:tcPr>
          <w:p w14:paraId="0D4794FF" w14:textId="3BAAAC04" w:rsidR="008D6389" w:rsidRPr="00DC2B95" w:rsidDel="006B12AA" w:rsidRDefault="00075CBD">
            <w:pPr>
              <w:pStyle w:val="BangBody"/>
              <w:jc w:val="center"/>
              <w:rPr>
                <w:del w:id="2916" w:author="The Si Tran" w:date="2012-12-16T17:03:00Z"/>
                <w:b/>
                <w:sz w:val="26"/>
                <w:szCs w:val="26"/>
                <w:lang w:val="fr-FR"/>
                <w:rPrChange w:id="2917" w:author="The Si Tran" w:date="2012-12-16T10:44:00Z">
                  <w:rPr>
                    <w:del w:id="2918" w:author="The Si Tran" w:date="2012-12-16T17:03:00Z"/>
                    <w:sz w:val="28"/>
                    <w:szCs w:val="28"/>
                    <w:lang w:val="fr-FR"/>
                  </w:rPr>
                </w:rPrChange>
              </w:rPr>
              <w:pPrChange w:id="2919" w:author="The Si Tran" w:date="2012-12-16T10:44:00Z">
                <w:pPr/>
              </w:pPrChange>
            </w:pPr>
            <w:del w:id="2920" w:author="The Si Tran" w:date="2012-12-12T13:59:00Z">
              <w:r w:rsidRPr="00DC2B95" w:rsidDel="000064E1">
                <w:rPr>
                  <w:b/>
                  <w:sz w:val="26"/>
                  <w:szCs w:val="26"/>
                  <w:lang w:val="fr-FR"/>
                  <w:rPrChange w:id="2921"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22" w:author="The Si Tran" w:date="2012-12-16T17:03:00Z"/>
          <w:trPrChange w:id="2923" w:author="The Si Tran" w:date="2012-12-16T10:45:00Z">
            <w:trPr>
              <w:gridAfter w:val="1"/>
            </w:trPr>
          </w:trPrChange>
        </w:trPr>
        <w:tc>
          <w:tcPr>
            <w:tcW w:w="1638" w:type="dxa"/>
            <w:vAlign w:val="center"/>
            <w:tcPrChange w:id="2924" w:author="The Si Tran" w:date="2012-12-16T10:45:00Z">
              <w:tcPr>
                <w:tcW w:w="3192" w:type="dxa"/>
                <w:gridSpan w:val="2"/>
              </w:tcPr>
            </w:tcPrChange>
          </w:tcPr>
          <w:p w14:paraId="3B19F359" w14:textId="42C85F4C" w:rsidR="008D6389" w:rsidRPr="00DC2B95" w:rsidDel="006B12AA" w:rsidRDefault="002A35A8">
            <w:pPr>
              <w:pStyle w:val="BangBody"/>
              <w:jc w:val="center"/>
              <w:rPr>
                <w:del w:id="2925" w:author="The Si Tran" w:date="2012-12-16T17:03:00Z"/>
                <w:sz w:val="26"/>
                <w:szCs w:val="26"/>
                <w:lang w:val="fr-FR"/>
                <w:rPrChange w:id="2926" w:author="The Si Tran" w:date="2012-12-16T10:43:00Z">
                  <w:rPr>
                    <w:del w:id="2927" w:author="The Si Tran" w:date="2012-12-16T17:03:00Z"/>
                    <w:sz w:val="28"/>
                    <w:szCs w:val="28"/>
                    <w:lang w:val="fr-FR"/>
                  </w:rPr>
                </w:rPrChange>
              </w:rPr>
              <w:pPrChange w:id="2928" w:author="The Si Tran" w:date="2012-12-16T10:45:00Z">
                <w:pPr/>
              </w:pPrChange>
            </w:pPr>
            <w:del w:id="2929" w:author="The Si Tran" w:date="2012-12-16T17:03:00Z">
              <w:r w:rsidRPr="00DC2B95" w:rsidDel="006B12AA">
                <w:rPr>
                  <w:sz w:val="26"/>
                  <w:szCs w:val="26"/>
                  <w:lang w:val="fr-FR"/>
                  <w:rPrChange w:id="2930" w:author="The Si Tran" w:date="2012-12-16T10:43:00Z">
                    <w:rPr>
                      <w:b/>
                      <w:bCs/>
                      <w:sz w:val="28"/>
                      <w:szCs w:val="28"/>
                      <w:lang w:val="fr-FR"/>
                    </w:rPr>
                  </w:rPrChange>
                </w:rPr>
                <w:delText>Chunever ?</w:delText>
              </w:r>
            </w:del>
          </w:p>
        </w:tc>
        <w:tc>
          <w:tcPr>
            <w:tcW w:w="3960" w:type="dxa"/>
            <w:tcPrChange w:id="2931" w:author="The Si Tran" w:date="2012-12-16T10:45:00Z">
              <w:tcPr>
                <w:tcW w:w="3192" w:type="dxa"/>
                <w:gridSpan w:val="2"/>
              </w:tcPr>
            </w:tcPrChange>
          </w:tcPr>
          <w:p w14:paraId="6D9972D3" w14:textId="47B26D01" w:rsidR="008D6389" w:rsidRPr="00DC2B95" w:rsidDel="006B12AA" w:rsidRDefault="002A35A8">
            <w:pPr>
              <w:pStyle w:val="BangBody"/>
              <w:rPr>
                <w:del w:id="2932" w:author="The Si Tran" w:date="2012-12-16T17:03:00Z"/>
                <w:sz w:val="26"/>
                <w:szCs w:val="26"/>
                <w:lang w:val="fr-FR"/>
                <w:rPrChange w:id="2933" w:author="The Si Tran" w:date="2012-12-16T10:43:00Z">
                  <w:rPr>
                    <w:del w:id="2934" w:author="The Si Tran" w:date="2012-12-16T17:03:00Z"/>
                    <w:sz w:val="28"/>
                    <w:szCs w:val="28"/>
                    <w:lang w:val="fr-FR"/>
                  </w:rPr>
                </w:rPrChange>
              </w:rPr>
              <w:pPrChange w:id="2935" w:author="The Si Tran" w:date="2012-12-16T10:28:00Z">
                <w:pPr>
                  <w:spacing w:before="0"/>
                </w:pPr>
              </w:pPrChange>
            </w:pPr>
            <w:del w:id="2936" w:author="The Si Tran" w:date="2012-12-16T17:03:00Z">
              <w:r w:rsidRPr="00DC2B95" w:rsidDel="006B12AA">
                <w:rPr>
                  <w:sz w:val="26"/>
                  <w:szCs w:val="26"/>
                  <w:lang w:val="fr-FR"/>
                  <w:rPrChange w:id="2937"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2938" w:author="The Si Tran" w:date="2012-12-16T17:03:00Z"/>
                <w:sz w:val="26"/>
                <w:szCs w:val="26"/>
                <w:lang w:val="fr-FR"/>
                <w:rPrChange w:id="2939" w:author="The Si Tran" w:date="2012-12-16T10:43:00Z">
                  <w:rPr>
                    <w:del w:id="2940" w:author="The Si Tran" w:date="2012-12-16T17:03:00Z"/>
                    <w:sz w:val="28"/>
                    <w:szCs w:val="28"/>
                    <w:lang w:val="fr-FR"/>
                  </w:rPr>
                </w:rPrChange>
              </w:rPr>
              <w:pPrChange w:id="2941" w:author="The Si Tran" w:date="2012-12-16T10:28:00Z">
                <w:pPr>
                  <w:spacing w:before="0"/>
                </w:pPr>
              </w:pPrChange>
            </w:pPr>
            <w:del w:id="2942" w:author="The Si Tran" w:date="2012-12-16T17:03:00Z">
              <w:r w:rsidRPr="00DC2B95" w:rsidDel="006B12AA">
                <w:rPr>
                  <w:sz w:val="26"/>
                  <w:szCs w:val="26"/>
                  <w:lang w:val="fr-FR"/>
                  <w:rPrChange w:id="2943"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2944"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 mô hình dự đ</w:delText>
              </w:r>
            </w:del>
          </w:p>
        </w:tc>
      </w:tr>
      <w:tr w:rsidR="00572933" w:rsidRPr="00565563" w:rsidDel="006B12AA" w14:paraId="144C77CF" w14:textId="7392D3A9" w:rsidTr="00DC2B95">
        <w:trPr>
          <w:gridAfter w:val="1"/>
          <w:wAfter w:w="3690" w:type="dxa"/>
          <w:del w:id="2945" w:author="The Si Tran" w:date="2012-12-16T17:03:00Z"/>
          <w:trPrChange w:id="2946" w:author="The Si Tran" w:date="2012-12-16T10:45:00Z">
            <w:trPr>
              <w:gridAfter w:val="1"/>
            </w:trPr>
          </w:trPrChange>
        </w:trPr>
        <w:tc>
          <w:tcPr>
            <w:tcW w:w="1638" w:type="dxa"/>
            <w:vAlign w:val="center"/>
            <w:tcPrChange w:id="2947" w:author="The Si Tran" w:date="2012-12-16T10:45:00Z">
              <w:tcPr>
                <w:tcW w:w="3192" w:type="dxa"/>
                <w:gridSpan w:val="2"/>
              </w:tcPr>
            </w:tcPrChange>
          </w:tcPr>
          <w:p w14:paraId="4CB62FE8" w14:textId="3E9EA29A" w:rsidR="00572933" w:rsidRPr="00DC2B95" w:rsidDel="006B12AA" w:rsidRDefault="00572933">
            <w:pPr>
              <w:pStyle w:val="BangBody"/>
              <w:jc w:val="center"/>
              <w:rPr>
                <w:del w:id="2948" w:author="The Si Tran" w:date="2012-12-16T17:03:00Z"/>
                <w:sz w:val="26"/>
                <w:szCs w:val="26"/>
                <w:lang w:val="fr-FR"/>
                <w:rPrChange w:id="2949" w:author="The Si Tran" w:date="2012-12-16T10:43:00Z">
                  <w:rPr>
                    <w:del w:id="2950" w:author="The Si Tran" w:date="2012-12-16T17:03:00Z"/>
                    <w:sz w:val="28"/>
                    <w:szCs w:val="28"/>
                    <w:lang w:val="fr-FR"/>
                  </w:rPr>
                </w:rPrChange>
              </w:rPr>
              <w:pPrChange w:id="2951" w:author="The Si Tran" w:date="2012-12-16T10:45:00Z">
                <w:pPr/>
              </w:pPrChange>
            </w:pPr>
            <w:del w:id="2952" w:author="The Si Tran" w:date="2012-12-16T17:03:00Z">
              <w:r w:rsidRPr="00DC2B95" w:rsidDel="006B12AA">
                <w:rPr>
                  <w:sz w:val="26"/>
                  <w:szCs w:val="26"/>
                  <w:lang w:val="fr-FR"/>
                  <w:rPrChange w:id="2953" w:author="The Si Tran" w:date="2012-12-16T10:43:00Z">
                    <w:rPr>
                      <w:sz w:val="28"/>
                      <w:szCs w:val="28"/>
                      <w:lang w:val="fr-FR"/>
                    </w:rPr>
                  </w:rPrChange>
                </w:rPr>
                <w:delText xml:space="preserve">Xu hưnh </w:delText>
              </w:r>
            </w:del>
          </w:p>
        </w:tc>
        <w:tc>
          <w:tcPr>
            <w:tcW w:w="3960" w:type="dxa"/>
            <w:tcPrChange w:id="2954" w:author="The Si Tran" w:date="2012-12-16T10:45:00Z">
              <w:tcPr>
                <w:tcW w:w="3192" w:type="dxa"/>
                <w:gridSpan w:val="2"/>
              </w:tcPr>
            </w:tcPrChange>
          </w:tcPr>
          <w:p w14:paraId="0458B685" w14:textId="200B7BA3" w:rsidR="00572933" w:rsidRPr="00DC2B95" w:rsidDel="006B12AA" w:rsidRDefault="00572933">
            <w:pPr>
              <w:pStyle w:val="BangBody"/>
              <w:rPr>
                <w:del w:id="2955" w:author="The Si Tran" w:date="2012-12-16T17:03:00Z"/>
                <w:sz w:val="26"/>
                <w:szCs w:val="26"/>
                <w:lang w:val="fr-FR"/>
                <w:rPrChange w:id="2956" w:author="The Si Tran" w:date="2012-12-16T10:43:00Z">
                  <w:rPr>
                    <w:del w:id="2957" w:author="The Si Tran" w:date="2012-12-16T17:03:00Z"/>
                    <w:sz w:val="28"/>
                    <w:szCs w:val="28"/>
                    <w:lang w:val="fr-FR"/>
                  </w:rPr>
                </w:rPrChange>
              </w:rPr>
              <w:pPrChange w:id="2958" w:author="The Si Tran" w:date="2012-12-16T10:28:00Z">
                <w:pPr>
                  <w:spacing w:before="0"/>
                </w:pPr>
              </w:pPrChange>
            </w:pPr>
            <w:del w:id="2959" w:author="The Si Tran" w:date="2012-12-16T17:03:00Z">
              <w:r w:rsidRPr="00DC2B95" w:rsidDel="006B12AA">
                <w:rPr>
                  <w:sz w:val="26"/>
                  <w:szCs w:val="26"/>
                  <w:lang w:val="fr-FR"/>
                  <w:rPrChange w:id="2960"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2961" w:author="The Si Tran" w:date="2012-12-16T10:43:00Z">
                    <w:rPr>
                      <w:sz w:val="28"/>
                      <w:szCs w:val="28"/>
                      <w:lang w:val="fr-FR"/>
                    </w:rPr>
                  </w:rPrChange>
                </w:rPr>
                <w:delText>Xuung bình di đgi đoán cho tg bình di đgi đoán cho t ththời gianờợ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2962" w:author="The Si Tran" w:date="2012-12-16T17:03:00Z"/>
        </w:trPr>
        <w:tc>
          <w:tcPr>
            <w:tcW w:w="1638" w:type="dxa"/>
            <w:vAlign w:val="center"/>
            <w:tcPrChange w:id="2963" w:author="The Si Tran" w:date="2012-12-16T10:45:00Z">
              <w:tcPr>
                <w:tcW w:w="3192" w:type="dxa"/>
                <w:gridSpan w:val="2"/>
              </w:tcPr>
            </w:tcPrChange>
          </w:tcPr>
          <w:p w14:paraId="549CF493" w14:textId="62CEE41E" w:rsidR="00F077A6" w:rsidRPr="00DC2B95" w:rsidDel="006B12AA" w:rsidRDefault="00F077A6">
            <w:pPr>
              <w:pStyle w:val="BangBody"/>
              <w:jc w:val="center"/>
              <w:rPr>
                <w:del w:id="2964" w:author="The Si Tran" w:date="2012-12-16T17:03:00Z"/>
                <w:sz w:val="26"/>
                <w:szCs w:val="26"/>
                <w:lang w:val="fr-FR"/>
                <w:rPrChange w:id="2965" w:author="The Si Tran" w:date="2012-12-16T10:43:00Z">
                  <w:rPr>
                    <w:del w:id="2966" w:author="The Si Tran" w:date="2012-12-16T17:03:00Z"/>
                    <w:sz w:val="28"/>
                    <w:szCs w:val="28"/>
                    <w:lang w:val="fr-FR"/>
                  </w:rPr>
                </w:rPrChange>
              </w:rPr>
              <w:pPrChange w:id="2967" w:author="The Si Tran" w:date="2012-12-16T10:45:00Z">
                <w:pPr/>
              </w:pPrChange>
            </w:pPr>
            <w:del w:id="2968" w:author="The Si Tran" w:date="2012-12-16T17:03:00Z">
              <w:r w:rsidRPr="00DC2B95" w:rsidDel="006B12AA">
                <w:rPr>
                  <w:sz w:val="26"/>
                  <w:szCs w:val="26"/>
                  <w:lang w:val="fr-FR"/>
                  <w:rPrChange w:id="2969" w:author="The Si Tran" w:date="2012-12-16T10:43:00Z">
                    <w:rPr>
                      <w:sz w:val="28"/>
                      <w:szCs w:val="28"/>
                      <w:lang w:val="fr-FR"/>
                    </w:rPr>
                  </w:rPrChange>
                </w:rPr>
                <w:delText>Mùa</w:delText>
              </w:r>
            </w:del>
          </w:p>
        </w:tc>
        <w:tc>
          <w:tcPr>
            <w:tcW w:w="3960" w:type="dxa"/>
            <w:tcPrChange w:id="2970" w:author="The Si Tran" w:date="2012-12-16T10:45:00Z">
              <w:tcPr>
                <w:tcW w:w="3192" w:type="dxa"/>
                <w:gridSpan w:val="2"/>
              </w:tcPr>
            </w:tcPrChange>
          </w:tcPr>
          <w:p w14:paraId="245F83F8" w14:textId="48926230" w:rsidR="00F077A6" w:rsidRPr="00DC2B95" w:rsidDel="006B12AA" w:rsidRDefault="00F077A6">
            <w:pPr>
              <w:pStyle w:val="BangBody"/>
              <w:rPr>
                <w:del w:id="2971" w:author="The Si Tran" w:date="2012-12-16T17:03:00Z"/>
                <w:sz w:val="26"/>
                <w:szCs w:val="26"/>
                <w:lang w:val="fr-FR"/>
                <w:rPrChange w:id="2972" w:author="The Si Tran" w:date="2012-12-16T10:43:00Z">
                  <w:rPr>
                    <w:del w:id="2973" w:author="The Si Tran" w:date="2012-12-16T17:03:00Z"/>
                    <w:sz w:val="28"/>
                    <w:szCs w:val="28"/>
                    <w:lang w:val="fr-FR"/>
                  </w:rPr>
                </w:rPrChange>
              </w:rPr>
              <w:pPrChange w:id="2974" w:author="The Si Tran" w:date="2012-12-16T10:28:00Z">
                <w:pPr>
                  <w:spacing w:before="0"/>
                </w:pPr>
              </w:pPrChange>
            </w:pPr>
            <w:del w:id="2975" w:author="The Si Tran" w:date="2012-12-16T17:03:00Z">
              <w:r w:rsidRPr="00DC2B95" w:rsidDel="006B12AA">
                <w:rPr>
                  <w:sz w:val="26"/>
                  <w:szCs w:val="26"/>
                  <w:lang w:val="fr-FR"/>
                  <w:rPrChange w:id="2976" w:author="The Si Tran" w:date="2012-12-16T10:43:00Z">
                    <w:rPr>
                      <w:sz w:val="28"/>
                      <w:szCs w:val="28"/>
                      <w:lang w:val="fr-FR"/>
                    </w:rPr>
                  </w:rPrChange>
                </w:rPr>
                <w:delText>Mô hình làm trơn theo hàm mũ cg thành phi đoán cho t th phgianhuờợ  mô hì</w:delText>
              </w:r>
              <w:r w:rsidR="00CF32C5" w:rsidRPr="00DC2B95" w:rsidDel="006B12AA">
                <w:rPr>
                  <w:sz w:val="26"/>
                  <w:szCs w:val="26"/>
                  <w:lang w:val="fr-FR"/>
                  <w:rPrChange w:id="2977" w:author="The Si Tran" w:date="2012-12-16T10:43:00Z">
                    <w:rPr>
                      <w:sz w:val="28"/>
                      <w:szCs w:val="28"/>
                      <w:lang w:val="fr-FR"/>
                    </w:rPr>
                  </w:rPrChange>
                </w:rPr>
                <w:delText>Tô hình làm trơn theo hàm mũ cg thành  (ARIMA)</w:delText>
              </w:r>
            </w:del>
          </w:p>
        </w:tc>
        <w:tc>
          <w:tcPr>
            <w:tcW w:w="3690" w:type="dxa"/>
            <w:tcPrChange w:id="2978" w:author="The Si Tran" w:date="2012-12-16T10:45:00Z">
              <w:tcPr>
                <w:tcW w:w="3192" w:type="dxa"/>
                <w:gridSpan w:val="2"/>
              </w:tcPr>
            </w:tcPrChange>
          </w:tcPr>
          <w:p w14:paraId="36C7E86A" w14:textId="157E4FA6" w:rsidR="00F077A6" w:rsidRPr="00DC2B95" w:rsidDel="006B12AA" w:rsidRDefault="00AC4149">
            <w:pPr>
              <w:pStyle w:val="BangBody"/>
              <w:rPr>
                <w:del w:id="2979" w:author="The Si Tran" w:date="2012-12-16T17:03:00Z"/>
                <w:sz w:val="26"/>
                <w:szCs w:val="26"/>
                <w:lang w:val="fr-FR"/>
                <w:rPrChange w:id="2980" w:author="The Si Tran" w:date="2012-12-16T10:43:00Z">
                  <w:rPr>
                    <w:del w:id="2981" w:author="The Si Tran" w:date="2012-12-16T17:03:00Z"/>
                    <w:sz w:val="28"/>
                    <w:szCs w:val="28"/>
                    <w:lang w:val="fr-FR"/>
                  </w:rPr>
                </w:rPrChange>
              </w:rPr>
              <w:pPrChange w:id="2982" w:author="The Si Tran" w:date="2012-12-16T10:28:00Z">
                <w:pPr/>
              </w:pPrChange>
            </w:pPr>
            <w:del w:id="2983" w:author="The Si Tran" w:date="2012-12-16T17:03:00Z">
              <w:r w:rsidRPr="00DC2B95" w:rsidDel="006B12AA">
                <w:rPr>
                  <w:sz w:val="26"/>
                  <w:szCs w:val="26"/>
                  <w:lang w:val="fr-FR"/>
                  <w:rPrChange w:id="2984"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2985" w:author="The Si Tran" w:date="2012-12-16T17:03:00Z"/>
        </w:trPr>
        <w:tc>
          <w:tcPr>
            <w:tcW w:w="1638" w:type="dxa"/>
          </w:tcPr>
          <w:p w14:paraId="20ABAF98" w14:textId="77777777" w:rsidR="006B12AA" w:rsidRPr="001625BA" w:rsidRDefault="006B12AA" w:rsidP="00276DB6">
            <w:pPr>
              <w:pStyle w:val="NoFormat"/>
              <w:jc w:val="center"/>
              <w:rPr>
                <w:ins w:id="2986" w:author="The Si Tran" w:date="2012-12-16T17:03:00Z"/>
                <w:b/>
              </w:rPr>
            </w:pPr>
            <w:ins w:id="2987"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988" w:author="The Si Tran" w:date="2012-12-16T17:03:00Z"/>
                <w:b/>
              </w:rPr>
            </w:pPr>
            <w:ins w:id="2989"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990" w:author="The Si Tran" w:date="2012-12-16T17:03:00Z"/>
                <w:b/>
              </w:rPr>
            </w:pPr>
            <w:ins w:id="2991" w:author="The Si Tran" w:date="2012-12-16T17:03:00Z">
              <w:r w:rsidRPr="001625BA">
                <w:rPr>
                  <w:b/>
                </w:rPr>
                <w:t>Áp dụng</w:t>
              </w:r>
            </w:ins>
          </w:p>
        </w:tc>
      </w:tr>
      <w:tr w:rsidR="006B12AA" w:rsidRPr="0049233F" w14:paraId="1C85701C" w14:textId="77777777" w:rsidTr="00BE19A7">
        <w:trPr>
          <w:ins w:id="2992" w:author="The Si Tran" w:date="2012-12-16T17:03:00Z"/>
        </w:trPr>
        <w:tc>
          <w:tcPr>
            <w:tcW w:w="1638" w:type="dxa"/>
            <w:vAlign w:val="center"/>
          </w:tcPr>
          <w:p w14:paraId="2BF98F90" w14:textId="77777777" w:rsidR="006B12AA" w:rsidRPr="00BE19A7" w:rsidRDefault="006B12AA" w:rsidP="00BE19A7">
            <w:pPr>
              <w:pStyle w:val="NoFormat"/>
              <w:jc w:val="center"/>
              <w:rPr>
                <w:ins w:id="2993" w:author="The Si Tran" w:date="2012-12-16T17:03:00Z"/>
                <w:b/>
              </w:rPr>
            </w:pPr>
            <w:ins w:id="2994"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995" w:author="The Si Tran" w:date="2012-12-16T17:03:00Z"/>
              </w:rPr>
            </w:pPr>
            <w:ins w:id="2996"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997" w:author="The Si Tran" w:date="2012-12-16T17:03:00Z"/>
              </w:rPr>
            </w:pPr>
            <w:ins w:id="2998"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999" w:author="The Si Tran" w:date="2012-12-16T17:03:00Z"/>
              </w:rPr>
            </w:pPr>
            <w:ins w:id="3000"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01" w:author="The Si Tran" w:date="2012-12-16T17:03:00Z"/>
              </w:rPr>
            </w:pPr>
            <w:ins w:id="3002"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03" w:author="The Si Tran" w:date="2012-12-16T17:03:00Z"/>
        </w:trPr>
        <w:tc>
          <w:tcPr>
            <w:tcW w:w="1638" w:type="dxa"/>
            <w:vAlign w:val="center"/>
          </w:tcPr>
          <w:p w14:paraId="462AA1F0" w14:textId="77777777" w:rsidR="006B12AA" w:rsidRPr="00BE19A7" w:rsidRDefault="006B12AA" w:rsidP="00BE19A7">
            <w:pPr>
              <w:pStyle w:val="NoFormat"/>
              <w:jc w:val="center"/>
              <w:rPr>
                <w:ins w:id="3004" w:author="The Si Tran" w:date="2012-12-16T17:03:00Z"/>
                <w:b/>
              </w:rPr>
            </w:pPr>
            <w:ins w:id="3005"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06" w:author="The Si Tran" w:date="2012-12-16T17:03:00Z"/>
              </w:rPr>
            </w:pPr>
            <w:ins w:id="3007" w:author="The Si Tran" w:date="2012-12-16T17:03:00Z">
              <w:r w:rsidRPr="004B1D5C">
                <w:t xml:space="preserve"> Trung bình di động (MA)</w:t>
              </w:r>
            </w:ins>
          </w:p>
          <w:p w14:paraId="67B57047" w14:textId="77777777" w:rsidR="006B12AA" w:rsidRPr="004B1D5C" w:rsidRDefault="006B12AA" w:rsidP="00276DB6">
            <w:pPr>
              <w:pStyle w:val="NoFormat"/>
              <w:rPr>
                <w:ins w:id="3008" w:author="The Si Tran" w:date="2012-12-16T17:03:00Z"/>
              </w:rPr>
            </w:pPr>
            <w:ins w:id="3009"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10" w:author="The Si Tran" w:date="2012-12-16T17:03:00Z"/>
              </w:rPr>
            </w:pPr>
            <w:ins w:id="3011"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12" w:author="The Si Tran" w:date="2012-12-16T17:03:00Z"/>
        </w:trPr>
        <w:tc>
          <w:tcPr>
            <w:tcW w:w="1638" w:type="dxa"/>
            <w:vAlign w:val="center"/>
          </w:tcPr>
          <w:p w14:paraId="454BAE3B" w14:textId="77777777" w:rsidR="006B12AA" w:rsidRPr="00BE19A7" w:rsidRDefault="006B12AA" w:rsidP="00BE19A7">
            <w:pPr>
              <w:pStyle w:val="NoFormat"/>
              <w:jc w:val="center"/>
              <w:rPr>
                <w:ins w:id="3013" w:author="The Si Tran" w:date="2012-12-16T17:03:00Z"/>
                <w:b/>
              </w:rPr>
            </w:pPr>
            <w:ins w:id="3014"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15" w:author="The Si Tran" w:date="2012-12-16T17:03:00Z"/>
              </w:rPr>
            </w:pPr>
            <w:ins w:id="3016"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17" w:author="The Si Tran" w:date="2012-12-16T17:03:00Z"/>
              </w:rPr>
            </w:pPr>
            <w:ins w:id="3018"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19" w:author="The Si Tran" w:date="2012-12-16T17:03:00Z"/>
              </w:rPr>
            </w:pPr>
            <w:ins w:id="3020"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21" w:author="The Si Tran" w:date="2012-12-14T04:33:00Z">
            <w:rPr>
              <w:sz w:val="28"/>
              <w:szCs w:val="28"/>
              <w:lang w:val="fr-FR"/>
            </w:rPr>
          </w:rPrChange>
        </w:rPr>
      </w:pPr>
    </w:p>
    <w:p w14:paraId="2EFD65FF" w14:textId="77777777" w:rsidR="00B35C7A" w:rsidRPr="0049233F" w:rsidRDefault="00B35C7A">
      <w:pPr>
        <w:rPr>
          <w:lang w:val="fr-FR"/>
          <w:rPrChange w:id="3022" w:author="The Si Tran" w:date="2012-12-05T23:02:00Z">
            <w:rPr>
              <w:sz w:val="28"/>
              <w:szCs w:val="28"/>
              <w:lang w:val="fr-FR"/>
            </w:rPr>
          </w:rPrChange>
        </w:rPr>
      </w:pPr>
      <w:del w:id="3023" w:author="The Si Tran" w:date="2012-12-16T17:03:00Z">
        <w:r w:rsidRPr="0049233F" w:rsidDel="006B12AA">
          <w:rPr>
            <w:lang w:val="fr-FR"/>
            <w:rPrChange w:id="3024" w:author="The Si Tran" w:date="2012-12-05T23:02:00Z">
              <w:rPr>
                <w:sz w:val="28"/>
                <w:szCs w:val="28"/>
                <w:lang w:val="fr-FR"/>
              </w:rPr>
            </w:rPrChange>
          </w:rPr>
          <w:tab/>
        </w:r>
      </w:del>
      <w:r w:rsidRPr="0049233F">
        <w:rPr>
          <w:lang w:val="fr-FR"/>
          <w:rPrChange w:id="3025"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26" w:author="The Si Tran" w:date="2012-12-05T23:02:00Z">
            <w:rPr>
              <w:sz w:val="28"/>
              <w:szCs w:val="28"/>
              <w:lang w:val="fr-FR"/>
            </w:rPr>
          </w:rPrChange>
        </w:rPr>
      </w:pPr>
      <w:r w:rsidRPr="0049233F">
        <w:rPr>
          <w:szCs w:val="26"/>
          <w:lang w:val="fr-FR"/>
          <w:rPrChange w:id="3027"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028" w:author="The Si Tran" w:date="2012-12-05T23:02:00Z">
            <w:rPr>
              <w:sz w:val="28"/>
              <w:szCs w:val="28"/>
              <w:lang w:val="fr-FR"/>
            </w:rPr>
          </w:rPrChange>
        </w:rPr>
      </w:pPr>
      <w:del w:id="3029" w:author="The Si Tran" w:date="2012-12-16T17:03:00Z">
        <w:r w:rsidRPr="0049233F" w:rsidDel="006B12AA">
          <w:rPr>
            <w:szCs w:val="26"/>
            <w:lang w:val="fr-FR"/>
            <w:rPrChange w:id="3030" w:author="The Si Tran" w:date="2012-12-05T23:02:00Z">
              <w:rPr>
                <w:sz w:val="28"/>
                <w:szCs w:val="28"/>
                <w:lang w:val="fr-FR"/>
              </w:rPr>
            </w:rPrChange>
          </w:rPr>
          <w:tab/>
        </w:r>
      </w:del>
      <w:r w:rsidRPr="0049233F">
        <w:rPr>
          <w:szCs w:val="26"/>
          <w:lang w:val="fr-FR"/>
          <w:rPrChange w:id="3031"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32" w:author="The Si Tran" w:date="2012-12-16T10:29:00Z">
          <w:pPr>
            <w:ind w:left="1440"/>
          </w:pPr>
        </w:pPrChange>
      </w:pPr>
      <w:del w:id="3033" w:author="The Si Tran" w:date="2012-12-14T04:42:00Z">
        <w:r w:rsidRPr="0049233F" w:rsidDel="001E051F">
          <w:rPr>
            <w:lang w:val="fr-FR"/>
            <w:rPrChange w:id="3034" w:author="The Si Tran" w:date="2012-12-05T23:02:00Z">
              <w:rPr>
                <w:sz w:val="28"/>
                <w:szCs w:val="28"/>
                <w:lang w:val="fr-FR"/>
              </w:rPr>
            </w:rPrChange>
          </w:rPr>
          <w:tab/>
        </w:r>
        <w:r w:rsidRPr="0049233F" w:rsidDel="001E051F">
          <w:rPr>
            <w:lang w:val="fr-FR"/>
            <w:rPrChange w:id="3035" w:author="The Si Tran" w:date="2012-12-05T23:02:00Z">
              <w:rPr>
                <w:sz w:val="28"/>
                <w:szCs w:val="28"/>
                <w:lang w:val="fr-FR"/>
              </w:rPr>
            </w:rPrChange>
          </w:rPr>
          <w:tab/>
        </w:r>
        <w:r w:rsidRPr="0049233F" w:rsidDel="001E051F">
          <w:rPr>
            <w:lang w:val="fr-FR"/>
            <w:rPrChange w:id="3036" w:author="The Si Tran" w:date="2012-12-05T23:02:00Z">
              <w:rPr>
                <w:sz w:val="28"/>
                <w:szCs w:val="28"/>
                <w:lang w:val="fr-FR"/>
              </w:rPr>
            </w:rPrChange>
          </w:rPr>
          <w:tab/>
        </w:r>
      </w:del>
      <m:oMath>
        <m:sSub>
          <m:sSubPr>
            <m:ctrlPr>
              <w:ins w:id="3037" w:author="The Si Tran" w:date="2012-12-05T23:55:00Z">
                <w:rPr>
                  <w:rFonts w:ascii="Cambria Math" w:hAnsi="Cambria Math"/>
                  <w:i/>
                  <w:lang w:val="fr-FR"/>
                </w:rPr>
              </w:ins>
            </m:ctrlPr>
          </m:sSubPr>
          <m:e>
            <w:ins w:id="3038" w:author="The Si Tran" w:date="2012-12-05T23:55:00Z">
              <m:r>
                <w:rPr>
                  <w:rFonts w:ascii="Cambria Math" w:hAnsi="Cambria Math"/>
                  <w:lang w:val="fr-FR"/>
                </w:rPr>
                <m:t>e</m:t>
              </m:r>
            </w:ins>
          </m:e>
          <m:sub>
            <w:ins w:id="3039" w:author="The Si Tran" w:date="2012-12-05T23:55:00Z">
              <m:r>
                <w:rPr>
                  <w:rFonts w:ascii="Cambria Math" w:hAnsi="Cambria Math"/>
                  <w:lang w:val="fr-FR"/>
                </w:rPr>
                <m:t>t</m:t>
              </m:r>
            </w:ins>
          </m:sub>
        </m:sSub>
        <w:ins w:id="3040" w:author="The Si Tran" w:date="2012-12-05T23:55:00Z">
          <m:r>
            <w:rPr>
              <w:rFonts w:ascii="Cambria Math" w:hAnsi="Cambria Math"/>
              <w:lang w:val="fr-FR"/>
            </w:rPr>
            <m:t>=</m:t>
          </m:r>
        </w:ins>
        <m:sSub>
          <m:sSubPr>
            <m:ctrlPr>
              <w:ins w:id="3041" w:author="The Si Tran" w:date="2012-12-05T23:55:00Z">
                <w:rPr>
                  <w:rFonts w:ascii="Cambria Math" w:hAnsi="Cambria Math"/>
                  <w:i/>
                  <w:lang w:val="fr-FR"/>
                </w:rPr>
              </w:ins>
            </m:ctrlPr>
          </m:sSubPr>
          <m:e>
            <w:ins w:id="3042" w:author="The Si Tran" w:date="2012-12-05T23:55:00Z">
              <m:r>
                <w:rPr>
                  <w:rFonts w:ascii="Cambria Math" w:hAnsi="Cambria Math"/>
                  <w:lang w:val="fr-FR"/>
                </w:rPr>
                <m:t>Y</m:t>
              </m:r>
            </w:ins>
          </m:e>
          <m:sub>
            <w:ins w:id="3043" w:author="The Si Tran" w:date="2012-12-05T23:55:00Z">
              <m:r>
                <w:rPr>
                  <w:rFonts w:ascii="Cambria Math" w:hAnsi="Cambria Math"/>
                  <w:lang w:val="fr-FR"/>
                </w:rPr>
                <m:t>t</m:t>
              </m:r>
            </w:ins>
          </m:sub>
        </m:sSub>
        <w:ins w:id="3044" w:author="The Si Tran" w:date="2012-12-05T23:55:00Z">
          <m:r>
            <w:rPr>
              <w:rFonts w:ascii="Cambria Math" w:hAnsi="Cambria Math"/>
              <w:lang w:val="fr-FR"/>
            </w:rPr>
            <m:t>-</m:t>
          </m:r>
        </w:ins>
        <m:sSub>
          <m:sSubPr>
            <m:ctrlPr>
              <w:ins w:id="3045" w:author="The Si Tran" w:date="2012-12-05T23:56:00Z">
                <w:rPr>
                  <w:rFonts w:ascii="Cambria Math" w:hAnsi="Cambria Math"/>
                  <w:i/>
                  <w:lang w:val="fr-FR"/>
                </w:rPr>
              </w:ins>
            </m:ctrlPr>
          </m:sSubPr>
          <m:e>
            <m:acc>
              <m:accPr>
                <m:ctrlPr>
                  <w:ins w:id="3046" w:author="The Si Tran" w:date="2012-12-05T23:56:00Z">
                    <w:rPr>
                      <w:rFonts w:ascii="Cambria Math" w:hAnsi="Cambria Math"/>
                      <w:i/>
                      <w:lang w:val="fr-FR"/>
                    </w:rPr>
                  </w:ins>
                </m:ctrlPr>
              </m:accPr>
              <m:e>
                <w:ins w:id="3047" w:author="The Si Tran" w:date="2012-12-05T23:56:00Z">
                  <m:r>
                    <w:rPr>
                      <w:rFonts w:ascii="Cambria Math" w:hAnsi="Cambria Math"/>
                      <w:lang w:val="fr-FR"/>
                    </w:rPr>
                    <m:t>Y</m:t>
                  </m:r>
                </w:ins>
              </m:e>
            </m:acc>
          </m:e>
          <m:sub>
            <w:ins w:id="3048" w:author="The Si Tran" w:date="2012-12-05T23:56:00Z">
              <m:r>
                <w:rPr>
                  <w:rFonts w:ascii="Cambria Math" w:hAnsi="Cambria Math"/>
                  <w:lang w:val="fr-FR"/>
                </w:rPr>
                <m:t>t</m:t>
              </m:r>
            </w:ins>
          </m:sub>
        </m:sSub>
      </m:oMath>
      <w:del w:id="3049" w:author="The Si Tran" w:date="2012-12-05T23:56:00Z">
        <w:r w:rsidRPr="0049233F" w:rsidDel="009F0701">
          <w:rPr>
            <w:lang w:val="fr-FR"/>
            <w:rPrChange w:id="3050" w:author="The Si Tran" w:date="2012-12-05T23:02:00Z">
              <w:rPr>
                <w:sz w:val="28"/>
                <w:szCs w:val="28"/>
                <w:lang w:val="fr-FR"/>
              </w:rPr>
            </w:rPrChange>
          </w:rPr>
          <w:delText>e</w:delText>
        </w:r>
        <w:r w:rsidRPr="0049233F" w:rsidDel="009F0701">
          <w:rPr>
            <w:vertAlign w:val="subscript"/>
            <w:lang w:val="fr-FR"/>
            <w:rPrChange w:id="3051" w:author="The Si Tran" w:date="2012-12-05T23:02:00Z">
              <w:rPr>
                <w:sz w:val="28"/>
                <w:szCs w:val="28"/>
                <w:vertAlign w:val="subscript"/>
                <w:lang w:val="fr-FR"/>
              </w:rPr>
            </w:rPrChange>
          </w:rPr>
          <w:delText xml:space="preserve">t  </w:delText>
        </w:r>
        <w:r w:rsidRPr="0049233F" w:rsidDel="009F0701">
          <w:rPr>
            <w:lang w:val="fr-FR"/>
            <w:rPrChange w:id="3052" w:author="The Si Tran" w:date="2012-12-05T23:02:00Z">
              <w:rPr>
                <w:sz w:val="28"/>
                <w:szCs w:val="28"/>
                <w:lang w:val="fr-FR"/>
              </w:rPr>
            </w:rPrChange>
          </w:rPr>
          <w:delText>= Υ</w:delText>
        </w:r>
        <w:r w:rsidR="003176F1" w:rsidRPr="0049233F" w:rsidDel="009F0701">
          <w:rPr>
            <w:vertAlign w:val="subscript"/>
            <w:lang w:val="fr-FR"/>
            <w:rPrChange w:id="3053" w:author="The Si Tran" w:date="2012-12-05T23:02:00Z">
              <w:rPr>
                <w:sz w:val="28"/>
                <w:szCs w:val="28"/>
                <w:vertAlign w:val="subscript"/>
                <w:lang w:val="fr-FR"/>
              </w:rPr>
            </w:rPrChange>
          </w:rPr>
          <w:delText>t</w:delText>
        </w:r>
        <w:r w:rsidRPr="0049233F" w:rsidDel="009F0701">
          <w:rPr>
            <w:lang w:val="fr-FR"/>
            <w:rPrChange w:id="3054"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2" o:title=""/>
            </v:shape>
            <o:OLEObject Type="Embed" ProgID="Equation.DSMT4" ShapeID="_x0000_i1041" DrawAspect="Content" ObjectID="_1417549007" r:id="rId53"/>
          </w:object>
        </w:r>
        <w:r w:rsidR="003176F1" w:rsidRPr="002B1464" w:rsidDel="009F0701">
          <w:rPr>
            <w:vertAlign w:val="subscript"/>
          </w:rPr>
          <w:delText>t</w:delText>
        </w:r>
      </w:del>
    </w:p>
    <w:p w14:paraId="3C709FDE" w14:textId="77777777" w:rsidR="00B14D71" w:rsidRDefault="00926939" w:rsidP="005A22B0">
      <w:pPr>
        <w:rPr>
          <w:ins w:id="3055" w:author="The Si Tran" w:date="2012-12-14T04:41:00Z"/>
          <w:rFonts w:eastAsiaTheme="minorEastAsia"/>
          <w:szCs w:val="26"/>
        </w:rPr>
      </w:pPr>
      <w:del w:id="3056" w:author="The Si Tran" w:date="2012-12-16T17:03:00Z">
        <w:r w:rsidRPr="005947EE" w:rsidDel="006B12AA">
          <w:rPr>
            <w:szCs w:val="26"/>
          </w:rPr>
          <w:tab/>
        </w:r>
      </w:del>
      <w:ins w:id="3057" w:author="The Si Tran" w:date="2012-12-14T04:41:00Z">
        <w:r w:rsidR="00B14D71">
          <w:rPr>
            <w:szCs w:val="26"/>
          </w:rPr>
          <w:t>T</w:t>
        </w:r>
      </w:ins>
      <w:del w:id="3058"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8A1996">
      <w:pPr>
        <w:pStyle w:val="BuletL2"/>
        <w:pPrChange w:id="3059" w:author="The Si Tran" w:date="2012-12-16T17:03:00Z">
          <w:pPr/>
        </w:pPrChange>
      </w:pPr>
      <m:oMath>
        <m:sSub>
          <m:sSubPr>
            <m:ctrlPr>
              <w:ins w:id="3060" w:author="The Si Tran" w:date="2012-12-05T23:56:00Z">
                <w:rPr>
                  <w:rFonts w:ascii="Cambria Math" w:hAnsi="Cambria Math"/>
                  <w:i/>
                  <w:lang w:val="fr-FR"/>
                </w:rPr>
              </w:ins>
            </m:ctrlPr>
          </m:sSubPr>
          <m:e>
            <w:ins w:id="3061" w:author="The Si Tran" w:date="2012-12-05T23:56:00Z">
              <m:r>
                <w:rPr>
                  <w:rFonts w:ascii="Cambria Math" w:hAnsi="Cambria Math"/>
                  <w:lang w:val="fr-FR"/>
                </w:rPr>
                <m:t>e</m:t>
              </m:r>
            </w:ins>
          </m:e>
          <m:sub>
            <w:ins w:id="3062" w:author="The Si Tran" w:date="2012-12-05T23:56:00Z">
              <m:r>
                <w:rPr>
                  <w:rFonts w:ascii="Cambria Math" w:hAnsi="Cambria Math"/>
                  <w:lang w:val="fr-FR"/>
                </w:rPr>
                <m:t>t</m:t>
              </m:r>
            </w:ins>
          </m:sub>
        </m:sSub>
      </m:oMath>
      <w:del w:id="3063"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064" w:author="The Si Tran" w:date="2012-12-16T17:03:00Z">
          <w:pPr/>
        </w:pPrChange>
      </w:pPr>
      <w:del w:id="3065" w:author="The Si Tran" w:date="2012-12-14T04:42:00Z">
        <w:r w:rsidRPr="00032D83" w:rsidDel="001E051F">
          <w:lastRenderedPageBreak/>
          <w:tab/>
        </w:r>
        <w:r w:rsidRPr="00032D83" w:rsidDel="001E051F">
          <w:tab/>
        </w:r>
        <w:r w:rsidRPr="00032D83" w:rsidDel="001E051F">
          <w:tab/>
        </w:r>
      </w:del>
      <m:oMath>
        <m:sSub>
          <m:sSubPr>
            <m:ctrlPr>
              <w:ins w:id="3066" w:author="The Si Tran" w:date="2012-12-05T23:57:00Z">
                <w:rPr>
                  <w:rFonts w:ascii="Cambria Math" w:hAnsi="Cambria Math"/>
                  <w:i/>
                  <w:lang w:val="fr-FR"/>
                </w:rPr>
              </w:ins>
            </m:ctrlPr>
          </m:sSubPr>
          <m:e>
            <w:ins w:id="3067" w:author="The Si Tran" w:date="2012-12-05T23:57:00Z">
              <m:r>
                <w:rPr>
                  <w:rFonts w:ascii="Cambria Math" w:hAnsi="Cambria Math"/>
                  <w:lang w:val="fr-FR"/>
                </w:rPr>
                <m:t>Y</m:t>
              </m:r>
            </w:ins>
          </m:e>
          <m:sub>
            <w:ins w:id="3068" w:author="The Si Tran" w:date="2012-12-05T23:57:00Z">
              <m:r>
                <w:rPr>
                  <w:rFonts w:ascii="Cambria Math" w:hAnsi="Cambria Math"/>
                  <w:lang w:val="fr-FR"/>
                </w:rPr>
                <m:t>t</m:t>
              </m:r>
            </w:ins>
          </m:sub>
        </m:sSub>
      </m:oMath>
      <w:del w:id="3069"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070" w:author="The Si Tran" w:date="2012-12-16T17:03:00Z">
          <w:pPr/>
        </w:pPrChange>
      </w:pPr>
      <w:del w:id="3071" w:author="The Si Tran" w:date="2012-12-14T04:42:00Z">
        <w:r w:rsidRPr="00032D83" w:rsidDel="001E051F">
          <w:tab/>
        </w:r>
        <w:r w:rsidRPr="00032D83" w:rsidDel="001E051F">
          <w:tab/>
        </w:r>
        <w:r w:rsidRPr="00032D83" w:rsidDel="001E051F">
          <w:tab/>
        </w:r>
      </w:del>
      <w:del w:id="3072" w:author="The Si Tran" w:date="2012-12-05T23:57:00Z">
        <w:r w:rsidRPr="001E051F" w:rsidDel="009F0701">
          <w:rPr>
            <w:position w:val="-4"/>
            <w:rPrChange w:id="3073" w:author="The Si Tran" w:date="2012-12-14T04:43:00Z">
              <w:rPr>
                <w:position w:val="-4"/>
              </w:rPr>
            </w:rPrChange>
          </w:rPr>
          <w:object w:dxaOrig="240" w:dyaOrig="300" w14:anchorId="1ADCE12B">
            <v:shape id="_x0000_i1042" type="#_x0000_t75" style="width:9pt;height:15pt" o:ole="">
              <v:imagedata r:id="rId52" o:title=""/>
            </v:shape>
            <o:OLEObject Type="Embed" ProgID="Equation.DSMT4" ShapeID="_x0000_i1042" DrawAspect="Content" ObjectID="_1417549008" r:id="rId54"/>
          </w:object>
        </w:r>
      </w:del>
      <m:oMath>
        <m:sSub>
          <m:sSubPr>
            <m:ctrlPr>
              <w:ins w:id="3074" w:author="The Si Tran" w:date="2012-12-05T23:57:00Z">
                <w:rPr>
                  <w:rFonts w:ascii="Cambria Math" w:hAnsi="Cambria Math"/>
                  <w:i/>
                  <w:lang w:val="fr-FR"/>
                </w:rPr>
              </w:ins>
            </m:ctrlPr>
          </m:sSubPr>
          <m:e>
            <m:acc>
              <m:accPr>
                <m:ctrlPr>
                  <w:ins w:id="3075" w:author="The Si Tran" w:date="2012-12-05T23:57:00Z">
                    <w:rPr>
                      <w:rFonts w:ascii="Cambria Math" w:hAnsi="Cambria Math"/>
                      <w:i/>
                      <w:lang w:val="fr-FR"/>
                    </w:rPr>
                  </w:ins>
                </m:ctrlPr>
              </m:accPr>
              <m:e>
                <w:ins w:id="3076" w:author="The Si Tran" w:date="2012-12-05T23:57:00Z">
                  <m:r>
                    <w:rPr>
                      <w:rFonts w:ascii="Cambria Math" w:hAnsi="Cambria Math"/>
                      <w:lang w:val="fr-FR"/>
                    </w:rPr>
                    <m:t>Y</m:t>
                  </m:r>
                </w:ins>
              </m:e>
            </m:acc>
          </m:e>
          <m:sub>
            <w:ins w:id="3077"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8A1996">
        <w:t xml:space="preserve">n </w:t>
      </w:r>
      <w:r w:rsidRPr="001E051F">
        <w:rPr>
          <w:rPrChange w:id="3078" w:author="The Si Tran" w:date="2012-12-14T04:43:00Z">
            <w:rPr/>
          </w:rPrChange>
        </w:rPr>
        <w:t>quan sát</w:t>
      </w:r>
    </w:p>
    <w:p w14:paraId="08861CDF" w14:textId="77777777" w:rsidR="00926939" w:rsidRPr="001E051F" w:rsidRDefault="00926939">
      <w:pPr>
        <w:pStyle w:val="BuletL2"/>
        <w:rPr>
          <w:lang w:val="fr-FR"/>
          <w:rPrChange w:id="3079" w:author="The Si Tran" w:date="2012-12-14T04:43:00Z">
            <w:rPr>
              <w:sz w:val="28"/>
              <w:szCs w:val="28"/>
              <w:lang w:val="fr-FR"/>
            </w:rPr>
          </w:rPrChange>
        </w:rPr>
        <w:pPrChange w:id="3080" w:author="The Si Tran" w:date="2012-12-16T17:03:00Z">
          <w:pPr/>
        </w:pPrChange>
      </w:pPr>
      <w:del w:id="3081" w:author="The Si Tran" w:date="2012-12-14T04:42:00Z">
        <w:r w:rsidRPr="00032D83" w:rsidDel="001E051F">
          <w:tab/>
        </w:r>
        <w:r w:rsidRPr="00032D83" w:rsidDel="001E051F">
          <w:tab/>
        </w:r>
        <w:r w:rsidRPr="00032D83" w:rsidDel="001E051F">
          <w:tab/>
        </w:r>
      </w:del>
      <w:ins w:id="3082" w:author="The Si Tran" w:date="2012-12-05T23:57:00Z">
        <m:oMath>
          <m:r>
            <w:rPr>
              <w:rFonts w:ascii="Cambria Math" w:hAnsi="Cambria Math"/>
            </w:rPr>
            <m:t>t</m:t>
          </m:r>
        </m:oMath>
      </w:ins>
      <w:del w:id="3083"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084" w:author="The Si Tran" w:date="2012-12-16T10:29:00Z"/>
          <w:szCs w:val="26"/>
          <w:lang w:val="fr-FR"/>
        </w:rPr>
      </w:pPr>
      <w:del w:id="3085" w:author="The Si Tran" w:date="2012-12-16T17:03:00Z">
        <w:r w:rsidRPr="0049233F" w:rsidDel="006B12AA">
          <w:rPr>
            <w:szCs w:val="26"/>
            <w:lang w:val="fr-FR"/>
            <w:rPrChange w:id="3086" w:author="The Si Tran" w:date="2012-12-05T23:02:00Z">
              <w:rPr>
                <w:sz w:val="28"/>
                <w:szCs w:val="28"/>
                <w:lang w:val="fr-FR"/>
              </w:rPr>
            </w:rPrChange>
          </w:rPr>
          <w:tab/>
        </w:r>
      </w:del>
      <w:r w:rsidRPr="0049233F">
        <w:rPr>
          <w:szCs w:val="26"/>
          <w:lang w:val="fr-FR"/>
          <w:rPrChange w:id="3087" w:author="The Si Tran" w:date="2012-12-05T23:02:00Z">
            <w:rPr>
              <w:sz w:val="28"/>
              <w:szCs w:val="28"/>
              <w:lang w:val="fr-FR"/>
            </w:rPr>
          </w:rPrChange>
        </w:rPr>
        <w:t>Phương thức đánh giá phổ biến là trung bình lỗi tuyệt đối.</w:t>
      </w:r>
      <w:r w:rsidR="003176F1" w:rsidRPr="0049233F">
        <w:rPr>
          <w:szCs w:val="26"/>
          <w:lang w:val="fr-FR"/>
          <w:rPrChange w:id="3088" w:author="The Si Tran" w:date="2012-12-05T23:02:00Z">
            <w:rPr>
              <w:sz w:val="28"/>
              <w:szCs w:val="28"/>
              <w:lang w:val="fr-FR"/>
            </w:rPr>
          </w:rPrChange>
        </w:rPr>
        <w:t xml:space="preserve"> </w:t>
      </w:r>
    </w:p>
    <w:p w14:paraId="26A7DD6F" w14:textId="77777777" w:rsidR="00B9548F" w:rsidRPr="0049233F" w:rsidRDefault="00B9548F" w:rsidP="005A22B0">
      <w:pPr>
        <w:rPr>
          <w:ins w:id="3089" w:author="The Si Tran" w:date="2012-12-16T10:29:00Z"/>
          <w:szCs w:val="26"/>
          <w:lang w:val="fr-FR"/>
          <w:rPrChange w:id="3090" w:author="The Si Tran" w:date="2012-12-05T23:02:00Z">
            <w:rPr>
              <w:ins w:id="3091" w:author="The Si Tran" w:date="2012-12-16T10:29:00Z"/>
              <w:sz w:val="28"/>
              <w:szCs w:val="28"/>
              <w:lang w:val="fr-FR"/>
            </w:rPr>
          </w:rPrChange>
        </w:rPr>
      </w:pPr>
    </w:p>
    <w:p w14:paraId="6D6BE701" w14:textId="77777777" w:rsidR="00B9548F" w:rsidRDefault="007B0D12">
      <w:pPr>
        <w:pStyle w:val="Canhgiua"/>
        <w:rPr>
          <w:ins w:id="3092" w:author="The Si Tran" w:date="2012-12-16T10:30:00Z"/>
          <w:lang w:val="fr-FR"/>
        </w:rPr>
        <w:pPrChange w:id="3093" w:author="The Si Tran" w:date="2012-12-16T10:30:00Z">
          <w:pPr/>
        </w:pPrChange>
      </w:pPr>
      <w:del w:id="3094" w:author="The Si Tran" w:date="2012-12-16T10:29:00Z">
        <w:r w:rsidRPr="0049233F" w:rsidDel="00B9548F">
          <w:rPr>
            <w:lang w:val="fr-FR"/>
            <w:rPrChange w:id="3095" w:author="The Si Tran" w:date="2012-12-05T23:02:00Z">
              <w:rPr>
                <w:sz w:val="28"/>
                <w:szCs w:val="28"/>
                <w:lang w:val="fr-FR"/>
              </w:rPr>
            </w:rPrChange>
          </w:rPr>
          <w:tab/>
        </w:r>
        <w:r w:rsidRPr="0049233F" w:rsidDel="00B9548F">
          <w:rPr>
            <w:lang w:val="fr-FR"/>
            <w:rPrChange w:id="3096" w:author="The Si Tran" w:date="2012-12-05T23:02:00Z">
              <w:rPr>
                <w:sz w:val="28"/>
                <w:szCs w:val="28"/>
                <w:lang w:val="fr-FR"/>
              </w:rPr>
            </w:rPrChange>
          </w:rPr>
          <w:tab/>
        </w:r>
      </w:del>
      <w:del w:id="3097" w:author="The Si Tran" w:date="2012-12-14T04:43:00Z">
        <w:r w:rsidRPr="0049233F" w:rsidDel="001E051F">
          <w:rPr>
            <w:lang w:val="fr-FR"/>
            <w:rPrChange w:id="3098" w:author="The Si Tran" w:date="2012-12-05T23:02:00Z">
              <w:rPr>
                <w:sz w:val="28"/>
                <w:szCs w:val="28"/>
                <w:lang w:val="fr-FR"/>
              </w:rPr>
            </w:rPrChange>
          </w:rPr>
          <w:tab/>
        </w:r>
      </w:del>
      <w:ins w:id="3099" w:author="The Si Tran" w:date="2012-12-06T00:09:00Z">
        <m:oMath>
          <m:r>
            <w:rPr>
              <w:rFonts w:ascii="Cambria Math" w:hAnsi="Cambria Math"/>
            </w:rPr>
            <m:t>MA</m:t>
          </m:r>
        </m:oMath>
      </w:ins>
      <w:ins w:id="3100" w:author="The Si Tran" w:date="2012-12-08T15:24:00Z">
        <m:oMath>
          <m:r>
            <w:rPr>
              <w:rFonts w:ascii="Cambria Math" w:hAnsi="Cambria Math"/>
            </w:rPr>
            <m:t>E</m:t>
          </m:r>
        </m:oMath>
      </w:ins>
      <w:ins w:id="3101"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02" w:author="The Si Tran" w:date="2012-12-06T00:08:00Z"/>
          <w:lang w:val="fr-FR"/>
          <w:rPrChange w:id="3103" w:author="The Si Tran" w:date="2012-12-16T10:30:00Z">
            <w:rPr>
              <w:del w:id="3104" w:author="The Si Tran" w:date="2012-12-06T00:08:00Z"/>
            </w:rPr>
          </w:rPrChange>
        </w:rPr>
        <w:pPrChange w:id="3105" w:author="The Si Tran" w:date="2012-12-16T10:30:00Z">
          <w:pPr/>
        </w:pPrChange>
      </w:pPr>
      <w:del w:id="3106" w:author="The Si Tran" w:date="2012-12-06T00:08:00Z">
        <w:r w:rsidRPr="0049233F" w:rsidDel="00D767FA">
          <w:rPr>
            <w:lang w:val="fr-FR"/>
            <w:rPrChange w:id="3107"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5" o:title=""/>
            </v:shape>
            <o:OLEObject Type="Embed" ProgID="Equation.DSMT4" ShapeID="_x0000_i1043" DrawAspect="Content" ObjectID="_1417549009" r:id="rId56"/>
          </w:object>
        </w:r>
      </w:del>
    </w:p>
    <w:p w14:paraId="37D2DF1D" w14:textId="77777777" w:rsidR="00C318D3" w:rsidRPr="00082976" w:rsidDel="0082455D" w:rsidRDefault="00C318D3">
      <w:pPr>
        <w:pStyle w:val="Canhgiua"/>
        <w:rPr>
          <w:del w:id="3108" w:author="The Si Tran" w:date="2012-12-06T00:08:00Z"/>
        </w:rPr>
        <w:pPrChange w:id="3109" w:author="The Si Tran" w:date="2012-12-16T10:30:00Z">
          <w:pPr/>
        </w:pPrChange>
      </w:pPr>
      <w:del w:id="3110" w:author="The Si Tran" w:date="2012-12-06T00:04:00Z">
        <w:r w:rsidRPr="00082976" w:rsidDel="00D767FA">
          <w:tab/>
        </w:r>
      </w:del>
      <w:del w:id="3111" w:author="The Si Tran" w:date="2012-12-06T00:08:00Z">
        <w:r w:rsidRPr="00082976" w:rsidDel="00D767FA">
          <w:tab/>
        </w:r>
      </w:del>
    </w:p>
    <w:p w14:paraId="2FC621BF" w14:textId="77777777" w:rsidR="00C318D3" w:rsidRPr="00E12D24" w:rsidDel="00D767FA" w:rsidRDefault="00C318D3">
      <w:pPr>
        <w:pStyle w:val="Canhgiua"/>
        <w:rPr>
          <w:del w:id="3112" w:author="The Si Tran" w:date="2012-12-06T00:04:00Z"/>
        </w:rPr>
        <w:pPrChange w:id="3113" w:author="The Si Tran" w:date="2012-12-16T10:30:00Z">
          <w:pPr/>
        </w:pPrChange>
      </w:pPr>
      <w:del w:id="3114" w:author="The Si Tran" w:date="2012-12-06T00:09:00Z">
        <w:r w:rsidRPr="005947EE" w:rsidDel="0050145A">
          <w:tab/>
        </w:r>
        <w:r w:rsidRPr="005947EE" w:rsidDel="0050145A">
          <w:tab/>
        </w:r>
      </w:del>
      <w:ins w:id="3115" w:author="The Si Tran" w:date="2012-12-05T23:58:00Z">
        <m:oMath>
          <m:r>
            <w:rPr>
              <w:rFonts w:ascii="Cambria Math" w:hAnsi="Cambria Math"/>
            </w:rPr>
            <m:t>MSE=</m:t>
          </m:r>
        </m:oMath>
      </w:ins>
      <m:oMath>
        <m:f>
          <m:fPr>
            <m:ctrlPr>
              <w:ins w:id="3116" w:author="The Si Tran" w:date="2012-12-06T00:00:00Z">
                <w:rPr>
                  <w:rFonts w:ascii="Cambria Math" w:hAnsi="Cambria Math"/>
                  <w:i/>
                </w:rPr>
              </w:ins>
            </m:ctrlPr>
          </m:fPr>
          <m:num>
            <w:ins w:id="3117" w:author="The Si Tran" w:date="2012-12-06T00:00:00Z">
              <m:r>
                <w:rPr>
                  <w:rFonts w:ascii="Cambria Math" w:hAnsi="Cambria Math"/>
                </w:rPr>
                <m:t>1</m:t>
              </m:r>
            </w:ins>
          </m:num>
          <m:den>
            <w:ins w:id="3118" w:author="The Si Tran" w:date="2012-12-06T00:00:00Z">
              <m:r>
                <w:rPr>
                  <w:rFonts w:ascii="Cambria Math" w:hAnsi="Cambria Math"/>
                </w:rPr>
                <m:t>n</m:t>
              </m:r>
            </w:ins>
          </m:den>
        </m:f>
        <m:nary>
          <m:naryPr>
            <m:chr m:val="∑"/>
            <m:limLoc m:val="subSup"/>
            <m:ctrlPr>
              <w:ins w:id="3119" w:author="The Si Tran" w:date="2012-12-06T00:00:00Z">
                <w:rPr>
                  <w:rFonts w:ascii="Cambria Math" w:hAnsi="Cambria Math"/>
                  <w:i/>
                </w:rPr>
              </w:ins>
            </m:ctrlPr>
          </m:naryPr>
          <m:sub>
            <w:ins w:id="3120" w:author="The Si Tran" w:date="2012-12-06T00:01:00Z">
              <m:r>
                <w:rPr>
                  <w:rFonts w:ascii="Cambria Math" w:hAnsi="Cambria Math"/>
                </w:rPr>
                <m:t>t</m:t>
              </m:r>
            </w:ins>
            <w:ins w:id="3121" w:author="The Si Tran" w:date="2012-12-06T00:00:00Z">
              <m:r>
                <w:rPr>
                  <w:rFonts w:ascii="Cambria Math" w:hAnsi="Cambria Math"/>
                </w:rPr>
                <m:t>=1</m:t>
              </m:r>
            </w:ins>
          </m:sub>
          <m:sup>
            <w:ins w:id="3122" w:author="The Si Tran" w:date="2012-12-06T00:00:00Z">
              <m:r>
                <w:rPr>
                  <w:rFonts w:ascii="Cambria Math" w:hAnsi="Cambria Math"/>
                </w:rPr>
                <m:t>n</m:t>
              </m:r>
            </w:ins>
          </m:sup>
          <m:e>
            <m:sSup>
              <m:sSupPr>
                <m:ctrlPr>
                  <w:ins w:id="3123" w:author="The Si Tran" w:date="2012-12-06T00:01:00Z">
                    <w:rPr>
                      <w:rFonts w:ascii="Cambria Math" w:hAnsi="Cambria Math"/>
                      <w:i/>
                    </w:rPr>
                  </w:ins>
                </m:ctrlPr>
              </m:sSupPr>
              <m:e>
                <m:d>
                  <m:dPr>
                    <m:ctrlPr>
                      <w:ins w:id="3124" w:author="The Si Tran" w:date="2012-12-06T00:01:00Z">
                        <w:rPr>
                          <w:rFonts w:ascii="Cambria Math" w:hAnsi="Cambria Math"/>
                          <w:i/>
                        </w:rPr>
                      </w:ins>
                    </m:ctrlPr>
                  </m:dPr>
                  <m:e>
                    <m:sSub>
                      <m:sSubPr>
                        <m:ctrlPr>
                          <w:ins w:id="3125" w:author="The Si Tran" w:date="2012-12-06T00:01:00Z">
                            <w:rPr>
                              <w:rFonts w:ascii="Cambria Math" w:hAnsi="Cambria Math"/>
                              <w:i/>
                            </w:rPr>
                          </w:ins>
                        </m:ctrlPr>
                      </m:sSubPr>
                      <m:e>
                        <m:acc>
                          <m:accPr>
                            <m:ctrlPr>
                              <w:ins w:id="3126" w:author="The Si Tran" w:date="2012-12-06T00:01:00Z">
                                <w:rPr>
                                  <w:rFonts w:ascii="Cambria Math" w:hAnsi="Cambria Math"/>
                                  <w:i/>
                                </w:rPr>
                              </w:ins>
                            </m:ctrlPr>
                          </m:accPr>
                          <m:e>
                            <w:ins w:id="3127" w:author="The Si Tran" w:date="2012-12-06T00:01:00Z">
                              <m:r>
                                <w:rPr>
                                  <w:rFonts w:ascii="Cambria Math" w:hAnsi="Cambria Math"/>
                                </w:rPr>
                                <m:t>Y</m:t>
                              </m:r>
                            </w:ins>
                          </m:e>
                        </m:acc>
                      </m:e>
                      <m:sub>
                        <w:ins w:id="3128" w:author="The Si Tran" w:date="2012-12-06T00:01:00Z">
                          <m:r>
                            <w:rPr>
                              <w:rFonts w:ascii="Cambria Math" w:hAnsi="Cambria Math"/>
                            </w:rPr>
                            <m:t>t</m:t>
                          </m:r>
                        </w:ins>
                      </m:sub>
                    </m:sSub>
                    <w:ins w:id="3129" w:author="The Si Tran" w:date="2012-12-06T00:01:00Z">
                      <m:r>
                        <w:rPr>
                          <w:rFonts w:ascii="Cambria Math" w:hAnsi="Cambria Math"/>
                        </w:rPr>
                        <m:t>-</m:t>
                      </m:r>
                    </w:ins>
                    <m:sSub>
                      <m:sSubPr>
                        <m:ctrlPr>
                          <w:ins w:id="3130" w:author="The Si Tran" w:date="2012-12-06T00:02:00Z">
                            <w:rPr>
                              <w:rFonts w:ascii="Cambria Math" w:hAnsi="Cambria Math"/>
                              <w:i/>
                            </w:rPr>
                          </w:ins>
                        </m:ctrlPr>
                      </m:sSubPr>
                      <m:e>
                        <w:ins w:id="3131" w:author="The Si Tran" w:date="2012-12-06T00:02:00Z">
                          <m:r>
                            <w:rPr>
                              <w:rFonts w:ascii="Cambria Math" w:hAnsi="Cambria Math"/>
                            </w:rPr>
                            <m:t>Y</m:t>
                          </m:r>
                        </w:ins>
                      </m:e>
                      <m:sub>
                        <w:ins w:id="3132" w:author="The Si Tran" w:date="2012-12-06T00:02:00Z">
                          <m:r>
                            <w:rPr>
                              <w:rFonts w:ascii="Cambria Math" w:hAnsi="Cambria Math"/>
                            </w:rPr>
                            <m:t>t</m:t>
                          </m:r>
                        </w:ins>
                      </m:sub>
                    </m:sSub>
                  </m:e>
                </m:d>
              </m:e>
              <m:sup>
                <w:ins w:id="3133" w:author="The Si Tran" w:date="2012-12-06T00:01:00Z">
                  <m:r>
                    <w:rPr>
                      <w:rFonts w:ascii="Cambria Math" w:hAnsi="Cambria Math"/>
                    </w:rPr>
                    <m:t>2</m:t>
                  </m:r>
                </w:ins>
              </m:sup>
            </m:sSup>
          </m:e>
        </m:nary>
      </m:oMath>
      <w:del w:id="3134" w:author="The Si Tran" w:date="2012-12-05T23:58:00Z">
        <w:r w:rsidRPr="005947EE" w:rsidDel="00ED7D29">
          <w:tab/>
          <w:delText>MSE</w:delText>
        </w:r>
      </w:del>
    </w:p>
    <w:p w14:paraId="5F09576E" w14:textId="77777777" w:rsidR="00C318D3" w:rsidDel="00B9548F" w:rsidRDefault="00C318D3" w:rsidP="005A22B0">
      <w:pPr>
        <w:rPr>
          <w:del w:id="3135" w:author="The Si Tran" w:date="2012-12-16T10:30:00Z"/>
          <w:szCs w:val="26"/>
        </w:rPr>
      </w:pPr>
    </w:p>
    <w:p w14:paraId="4C77F487" w14:textId="77777777" w:rsidR="00B9548F" w:rsidRPr="00263465" w:rsidRDefault="00B9548F">
      <w:pPr>
        <w:pStyle w:val="Canhgiua"/>
        <w:rPr>
          <w:ins w:id="3136" w:author="The Si Tran" w:date="2012-12-16T10:30:00Z"/>
        </w:rPr>
        <w:pPrChange w:id="3137" w:author="The Si Tran" w:date="2012-12-16T10:30:00Z">
          <w:pPr/>
        </w:pPrChange>
      </w:pPr>
    </w:p>
    <w:p w14:paraId="046BF5E6" w14:textId="77777777" w:rsidR="00C318D3" w:rsidRPr="005947EE" w:rsidDel="00D767FA" w:rsidRDefault="00C318D3">
      <w:pPr>
        <w:pStyle w:val="Canhgiua"/>
        <w:rPr>
          <w:del w:id="3138" w:author="The Si Tran" w:date="2012-12-06T00:08:00Z"/>
        </w:rPr>
        <w:pPrChange w:id="3139" w:author="The Si Tran" w:date="2012-12-16T10:30:00Z">
          <w:pPr/>
        </w:pPrChange>
      </w:pPr>
      <w:del w:id="3140" w:author="The Si Tran" w:date="2012-12-16T10:30:00Z">
        <w:r w:rsidRPr="00B312F5" w:rsidDel="00B9548F">
          <w:tab/>
        </w:r>
        <w:r w:rsidRPr="00B312F5" w:rsidDel="00B9548F">
          <w:tab/>
        </w:r>
      </w:del>
      <w:del w:id="3141" w:author="The Si Tran" w:date="2012-12-14T04:43:00Z">
        <w:r w:rsidRPr="00B312F5" w:rsidDel="001E051F">
          <w:tab/>
        </w:r>
      </w:del>
      <w:del w:id="3142" w:author="The Si Tran" w:date="2012-12-06T00:02:00Z">
        <w:r w:rsidRPr="00B312F5" w:rsidDel="00734CBA">
          <w:delText>MAPE</w:delText>
        </w:r>
      </w:del>
      <w:ins w:id="3143"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144" w:author="The Si Tran" w:date="2012-12-06T00:03:00Z">
                <w:rPr>
                  <w:rFonts w:ascii="Cambria Math" w:hAnsi="Cambria Math"/>
                </w:rPr>
              </w:ins>
            </m:ctrlPr>
          </m:naryPr>
          <m:sub>
            <w:ins w:id="3145" w:author="The Si Tran" w:date="2012-12-06T00:03:00Z">
              <m:r>
                <w:rPr>
                  <w:rFonts w:ascii="Cambria Math" w:hAnsi="Cambria Math"/>
                </w:rPr>
                <m:t>t</m:t>
              </m:r>
              <m:r>
                <m:rPr>
                  <m:sty m:val="p"/>
                </m:rPr>
                <w:rPr>
                  <w:rFonts w:ascii="Cambria Math" w:hAnsi="Cambria Math"/>
                </w:rPr>
                <m:t>=1</m:t>
              </m:r>
            </w:ins>
          </m:sub>
          <m:sup>
            <w:ins w:id="3146" w:author="The Si Tran" w:date="2012-12-06T00:03:00Z">
              <m:r>
                <w:rPr>
                  <w:rFonts w:ascii="Cambria Math" w:hAnsi="Cambria Math"/>
                </w:rPr>
                <m:t>n</m:t>
              </m:r>
            </w:ins>
          </m:sup>
          <m:e>
            <m:d>
              <m:dPr>
                <m:begChr m:val="|"/>
                <m:endChr m:val="|"/>
                <m:ctrlPr>
                  <w:ins w:id="3147" w:author="The Si Tran" w:date="2012-12-06T00:03:00Z">
                    <w:rPr>
                      <w:rFonts w:ascii="Cambria Math" w:hAnsi="Cambria Math"/>
                    </w:rPr>
                  </w:ins>
                </m:ctrlPr>
              </m:dPr>
              <m:e>
                <m:f>
                  <m:fPr>
                    <m:ctrlPr>
                      <w:ins w:id="3148" w:author="The Si Tran" w:date="2012-12-06T00:03:00Z">
                        <w:rPr>
                          <w:rFonts w:ascii="Cambria Math" w:hAnsi="Cambria Math"/>
                        </w:rPr>
                      </w:ins>
                    </m:ctrlPr>
                  </m:fPr>
                  <m:num>
                    <m:sSub>
                      <m:sSubPr>
                        <m:ctrlPr>
                          <w:ins w:id="3149" w:author="The Si Tran" w:date="2012-12-06T00:03:00Z">
                            <w:rPr>
                              <w:rFonts w:ascii="Cambria Math" w:hAnsi="Cambria Math"/>
                            </w:rPr>
                          </w:ins>
                        </m:ctrlPr>
                      </m:sSubPr>
                      <m:e>
                        <m:acc>
                          <m:accPr>
                            <m:ctrlPr>
                              <w:ins w:id="3150" w:author="The Si Tran" w:date="2012-12-06T00:03:00Z">
                                <w:rPr>
                                  <w:rFonts w:ascii="Cambria Math" w:hAnsi="Cambria Math"/>
                                </w:rPr>
                              </w:ins>
                            </m:ctrlPr>
                          </m:accPr>
                          <m:e>
                            <w:ins w:id="3151" w:author="The Si Tran" w:date="2012-12-06T00:03:00Z">
                              <m:r>
                                <w:rPr>
                                  <w:rFonts w:ascii="Cambria Math" w:hAnsi="Cambria Math"/>
                                </w:rPr>
                                <m:t>Y</m:t>
                              </m:r>
                            </w:ins>
                          </m:e>
                        </m:acc>
                      </m:e>
                      <m:sub>
                        <w:ins w:id="3152" w:author="The Si Tran" w:date="2012-12-06T00:03:00Z">
                          <m:r>
                            <w:rPr>
                              <w:rFonts w:ascii="Cambria Math" w:hAnsi="Cambria Math"/>
                            </w:rPr>
                            <m:t>t</m:t>
                          </m:r>
                          <m:r>
                            <m:rPr>
                              <m:sty m:val="p"/>
                            </m:rPr>
                            <w:rPr>
                              <w:rFonts w:ascii="Cambria Math" w:hAnsi="Cambria Math"/>
                            </w:rPr>
                            <m:t>-</m:t>
                          </m:r>
                        </w:ins>
                      </m:sub>
                    </m:sSub>
                    <m:sSub>
                      <m:sSubPr>
                        <m:ctrlPr>
                          <w:ins w:id="3153" w:author="The Si Tran" w:date="2012-12-06T00:04:00Z">
                            <w:rPr>
                              <w:rFonts w:ascii="Cambria Math" w:hAnsi="Cambria Math"/>
                            </w:rPr>
                          </w:ins>
                        </m:ctrlPr>
                      </m:sSubPr>
                      <m:e>
                        <w:ins w:id="3154" w:author="The Si Tran" w:date="2012-12-06T00:04:00Z">
                          <m:r>
                            <w:rPr>
                              <w:rFonts w:ascii="Cambria Math" w:hAnsi="Cambria Math"/>
                            </w:rPr>
                            <m:t>Y</m:t>
                          </m:r>
                        </w:ins>
                      </m:e>
                      <m:sub>
                        <w:ins w:id="3155" w:author="The Si Tran" w:date="2012-12-06T00:04:00Z">
                          <m:r>
                            <w:rPr>
                              <w:rFonts w:ascii="Cambria Math" w:hAnsi="Cambria Math"/>
                            </w:rPr>
                            <m:t>t</m:t>
                          </m:r>
                        </w:ins>
                      </m:sub>
                    </m:sSub>
                  </m:num>
                  <m:den>
                    <m:sSub>
                      <m:sSubPr>
                        <m:ctrlPr>
                          <w:ins w:id="3156" w:author="The Si Tran" w:date="2012-12-06T00:04:00Z">
                            <w:rPr>
                              <w:rFonts w:ascii="Cambria Math" w:hAnsi="Cambria Math"/>
                            </w:rPr>
                          </w:ins>
                        </m:ctrlPr>
                      </m:sSubPr>
                      <m:e>
                        <w:ins w:id="3157" w:author="The Si Tran" w:date="2012-12-06T00:04:00Z">
                          <m:r>
                            <w:rPr>
                              <w:rFonts w:ascii="Cambria Math" w:hAnsi="Cambria Math"/>
                            </w:rPr>
                            <m:t>Y</m:t>
                          </m:r>
                        </w:ins>
                      </m:e>
                      <m:sub>
                        <w:ins w:id="3158"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159" w:author="The Si Tran" w:date="2012-12-16T10:30:00Z">
          <w:pPr/>
        </w:pPrChange>
      </w:pPr>
    </w:p>
    <w:p w14:paraId="74031765" w14:textId="77777777" w:rsidR="00726875" w:rsidRDefault="00C318D3" w:rsidP="005A22B0">
      <w:pPr>
        <w:rPr>
          <w:ins w:id="316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161" w:author="The Si Tran" w:date="2012-12-12T07:56:00Z"/>
        </w:rPr>
        <w:pPrChange w:id="3162" w:author="The Si Tran" w:date="2012-12-12T07:56:00Z">
          <w:pPr>
            <w:spacing w:before="0" w:after="200" w:line="276" w:lineRule="auto"/>
            <w:jc w:val="left"/>
          </w:pPr>
        </w:pPrChange>
      </w:pPr>
      <w:ins w:id="3163" w:author="The Si Tran" w:date="2012-12-12T07:56:00Z">
        <w:r>
          <w:br w:type="page"/>
        </w:r>
      </w:ins>
    </w:p>
    <w:p w14:paraId="252F9628" w14:textId="793C8924" w:rsidR="00C318D3" w:rsidRPr="0095710D" w:rsidDel="004F5E08" w:rsidRDefault="0069274D" w:rsidP="005A22B0">
      <w:pPr>
        <w:rPr>
          <w:del w:id="3164" w:author="The Si Tran" w:date="2012-12-11T21:17:00Z"/>
          <w:sz w:val="32"/>
          <w:szCs w:val="32"/>
          <w:lang w:val="fr-FR"/>
          <w:rPrChange w:id="3165" w:author="The Si Tran" w:date="2012-12-12T13:54:00Z">
            <w:rPr>
              <w:del w:id="3166" w:author="The Si Tran" w:date="2012-12-11T21:17:00Z"/>
              <w:sz w:val="28"/>
              <w:szCs w:val="28"/>
              <w:lang w:val="fr-FR"/>
            </w:rPr>
          </w:rPrChange>
        </w:rPr>
      </w:pPr>
      <w:ins w:id="3167" w:author="superchickend" w:date="2012-12-16T14:58:00Z">
        <w:r>
          <w:lastRenderedPageBreak/>
          <w:t xml:space="preserve">   </w:t>
        </w:r>
      </w:ins>
      <w:ins w:id="3168" w:author="superchickend" w:date="2012-12-16T14:59:00Z">
        <w:r>
          <w:t xml:space="preserve"> </w:t>
        </w:r>
      </w:ins>
      <w:del w:id="3169" w:author="The Si Tran" w:date="2012-12-08T15:24:00Z">
        <w:r w:rsidR="00C318D3" w:rsidRPr="0095710D" w:rsidDel="004E0543">
          <w:rPr>
            <w:sz w:val="32"/>
            <w:szCs w:val="32"/>
            <w:rPrChange w:id="3170" w:author="The Si Tran" w:date="2012-12-12T13:54:00Z">
              <w:rPr>
                <w:szCs w:val="26"/>
              </w:rPr>
            </w:rPrChange>
          </w:rPr>
          <w:delText>MPE</w:delText>
        </w:r>
      </w:del>
      <w:bookmarkStart w:id="3171" w:name="_Toc343083575"/>
      <w:bookmarkStart w:id="3172" w:name="_Toc343083789"/>
      <w:bookmarkStart w:id="3173" w:name="_Toc343084000"/>
      <w:bookmarkStart w:id="3174" w:name="_Toc343220759"/>
      <w:bookmarkStart w:id="3175" w:name="_Toc343232263"/>
      <w:bookmarkStart w:id="3176" w:name="_Toc343232676"/>
      <w:bookmarkStart w:id="3177" w:name="_Toc343232961"/>
      <w:bookmarkStart w:id="3178" w:name="_Toc343415466"/>
      <w:bookmarkStart w:id="3179" w:name="_Toc343415762"/>
      <w:bookmarkStart w:id="3180" w:name="_Toc343452421"/>
      <w:bookmarkStart w:id="3181" w:name="_Toc343461211"/>
      <w:bookmarkStart w:id="3182" w:name="_Toc343494098"/>
      <w:bookmarkStart w:id="3183" w:name="_Toc343494310"/>
      <w:bookmarkStart w:id="3184" w:name="_Toc343495083"/>
      <w:bookmarkStart w:id="3185" w:name="_Toc343660310"/>
      <w:bookmarkStart w:id="3186" w:name="_Toc343660524"/>
      <w:bookmarkStart w:id="3187" w:name="_Toc343711152"/>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p>
    <w:p w14:paraId="2DA0346E" w14:textId="77777777" w:rsidR="00D92047" w:rsidRPr="0095710D" w:rsidDel="004F5E08" w:rsidRDefault="00D92047" w:rsidP="005A22B0">
      <w:pPr>
        <w:rPr>
          <w:del w:id="3188" w:author="The Si Tran" w:date="2012-12-11T21:17:00Z"/>
          <w:sz w:val="32"/>
          <w:szCs w:val="32"/>
          <w:lang w:val="fr-FR"/>
          <w:rPrChange w:id="3189" w:author="The Si Tran" w:date="2012-12-12T13:54:00Z">
            <w:rPr>
              <w:del w:id="3190" w:author="The Si Tran" w:date="2012-12-11T21:17:00Z"/>
              <w:sz w:val="28"/>
              <w:szCs w:val="28"/>
              <w:lang w:val="fr-FR"/>
            </w:rPr>
          </w:rPrChange>
        </w:rPr>
      </w:pPr>
      <w:bookmarkStart w:id="3191" w:name="_Toc343083576"/>
      <w:bookmarkStart w:id="3192" w:name="_Toc343083790"/>
      <w:bookmarkStart w:id="3193" w:name="_Toc343084001"/>
      <w:bookmarkStart w:id="3194" w:name="_Toc343220760"/>
      <w:bookmarkStart w:id="3195" w:name="_Toc343232264"/>
      <w:bookmarkStart w:id="3196" w:name="_Toc343232677"/>
      <w:bookmarkStart w:id="3197" w:name="_Toc343232962"/>
      <w:bookmarkStart w:id="3198" w:name="_Toc343415467"/>
      <w:bookmarkStart w:id="3199" w:name="_Toc343415763"/>
      <w:bookmarkStart w:id="3200" w:name="_Toc343452422"/>
      <w:bookmarkStart w:id="3201" w:name="_Toc343461212"/>
      <w:bookmarkStart w:id="3202" w:name="_Toc343494099"/>
      <w:bookmarkStart w:id="3203" w:name="_Toc343494311"/>
      <w:bookmarkStart w:id="3204" w:name="_Toc343495084"/>
      <w:bookmarkStart w:id="3205" w:name="_Toc343660311"/>
      <w:bookmarkStart w:id="3206" w:name="_Toc343660525"/>
      <w:bookmarkStart w:id="3207" w:name="_Toc343711153"/>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p>
    <w:p w14:paraId="760826C4" w14:textId="77777777" w:rsidR="006A21F7" w:rsidRPr="0095710D" w:rsidDel="00726875" w:rsidRDefault="006A21F7" w:rsidP="005A22B0">
      <w:pPr>
        <w:rPr>
          <w:del w:id="3208" w:author="The Si Tran" w:date="2012-12-12T07:56:00Z"/>
          <w:sz w:val="32"/>
          <w:szCs w:val="32"/>
          <w:rPrChange w:id="3209" w:author="The Si Tran" w:date="2012-12-12T13:54:00Z">
            <w:rPr>
              <w:del w:id="3210" w:author="The Si Tran" w:date="2012-12-12T07:56:00Z"/>
              <w:szCs w:val="26"/>
            </w:rPr>
          </w:rPrChange>
        </w:rPr>
      </w:pPr>
      <w:bookmarkStart w:id="3211" w:name="_Toc343083577"/>
      <w:bookmarkStart w:id="3212" w:name="_Toc343083791"/>
      <w:bookmarkStart w:id="3213" w:name="_Toc343084002"/>
      <w:bookmarkStart w:id="3214" w:name="_Toc343220761"/>
      <w:bookmarkStart w:id="3215" w:name="_Toc343232265"/>
      <w:bookmarkStart w:id="3216" w:name="_Toc343232678"/>
      <w:bookmarkStart w:id="3217" w:name="_Toc343232963"/>
      <w:bookmarkStart w:id="3218" w:name="_Toc343415468"/>
      <w:bookmarkStart w:id="3219" w:name="_Toc343415764"/>
      <w:bookmarkStart w:id="3220" w:name="_Toc343452423"/>
      <w:bookmarkStart w:id="3221" w:name="_Toc343461213"/>
      <w:bookmarkStart w:id="3222" w:name="_Toc343494100"/>
      <w:bookmarkStart w:id="3223" w:name="_Toc343494312"/>
      <w:bookmarkStart w:id="3224" w:name="_Toc343495085"/>
      <w:bookmarkStart w:id="3225" w:name="_Toc343660312"/>
      <w:bookmarkStart w:id="3226" w:name="_Toc343660526"/>
      <w:bookmarkStart w:id="3227" w:name="_Toc343711154"/>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p>
    <w:p w14:paraId="31C41FFF" w14:textId="2CB804D6" w:rsidR="006A21F7" w:rsidRPr="0095710D" w:rsidRDefault="006A21F7">
      <w:pPr>
        <w:pStyle w:val="Heading1"/>
        <w:pPrChange w:id="3228" w:author="The Si Tran" w:date="2012-12-16T09:44:00Z">
          <w:pPr>
            <w:pStyle w:val="Heading1"/>
            <w:jc w:val="left"/>
          </w:pPr>
        </w:pPrChange>
      </w:pPr>
      <w:del w:id="3229" w:author="superchickend" w:date="2012-12-16T14:57:00Z">
        <w:r w:rsidRPr="0095710D" w:rsidDel="005E0155">
          <w:rPr>
            <w:rPrChange w:id="3230" w:author="The Si Tran" w:date="2012-12-12T13:54:00Z">
              <w:rPr>
                <w:rFonts w:cs="Times New Roman"/>
                <w:b w:val="0"/>
                <w:bCs w:val="0"/>
                <w:kern w:val="0"/>
                <w:sz w:val="26"/>
                <w:szCs w:val="22"/>
              </w:rPr>
            </w:rPrChange>
          </w:rPr>
          <w:delText xml:space="preserve">: </w:delText>
        </w:r>
      </w:del>
      <w:del w:id="3231" w:author="The Si Tran" w:date="2012-12-12T13:54:00Z">
        <w:r w:rsidRPr="0095710D" w:rsidDel="0095710D">
          <w:rPr>
            <w:rPrChange w:id="3232" w:author="The Si Tran" w:date="2012-12-12T13:54:00Z">
              <w:rPr>
                <w:rFonts w:cs="Times New Roman"/>
                <w:b w:val="0"/>
                <w:bCs w:val="0"/>
                <w:kern w:val="0"/>
                <w:sz w:val="26"/>
                <w:szCs w:val="22"/>
              </w:rPr>
            </w:rPrChange>
          </w:rPr>
          <w:delText>Mô hình ARIMA</w:delText>
        </w:r>
      </w:del>
      <w:bookmarkStart w:id="3233" w:name="_Toc343711155"/>
      <w:ins w:id="3234" w:author="The Si Tran" w:date="2012-12-12T13:54:00Z">
        <w:r w:rsidR="0095710D" w:rsidRPr="0095710D">
          <w:rPr>
            <w:rPrChange w:id="3235" w:author="The Si Tran" w:date="2012-12-12T13:54:00Z">
              <w:rPr>
                <w:sz w:val="26"/>
                <w:szCs w:val="26"/>
              </w:rPr>
            </w:rPrChange>
          </w:rPr>
          <w:t>MÔ HÌNH ARIMA</w:t>
        </w:r>
      </w:ins>
      <w:bookmarkEnd w:id="3233"/>
      <w:r w:rsidR="005A4357">
        <w:t xml:space="preserve"> VÀ MÔ HÌNH SARIMA</w:t>
      </w:r>
    </w:p>
    <w:p w14:paraId="4C0C379A" w14:textId="77777777" w:rsidR="006A21F7" w:rsidRPr="0049233F" w:rsidDel="00555D32" w:rsidRDefault="006A21F7" w:rsidP="006A21F7">
      <w:pPr>
        <w:ind w:firstLine="547"/>
        <w:rPr>
          <w:del w:id="3236" w:author="The Si Tran" w:date="2012-12-14T04:45:00Z"/>
          <w:szCs w:val="26"/>
          <w:lang w:val="fr-FR"/>
          <w:rPrChange w:id="3237" w:author="The Si Tran" w:date="2012-12-05T23:02:00Z">
            <w:rPr>
              <w:del w:id="3238" w:author="The Si Tran" w:date="2012-12-14T04:45:00Z"/>
              <w:sz w:val="28"/>
              <w:szCs w:val="28"/>
              <w:lang w:val="fr-FR"/>
            </w:rPr>
          </w:rPrChange>
        </w:rPr>
      </w:pPr>
      <w:r w:rsidRPr="0049233F">
        <w:rPr>
          <w:szCs w:val="26"/>
          <w:lang w:val="fr-FR"/>
          <w:rPrChange w:id="3239"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240"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241" w:author="The Si Tran" w:date="2012-12-05T23:02:00Z">
            <w:rPr>
              <w:lang w:val="fr-FR"/>
            </w:rPr>
          </w:rPrChange>
        </w:rPr>
      </w:pPr>
      <w:bookmarkStart w:id="3242" w:name="_Toc312142550"/>
      <w:bookmarkStart w:id="3243" w:name="_Toc343711156"/>
      <w:r w:rsidRPr="0049233F">
        <w:rPr>
          <w:sz w:val="26"/>
          <w:szCs w:val="26"/>
          <w:lang w:val="fr-FR"/>
          <w:rPrChange w:id="3244"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245" w:author="The Si Tran" w:date="2012-12-05T23:02:00Z">
            <w:rPr>
              <w:rFonts w:cs="Times New Roman"/>
              <w:b w:val="0"/>
              <w:bCs w:val="0"/>
              <w:iCs w:val="0"/>
              <w:kern w:val="32"/>
              <w:sz w:val="26"/>
              <w:szCs w:val="22"/>
              <w:lang w:val="fr-FR"/>
            </w:rPr>
          </w:rPrChange>
        </w:rPr>
        <w:t>q</w:t>
      </w:r>
      <w:r w:rsidRPr="0049233F">
        <w:rPr>
          <w:sz w:val="26"/>
          <w:szCs w:val="26"/>
          <w:lang w:val="fr-FR"/>
          <w:rPrChange w:id="3246" w:author="The Si Tran" w:date="2012-12-05T23:02:00Z">
            <w:rPr>
              <w:rFonts w:cs="Times New Roman"/>
              <w:b w:val="0"/>
              <w:bCs w:val="0"/>
              <w:iCs w:val="0"/>
              <w:kern w:val="32"/>
              <w:sz w:val="26"/>
              <w:szCs w:val="22"/>
              <w:lang w:val="fr-FR"/>
            </w:rPr>
          </w:rPrChange>
        </w:rPr>
        <w:t>, MA(</w:t>
      </w:r>
      <w:r w:rsidRPr="00423CB2">
        <w:rPr>
          <w:i/>
          <w:sz w:val="26"/>
          <w:szCs w:val="26"/>
          <w:lang w:val="fr-FR"/>
          <w:rPrChange w:id="3247" w:author="The Si Tran" w:date="2012-12-05T23:02:00Z">
            <w:rPr>
              <w:rFonts w:cs="Times New Roman"/>
              <w:b w:val="0"/>
              <w:bCs w:val="0"/>
              <w:iCs w:val="0"/>
              <w:kern w:val="32"/>
              <w:sz w:val="26"/>
              <w:szCs w:val="22"/>
              <w:lang w:val="fr-FR"/>
            </w:rPr>
          </w:rPrChange>
        </w:rPr>
        <w:t>q</w:t>
      </w:r>
      <w:r w:rsidRPr="0049233F">
        <w:rPr>
          <w:sz w:val="26"/>
          <w:szCs w:val="26"/>
          <w:lang w:val="fr-FR"/>
          <w:rPrChange w:id="3248" w:author="The Si Tran" w:date="2012-12-05T23:02:00Z">
            <w:rPr>
              <w:rFonts w:cs="Times New Roman"/>
              <w:b w:val="0"/>
              <w:bCs w:val="0"/>
              <w:iCs w:val="0"/>
              <w:kern w:val="32"/>
              <w:sz w:val="26"/>
              <w:szCs w:val="22"/>
              <w:lang w:val="fr-FR"/>
            </w:rPr>
          </w:rPrChange>
        </w:rPr>
        <w:t>)</w:t>
      </w:r>
      <w:bookmarkEnd w:id="3242"/>
      <w:bookmarkEnd w:id="3243"/>
    </w:p>
    <w:p w14:paraId="2E4BA18E" w14:textId="0EF10C11" w:rsidR="006A21F7" w:rsidRPr="0049233F" w:rsidDel="007B42A6" w:rsidRDefault="004F6C5F">
      <w:pPr>
        <w:rPr>
          <w:del w:id="3249" w:author="The Si Tran" w:date="2012-12-12T00:09:00Z"/>
          <w:rPrChange w:id="3250" w:author="The Si Tran" w:date="2012-12-05T23:02:00Z">
            <w:rPr>
              <w:del w:id="3251" w:author="The Si Tran" w:date="2012-12-12T00:09:00Z"/>
              <w:color w:val="FF0000"/>
              <w:sz w:val="36"/>
              <w:lang w:val="fr-FR"/>
            </w:rPr>
          </w:rPrChange>
        </w:rPr>
        <w:pPrChange w:id="3252" w:author="The Si Tran" w:date="2012-12-16T17:05:00Z">
          <w:pPr>
            <w:ind w:left="540"/>
          </w:pPr>
        </w:pPrChange>
      </w:pPr>
      <w:ins w:id="3253" w:author="The Si Tran" w:date="2012-12-16T17:05:00Z">
        <w:r>
          <w:rPr>
            <w:noProof/>
            <w:rPrChange w:id="3254" w:author="Unknown">
              <w:rPr>
                <w:b/>
                <w:bCs/>
                <w:noProof/>
                <w:sz w:val="20"/>
                <w:szCs w:val="20"/>
              </w:rPr>
            </w:rPrChange>
          </w:rPr>
          <mc:AlternateContent>
            <mc:Choice Requires="wps">
              <w:drawing>
                <wp:anchor distT="0" distB="0" distL="114300" distR="114300" simplePos="0" relativeHeight="251721728" behindDoc="0" locked="0" layoutInCell="1" allowOverlap="1" wp14:anchorId="3F0685D8" wp14:editId="28E75F5A">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8A1996" w:rsidRDefault="008A1996">
                              <w:pPr>
                                <w:pStyle w:val="EquationIndex"/>
                                <w:pPrChange w:id="3255" w:author="The Si Tran" w:date="2012-12-16T10:46:00Z">
                                  <w:pPr>
                                    <w:jc w:val="left"/>
                                  </w:pPr>
                                </w:pPrChange>
                              </w:pPr>
                              <w:r>
                                <w:t>(3.</w:t>
                              </w:r>
                              <w:ins w:id="3256" w:author="The Si Tran" w:date="2012-12-14T04:55:00Z">
                                <w:r>
                                  <w:t>1</w:t>
                                </w:r>
                              </w:ins>
                              <w:del w:id="325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CB32EE" w:rsidRDefault="00CB32EE">
                        <w:pPr>
                          <w:pStyle w:val="EquationIndex"/>
                          <w:pPrChange w:id="3334" w:author="The Si Tran" w:date="2012-12-16T10:46:00Z">
                            <w:pPr>
                              <w:jc w:val="left"/>
                            </w:pPr>
                          </w:pPrChange>
                        </w:pPr>
                        <w:r>
                          <w:t>(3.</w:t>
                        </w:r>
                        <w:ins w:id="3335" w:author="The Si Tran" w:date="2012-12-14T04:55:00Z">
                          <w:r>
                            <w:t>1</w:t>
                          </w:r>
                        </w:ins>
                        <w:del w:id="3336" w:author="The Si Tran" w:date="2012-12-14T04:55:00Z">
                          <w:r w:rsidDel="004505B3">
                            <w:delText>2.1</w:delText>
                          </w:r>
                        </w:del>
                        <w:r>
                          <w:t>)</w:t>
                        </w:r>
                      </w:p>
                    </w:txbxContent>
                  </v:textbox>
                  <w10:wrap type="square"/>
                </v:shape>
              </w:pict>
            </mc:Fallback>
          </mc:AlternateContent>
        </w:r>
      </w:ins>
      <w:del w:id="3258" w:author="The Si Tran" w:date="2012-12-12T00:09:00Z">
        <w:r w:rsidR="006A21F7" w:rsidRPr="0049233F" w:rsidDel="007B42A6">
          <w:rPr>
            <w:rPrChange w:id="3259"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260" w:author="The Si Tran" w:date="2012-12-06T03:56:00Z"/>
          <w:rPrChange w:id="3261" w:author="The Si Tran" w:date="2012-12-05T23:02:00Z">
            <w:rPr>
              <w:del w:id="3262" w:author="The Si Tran" w:date="2012-12-06T03:56:00Z"/>
              <w:color w:val="FF0000"/>
              <w:sz w:val="36"/>
              <w:lang w:val="fr-FR"/>
            </w:rPr>
          </w:rPrChange>
        </w:rPr>
        <w:pPrChange w:id="3263" w:author="The Si Tran" w:date="2012-12-16T17:05:00Z">
          <w:pPr>
            <w:ind w:left="540"/>
          </w:pPr>
        </w:pPrChange>
      </w:pPr>
      <w:del w:id="3264" w:author="The Si Tran" w:date="2012-12-06T03:56:00Z">
        <w:r w:rsidRPr="0049233F" w:rsidDel="004657FC">
          <w:rPr>
            <w:rPrChange w:id="3265"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266" w:author="The Si Tran" w:date="2012-12-06T00:09:00Z"/>
        </w:rPr>
        <w:pPrChange w:id="3267" w:author="The Si Tran" w:date="2012-12-16T17:05:00Z">
          <w:pPr>
            <w:ind w:firstLine="540"/>
          </w:pPr>
        </w:pPrChange>
      </w:pPr>
      <w:r w:rsidRPr="0049233F">
        <w:rPr>
          <w:rPrChange w:id="3268" w:author="The Si Tran" w:date="2012-12-05T23:02:00Z">
            <w:rPr>
              <w:rFonts w:cs="Arial"/>
              <w:b/>
              <w:bCs/>
              <w:kern w:val="32"/>
              <w:sz w:val="28"/>
              <w:szCs w:val="28"/>
              <w:lang w:val="fr-FR"/>
            </w:rPr>
          </w:rPrChange>
        </w:rPr>
        <w:t>Mô hình MA(</w:t>
      </w:r>
      <w:r w:rsidRPr="00423CB2">
        <w:rPr>
          <w:i/>
          <w:rPrChange w:id="3269" w:author="The Si Tran" w:date="2012-12-05T23:02:00Z">
            <w:rPr>
              <w:rFonts w:cs="Arial"/>
              <w:b/>
              <w:bCs/>
              <w:kern w:val="32"/>
              <w:sz w:val="28"/>
              <w:szCs w:val="28"/>
              <w:lang w:val="fr-FR"/>
            </w:rPr>
          </w:rPrChange>
        </w:rPr>
        <w:t>q</w:t>
      </w:r>
      <w:r w:rsidRPr="0049233F">
        <w:rPr>
          <w:rPrChange w:id="3270"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8A1996">
      <w:pPr>
        <w:pStyle w:val="Canhgiua"/>
        <w:rPr>
          <w:del w:id="3271" w:author="The Si Tran" w:date="2012-12-06T03:55:00Z"/>
          <w:lang w:val="fr-FR"/>
          <w:rPrChange w:id="3272" w:author="The Si Tran" w:date="2012-12-16T10:30:00Z">
            <w:rPr>
              <w:del w:id="3273" w:author="The Si Tran" w:date="2012-12-06T03:55:00Z"/>
              <w:sz w:val="28"/>
              <w:szCs w:val="28"/>
              <w:lang w:val="fr-FR"/>
            </w:rPr>
          </w:rPrChange>
        </w:rPr>
        <w:pPrChange w:id="3274" w:author="The Si Tran" w:date="2012-12-16T10:30:00Z">
          <w:pPr>
            <w:ind w:firstLine="540"/>
          </w:pPr>
        </w:pPrChange>
      </w:pPr>
      <m:oMathPara>
        <m:oMathParaPr>
          <m:jc m:val="center"/>
        </m:oMathParaPr>
        <m:oMath>
          <m:sSub>
            <m:sSubPr>
              <m:ctrlPr>
                <w:ins w:id="3275" w:author="The Si Tran" w:date="2012-12-06T00:10:00Z">
                  <w:rPr>
                    <w:rFonts w:ascii="Cambria Math" w:hAnsi="Cambria Math"/>
                    <w:lang w:val="fr-FR"/>
                  </w:rPr>
                </w:ins>
              </m:ctrlPr>
            </m:sSubPr>
            <m:e>
              <w:ins w:id="3276" w:author="The Si Tran" w:date="2012-12-06T00:10:00Z">
                <m:r>
                  <w:rPr>
                    <w:rFonts w:ascii="Cambria Math" w:hAnsi="Cambria Math"/>
                    <w:lang w:val="fr-FR"/>
                  </w:rPr>
                  <m:t>y</m:t>
                </m:r>
              </w:ins>
            </m:e>
            <m:sub>
              <w:ins w:id="3277" w:author="The Si Tran" w:date="2012-12-06T00:10:00Z">
                <m:r>
                  <w:rPr>
                    <w:rFonts w:ascii="Cambria Math" w:hAnsi="Cambria Math"/>
                    <w:lang w:val="fr-FR"/>
                  </w:rPr>
                  <m:t>t</m:t>
                </m:r>
              </w:ins>
            </m:sub>
          </m:sSub>
          <w:ins w:id="3278"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279" w:author="The Si Tran" w:date="2012-12-06T00:10:00Z">
                  <w:rPr>
                    <w:rFonts w:ascii="Cambria Math" w:hAnsi="Cambria Math"/>
                    <w:lang w:val="fr-FR"/>
                  </w:rPr>
                </w:ins>
              </m:ctrlPr>
            </m:sSubPr>
            <m:e>
              <w:ins w:id="3280" w:author="The Si Tran" w:date="2012-12-06T00:10:00Z">
                <m:r>
                  <w:rPr>
                    <w:rFonts w:ascii="Cambria Math" w:hAnsi="Cambria Math"/>
                    <w:lang w:val="fr-FR"/>
                  </w:rPr>
                  <m:t>ε</m:t>
                </m:r>
              </w:ins>
            </m:e>
            <m:sub>
              <w:ins w:id="3281" w:author="The Si Tran" w:date="2012-12-06T00:10:00Z">
                <m:r>
                  <w:rPr>
                    <w:rFonts w:ascii="Cambria Math" w:hAnsi="Cambria Math"/>
                    <w:lang w:val="fr-FR"/>
                  </w:rPr>
                  <m:t>t</m:t>
                </m:r>
              </w:ins>
            </m:sub>
          </m:sSub>
          <w:ins w:id="3282" w:author="The Si Tran" w:date="2012-12-06T00:10:00Z">
            <m:r>
              <m:rPr>
                <m:sty m:val="p"/>
              </m:rPr>
              <w:rPr>
                <w:rFonts w:ascii="Cambria Math" w:hAnsi="Cambria Math"/>
                <w:lang w:val="fr-FR"/>
              </w:rPr>
              <m:t>-</m:t>
            </m:r>
          </w:ins>
          <m:sSub>
            <m:sSubPr>
              <m:ctrlPr>
                <w:ins w:id="3283" w:author="The Si Tran" w:date="2012-12-06T00:10:00Z">
                  <w:rPr>
                    <w:rFonts w:ascii="Cambria Math" w:hAnsi="Cambria Math"/>
                    <w:lang w:val="fr-FR"/>
                  </w:rPr>
                </w:ins>
              </m:ctrlPr>
            </m:sSubPr>
            <m:e>
              <w:ins w:id="3284" w:author="The Si Tran" w:date="2012-12-06T00:10:00Z">
                <m:r>
                  <w:rPr>
                    <w:rFonts w:ascii="Cambria Math" w:hAnsi="Cambria Math"/>
                    <w:lang w:val="fr-FR"/>
                  </w:rPr>
                  <m:t>θ</m:t>
                </m:r>
              </w:ins>
            </m:e>
            <m:sub>
              <w:ins w:id="3285" w:author="The Si Tran" w:date="2012-12-06T00:10:00Z">
                <m:r>
                  <m:rPr>
                    <m:sty m:val="p"/>
                  </m:rPr>
                  <w:rPr>
                    <w:rFonts w:ascii="Cambria Math" w:hAnsi="Cambria Math"/>
                    <w:lang w:val="fr-FR"/>
                  </w:rPr>
                  <m:t>1</m:t>
                </m:r>
              </w:ins>
            </m:sub>
          </m:sSub>
          <m:sSub>
            <m:sSubPr>
              <m:ctrlPr>
                <w:ins w:id="3286" w:author="The Si Tran" w:date="2012-12-06T00:10:00Z">
                  <w:rPr>
                    <w:rFonts w:ascii="Cambria Math" w:hAnsi="Cambria Math"/>
                    <w:lang w:val="fr-FR"/>
                  </w:rPr>
                </w:ins>
              </m:ctrlPr>
            </m:sSubPr>
            <m:e>
              <w:ins w:id="3287" w:author="The Si Tran" w:date="2012-12-06T00:10:00Z">
                <m:r>
                  <w:rPr>
                    <w:rFonts w:ascii="Cambria Math" w:hAnsi="Cambria Math"/>
                    <w:lang w:val="fr-FR"/>
                  </w:rPr>
                  <m:t>ε</m:t>
                </m:r>
              </w:ins>
            </m:e>
            <m:sub>
              <w:ins w:id="3288" w:author="The Si Tran" w:date="2012-12-06T00:10:00Z">
                <m:r>
                  <w:rPr>
                    <w:rFonts w:ascii="Cambria Math" w:hAnsi="Cambria Math"/>
                    <w:lang w:val="fr-FR"/>
                  </w:rPr>
                  <m:t>t</m:t>
                </m:r>
              </w:ins>
              <w:ins w:id="3289" w:author="The Si Tran" w:date="2012-12-06T00:11:00Z">
                <m:r>
                  <m:rPr>
                    <m:sty m:val="p"/>
                  </m:rPr>
                  <w:rPr>
                    <w:rFonts w:ascii="Cambria Math" w:hAnsi="Cambria Math"/>
                    <w:lang w:val="fr-FR"/>
                  </w:rPr>
                  <m:t>-1</m:t>
                </m:r>
              </w:ins>
            </m:sub>
          </m:sSub>
          <w:ins w:id="3290" w:author="The Si Tran" w:date="2012-12-06T00:11:00Z">
            <m:r>
              <m:rPr>
                <m:sty m:val="p"/>
              </m:rPr>
              <w:rPr>
                <w:rFonts w:ascii="Cambria Math" w:hAnsi="Cambria Math"/>
                <w:lang w:val="fr-FR"/>
              </w:rPr>
              <m:t>-…-</m:t>
            </m:r>
          </w:ins>
          <m:sSub>
            <m:sSubPr>
              <m:ctrlPr>
                <w:ins w:id="3291" w:author="The Si Tran" w:date="2012-12-06T00:11:00Z">
                  <w:rPr>
                    <w:rFonts w:ascii="Cambria Math" w:hAnsi="Cambria Math"/>
                    <w:lang w:val="fr-FR"/>
                  </w:rPr>
                </w:ins>
              </m:ctrlPr>
            </m:sSubPr>
            <m:e>
              <w:ins w:id="3292" w:author="The Si Tran" w:date="2012-12-06T00:11:00Z">
                <m:r>
                  <w:rPr>
                    <w:rFonts w:ascii="Cambria Math" w:hAnsi="Cambria Math"/>
                    <w:lang w:val="fr-FR"/>
                  </w:rPr>
                  <m:t>θ</m:t>
                </m:r>
              </w:ins>
            </m:e>
            <m:sub>
              <w:ins w:id="3293" w:author="The Si Tran" w:date="2012-12-06T00:11:00Z">
                <m:r>
                  <w:rPr>
                    <w:rFonts w:ascii="Cambria Math" w:hAnsi="Cambria Math"/>
                    <w:lang w:val="fr-FR"/>
                  </w:rPr>
                  <m:t>q</m:t>
                </m:r>
              </w:ins>
            </m:sub>
          </m:sSub>
          <m:sSub>
            <m:sSubPr>
              <m:ctrlPr>
                <w:ins w:id="3294" w:author="The Si Tran" w:date="2012-12-06T00:11:00Z">
                  <w:rPr>
                    <w:rFonts w:ascii="Cambria Math" w:hAnsi="Cambria Math"/>
                    <w:lang w:val="fr-FR"/>
                  </w:rPr>
                </w:ins>
              </m:ctrlPr>
            </m:sSubPr>
            <m:e>
              <w:ins w:id="3295" w:author="The Si Tran" w:date="2012-12-06T00:11:00Z">
                <m:r>
                  <w:rPr>
                    <w:rFonts w:ascii="Cambria Math" w:hAnsi="Cambria Math"/>
                    <w:lang w:val="fr-FR"/>
                  </w:rPr>
                  <m:t>ε</m:t>
                </m:r>
              </w:ins>
            </m:e>
            <m:sub>
              <w:ins w:id="3296"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297" w:author="The Si Tran" w:date="2012-12-05T23:02:00Z">
            <w:rPr>
              <w:sz w:val="28"/>
              <w:szCs w:val="28"/>
              <w:lang w:val="fr-FR"/>
            </w:rPr>
          </w:rPrChange>
        </w:rPr>
        <w:pPrChange w:id="3298" w:author="The Si Tran" w:date="2012-12-16T10:30:00Z">
          <w:pPr>
            <w:ind w:firstLine="540"/>
          </w:pPr>
        </w:pPrChange>
      </w:pPr>
      <w:del w:id="3299" w:author="The Si Tran" w:date="2012-12-06T00:12:00Z">
        <w:r w:rsidRPr="00082976" w:rsidDel="00A81DD7">
          <w:rPr>
            <w:position w:val="-14"/>
            <w:lang w:val="fr-FR"/>
          </w:rPr>
          <w:object w:dxaOrig="2880" w:dyaOrig="380" w14:anchorId="5190E4CE">
            <v:shape id="_x0000_i1044" type="#_x0000_t75" style="width:207pt;height:27.75pt" o:ole="">
              <v:imagedata r:id="rId57" o:title=""/>
            </v:shape>
            <o:OLEObject Type="Embed" ProgID="Equation.DSMT4" ShapeID="_x0000_i1044" DrawAspect="Content" ObjectID="_1417549010" r:id="rId58"/>
          </w:object>
        </w:r>
      </w:del>
      <w:del w:id="3300" w:author="The Si Tran" w:date="2012-12-06T03:52:00Z">
        <w:r w:rsidRPr="0049233F" w:rsidDel="008C32B7">
          <w:rPr>
            <w:lang w:val="fr-FR"/>
            <w:rPrChange w:id="3301" w:author="The Si Tran" w:date="2012-12-05T23:02:00Z">
              <w:rPr>
                <w:sz w:val="28"/>
                <w:szCs w:val="28"/>
                <w:lang w:val="fr-FR"/>
              </w:rPr>
            </w:rPrChange>
          </w:rPr>
          <w:delText xml:space="preserve">             </w:delText>
        </w:r>
      </w:del>
      <w:del w:id="3302" w:author="The Si Tran" w:date="2012-12-06T03:54:00Z">
        <w:r w:rsidRPr="0049233F" w:rsidDel="004657FC">
          <w:rPr>
            <w:lang w:val="fr-FR"/>
            <w:rPrChange w:id="3303" w:author="The Si Tran" w:date="2012-12-05T23:02:00Z">
              <w:rPr>
                <w:sz w:val="28"/>
                <w:szCs w:val="28"/>
                <w:lang w:val="fr-FR"/>
              </w:rPr>
            </w:rPrChange>
          </w:rPr>
          <w:delText>(3.1.1)</w:delText>
        </w:r>
      </w:del>
    </w:p>
    <w:p w14:paraId="0CA6475D" w14:textId="77777777" w:rsidR="006A21F7" w:rsidRPr="0049233F" w:rsidRDefault="006A21F7">
      <w:pPr>
        <w:rPr>
          <w:lang w:val="fr-FR"/>
          <w:rPrChange w:id="3304" w:author="The Si Tran" w:date="2012-12-05T23:02:00Z">
            <w:rPr>
              <w:sz w:val="28"/>
              <w:szCs w:val="28"/>
              <w:lang w:val="fr-FR"/>
            </w:rPr>
          </w:rPrChange>
        </w:rPr>
        <w:pPrChange w:id="3305" w:author="The Si Tran" w:date="2012-12-16T17:05:00Z">
          <w:pPr>
            <w:ind w:firstLine="547"/>
          </w:pPr>
        </w:pPrChange>
      </w:pPr>
      <w:r w:rsidRPr="0049233F">
        <w:rPr>
          <w:lang w:val="fr-FR"/>
          <w:rPrChange w:id="3306" w:author="The Si Tran" w:date="2012-12-05T23:02:00Z">
            <w:rPr>
              <w:sz w:val="28"/>
              <w:szCs w:val="28"/>
              <w:lang w:val="fr-FR"/>
            </w:rPr>
          </w:rPrChange>
        </w:rPr>
        <w:t>Với :</w:t>
      </w:r>
    </w:p>
    <w:p w14:paraId="620C6664" w14:textId="77777777" w:rsidR="006A21F7" w:rsidRPr="00555D32" w:rsidRDefault="006A21F7">
      <w:pPr>
        <w:pStyle w:val="BuletL2"/>
        <w:rPr>
          <w:lang w:val="fr-FR"/>
          <w:rPrChange w:id="3307" w:author="The Si Tran" w:date="2012-12-14T04:46:00Z">
            <w:rPr>
              <w:sz w:val="28"/>
              <w:szCs w:val="28"/>
              <w:lang w:val="fr-FR"/>
            </w:rPr>
          </w:rPrChange>
        </w:rPr>
        <w:pPrChange w:id="3308" w:author="The Si Tran" w:date="2012-12-16T17:04:00Z">
          <w:pPr>
            <w:ind w:firstLine="547"/>
          </w:pPr>
        </w:pPrChange>
      </w:pPr>
      <w:del w:id="3309" w:author="The Si Tran" w:date="2012-12-06T00:16:00Z">
        <w:r w:rsidRPr="00555D32" w:rsidDel="004939AB">
          <w:rPr>
            <w:position w:val="-10"/>
            <w:lang w:val="fr-FR"/>
            <w:rPrChange w:id="3310" w:author="The Si Tran" w:date="2012-12-14T04:46:00Z">
              <w:rPr>
                <w:position w:val="-10"/>
                <w:lang w:val="fr-FR"/>
              </w:rPr>
            </w:rPrChange>
          </w:rPr>
          <w:object w:dxaOrig="240" w:dyaOrig="260" w14:anchorId="3EA68E79">
            <v:shape id="_x0000_i1045" type="#_x0000_t75" style="width:18pt;height:18pt" o:ole="">
              <v:imagedata r:id="rId59" o:title=""/>
            </v:shape>
            <o:OLEObject Type="Embed" ProgID="Equation.DSMT4" ShapeID="_x0000_i1045" DrawAspect="Content" ObjectID="_1417549011" r:id="rId60"/>
          </w:object>
        </w:r>
        <w:r w:rsidRPr="00555D32" w:rsidDel="004939AB">
          <w:rPr>
            <w:lang w:val="fr-FR"/>
            <w:rPrChange w:id="3311" w:author="The Si Tran" w:date="2012-12-14T04:46:00Z">
              <w:rPr>
                <w:sz w:val="28"/>
                <w:szCs w:val="28"/>
                <w:lang w:val="fr-FR"/>
              </w:rPr>
            </w:rPrChange>
          </w:rPr>
          <w:delText xml:space="preserve"> </w:delText>
        </w:r>
      </w:del>
      <w:ins w:id="3312"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13" w:author="The Si Tran" w:date="2012-12-14T04:46:00Z">
            <w:rPr>
              <w:sz w:val="28"/>
              <w:szCs w:val="28"/>
              <w:lang w:val="fr-FR"/>
            </w:rPr>
          </w:rPrChange>
        </w:rPr>
        <w:t>là trung bình của chuỗi thời gian tĩnh</w:t>
      </w:r>
      <w:del w:id="3314" w:author="The Si Tran" w:date="2012-12-06T20:09:00Z">
        <w:r w:rsidRPr="00555D32" w:rsidDel="00263465">
          <w:rPr>
            <w:lang w:val="fr-FR"/>
            <w:rPrChange w:id="3315" w:author="The Si Tran" w:date="2012-12-14T04:46:00Z">
              <w:rPr>
                <w:sz w:val="28"/>
                <w:szCs w:val="28"/>
                <w:lang w:val="fr-FR"/>
              </w:rPr>
            </w:rPrChange>
          </w:rPr>
          <w:delText xml:space="preserve"> {y</w:delText>
        </w:r>
        <w:r w:rsidRPr="00555D32" w:rsidDel="00263465">
          <w:rPr>
            <w:vertAlign w:val="subscript"/>
            <w:lang w:val="fr-FR"/>
            <w:rPrChange w:id="3316" w:author="The Si Tran" w:date="2012-12-14T04:46:00Z">
              <w:rPr>
                <w:sz w:val="28"/>
                <w:szCs w:val="28"/>
                <w:vertAlign w:val="subscript"/>
                <w:lang w:val="fr-FR"/>
              </w:rPr>
            </w:rPrChange>
          </w:rPr>
          <w:delText>t</w:delText>
        </w:r>
        <w:r w:rsidRPr="00555D32" w:rsidDel="00263465">
          <w:rPr>
            <w:lang w:val="fr-FR"/>
            <w:rPrChange w:id="3317" w:author="The Si Tran" w:date="2012-12-14T04:46:00Z">
              <w:rPr>
                <w:sz w:val="28"/>
                <w:szCs w:val="28"/>
                <w:lang w:val="fr-FR"/>
              </w:rPr>
            </w:rPrChange>
          </w:rPr>
          <w:delText>}</w:delText>
        </w:r>
      </w:del>
      <w:ins w:id="3318" w:author="The Si Tran" w:date="2012-12-06T20:09:00Z">
        <w:r w:rsidR="00263465" w:rsidRPr="00032D83">
          <w:rPr>
            <w:lang w:val="fr-FR"/>
          </w:rPr>
          <w:t xml:space="preserve"> </w:t>
        </w:r>
      </w:ins>
      <m:oMath>
        <m:d>
          <m:dPr>
            <m:begChr m:val="{"/>
            <m:endChr m:val="}"/>
            <m:ctrlPr>
              <w:ins w:id="3319" w:author="The Si Tran" w:date="2012-12-06T20:10:00Z">
                <w:rPr>
                  <w:rFonts w:ascii="Cambria Math" w:hAnsi="Cambria Math"/>
                  <w:i/>
                  <w:lang w:val="fr-FR"/>
                </w:rPr>
              </w:ins>
            </m:ctrlPr>
          </m:dPr>
          <m:e>
            <m:sSub>
              <m:sSubPr>
                <m:ctrlPr>
                  <w:ins w:id="3320" w:author="The Si Tran" w:date="2012-12-06T20:10:00Z">
                    <w:rPr>
                      <w:rFonts w:ascii="Cambria Math" w:hAnsi="Cambria Math"/>
                      <w:i/>
                      <w:lang w:val="fr-FR"/>
                    </w:rPr>
                  </w:ins>
                </m:ctrlPr>
              </m:sSubPr>
              <m:e>
                <w:ins w:id="3321" w:author="The Si Tran" w:date="2012-12-06T20:10:00Z">
                  <m:r>
                    <w:rPr>
                      <w:rFonts w:ascii="Cambria Math" w:hAnsi="Cambria Math"/>
                      <w:lang w:val="fr-FR"/>
                    </w:rPr>
                    <m:t>y</m:t>
                  </m:r>
                </w:ins>
              </m:e>
              <m:sub>
                <w:ins w:id="3322" w:author="The Si Tran" w:date="2012-12-06T20:10:00Z">
                  <m:r>
                    <w:rPr>
                      <w:rFonts w:ascii="Cambria Math" w:hAnsi="Cambria Math"/>
                      <w:lang w:val="fr-FR"/>
                    </w:rPr>
                    <m:t>t</m:t>
                  </m:r>
                </w:ins>
              </m:sub>
            </m:sSub>
          </m:e>
        </m:d>
      </m:oMath>
      <w:r w:rsidRPr="00555D32">
        <w:rPr>
          <w:lang w:val="fr-FR"/>
          <w:rPrChange w:id="3323" w:author="The Si Tran" w:date="2012-12-14T04:46:00Z">
            <w:rPr>
              <w:sz w:val="28"/>
              <w:szCs w:val="28"/>
              <w:lang w:val="fr-FR"/>
            </w:rPr>
          </w:rPrChange>
        </w:rPr>
        <w:t>.</w:t>
      </w:r>
    </w:p>
    <w:p w14:paraId="10C0FF98" w14:textId="77777777" w:rsidR="006A21F7" w:rsidRPr="00555D32" w:rsidRDefault="008A1996">
      <w:pPr>
        <w:pStyle w:val="BuletL2"/>
        <w:rPr>
          <w:lang w:val="fr-FR"/>
          <w:rPrChange w:id="3324" w:author="The Si Tran" w:date="2012-12-14T04:46:00Z">
            <w:rPr>
              <w:sz w:val="28"/>
              <w:szCs w:val="28"/>
              <w:lang w:val="fr-FR"/>
            </w:rPr>
          </w:rPrChange>
        </w:rPr>
        <w:pPrChange w:id="3325" w:author="The Si Tran" w:date="2012-12-16T17:04:00Z">
          <w:pPr>
            <w:ind w:firstLine="547"/>
          </w:pPr>
        </w:pPrChange>
      </w:pPr>
      <m:oMath>
        <m:sSub>
          <m:sSubPr>
            <m:ctrlPr>
              <w:ins w:id="3326" w:author="The Si Tran" w:date="2012-12-06T00:16:00Z">
                <w:rPr>
                  <w:rFonts w:ascii="Cambria Math" w:hAnsi="Cambria Math"/>
                  <w:i/>
                  <w:lang w:val="fr-FR"/>
                </w:rPr>
              </w:ins>
            </m:ctrlPr>
          </m:sSubPr>
          <m:e>
            <w:ins w:id="3327" w:author="The Si Tran" w:date="2012-12-06T00:16:00Z">
              <m:r>
                <w:rPr>
                  <w:rFonts w:ascii="Cambria Math" w:hAnsi="Cambria Math"/>
                  <w:lang w:val="fr-FR"/>
                </w:rPr>
                <m:t>ε</m:t>
              </m:r>
            </w:ins>
          </m:e>
          <m:sub>
            <w:ins w:id="3328" w:author="The Si Tran" w:date="2012-12-06T00:16:00Z">
              <m:r>
                <w:rPr>
                  <w:rFonts w:ascii="Cambria Math" w:hAnsi="Cambria Math"/>
                  <w:lang w:val="fr-FR"/>
                </w:rPr>
                <m:t>i</m:t>
              </m:r>
            </w:ins>
          </m:sub>
        </m:sSub>
      </m:oMath>
      <w:ins w:id="3329" w:author="The Si Tran" w:date="2012-12-06T00:17:00Z">
        <w:r w:rsidR="00F413E4" w:rsidRPr="00032D83">
          <w:rPr>
            <w:lang w:val="fr-FR"/>
          </w:rPr>
          <w:t xml:space="preserve"> </w:t>
        </w:r>
      </w:ins>
      <w:del w:id="3330" w:author="The Si Tran" w:date="2012-12-06T00:16:00Z">
        <w:r w:rsidR="006A21F7" w:rsidRPr="00555D32" w:rsidDel="004939AB">
          <w:rPr>
            <w:position w:val="-12"/>
            <w:lang w:val="fr-FR"/>
            <w:rPrChange w:id="3331" w:author="The Si Tran" w:date="2012-12-14T04:46:00Z">
              <w:rPr>
                <w:position w:val="-12"/>
                <w:lang w:val="fr-FR"/>
              </w:rPr>
            </w:rPrChange>
          </w:rPr>
          <w:object w:dxaOrig="240" w:dyaOrig="360" w14:anchorId="16B4976B">
            <v:shape id="_x0000_i1046" type="#_x0000_t75" style="width:12.75pt;height:21.75pt" o:ole="">
              <v:imagedata r:id="rId61" o:title=""/>
            </v:shape>
            <o:OLEObject Type="Embed" ProgID="Equation.DSMT4" ShapeID="_x0000_i1046" DrawAspect="Content" ObjectID="_1417549012" r:id="rId62"/>
          </w:object>
        </w:r>
        <w:r w:rsidR="006A21F7" w:rsidRPr="00555D32" w:rsidDel="004939AB">
          <w:rPr>
            <w:lang w:val="fr-FR"/>
            <w:rPrChange w:id="3332" w:author="The Si Tran" w:date="2012-12-14T04:46:00Z">
              <w:rPr>
                <w:sz w:val="28"/>
                <w:szCs w:val="28"/>
                <w:lang w:val="fr-FR"/>
              </w:rPr>
            </w:rPrChange>
          </w:rPr>
          <w:delText xml:space="preserve"> </w:delText>
        </w:r>
      </w:del>
      <w:r w:rsidR="006A21F7" w:rsidRPr="00555D32">
        <w:rPr>
          <w:lang w:val="fr-FR"/>
          <w:rPrChange w:id="3333" w:author="The Si Tran" w:date="2012-12-14T04:46:00Z">
            <w:rPr>
              <w:sz w:val="28"/>
              <w:szCs w:val="28"/>
              <w:lang w:val="fr-FR"/>
            </w:rPr>
          </w:rPrChange>
        </w:rPr>
        <w:t>là sai số, biểu diễn thành phần không thể dự đoán được</w:t>
      </w:r>
      <w:del w:id="3334" w:author="The Si Tran" w:date="2012-12-06T03:56:00Z">
        <w:r w:rsidR="006A21F7" w:rsidRPr="00555D32" w:rsidDel="004657FC">
          <w:rPr>
            <w:lang w:val="fr-FR"/>
            <w:rPrChange w:id="3335" w:author="The Si Tran" w:date="2012-12-14T04:46:00Z">
              <w:rPr>
                <w:sz w:val="28"/>
                <w:szCs w:val="28"/>
                <w:lang w:val="fr-FR"/>
              </w:rPr>
            </w:rPrChange>
          </w:rPr>
          <w:delText xml:space="preserve"> từ mô hình</w:delText>
        </w:r>
      </w:del>
      <w:r w:rsidR="006A21F7" w:rsidRPr="00555D32">
        <w:rPr>
          <w:lang w:val="fr-FR"/>
          <w:rPrChange w:id="3336" w:author="The Si Tran" w:date="2012-12-14T04:46:00Z">
            <w:rPr>
              <w:sz w:val="28"/>
              <w:szCs w:val="28"/>
              <w:lang w:val="fr-FR"/>
            </w:rPr>
          </w:rPrChange>
        </w:rPr>
        <w:t xml:space="preserve"> ở thời điểm i.</w:t>
      </w:r>
    </w:p>
    <w:p w14:paraId="571A27F5" w14:textId="77777777" w:rsidR="006A21F7" w:rsidRPr="00555D32" w:rsidRDefault="008A1996">
      <w:pPr>
        <w:pStyle w:val="BuletL2"/>
        <w:rPr>
          <w:lang w:val="fr-FR"/>
          <w:rPrChange w:id="3337" w:author="The Si Tran" w:date="2012-12-14T04:46:00Z">
            <w:rPr>
              <w:sz w:val="28"/>
              <w:szCs w:val="28"/>
              <w:lang w:val="fr-FR"/>
            </w:rPr>
          </w:rPrChange>
        </w:rPr>
        <w:pPrChange w:id="3338" w:author="The Si Tran" w:date="2012-12-16T17:04:00Z">
          <w:pPr>
            <w:ind w:firstLine="547"/>
          </w:pPr>
        </w:pPrChange>
      </w:pPr>
      <m:oMath>
        <m:sSub>
          <m:sSubPr>
            <m:ctrlPr>
              <w:ins w:id="3339" w:author="The Si Tran" w:date="2012-12-06T00:17:00Z">
                <w:rPr>
                  <w:rFonts w:ascii="Cambria Math" w:hAnsi="Cambria Math"/>
                  <w:i/>
                  <w:lang w:val="fr-FR"/>
                </w:rPr>
              </w:ins>
            </m:ctrlPr>
          </m:sSubPr>
          <m:e>
            <w:ins w:id="3340" w:author="The Si Tran" w:date="2012-12-06T00:17:00Z">
              <m:r>
                <w:rPr>
                  <w:rFonts w:ascii="Cambria Math" w:hAnsi="Cambria Math"/>
                  <w:lang w:val="fr-FR"/>
                </w:rPr>
                <m:t>θ</m:t>
              </m:r>
            </w:ins>
          </m:e>
          <m:sub>
            <w:ins w:id="3341" w:author="The Si Tran" w:date="2012-12-06T00:17:00Z">
              <m:r>
                <w:rPr>
                  <w:rFonts w:ascii="Cambria Math" w:hAnsi="Cambria Math"/>
                  <w:lang w:val="fr-FR"/>
                </w:rPr>
                <m:t>i</m:t>
              </m:r>
            </w:ins>
          </m:sub>
        </m:sSub>
      </m:oMath>
      <w:ins w:id="3342" w:author="The Si Tran" w:date="2012-12-06T00:17:00Z">
        <w:r w:rsidR="00233EFD" w:rsidRPr="00032D83">
          <w:rPr>
            <w:lang w:val="fr-FR"/>
          </w:rPr>
          <w:t xml:space="preserve"> </w:t>
        </w:r>
      </w:ins>
      <w:del w:id="3343" w:author="The Si Tran" w:date="2012-12-06T00:17:00Z">
        <w:r w:rsidR="006A21F7" w:rsidRPr="00555D32" w:rsidDel="00233EFD">
          <w:rPr>
            <w:position w:val="-12"/>
            <w:lang w:val="fr-FR"/>
            <w:rPrChange w:id="3344" w:author="The Si Tran" w:date="2012-12-14T04:46:00Z">
              <w:rPr>
                <w:position w:val="-12"/>
                <w:lang w:val="fr-FR"/>
              </w:rPr>
            </w:rPrChange>
          </w:rPr>
          <w:object w:dxaOrig="240" w:dyaOrig="360" w14:anchorId="2921A715">
            <v:shape id="_x0000_i1047" type="#_x0000_t75" style="width:18pt;height:26.25pt" o:ole="">
              <v:imagedata r:id="rId63" o:title=""/>
            </v:shape>
            <o:OLEObject Type="Embed" ProgID="Equation.DSMT4" ShapeID="_x0000_i1047" DrawAspect="Content" ObjectID="_1417549013" r:id="rId64"/>
          </w:object>
        </w:r>
        <w:r w:rsidR="006A21F7" w:rsidRPr="00555D32" w:rsidDel="00233EFD">
          <w:rPr>
            <w:lang w:val="fr-FR"/>
            <w:rPrChange w:id="3345" w:author="The Si Tran" w:date="2012-12-14T04:46:00Z">
              <w:rPr>
                <w:sz w:val="28"/>
                <w:szCs w:val="28"/>
                <w:lang w:val="fr-FR"/>
              </w:rPr>
            </w:rPrChange>
          </w:rPr>
          <w:delText xml:space="preserve"> </w:delText>
        </w:r>
      </w:del>
      <w:r w:rsidR="006A21F7" w:rsidRPr="00555D32">
        <w:rPr>
          <w:lang w:val="fr-FR"/>
          <w:rPrChange w:id="3346" w:author="The Si Tran" w:date="2012-12-14T04:46:00Z">
            <w:rPr>
              <w:sz w:val="28"/>
              <w:szCs w:val="28"/>
              <w:lang w:val="fr-FR"/>
            </w:rPr>
          </w:rPrChange>
        </w:rPr>
        <w:t xml:space="preserve">là các hệ số ước lượng mức ảnh hưởng </w:t>
      </w:r>
      <m:oMath>
        <m:sSub>
          <m:sSubPr>
            <m:ctrlPr>
              <w:ins w:id="3347" w:author="The Si Tran" w:date="2012-12-06T00:17:00Z">
                <w:rPr>
                  <w:rFonts w:ascii="Cambria Math" w:hAnsi="Cambria Math"/>
                  <w:i/>
                  <w:lang w:val="fr-FR"/>
                </w:rPr>
              </w:ins>
            </m:ctrlPr>
          </m:sSubPr>
          <m:e>
            <w:ins w:id="3348" w:author="The Si Tran" w:date="2012-12-06T00:17:00Z">
              <m:r>
                <w:rPr>
                  <w:rFonts w:ascii="Cambria Math" w:hAnsi="Cambria Math"/>
                  <w:lang w:val="fr-FR"/>
                </w:rPr>
                <m:t>ε</m:t>
              </m:r>
            </w:ins>
          </m:e>
          <m:sub>
            <w:ins w:id="3349" w:author="The Si Tran" w:date="2012-12-06T00:17:00Z">
              <m:r>
                <w:rPr>
                  <w:rFonts w:ascii="Cambria Math" w:hAnsi="Cambria Math"/>
                  <w:lang w:val="fr-FR"/>
                </w:rPr>
                <m:t>t-i</m:t>
              </m:r>
            </w:ins>
          </m:sub>
        </m:sSub>
      </m:oMath>
      <w:ins w:id="3350" w:author="The Si Tran" w:date="2012-12-06T00:17:00Z">
        <w:r w:rsidR="00233EFD" w:rsidRPr="00032D83">
          <w:rPr>
            <w:lang w:val="fr-FR"/>
          </w:rPr>
          <w:t xml:space="preserve"> </w:t>
        </w:r>
      </w:ins>
      <w:r w:rsidR="006A21F7" w:rsidRPr="00555D32">
        <w:rPr>
          <w:lang w:val="fr-FR"/>
          <w:rPrChange w:id="3351" w:author="The Si Tran" w:date="2012-12-14T04:46:00Z">
            <w:rPr>
              <w:sz w:val="28"/>
              <w:szCs w:val="28"/>
              <w:lang w:val="fr-FR"/>
            </w:rPr>
          </w:rPrChange>
        </w:rPr>
        <w:t xml:space="preserve">của </w:t>
      </w:r>
      <w:del w:id="3352" w:author="The Si Tran" w:date="2012-12-06T00:17:00Z">
        <w:r w:rsidR="006A21F7" w:rsidRPr="00555D32" w:rsidDel="00233EFD">
          <w:rPr>
            <w:position w:val="-12"/>
            <w:lang w:val="fr-FR"/>
            <w:rPrChange w:id="3353" w:author="The Si Tran" w:date="2012-12-14T04:46:00Z">
              <w:rPr>
                <w:position w:val="-12"/>
                <w:lang w:val="fr-FR"/>
              </w:rPr>
            </w:rPrChange>
          </w:rPr>
          <w:object w:dxaOrig="360" w:dyaOrig="360" w14:anchorId="0B13A7D9">
            <v:shape id="_x0000_i1048" type="#_x0000_t75" style="width:21.75pt;height:21.75pt" o:ole="">
              <v:imagedata r:id="rId65" o:title=""/>
            </v:shape>
            <o:OLEObject Type="Embed" ProgID="Equation.DSMT4" ShapeID="_x0000_i1048" DrawAspect="Content" ObjectID="_1417549014" r:id="rId66"/>
          </w:object>
        </w:r>
      </w:del>
      <w:r w:rsidR="006A21F7" w:rsidRPr="00555D32">
        <w:rPr>
          <w:lang w:val="fr-FR"/>
          <w:rPrChange w:id="3354" w:author="The Si Tran" w:date="2012-12-14T04:46:00Z">
            <w:rPr>
              <w:sz w:val="28"/>
              <w:szCs w:val="28"/>
              <w:lang w:val="fr-FR"/>
            </w:rPr>
          </w:rPrChange>
        </w:rPr>
        <w:t xml:space="preserve"> lên </w:t>
      </w:r>
      <m:oMath>
        <m:sSub>
          <m:sSubPr>
            <m:ctrlPr>
              <w:ins w:id="3355" w:author="The Si Tran" w:date="2012-12-06T00:17:00Z">
                <w:rPr>
                  <w:rFonts w:ascii="Cambria Math" w:hAnsi="Cambria Math"/>
                  <w:i/>
                  <w:lang w:val="fr-FR"/>
                </w:rPr>
              </w:ins>
            </m:ctrlPr>
          </m:sSubPr>
          <m:e>
            <w:ins w:id="3356" w:author="The Si Tran" w:date="2012-12-06T00:17:00Z">
              <m:r>
                <w:rPr>
                  <w:rFonts w:ascii="Cambria Math" w:hAnsi="Cambria Math"/>
                  <w:lang w:val="fr-FR"/>
                </w:rPr>
                <m:t>y</m:t>
              </m:r>
            </w:ins>
          </m:e>
          <m:sub>
            <w:ins w:id="3357" w:author="The Si Tran" w:date="2012-12-06T00:17:00Z">
              <m:r>
                <w:rPr>
                  <w:rFonts w:ascii="Cambria Math" w:hAnsi="Cambria Math"/>
                  <w:lang w:val="fr-FR"/>
                </w:rPr>
                <m:t>t</m:t>
              </m:r>
            </w:ins>
          </m:sub>
        </m:sSub>
      </m:oMath>
      <w:del w:id="3358" w:author="The Si Tran" w:date="2012-12-06T00:17:00Z">
        <w:r w:rsidR="006A21F7" w:rsidRPr="00555D32" w:rsidDel="00233EFD">
          <w:rPr>
            <w:lang w:val="fr-FR"/>
            <w:rPrChange w:id="3359" w:author="The Si Tran" w:date="2012-12-14T04:46:00Z">
              <w:rPr>
                <w:sz w:val="28"/>
                <w:szCs w:val="28"/>
                <w:lang w:val="fr-FR"/>
              </w:rPr>
            </w:rPrChange>
          </w:rPr>
          <w:delText>y</w:delText>
        </w:r>
        <w:r w:rsidR="006A21F7" w:rsidRPr="00555D32" w:rsidDel="00233EFD">
          <w:rPr>
            <w:vertAlign w:val="subscript"/>
            <w:lang w:val="fr-FR"/>
            <w:rPrChange w:id="3360" w:author="The Si Tran" w:date="2012-12-14T04:46:00Z">
              <w:rPr>
                <w:sz w:val="28"/>
                <w:szCs w:val="28"/>
                <w:vertAlign w:val="subscript"/>
                <w:lang w:val="fr-FR"/>
              </w:rPr>
            </w:rPrChange>
          </w:rPr>
          <w:delText>t</w:delText>
        </w:r>
      </w:del>
      <w:r w:rsidR="006A21F7" w:rsidRPr="00555D32">
        <w:rPr>
          <w:lang w:val="fr-FR"/>
          <w:rPrChange w:id="3361" w:author="The Si Tran" w:date="2012-12-14T04:46:00Z">
            <w:rPr>
              <w:sz w:val="28"/>
              <w:szCs w:val="28"/>
              <w:lang w:val="fr-FR"/>
            </w:rPr>
          </w:rPrChange>
        </w:rPr>
        <w:t>.</w:t>
      </w:r>
    </w:p>
    <w:p w14:paraId="217BD59F" w14:textId="77777777" w:rsidR="006A21F7" w:rsidRPr="0049233F" w:rsidDel="007B4E58" w:rsidRDefault="006A21F7">
      <w:pPr>
        <w:rPr>
          <w:del w:id="3362" w:author="The Si Tran" w:date="2012-12-06T00:22:00Z"/>
          <w:lang w:val="fr-FR"/>
          <w:rPrChange w:id="3363" w:author="The Si Tran" w:date="2012-12-05T23:02:00Z">
            <w:rPr>
              <w:del w:id="3364" w:author="The Si Tran" w:date="2012-12-06T00:22:00Z"/>
              <w:sz w:val="28"/>
              <w:szCs w:val="28"/>
              <w:lang w:val="fr-FR"/>
            </w:rPr>
          </w:rPrChange>
        </w:rPr>
        <w:pPrChange w:id="3365" w:author="The Si Tran" w:date="2012-12-15T07:53:00Z">
          <w:pPr>
            <w:ind w:firstLine="547"/>
          </w:pPr>
        </w:pPrChange>
      </w:pPr>
      <w:r w:rsidRPr="0049233F">
        <w:rPr>
          <w:lang w:val="fr-FR"/>
          <w:rPrChange w:id="3366" w:author="The Si Tran" w:date="2012-12-05T23:02:00Z">
            <w:rPr>
              <w:sz w:val="28"/>
              <w:szCs w:val="28"/>
              <w:lang w:val="fr-FR"/>
            </w:rPr>
          </w:rPrChange>
        </w:rPr>
        <w:t>Biểu diễn (3.1</w:t>
      </w:r>
      <w:del w:id="3367" w:author="The Si Tran" w:date="2012-12-16T17:04:00Z">
        <w:r w:rsidRPr="0049233F" w:rsidDel="00776549">
          <w:rPr>
            <w:lang w:val="fr-FR"/>
            <w:rPrChange w:id="3368" w:author="The Si Tran" w:date="2012-12-05T23:02:00Z">
              <w:rPr>
                <w:sz w:val="28"/>
                <w:szCs w:val="28"/>
                <w:lang w:val="fr-FR"/>
              </w:rPr>
            </w:rPrChange>
          </w:rPr>
          <w:delText>.1</w:delText>
        </w:r>
      </w:del>
      <w:r w:rsidRPr="0049233F">
        <w:rPr>
          <w:lang w:val="fr-FR"/>
          <w:rPrChange w:id="3369" w:author="The Si Tran" w:date="2012-12-05T23:02:00Z">
            <w:rPr>
              <w:sz w:val="28"/>
              <w:szCs w:val="28"/>
              <w:lang w:val="fr-FR"/>
            </w:rPr>
          </w:rPrChange>
        </w:rPr>
        <w:t xml:space="preserve">) bằng toán tử lấy hiệu </w:t>
      </w:r>
      <w:r w:rsidRPr="0049233F">
        <w:rPr>
          <w:i/>
          <w:lang w:val="fr-FR"/>
          <w:rPrChange w:id="3370" w:author="The Si Tran" w:date="2012-12-05T23:02:00Z">
            <w:rPr>
              <w:i/>
              <w:sz w:val="28"/>
              <w:szCs w:val="28"/>
              <w:lang w:val="fr-FR"/>
            </w:rPr>
          </w:rPrChange>
        </w:rPr>
        <w:t>B</w:t>
      </w:r>
      <w:r w:rsidRPr="0049233F">
        <w:rPr>
          <w:lang w:val="fr-FR"/>
          <w:rPrChange w:id="3371" w:author="The Si Tran" w:date="2012-12-05T23:02:00Z">
            <w:rPr>
              <w:sz w:val="28"/>
              <w:szCs w:val="28"/>
              <w:lang w:val="fr-FR"/>
            </w:rPr>
          </w:rPrChange>
        </w:rPr>
        <w:t xml:space="preserve"> ta được</w:t>
      </w:r>
    </w:p>
    <w:p w14:paraId="26BEF2A8" w14:textId="77777777" w:rsidR="006A21F7" w:rsidRPr="0049233F" w:rsidDel="007B4E58" w:rsidRDefault="006A21F7">
      <w:pPr>
        <w:rPr>
          <w:del w:id="3372" w:author="The Si Tran" w:date="2012-12-06T00:22:00Z"/>
          <w:lang w:val="fr-FR"/>
          <w:rPrChange w:id="3373" w:author="The Si Tran" w:date="2012-12-05T23:02:00Z">
            <w:rPr>
              <w:del w:id="3374" w:author="The Si Tran" w:date="2012-12-06T00:22:00Z"/>
              <w:sz w:val="28"/>
              <w:szCs w:val="28"/>
              <w:lang w:val="fr-FR"/>
            </w:rPr>
          </w:rPrChange>
        </w:rPr>
        <w:pPrChange w:id="3375" w:author="The Si Tran" w:date="2012-12-15T07:53:00Z">
          <w:pPr>
            <w:ind w:firstLine="547"/>
          </w:pPr>
        </w:pPrChange>
      </w:pPr>
      <w:del w:id="3376" w:author="The Si Tran" w:date="2012-12-06T00:22:00Z">
        <w:r w:rsidRPr="00082976" w:rsidDel="008F2FA0">
          <w:rPr>
            <w:position w:val="-14"/>
            <w:lang w:val="fr-FR"/>
          </w:rPr>
          <w:object w:dxaOrig="2880" w:dyaOrig="400" w14:anchorId="0C1AF3CC">
            <v:shape id="_x0000_i1049" type="#_x0000_t75" style="width:210.75pt;height:29.25pt" o:ole="">
              <v:imagedata r:id="rId67" o:title=""/>
            </v:shape>
            <o:OLEObject Type="Embed" ProgID="Equation.DSMT4" ShapeID="_x0000_i1049" DrawAspect="Content" ObjectID="_1417549015" r:id="rId68"/>
          </w:object>
        </w:r>
      </w:del>
    </w:p>
    <w:p w14:paraId="066FCBDC" w14:textId="77777777" w:rsidR="006A21F7" w:rsidRPr="0049233F" w:rsidDel="007B4E58" w:rsidRDefault="006A21F7">
      <w:pPr>
        <w:rPr>
          <w:del w:id="3377" w:author="The Si Tran" w:date="2012-12-06T00:22:00Z"/>
          <w:lang w:val="fr-FR"/>
          <w:rPrChange w:id="3378" w:author="The Si Tran" w:date="2012-12-05T23:02:00Z">
            <w:rPr>
              <w:del w:id="3379" w:author="The Si Tran" w:date="2012-12-06T00:22:00Z"/>
              <w:sz w:val="28"/>
              <w:szCs w:val="28"/>
              <w:lang w:val="fr-FR"/>
            </w:rPr>
          </w:rPrChange>
        </w:rPr>
        <w:pPrChange w:id="3380" w:author="The Si Tran" w:date="2012-12-15T07:53:00Z">
          <w:pPr>
            <w:ind w:firstLine="547"/>
          </w:pPr>
        </w:pPrChange>
      </w:pPr>
      <w:del w:id="3381" w:author="The Si Tran" w:date="2012-12-06T00:22:00Z">
        <w:r w:rsidRPr="0049233F" w:rsidDel="007B4E58">
          <w:rPr>
            <w:lang w:val="fr-FR"/>
            <w:rPrChange w:id="3382"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9" o:title=""/>
            </v:shape>
            <o:OLEObject Type="Embed" ProgID="Equation.DSMT4" ShapeID="_x0000_i1050" DrawAspect="Content" ObjectID="_1417549016" r:id="rId70"/>
          </w:object>
        </w:r>
      </w:del>
    </w:p>
    <w:p w14:paraId="09EC6C93" w14:textId="77777777" w:rsidR="006A21F7" w:rsidRDefault="006A21F7">
      <w:pPr>
        <w:rPr>
          <w:ins w:id="3383" w:author="The Si Tran" w:date="2012-12-06T00:18:00Z"/>
          <w:lang w:val="fr-FR"/>
        </w:rPr>
        <w:pPrChange w:id="3384" w:author="The Si Tran" w:date="2012-12-15T07:53:00Z">
          <w:pPr>
            <w:ind w:firstLine="547"/>
          </w:pPr>
        </w:pPrChange>
      </w:pPr>
      <w:del w:id="3385" w:author="The Si Tran" w:date="2012-12-06T00:22:00Z">
        <w:r w:rsidRPr="0049233F" w:rsidDel="007B4E58">
          <w:rPr>
            <w:lang w:val="fr-FR"/>
            <w:rPrChange w:id="3386" w:author="The Si Tran" w:date="2012-12-05T23:02:00Z">
              <w:rPr>
                <w:sz w:val="28"/>
                <w:szCs w:val="28"/>
                <w:lang w:val="fr-FR"/>
              </w:rPr>
            </w:rPrChange>
          </w:rPr>
          <w:delText xml:space="preserve">  </w:delText>
        </w:r>
      </w:del>
      <w:r w:rsidRPr="0049233F">
        <w:rPr>
          <w:lang w:val="fr-FR"/>
          <w:rPrChange w:id="3387" w:author="The Si Tran" w:date="2012-12-05T23:02:00Z">
            <w:rPr>
              <w:sz w:val="28"/>
              <w:szCs w:val="28"/>
              <w:lang w:val="fr-FR"/>
            </w:rPr>
          </w:rPrChange>
        </w:rPr>
        <w:t xml:space="preserve">   </w:t>
      </w:r>
      <w:del w:id="3388" w:author="The Si Tran" w:date="2012-12-06T00:22:00Z">
        <w:r w:rsidRPr="00082976" w:rsidDel="008F2FA0">
          <w:rPr>
            <w:position w:val="-12"/>
            <w:lang w:val="fr-FR"/>
          </w:rPr>
          <w:object w:dxaOrig="1320" w:dyaOrig="360" w14:anchorId="183658DA">
            <v:shape id="_x0000_i1051" type="#_x0000_t75" style="width:92.25pt;height:24pt" o:ole="">
              <v:imagedata r:id="rId71" o:title=""/>
            </v:shape>
            <o:OLEObject Type="Embed" ProgID="Equation.DSMT4" ShapeID="_x0000_i1051" DrawAspect="Content" ObjectID="_1417549017" r:id="rId72"/>
          </w:object>
        </w:r>
      </w:del>
    </w:p>
    <w:p w14:paraId="4E0DF8FA" w14:textId="77777777" w:rsidR="00EF2D1F" w:rsidRPr="007B4E58" w:rsidRDefault="008A1996">
      <w:pPr>
        <w:ind w:firstLine="0"/>
        <w:rPr>
          <w:szCs w:val="26"/>
          <w:lang w:val="fr-FR"/>
          <w:rPrChange w:id="3389" w:author="The Si Tran" w:date="2012-12-06T00:23:00Z">
            <w:rPr>
              <w:sz w:val="28"/>
              <w:szCs w:val="28"/>
              <w:lang w:val="fr-FR"/>
            </w:rPr>
          </w:rPrChange>
        </w:rPr>
        <w:pPrChange w:id="3390" w:author="The Si Tran" w:date="2012-12-06T00:23:00Z">
          <w:pPr>
            <w:ind w:firstLine="547"/>
          </w:pPr>
        </w:pPrChange>
      </w:pPr>
      <m:oMathPara>
        <m:oMath>
          <m:sSub>
            <m:sSubPr>
              <m:ctrlPr>
                <w:ins w:id="3391" w:author="The Si Tran" w:date="2012-12-06T00:18:00Z">
                  <w:rPr>
                    <w:rFonts w:ascii="Cambria Math" w:hAnsi="Cambria Math"/>
                    <w:i/>
                    <w:szCs w:val="26"/>
                    <w:lang w:val="fr-FR"/>
                  </w:rPr>
                </w:ins>
              </m:ctrlPr>
            </m:sSubPr>
            <m:e>
              <w:ins w:id="3392" w:author="The Si Tran" w:date="2012-12-06T00:18:00Z">
                <m:r>
                  <w:rPr>
                    <w:rFonts w:ascii="Cambria Math" w:hAnsi="Cambria Math"/>
                    <w:szCs w:val="26"/>
                    <w:lang w:val="fr-FR"/>
                  </w:rPr>
                  <m:t>y</m:t>
                </m:r>
              </w:ins>
            </m:e>
            <m:sub>
              <w:ins w:id="3393" w:author="The Si Tran" w:date="2012-12-06T00:18:00Z">
                <m:r>
                  <w:rPr>
                    <w:rFonts w:ascii="Cambria Math" w:hAnsi="Cambria Math"/>
                    <w:szCs w:val="26"/>
                    <w:lang w:val="fr-FR"/>
                  </w:rPr>
                  <m:t>t</m:t>
                </m:r>
              </w:ins>
            </m:sub>
          </m:sSub>
          <w:ins w:id="3394" w:author="The Si Tran" w:date="2012-12-06T00:18:00Z">
            <m:r>
              <w:rPr>
                <w:rFonts w:ascii="Cambria Math" w:hAnsi="Cambria Math"/>
                <w:szCs w:val="26"/>
                <w:lang w:val="fr-FR"/>
              </w:rPr>
              <m:t>=μ+</m:t>
            </m:r>
          </w:ins>
          <m:d>
            <m:dPr>
              <m:ctrlPr>
                <w:ins w:id="3395" w:author="The Si Tran" w:date="2012-12-06T00:19:00Z">
                  <w:rPr>
                    <w:rFonts w:ascii="Cambria Math" w:hAnsi="Cambria Math"/>
                    <w:i/>
                    <w:szCs w:val="26"/>
                    <w:lang w:val="fr-FR"/>
                  </w:rPr>
                </w:ins>
              </m:ctrlPr>
            </m:dPr>
            <m:e>
              <w:ins w:id="3396" w:author="The Si Tran" w:date="2012-12-06T00:19:00Z">
                <m:r>
                  <w:rPr>
                    <w:rFonts w:ascii="Cambria Math" w:hAnsi="Cambria Math"/>
                    <w:szCs w:val="26"/>
                    <w:lang w:val="fr-FR"/>
                  </w:rPr>
                  <m:t>1-</m:t>
                </m:r>
              </w:ins>
              <m:sSub>
                <m:sSubPr>
                  <m:ctrlPr>
                    <w:ins w:id="3397" w:author="The Si Tran" w:date="2012-12-06T00:19:00Z">
                      <w:rPr>
                        <w:rFonts w:ascii="Cambria Math" w:hAnsi="Cambria Math"/>
                        <w:i/>
                        <w:szCs w:val="26"/>
                        <w:lang w:val="fr-FR"/>
                      </w:rPr>
                    </w:ins>
                  </m:ctrlPr>
                </m:sSubPr>
                <m:e>
                  <w:ins w:id="3398" w:author="The Si Tran" w:date="2012-12-06T00:19:00Z">
                    <m:r>
                      <w:rPr>
                        <w:rFonts w:ascii="Cambria Math" w:hAnsi="Cambria Math"/>
                        <w:szCs w:val="26"/>
                        <w:lang w:val="fr-FR"/>
                      </w:rPr>
                      <m:t>θ</m:t>
                    </m:r>
                  </w:ins>
                </m:e>
                <m:sub>
                  <w:ins w:id="3399" w:author="The Si Tran" w:date="2012-12-06T00:19:00Z">
                    <m:r>
                      <w:rPr>
                        <w:rFonts w:ascii="Cambria Math" w:hAnsi="Cambria Math"/>
                        <w:szCs w:val="26"/>
                        <w:lang w:val="fr-FR"/>
                      </w:rPr>
                      <m:t>1</m:t>
                    </m:r>
                  </w:ins>
                </m:sub>
              </m:sSub>
              <w:ins w:id="3400" w:author="The Si Tran" w:date="2012-12-06T00:19:00Z">
                <m:r>
                  <w:rPr>
                    <w:rFonts w:ascii="Cambria Math" w:hAnsi="Cambria Math"/>
                    <w:szCs w:val="26"/>
                    <w:lang w:val="fr-FR"/>
                  </w:rPr>
                  <m:t>B-…-</m:t>
                </m:r>
              </w:ins>
              <m:sSub>
                <m:sSubPr>
                  <m:ctrlPr>
                    <w:ins w:id="3401" w:author="The Si Tran" w:date="2012-12-06T00:19:00Z">
                      <w:rPr>
                        <w:rFonts w:ascii="Cambria Math" w:hAnsi="Cambria Math"/>
                        <w:i/>
                        <w:szCs w:val="26"/>
                        <w:lang w:val="fr-FR"/>
                      </w:rPr>
                    </w:ins>
                  </m:ctrlPr>
                </m:sSubPr>
                <m:e>
                  <w:ins w:id="3402" w:author="The Si Tran" w:date="2012-12-06T00:19:00Z">
                    <m:r>
                      <w:rPr>
                        <w:rFonts w:ascii="Cambria Math" w:hAnsi="Cambria Math"/>
                        <w:szCs w:val="26"/>
                        <w:lang w:val="fr-FR"/>
                      </w:rPr>
                      <m:t>θ</m:t>
                    </m:r>
                  </w:ins>
                </m:e>
                <m:sub>
                  <w:ins w:id="3403" w:author="The Si Tran" w:date="2012-12-06T00:19:00Z">
                    <m:r>
                      <w:rPr>
                        <w:rFonts w:ascii="Cambria Math" w:hAnsi="Cambria Math"/>
                        <w:szCs w:val="26"/>
                        <w:lang w:val="fr-FR"/>
                      </w:rPr>
                      <m:t>q</m:t>
                    </m:r>
                  </w:ins>
                </m:sub>
              </m:sSub>
              <m:sSup>
                <m:sSupPr>
                  <m:ctrlPr>
                    <w:ins w:id="3404" w:author="The Si Tran" w:date="2012-12-06T00:19:00Z">
                      <w:rPr>
                        <w:rFonts w:ascii="Cambria Math" w:hAnsi="Cambria Math"/>
                        <w:i/>
                        <w:szCs w:val="26"/>
                        <w:lang w:val="fr-FR"/>
                      </w:rPr>
                    </w:ins>
                  </m:ctrlPr>
                </m:sSupPr>
                <m:e>
                  <w:ins w:id="3405" w:author="The Si Tran" w:date="2012-12-06T00:19:00Z">
                    <m:r>
                      <w:rPr>
                        <w:rFonts w:ascii="Cambria Math" w:hAnsi="Cambria Math"/>
                        <w:szCs w:val="26"/>
                        <w:lang w:val="fr-FR"/>
                      </w:rPr>
                      <m:t>B</m:t>
                    </m:r>
                  </w:ins>
                </m:e>
                <m:sup>
                  <w:ins w:id="3406" w:author="The Si Tran" w:date="2012-12-06T00:19:00Z">
                    <m:r>
                      <w:rPr>
                        <w:rFonts w:ascii="Cambria Math" w:hAnsi="Cambria Math"/>
                        <w:szCs w:val="26"/>
                        <w:lang w:val="fr-FR"/>
                      </w:rPr>
                      <m:t>q</m:t>
                    </m:r>
                  </w:ins>
                </m:sup>
              </m:sSup>
            </m:e>
          </m:d>
          <m:sSub>
            <m:sSubPr>
              <m:ctrlPr>
                <w:ins w:id="3407" w:author="The Si Tran" w:date="2012-12-06T00:18:00Z">
                  <w:rPr>
                    <w:rFonts w:ascii="Cambria Math" w:hAnsi="Cambria Math"/>
                    <w:i/>
                    <w:szCs w:val="26"/>
                    <w:lang w:val="fr-FR"/>
                  </w:rPr>
                </w:ins>
              </m:ctrlPr>
            </m:sSubPr>
            <m:e>
              <w:ins w:id="3408" w:author="The Si Tran" w:date="2012-12-06T00:18:00Z">
                <m:r>
                  <w:rPr>
                    <w:rFonts w:ascii="Cambria Math" w:hAnsi="Cambria Math"/>
                    <w:szCs w:val="26"/>
                    <w:lang w:val="fr-FR"/>
                  </w:rPr>
                  <m:t>ε</m:t>
                </m:r>
              </w:ins>
            </m:e>
            <m:sub>
              <w:ins w:id="3409" w:author="The Si Tran" w:date="2012-12-06T00:19:00Z">
                <m:r>
                  <w:rPr>
                    <w:rFonts w:ascii="Cambria Math" w:hAnsi="Cambria Math"/>
                    <w:szCs w:val="26"/>
                    <w:lang w:val="fr-FR"/>
                  </w:rPr>
                  <m:t>t</m:t>
                </m:r>
              </w:ins>
            </m:sub>
          </m:sSub>
          <w:ins w:id="3410" w:author="The Si Tran" w:date="2012-12-06T00:20:00Z">
            <m:r>
              <w:rPr>
                <w:rFonts w:ascii="Cambria Math" w:hAnsi="Cambria Math"/>
                <w:szCs w:val="26"/>
                <w:lang w:val="fr-FR"/>
              </w:rPr>
              <m:t>=μ+</m:t>
            </m:r>
          </w:ins>
          <m:d>
            <m:dPr>
              <m:ctrlPr>
                <w:ins w:id="3411" w:author="The Si Tran" w:date="2012-12-06T00:21:00Z">
                  <w:rPr>
                    <w:rFonts w:ascii="Cambria Math" w:hAnsi="Cambria Math"/>
                    <w:i/>
                    <w:szCs w:val="26"/>
                    <w:lang w:val="fr-FR"/>
                  </w:rPr>
                </w:ins>
              </m:ctrlPr>
            </m:dPr>
            <m:e>
              <w:ins w:id="3412" w:author="The Si Tran" w:date="2012-12-06T00:21:00Z">
                <m:r>
                  <w:rPr>
                    <w:rFonts w:ascii="Cambria Math" w:hAnsi="Cambria Math"/>
                    <w:szCs w:val="26"/>
                    <w:lang w:val="fr-FR"/>
                  </w:rPr>
                  <m:t>1-</m:t>
                </m:r>
              </w:ins>
              <m:nary>
                <m:naryPr>
                  <m:chr m:val="∑"/>
                  <m:limLoc m:val="subSup"/>
                  <m:ctrlPr>
                    <w:ins w:id="3413" w:author="The Si Tran" w:date="2012-12-06T00:21:00Z">
                      <w:rPr>
                        <w:rFonts w:ascii="Cambria Math" w:hAnsi="Cambria Math"/>
                        <w:i/>
                        <w:szCs w:val="26"/>
                        <w:lang w:val="fr-FR"/>
                      </w:rPr>
                    </w:ins>
                  </m:ctrlPr>
                </m:naryPr>
                <m:sub>
                  <w:ins w:id="3414" w:author="The Si Tran" w:date="2012-12-06T00:21:00Z">
                    <m:r>
                      <w:rPr>
                        <w:rFonts w:ascii="Cambria Math" w:hAnsi="Cambria Math"/>
                        <w:szCs w:val="26"/>
                        <w:lang w:val="fr-FR"/>
                      </w:rPr>
                      <m:t>i=1</m:t>
                    </m:r>
                  </w:ins>
                </m:sub>
                <m:sup>
                  <w:ins w:id="3415" w:author="The Si Tran" w:date="2012-12-06T00:21:00Z">
                    <m:r>
                      <w:rPr>
                        <w:rFonts w:ascii="Cambria Math" w:hAnsi="Cambria Math"/>
                        <w:szCs w:val="26"/>
                        <w:lang w:val="fr-FR"/>
                      </w:rPr>
                      <m:t>q</m:t>
                    </m:r>
                  </w:ins>
                </m:sup>
                <m:e>
                  <m:sSub>
                    <m:sSubPr>
                      <m:ctrlPr>
                        <w:ins w:id="3416" w:author="The Si Tran" w:date="2012-12-06T00:21:00Z">
                          <w:rPr>
                            <w:rFonts w:ascii="Cambria Math" w:hAnsi="Cambria Math"/>
                            <w:i/>
                            <w:szCs w:val="26"/>
                            <w:lang w:val="fr-FR"/>
                          </w:rPr>
                        </w:ins>
                      </m:ctrlPr>
                    </m:sSubPr>
                    <m:e>
                      <w:ins w:id="3417" w:author="The Si Tran" w:date="2012-12-06T00:21:00Z">
                        <m:r>
                          <w:rPr>
                            <w:rFonts w:ascii="Cambria Math" w:hAnsi="Cambria Math"/>
                            <w:szCs w:val="26"/>
                            <w:lang w:val="fr-FR"/>
                          </w:rPr>
                          <m:t>θ</m:t>
                        </m:r>
                      </w:ins>
                    </m:e>
                    <m:sub>
                      <w:ins w:id="3418" w:author="The Si Tran" w:date="2012-12-06T00:21:00Z">
                        <m:r>
                          <w:rPr>
                            <w:rFonts w:ascii="Cambria Math" w:hAnsi="Cambria Math"/>
                            <w:szCs w:val="26"/>
                            <w:lang w:val="fr-FR"/>
                          </w:rPr>
                          <m:t>i</m:t>
                        </m:r>
                      </w:ins>
                    </m:sub>
                  </m:sSub>
                  <m:sSup>
                    <m:sSupPr>
                      <m:ctrlPr>
                        <w:ins w:id="3419" w:author="The Si Tran" w:date="2012-12-06T00:21:00Z">
                          <w:rPr>
                            <w:rFonts w:ascii="Cambria Math" w:hAnsi="Cambria Math"/>
                            <w:i/>
                            <w:szCs w:val="26"/>
                            <w:lang w:val="fr-FR"/>
                          </w:rPr>
                        </w:ins>
                      </m:ctrlPr>
                    </m:sSupPr>
                    <m:e>
                      <w:ins w:id="3420" w:author="The Si Tran" w:date="2012-12-06T00:21:00Z">
                        <m:r>
                          <w:rPr>
                            <w:rFonts w:ascii="Cambria Math" w:hAnsi="Cambria Math"/>
                            <w:szCs w:val="26"/>
                            <w:lang w:val="fr-FR"/>
                          </w:rPr>
                          <m:t>B</m:t>
                        </m:r>
                      </w:ins>
                    </m:e>
                    <m:sup>
                      <w:ins w:id="3421" w:author="The Si Tran" w:date="2012-12-06T00:21:00Z">
                        <m:r>
                          <w:rPr>
                            <w:rFonts w:ascii="Cambria Math" w:hAnsi="Cambria Math"/>
                            <w:szCs w:val="26"/>
                            <w:lang w:val="fr-FR"/>
                          </w:rPr>
                          <m:t>i</m:t>
                        </m:r>
                      </w:ins>
                    </m:sup>
                  </m:sSup>
                </m:e>
              </m:nary>
            </m:e>
          </m:d>
          <m:sSub>
            <m:sSubPr>
              <m:ctrlPr>
                <w:ins w:id="3422" w:author="The Si Tran" w:date="2012-12-06T00:20:00Z">
                  <w:rPr>
                    <w:rFonts w:ascii="Cambria Math" w:hAnsi="Cambria Math"/>
                    <w:i/>
                    <w:szCs w:val="26"/>
                    <w:lang w:val="fr-FR"/>
                  </w:rPr>
                </w:ins>
              </m:ctrlPr>
            </m:sSubPr>
            <m:e>
              <w:ins w:id="3423" w:author="The Si Tran" w:date="2012-12-06T00:20:00Z">
                <m:r>
                  <w:rPr>
                    <w:rFonts w:ascii="Cambria Math" w:hAnsi="Cambria Math"/>
                    <w:szCs w:val="26"/>
                    <w:lang w:val="fr-FR"/>
                  </w:rPr>
                  <m:t>ε</m:t>
                </m:r>
              </w:ins>
            </m:e>
            <m:sub>
              <w:ins w:id="3424" w:author="The Si Tran" w:date="2012-12-06T00:20:00Z">
                <m:r>
                  <w:rPr>
                    <w:rFonts w:ascii="Cambria Math" w:hAnsi="Cambria Math"/>
                    <w:szCs w:val="26"/>
                    <w:lang w:val="fr-FR"/>
                  </w:rPr>
                  <m:t>t</m:t>
                </m:r>
              </w:ins>
            </m:sub>
          </m:sSub>
          <w:ins w:id="3425" w:author="The Si Tran" w:date="2012-12-06T00:21:00Z">
            <m:r>
              <w:rPr>
                <w:rFonts w:ascii="Cambria Math" w:hAnsi="Cambria Math"/>
                <w:szCs w:val="26"/>
                <w:lang w:val="fr-FR"/>
              </w:rPr>
              <m:t>=μ+</m:t>
            </m:r>
          </w:ins>
          <w:ins w:id="3426" w:author="The Si Tran" w:date="2012-12-06T00:22:00Z">
            <m:r>
              <m:rPr>
                <m:sty m:val="p"/>
              </m:rPr>
              <w:rPr>
                <w:rFonts w:ascii="Cambria Math" w:hAnsi="Cambria Math" w:hint="eastAsia"/>
                <w:szCs w:val="26"/>
                <w:lang w:val="fr-FR"/>
              </w:rPr>
              <m:t>Θ</m:t>
            </m:r>
          </w:ins>
          <m:d>
            <m:dPr>
              <m:ctrlPr>
                <w:ins w:id="3427" w:author="The Si Tran" w:date="2012-12-06T00:22:00Z">
                  <w:rPr>
                    <w:rFonts w:ascii="Cambria Math" w:hAnsi="Cambria Math"/>
                    <w:szCs w:val="26"/>
                    <w:lang w:val="fr-FR"/>
                  </w:rPr>
                </w:ins>
              </m:ctrlPr>
            </m:dPr>
            <m:e>
              <w:ins w:id="3428" w:author="The Si Tran" w:date="2012-12-06T00:22:00Z">
                <m:r>
                  <w:rPr>
                    <w:rFonts w:ascii="Cambria Math" w:hAnsi="Cambria Math"/>
                    <w:szCs w:val="26"/>
                    <w:lang w:val="fr-FR"/>
                  </w:rPr>
                  <m:t>B</m:t>
                </m:r>
              </w:ins>
            </m:e>
          </m:d>
          <m:sSub>
            <m:sSubPr>
              <m:ctrlPr>
                <w:ins w:id="3429" w:author="The Si Tran" w:date="2012-12-06T00:22:00Z">
                  <w:rPr>
                    <w:rFonts w:ascii="Cambria Math" w:hAnsi="Cambria Math"/>
                    <w:i/>
                    <w:szCs w:val="26"/>
                    <w:lang w:val="fr-FR"/>
                  </w:rPr>
                </w:ins>
              </m:ctrlPr>
            </m:sSubPr>
            <m:e>
              <w:ins w:id="3430" w:author="The Si Tran" w:date="2012-12-06T00:22:00Z">
                <m:r>
                  <w:rPr>
                    <w:rFonts w:ascii="Cambria Math" w:hAnsi="Cambria Math"/>
                    <w:szCs w:val="26"/>
                    <w:lang w:val="fr-FR"/>
                  </w:rPr>
                  <m:t>ε</m:t>
                </m:r>
              </w:ins>
            </m:e>
            <m:sub>
              <w:ins w:id="3431" w:author="The Si Tran" w:date="2012-12-06T00:22:00Z">
                <m:r>
                  <w:rPr>
                    <w:rFonts w:ascii="Cambria Math" w:hAnsi="Cambria Math"/>
                    <w:szCs w:val="26"/>
                    <w:lang w:val="fr-FR"/>
                  </w:rPr>
                  <m:t>t</m:t>
                </m:r>
              </w:ins>
            </m:sub>
          </m:sSub>
        </m:oMath>
      </m:oMathPara>
    </w:p>
    <w:p w14:paraId="091563CB" w14:textId="77777777" w:rsidR="0005400A" w:rsidRDefault="00F26466">
      <w:pPr>
        <w:rPr>
          <w:ins w:id="3432" w:author="The Si Tran" w:date="2012-12-06T04:00:00Z"/>
          <w:lang w:val="fr-FR"/>
        </w:rPr>
        <w:pPrChange w:id="3433" w:author="The Si Tran" w:date="2012-12-15T07:53:00Z">
          <w:pPr>
            <w:ind w:left="547"/>
          </w:pPr>
        </w:pPrChange>
      </w:pPr>
      <w:ins w:id="3434"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435" w:author="The Si Tran" w:date="2012-12-06T00:25:00Z"/>
          <w:lang w:val="fr-FR"/>
          <w:rPrChange w:id="3436" w:author="The Si Tran" w:date="2012-12-05T23:02:00Z">
            <w:rPr>
              <w:del w:id="3437" w:author="The Si Tran" w:date="2012-12-06T00:25:00Z"/>
              <w:sz w:val="28"/>
              <w:szCs w:val="28"/>
              <w:lang w:val="fr-FR"/>
            </w:rPr>
          </w:rPrChange>
        </w:rPr>
        <w:pPrChange w:id="3438" w:author="The Si Tran" w:date="2012-12-15T07:53:00Z">
          <w:pPr>
            <w:ind w:firstLine="547"/>
          </w:pPr>
        </w:pPrChange>
      </w:pPr>
      <w:del w:id="3439" w:author="The Si Tran" w:date="2012-12-06T00:25:00Z">
        <w:r w:rsidRPr="0049233F" w:rsidDel="006C7117">
          <w:rPr>
            <w:lang w:val="fr-FR"/>
            <w:rPrChange w:id="3440"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3" o:title=""/>
            </v:shape>
            <o:OLEObject Type="Embed" ProgID="Equation.DSMT4" ShapeID="_x0000_i1052" DrawAspect="Content" ObjectID="_1417549018" r:id="rId74"/>
          </w:object>
        </w:r>
        <w:r w:rsidRPr="0049233F" w:rsidDel="006C7117">
          <w:rPr>
            <w:lang w:val="fr-FR"/>
            <w:rPrChange w:id="3441"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5" o:title=""/>
            </v:shape>
            <o:OLEObject Type="Embed" ProgID="Equation.DSMT4" ShapeID="_x0000_i1053" DrawAspect="Content" ObjectID="_1417549019" r:id="rId76"/>
          </w:object>
        </w:r>
      </w:del>
    </w:p>
    <w:p w14:paraId="291E9BAD" w14:textId="77777777" w:rsidR="006A21F7" w:rsidRPr="008308F4" w:rsidDel="008308F4" w:rsidRDefault="006A21F7">
      <w:pPr>
        <w:rPr>
          <w:del w:id="3442" w:author="The Si Tran" w:date="2012-12-06T00:30:00Z"/>
          <w:lang w:val="fr-FR"/>
        </w:rPr>
        <w:pPrChange w:id="3443" w:author="The Si Tran" w:date="2012-12-15T07:53:00Z">
          <w:pPr>
            <w:ind w:firstLine="547"/>
          </w:pPr>
        </w:pPrChange>
      </w:pPr>
      <w:r w:rsidRPr="0049233F">
        <w:rPr>
          <w:lang w:val="fr-FR"/>
          <w:rPrChange w:id="3444" w:author="The Si Tran" w:date="2012-12-05T23:02:00Z">
            <w:rPr>
              <w:sz w:val="28"/>
              <w:szCs w:val="28"/>
              <w:lang w:val="fr-FR"/>
            </w:rPr>
          </w:rPrChange>
        </w:rPr>
        <w:t xml:space="preserve">Vì chuỗi </w:t>
      </w:r>
      <w:del w:id="3445" w:author="The Si Tran" w:date="2012-12-06T00:26:00Z">
        <w:r w:rsidRPr="00082976" w:rsidDel="008B2829">
          <w:rPr>
            <w:position w:val="-14"/>
            <w:lang w:val="fr-FR"/>
          </w:rPr>
          <w:object w:dxaOrig="460" w:dyaOrig="400" w14:anchorId="197B24D2">
            <v:shape id="_x0000_i1054" type="#_x0000_t75" style="width:27.75pt;height:24pt" o:ole="">
              <v:imagedata r:id="rId77" o:title=""/>
            </v:shape>
            <o:OLEObject Type="Embed" ProgID="Equation.DSMT4" ShapeID="_x0000_i1054" DrawAspect="Content" ObjectID="_1417549020" r:id="rId78"/>
          </w:object>
        </w:r>
      </w:del>
      <m:oMath>
        <m:d>
          <m:dPr>
            <m:begChr m:val="{"/>
            <m:endChr m:val="}"/>
            <m:ctrlPr>
              <w:ins w:id="3446" w:author="The Si Tran" w:date="2012-12-06T00:26:00Z">
                <w:rPr>
                  <w:rFonts w:ascii="Cambria Math" w:hAnsi="Cambria Math"/>
                  <w:i/>
                  <w:lang w:val="fr-FR"/>
                </w:rPr>
              </w:ins>
            </m:ctrlPr>
          </m:dPr>
          <m:e>
            <m:sSub>
              <m:sSubPr>
                <m:ctrlPr>
                  <w:ins w:id="3447" w:author="The Si Tran" w:date="2012-12-06T00:26:00Z">
                    <w:rPr>
                      <w:rFonts w:ascii="Cambria Math" w:hAnsi="Cambria Math"/>
                      <w:i/>
                      <w:lang w:val="fr-FR"/>
                    </w:rPr>
                  </w:ins>
                </m:ctrlPr>
              </m:sSubPr>
              <m:e>
                <w:ins w:id="3448" w:author="The Si Tran" w:date="2012-12-06T00:26:00Z">
                  <m:r>
                    <w:rPr>
                      <w:rFonts w:ascii="Cambria Math" w:hAnsi="Cambria Math"/>
                      <w:lang w:val="fr-FR"/>
                    </w:rPr>
                    <m:t>ε</m:t>
                  </m:r>
                </w:ins>
              </m:e>
              <m:sub>
                <w:ins w:id="3449" w:author="The Si Tran" w:date="2012-12-06T00:26:00Z">
                  <m:r>
                    <w:rPr>
                      <w:rFonts w:ascii="Cambria Math" w:hAnsi="Cambria Math"/>
                      <w:lang w:val="fr-FR"/>
                    </w:rPr>
                    <m:t>t</m:t>
                  </m:r>
                </w:ins>
              </m:sub>
            </m:sSub>
          </m:e>
        </m:d>
      </m:oMath>
      <w:r w:rsidRPr="0049233F">
        <w:rPr>
          <w:lang w:val="fr-FR"/>
          <w:rPrChange w:id="3450" w:author="The Si Tran" w:date="2012-12-05T23:02:00Z">
            <w:rPr>
              <w:sz w:val="28"/>
              <w:szCs w:val="28"/>
              <w:lang w:val="fr-FR"/>
            </w:rPr>
          </w:rPrChange>
        </w:rPr>
        <w:t xml:space="preserve"> là chuỗi nhiễu trắng</w:t>
      </w:r>
      <w:ins w:id="3451" w:author="The Si Tran" w:date="2012-12-06T00:15:00Z">
        <w:r w:rsidR="004939AB">
          <w:rPr>
            <w:lang w:val="fr-FR"/>
          </w:rPr>
          <w:t xml:space="preserve"> </w:t>
        </w:r>
      </w:ins>
      <w:r w:rsidRPr="0049233F">
        <w:rPr>
          <w:lang w:val="fr-FR"/>
          <w:rPrChange w:id="3452" w:author="The Si Tran" w:date="2012-12-05T23:02:00Z">
            <w:rPr>
              <w:sz w:val="28"/>
              <w:szCs w:val="28"/>
              <w:lang w:val="fr-FR"/>
            </w:rPr>
          </w:rPrChange>
        </w:rPr>
        <w:t xml:space="preserve">(white noise), tức là </w:t>
      </w:r>
      <w:ins w:id="3453"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454" w:author="The Si Tran" w:date="2012-12-06T00:27:00Z">
        <w:r w:rsidRPr="00082976" w:rsidDel="00031BC2">
          <w:rPr>
            <w:position w:val="-12"/>
            <w:lang w:val="fr-FR"/>
          </w:rPr>
          <w:object w:dxaOrig="960" w:dyaOrig="360" w14:anchorId="24405B0A">
            <v:shape id="_x0000_i1055" type="#_x0000_t75" style="width:57pt;height:21.75pt" o:ole="">
              <v:imagedata r:id="rId79" o:title=""/>
            </v:shape>
            <o:OLEObject Type="Embed" ProgID="Equation.DSMT4" ShapeID="_x0000_i1055" DrawAspect="Content" ObjectID="_1417549021" r:id="rId80"/>
          </w:object>
        </w:r>
      </w:del>
      <w:ins w:id="3455" w:author="The Si Tran" w:date="2012-12-06T00:27:00Z">
        <w:r w:rsidR="00031BC2">
          <w:rPr>
            <w:lang w:val="fr-FR"/>
          </w:rPr>
          <w:t xml:space="preserve"> </w:t>
        </w:r>
      </w:ins>
      <w:r w:rsidRPr="0049233F">
        <w:rPr>
          <w:lang w:val="fr-FR"/>
          <w:rPrChange w:id="3456" w:author="The Si Tran" w:date="2012-12-05T23:02:00Z">
            <w:rPr>
              <w:sz w:val="28"/>
              <w:szCs w:val="28"/>
              <w:lang w:val="fr-FR"/>
            </w:rPr>
          </w:rPrChange>
        </w:rPr>
        <w:t xml:space="preserve">và </w:t>
      </w:r>
      <w:del w:id="3457" w:author="The Si Tran" w:date="2012-12-06T00:30:00Z">
        <w:r w:rsidRPr="00082976" w:rsidDel="008308F4">
          <w:rPr>
            <w:position w:val="-32"/>
            <w:lang w:val="fr-FR"/>
          </w:rPr>
          <w:object w:dxaOrig="2140" w:dyaOrig="760" w14:anchorId="53F164CD">
            <v:shape id="_x0000_i1056" type="#_x0000_t75" style="width:140.25pt;height:50.25pt" o:ole="">
              <v:imagedata r:id="rId81" o:title=""/>
            </v:shape>
            <o:OLEObject Type="Embed" ProgID="Equation.DSMT4" ShapeID="_x0000_i1056" DrawAspect="Content" ObjectID="_1417549022" r:id="rId82"/>
          </w:object>
        </w:r>
      </w:del>
    </w:p>
    <w:p w14:paraId="1646F1B9" w14:textId="77777777" w:rsidR="008308F4" w:rsidRPr="008308F4" w:rsidRDefault="008308F4">
      <w:pPr>
        <w:rPr>
          <w:ins w:id="3458" w:author="The Si Tran" w:date="2012-12-06T00:30:00Z"/>
          <w:lang w:val="fr-FR"/>
          <w:rPrChange w:id="3459" w:author="The Si Tran" w:date="2012-12-06T00:30:00Z">
            <w:rPr>
              <w:ins w:id="3460" w:author="The Si Tran" w:date="2012-12-06T00:30:00Z"/>
              <w:sz w:val="28"/>
              <w:szCs w:val="28"/>
              <w:lang w:val="fr-FR"/>
            </w:rPr>
          </w:rPrChange>
        </w:rPr>
        <w:pPrChange w:id="3461" w:author="The Si Tran" w:date="2012-12-15T07:53:00Z">
          <w:pPr>
            <w:ind w:left="547"/>
          </w:pPr>
        </w:pPrChange>
      </w:pPr>
    </w:p>
    <w:p w14:paraId="3AB410B0" w14:textId="77777777" w:rsidR="008308F4" w:rsidRPr="00E231FB" w:rsidRDefault="008A1996">
      <w:pPr>
        <w:rPr>
          <w:ins w:id="3462" w:author="The Si Tran" w:date="2012-12-06T00:28:00Z"/>
          <w:lang w:val="fr-FR"/>
        </w:rPr>
        <w:pPrChange w:id="3463" w:author="The Si Tran" w:date="2012-12-15T07:54:00Z">
          <w:pPr>
            <w:ind w:firstLine="547"/>
          </w:pPr>
        </w:pPrChange>
      </w:pPr>
      <m:oMathPara>
        <m:oMathParaPr>
          <m:jc m:val="center"/>
        </m:oMathParaPr>
        <m:oMath>
          <m:sSub>
            <m:sSubPr>
              <m:ctrlPr>
                <w:ins w:id="3464" w:author="The Si Tran" w:date="2012-12-06T00:28:00Z">
                  <w:rPr>
                    <w:rFonts w:ascii="Cambria Math" w:hAnsi="Cambria Math"/>
                    <w:lang w:val="fr-FR"/>
                  </w:rPr>
                </w:ins>
              </m:ctrlPr>
            </m:sSubPr>
            <m:e>
              <w:ins w:id="3465" w:author="The Si Tran" w:date="2012-12-06T00:28:00Z">
                <m:r>
                  <w:rPr>
                    <w:rFonts w:ascii="Cambria Math" w:hAnsi="Cambria Math"/>
                    <w:lang w:val="fr-FR"/>
                  </w:rPr>
                  <m:t>γ</m:t>
                </m:r>
              </w:ins>
            </m:e>
            <m:sub>
              <w:ins w:id="3466" w:author="The Si Tran" w:date="2012-12-06T00:28:00Z">
                <m:r>
                  <w:rPr>
                    <w:rFonts w:ascii="Cambria Math" w:hAnsi="Cambria Math"/>
                    <w:lang w:val="fr-FR"/>
                  </w:rPr>
                  <m:t>ε</m:t>
                </m:r>
              </w:ins>
            </m:sub>
          </m:sSub>
          <m:d>
            <m:dPr>
              <m:ctrlPr>
                <w:ins w:id="3467" w:author="The Si Tran" w:date="2012-12-06T00:28:00Z">
                  <w:rPr>
                    <w:rFonts w:ascii="Cambria Math" w:hAnsi="Cambria Math"/>
                    <w:lang w:val="fr-FR"/>
                  </w:rPr>
                </w:ins>
              </m:ctrlPr>
            </m:dPr>
            <m:e>
              <w:ins w:id="3468" w:author="The Si Tran" w:date="2012-12-06T00:28:00Z">
                <m:r>
                  <w:rPr>
                    <w:rFonts w:ascii="Cambria Math" w:hAnsi="Cambria Math"/>
                    <w:lang w:val="fr-FR"/>
                  </w:rPr>
                  <m:t>h</m:t>
                </m:r>
              </w:ins>
            </m:e>
          </m:d>
          <w:ins w:id="3469" w:author="The Si Tran" w:date="2012-12-06T00:29:00Z">
            <m:r>
              <m:rPr>
                <m:sty m:val="p"/>
              </m:rPr>
              <w:rPr>
                <w:rFonts w:ascii="Cambria Math" w:hAnsi="Cambria Math"/>
                <w:lang w:val="fr-FR"/>
              </w:rPr>
              <m:t>=</m:t>
            </m:r>
          </w:ins>
          <m:d>
            <m:dPr>
              <m:begChr m:val="{"/>
              <m:endChr m:val=""/>
              <m:ctrlPr>
                <w:ins w:id="3470" w:author="The Si Tran" w:date="2012-12-06T00:30:00Z">
                  <w:rPr>
                    <w:rFonts w:ascii="Cambria Math" w:hAnsi="Cambria Math"/>
                    <w:lang w:val="fr-FR"/>
                  </w:rPr>
                </w:ins>
              </m:ctrlPr>
            </m:dPr>
            <m:e>
              <m:eqArr>
                <m:eqArrPr>
                  <m:ctrlPr>
                    <w:ins w:id="3471" w:author="The Si Tran" w:date="2012-12-06T00:30:00Z">
                      <w:rPr>
                        <w:rFonts w:ascii="Cambria Math" w:hAnsi="Cambria Math"/>
                        <w:lang w:val="fr-FR"/>
                      </w:rPr>
                    </w:ins>
                  </m:ctrlPr>
                </m:eqArrPr>
                <m:e>
                  <m:sSup>
                    <m:sSupPr>
                      <m:ctrlPr>
                        <w:ins w:id="3472" w:author="The Si Tran" w:date="2012-12-06T00:30:00Z">
                          <w:rPr>
                            <w:rFonts w:ascii="Cambria Math" w:hAnsi="Cambria Math"/>
                            <w:lang w:val="fr-FR"/>
                          </w:rPr>
                        </w:ins>
                      </m:ctrlPr>
                    </m:sSupPr>
                    <m:e>
                      <w:ins w:id="3473" w:author="The Si Tran" w:date="2012-12-06T00:30:00Z">
                        <m:r>
                          <w:rPr>
                            <w:rFonts w:ascii="Cambria Math" w:hAnsi="Cambria Math"/>
                            <w:lang w:val="fr-FR"/>
                          </w:rPr>
                          <m:t>σ</m:t>
                        </m:r>
                      </w:ins>
                    </m:e>
                    <m:sup>
                      <w:ins w:id="3474" w:author="The Si Tran" w:date="2012-12-06T00:30:00Z">
                        <m:r>
                          <m:rPr>
                            <m:sty m:val="p"/>
                          </m:rPr>
                          <w:rPr>
                            <w:rFonts w:ascii="Cambria Math" w:hAnsi="Cambria Math"/>
                            <w:lang w:val="fr-FR"/>
                          </w:rPr>
                          <m:t>2</m:t>
                        </m:r>
                      </w:ins>
                    </m:sup>
                  </m:sSup>
                  <w:ins w:id="3475"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476"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477" w:author="The Si Tran" w:date="2012-12-05T23:02:00Z">
            <w:rPr>
              <w:sz w:val="28"/>
              <w:szCs w:val="28"/>
              <w:lang w:val="fr-FR"/>
            </w:rPr>
          </w:rPrChange>
        </w:rPr>
        <w:pPrChange w:id="3478" w:author="The Si Tran" w:date="2012-12-15T07:53:00Z">
          <w:pPr>
            <w:ind w:firstLine="547"/>
          </w:pPr>
        </w:pPrChange>
      </w:pPr>
      <w:r w:rsidRPr="0049233F">
        <w:rPr>
          <w:lang w:val="fr-FR"/>
          <w:rPrChange w:id="3479"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480" w:author="The Si Tran" w:date="2012-12-15T07:53:00Z">
            <w:rPr>
              <w:sz w:val="28"/>
              <w:szCs w:val="28"/>
              <w:lang w:val="fr-FR"/>
            </w:rPr>
          </w:rPrChange>
        </w:rPr>
        <w:pPrChange w:id="3481" w:author="The Si Tran" w:date="2012-12-15T08:05:00Z">
          <w:pPr>
            <w:ind w:firstLine="547"/>
          </w:pPr>
        </w:pPrChange>
      </w:pPr>
      <w:ins w:id="3482"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483"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484" w:author="The Si Tran" w:date="2012-12-06T00:37:00Z"/>
          <w:lang w:val="fr-FR"/>
          <w:rPrChange w:id="3485" w:author="The Si Tran" w:date="2012-12-06T00:37:00Z">
            <w:rPr>
              <w:ins w:id="3486" w:author="The Si Tran" w:date="2012-12-06T00:37:00Z"/>
              <w:rFonts w:ascii="Cambria Math" w:hAnsi="Cambria Math"/>
              <w:i/>
              <w:szCs w:val="26"/>
              <w:lang w:val="fr-FR"/>
            </w:rPr>
          </w:rPrChange>
        </w:rPr>
        <w:pPrChange w:id="3487" w:author="The Si Tran" w:date="2012-12-15T07:54:00Z">
          <w:pPr>
            <w:ind w:firstLine="547"/>
          </w:pPr>
        </w:pPrChange>
      </w:pPr>
      <w:del w:id="3488" w:author="The Si Tran" w:date="2012-12-06T00:33:00Z">
        <w:r w:rsidRPr="00B312F5" w:rsidDel="00CF4667">
          <w:rPr>
            <w:position w:val="-14"/>
            <w:lang w:val="fr-FR"/>
          </w:rPr>
          <w:object w:dxaOrig="3960" w:dyaOrig="380" w14:anchorId="6EB4E1F7">
            <v:shape id="_x0000_i1057" type="#_x0000_t75" style="width:4in;height:27.75pt" o:ole="">
              <v:imagedata r:id="rId83" o:title=""/>
            </v:shape>
            <o:OLEObject Type="Embed" ProgID="Equation.DSMT4" ShapeID="_x0000_i1057" DrawAspect="Content" ObjectID="_1417549023" r:id="rId84"/>
          </w:object>
        </w:r>
        <w:r w:rsidRPr="0049233F" w:rsidDel="00CF4667">
          <w:rPr>
            <w:lang w:val="fr-FR"/>
            <w:rPrChange w:id="3489" w:author="The Si Tran" w:date="2012-12-05T23:02:00Z">
              <w:rPr>
                <w:sz w:val="28"/>
                <w:szCs w:val="28"/>
                <w:lang w:val="fr-FR"/>
              </w:rPr>
            </w:rPrChange>
          </w:rPr>
          <w:delText>.</w:delText>
        </w:r>
      </w:del>
      <w:ins w:id="3490"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91" w:author="The Si Tran" w:date="2012-12-15T07:54:00Z">
            <w:rPr>
              <w:sz w:val="28"/>
              <w:szCs w:val="28"/>
              <w:lang w:val="fr-FR"/>
            </w:rPr>
          </w:rPrChange>
        </w:rPr>
        <w:pPrChange w:id="3492" w:author="The Si Tran" w:date="2012-12-15T07:54:00Z">
          <w:pPr>
            <w:ind w:firstLine="547"/>
          </w:pPr>
        </w:pPrChange>
      </w:pPr>
      <w:ins w:id="3493"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494" w:author="The Si Tran" w:date="2012-12-06T00:37:00Z"/>
          <w:szCs w:val="26"/>
          <w:lang w:val="fr-FR"/>
          <w:rPrChange w:id="3495" w:author="The Si Tran" w:date="2012-12-05T23:02:00Z">
            <w:rPr>
              <w:del w:id="3496" w:author="The Si Tran" w:date="2012-12-06T00:37:00Z"/>
              <w:sz w:val="28"/>
              <w:szCs w:val="28"/>
              <w:lang w:val="fr-FR"/>
            </w:rPr>
          </w:rPrChange>
        </w:rPr>
      </w:pPr>
      <w:ins w:id="3497"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498" w:author="The Si Tran" w:date="2012-12-06T00:37:00Z"/>
          <w:szCs w:val="26"/>
          <w:lang w:val="fr-FR"/>
          <w:rPrChange w:id="3499" w:author="The Si Tran" w:date="2012-12-05T23:02:00Z">
            <w:rPr>
              <w:del w:id="3500" w:author="The Si Tran" w:date="2012-12-06T00:37:00Z"/>
              <w:sz w:val="28"/>
              <w:szCs w:val="28"/>
              <w:lang w:val="fr-FR"/>
            </w:rPr>
          </w:rPrChange>
        </w:rPr>
      </w:pPr>
      <w:del w:id="3501" w:author="The Si Tran" w:date="2012-12-06T00:35:00Z">
        <w:r w:rsidRPr="00B312F5" w:rsidDel="00A35187">
          <w:rPr>
            <w:position w:val="-14"/>
            <w:szCs w:val="26"/>
            <w:lang w:val="fr-FR"/>
          </w:rPr>
          <w:object w:dxaOrig="4599" w:dyaOrig="380" w14:anchorId="2C4DA43D">
            <v:shape id="_x0000_i1058" type="#_x0000_t75" style="width:332.25pt;height:27.75pt" o:ole="">
              <v:imagedata r:id="rId85" o:title=""/>
            </v:shape>
            <o:OLEObject Type="Embed" ProgID="Equation.DSMT4" ShapeID="_x0000_i1058" DrawAspect="Content" ObjectID="_1417549024" r:id="rId86"/>
          </w:object>
        </w:r>
      </w:del>
    </w:p>
    <w:p w14:paraId="170D0928" w14:textId="6599E7AC" w:rsidR="005947EE" w:rsidRPr="00097101" w:rsidRDefault="006A21F7">
      <w:pPr>
        <w:tabs>
          <w:tab w:val="left" w:pos="1440"/>
        </w:tabs>
        <w:rPr>
          <w:ins w:id="3502" w:author="The Si Tran" w:date="2012-12-06T00:43:00Z"/>
          <w:lang w:val="fr-FR"/>
          <w:rPrChange w:id="3503" w:author="The Si Tran" w:date="2012-12-15T07:55:00Z">
            <w:rPr>
              <w:ins w:id="3504" w:author="The Si Tran" w:date="2012-12-06T00:43:00Z"/>
              <w:rFonts w:ascii="Cambria Math" w:hAnsi="Cambria Math"/>
              <w:i/>
              <w:szCs w:val="26"/>
              <w:lang w:val="fr-FR"/>
            </w:rPr>
          </w:rPrChange>
        </w:rPr>
        <w:pPrChange w:id="3505" w:author="The Si Tran" w:date="2012-12-15T07:55:00Z">
          <w:pPr>
            <w:ind w:firstLine="547"/>
          </w:pPr>
        </w:pPrChange>
      </w:pPr>
      <w:del w:id="3506" w:author="The Si Tran" w:date="2012-12-06T00:37:00Z">
        <w:r w:rsidRPr="0049233F" w:rsidDel="00A92BAB">
          <w:rPr>
            <w:lang w:val="fr-FR"/>
            <w:rPrChange w:id="3507" w:author="The Si Tran" w:date="2012-12-05T23:02:00Z">
              <w:rPr>
                <w:sz w:val="28"/>
                <w:szCs w:val="28"/>
                <w:lang w:val="fr-FR"/>
              </w:rPr>
            </w:rPrChange>
          </w:rPr>
          <w:delText xml:space="preserve">                </w:delText>
        </w:r>
      </w:del>
      <w:del w:id="3508" w:author="The Si Tran" w:date="2012-12-06T00:39:00Z">
        <w:r w:rsidRPr="0049233F" w:rsidDel="00E270B0">
          <w:rPr>
            <w:lang w:val="fr-FR"/>
            <w:rPrChange w:id="3509" w:author="The Si Tran" w:date="2012-12-05T23:02:00Z">
              <w:rPr>
                <w:sz w:val="28"/>
                <w:szCs w:val="28"/>
                <w:lang w:val="fr-FR"/>
              </w:rPr>
            </w:rPrChange>
          </w:rPr>
          <w:delText xml:space="preserve">              </w:delText>
        </w:r>
      </w:del>
      <w:ins w:id="3510"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11" w:author="The Si Tran" w:date="2012-12-14T04:51:00Z"/>
          <w:szCs w:val="26"/>
          <w:lang w:val="fr-FR"/>
          <w:rPrChange w:id="3512" w:author="The Si Tran" w:date="2012-12-05T23:02:00Z">
            <w:rPr>
              <w:del w:id="3513" w:author="The Si Tran" w:date="2012-12-14T04:51:00Z"/>
              <w:sz w:val="28"/>
              <w:szCs w:val="28"/>
              <w:lang w:val="fr-FR"/>
            </w:rPr>
          </w:rPrChange>
        </w:rPr>
        <w:pPrChange w:id="3514" w:author="The Si Tran" w:date="2012-12-06T00:39:00Z">
          <w:pPr>
            <w:ind w:firstLine="547"/>
          </w:pPr>
        </w:pPrChange>
      </w:pPr>
      <w:ins w:id="3515" w:author="The Si Tran" w:date="2012-12-06T00:39:00Z">
        <m:oMath>
          <m:r>
            <w:rPr>
              <w:rFonts w:ascii="Cambria Math" w:hAnsi="Cambria Math"/>
              <w:szCs w:val="26"/>
              <w:lang w:val="fr-FR"/>
            </w:rPr>
            <w:lastRenderedPageBreak/>
            <m:t>=</m:t>
          </m:r>
        </m:oMath>
      </w:ins>
      <m:oMath>
        <m:d>
          <m:dPr>
            <m:begChr m:val="{"/>
            <m:endChr m:val=""/>
            <m:ctrlPr>
              <w:ins w:id="3516" w:author="The Si Tran" w:date="2012-12-06T00:41:00Z">
                <w:rPr>
                  <w:rFonts w:ascii="Cambria Math" w:hAnsi="Cambria Math"/>
                  <w:i/>
                  <w:szCs w:val="26"/>
                  <w:lang w:val="fr-FR"/>
                </w:rPr>
              </w:ins>
            </m:ctrlPr>
          </m:dPr>
          <m:e>
            <m:eqArr>
              <m:eqArrPr>
                <m:ctrlPr>
                  <w:ins w:id="3517" w:author="The Si Tran" w:date="2012-12-06T00:41:00Z">
                    <w:rPr>
                      <w:rFonts w:ascii="Cambria Math" w:hAnsi="Cambria Math"/>
                      <w:i/>
                      <w:szCs w:val="26"/>
                      <w:lang w:val="fr-FR"/>
                    </w:rPr>
                  </w:ins>
                </m:ctrlPr>
              </m:eqArrPr>
              <m:e>
                <m:sSup>
                  <m:sSupPr>
                    <m:ctrlPr>
                      <w:ins w:id="3518" w:author="The Si Tran" w:date="2012-12-06T00:42:00Z">
                        <w:rPr>
                          <w:rFonts w:ascii="Cambria Math" w:hAnsi="Cambria Math"/>
                          <w:i/>
                          <w:szCs w:val="26"/>
                          <w:lang w:val="fr-FR"/>
                        </w:rPr>
                      </w:ins>
                    </m:ctrlPr>
                  </m:sSupPr>
                  <m:e>
                    <w:ins w:id="3519" w:author="The Si Tran" w:date="2012-12-06T00:42:00Z">
                      <m:r>
                        <w:rPr>
                          <w:rFonts w:ascii="Cambria Math" w:hAnsi="Cambria Math"/>
                          <w:szCs w:val="26"/>
                          <w:lang w:val="fr-FR"/>
                        </w:rPr>
                        <m:t>σ</m:t>
                      </m:r>
                    </w:ins>
                  </m:e>
                  <m:sup>
                    <w:ins w:id="3520" w:author="The Si Tran" w:date="2012-12-06T00:42:00Z">
                      <m:r>
                        <w:rPr>
                          <w:rFonts w:ascii="Cambria Math" w:hAnsi="Cambria Math"/>
                          <w:szCs w:val="26"/>
                          <w:lang w:val="fr-FR"/>
                        </w:rPr>
                        <m:t>2</m:t>
                      </m:r>
                    </w:ins>
                  </m:sup>
                </m:sSup>
                <m:d>
                  <m:dPr>
                    <m:ctrlPr>
                      <w:ins w:id="3521" w:author="The Si Tran" w:date="2012-12-06T00:42:00Z">
                        <w:rPr>
                          <w:rFonts w:ascii="Cambria Math" w:hAnsi="Cambria Math"/>
                          <w:i/>
                          <w:szCs w:val="26"/>
                          <w:lang w:val="fr-FR"/>
                        </w:rPr>
                      </w:ins>
                    </m:ctrlPr>
                  </m:dPr>
                  <m:e>
                    <w:ins w:id="3522" w:author="The Si Tran" w:date="2012-12-06T00:42:00Z">
                      <m:r>
                        <w:rPr>
                          <w:rFonts w:ascii="Cambria Math" w:hAnsi="Cambria Math"/>
                          <w:szCs w:val="26"/>
                          <w:lang w:val="fr-FR"/>
                        </w:rPr>
                        <m:t>-</m:t>
                      </m:r>
                    </w:ins>
                    <m:sSub>
                      <m:sSubPr>
                        <m:ctrlPr>
                          <w:ins w:id="3523" w:author="The Si Tran" w:date="2012-12-06T00:42:00Z">
                            <w:rPr>
                              <w:rFonts w:ascii="Cambria Math" w:hAnsi="Cambria Math"/>
                              <w:i/>
                              <w:szCs w:val="26"/>
                              <w:lang w:val="fr-FR"/>
                            </w:rPr>
                          </w:ins>
                        </m:ctrlPr>
                      </m:sSubPr>
                      <m:e>
                        <w:ins w:id="3524" w:author="The Si Tran" w:date="2012-12-06T00:43:00Z">
                          <m:r>
                            <w:rPr>
                              <w:rFonts w:ascii="Cambria Math" w:hAnsi="Cambria Math"/>
                              <w:szCs w:val="26"/>
                              <w:lang w:val="fr-FR"/>
                            </w:rPr>
                            <m:t>θ</m:t>
                          </m:r>
                        </w:ins>
                      </m:e>
                      <m:sub>
                        <w:ins w:id="3525" w:author="The Si Tran" w:date="2012-12-06T00:42:00Z">
                          <m:r>
                            <w:rPr>
                              <w:rFonts w:ascii="Cambria Math" w:hAnsi="Cambria Math"/>
                              <w:szCs w:val="26"/>
                              <w:lang w:val="fr-FR"/>
                            </w:rPr>
                            <m:t>k</m:t>
                          </m:r>
                        </w:ins>
                      </m:sub>
                    </m:sSub>
                    <w:ins w:id="3526" w:author="The Si Tran" w:date="2012-12-06T00:43:00Z">
                      <m:r>
                        <w:rPr>
                          <w:rFonts w:ascii="Cambria Math" w:hAnsi="Cambria Math"/>
                          <w:szCs w:val="26"/>
                          <w:lang w:val="fr-FR"/>
                        </w:rPr>
                        <m:t>+</m:t>
                      </m:r>
                    </w:ins>
                    <m:sSub>
                      <m:sSubPr>
                        <m:ctrlPr>
                          <w:ins w:id="3527" w:author="The Si Tran" w:date="2012-12-06T00:43:00Z">
                            <w:rPr>
                              <w:rFonts w:ascii="Cambria Math" w:hAnsi="Cambria Math"/>
                              <w:i/>
                              <w:szCs w:val="26"/>
                              <w:lang w:val="fr-FR"/>
                            </w:rPr>
                          </w:ins>
                        </m:ctrlPr>
                      </m:sSubPr>
                      <m:e>
                        <w:ins w:id="3528" w:author="The Si Tran" w:date="2012-12-06T00:43:00Z">
                          <m:r>
                            <w:rPr>
                              <w:rFonts w:ascii="Cambria Math" w:hAnsi="Cambria Math"/>
                              <w:szCs w:val="26"/>
                              <w:lang w:val="fr-FR"/>
                            </w:rPr>
                            <m:t>θ</m:t>
                          </m:r>
                        </w:ins>
                      </m:e>
                      <m:sub>
                        <w:ins w:id="3529" w:author="The Si Tran" w:date="2012-12-06T00:43:00Z">
                          <m:r>
                            <w:rPr>
                              <w:rFonts w:ascii="Cambria Math" w:hAnsi="Cambria Math"/>
                              <w:szCs w:val="26"/>
                              <w:lang w:val="fr-FR"/>
                            </w:rPr>
                            <m:t>1</m:t>
                          </m:r>
                        </w:ins>
                      </m:sub>
                    </m:sSub>
                    <m:sSub>
                      <m:sSubPr>
                        <m:ctrlPr>
                          <w:ins w:id="3530" w:author="The Si Tran" w:date="2012-12-06T00:43:00Z">
                            <w:rPr>
                              <w:rFonts w:ascii="Cambria Math" w:hAnsi="Cambria Math"/>
                              <w:i/>
                              <w:szCs w:val="26"/>
                              <w:lang w:val="fr-FR"/>
                            </w:rPr>
                          </w:ins>
                        </m:ctrlPr>
                      </m:sSubPr>
                      <m:e>
                        <w:ins w:id="3531" w:author="The Si Tran" w:date="2012-12-06T00:43:00Z">
                          <m:r>
                            <w:rPr>
                              <w:rFonts w:ascii="Cambria Math" w:hAnsi="Cambria Math"/>
                              <w:szCs w:val="26"/>
                              <w:lang w:val="fr-FR"/>
                            </w:rPr>
                            <m:t>θ</m:t>
                          </m:r>
                        </w:ins>
                      </m:e>
                      <m:sub>
                        <w:ins w:id="3532" w:author="The Si Tran" w:date="2012-12-06T00:43:00Z">
                          <m:r>
                            <w:rPr>
                              <w:rFonts w:ascii="Cambria Math" w:hAnsi="Cambria Math"/>
                              <w:szCs w:val="26"/>
                              <w:lang w:val="fr-FR"/>
                            </w:rPr>
                            <m:t>k+1</m:t>
                          </m:r>
                        </w:ins>
                      </m:sub>
                    </m:sSub>
                    <w:ins w:id="3533" w:author="The Si Tran" w:date="2012-12-06T00:43:00Z">
                      <m:r>
                        <w:rPr>
                          <w:rFonts w:ascii="Cambria Math" w:hAnsi="Cambria Math"/>
                          <w:szCs w:val="26"/>
                          <w:lang w:val="fr-FR"/>
                        </w:rPr>
                        <m:t>+…+</m:t>
                      </m:r>
                    </w:ins>
                    <m:sSub>
                      <m:sSubPr>
                        <m:ctrlPr>
                          <w:ins w:id="3534" w:author="The Si Tran" w:date="2012-12-06T00:43:00Z">
                            <w:rPr>
                              <w:rFonts w:ascii="Cambria Math" w:hAnsi="Cambria Math"/>
                              <w:i/>
                              <w:szCs w:val="26"/>
                              <w:lang w:val="fr-FR"/>
                            </w:rPr>
                          </w:ins>
                        </m:ctrlPr>
                      </m:sSubPr>
                      <m:e>
                        <w:ins w:id="3535" w:author="The Si Tran" w:date="2012-12-06T00:43:00Z">
                          <m:r>
                            <w:rPr>
                              <w:rFonts w:ascii="Cambria Math" w:hAnsi="Cambria Math"/>
                              <w:szCs w:val="26"/>
                              <w:lang w:val="fr-FR"/>
                            </w:rPr>
                            <m:t>θ</m:t>
                          </m:r>
                        </w:ins>
                      </m:e>
                      <m:sub>
                        <w:ins w:id="3536" w:author="The Si Tran" w:date="2012-12-06T00:43:00Z">
                          <m:r>
                            <w:rPr>
                              <w:rFonts w:ascii="Cambria Math" w:hAnsi="Cambria Math"/>
                              <w:szCs w:val="26"/>
                              <w:lang w:val="fr-FR"/>
                            </w:rPr>
                            <m:t>q-k</m:t>
                          </m:r>
                        </w:ins>
                      </m:sub>
                    </m:sSub>
                    <m:sSub>
                      <m:sSubPr>
                        <m:ctrlPr>
                          <w:ins w:id="3537" w:author="The Si Tran" w:date="2012-12-06T00:43:00Z">
                            <w:rPr>
                              <w:rFonts w:ascii="Cambria Math" w:hAnsi="Cambria Math"/>
                              <w:i/>
                              <w:szCs w:val="26"/>
                              <w:lang w:val="fr-FR"/>
                            </w:rPr>
                          </w:ins>
                        </m:ctrlPr>
                      </m:sSubPr>
                      <m:e>
                        <w:ins w:id="3538" w:author="The Si Tran" w:date="2012-12-06T00:43:00Z">
                          <m:r>
                            <w:rPr>
                              <w:rFonts w:ascii="Cambria Math" w:hAnsi="Cambria Math"/>
                              <w:szCs w:val="26"/>
                              <w:lang w:val="fr-FR"/>
                            </w:rPr>
                            <m:t>θ</m:t>
                          </m:r>
                        </w:ins>
                      </m:e>
                      <m:sub>
                        <w:ins w:id="3539" w:author="The Si Tran" w:date="2012-12-06T00:43:00Z">
                          <m:r>
                            <w:rPr>
                              <w:rFonts w:ascii="Cambria Math" w:hAnsi="Cambria Math"/>
                              <w:szCs w:val="26"/>
                              <w:lang w:val="fr-FR"/>
                            </w:rPr>
                            <m:t>k</m:t>
                          </m:r>
                        </w:ins>
                      </m:sub>
                    </m:sSub>
                  </m:e>
                </m:d>
                <w:ins w:id="3540" w:author="The Si Tran" w:date="2012-12-06T00:42:00Z">
                  <m:r>
                    <w:rPr>
                      <w:rFonts w:ascii="Cambria Math" w:hAnsi="Cambria Math"/>
                      <w:szCs w:val="26"/>
                      <w:lang w:val="fr-FR"/>
                    </w:rPr>
                    <m:t>,   k=1,2,…,q</m:t>
                  </m:r>
                </w:ins>
              </m:e>
              <m:e>
                <w:ins w:id="3541" w:author="The Si Tran" w:date="2012-12-06T00:44:00Z">
                  <m:r>
                    <w:rPr>
                      <w:rFonts w:ascii="Cambria Math" w:hAnsi="Cambria Math"/>
                      <w:szCs w:val="26"/>
                      <w:lang w:val="fr-FR"/>
                    </w:rPr>
                    <m:t xml:space="preserve">0,                                         k&gt;q </m:t>
                  </m:r>
                </w:ins>
              </m:e>
            </m:eqArr>
          </m:e>
        </m:d>
      </m:oMath>
      <w:del w:id="3542" w:author="The Si Tran" w:date="2012-12-06T00:37:00Z">
        <w:r w:rsidRPr="00B312F5" w:rsidDel="00A92BAB">
          <w:rPr>
            <w:position w:val="-14"/>
            <w:szCs w:val="26"/>
            <w:lang w:val="fr-FR"/>
          </w:rPr>
          <w:object w:dxaOrig="2040" w:dyaOrig="400" w14:anchorId="39A27407">
            <v:shape id="_x0000_i1059" type="#_x0000_t75" style="width:136.5pt;height:27.75pt" o:ole="">
              <v:imagedata r:id="rId87" o:title=""/>
            </v:shape>
            <o:OLEObject Type="Embed" ProgID="Equation.DSMT4" ShapeID="_x0000_i1059" DrawAspect="Content" ObjectID="_1417549025" r:id="rId88"/>
          </w:object>
        </w:r>
        <w:r w:rsidRPr="0049233F" w:rsidDel="00A92BAB">
          <w:rPr>
            <w:szCs w:val="26"/>
            <w:lang w:val="fr-FR"/>
            <w:rPrChange w:id="3543"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544" w:author="The Si Tran" w:date="2012-12-06T00:45:00Z"/>
          <w:szCs w:val="26"/>
          <w:lang w:val="fr-FR"/>
          <w:rPrChange w:id="3545" w:author="The Si Tran" w:date="2012-12-05T23:02:00Z">
            <w:rPr>
              <w:del w:id="3546" w:author="The Si Tran" w:date="2012-12-06T00:45:00Z"/>
              <w:sz w:val="28"/>
              <w:szCs w:val="28"/>
              <w:lang w:val="fr-FR"/>
            </w:rPr>
          </w:rPrChange>
        </w:rPr>
      </w:pPr>
      <w:del w:id="3547" w:author="The Si Tran" w:date="2012-12-06T00:41:00Z">
        <w:r w:rsidRPr="00B312F5" w:rsidDel="005947EE">
          <w:rPr>
            <w:position w:val="-12"/>
            <w:szCs w:val="26"/>
            <w:lang w:val="fr-FR"/>
          </w:rPr>
          <w:object w:dxaOrig="1960" w:dyaOrig="360" w14:anchorId="284A0F67">
            <v:shape id="_x0000_i1060" type="#_x0000_t75" style="width:151.5pt;height:27.75pt" o:ole="">
              <v:imagedata r:id="rId89" o:title=""/>
            </v:shape>
            <o:OLEObject Type="Embed" ProgID="Equation.DSMT4" ShapeID="_x0000_i1060" DrawAspect="Content" ObjectID="_1417549026" r:id="rId90"/>
          </w:object>
        </w:r>
      </w:del>
    </w:p>
    <w:p w14:paraId="21F18D80" w14:textId="77777777" w:rsidR="006A21F7" w:rsidRPr="0049233F" w:rsidDel="00EE6AC2" w:rsidRDefault="006A21F7">
      <w:pPr>
        <w:ind w:left="1980" w:firstLine="0"/>
        <w:rPr>
          <w:del w:id="3548" w:author="The Si Tran" w:date="2012-12-06T00:44:00Z"/>
          <w:szCs w:val="26"/>
          <w:lang w:val="pt-BR"/>
          <w:rPrChange w:id="3549" w:author="The Si Tran" w:date="2012-12-05T23:02:00Z">
            <w:rPr>
              <w:del w:id="3550" w:author="The Si Tran" w:date="2012-12-06T00:44:00Z"/>
              <w:sz w:val="28"/>
              <w:szCs w:val="28"/>
              <w:lang w:val="pt-BR"/>
            </w:rPr>
          </w:rPrChange>
        </w:rPr>
        <w:pPrChange w:id="3551" w:author="The Si Tran" w:date="2012-12-06T00:45:00Z">
          <w:pPr>
            <w:ind w:firstLine="547"/>
          </w:pPr>
        </w:pPrChange>
      </w:pPr>
      <w:del w:id="3552" w:author="The Si Tran" w:date="2012-12-06T00:45:00Z">
        <w:r w:rsidRPr="0049233F" w:rsidDel="001D36B5">
          <w:rPr>
            <w:szCs w:val="26"/>
            <w:lang w:val="pt-BR"/>
            <w:rPrChange w:id="3553" w:author="The Si Tran" w:date="2012-12-05T23:02:00Z">
              <w:rPr>
                <w:sz w:val="28"/>
                <w:szCs w:val="28"/>
                <w:lang w:val="pt-BR"/>
              </w:rPr>
            </w:rPrChange>
          </w:rPr>
          <w:delText xml:space="preserve">            </w:delText>
        </w:r>
      </w:del>
      <w:del w:id="3554" w:author="The Si Tran" w:date="2012-12-06T00:44:00Z">
        <w:r w:rsidRPr="00B312F5" w:rsidDel="00EE6AC2">
          <w:rPr>
            <w:position w:val="-34"/>
            <w:szCs w:val="26"/>
            <w:lang w:val="fr-FR"/>
          </w:rPr>
          <w:object w:dxaOrig="4400" w:dyaOrig="800" w14:anchorId="3C3DBA9C">
            <v:shape id="_x0000_i1061" type="#_x0000_t75" style="width:316.5pt;height:59.25pt" o:ole="">
              <v:imagedata r:id="rId91" o:title=""/>
            </v:shape>
            <o:OLEObject Type="Embed" ProgID="Equation.DSMT4" ShapeID="_x0000_i1061" DrawAspect="Content" ObjectID="_1417549027" r:id="rId92"/>
          </w:object>
        </w:r>
      </w:del>
    </w:p>
    <w:p w14:paraId="4ACE3B0B" w14:textId="77777777" w:rsidR="006A21F7" w:rsidRPr="0049233F" w:rsidRDefault="006A21F7">
      <w:pPr>
        <w:ind w:left="1980" w:firstLine="0"/>
        <w:jc w:val="left"/>
        <w:rPr>
          <w:szCs w:val="26"/>
          <w:lang w:val="pt-BR"/>
          <w:rPrChange w:id="3555" w:author="The Si Tran" w:date="2012-12-05T23:02:00Z">
            <w:rPr>
              <w:sz w:val="28"/>
              <w:szCs w:val="28"/>
              <w:lang w:val="pt-BR"/>
            </w:rPr>
          </w:rPrChange>
        </w:rPr>
        <w:pPrChange w:id="3556" w:author="The Si Tran" w:date="2012-12-14T04:51:00Z">
          <w:pPr>
            <w:ind w:firstLine="547"/>
          </w:pPr>
        </w:pPrChange>
      </w:pPr>
      <w:del w:id="3557" w:author="The Si Tran" w:date="2012-12-06T00:44:00Z">
        <w:r w:rsidRPr="0049233F" w:rsidDel="00EE6AC2">
          <w:rPr>
            <w:szCs w:val="26"/>
            <w:lang w:val="pt-BR"/>
            <w:rPrChange w:id="3558" w:author="The Si Tran" w:date="2012-12-05T23:02:00Z">
              <w:rPr>
                <w:sz w:val="28"/>
                <w:szCs w:val="28"/>
                <w:lang w:val="pt-BR"/>
              </w:rPr>
            </w:rPrChange>
          </w:rPr>
          <w:tab/>
        </w:r>
      </w:del>
    </w:p>
    <w:p w14:paraId="64BC0324" w14:textId="77777777" w:rsidR="006A21F7" w:rsidRDefault="006A21F7" w:rsidP="006A21F7">
      <w:pPr>
        <w:ind w:firstLine="547"/>
        <w:rPr>
          <w:ins w:id="3559" w:author="The Si Tran" w:date="2012-12-06T00:45:00Z"/>
          <w:szCs w:val="26"/>
          <w:lang w:val="pt-BR"/>
        </w:rPr>
      </w:pPr>
      <w:r w:rsidRPr="0049233F">
        <w:rPr>
          <w:szCs w:val="26"/>
          <w:lang w:val="pt-BR"/>
          <w:rPrChange w:id="3560" w:author="The Si Tran" w:date="2012-12-05T23:02:00Z">
            <w:rPr>
              <w:sz w:val="28"/>
              <w:szCs w:val="28"/>
              <w:lang w:val="pt-BR"/>
            </w:rPr>
          </w:rPrChange>
        </w:rPr>
        <w:t xml:space="preserve">Từ đó ta có hàm tự tương quan của chuỗi </w:t>
      </w:r>
      <w:del w:id="3561" w:author="The Si Tran" w:date="2012-12-06T00:45:00Z">
        <w:r w:rsidRPr="0049233F" w:rsidDel="001D36B5">
          <w:rPr>
            <w:szCs w:val="26"/>
            <w:lang w:val="pt-BR"/>
            <w:rPrChange w:id="3562" w:author="The Si Tran" w:date="2012-12-05T23:02:00Z">
              <w:rPr>
                <w:sz w:val="28"/>
                <w:szCs w:val="28"/>
                <w:lang w:val="pt-BR"/>
              </w:rPr>
            </w:rPrChange>
          </w:rPr>
          <w:delText>{y</w:delText>
        </w:r>
        <w:r w:rsidRPr="0049233F" w:rsidDel="001D36B5">
          <w:rPr>
            <w:szCs w:val="26"/>
            <w:vertAlign w:val="subscript"/>
            <w:lang w:val="pt-BR"/>
            <w:rPrChange w:id="3563" w:author="The Si Tran" w:date="2012-12-05T23:02:00Z">
              <w:rPr>
                <w:sz w:val="28"/>
                <w:szCs w:val="28"/>
                <w:vertAlign w:val="subscript"/>
                <w:lang w:val="pt-BR"/>
              </w:rPr>
            </w:rPrChange>
          </w:rPr>
          <w:delText>t</w:delText>
        </w:r>
        <w:r w:rsidRPr="0049233F" w:rsidDel="001D36B5">
          <w:rPr>
            <w:szCs w:val="26"/>
            <w:lang w:val="pt-BR"/>
            <w:rPrChange w:id="3564" w:author="The Si Tran" w:date="2012-12-05T23:02:00Z">
              <w:rPr>
                <w:sz w:val="28"/>
                <w:szCs w:val="28"/>
                <w:lang w:val="pt-BR"/>
              </w:rPr>
            </w:rPrChange>
          </w:rPr>
          <w:delText>}.</w:delText>
        </w:r>
      </w:del>
      <m:oMath>
        <m:d>
          <m:dPr>
            <m:begChr m:val="{"/>
            <m:endChr m:val="}"/>
            <m:ctrlPr>
              <w:ins w:id="3565" w:author="The Si Tran" w:date="2012-12-06T00:45:00Z">
                <w:rPr>
                  <w:rFonts w:ascii="Cambria Math" w:hAnsi="Cambria Math"/>
                  <w:i/>
                  <w:szCs w:val="26"/>
                  <w:lang w:val="pt-BR"/>
                </w:rPr>
              </w:ins>
            </m:ctrlPr>
          </m:dPr>
          <m:e>
            <m:sSub>
              <m:sSubPr>
                <m:ctrlPr>
                  <w:ins w:id="3566" w:author="The Si Tran" w:date="2012-12-06T00:45:00Z">
                    <w:rPr>
                      <w:rFonts w:ascii="Cambria Math" w:hAnsi="Cambria Math"/>
                      <w:i/>
                      <w:szCs w:val="26"/>
                      <w:lang w:val="pt-BR"/>
                    </w:rPr>
                  </w:ins>
                </m:ctrlPr>
              </m:sSubPr>
              <m:e>
                <w:ins w:id="3567" w:author="The Si Tran" w:date="2012-12-06T00:45:00Z">
                  <m:r>
                    <w:rPr>
                      <w:rFonts w:ascii="Cambria Math" w:hAnsi="Cambria Math"/>
                      <w:szCs w:val="26"/>
                      <w:lang w:val="pt-BR"/>
                    </w:rPr>
                    <m:t>y</m:t>
                  </m:r>
                </w:ins>
              </m:e>
              <m:sub>
                <w:ins w:id="3568"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569" w:author="The Si Tran" w:date="2012-12-06T00:48:00Z"/>
          <w:sz w:val="28"/>
          <w:szCs w:val="28"/>
          <w:lang w:val="pt-BR"/>
        </w:rPr>
      </w:pPr>
      <w:ins w:id="3570" w:author="The Si Tran" w:date="2012-12-06T04:00:00Z">
        <w:r>
          <w:rPr>
            <w:szCs w:val="26"/>
            <w:lang w:val="pt-BR"/>
          </w:rPr>
          <w:tab/>
        </w:r>
        <w:r>
          <w:rPr>
            <w:szCs w:val="26"/>
            <w:lang w:val="pt-BR"/>
          </w:rPr>
          <w:tab/>
        </w:r>
      </w:ins>
      <w:ins w:id="3571" w:author="The Si Tran" w:date="2012-12-06T00:48:00Z">
        <m:oMath>
          <m:r>
            <w:rPr>
              <w:rFonts w:ascii="Cambria Math" w:hAnsi="Cambria Math"/>
              <w:sz w:val="28"/>
              <w:szCs w:val="28"/>
              <w:lang w:val="pt-BR"/>
              <w:rPrChange w:id="3572"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573" w:author="The Si Tran" w:date="2012-12-14T04:46:00Z">
                    <w:rPr>
                      <w:rFonts w:ascii="Cambria Math" w:hAnsi="Cambria Math"/>
                      <w:szCs w:val="26"/>
                      <w:lang w:val="pt-BR"/>
                    </w:rPr>
                  </w:rPrChange>
                </w:rPr>
                <m:t>k</m:t>
              </m:r>
            </m:e>
          </m:d>
          <m:r>
            <w:rPr>
              <w:rFonts w:ascii="Cambria Math" w:hAnsi="Cambria Math"/>
              <w:sz w:val="28"/>
              <w:szCs w:val="28"/>
              <w:lang w:val="pt-BR"/>
              <w:rPrChange w:id="3574"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575" w:author="The Si Tran" w:date="2012-12-14T04:46:00Z">
                    <w:rPr>
                      <w:rFonts w:ascii="Cambria Math" w:hAnsi="Cambria Math"/>
                      <w:szCs w:val="26"/>
                      <w:lang w:val="pt-BR"/>
                    </w:rPr>
                  </w:rPrChange>
                </w:rPr>
                <m:t>γ(k)</m:t>
              </m:r>
            </m:num>
            <m:den>
              <m:r>
                <w:rPr>
                  <w:rFonts w:ascii="Cambria Math" w:hAnsi="Cambria Math"/>
                  <w:sz w:val="28"/>
                  <w:szCs w:val="28"/>
                  <w:lang w:val="pt-BR"/>
                  <w:rPrChange w:id="3576" w:author="The Si Tran" w:date="2012-12-14T04:46:00Z">
                    <w:rPr>
                      <w:rFonts w:ascii="Cambria Math" w:hAnsi="Cambria Math"/>
                      <w:szCs w:val="26"/>
                      <w:lang w:val="pt-BR"/>
                    </w:rPr>
                  </w:rPrChange>
                </w:rPr>
                <m:t>γ(0)</m:t>
              </m:r>
            </m:den>
          </m:f>
          <m:r>
            <w:rPr>
              <w:rFonts w:ascii="Cambria Math" w:hAnsi="Cambria Math"/>
              <w:sz w:val="28"/>
              <w:szCs w:val="28"/>
              <w:lang w:val="pt-BR"/>
              <w:rPrChange w:id="3577"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57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79" w:author="The Si Tran" w:date="2012-12-14T04:46:00Z">
                                <w:rPr>
                                  <w:rFonts w:ascii="Cambria Math" w:hAnsi="Cambria Math"/>
                                  <w:szCs w:val="26"/>
                                  <w:lang w:val="fr-FR"/>
                                </w:rPr>
                              </w:rPrChange>
                            </w:rPr>
                            <m:t>θ</m:t>
                          </m:r>
                        </m:e>
                        <m:sub>
                          <m:r>
                            <w:rPr>
                              <w:rFonts w:ascii="Cambria Math" w:hAnsi="Cambria Math"/>
                              <w:sz w:val="28"/>
                              <w:szCs w:val="28"/>
                              <w:lang w:val="fr-FR"/>
                              <w:rPrChange w:id="3580" w:author="The Si Tran" w:date="2012-12-14T04:46:00Z">
                                <w:rPr>
                                  <w:rFonts w:ascii="Cambria Math" w:hAnsi="Cambria Math"/>
                                  <w:szCs w:val="26"/>
                                  <w:lang w:val="fr-FR"/>
                                </w:rPr>
                              </w:rPrChange>
                            </w:rPr>
                            <m:t>k</m:t>
                          </m:r>
                        </m:sub>
                      </m:sSub>
                      <m:r>
                        <w:rPr>
                          <w:rFonts w:ascii="Cambria Math" w:hAnsi="Cambria Math"/>
                          <w:sz w:val="28"/>
                          <w:szCs w:val="28"/>
                          <w:lang w:val="fr-FR"/>
                          <w:rPrChange w:id="358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82" w:author="The Si Tran" w:date="2012-12-14T04:46:00Z">
                                <w:rPr>
                                  <w:rFonts w:ascii="Cambria Math" w:hAnsi="Cambria Math"/>
                                  <w:szCs w:val="26"/>
                                  <w:lang w:val="fr-FR"/>
                                </w:rPr>
                              </w:rPrChange>
                            </w:rPr>
                            <m:t>θ</m:t>
                          </m:r>
                        </m:e>
                        <m:sub>
                          <m:r>
                            <w:rPr>
                              <w:rFonts w:ascii="Cambria Math" w:hAnsi="Cambria Math"/>
                              <w:sz w:val="28"/>
                              <w:szCs w:val="28"/>
                              <w:lang w:val="fr-FR"/>
                              <w:rPrChange w:id="3583"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584" w:author="The Si Tran" w:date="2012-12-14T04:46:00Z">
                                <w:rPr>
                                  <w:rFonts w:ascii="Cambria Math" w:hAnsi="Cambria Math"/>
                                  <w:szCs w:val="26"/>
                                  <w:lang w:val="fr-FR"/>
                                </w:rPr>
                              </w:rPrChange>
                            </w:rPr>
                            <m:t>θ</m:t>
                          </m:r>
                        </m:e>
                        <m:sub>
                          <m:r>
                            <w:rPr>
                              <w:rFonts w:ascii="Cambria Math" w:hAnsi="Cambria Math"/>
                              <w:sz w:val="28"/>
                              <w:szCs w:val="28"/>
                              <w:lang w:val="fr-FR"/>
                              <w:rPrChange w:id="3585" w:author="The Si Tran" w:date="2012-12-14T04:46:00Z">
                                <w:rPr>
                                  <w:rFonts w:ascii="Cambria Math" w:hAnsi="Cambria Math"/>
                                  <w:szCs w:val="26"/>
                                  <w:lang w:val="fr-FR"/>
                                </w:rPr>
                              </w:rPrChange>
                            </w:rPr>
                            <m:t>k+1</m:t>
                          </m:r>
                        </m:sub>
                      </m:sSub>
                      <m:r>
                        <w:rPr>
                          <w:rFonts w:ascii="Cambria Math" w:hAnsi="Cambria Math"/>
                          <w:sz w:val="28"/>
                          <w:szCs w:val="28"/>
                          <w:lang w:val="fr-FR"/>
                          <w:rPrChange w:id="3586" w:author="The Si Tran" w:date="2012-12-14T04:46:00Z">
                            <w:rPr>
                              <w:rFonts w:ascii="Cambria Math" w:hAnsi="Cambria Math"/>
                              <w:szCs w:val="26"/>
                              <w:lang w:val="fr-FR"/>
                            </w:rPr>
                          </w:rPrChange>
                        </w:rPr>
                        <m:t>+</m:t>
                      </m:r>
                      <m:r>
                        <w:rPr>
                          <w:rFonts w:ascii="Cambria Math" w:hAnsi="Cambria Math" w:hint="eastAsia"/>
                          <w:sz w:val="28"/>
                          <w:szCs w:val="28"/>
                          <w:lang w:val="fr-FR"/>
                          <w:rPrChange w:id="3587" w:author="The Si Tran" w:date="2012-12-14T04:46:00Z">
                            <w:rPr>
                              <w:rFonts w:ascii="Cambria Math" w:hAnsi="Cambria Math" w:hint="eastAsia"/>
                              <w:szCs w:val="26"/>
                              <w:lang w:val="fr-FR"/>
                            </w:rPr>
                          </w:rPrChange>
                        </w:rPr>
                        <m:t>…</m:t>
                      </m:r>
                      <m:r>
                        <w:rPr>
                          <w:rFonts w:ascii="Cambria Math" w:hAnsi="Cambria Math"/>
                          <w:sz w:val="28"/>
                          <w:szCs w:val="28"/>
                          <w:lang w:val="fr-FR"/>
                          <w:rPrChange w:id="3588"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89" w:author="The Si Tran" w:date="2012-12-14T04:46:00Z">
                                <w:rPr>
                                  <w:rFonts w:ascii="Cambria Math" w:hAnsi="Cambria Math"/>
                                  <w:szCs w:val="26"/>
                                  <w:lang w:val="fr-FR"/>
                                </w:rPr>
                              </w:rPrChange>
                            </w:rPr>
                            <m:t>θ</m:t>
                          </m:r>
                        </m:e>
                        <m:sub>
                          <m:r>
                            <w:rPr>
                              <w:rFonts w:ascii="Cambria Math" w:hAnsi="Cambria Math"/>
                              <w:sz w:val="28"/>
                              <w:szCs w:val="28"/>
                              <w:lang w:val="fr-FR"/>
                              <w:rPrChange w:id="3590"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91" w:author="The Si Tran" w:date="2012-12-14T04:46:00Z">
                                <w:rPr>
                                  <w:rFonts w:ascii="Cambria Math" w:hAnsi="Cambria Math"/>
                                  <w:szCs w:val="26"/>
                                  <w:lang w:val="fr-FR"/>
                                </w:rPr>
                              </w:rPrChange>
                            </w:rPr>
                            <m:t>θ</m:t>
                          </m:r>
                        </m:e>
                        <m:sub>
                          <m:r>
                            <w:rPr>
                              <w:rFonts w:ascii="Cambria Math" w:hAnsi="Cambria Math"/>
                              <w:sz w:val="28"/>
                              <w:szCs w:val="28"/>
                              <w:lang w:val="fr-FR"/>
                              <w:rPrChange w:id="3592"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593"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594" w:author="The Si Tran" w:date="2012-12-14T04:46:00Z">
                                <w:rPr>
                                  <w:rFonts w:ascii="Cambria Math" w:hAnsi="Cambria Math"/>
                                  <w:szCs w:val="26"/>
                                  <w:lang w:val="fr-FR"/>
                                </w:rPr>
                              </w:rPrChange>
                            </w:rPr>
                            <m:t>θ</m:t>
                          </m:r>
                        </m:e>
                        <m:sub>
                          <m:r>
                            <w:rPr>
                              <w:rFonts w:ascii="Cambria Math" w:hAnsi="Cambria Math"/>
                              <w:sz w:val="28"/>
                              <w:szCs w:val="28"/>
                              <w:lang w:val="fr-FR"/>
                              <w:rPrChange w:id="3595" w:author="The Si Tran" w:date="2012-12-14T04:46:00Z">
                                <w:rPr>
                                  <w:rFonts w:ascii="Cambria Math" w:hAnsi="Cambria Math"/>
                                  <w:szCs w:val="26"/>
                                  <w:lang w:val="fr-FR"/>
                                </w:rPr>
                              </w:rPrChange>
                            </w:rPr>
                            <m:t>1</m:t>
                          </m:r>
                        </m:sub>
                        <m:sup>
                          <m:r>
                            <w:rPr>
                              <w:rFonts w:ascii="Cambria Math" w:hAnsi="Cambria Math"/>
                              <w:sz w:val="28"/>
                              <w:szCs w:val="28"/>
                              <w:lang w:val="fr-FR"/>
                              <w:rPrChange w:id="3596" w:author="The Si Tran" w:date="2012-12-14T04:46:00Z">
                                <w:rPr>
                                  <w:rFonts w:ascii="Cambria Math" w:hAnsi="Cambria Math"/>
                                  <w:szCs w:val="26"/>
                                  <w:lang w:val="fr-FR"/>
                                </w:rPr>
                              </w:rPrChange>
                            </w:rPr>
                            <m:t>2</m:t>
                          </m:r>
                        </m:sup>
                      </m:sSubSup>
                      <m:r>
                        <w:rPr>
                          <w:rFonts w:ascii="Cambria Math" w:hAnsi="Cambria Math"/>
                          <w:sz w:val="28"/>
                          <w:szCs w:val="28"/>
                          <w:lang w:val="fr-FR"/>
                          <w:rPrChange w:id="3597" w:author="The Si Tran" w:date="2012-12-14T04:46:00Z">
                            <w:rPr>
                              <w:rFonts w:ascii="Cambria Math" w:hAnsi="Cambria Math"/>
                              <w:szCs w:val="26"/>
                              <w:lang w:val="fr-FR"/>
                            </w:rPr>
                          </w:rPrChange>
                        </w:rPr>
                        <m:t>+</m:t>
                      </m:r>
                      <m:r>
                        <w:rPr>
                          <w:rFonts w:ascii="Cambria Math" w:hAnsi="Cambria Math" w:hint="eastAsia"/>
                          <w:sz w:val="28"/>
                          <w:szCs w:val="28"/>
                          <w:lang w:val="fr-FR"/>
                          <w:rPrChange w:id="3598" w:author="The Si Tran" w:date="2012-12-14T04:46:00Z">
                            <w:rPr>
                              <w:rFonts w:ascii="Cambria Math" w:hAnsi="Cambria Math" w:hint="eastAsia"/>
                              <w:szCs w:val="26"/>
                              <w:lang w:val="fr-FR"/>
                            </w:rPr>
                          </w:rPrChange>
                        </w:rPr>
                        <m:t>…</m:t>
                      </m:r>
                      <m:r>
                        <w:rPr>
                          <w:rFonts w:ascii="Cambria Math" w:hAnsi="Cambria Math"/>
                          <w:sz w:val="28"/>
                          <w:szCs w:val="28"/>
                          <w:lang w:val="fr-FR"/>
                          <w:rPrChange w:id="3599"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00" w:author="The Si Tran" w:date="2012-12-14T04:46:00Z">
                                <w:rPr>
                                  <w:rFonts w:ascii="Cambria Math" w:hAnsi="Cambria Math"/>
                                  <w:szCs w:val="26"/>
                                  <w:lang w:val="fr-FR"/>
                                </w:rPr>
                              </w:rPrChange>
                            </w:rPr>
                            <m:t>θ</m:t>
                          </m:r>
                        </m:e>
                        <m:sub>
                          <m:r>
                            <w:rPr>
                              <w:rFonts w:ascii="Cambria Math" w:hAnsi="Cambria Math"/>
                              <w:sz w:val="28"/>
                              <w:szCs w:val="28"/>
                              <w:lang w:val="fr-FR"/>
                              <w:rPrChange w:id="3601" w:author="The Si Tran" w:date="2012-12-14T04:46:00Z">
                                <w:rPr>
                                  <w:rFonts w:ascii="Cambria Math" w:hAnsi="Cambria Math"/>
                                  <w:szCs w:val="26"/>
                                  <w:lang w:val="fr-FR"/>
                                </w:rPr>
                              </w:rPrChange>
                            </w:rPr>
                            <m:t>q</m:t>
                          </m:r>
                        </m:sub>
                        <m:sup>
                          <m:r>
                            <w:rPr>
                              <w:rFonts w:ascii="Cambria Math" w:hAnsi="Cambria Math"/>
                              <w:sz w:val="28"/>
                              <w:szCs w:val="28"/>
                              <w:lang w:val="fr-FR"/>
                              <w:rPrChange w:id="3602"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03" w:author="The Si Tran" w:date="2012-12-14T04:46:00Z">
                        <w:rPr>
                          <w:rFonts w:ascii="Cambria Math" w:hAnsi="Cambria Math"/>
                          <w:szCs w:val="26"/>
                          <w:lang w:val="pt-BR"/>
                        </w:rPr>
                      </w:rPrChange>
                    </w:rPr>
                    <m:t>,  k=1,2,</m:t>
                  </m:r>
                  <m:r>
                    <w:rPr>
                      <w:rFonts w:ascii="Cambria Math" w:hAnsi="Cambria Math" w:hint="eastAsia"/>
                      <w:sz w:val="28"/>
                      <w:szCs w:val="28"/>
                      <w:lang w:val="pt-BR"/>
                      <w:rPrChange w:id="3604" w:author="The Si Tran" w:date="2012-12-14T04:46:00Z">
                        <w:rPr>
                          <w:rFonts w:ascii="Cambria Math" w:hAnsi="Cambria Math" w:hint="eastAsia"/>
                          <w:szCs w:val="26"/>
                          <w:lang w:val="pt-BR"/>
                        </w:rPr>
                      </w:rPrChange>
                    </w:rPr>
                    <m:t>…</m:t>
                  </m:r>
                  <m:r>
                    <w:rPr>
                      <w:rFonts w:ascii="Cambria Math" w:hAnsi="Cambria Math"/>
                      <w:sz w:val="28"/>
                      <w:szCs w:val="28"/>
                      <w:lang w:val="pt-BR"/>
                      <w:rPrChange w:id="3605" w:author="The Si Tran" w:date="2012-12-14T04:46:00Z">
                        <w:rPr>
                          <w:rFonts w:ascii="Cambria Math" w:hAnsi="Cambria Math"/>
                          <w:szCs w:val="26"/>
                          <w:lang w:val="pt-BR"/>
                        </w:rPr>
                      </w:rPrChange>
                    </w:rPr>
                    <m:t>,q</m:t>
                  </m:r>
                </m:e>
                <m:e>
                  <m:r>
                    <w:rPr>
                      <w:rFonts w:ascii="Cambria Math" w:hAnsi="Cambria Math"/>
                      <w:sz w:val="28"/>
                      <w:szCs w:val="28"/>
                      <w:lang w:val="pt-BR"/>
                      <w:rPrChange w:id="3606"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07" w:author="The Si Tran" w:date="2012-12-06T00:48:00Z">
        <w:r w:rsidRPr="00EB4744" w:rsidDel="007701F2">
          <w:rPr>
            <w:position w:val="-52"/>
            <w:sz w:val="28"/>
            <w:szCs w:val="28"/>
            <w:lang w:val="pt-BR"/>
            <w:rPrChange w:id="3608" w:author="The Si Tran" w:date="2012-12-14T04:46:00Z">
              <w:rPr>
                <w:position w:val="-52"/>
                <w:sz w:val="28"/>
                <w:szCs w:val="28"/>
                <w:lang w:val="pt-BR"/>
              </w:rPr>
            </w:rPrChange>
          </w:rPr>
          <w:object w:dxaOrig="5440" w:dyaOrig="1160" w14:anchorId="272CC47F">
            <v:shape id="_x0000_i1062" type="#_x0000_t75" style="width:5in;height:1in" o:ole="">
              <v:imagedata r:id="rId93" o:title=""/>
            </v:shape>
            <o:OLEObject Type="Embed" ProgID="Equation.DSMT4" ShapeID="_x0000_i1062" DrawAspect="Content" ObjectID="_1417549028" r:id="rId94"/>
          </w:object>
        </w:r>
      </w:del>
    </w:p>
    <w:p w14:paraId="009AFCBC" w14:textId="77777777" w:rsidR="006A21F7" w:rsidRDefault="006A21F7">
      <w:pPr>
        <w:rPr>
          <w:lang w:val="pt-BR"/>
        </w:rPr>
        <w:pPrChange w:id="3609" w:author="The Si Tran" w:date="2012-12-15T07:57:00Z">
          <w:pPr>
            <w:ind w:firstLine="547"/>
          </w:pPr>
        </w:pPrChange>
      </w:pPr>
      <w:r w:rsidRPr="0049233F">
        <w:rPr>
          <w:lang w:val="pt-BR"/>
          <w:rPrChange w:id="3610"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11" w:author="The Si Tran" w:date="2012-12-06T20:10:00Z">
        <w:r w:rsidRPr="0049233F" w:rsidDel="00263465">
          <w:rPr>
            <w:lang w:val="pt-BR"/>
            <w:rPrChange w:id="3612" w:author="The Si Tran" w:date="2012-12-05T23:02:00Z">
              <w:rPr>
                <w:sz w:val="28"/>
                <w:szCs w:val="28"/>
                <w:lang w:val="pt-BR"/>
              </w:rPr>
            </w:rPrChange>
          </w:rPr>
          <w:delText xml:space="preserve">q </w:delText>
        </w:r>
      </w:del>
      <w:ins w:id="3613" w:author="The Si Tran" w:date="2012-12-06T20:10:00Z">
        <m:oMath>
          <m:r>
            <w:rPr>
              <w:rFonts w:ascii="Cambria Math" w:hAnsi="Cambria Math"/>
              <w:lang w:val="pt-BR"/>
            </w:rPr>
            <m:t>q</m:t>
          </m:r>
        </m:oMath>
      </w:ins>
      <w:ins w:id="3614" w:author="The Si Tran" w:date="2012-12-06T20:11:00Z">
        <w:r w:rsidR="00263465">
          <w:rPr>
            <w:lang w:val="pt-BR"/>
          </w:rPr>
          <w:t xml:space="preserve"> </w:t>
        </w:r>
      </w:ins>
      <w:r w:rsidRPr="0049233F">
        <w:rPr>
          <w:lang w:val="pt-BR"/>
          <w:rPrChange w:id="3615" w:author="The Si Tran" w:date="2012-12-05T23:02:00Z">
            <w:rPr>
              <w:sz w:val="28"/>
              <w:szCs w:val="28"/>
              <w:lang w:val="pt-BR"/>
            </w:rPr>
          </w:rPrChange>
        </w:rPr>
        <w:t xml:space="preserve">thì hệ số tự tương quan của nó sẽ bằng không với những độ trễ lớn hơn </w:t>
      </w:r>
      <w:ins w:id="3616" w:author="The Si Tran" w:date="2012-12-06T20:11:00Z">
        <m:oMath>
          <m:r>
            <w:rPr>
              <w:rFonts w:ascii="Cambria Math" w:hAnsi="Cambria Math"/>
              <w:lang w:val="pt-BR"/>
            </w:rPr>
            <m:t>q</m:t>
          </m:r>
        </m:oMath>
        <w:r w:rsidR="00542651" w:rsidRPr="0049233F">
          <w:rPr>
            <w:lang w:val="pt-BR"/>
          </w:rPr>
          <w:t xml:space="preserve"> </w:t>
        </w:r>
      </w:ins>
      <w:del w:id="3617" w:author="The Si Tran" w:date="2012-12-06T20:11:00Z">
        <w:r w:rsidRPr="0049233F" w:rsidDel="00542651">
          <w:rPr>
            <w:lang w:val="pt-BR"/>
            <w:rPrChange w:id="3618" w:author="The Si Tran" w:date="2012-12-05T23:02:00Z">
              <w:rPr>
                <w:sz w:val="28"/>
                <w:szCs w:val="28"/>
                <w:lang w:val="pt-BR"/>
              </w:rPr>
            </w:rPrChange>
          </w:rPr>
          <w:delText>q</w:delText>
        </w:r>
      </w:del>
      <w:r w:rsidRPr="0049233F">
        <w:rPr>
          <w:lang w:val="pt-BR"/>
          <w:rPrChange w:id="3619" w:author="The Si Tran" w:date="2012-12-05T23:02:00Z">
            <w:rPr>
              <w:sz w:val="28"/>
              <w:szCs w:val="28"/>
              <w:lang w:val="pt-BR"/>
            </w:rPr>
          </w:rPrChange>
        </w:rPr>
        <w:t xml:space="preserve">. Trong thực tế do sai biệt khi lấy mẫu, hệ số tương quan mẫu có thể khác không ở những độ trễ lớn hơn </w:t>
      </w:r>
      <w:ins w:id="3620" w:author="The Si Tran" w:date="2012-12-06T20:11:00Z">
        <m:oMath>
          <m:r>
            <w:rPr>
              <w:rFonts w:ascii="Cambria Math" w:hAnsi="Cambria Math"/>
              <w:lang w:val="pt-BR"/>
            </w:rPr>
            <m:t>q</m:t>
          </m:r>
        </m:oMath>
      </w:ins>
      <w:del w:id="3621" w:author="The Si Tran" w:date="2012-12-06T20:11:00Z">
        <w:r w:rsidRPr="0049233F" w:rsidDel="00542651">
          <w:rPr>
            <w:lang w:val="pt-BR"/>
            <w:rPrChange w:id="3622" w:author="The Si Tran" w:date="2012-12-05T23:02:00Z">
              <w:rPr>
                <w:sz w:val="28"/>
                <w:szCs w:val="28"/>
                <w:lang w:val="pt-BR"/>
              </w:rPr>
            </w:rPrChange>
          </w:rPr>
          <w:delText>q</w:delText>
        </w:r>
      </w:del>
      <w:r w:rsidRPr="0049233F">
        <w:rPr>
          <w:lang w:val="pt-BR"/>
          <w:rPrChange w:id="3623" w:author="The Si Tran" w:date="2012-12-05T23:02:00Z">
            <w:rPr>
              <w:sz w:val="28"/>
              <w:szCs w:val="28"/>
              <w:lang w:val="pt-BR"/>
            </w:rPr>
          </w:rPrChange>
        </w:rPr>
        <w:t>. Tuy vậy, nếu hệ số tương quan mẫu nằm trong khoảng</w:t>
      </w:r>
      <w:ins w:id="3624"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625" w:author="The Si Tran" w:date="2012-12-06T00:48:00Z">
        <w:r w:rsidRPr="0049233F" w:rsidDel="007701F2">
          <w:rPr>
            <w:lang w:val="pt-BR"/>
            <w:rPrChange w:id="3626"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5" o:title=""/>
            </v:shape>
            <o:OLEObject Type="Embed" ProgID="Equation.DSMT4" ShapeID="_x0000_i1063" DrawAspect="Content" ObjectID="_1417549029" r:id="rId96"/>
          </w:object>
        </w:r>
      </w:del>
      <w:r w:rsidRPr="0049233F">
        <w:rPr>
          <w:lang w:val="pt-BR"/>
          <w:rPrChange w:id="3627" w:author="The Si Tran" w:date="2012-12-05T23:02:00Z">
            <w:rPr>
              <w:sz w:val="28"/>
              <w:szCs w:val="28"/>
              <w:lang w:val="pt-BR"/>
            </w:rPr>
          </w:rPrChange>
        </w:rPr>
        <w:t xml:space="preserve">, </w:t>
      </w:r>
      <w:ins w:id="3628" w:author="The Si Tran" w:date="2012-12-06T20:11:00Z">
        <m:oMath>
          <m:r>
            <w:rPr>
              <w:rFonts w:ascii="Cambria Math" w:hAnsi="Cambria Math"/>
              <w:lang w:val="pt-BR"/>
            </w:rPr>
            <m:t>N</m:t>
          </m:r>
        </m:oMath>
        <w:r w:rsidR="00542651" w:rsidRPr="0049233F" w:rsidDel="00542651">
          <w:rPr>
            <w:lang w:val="pt-BR"/>
          </w:rPr>
          <w:t xml:space="preserve"> </w:t>
        </w:r>
      </w:ins>
      <w:del w:id="3629" w:author="The Si Tran" w:date="2012-12-06T20:11:00Z">
        <w:r w:rsidRPr="0049233F" w:rsidDel="00542651">
          <w:rPr>
            <w:lang w:val="pt-BR"/>
            <w:rPrChange w:id="3630" w:author="The Si Tran" w:date="2012-12-05T23:02:00Z">
              <w:rPr>
                <w:sz w:val="28"/>
                <w:szCs w:val="28"/>
                <w:lang w:val="pt-BR"/>
              </w:rPr>
            </w:rPrChange>
          </w:rPr>
          <w:delText>N</w:delText>
        </w:r>
      </w:del>
      <w:r w:rsidRPr="0049233F">
        <w:rPr>
          <w:lang w:val="pt-BR"/>
          <w:rPrChange w:id="3631"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632" w:author="The Si Tran" w:date="2012-12-14T04:52:00Z"/>
          <w:lang w:val="pt-BR"/>
          <w:rPrChange w:id="3633" w:author="The Si Tran" w:date="2012-12-05T23:02:00Z">
            <w:rPr>
              <w:del w:id="3634"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635" w:author="The Si Tran" w:date="2012-12-06T00:51:00Z">
                <w:rPr>
                  <w:rFonts w:ascii="Cambria Math" w:hAnsi="Cambria Math"/>
                  <w:i/>
                  <w:lang w:val="pt-BR"/>
                </w:rPr>
              </w:ins>
            </m:ctrlPr>
          </m:sSubPr>
          <m:e>
            <w:ins w:id="3636" w:author="The Si Tran" w:date="2012-12-06T00:51:00Z">
              <m:r>
                <w:rPr>
                  <w:rFonts w:ascii="Cambria Math" w:hAnsi="Cambria Math"/>
                  <w:lang w:val="pt-BR"/>
                </w:rPr>
                <m:t>y</m:t>
              </m:r>
            </w:ins>
          </m:e>
          <m:sub>
            <w:ins w:id="3637" w:author="The Si Tran" w:date="2012-12-06T00:51:00Z">
              <m:r>
                <w:rPr>
                  <w:rFonts w:ascii="Cambria Math" w:hAnsi="Cambria Math"/>
                  <w:lang w:val="pt-BR"/>
                </w:rPr>
                <m:t>t</m:t>
              </m:r>
            </w:ins>
          </m:sub>
        </m:sSub>
        <w:ins w:id="3638" w:author="The Si Tran" w:date="2012-12-06T00:51:00Z">
          <m:r>
            <w:rPr>
              <w:rFonts w:ascii="Cambria Math" w:hAnsi="Cambria Math"/>
              <w:lang w:val="pt-BR"/>
            </w:rPr>
            <m:t>=40+</m:t>
          </m:r>
        </w:ins>
        <m:sSub>
          <m:sSubPr>
            <m:ctrlPr>
              <w:ins w:id="3639" w:author="The Si Tran" w:date="2012-12-06T00:51:00Z">
                <w:rPr>
                  <w:rFonts w:ascii="Cambria Math" w:hAnsi="Cambria Math"/>
                  <w:i/>
                  <w:lang w:val="pt-BR"/>
                </w:rPr>
              </w:ins>
            </m:ctrlPr>
          </m:sSubPr>
          <m:e>
            <w:ins w:id="3640" w:author="The Si Tran" w:date="2012-12-06T00:51:00Z">
              <m:r>
                <w:rPr>
                  <w:rFonts w:ascii="Cambria Math" w:hAnsi="Cambria Math"/>
                  <w:lang w:val="pt-BR"/>
                </w:rPr>
                <m:t>ε</m:t>
              </m:r>
            </w:ins>
          </m:e>
          <m:sub>
            <w:ins w:id="3641" w:author="The Si Tran" w:date="2012-12-06T00:51:00Z">
              <m:r>
                <w:rPr>
                  <w:rFonts w:ascii="Cambria Math" w:hAnsi="Cambria Math"/>
                  <w:lang w:val="pt-BR"/>
                </w:rPr>
                <m:t>t</m:t>
              </m:r>
            </w:ins>
          </m:sub>
        </m:sSub>
        <w:ins w:id="3642" w:author="The Si Tran" w:date="2012-12-06T00:51:00Z">
          <m:r>
            <w:rPr>
              <w:rFonts w:ascii="Cambria Math" w:hAnsi="Cambria Math"/>
              <w:lang w:val="pt-BR"/>
            </w:rPr>
            <m:t>+0.7</m:t>
          </m:r>
        </w:ins>
        <m:sSub>
          <m:sSubPr>
            <m:ctrlPr>
              <w:ins w:id="3643" w:author="The Si Tran" w:date="2012-12-06T00:51:00Z">
                <w:rPr>
                  <w:rFonts w:ascii="Cambria Math" w:hAnsi="Cambria Math"/>
                  <w:i/>
                  <w:lang w:val="pt-BR"/>
                </w:rPr>
              </w:ins>
            </m:ctrlPr>
          </m:sSubPr>
          <m:e>
            <w:ins w:id="3644" w:author="The Si Tran" w:date="2012-12-06T00:51:00Z">
              <m:r>
                <w:rPr>
                  <w:rFonts w:ascii="Cambria Math" w:hAnsi="Cambria Math"/>
                  <w:lang w:val="pt-BR"/>
                </w:rPr>
                <m:t>ε</m:t>
              </m:r>
            </w:ins>
          </m:e>
          <m:sub>
            <w:ins w:id="3645" w:author="The Si Tran" w:date="2012-12-06T00:51:00Z">
              <m:r>
                <w:rPr>
                  <w:rFonts w:ascii="Cambria Math" w:hAnsi="Cambria Math"/>
                  <w:lang w:val="pt-BR"/>
                </w:rPr>
                <m:t>t-1</m:t>
              </m:r>
            </w:ins>
          </m:sub>
        </m:sSub>
        <w:ins w:id="3646" w:author="The Si Tran" w:date="2012-12-06T00:51:00Z">
          <m:r>
            <w:rPr>
              <w:rFonts w:ascii="Cambria Math" w:hAnsi="Cambria Math"/>
              <w:lang w:val="pt-BR"/>
            </w:rPr>
            <m:t>-0.28</m:t>
          </m:r>
        </w:ins>
        <m:sSub>
          <m:sSubPr>
            <m:ctrlPr>
              <w:ins w:id="3647" w:author="The Si Tran" w:date="2012-12-06T00:51:00Z">
                <w:rPr>
                  <w:rFonts w:ascii="Cambria Math" w:hAnsi="Cambria Math"/>
                  <w:i/>
                  <w:lang w:val="pt-BR"/>
                </w:rPr>
              </w:ins>
            </m:ctrlPr>
          </m:sSubPr>
          <m:e>
            <w:ins w:id="3648" w:author="The Si Tran" w:date="2012-12-06T00:51:00Z">
              <m:r>
                <w:rPr>
                  <w:rFonts w:ascii="Cambria Math" w:hAnsi="Cambria Math"/>
                  <w:lang w:val="pt-BR"/>
                </w:rPr>
                <m:t>ε</m:t>
              </m:r>
            </w:ins>
          </m:e>
          <m:sub>
            <w:ins w:id="3649"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650" w:author="The Si Tran" w:date="2012-12-05T23:02:00Z">
            <w:rPr>
              <w:sz w:val="28"/>
              <w:szCs w:val="28"/>
              <w:lang w:val="pt-BR"/>
            </w:rPr>
          </w:rPrChange>
        </w:rPr>
        <w:t xml:space="preserve">Hình </w:t>
      </w:r>
      <w:ins w:id="3651" w:author="The Si Tran" w:date="2012-12-12T00:13:00Z">
        <w:r w:rsidR="00091D45">
          <w:rPr>
            <w:szCs w:val="26"/>
            <w:lang w:val="pt-BR"/>
          </w:rPr>
          <w:t>3.</w:t>
        </w:r>
      </w:ins>
      <w:r w:rsidR="00091D45">
        <w:rPr>
          <w:szCs w:val="26"/>
          <w:lang w:val="pt-BR"/>
        </w:rPr>
        <w:t>1</w:t>
      </w:r>
      <w:del w:id="3652" w:author="The Si Tran" w:date="2012-12-12T00:13:00Z">
        <w:r w:rsidR="00091D45" w:rsidRPr="0049233F" w:rsidDel="00361F58">
          <w:rPr>
            <w:szCs w:val="26"/>
            <w:lang w:val="pt-BR"/>
            <w:rPrChange w:id="3653" w:author="The Si Tran" w:date="2012-12-05T23:02:00Z">
              <w:rPr>
                <w:sz w:val="28"/>
                <w:szCs w:val="28"/>
                <w:lang w:val="pt-BR"/>
              </w:rPr>
            </w:rPrChange>
          </w:rPr>
          <w:delText>8</w:delText>
        </w:r>
      </w:del>
      <w:r w:rsidR="00091D45" w:rsidRPr="0049233F">
        <w:rPr>
          <w:szCs w:val="26"/>
          <w:lang w:val="pt-BR"/>
          <w:rPrChange w:id="3654"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655"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656"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657" w:author="The Si Tran" w:date="2012-12-14T04:52:00Z"/>
          <w:lang w:val="pt-BR"/>
          <w:rPrChange w:id="3658" w:author="The Si Tran" w:date="2012-12-05T23:02:00Z">
            <w:rPr>
              <w:del w:id="3659" w:author="The Si Tran" w:date="2012-12-14T04:52:00Z"/>
              <w:sz w:val="28"/>
              <w:szCs w:val="28"/>
              <w:lang w:val="pt-BR"/>
            </w:rPr>
          </w:rPrChange>
        </w:rPr>
      </w:pPr>
    </w:p>
    <w:p w14:paraId="54DE6268" w14:textId="77777777" w:rsidR="007701F2" w:rsidRPr="00247293" w:rsidDel="00247293" w:rsidRDefault="006A21F7">
      <w:pPr>
        <w:rPr>
          <w:del w:id="3660" w:author="The Si Tran" w:date="2012-12-06T00:50:00Z"/>
          <w:lang w:val="pt-BR"/>
          <w:rPrChange w:id="3661" w:author="The Si Tran" w:date="2012-12-06T00:49:00Z">
            <w:rPr>
              <w:del w:id="3662" w:author="The Si Tran" w:date="2012-12-06T00:50:00Z"/>
              <w:sz w:val="28"/>
              <w:szCs w:val="28"/>
              <w:lang w:val="pt-BR"/>
            </w:rPr>
          </w:rPrChange>
        </w:rPr>
        <w:pPrChange w:id="3663" w:author="The Si Tran" w:date="2012-12-15T07:57:00Z">
          <w:pPr>
            <w:ind w:firstLine="547"/>
          </w:pPr>
        </w:pPrChange>
      </w:pPr>
      <w:del w:id="3664" w:author="The Si Tran" w:date="2012-12-12T13:58:00Z">
        <w:r w:rsidRPr="0049233F" w:rsidDel="000064E1">
          <w:rPr>
            <w:lang w:val="pt-BR"/>
            <w:rPrChange w:id="3665"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666" w:author="The Si Tran" w:date="2012-12-12T13:58:00Z"/>
          <w:lang w:val="pt-BR"/>
          <w:rPrChange w:id="3667" w:author="The Si Tran" w:date="2012-12-05T23:02:00Z">
            <w:rPr>
              <w:del w:id="3668" w:author="The Si Tran" w:date="2012-12-12T13:58:00Z"/>
              <w:sz w:val="28"/>
              <w:szCs w:val="28"/>
              <w:lang w:val="pt-BR"/>
            </w:rPr>
          </w:rPrChange>
        </w:rPr>
        <w:pPrChange w:id="3669" w:author="The Si Tran" w:date="2012-12-15T07:57:00Z">
          <w:pPr>
            <w:ind w:firstLine="547"/>
          </w:pPr>
        </w:pPrChange>
      </w:pPr>
      <w:del w:id="3670" w:author="The Si Tran" w:date="2012-12-06T00:50:00Z">
        <w:r w:rsidRPr="00B312F5" w:rsidDel="00247293">
          <w:rPr>
            <w:position w:val="-12"/>
            <w:lang w:val="pt-BR"/>
          </w:rPr>
          <w:object w:dxaOrig="2940" w:dyaOrig="360" w14:anchorId="384C946E">
            <v:shape id="_x0000_i1064" type="#_x0000_t75" style="width:202.5pt;height:21.75pt" o:ole="">
              <v:imagedata r:id="rId97" o:title=""/>
            </v:shape>
            <o:OLEObject Type="Embed" ProgID="Equation.DSMT4" ShapeID="_x0000_i1064" DrawAspect="Content" ObjectID="_1417549030" r:id="rId98"/>
          </w:object>
        </w:r>
      </w:del>
    </w:p>
    <w:p w14:paraId="1C60B078" w14:textId="77777777" w:rsidR="006A21F7" w:rsidRPr="0049233F" w:rsidDel="000064E1" w:rsidRDefault="006A21F7">
      <w:pPr>
        <w:rPr>
          <w:del w:id="3671" w:author="The Si Tran" w:date="2012-12-12T13:58:00Z"/>
          <w:rPrChange w:id="3672" w:author="The Si Tran" w:date="2012-12-05T23:02:00Z">
            <w:rPr>
              <w:del w:id="3673" w:author="The Si Tran" w:date="2012-12-12T13:58:00Z"/>
              <w:sz w:val="28"/>
              <w:szCs w:val="28"/>
            </w:rPr>
          </w:rPrChange>
        </w:rPr>
        <w:pPrChange w:id="3674" w:author="The Si Tran" w:date="2012-12-15T07:57:00Z">
          <w:pPr>
            <w:ind w:firstLine="547"/>
          </w:pPr>
        </w:pPrChange>
      </w:pPr>
      <w:del w:id="3675" w:author="The Si Tran" w:date="2012-12-12T13:58:00Z">
        <w:r w:rsidRPr="0049233F" w:rsidDel="000064E1">
          <w:rPr>
            <w:rPrChange w:id="3676" w:author="The Si Tran" w:date="2012-12-05T23:02:00Z">
              <w:rPr>
                <w:sz w:val="28"/>
                <w:szCs w:val="28"/>
              </w:rPr>
            </w:rPrChange>
          </w:rPr>
          <w:delText xml:space="preserve">Ở đây, </w:delText>
        </w:r>
      </w:del>
      <w:del w:id="3677" w:author="The Si Tran" w:date="2012-12-06T00:51:00Z">
        <w:r w:rsidRPr="00B312F5" w:rsidDel="00354FE7">
          <w:rPr>
            <w:position w:val="-10"/>
            <w:lang w:val="pt-BR"/>
          </w:rPr>
          <w:object w:dxaOrig="720" w:dyaOrig="320" w14:anchorId="6CE70C9C">
            <v:shape id="_x0000_i1065" type="#_x0000_t75" style="width:36.75pt;height:12.75pt" o:ole="">
              <v:imagedata r:id="rId99" o:title=""/>
            </v:shape>
            <o:OLEObject Type="Embed" ProgID="Equation.DSMT4" ShapeID="_x0000_i1065" DrawAspect="Content" ObjectID="_1417549031" r:id="rId100"/>
          </w:object>
        </w:r>
        <w:r w:rsidRPr="0049233F" w:rsidDel="00354FE7">
          <w:rPr>
            <w:rPrChange w:id="3678"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101" o:title=""/>
            </v:shape>
            <o:OLEObject Type="Embed" ProgID="Equation.DSMT4" ShapeID="_x0000_i1066" DrawAspect="Content" ObjectID="_1417549032" r:id="rId102"/>
          </w:object>
        </w:r>
      </w:del>
    </w:p>
    <w:p w14:paraId="445EA969" w14:textId="77777777" w:rsidR="006A21F7" w:rsidRPr="0049233F" w:rsidDel="000064E1" w:rsidRDefault="006A21F7">
      <w:pPr>
        <w:rPr>
          <w:del w:id="3679" w:author="The Si Tran" w:date="2012-12-12T13:58:00Z"/>
          <w:rPrChange w:id="3680" w:author="The Si Tran" w:date="2012-12-05T23:02:00Z">
            <w:rPr>
              <w:del w:id="3681" w:author="The Si Tran" w:date="2012-12-12T13:58:00Z"/>
              <w:sz w:val="28"/>
              <w:szCs w:val="28"/>
            </w:rPr>
          </w:rPrChange>
        </w:rPr>
        <w:pPrChange w:id="3682" w:author="The Si Tran" w:date="2012-12-15T07:57:00Z">
          <w:pPr>
            <w:ind w:firstLine="547"/>
          </w:pPr>
        </w:pPrChange>
      </w:pPr>
    </w:p>
    <w:p w14:paraId="7E95F55C" w14:textId="77777777" w:rsidR="006A21F7" w:rsidRPr="0049233F" w:rsidDel="000064E1" w:rsidRDefault="006A21F7">
      <w:pPr>
        <w:rPr>
          <w:del w:id="3683" w:author="The Si Tran" w:date="2012-12-12T13:58:00Z"/>
          <w:i/>
          <w:rPrChange w:id="3684" w:author="The Si Tran" w:date="2012-12-05T23:02:00Z">
            <w:rPr>
              <w:del w:id="3685" w:author="The Si Tran" w:date="2012-12-12T13:58:00Z"/>
              <w:i/>
              <w:sz w:val="28"/>
              <w:szCs w:val="28"/>
            </w:rPr>
          </w:rPrChange>
        </w:rPr>
        <w:pPrChange w:id="3686" w:author="The Si Tran" w:date="2012-12-15T07:57:00Z">
          <w:pPr>
            <w:ind w:firstLine="547"/>
          </w:pPr>
        </w:pPrChange>
      </w:pPr>
      <w:del w:id="3687" w:author="The Si Tran" w:date="2012-12-12T13:58:00Z">
        <w:r w:rsidRPr="0049233F" w:rsidDel="000064E1">
          <w:rPr>
            <w:i/>
            <w:rPrChange w:id="3688"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689" w:author="The Si Tran" w:date="2012-12-12T13:58:00Z"/>
          <w:i/>
          <w:rPrChange w:id="3690" w:author="The Si Tran" w:date="2012-12-05T23:02:00Z">
            <w:rPr>
              <w:del w:id="3691" w:author="The Si Tran" w:date="2012-12-12T13:58:00Z"/>
              <w:i/>
              <w:sz w:val="28"/>
              <w:szCs w:val="28"/>
            </w:rPr>
          </w:rPrChange>
        </w:rPr>
        <w:pPrChange w:id="3692" w:author="The Si Tran" w:date="2012-12-15T07:57:00Z">
          <w:pPr>
            <w:ind w:firstLine="547"/>
          </w:pPr>
        </w:pPrChange>
      </w:pPr>
      <w:del w:id="3693" w:author="The Si Tran" w:date="2012-12-12T13:58:00Z">
        <w:r w:rsidRPr="0049233F" w:rsidDel="000064E1">
          <w:rPr>
            <w:i/>
            <w:rPrChange w:id="3694"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695" w:author="The Si Tran" w:date="2012-12-12T13:58:00Z"/>
          <w:i/>
          <w:rPrChange w:id="3696" w:author="The Si Tran" w:date="2012-12-05T23:02:00Z">
            <w:rPr>
              <w:del w:id="3697" w:author="The Si Tran" w:date="2012-12-12T13:58:00Z"/>
              <w:i/>
              <w:sz w:val="28"/>
              <w:szCs w:val="28"/>
            </w:rPr>
          </w:rPrChange>
        </w:rPr>
        <w:pPrChange w:id="3698" w:author="The Si Tran" w:date="2012-12-15T07:57:00Z">
          <w:pPr>
            <w:ind w:firstLine="547"/>
          </w:pPr>
        </w:pPrChange>
      </w:pPr>
      <w:del w:id="3699" w:author="The Si Tran" w:date="2012-12-12T13:58:00Z">
        <w:r w:rsidRPr="0049233F" w:rsidDel="000064E1">
          <w:rPr>
            <w:i/>
            <w:rPrChange w:id="3700"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01" w:author="The Si Tran" w:date="2012-12-12T13:58:00Z"/>
          <w:i/>
          <w:lang w:val="fr-FR"/>
          <w:rPrChange w:id="3702" w:author="The Si Tran" w:date="2012-12-05T23:02:00Z">
            <w:rPr>
              <w:del w:id="3703" w:author="The Si Tran" w:date="2012-12-12T13:58:00Z"/>
              <w:i/>
              <w:sz w:val="28"/>
              <w:szCs w:val="28"/>
              <w:lang w:val="fr-FR"/>
            </w:rPr>
          </w:rPrChange>
        </w:rPr>
        <w:pPrChange w:id="3704" w:author="The Si Tran" w:date="2012-12-15T07:57:00Z">
          <w:pPr>
            <w:ind w:firstLine="547"/>
          </w:pPr>
        </w:pPrChange>
      </w:pPr>
      <w:del w:id="3705" w:author="The Si Tran" w:date="2012-12-12T13:58:00Z">
        <w:r w:rsidRPr="0049233F" w:rsidDel="000064E1">
          <w:rPr>
            <w:i/>
            <w:lang w:val="fr-FR"/>
            <w:rPrChange w:id="3706"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07" w:author="The Si Tran" w:date="2012-12-12T13:58:00Z"/>
          <w:i/>
          <w:lang w:val="fr-FR"/>
          <w:rPrChange w:id="3708" w:author="The Si Tran" w:date="2012-12-05T23:02:00Z">
            <w:rPr>
              <w:del w:id="3709" w:author="The Si Tran" w:date="2012-12-12T13:58:00Z"/>
              <w:i/>
              <w:sz w:val="28"/>
              <w:szCs w:val="28"/>
              <w:lang w:val="fr-FR"/>
            </w:rPr>
          </w:rPrChange>
        </w:rPr>
        <w:pPrChange w:id="3710" w:author="The Si Tran" w:date="2012-12-15T07:57:00Z">
          <w:pPr>
            <w:ind w:firstLine="547"/>
          </w:pPr>
        </w:pPrChange>
      </w:pPr>
      <w:del w:id="3711" w:author="The Si Tran" w:date="2012-12-12T13:58:00Z">
        <w:r w:rsidRPr="0049233F" w:rsidDel="000064E1">
          <w:rPr>
            <w:i/>
            <w:lang w:val="fr-FR"/>
            <w:rPrChange w:id="3712"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13" w:author="The Si Tran" w:date="2012-12-12T13:58:00Z"/>
          <w:i/>
          <w:rPrChange w:id="3714" w:author="The Si Tran" w:date="2012-12-05T23:02:00Z">
            <w:rPr>
              <w:del w:id="3715" w:author="The Si Tran" w:date="2012-12-12T13:58:00Z"/>
              <w:i/>
              <w:sz w:val="28"/>
              <w:szCs w:val="28"/>
            </w:rPr>
          </w:rPrChange>
        </w:rPr>
        <w:pPrChange w:id="3716" w:author="The Si Tran" w:date="2012-12-15T07:57:00Z">
          <w:pPr>
            <w:ind w:firstLine="547"/>
          </w:pPr>
        </w:pPrChange>
      </w:pPr>
      <w:del w:id="3717" w:author="The Si Tran" w:date="2012-12-12T13:58:00Z">
        <w:r w:rsidRPr="0049233F" w:rsidDel="000064E1">
          <w:rPr>
            <w:i/>
            <w:rPrChange w:id="3718"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19" w:author="The Si Tran" w:date="2012-12-12T13:58:00Z"/>
          <w:i/>
          <w:lang w:val="fr-FR"/>
          <w:rPrChange w:id="3720" w:author="The Si Tran" w:date="2012-12-05T23:02:00Z">
            <w:rPr>
              <w:del w:id="3721" w:author="The Si Tran" w:date="2012-12-12T13:58:00Z"/>
              <w:i/>
              <w:sz w:val="28"/>
              <w:szCs w:val="28"/>
              <w:lang w:val="fr-FR"/>
            </w:rPr>
          </w:rPrChange>
        </w:rPr>
        <w:pPrChange w:id="3722" w:author="The Si Tran" w:date="2012-12-15T07:57:00Z">
          <w:pPr>
            <w:ind w:firstLine="547"/>
          </w:pPr>
        </w:pPrChange>
      </w:pPr>
      <w:del w:id="3723" w:author="The Si Tran" w:date="2012-12-12T13:58:00Z">
        <w:r w:rsidRPr="0049233F" w:rsidDel="000064E1">
          <w:rPr>
            <w:i/>
            <w:rPrChange w:id="3724" w:author="The Si Tran" w:date="2012-12-05T23:02:00Z">
              <w:rPr>
                <w:i/>
                <w:sz w:val="28"/>
                <w:szCs w:val="28"/>
              </w:rPr>
            </w:rPrChange>
          </w:rPr>
          <w:delText xml:space="preserve">  </w:delText>
        </w:r>
        <w:r w:rsidRPr="0049233F" w:rsidDel="000064E1">
          <w:rPr>
            <w:i/>
            <w:lang w:val="fr-FR"/>
            <w:rPrChange w:id="3725" w:author="The Si Tran" w:date="2012-12-05T23:02:00Z">
              <w:rPr>
                <w:i/>
                <w:sz w:val="28"/>
                <w:szCs w:val="28"/>
                <w:lang w:val="fr-FR"/>
              </w:rPr>
            </w:rPrChange>
          </w:rPr>
          <w:delText>&gt; acf(y)</w:delText>
        </w:r>
      </w:del>
    </w:p>
    <w:p w14:paraId="298021C1" w14:textId="77777777" w:rsidR="006A21F7" w:rsidRPr="0049233F" w:rsidDel="000064E1" w:rsidRDefault="006A21F7">
      <w:pPr>
        <w:rPr>
          <w:del w:id="3726" w:author="The Si Tran" w:date="2012-12-12T13:58:00Z"/>
          <w:lang w:val="fr-FR"/>
          <w:rPrChange w:id="3727" w:author="The Si Tran" w:date="2012-12-05T23:02:00Z">
            <w:rPr>
              <w:del w:id="3728" w:author="The Si Tran" w:date="2012-12-12T13:58:00Z"/>
              <w:sz w:val="28"/>
              <w:szCs w:val="28"/>
              <w:lang w:val="fr-FR"/>
            </w:rPr>
          </w:rPrChange>
        </w:rPr>
        <w:pPrChange w:id="3729" w:author="The Si Tran" w:date="2012-12-15T07:57:00Z">
          <w:pPr>
            <w:ind w:firstLine="547"/>
          </w:pPr>
        </w:pPrChange>
      </w:pPr>
      <w:del w:id="3730" w:author="The Si Tran" w:date="2012-12-12T13:58:00Z">
        <w:r w:rsidRPr="0049233F" w:rsidDel="000064E1">
          <w:rPr>
            <w:lang w:val="fr-FR"/>
            <w:rPrChange w:id="3731" w:author="The Si Tran" w:date="2012-12-05T23:02:00Z">
              <w:rPr>
                <w:sz w:val="28"/>
                <w:szCs w:val="28"/>
                <w:lang w:val="fr-FR"/>
              </w:rPr>
            </w:rPrChange>
          </w:rPr>
          <w:delText xml:space="preserve">Hình </w:delText>
        </w:r>
      </w:del>
      <w:del w:id="3732" w:author="The Si Tran" w:date="2012-12-12T00:10:00Z">
        <w:r w:rsidRPr="0049233F" w:rsidDel="007B42A6">
          <w:rPr>
            <w:lang w:val="fr-FR"/>
            <w:rPrChange w:id="3733" w:author="The Si Tran" w:date="2012-12-05T23:02:00Z">
              <w:rPr>
                <w:sz w:val="28"/>
                <w:szCs w:val="28"/>
                <w:lang w:val="fr-FR"/>
              </w:rPr>
            </w:rPrChange>
          </w:rPr>
          <w:delText>7</w:delText>
        </w:r>
      </w:del>
      <w:del w:id="3734" w:author="The Si Tran" w:date="2012-12-12T13:58:00Z">
        <w:r w:rsidRPr="0049233F" w:rsidDel="000064E1">
          <w:rPr>
            <w:lang w:val="fr-FR"/>
            <w:rPrChange w:id="3735"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736" w:author="The Si Tran" w:date="2012-12-12T13:58:00Z"/>
          <w:lang w:val="fr-FR"/>
          <w:rPrChange w:id="3737" w:author="The Si Tran" w:date="2012-12-05T23:02:00Z">
            <w:rPr>
              <w:del w:id="3738" w:author="The Si Tran" w:date="2012-12-12T13:58:00Z"/>
              <w:sz w:val="28"/>
              <w:szCs w:val="28"/>
              <w:lang w:val="fr-FR"/>
            </w:rPr>
          </w:rPrChange>
        </w:rPr>
        <w:pPrChange w:id="3739" w:author="The Si Tran" w:date="2012-12-15T07:57:00Z">
          <w:pPr>
            <w:ind w:firstLine="547"/>
          </w:pPr>
        </w:pPrChange>
      </w:pPr>
    </w:p>
    <w:p w14:paraId="75DE46FD" w14:textId="77777777" w:rsidR="006A21F7" w:rsidRPr="0049233F" w:rsidRDefault="006A21F7">
      <w:pPr>
        <w:rPr>
          <w:lang w:val="fr-FR"/>
          <w:rPrChange w:id="3740" w:author="The Si Tran" w:date="2012-12-05T23:02:00Z">
            <w:rPr>
              <w:sz w:val="28"/>
              <w:szCs w:val="28"/>
              <w:lang w:val="fr-FR"/>
            </w:rPr>
          </w:rPrChange>
        </w:rPr>
        <w:pPrChange w:id="3741" w:author="The Si Tran" w:date="2012-12-15T07:57:00Z">
          <w:pPr>
            <w:ind w:firstLine="547"/>
          </w:pPr>
        </w:pPrChange>
      </w:pPr>
    </w:p>
    <w:p w14:paraId="6B564288" w14:textId="4ABAC4F8" w:rsidR="006A21F7" w:rsidRPr="0049233F" w:rsidRDefault="006A21F7" w:rsidP="00B90956">
      <w:pPr>
        <w:pStyle w:val="Canhgiua"/>
        <w:rPr>
          <w:lang w:val="fr-FR"/>
          <w:rPrChange w:id="3742" w:author="The Si Tran" w:date="2012-12-05T23:02:00Z">
            <w:rPr>
              <w:sz w:val="28"/>
              <w:szCs w:val="28"/>
              <w:lang w:val="fr-FR"/>
            </w:rPr>
          </w:rPrChange>
        </w:rPr>
      </w:pPr>
      <w:del w:id="3743" w:author="The Si Tran" w:date="2012-12-14T04:51:00Z">
        <w:r w:rsidRPr="0049233F" w:rsidDel="004505B3">
          <w:rPr>
            <w:noProof/>
            <w:rPrChange w:id="3744" w:author="Unknown">
              <w:rPr>
                <w:rFonts w:eastAsiaTheme="minorHAnsi"/>
                <w:noProof/>
                <w:sz w:val="28"/>
                <w:szCs w:val="28"/>
              </w:rPr>
            </w:rPrChange>
          </w:rPr>
          <w:drawing>
            <wp:inline distT="0" distB="0" distL="0" distR="0" wp14:anchorId="65DE5B39" wp14:editId="4F41B88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745"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Change w:id="3746" w:author="Unknown">
              <w:rPr>
                <w:rFonts w:eastAsiaTheme="minorHAnsi"/>
                <w:noProof/>
              </w:rPr>
            </w:rPrChange>
          </w:rPr>
          <w:drawing>
            <wp:inline distT="0" distB="0" distL="0" distR="0" wp14:anchorId="7A233C46" wp14:editId="2750F769">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747" w:author="The Si Tran" w:date="2012-12-16T10:01:00Z">
            <w:rPr>
              <w:sz w:val="28"/>
              <w:szCs w:val="28"/>
              <w:lang w:val="fr-FR"/>
            </w:rPr>
          </w:rPrChange>
        </w:rPr>
        <w:pPrChange w:id="3748" w:author="The Si Tran" w:date="2012-12-16T10:10:00Z">
          <w:pPr>
            <w:pStyle w:val="Caption"/>
            <w:ind w:left="1980"/>
          </w:pPr>
        </w:pPrChange>
      </w:pPr>
      <w:bookmarkStart w:id="3749" w:name="_Toc312142081"/>
      <w:bookmarkStart w:id="3750" w:name="_Toc343029956"/>
      <w:bookmarkStart w:id="3751" w:name="_Toc343711388"/>
      <w:r w:rsidRPr="00032D83">
        <w:rPr>
          <w:lang w:val="fr-FR"/>
          <w:rPrChange w:id="3752" w:author="The Si Tran" w:date="2012-12-16T20:17:00Z">
            <w:rPr>
              <w:b w:val="0"/>
              <w:sz w:val="28"/>
              <w:szCs w:val="28"/>
              <w:lang w:val="fr-FR"/>
            </w:rPr>
          </w:rPrChange>
        </w:rPr>
        <w:t xml:space="preserve">Hình </w:t>
      </w:r>
      <w:del w:id="3753" w:author="The Si Tran" w:date="2012-12-11T23:22:00Z">
        <w:r w:rsidRPr="00032D83" w:rsidDel="000D0624">
          <w:rPr>
            <w:rPrChange w:id="3754" w:author="The Si Tran" w:date="2012-12-16T20:17:00Z">
              <w:rPr>
                <w:b w:val="0"/>
                <w:sz w:val="28"/>
                <w:szCs w:val="28"/>
              </w:rPr>
            </w:rPrChange>
          </w:rPr>
          <w:fldChar w:fldCharType="begin"/>
        </w:r>
        <w:r w:rsidRPr="00032D83" w:rsidDel="000D0624">
          <w:rPr>
            <w:lang w:val="fr-FR"/>
            <w:rPrChange w:id="3755" w:author="The Si Tran" w:date="2012-12-16T20:17:00Z">
              <w:rPr>
                <w:b w:val="0"/>
                <w:sz w:val="28"/>
                <w:szCs w:val="28"/>
                <w:lang w:val="fr-FR"/>
              </w:rPr>
            </w:rPrChange>
          </w:rPr>
          <w:delInstrText xml:space="preserve"> SEQ Hình \* ARABIC </w:delInstrText>
        </w:r>
        <w:r w:rsidRPr="00032D83" w:rsidDel="000D0624">
          <w:rPr>
            <w:rPrChange w:id="3756" w:author="The Si Tran" w:date="2012-12-16T20:17:00Z">
              <w:rPr>
                <w:b w:val="0"/>
                <w:sz w:val="28"/>
                <w:szCs w:val="28"/>
              </w:rPr>
            </w:rPrChange>
          </w:rPr>
          <w:fldChar w:fldCharType="separate"/>
        </w:r>
        <w:r w:rsidRPr="00032D83" w:rsidDel="000D0624">
          <w:rPr>
            <w:noProof/>
            <w:lang w:val="fr-FR"/>
            <w:rPrChange w:id="3757" w:author="The Si Tran" w:date="2012-12-16T20:17:00Z">
              <w:rPr>
                <w:b w:val="0"/>
                <w:noProof/>
                <w:sz w:val="28"/>
                <w:szCs w:val="28"/>
                <w:lang w:val="fr-FR"/>
              </w:rPr>
            </w:rPrChange>
          </w:rPr>
          <w:delText>7</w:delText>
        </w:r>
        <w:r w:rsidRPr="00032D83" w:rsidDel="000D0624">
          <w:rPr>
            <w:rPrChange w:id="3758" w:author="The Si Tran" w:date="2012-12-16T20:17:00Z">
              <w:rPr>
                <w:b w:val="0"/>
                <w:sz w:val="28"/>
                <w:szCs w:val="28"/>
              </w:rPr>
            </w:rPrChange>
          </w:rPr>
          <w:fldChar w:fldCharType="end"/>
        </w:r>
        <w:r w:rsidRPr="00032D83" w:rsidDel="000D0624">
          <w:rPr>
            <w:lang w:val="fr-FR"/>
            <w:rPrChange w:id="3759" w:author="The Si Tran" w:date="2012-12-16T20:17:00Z">
              <w:rPr>
                <w:b w:val="0"/>
                <w:sz w:val="28"/>
                <w:szCs w:val="28"/>
                <w:lang w:val="fr-FR"/>
              </w:rPr>
            </w:rPrChange>
          </w:rPr>
          <w:delText xml:space="preserve"> </w:delText>
        </w:r>
      </w:del>
      <w:ins w:id="3760" w:author="The Si Tran" w:date="2012-12-11T23:22:00Z">
        <w:r w:rsidR="000D0624" w:rsidRPr="006D6C8D">
          <w:t>3.1</w:t>
        </w:r>
      </w:ins>
      <w:ins w:id="3761" w:author="The Si Tran" w:date="2012-12-16T10:33:00Z">
        <w:r w:rsidR="00B9548F" w:rsidRPr="000C3A28">
          <w:t>:</w:t>
        </w:r>
      </w:ins>
      <w:ins w:id="3762" w:author="The Si Tran" w:date="2012-12-11T23:22:00Z">
        <w:r w:rsidR="000D0624" w:rsidRPr="0049233F">
          <w:rPr>
            <w:lang w:val="fr-FR"/>
            <w:rPrChange w:id="3763" w:author="The Si Tran" w:date="2012-12-05T23:02:00Z">
              <w:rPr>
                <w:b w:val="0"/>
                <w:sz w:val="28"/>
                <w:szCs w:val="28"/>
                <w:lang w:val="fr-FR"/>
              </w:rPr>
            </w:rPrChange>
          </w:rPr>
          <w:t xml:space="preserve"> </w:t>
        </w:r>
      </w:ins>
      <w:r w:rsidRPr="000D0624">
        <w:rPr>
          <w:lang w:val="fr-FR"/>
          <w:rPrChange w:id="3764" w:author="The Si Tran" w:date="2012-12-11T23:23:00Z">
            <w:rPr>
              <w:b w:val="0"/>
              <w:sz w:val="28"/>
              <w:szCs w:val="28"/>
              <w:lang w:val="fr-FR"/>
            </w:rPr>
          </w:rPrChange>
        </w:rPr>
        <w:t xml:space="preserve">Hình ảnh của mô hình  </w:t>
      </w:r>
      <w:del w:id="3765" w:author="The Si Tran" w:date="2012-12-11T23:23:00Z">
        <w:r w:rsidRPr="000D0624" w:rsidDel="000D0624">
          <w:rPr>
            <w:lang w:val="fr-FR"/>
            <w:rPrChange w:id="3766" w:author="The Si Tran" w:date="2012-12-11T23:23:00Z">
              <w:rPr>
                <w:b w:val="0"/>
                <w:sz w:val="28"/>
                <w:szCs w:val="28"/>
                <w:lang w:val="fr-FR"/>
              </w:rPr>
            </w:rPrChange>
          </w:rPr>
          <w:delText xml:space="preserve">                                                  </w:delText>
        </w:r>
      </w:del>
      <w:r w:rsidRPr="000D0624">
        <w:rPr>
          <w:lang w:val="fr-FR"/>
          <w:rPrChange w:id="3767" w:author="The Si Tran" w:date="2012-12-11T23:23:00Z">
            <w:rPr>
              <w:b w:val="0"/>
              <w:sz w:val="28"/>
              <w:szCs w:val="28"/>
              <w:lang w:val="fr-FR"/>
            </w:rPr>
          </w:rPrChange>
        </w:rPr>
        <w:t>MA</w:t>
      </w:r>
      <w:r w:rsidRPr="003343D0">
        <w:rPr>
          <w:lang w:val="fr-FR"/>
          <w:rPrChange w:id="3768" w:author="The Si Tran" w:date="2012-12-16T10:01:00Z">
            <w:rPr>
              <w:b w:val="0"/>
              <w:sz w:val="28"/>
              <w:szCs w:val="28"/>
              <w:lang w:val="fr-FR"/>
            </w:rPr>
          </w:rPrChange>
        </w:rPr>
        <w:t>(2)</w:t>
      </w:r>
      <w:bookmarkEnd w:id="3749"/>
      <w:ins w:id="376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750"/>
      <w:bookmarkEnd w:id="3751"/>
      <w:del w:id="3770" w:author="The Si Tran" w:date="2012-12-06T00:51:00Z">
        <w:r w:rsidRPr="00E078AF" w:rsidDel="00F43F86">
          <w:rPr>
            <w:position w:val="-12"/>
            <w:lang w:val="pt-BR"/>
          </w:rPr>
          <w:object w:dxaOrig="2940" w:dyaOrig="360" w14:anchorId="49260105">
            <v:shape id="_x0000_i1067" type="#_x0000_t75" style="width:202.5pt;height:21.75pt" o:ole="">
              <v:imagedata r:id="rId97" o:title=""/>
            </v:shape>
            <o:OLEObject Type="Embed" ProgID="Equation.DSMT4" ShapeID="_x0000_i1067" DrawAspect="Content" ObjectID="_1417549033" r:id="rId105"/>
          </w:object>
        </w:r>
      </w:del>
    </w:p>
    <w:p w14:paraId="1809AB89" w14:textId="57256020" w:rsidR="006A21F7" w:rsidRPr="0049233F" w:rsidRDefault="006A21F7">
      <w:pPr>
        <w:pStyle w:val="Heading2"/>
        <w:rPr>
          <w:lang w:val="pt-BR"/>
        </w:rPr>
      </w:pPr>
      <w:bookmarkStart w:id="3771" w:name="_Toc312142551"/>
      <w:bookmarkStart w:id="3772"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771"/>
      <w:bookmarkEnd w:id="3772"/>
    </w:p>
    <w:p w14:paraId="46065932" w14:textId="16E9277D" w:rsidR="004505B3" w:rsidRDefault="00361F58">
      <w:pPr>
        <w:rPr>
          <w:ins w:id="3773" w:author="The Si Tran" w:date="2012-12-14T04:53:00Z"/>
          <w:lang w:val="pt-BR"/>
        </w:rPr>
        <w:pPrChange w:id="3774" w:author="The Si Tran" w:date="2012-12-15T07:58:00Z">
          <w:pPr>
            <w:ind w:left="720" w:firstLine="720"/>
          </w:pPr>
        </w:pPrChange>
      </w:pPr>
      <w:ins w:id="3775" w:author="The Si Tran" w:date="2012-12-12T00:12:00Z">
        <w:r w:rsidRPr="00465185">
          <w:rPr>
            <w:lang w:val="pt-BR"/>
          </w:rPr>
          <w:t>Mô hình tự hồi quy bậc p là mô hình có dạng</w:t>
        </w:r>
      </w:ins>
    </w:p>
    <w:p w14:paraId="7C98B65E" w14:textId="77777777" w:rsidR="00361F58" w:rsidRPr="0038419C" w:rsidRDefault="008A1996">
      <w:pPr>
        <w:pStyle w:val="Canhgiua"/>
        <w:rPr>
          <w:ins w:id="3776" w:author="The Si Tran" w:date="2012-12-12T00:12:00Z"/>
          <w:lang w:val="pt-BR"/>
        </w:rPr>
        <w:pPrChange w:id="377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778" w:author="The Si Tran" w:date="2012-12-12T00:12:00Z"/>
          <w:lang w:val="pt-BR"/>
        </w:rPr>
        <w:pPrChange w:id="3779" w:author="The Si Tran" w:date="2012-12-16T17:06:00Z">
          <w:pPr>
            <w:ind w:firstLine="540"/>
          </w:pPr>
        </w:pPrChange>
      </w:pPr>
      <w:ins w:id="3780" w:author="The Si Tran" w:date="2012-12-12T00:12:00Z">
        <w:r>
          <w:rPr>
            <w:noProof/>
            <w:rPrChange w:id="3781" w:author="Unknown">
              <w:rPr>
                <w:b/>
                <w:bCs/>
                <w:noProof/>
                <w:sz w:val="20"/>
                <w:szCs w:val="20"/>
              </w:rPr>
            </w:rPrChange>
          </w:rPr>
          <mc:AlternateContent>
            <mc:Choice Requires="wps">
              <w:drawing>
                <wp:anchor distT="0" distB="0" distL="114300" distR="114300" simplePos="0" relativeHeight="251615232" behindDoc="0" locked="0" layoutInCell="1" allowOverlap="1" wp14:anchorId="520208F0" wp14:editId="6830499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8A1996" w:rsidRDefault="008A1996">
                              <w:pPr>
                                <w:pStyle w:val="EquationIndex"/>
                                <w:pPrChange w:id="3782" w:author="The Si Tran" w:date="2012-12-16T10:46:00Z">
                                  <w:pPr>
                                    <w:jc w:val="left"/>
                                  </w:pPr>
                                </w:pPrChange>
                              </w:pPr>
                              <w:r>
                                <w:t>(3.</w:t>
                              </w:r>
                              <w:ins w:id="3783" w:author="The Si Tran" w:date="2012-12-14T04:55:00Z">
                                <w:r>
                                  <w:t>2</w:t>
                                </w:r>
                              </w:ins>
                              <w:del w:id="378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0208F0" id="Text Box 144" o:spid="_x0000_s1031" type="#_x0000_t202" style="position:absolute;left:0;text-align:left;margin-left:411.5pt;margin-top:-31.45pt;width:41.85pt;height:34.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CB32EE" w:rsidRDefault="00CB32EE">
                        <w:pPr>
                          <w:pStyle w:val="EquationIndex"/>
                          <w:pPrChange w:id="3865" w:author="The Si Tran" w:date="2012-12-16T10:46:00Z">
                            <w:pPr>
                              <w:jc w:val="left"/>
                            </w:pPr>
                          </w:pPrChange>
                        </w:pPr>
                        <w:r>
                          <w:t>(3.</w:t>
                        </w:r>
                        <w:ins w:id="3866" w:author="The Si Tran" w:date="2012-12-14T04:55:00Z">
                          <w:r>
                            <w:t>2</w:t>
                          </w:r>
                        </w:ins>
                        <w:del w:id="386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785" w:author="The Si Tran" w:date="2012-12-12T00:12:00Z"/>
          <w:lang w:val="pt-BR"/>
        </w:rPr>
        <w:pPrChange w:id="3786" w:author="The Si Tran" w:date="2012-12-16T17:06:00Z">
          <w:pPr>
            <w:ind w:firstLine="540"/>
          </w:pPr>
        </w:pPrChange>
      </w:pPr>
      <m:oMath>
        <m:r>
          <w:rPr>
            <w:rFonts w:ascii="Cambria Math" w:hAnsi="Cambria Math"/>
            <w:lang w:val="pt-BR"/>
          </w:rPr>
          <m:t>δ</m:t>
        </m:r>
      </m:oMath>
      <w:ins w:id="3787"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8A1996">
      <w:pPr>
        <w:pStyle w:val="BuletL2"/>
        <w:rPr>
          <w:ins w:id="3788" w:author="The Si Tran" w:date="2012-12-12T00:12:00Z"/>
          <w:lang w:val="pt-BR"/>
        </w:rPr>
        <w:pPrChange w:id="378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790"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8A1996">
          <w:rPr>
            <w:lang w:val="pt-BR"/>
          </w:rPr>
          <w:t>n thành ph</w:t>
        </w:r>
        <w:r w:rsidR="00361F58" w:rsidRPr="004505B3">
          <w:rPr>
            <w:lang w:val="pt-BR"/>
            <w:rPrChange w:id="3791" w:author="The Si Tran" w:date="2012-12-14T04:52:00Z">
              <w:rPr>
                <w:lang w:val="pt-BR"/>
              </w:rPr>
            </w:rPrChange>
          </w:rPr>
          <w:t>ần không thể dự đoán được từ mô hình ở thời điểm t.</w:t>
        </w:r>
      </w:ins>
    </w:p>
    <w:p w14:paraId="2A048688" w14:textId="77777777" w:rsidR="00361F58" w:rsidRPr="00097101" w:rsidRDefault="008A1996">
      <w:pPr>
        <w:pStyle w:val="BuletL2"/>
        <w:rPr>
          <w:ins w:id="3792" w:author="The Si Tran" w:date="2012-12-12T00:12:00Z"/>
          <w:lang w:val="pt-BR"/>
        </w:rPr>
        <w:pPrChange w:id="3793"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794"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8A1996">
          <w:rPr>
            <w:lang w:val="pt-BR"/>
          </w:rPr>
          <w:t>c ư</w:t>
        </w:r>
        <w:r w:rsidR="00361F58" w:rsidRPr="004505B3">
          <w:rPr>
            <w:lang w:val="pt-BR"/>
            <w:rPrChange w:id="3795" w:author="The Si Tran" w:date="2012-12-14T04:52:00Z">
              <w:rPr>
                <w:lang w:val="pt-BR"/>
              </w:rPr>
            </w:rPrChange>
          </w:rPr>
          <w:t xml:space="preserve">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796"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797" w:author="The Si Tran" w:date="2012-12-12T00:12:00Z">
        <w:r w:rsidR="00361F58" w:rsidRPr="00032D83">
          <w:rPr>
            <w:lang w:val="pt-BR"/>
          </w:rPr>
          <w:t>.</w:t>
        </w:r>
      </w:ins>
    </w:p>
    <w:p w14:paraId="0AA9D671" w14:textId="35DF7B0A" w:rsidR="00361F58" w:rsidRDefault="00361F58">
      <w:pPr>
        <w:rPr>
          <w:ins w:id="3798" w:author="The Si Tran" w:date="2012-12-12T00:12:00Z"/>
        </w:rPr>
        <w:pPrChange w:id="3799" w:author="The Si Tran" w:date="2012-12-16T17:06:00Z">
          <w:pPr>
            <w:ind w:firstLine="540"/>
          </w:pPr>
        </w:pPrChange>
      </w:pPr>
      <w:ins w:id="3800"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01" w:author="The Si Tran" w:date="2012-12-14T04:59:00Z"/>
          <w:rFonts w:eastAsia="Times New Roman"/>
          <w:szCs w:val="26"/>
        </w:rPr>
      </w:pPr>
      <w:ins w:id="3802" w:author="The Si Tran" w:date="2012-12-14T04:58:00Z">
        <w:r>
          <w:rPr>
            <w:noProof/>
            <w:rPrChange w:id="3803" w:author="Unknown">
              <w:rPr>
                <w:b/>
                <w:bCs/>
                <w:noProof/>
                <w:sz w:val="20"/>
                <w:szCs w:val="20"/>
              </w:rPr>
            </w:rPrChange>
          </w:rPr>
          <mc:AlternateContent>
            <mc:Choice Requires="wps">
              <w:drawing>
                <wp:anchor distT="0" distB="0" distL="114300" distR="114300" simplePos="0" relativeHeight="251633664" behindDoc="0" locked="0" layoutInCell="1" allowOverlap="1" wp14:anchorId="16EE2C1B" wp14:editId="1F831206">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8A1996" w:rsidRDefault="008A1996">
                              <w:pPr>
                                <w:pStyle w:val="EquationIndex"/>
                                <w:pPrChange w:id="3804" w:author="The Si Tran" w:date="2012-12-15T08:10:00Z">
                                  <w:pPr/>
                                </w:pPrChange>
                              </w:pPr>
                              <w:r>
                                <w:t>(3.</w:t>
                              </w:r>
                              <w:ins w:id="3805" w:author="The Si Tran" w:date="2012-12-14T04:55:00Z">
                                <w:r>
                                  <w:t>3</w:t>
                                </w:r>
                              </w:ins>
                              <w:del w:id="380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EE2C1B" id="Text Box 188" o:spid="_x0000_s1032" type="#_x0000_t202" style="position:absolute;left:0;text-align:left;margin-left:413.35pt;margin-top:7.45pt;width:40.1pt;height:2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CB32EE" w:rsidRDefault="00CB32EE">
                        <w:pPr>
                          <w:pStyle w:val="EquationIndex"/>
                          <w:pPrChange w:id="3890" w:author="The Si Tran" w:date="2012-12-15T08:10:00Z">
                            <w:pPr/>
                          </w:pPrChange>
                        </w:pPr>
                        <w:r>
                          <w:t>(3.</w:t>
                        </w:r>
                        <w:ins w:id="3891" w:author="The Si Tran" w:date="2012-12-14T04:55:00Z">
                          <w:r>
                            <w:t>3</w:t>
                          </w:r>
                        </w:ins>
                        <w:del w:id="3892" w:author="The Si Tran" w:date="2012-12-14T04:55:00Z">
                          <w:r w:rsidDel="004505B3">
                            <w:delText>2.1</w:delText>
                          </w:r>
                        </w:del>
                        <w:r>
                          <w:t>)</w:t>
                        </w:r>
                      </w:p>
                    </w:txbxContent>
                  </v:textbox>
                </v:shape>
              </w:pict>
            </mc:Fallback>
          </mc:AlternateContent>
        </w:r>
      </w:ins>
      <w:ins w:id="3807"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08" w:author="The Si Tran" w:date="2012-12-12T00:12:00Z">
        <w:r w:rsidR="004505B3">
          <w:rPr>
            <w:rFonts w:eastAsia="Times New Roman"/>
            <w:szCs w:val="26"/>
          </w:rPr>
          <w:t xml:space="preserve">              </w:t>
        </w:r>
      </w:ins>
    </w:p>
    <w:p w14:paraId="48675FC8" w14:textId="2B931873" w:rsidR="004505B3" w:rsidRDefault="00307510">
      <w:pPr>
        <w:rPr>
          <w:ins w:id="3809" w:author="The Si Tran" w:date="2012-12-14T04:55:00Z"/>
        </w:rPr>
        <w:pPrChange w:id="3810" w:author="The Si Tran" w:date="2012-12-16T17:06:00Z">
          <w:pPr>
            <w:spacing w:before="100" w:beforeAutospacing="1" w:after="100" w:afterAutospacing="1"/>
          </w:pPr>
        </w:pPrChange>
      </w:pPr>
      <w:ins w:id="3811" w:author="The Si Tran" w:date="2012-12-14T05:00:00Z">
        <w:r>
          <w:rPr>
            <w:noProof/>
            <w:rPrChange w:id="3812"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2573B9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8A1996" w:rsidRPr="000C3A28" w:rsidRDefault="008A1996">
                              <w:pPr>
                                <w:pStyle w:val="EquationIndex"/>
                                <w:pPrChange w:id="3813" w:author="The Si Tran" w:date="2012-12-15T08:12:00Z">
                                  <w:pPr/>
                                </w:pPrChange>
                              </w:pPr>
                              <w:r w:rsidRPr="00E231FB">
                                <w:t>(</w:t>
                              </w:r>
                              <w:r w:rsidRPr="00307510">
                                <w:rPr>
                                  <w:rStyle w:val="EquationIndexChar"/>
                                  <w:rPrChange w:id="3814" w:author="The Si Tran" w:date="2012-12-15T08:12:00Z">
                                    <w:rPr/>
                                  </w:rPrChange>
                                </w:rPr>
                                <w:t>3</w:t>
                              </w:r>
                              <w:r w:rsidRPr="00E231FB">
                                <w:t>.</w:t>
                              </w:r>
                              <w:ins w:id="3815" w:author="The Si Tran" w:date="2012-12-14T04:55:00Z">
                                <w:r w:rsidRPr="00EB1298">
                                  <w:t>5</w:t>
                                </w:r>
                              </w:ins>
                              <w:del w:id="3816"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CB32EE" w:rsidRPr="000C3A28" w:rsidRDefault="00CB32EE">
                        <w:pPr>
                          <w:pStyle w:val="EquationIndex"/>
                          <w:pPrChange w:id="3903" w:author="The Si Tran" w:date="2012-12-15T08:12:00Z">
                            <w:pPr/>
                          </w:pPrChange>
                        </w:pPr>
                        <w:r w:rsidRPr="00E231FB">
                          <w:t>(</w:t>
                        </w:r>
                        <w:r w:rsidRPr="00307510">
                          <w:rPr>
                            <w:rStyle w:val="EquationIndexChar"/>
                            <w:rPrChange w:id="3904" w:author="The Si Tran" w:date="2012-12-15T08:12:00Z">
                              <w:rPr/>
                            </w:rPrChange>
                          </w:rPr>
                          <w:t>3</w:t>
                        </w:r>
                        <w:r w:rsidRPr="00E231FB">
                          <w:t>.</w:t>
                        </w:r>
                        <w:ins w:id="3905" w:author="The Si Tran" w:date="2012-12-14T04:55:00Z">
                          <w:r w:rsidRPr="00EB1298">
                            <w:t>5</w:t>
                          </w:r>
                        </w:ins>
                        <w:del w:id="3906" w:author="The Si Tran" w:date="2012-12-14T04:55:00Z">
                          <w:r w:rsidRPr="00032D83" w:rsidDel="004505B3">
                            <w:delText>2.1</w:delText>
                          </w:r>
                        </w:del>
                        <w:r w:rsidRPr="006D6C8D">
                          <w:t>)</w:t>
                        </w:r>
                      </w:p>
                    </w:txbxContent>
                  </v:textbox>
                </v:shape>
              </w:pict>
            </mc:Fallback>
          </mc:AlternateContent>
        </w:r>
      </w:ins>
      <w:ins w:id="3817" w:author="The Si Tran" w:date="2012-12-14T04:59:00Z">
        <w:r w:rsidR="0038419C">
          <w:rPr>
            <w:noProof/>
            <w:rPrChange w:id="3818" w:author="Unknown">
              <w:rPr>
                <w:b/>
                <w:bCs/>
                <w:noProof/>
                <w:sz w:val="20"/>
                <w:szCs w:val="20"/>
              </w:rPr>
            </w:rPrChange>
          </w:rPr>
          <mc:AlternateContent>
            <mc:Choice Requires="wps">
              <w:drawing>
                <wp:anchor distT="0" distB="0" distL="114300" distR="114300" simplePos="0" relativeHeight="251658240" behindDoc="0" locked="0" layoutInCell="1" allowOverlap="1" wp14:anchorId="1B7BC458" wp14:editId="6794AC72">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8A1996" w:rsidRDefault="008A1996">
                              <w:pPr>
                                <w:pStyle w:val="EquationIndex"/>
                                <w:pPrChange w:id="3819" w:author="The Si Tran" w:date="2012-12-15T08:11:00Z">
                                  <w:pPr/>
                                </w:pPrChange>
                              </w:pPr>
                              <w:r w:rsidRPr="009211DB">
                                <w:rPr>
                                  <w:rStyle w:val="EquationIndexChar"/>
                                  <w:rPrChange w:id="3820" w:author="The Si Tran" w:date="2012-12-15T08:11:00Z">
                                    <w:rPr/>
                                  </w:rPrChange>
                                </w:rPr>
                                <w:t>(</w:t>
                              </w:r>
                              <w:r>
                                <w:t>3.</w:t>
                              </w:r>
                              <w:ins w:id="3821" w:author="The Si Tran" w:date="2012-12-14T04:55:00Z">
                                <w:r>
                                  <w:t>4</w:t>
                                </w:r>
                              </w:ins>
                              <w:del w:id="382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7BC458" id="Text Box 189" o:spid="_x0000_s1034" type="#_x0000_t202" style="position:absolute;left:0;text-align:left;margin-left:411.35pt;margin-top:98.75pt;width:4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CB32EE" w:rsidRDefault="00CB32EE">
                        <w:pPr>
                          <w:pStyle w:val="EquationIndex"/>
                          <w:pPrChange w:id="3913" w:author="The Si Tran" w:date="2012-12-15T08:11:00Z">
                            <w:pPr/>
                          </w:pPrChange>
                        </w:pPr>
                        <w:r w:rsidRPr="009211DB">
                          <w:rPr>
                            <w:rStyle w:val="EquationIndexChar"/>
                            <w:rPrChange w:id="3914" w:author="The Si Tran" w:date="2012-12-15T08:11:00Z">
                              <w:rPr/>
                            </w:rPrChange>
                          </w:rPr>
                          <w:t>(</w:t>
                        </w:r>
                        <w:r>
                          <w:t>3.</w:t>
                        </w:r>
                        <w:ins w:id="3915" w:author="The Si Tran" w:date="2012-12-14T04:55:00Z">
                          <w:r>
                            <w:t>4</w:t>
                          </w:r>
                        </w:ins>
                        <w:del w:id="3916" w:author="The Si Tran" w:date="2012-12-14T04:55:00Z">
                          <w:r w:rsidDel="004505B3">
                            <w:delText>2.1</w:delText>
                          </w:r>
                        </w:del>
                        <w:r>
                          <w:t>)</w:t>
                        </w:r>
                      </w:p>
                    </w:txbxContent>
                  </v:textbox>
                </v:shape>
              </w:pict>
            </mc:Fallback>
          </mc:AlternateContent>
        </w:r>
      </w:ins>
      <w:ins w:id="3823"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824"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825"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8A1996">
      <w:pPr>
        <w:rPr>
          <w:ins w:id="3826" w:author="The Si Tran" w:date="2012-12-16T17:06:00Z"/>
          <w:rFonts w:eastAsia="Times New Roman"/>
          <w:szCs w:val="26"/>
        </w:rPr>
        <w:pPrChange w:id="3827"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828" w:author="The Si Tran" w:date="2012-12-15T07:59:00Z">
                    <w:rPr>
                      <w:rFonts w:ascii="Cambria Math" w:eastAsia="Times New Roman" w:hAnsi="Cambria Math"/>
                      <w:szCs w:val="26"/>
                    </w:rPr>
                  </w:rPrChange>
                </w:rPr>
                <m:t>γ</m:t>
              </m:r>
            </m:e>
            <m:sub>
              <m:r>
                <m:rPr>
                  <m:sty m:val="p"/>
                </m:rPr>
                <w:rPr>
                  <w:rFonts w:ascii="Cambria Math" w:hAnsi="Cambria Math"/>
                  <w:rPrChange w:id="3829" w:author="The Si Tran" w:date="2012-12-15T07:59:00Z">
                    <w:rPr>
                      <w:rFonts w:ascii="Cambria Math" w:eastAsia="Times New Roman" w:hAnsi="Cambria Math"/>
                      <w:szCs w:val="26"/>
                    </w:rPr>
                  </w:rPrChange>
                </w:rPr>
                <m:t>0</m:t>
              </m:r>
            </m:sub>
          </m:sSub>
          <m:r>
            <m:rPr>
              <m:sty m:val="p"/>
            </m:rPr>
            <w:rPr>
              <w:rFonts w:ascii="Cambria Math" w:hAnsi="Cambria Math"/>
              <w:rPrChange w:id="383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31" w:author="The Si Tran" w:date="2012-12-15T07:59:00Z">
                    <w:rPr>
                      <w:rFonts w:ascii="Cambria Math" w:eastAsia="Times New Roman" w:hAnsi="Cambria Math"/>
                      <w:szCs w:val="26"/>
                    </w:rPr>
                  </w:rPrChange>
                </w:rPr>
                <m:t>ϕ</m:t>
              </m:r>
            </m:e>
            <m:sub>
              <m:r>
                <m:rPr>
                  <m:sty m:val="p"/>
                </m:rPr>
                <w:rPr>
                  <w:rFonts w:ascii="Cambria Math" w:hAnsi="Cambria Math"/>
                  <w:rPrChange w:id="383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33" w:author="The Si Tran" w:date="2012-12-15T07:59:00Z">
                    <w:rPr>
                      <w:rFonts w:ascii="Cambria Math" w:eastAsia="Times New Roman" w:hAnsi="Cambria Math"/>
                      <w:szCs w:val="26"/>
                    </w:rPr>
                  </w:rPrChange>
                </w:rPr>
                <m:t>γ</m:t>
              </m:r>
            </m:e>
            <m:sub>
              <m:r>
                <m:rPr>
                  <m:sty m:val="p"/>
                </m:rPr>
                <w:rPr>
                  <w:rFonts w:ascii="Cambria Math" w:hAnsi="Cambria Math"/>
                  <w:rPrChange w:id="3834" w:author="The Si Tran" w:date="2012-12-15T07:59:00Z">
                    <w:rPr>
                      <w:rFonts w:ascii="Cambria Math" w:eastAsia="Times New Roman" w:hAnsi="Cambria Math"/>
                      <w:szCs w:val="26"/>
                    </w:rPr>
                  </w:rPrChange>
                </w:rPr>
                <m:t>1</m:t>
              </m:r>
            </m:sub>
          </m:sSub>
          <m:r>
            <m:rPr>
              <m:sty m:val="p"/>
            </m:rPr>
            <w:rPr>
              <w:rFonts w:ascii="Cambria Math" w:hAnsi="Cambria Math"/>
              <w:rPrChange w:id="383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36" w:author="The Si Tran" w:date="2012-12-15T07:59:00Z">
                    <w:rPr>
                      <w:rFonts w:ascii="Cambria Math" w:eastAsia="Times New Roman" w:hAnsi="Cambria Math"/>
                      <w:szCs w:val="26"/>
                    </w:rPr>
                  </w:rPrChange>
                </w:rPr>
                <m:t>ϕ</m:t>
              </m:r>
            </m:e>
            <m:sub>
              <m:r>
                <m:rPr>
                  <m:sty m:val="p"/>
                </m:rPr>
                <w:rPr>
                  <w:rFonts w:ascii="Cambria Math" w:hAnsi="Cambria Math"/>
                  <w:rPrChange w:id="383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38" w:author="The Si Tran" w:date="2012-12-15T07:59:00Z">
                    <w:rPr>
                      <w:rFonts w:ascii="Cambria Math" w:eastAsia="Times New Roman" w:hAnsi="Cambria Math"/>
                      <w:szCs w:val="26"/>
                    </w:rPr>
                  </w:rPrChange>
                </w:rPr>
                <m:t>γ</m:t>
              </m:r>
            </m:e>
            <m:sub>
              <m:r>
                <m:rPr>
                  <m:sty m:val="p"/>
                </m:rPr>
                <w:rPr>
                  <w:rFonts w:ascii="Cambria Math" w:hAnsi="Cambria Math"/>
                  <w:rPrChange w:id="3839" w:author="The Si Tran" w:date="2012-12-15T07:59:00Z">
                    <w:rPr>
                      <w:rFonts w:ascii="Cambria Math" w:eastAsia="Times New Roman" w:hAnsi="Cambria Math"/>
                      <w:szCs w:val="26"/>
                    </w:rPr>
                  </w:rPrChange>
                </w:rPr>
                <m:t>2</m:t>
              </m:r>
            </m:sub>
          </m:sSub>
          <m:r>
            <m:rPr>
              <m:sty m:val="p"/>
            </m:rPr>
            <w:rPr>
              <w:rFonts w:ascii="Cambria Math" w:hAnsi="Cambria Math"/>
              <w:rPrChange w:id="3840" w:author="The Si Tran" w:date="2012-12-15T07:59:00Z">
                <w:rPr>
                  <w:rFonts w:ascii="Cambria Math" w:eastAsia="Times New Roman" w:hAnsi="Cambria Math"/>
                  <w:szCs w:val="26"/>
                </w:rPr>
              </w:rPrChange>
            </w:rPr>
            <m:t>+</m:t>
          </m:r>
          <m:r>
            <m:rPr>
              <m:sty m:val="p"/>
            </m:rPr>
            <w:rPr>
              <w:rFonts w:ascii="Cambria Math" w:hAnsi="Cambria Math" w:hint="eastAsia"/>
              <w:rPrChange w:id="3841" w:author="The Si Tran" w:date="2012-12-15T07:59:00Z">
                <w:rPr>
                  <w:rFonts w:ascii="Cambria Math" w:eastAsia="Times New Roman" w:hAnsi="Cambria Math" w:hint="eastAsia"/>
                  <w:szCs w:val="26"/>
                </w:rPr>
              </w:rPrChange>
            </w:rPr>
            <m:t>…</m:t>
          </m:r>
          <m:r>
            <m:rPr>
              <m:sty m:val="p"/>
            </m:rPr>
            <w:rPr>
              <w:rFonts w:ascii="Cambria Math" w:hAnsi="Cambria Math"/>
              <w:rPrChange w:id="384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43" w:author="The Si Tran" w:date="2012-12-15T07:59:00Z">
                    <w:rPr>
                      <w:rFonts w:ascii="Cambria Math" w:eastAsia="Times New Roman" w:hAnsi="Cambria Math"/>
                      <w:szCs w:val="26"/>
                    </w:rPr>
                  </w:rPrChange>
                </w:rPr>
                <m:t>ϕ</m:t>
              </m:r>
            </m:e>
            <m:sub>
              <m:r>
                <w:rPr>
                  <w:rFonts w:ascii="Cambria Math" w:hAnsi="Cambria Math"/>
                  <w:rPrChange w:id="3844"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45" w:author="The Si Tran" w:date="2012-12-15T07:59:00Z">
                    <w:rPr>
                      <w:rFonts w:ascii="Cambria Math" w:eastAsia="Times New Roman" w:hAnsi="Cambria Math"/>
                      <w:szCs w:val="26"/>
                    </w:rPr>
                  </w:rPrChange>
                </w:rPr>
                <m:t>γ</m:t>
              </m:r>
            </m:e>
            <m:sub>
              <m:r>
                <w:rPr>
                  <w:rFonts w:ascii="Cambria Math" w:hAnsi="Cambria Math"/>
                  <w:rPrChange w:id="3846" w:author="The Si Tran" w:date="2012-12-15T07:59:00Z">
                    <w:rPr>
                      <w:rFonts w:ascii="Cambria Math" w:eastAsia="Times New Roman" w:hAnsi="Cambria Math"/>
                      <w:szCs w:val="26"/>
                    </w:rPr>
                  </w:rPrChange>
                </w:rPr>
                <m:t>p</m:t>
              </m:r>
            </m:sub>
          </m:sSub>
          <m:r>
            <m:rPr>
              <m:sty m:val="p"/>
            </m:rPr>
            <w:rPr>
              <w:rFonts w:ascii="Cambria Math" w:hAnsi="Cambria Math"/>
              <w:rPrChange w:id="3847"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848" w:author="The Si Tran" w:date="2012-12-15T07:59:00Z">
                    <w:rPr>
                      <w:rFonts w:ascii="Cambria Math" w:eastAsia="Times New Roman" w:hAnsi="Cambria Math"/>
                      <w:szCs w:val="26"/>
                    </w:rPr>
                  </w:rPrChange>
                </w:rPr>
                <m:t>σ</m:t>
              </m:r>
            </m:e>
            <m:sub>
              <m:r>
                <w:rPr>
                  <w:rFonts w:ascii="Cambria Math" w:hAnsi="Cambria Math"/>
                  <w:rPrChange w:id="3849" w:author="The Si Tran" w:date="2012-12-15T07:59:00Z">
                    <w:rPr>
                      <w:rFonts w:ascii="Cambria Math" w:eastAsia="Times New Roman" w:hAnsi="Cambria Math"/>
                      <w:szCs w:val="26"/>
                    </w:rPr>
                  </w:rPrChange>
                </w:rPr>
                <m:t>ε</m:t>
              </m:r>
            </m:sub>
            <m:sup>
              <m:r>
                <m:rPr>
                  <m:sty m:val="p"/>
                </m:rPr>
                <w:rPr>
                  <w:rFonts w:ascii="Cambria Math" w:hAnsi="Cambria Math"/>
                  <w:rPrChange w:id="3850" w:author="The Si Tran" w:date="2012-12-15T07:59:00Z">
                    <w:rPr>
                      <w:rFonts w:ascii="Cambria Math" w:eastAsia="Times New Roman" w:hAnsi="Cambria Math"/>
                      <w:szCs w:val="26"/>
                    </w:rPr>
                  </w:rPrChange>
                </w:rPr>
                <m:t>2</m:t>
              </m:r>
            </m:sup>
          </m:sSubSup>
          <w:ins w:id="3851" w:author="The Si Tran" w:date="2012-12-12T00:12:00Z">
            <m:r>
              <m:rPr>
                <m:sty m:val="p"/>
              </m:rPr>
              <w:rPr>
                <w:rFonts w:ascii="Cambria Math" w:hAnsi="Cambria Math"/>
                <w:rPrChange w:id="3852"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853" w:author="The Si Tran" w:date="2012-12-15T07:59:00Z">
                    <w:rPr>
                      <w:rFonts w:ascii="Cambria Math" w:eastAsia="Times New Roman" w:hAnsi="Cambria Math"/>
                      <w:szCs w:val="26"/>
                    </w:rPr>
                  </w:rPrChange>
                </w:rPr>
                <m:t>γ</m:t>
              </m:r>
            </m:e>
            <m:sub>
              <m:r>
                <m:rPr>
                  <m:sty m:val="p"/>
                </m:rPr>
                <w:rPr>
                  <w:rFonts w:ascii="Cambria Math" w:hAnsi="Cambria Math"/>
                  <w:rPrChange w:id="3854" w:author="The Si Tran" w:date="2012-12-15T07:59:00Z">
                    <w:rPr>
                      <w:rFonts w:ascii="Cambria Math" w:eastAsia="Times New Roman" w:hAnsi="Cambria Math"/>
                      <w:szCs w:val="26"/>
                    </w:rPr>
                  </w:rPrChange>
                </w:rPr>
                <m:t>1</m:t>
              </m:r>
            </m:sub>
          </m:sSub>
          <m:r>
            <m:rPr>
              <m:sty m:val="p"/>
            </m:rPr>
            <w:rPr>
              <w:rFonts w:ascii="Cambria Math" w:hAnsi="Cambria Math"/>
              <w:rPrChange w:id="385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56" w:author="The Si Tran" w:date="2012-12-15T07:59:00Z">
                    <w:rPr>
                      <w:rFonts w:ascii="Cambria Math" w:eastAsia="Times New Roman" w:hAnsi="Cambria Math"/>
                      <w:szCs w:val="26"/>
                    </w:rPr>
                  </w:rPrChange>
                </w:rPr>
                <m:t>ϕ</m:t>
              </m:r>
            </m:e>
            <m:sub>
              <m:r>
                <m:rPr>
                  <m:sty m:val="p"/>
                </m:rPr>
                <w:rPr>
                  <w:rFonts w:ascii="Cambria Math" w:hAnsi="Cambria Math"/>
                  <w:rPrChange w:id="385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58" w:author="The Si Tran" w:date="2012-12-15T07:59:00Z">
                    <w:rPr>
                      <w:rFonts w:ascii="Cambria Math" w:eastAsia="Times New Roman" w:hAnsi="Cambria Math"/>
                      <w:szCs w:val="26"/>
                    </w:rPr>
                  </w:rPrChange>
                </w:rPr>
                <m:t>γ</m:t>
              </m:r>
            </m:e>
            <m:sub>
              <m:r>
                <m:rPr>
                  <m:sty m:val="p"/>
                </m:rPr>
                <w:rPr>
                  <w:rFonts w:ascii="Cambria Math" w:hAnsi="Cambria Math"/>
                  <w:rPrChange w:id="3859" w:author="The Si Tran" w:date="2012-12-15T07:59:00Z">
                    <w:rPr>
                      <w:rFonts w:ascii="Cambria Math" w:eastAsia="Times New Roman" w:hAnsi="Cambria Math"/>
                      <w:szCs w:val="26"/>
                    </w:rPr>
                  </w:rPrChange>
                </w:rPr>
                <m:t>0</m:t>
              </m:r>
            </m:sub>
          </m:sSub>
          <m:r>
            <m:rPr>
              <m:sty m:val="p"/>
            </m:rPr>
            <w:rPr>
              <w:rFonts w:ascii="Cambria Math" w:hAnsi="Cambria Math"/>
              <w:rPrChange w:id="386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61" w:author="The Si Tran" w:date="2012-12-15T07:59:00Z">
                    <w:rPr>
                      <w:rFonts w:ascii="Cambria Math" w:eastAsia="Times New Roman" w:hAnsi="Cambria Math"/>
                      <w:szCs w:val="26"/>
                    </w:rPr>
                  </w:rPrChange>
                </w:rPr>
                <m:t>ϕ</m:t>
              </m:r>
            </m:e>
            <m:sub>
              <m:r>
                <m:rPr>
                  <m:sty m:val="p"/>
                </m:rPr>
                <w:rPr>
                  <w:rFonts w:ascii="Cambria Math" w:hAnsi="Cambria Math"/>
                  <w:rPrChange w:id="3862"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63" w:author="The Si Tran" w:date="2012-12-15T07:59:00Z">
                    <w:rPr>
                      <w:rFonts w:ascii="Cambria Math" w:eastAsia="Times New Roman" w:hAnsi="Cambria Math"/>
                      <w:szCs w:val="26"/>
                    </w:rPr>
                  </w:rPrChange>
                </w:rPr>
                <m:t>γ</m:t>
              </m:r>
            </m:e>
            <m:sub>
              <m:r>
                <m:rPr>
                  <m:sty m:val="p"/>
                </m:rPr>
                <w:rPr>
                  <w:rFonts w:ascii="Cambria Math" w:hAnsi="Cambria Math"/>
                  <w:rPrChange w:id="3864" w:author="The Si Tran" w:date="2012-12-15T07:59:00Z">
                    <w:rPr>
                      <w:rFonts w:ascii="Cambria Math" w:eastAsia="Times New Roman" w:hAnsi="Cambria Math"/>
                      <w:szCs w:val="26"/>
                    </w:rPr>
                  </w:rPrChange>
                </w:rPr>
                <m:t>1</m:t>
              </m:r>
            </m:sub>
          </m:sSub>
          <m:r>
            <m:rPr>
              <m:sty m:val="p"/>
            </m:rPr>
            <w:rPr>
              <w:rFonts w:ascii="Cambria Math" w:hAnsi="Cambria Math"/>
              <w:rPrChange w:id="3865" w:author="The Si Tran" w:date="2012-12-15T07:59:00Z">
                <w:rPr>
                  <w:rFonts w:ascii="Cambria Math" w:eastAsia="Times New Roman" w:hAnsi="Cambria Math"/>
                  <w:szCs w:val="26"/>
                </w:rPr>
              </w:rPrChange>
            </w:rPr>
            <m:t>+</m:t>
          </m:r>
          <m:r>
            <m:rPr>
              <m:sty m:val="p"/>
            </m:rPr>
            <w:rPr>
              <w:rFonts w:ascii="Cambria Math" w:hAnsi="Cambria Math" w:hint="eastAsia"/>
              <w:rPrChange w:id="3866" w:author="The Si Tran" w:date="2012-12-15T07:59:00Z">
                <w:rPr>
                  <w:rFonts w:ascii="Cambria Math" w:eastAsia="Times New Roman" w:hAnsi="Cambria Math" w:hint="eastAsia"/>
                  <w:szCs w:val="26"/>
                </w:rPr>
              </w:rPrChange>
            </w:rPr>
            <m:t>…</m:t>
          </m:r>
          <m:r>
            <m:rPr>
              <m:sty m:val="p"/>
            </m:rPr>
            <w:rPr>
              <w:rFonts w:ascii="Cambria Math" w:hAnsi="Cambria Math"/>
              <w:rPrChange w:id="386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68" w:author="The Si Tran" w:date="2012-12-15T07:59:00Z">
                    <w:rPr>
                      <w:rFonts w:ascii="Cambria Math" w:eastAsia="Times New Roman" w:hAnsi="Cambria Math"/>
                      <w:szCs w:val="26"/>
                    </w:rPr>
                  </w:rPrChange>
                </w:rPr>
                <m:t>ϕ</m:t>
              </m:r>
            </m:e>
            <m:sub>
              <m:r>
                <w:rPr>
                  <w:rFonts w:ascii="Cambria Math" w:hAnsi="Cambria Math"/>
                  <w:rPrChange w:id="386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70" w:author="The Si Tran" w:date="2012-12-15T07:59:00Z">
                    <w:rPr>
                      <w:rFonts w:ascii="Cambria Math" w:eastAsia="Times New Roman" w:hAnsi="Cambria Math"/>
                      <w:szCs w:val="26"/>
                    </w:rPr>
                  </w:rPrChange>
                </w:rPr>
                <m:t>γ</m:t>
              </m:r>
            </m:e>
            <m:sub>
              <m:r>
                <w:rPr>
                  <w:rFonts w:ascii="Cambria Math" w:hAnsi="Cambria Math"/>
                  <w:rPrChange w:id="3871" w:author="The Si Tran" w:date="2012-12-15T07:59:00Z">
                    <w:rPr>
                      <w:rFonts w:ascii="Cambria Math" w:eastAsia="Times New Roman" w:hAnsi="Cambria Math"/>
                      <w:szCs w:val="26"/>
                    </w:rPr>
                  </w:rPrChange>
                </w:rPr>
                <m:t>p</m:t>
              </m:r>
              <m:r>
                <m:rPr>
                  <m:sty m:val="p"/>
                </m:rPr>
                <w:rPr>
                  <w:rFonts w:ascii="Cambria Math" w:hAnsi="Cambria Math"/>
                  <w:rPrChange w:id="3872" w:author="The Si Tran" w:date="2012-12-15T07:59:00Z">
                    <w:rPr>
                      <w:rFonts w:ascii="Cambria Math" w:eastAsia="Times New Roman" w:hAnsi="Cambria Math"/>
                      <w:szCs w:val="26"/>
                    </w:rPr>
                  </w:rPrChange>
                </w:rPr>
                <m:t>-1</m:t>
              </m:r>
            </m:sub>
          </m:sSub>
          <w:ins w:id="3873" w:author="The Si Tran" w:date="2012-12-12T00:12:00Z">
            <m:r>
              <m:rPr>
                <m:sty m:val="p"/>
              </m:rPr>
              <w:rPr>
                <w:rFonts w:ascii="Cambria Math" w:hAnsi="Cambria Math"/>
                <w:rPrChange w:id="3874"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75" w:author="The Si Tran" w:date="2012-12-15T07:59:00Z">
                <w:rPr>
                  <w:rFonts w:ascii="Cambria Math" w:eastAsia="Times New Roman" w:hAnsi="Cambria Math" w:hint="eastAsia"/>
                  <w:szCs w:val="26"/>
                </w:rPr>
              </w:rPrChange>
            </w:rPr>
            <m:t>…………………………………………</m:t>
          </m:r>
          <m:r>
            <m:rPr>
              <m:sty m:val="p"/>
            </m:rPr>
            <w:rPr>
              <w:rFonts w:ascii="Cambria Math" w:hAnsi="Cambria Math"/>
              <w:rPrChange w:id="3876" w:author="The Si Tran" w:date="2012-12-15T07:59:00Z">
                <w:rPr>
                  <w:rFonts w:ascii="Cambria Math" w:eastAsia="Times New Roman" w:hAnsi="Cambria Math"/>
                  <w:szCs w:val="26"/>
                </w:rPr>
              </w:rPrChange>
            </w:rPr>
            <m:t xml:space="preserve"> </m:t>
          </m:r>
          <w:ins w:id="3877" w:author="The Si Tran" w:date="2012-12-12T00:12:00Z">
            <m:r>
              <m:rPr>
                <m:sty m:val="p"/>
              </m:rPr>
              <w:rPr>
                <w:rFonts w:ascii="Cambria Math" w:hAnsi="Cambria Math"/>
                <w:rPrChange w:id="3878" w:author="The Si Tran" w:date="2012-12-15T07:59:00Z">
                  <w:rPr>
                    <w:rFonts w:ascii="Cambria Math" w:eastAsia="Times New Roman" w:hAnsi="Cambria Math"/>
                    <w:szCs w:val="26"/>
                  </w:rPr>
                </w:rPrChange>
              </w:rPr>
              <w:br/>
            </m:r>
          </w:ins>
        </m:oMath>
      </m:oMathPara>
      <w:ins w:id="3879" w:author="The Si Tran" w:date="2012-12-12T00:12:00Z">
        <w:r w:rsidR="00361F58" w:rsidRPr="0038419C">
          <w:rPr>
            <w:rPrChange w:id="3880"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81" w:author="The Si Tran" w:date="2012-12-15T07:59:00Z">
                  <w:rPr>
                    <w:rFonts w:ascii="Cambria Math" w:eastAsia="Times New Roman" w:hAnsi="Cambria Math"/>
                    <w:szCs w:val="26"/>
                  </w:rPr>
                </w:rPrChange>
              </w:rPr>
              <m:t>γ</m:t>
            </m:r>
          </m:e>
          <m:sub>
            <m:r>
              <w:rPr>
                <w:rFonts w:ascii="Cambria Math" w:hAnsi="Cambria Math"/>
                <w:rPrChange w:id="3882" w:author="The Si Tran" w:date="2012-12-15T07:59:00Z">
                  <w:rPr>
                    <w:rFonts w:ascii="Cambria Math" w:eastAsia="Times New Roman" w:hAnsi="Cambria Math"/>
                    <w:szCs w:val="26"/>
                  </w:rPr>
                </w:rPrChange>
              </w:rPr>
              <m:t>p</m:t>
            </m:r>
          </m:sub>
        </m:sSub>
        <m:r>
          <m:rPr>
            <m:sty m:val="p"/>
          </m:rPr>
          <w:rPr>
            <w:rFonts w:ascii="Cambria Math" w:hAnsi="Cambria Math"/>
            <w:rPrChange w:id="388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84" w:author="The Si Tran" w:date="2012-12-15T07:59:00Z">
                  <w:rPr>
                    <w:rFonts w:ascii="Cambria Math" w:eastAsia="Times New Roman" w:hAnsi="Cambria Math"/>
                    <w:szCs w:val="26"/>
                  </w:rPr>
                </w:rPrChange>
              </w:rPr>
              <m:t>ϕ</m:t>
            </m:r>
          </m:e>
          <m:sub>
            <m:r>
              <m:rPr>
                <m:sty m:val="p"/>
              </m:rPr>
              <w:rPr>
                <w:rFonts w:ascii="Cambria Math" w:hAnsi="Cambria Math"/>
                <w:rPrChange w:id="3885"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86" w:author="The Si Tran" w:date="2012-12-15T07:59:00Z">
                  <w:rPr>
                    <w:rFonts w:ascii="Cambria Math" w:eastAsia="Times New Roman" w:hAnsi="Cambria Math"/>
                    <w:szCs w:val="26"/>
                  </w:rPr>
                </w:rPrChange>
              </w:rPr>
              <m:t>γ</m:t>
            </m:r>
          </m:e>
          <m:sub>
            <m:r>
              <w:rPr>
                <w:rFonts w:ascii="Cambria Math" w:hAnsi="Cambria Math"/>
                <w:rPrChange w:id="3887" w:author="The Si Tran" w:date="2012-12-15T07:59:00Z">
                  <w:rPr>
                    <w:rFonts w:ascii="Cambria Math" w:eastAsia="Times New Roman" w:hAnsi="Cambria Math"/>
                    <w:szCs w:val="26"/>
                  </w:rPr>
                </w:rPrChange>
              </w:rPr>
              <m:t>p</m:t>
            </m:r>
            <m:r>
              <m:rPr>
                <m:sty m:val="p"/>
              </m:rPr>
              <w:rPr>
                <w:rFonts w:ascii="Cambria Math" w:hAnsi="Cambria Math"/>
                <w:rPrChange w:id="3888" w:author="The Si Tran" w:date="2012-12-15T07:59:00Z">
                  <w:rPr>
                    <w:rFonts w:ascii="Cambria Math" w:eastAsia="Times New Roman" w:hAnsi="Cambria Math"/>
                    <w:szCs w:val="26"/>
                  </w:rPr>
                </w:rPrChange>
              </w:rPr>
              <m:t>-1</m:t>
            </m:r>
          </m:sub>
        </m:sSub>
        <m:r>
          <m:rPr>
            <m:sty m:val="p"/>
          </m:rPr>
          <w:rPr>
            <w:rFonts w:ascii="Cambria Math" w:hAnsi="Cambria Math"/>
            <w:rPrChange w:id="388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90" w:author="The Si Tran" w:date="2012-12-15T07:59:00Z">
                  <w:rPr>
                    <w:rFonts w:ascii="Cambria Math" w:eastAsia="Times New Roman" w:hAnsi="Cambria Math"/>
                    <w:szCs w:val="26"/>
                  </w:rPr>
                </w:rPrChange>
              </w:rPr>
              <m:t>ϕ</m:t>
            </m:r>
          </m:e>
          <m:sub>
            <m:r>
              <m:rPr>
                <m:sty m:val="p"/>
              </m:rPr>
              <w:rPr>
                <w:rFonts w:ascii="Cambria Math" w:hAnsi="Cambria Math"/>
                <w:rPrChange w:id="389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92" w:author="The Si Tran" w:date="2012-12-15T07:59:00Z">
                  <w:rPr>
                    <w:rFonts w:ascii="Cambria Math" w:eastAsia="Times New Roman" w:hAnsi="Cambria Math"/>
                    <w:szCs w:val="26"/>
                  </w:rPr>
                </w:rPrChange>
              </w:rPr>
              <m:t>γ</m:t>
            </m:r>
          </m:e>
          <m:sub>
            <m:r>
              <w:rPr>
                <w:rFonts w:ascii="Cambria Math" w:hAnsi="Cambria Math"/>
                <w:rPrChange w:id="3893" w:author="The Si Tran" w:date="2012-12-15T07:59:00Z">
                  <w:rPr>
                    <w:rFonts w:ascii="Cambria Math" w:eastAsia="Times New Roman" w:hAnsi="Cambria Math"/>
                    <w:szCs w:val="26"/>
                  </w:rPr>
                </w:rPrChange>
              </w:rPr>
              <m:t>p</m:t>
            </m:r>
            <m:r>
              <m:rPr>
                <m:sty m:val="p"/>
              </m:rPr>
              <w:rPr>
                <w:rFonts w:ascii="Cambria Math" w:hAnsi="Cambria Math"/>
                <w:rPrChange w:id="3894" w:author="The Si Tran" w:date="2012-12-15T07:59:00Z">
                  <w:rPr>
                    <w:rFonts w:ascii="Cambria Math" w:eastAsia="Times New Roman" w:hAnsi="Cambria Math"/>
                    <w:szCs w:val="26"/>
                  </w:rPr>
                </w:rPrChange>
              </w:rPr>
              <m:t>-2</m:t>
            </m:r>
          </m:sub>
        </m:sSub>
        <m:r>
          <m:rPr>
            <m:sty m:val="p"/>
          </m:rPr>
          <w:rPr>
            <w:rFonts w:ascii="Cambria Math" w:hAnsi="Cambria Math"/>
            <w:rPrChange w:id="3895" w:author="The Si Tran" w:date="2012-12-15T07:59:00Z">
              <w:rPr>
                <w:rFonts w:ascii="Cambria Math" w:eastAsia="Times New Roman" w:hAnsi="Cambria Math"/>
                <w:szCs w:val="26"/>
              </w:rPr>
            </w:rPrChange>
          </w:rPr>
          <m:t>+</m:t>
        </m:r>
        <m:r>
          <m:rPr>
            <m:sty m:val="p"/>
          </m:rPr>
          <w:rPr>
            <w:rFonts w:ascii="Cambria Math" w:hAnsi="Cambria Math" w:hint="eastAsia"/>
            <w:rPrChange w:id="3896" w:author="The Si Tran" w:date="2012-12-15T07:59:00Z">
              <w:rPr>
                <w:rFonts w:ascii="Cambria Math" w:eastAsia="Times New Roman" w:hAnsi="Cambria Math" w:hint="eastAsia"/>
                <w:szCs w:val="26"/>
              </w:rPr>
            </w:rPrChange>
          </w:rPr>
          <m:t>…</m:t>
        </m:r>
        <m:r>
          <m:rPr>
            <m:sty m:val="p"/>
          </m:rPr>
          <w:rPr>
            <w:rFonts w:ascii="Cambria Math" w:hAnsi="Cambria Math"/>
            <w:rPrChange w:id="389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98" w:author="The Si Tran" w:date="2012-12-15T07:59:00Z">
                  <w:rPr>
                    <w:rFonts w:ascii="Cambria Math" w:eastAsia="Times New Roman" w:hAnsi="Cambria Math"/>
                    <w:szCs w:val="26"/>
                  </w:rPr>
                </w:rPrChange>
              </w:rPr>
              <m:t>ϕ</m:t>
            </m:r>
          </m:e>
          <m:sub>
            <m:r>
              <w:rPr>
                <w:rFonts w:ascii="Cambria Math" w:hAnsi="Cambria Math"/>
                <w:rPrChange w:id="3899"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00" w:author="The Si Tran" w:date="2012-12-15T07:59:00Z">
                  <w:rPr>
                    <w:rFonts w:ascii="Cambria Math" w:eastAsia="Times New Roman" w:hAnsi="Cambria Math"/>
                    <w:szCs w:val="26"/>
                  </w:rPr>
                </w:rPrChange>
              </w:rPr>
              <m:t>γ</m:t>
            </m:r>
          </m:e>
          <m:sub>
            <m:r>
              <m:rPr>
                <m:sty m:val="p"/>
              </m:rPr>
              <w:rPr>
                <w:rFonts w:ascii="Cambria Math" w:hAnsi="Cambria Math"/>
                <w:rPrChange w:id="3901" w:author="The Si Tran" w:date="2012-12-15T07:59:00Z">
                  <w:rPr>
                    <w:rFonts w:ascii="Cambria Math" w:eastAsia="Times New Roman" w:hAnsi="Cambria Math"/>
                    <w:szCs w:val="26"/>
                  </w:rPr>
                </w:rPrChange>
              </w:rPr>
              <m:t>0</m:t>
            </m:r>
          </m:sub>
        </m:sSub>
      </m:oMath>
      <w:ins w:id="3902" w:author="The Si Tran" w:date="2012-12-12T00:12:00Z">
        <w:r w:rsidR="005537CE" w:rsidRPr="0038419C">
          <w:rPr>
            <w:rPrChange w:id="3903"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04" w:author="The Si Tran" w:date="2012-12-12T00:12:00Z"/>
          <w:rFonts w:eastAsia="Times New Roman"/>
          <w:szCs w:val="26"/>
        </w:rPr>
        <w:pPrChange w:id="3905" w:author="The Si Tran" w:date="2012-12-16T17:06:00Z">
          <w:pPr>
            <w:spacing w:before="100" w:beforeAutospacing="1" w:after="100" w:afterAutospacing="1"/>
          </w:pPr>
        </w:pPrChange>
      </w:pPr>
      <w:ins w:id="3906"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8A1996">
      <w:pPr>
        <w:jc w:val="center"/>
        <w:rPr>
          <w:ins w:id="3907" w:author="The Si Tran" w:date="2012-12-12T00:12:00Z"/>
        </w:rPr>
        <w:pPrChange w:id="3908"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09" w:author="The Si Tran" w:date="2012-12-12T00:12:00Z"/>
          <w:rFonts w:eastAsia="Times New Roman"/>
          <w:szCs w:val="26"/>
        </w:rPr>
      </w:pPr>
      <w:ins w:id="3910" w:author="The Si Tran" w:date="2012-12-14T05:01:00Z">
        <w:r>
          <w:rPr>
            <w:noProof/>
            <w:rPrChange w:id="3911" w:author="Unknown">
              <w:rPr>
                <w:b/>
                <w:bCs/>
                <w:noProof/>
                <w:sz w:val="20"/>
                <w:szCs w:val="20"/>
              </w:rPr>
            </w:rPrChange>
          </w:rPr>
          <mc:AlternateContent>
            <mc:Choice Requires="wps">
              <w:drawing>
                <wp:anchor distT="0" distB="0" distL="114300" distR="114300" simplePos="0" relativeHeight="251677696" behindDoc="0" locked="0" layoutInCell="1" allowOverlap="1" wp14:anchorId="7A57AABF" wp14:editId="4DA886E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8A1996" w:rsidRPr="000C3A28" w:rsidRDefault="008A1996">
                              <w:pPr>
                                <w:pStyle w:val="EquationIndex"/>
                                <w:pPrChange w:id="3912" w:author="The Si Tran" w:date="2012-12-15T08:05:00Z">
                                  <w:pPr/>
                                </w:pPrChange>
                              </w:pPr>
                              <w:r w:rsidRPr="00E231FB">
                                <w:t>(3.</w:t>
                              </w:r>
                              <w:ins w:id="3913" w:author="The Si Tran" w:date="2012-12-14T04:55:00Z">
                                <w:r w:rsidRPr="00EB1298">
                                  <w:t>6</w:t>
                                </w:r>
                              </w:ins>
                              <w:del w:id="3914"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57AABF" id="Text Box 191" o:spid="_x0000_s1035" type="#_x0000_t202" style="position:absolute;left:0;text-align:left;margin-left:411.45pt;margin-top:102.6pt;width:41.8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CB32EE" w:rsidRPr="000C3A28" w:rsidRDefault="00CB32EE">
                        <w:pPr>
                          <w:pStyle w:val="EquationIndex"/>
                          <w:pPrChange w:id="4009" w:author="The Si Tran" w:date="2012-12-15T08:05:00Z">
                            <w:pPr/>
                          </w:pPrChange>
                        </w:pPr>
                        <w:r w:rsidRPr="00E231FB">
                          <w:t>(3.</w:t>
                        </w:r>
                        <w:ins w:id="4010" w:author="The Si Tran" w:date="2012-12-14T04:55:00Z">
                          <w:r w:rsidRPr="00EB1298">
                            <w:t>6</w:t>
                          </w:r>
                        </w:ins>
                        <w:del w:id="4011" w:author="The Si Tran" w:date="2012-12-14T04:55:00Z">
                          <w:r w:rsidRPr="00032D83" w:rsidDel="004505B3">
                            <w:delText>2.1</w:delText>
                          </w:r>
                        </w:del>
                        <w:r w:rsidRPr="006D6C8D">
                          <w:t>)</w:t>
                        </w:r>
                      </w:p>
                    </w:txbxContent>
                  </v:textbox>
                </v:shape>
              </w:pict>
            </mc:Fallback>
          </mc:AlternateContent>
        </w:r>
      </w:ins>
      <w:ins w:id="3915"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916"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8A1996" w:rsidP="00361F58">
      <w:pPr>
        <w:spacing w:before="100" w:beforeAutospacing="1" w:after="100" w:afterAutospacing="1"/>
        <w:rPr>
          <w:ins w:id="3917"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91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919" w:author="The Si Tran" w:date="2012-12-12T00:12:00Z">
            <m:r>
              <m:rPr>
                <m:sty m:val="p"/>
              </m:rPr>
              <w:rPr>
                <w:rFonts w:ascii="Cambria Math" w:eastAsia="Times New Roman" w:hAnsi="Cambria Math"/>
                <w:szCs w:val="26"/>
              </w:rPr>
              <w:br/>
            </m:r>
          </w:ins>
        </m:oMath>
      </m:oMathPara>
      <w:ins w:id="3920"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21"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922" w:author="The Si Tran" w:date="2012-12-12T00:12:00Z"/>
          <w:rFonts w:eastAsia="Times New Roman"/>
          <w:szCs w:val="26"/>
        </w:rPr>
      </w:pPr>
      <w:ins w:id="3923"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924"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925"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926" w:author="The Si Tran" w:date="2012-12-12T00:12:00Z"/>
          <w:rFonts w:eastAsia="Times New Roman"/>
          <w:szCs w:val="26"/>
        </w:rPr>
      </w:pPr>
      <w:ins w:id="3927" w:author="The Si Tran" w:date="2012-12-14T05:03:00Z">
        <w:r>
          <w:rPr>
            <w:noProof/>
            <w:rPrChange w:id="3928" w:author="Unknown">
              <w:rPr>
                <w:b/>
                <w:bCs/>
                <w:noProof/>
                <w:sz w:val="20"/>
                <w:szCs w:val="20"/>
              </w:rPr>
            </w:rPrChange>
          </w:rPr>
          <w:lastRenderedPageBreak/>
          <mc:AlternateContent>
            <mc:Choice Requires="wps">
              <w:drawing>
                <wp:anchor distT="0" distB="0" distL="114300" distR="114300" simplePos="0" relativeHeight="251684864" behindDoc="1" locked="0" layoutInCell="1" allowOverlap="1" wp14:anchorId="4546A330" wp14:editId="554C359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8A1996" w:rsidRDefault="008A1996">
                              <w:pPr>
                                <w:pStyle w:val="EquationIndex"/>
                                <w:pPrChange w:id="3929" w:author="The Si Tran" w:date="2012-12-15T08:12:00Z">
                                  <w:pPr/>
                                </w:pPrChange>
                              </w:pPr>
                              <w:r>
                                <w:t>(3.</w:t>
                              </w:r>
                              <w:ins w:id="3930" w:author="The Si Tran" w:date="2012-12-14T04:55:00Z">
                                <w:r>
                                  <w:t>7</w:t>
                                </w:r>
                              </w:ins>
                              <w:del w:id="393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46A330" id="Text Box 201" o:spid="_x0000_s1036" type="#_x0000_t202" style="position:absolute;left:0;text-align:left;margin-left:411.55pt;margin-top:-1.25pt;width:4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CB32EE" w:rsidRDefault="00CB32EE">
                        <w:pPr>
                          <w:pStyle w:val="EquationIndex"/>
                          <w:pPrChange w:id="4029" w:author="The Si Tran" w:date="2012-12-15T08:12:00Z">
                            <w:pPr/>
                          </w:pPrChange>
                        </w:pPr>
                        <w:r>
                          <w:t>(3.</w:t>
                        </w:r>
                        <w:ins w:id="4030" w:author="The Si Tran" w:date="2012-12-14T04:55:00Z">
                          <w:r>
                            <w:t>7</w:t>
                          </w:r>
                        </w:ins>
                        <w:del w:id="4031" w:author="The Si Tran" w:date="2012-12-14T04:55:00Z">
                          <w:r w:rsidDel="004505B3">
                            <w:delText>2.1</w:delText>
                          </w:r>
                        </w:del>
                        <w:r>
                          <w:t>)</w:t>
                        </w:r>
                      </w:p>
                    </w:txbxContent>
                  </v:textbox>
                  <w10:wrap type="tight"/>
                </v:shape>
              </w:pict>
            </mc:Fallback>
          </mc:AlternateContent>
        </w:r>
      </w:ins>
      <w:ins w:id="3932"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93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934" w:author="The Si Tran" w:date="2012-12-12T00:12:00Z"/>
          <w:rFonts w:eastAsia="Times New Roman"/>
          <w:szCs w:val="26"/>
        </w:rPr>
      </w:pPr>
      <w:ins w:id="3935"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936" w:author="The Si Tran" w:date="2012-12-12T00:12:00Z"/>
          <w:rFonts w:eastAsia="Times New Roman"/>
          <w:szCs w:val="26"/>
        </w:rPr>
      </w:pPr>
      <w:ins w:id="393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93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939" w:author="The Si Tran" w:date="2012-12-12T00:12:00Z"/>
          <w:rFonts w:eastAsia="Times New Roman"/>
          <w:szCs w:val="26"/>
        </w:rPr>
      </w:pPr>
      <w:ins w:id="3940" w:author="The Si Tran" w:date="2012-12-12T00:12:00Z">
        <w:r w:rsidRPr="00090AB7">
          <w:rPr>
            <w:rPrChange w:id="394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94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94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94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4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94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47"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4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4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5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5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952" w:author="The Si Tran" w:date="2012-12-12T00:12:00Z">
        <w:r w:rsidRPr="0019748F">
          <w:rPr>
            <w:rFonts w:eastAsia="Times New Roman"/>
            <w:szCs w:val="26"/>
          </w:rPr>
          <w:t>.</w:t>
        </w:r>
      </w:ins>
    </w:p>
    <w:p w14:paraId="7719F6F5" w14:textId="7F780A52" w:rsidR="00361F58" w:rsidRPr="0019748F" w:rsidRDefault="00361F58">
      <w:pPr>
        <w:rPr>
          <w:ins w:id="3953" w:author="The Si Tran" w:date="2012-12-12T00:12:00Z"/>
        </w:rPr>
        <w:pPrChange w:id="3954" w:author="The Si Tran" w:date="2012-12-16T10:33:00Z">
          <w:pPr>
            <w:spacing w:before="100" w:beforeAutospacing="1" w:after="100" w:afterAutospacing="1"/>
          </w:pPr>
        </w:pPrChange>
      </w:pPr>
      <w:ins w:id="395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95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5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5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5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60"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961" w:author="The Si Tran" w:date="2012-12-12T00:12:00Z">
        <w:r w:rsidRPr="0019748F">
          <w:t xml:space="preserve">. </w:t>
        </w:r>
      </w:ins>
    </w:p>
    <w:p w14:paraId="3A23FA9B" w14:textId="0A986214" w:rsidR="00361F58" w:rsidRDefault="00361F58" w:rsidP="00361F58">
      <w:pPr>
        <w:spacing w:before="100" w:beforeAutospacing="1" w:after="100" w:afterAutospacing="1"/>
        <w:rPr>
          <w:ins w:id="3962" w:author="The Si Tran" w:date="2012-12-12T00:12:00Z"/>
          <w:szCs w:val="26"/>
          <w:lang w:val="pt-BR"/>
        </w:rPr>
      </w:pPr>
      <w:ins w:id="396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96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96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96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67"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3968" w:author="The Si Tran" w:date="2012-12-12T00:12:00Z"/>
          <w:szCs w:val="26"/>
          <w:lang w:val="pt-BR"/>
        </w:rPr>
      </w:pPr>
      <w:ins w:id="3969"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3970"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971" w:author="The Si Tran" w:date="2012-12-12T00:12:00Z">
        <w:r w:rsidRPr="00465185">
          <w:rPr>
            <w:szCs w:val="26"/>
            <w:lang w:val="pt-BR"/>
          </w:rPr>
          <w:t xml:space="preserve">, với </w:t>
        </w:r>
      </w:ins>
      <w:ins w:id="3972" w:author="The Si Tran" w:date="2012-12-06T00:48:00Z">
        <m:oMath>
          <m:r>
            <w:rPr>
              <w:rFonts w:ascii="Cambria Math" w:hAnsi="Cambria Math"/>
              <w:lang w:val="pt-BR"/>
            </w:rPr>
            <m:t>N</m:t>
          </m:r>
        </m:oMath>
      </w:ins>
      <w:r w:rsidR="00091D45" w:rsidRPr="00465185">
        <w:rPr>
          <w:szCs w:val="26"/>
          <w:lang w:val="pt-BR"/>
        </w:rPr>
        <w:t xml:space="preserve"> </w:t>
      </w:r>
      <w:ins w:id="3973"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3974" w:author="The Si Tran" w:date="2012-12-12T00:11:00Z"/>
          <w:color w:val="FF0000"/>
          <w:szCs w:val="26"/>
          <w:lang w:val="pt-BR"/>
          <w:rPrChange w:id="3975" w:author="The Si Tran" w:date="2012-12-05T23:02:00Z">
            <w:rPr>
              <w:del w:id="3976"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3977" w:author="The Si Tran" w:date="2012-12-16T20:21:00Z">
                <w:rPr>
                  <w:rFonts w:ascii="Cambria Math" w:hAnsi="Cambria Math"/>
                  <w:i/>
                </w:rPr>
              </w:ins>
            </m:ctrlPr>
          </m:sSubPr>
          <m:e>
            <w:ins w:id="3978" w:author="The Si Tran" w:date="2012-12-16T20:21:00Z">
              <m:r>
                <w:rPr>
                  <w:rFonts w:ascii="Cambria Math" w:hAnsi="Cambria Math"/>
                </w:rPr>
                <m:t>y</m:t>
              </m:r>
            </w:ins>
          </m:e>
          <m:sub>
            <w:ins w:id="3979" w:author="The Si Tran" w:date="2012-12-16T20:21:00Z">
              <m:r>
                <w:rPr>
                  <w:rFonts w:ascii="Cambria Math" w:hAnsi="Cambria Math"/>
                </w:rPr>
                <m:t>t</m:t>
              </m:r>
            </w:ins>
          </m:sub>
        </m:sSub>
        <w:ins w:id="3980" w:author="The Si Tran" w:date="2012-12-16T20:21:00Z">
          <m:r>
            <w:rPr>
              <w:rFonts w:ascii="Cambria Math" w:hAnsi="Cambria Math"/>
            </w:rPr>
            <m:t>=4+0.4</m:t>
          </m:r>
        </w:ins>
        <m:sSub>
          <m:sSubPr>
            <m:ctrlPr>
              <w:ins w:id="3981" w:author="The Si Tran" w:date="2012-12-16T20:22:00Z">
                <w:rPr>
                  <w:rFonts w:ascii="Cambria Math" w:hAnsi="Cambria Math"/>
                  <w:i/>
                </w:rPr>
              </w:ins>
            </m:ctrlPr>
          </m:sSubPr>
          <m:e>
            <w:ins w:id="3982" w:author="The Si Tran" w:date="2012-12-16T20:22:00Z">
              <m:r>
                <w:rPr>
                  <w:rFonts w:ascii="Cambria Math" w:hAnsi="Cambria Math"/>
                </w:rPr>
                <m:t>y</m:t>
              </m:r>
            </w:ins>
          </m:e>
          <m:sub>
            <w:ins w:id="3983" w:author="The Si Tran" w:date="2012-12-16T20:22:00Z">
              <m:r>
                <w:rPr>
                  <w:rFonts w:ascii="Cambria Math" w:hAnsi="Cambria Math"/>
                </w:rPr>
                <m:t>t-1</m:t>
              </m:r>
            </w:ins>
          </m:sub>
        </m:sSub>
        <w:ins w:id="3984" w:author="The Si Tran" w:date="2012-12-16T20:22:00Z">
          <m:r>
            <w:rPr>
              <w:rFonts w:ascii="Cambria Math" w:hAnsi="Cambria Math"/>
            </w:rPr>
            <m:t>+0.5</m:t>
          </m:r>
        </w:ins>
        <m:sSub>
          <m:sSubPr>
            <m:ctrlPr>
              <w:ins w:id="3985" w:author="The Si Tran" w:date="2012-12-16T20:22:00Z">
                <w:rPr>
                  <w:rFonts w:ascii="Cambria Math" w:hAnsi="Cambria Math"/>
                  <w:i/>
                </w:rPr>
              </w:ins>
            </m:ctrlPr>
          </m:sSubPr>
          <m:e>
            <w:ins w:id="3986" w:author="The Si Tran" w:date="2012-12-16T20:22:00Z">
              <m:r>
                <w:rPr>
                  <w:rFonts w:ascii="Cambria Math" w:hAnsi="Cambria Math"/>
                </w:rPr>
                <m:t>y</m:t>
              </m:r>
            </w:ins>
          </m:e>
          <m:sub>
            <w:ins w:id="3987" w:author="The Si Tran" w:date="2012-12-16T20:22:00Z">
              <m:r>
                <w:rPr>
                  <w:rFonts w:ascii="Cambria Math" w:hAnsi="Cambria Math"/>
                </w:rPr>
                <m:t>t-2</m:t>
              </m:r>
            </w:ins>
          </m:sub>
        </m:sSub>
        <w:ins w:id="3988" w:author="The Si Tran" w:date="2012-12-16T20:22:00Z">
          <m:r>
            <w:rPr>
              <w:rFonts w:ascii="Cambria Math" w:hAnsi="Cambria Math"/>
            </w:rPr>
            <m:t>+</m:t>
          </m:r>
        </w:ins>
        <m:sSub>
          <m:sSubPr>
            <m:ctrlPr>
              <w:ins w:id="3989" w:author="The Si Tran" w:date="2012-12-16T20:22:00Z">
                <w:rPr>
                  <w:rFonts w:ascii="Cambria Math" w:hAnsi="Cambria Math"/>
                  <w:i/>
                </w:rPr>
              </w:ins>
            </m:ctrlPr>
          </m:sSubPr>
          <m:e>
            <w:ins w:id="3990" w:author="The Si Tran" w:date="2012-12-16T20:22:00Z">
              <m:r>
                <w:rPr>
                  <w:rFonts w:ascii="Cambria Math" w:hAnsi="Cambria Math"/>
                </w:rPr>
                <m:t>ε</m:t>
              </m:r>
            </w:ins>
          </m:e>
          <m:sub>
            <w:ins w:id="3991" w:author="The Si Tran" w:date="2012-12-16T20:22:00Z">
              <m:r>
                <w:rPr>
                  <w:rFonts w:ascii="Cambria Math" w:hAnsi="Cambria Math"/>
                </w:rPr>
                <m:t>t</m:t>
              </m:r>
            </w:ins>
          </m:sub>
        </m:sSub>
      </m:oMath>
      <w:r w:rsidR="0068192E">
        <w:rPr>
          <w:rFonts w:eastAsiaTheme="minorEastAsia"/>
        </w:rPr>
        <w:t xml:space="preserve">. </w:t>
      </w:r>
      <w:del w:id="3992" w:author="The Si Tran" w:date="2012-12-12T00:10:00Z">
        <w:r w:rsidR="00A2082F" w:rsidRPr="0049233F" w:rsidDel="00361F58">
          <w:rPr>
            <w:color w:val="FF0000"/>
            <w:szCs w:val="26"/>
            <w:lang w:val="pt-BR"/>
            <w:rPrChange w:id="3993"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994" w:author="The Si Tran" w:date="2012-12-06T04:01:00Z"/>
          <w:color w:val="FF0000"/>
          <w:szCs w:val="26"/>
          <w:lang w:val="pt-BR"/>
          <w:rPrChange w:id="3995" w:author="The Si Tran" w:date="2012-12-05T23:02:00Z">
            <w:rPr>
              <w:del w:id="3996" w:author="The Si Tran" w:date="2012-12-06T04:01:00Z"/>
              <w:color w:val="FF0000"/>
              <w:sz w:val="32"/>
              <w:lang w:val="pt-BR"/>
            </w:rPr>
          </w:rPrChange>
        </w:rPr>
      </w:pPr>
      <w:del w:id="3997" w:author="The Si Tran" w:date="2012-12-06T04:01:00Z">
        <w:r w:rsidRPr="0049233F" w:rsidDel="00667D24">
          <w:rPr>
            <w:color w:val="FF0000"/>
            <w:szCs w:val="26"/>
            <w:lang w:val="pt-BR"/>
            <w:rPrChange w:id="3998"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999" w:author="The Si Tran" w:date="2012-12-12T00:12:00Z"/>
          <w:szCs w:val="26"/>
          <w:lang w:val="pt-BR"/>
          <w:rPrChange w:id="4000" w:author="The Si Tran" w:date="2012-12-06T00:54:00Z">
            <w:rPr>
              <w:del w:id="4001" w:author="The Si Tran" w:date="2012-12-12T00:12:00Z"/>
              <w:sz w:val="28"/>
              <w:szCs w:val="28"/>
              <w:lang w:val="pt-BR"/>
            </w:rPr>
          </w:rPrChange>
        </w:rPr>
        <w:pPrChange w:id="4002" w:author="The Si Tran" w:date="2012-12-06T00:54:00Z">
          <w:pPr>
            <w:ind w:firstLine="540"/>
          </w:pPr>
        </w:pPrChange>
      </w:pPr>
      <w:del w:id="4003" w:author="The Si Tran" w:date="2012-12-12T00:12:00Z">
        <w:r w:rsidRPr="0049233F" w:rsidDel="00361F58">
          <w:rPr>
            <w:szCs w:val="26"/>
            <w:lang w:val="pt-BR"/>
            <w:rPrChange w:id="4004"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005" w:author="The Si Tran" w:date="2012-12-06T00:55:00Z"/>
          <w:szCs w:val="26"/>
          <w:lang w:val="pt-BR"/>
          <w:rPrChange w:id="4006" w:author="The Si Tran" w:date="2012-12-05T23:02:00Z">
            <w:rPr>
              <w:del w:id="4007" w:author="The Si Tran" w:date="2012-12-06T00:55:00Z"/>
              <w:sz w:val="28"/>
              <w:szCs w:val="28"/>
              <w:lang w:val="pt-BR"/>
            </w:rPr>
          </w:rPrChange>
        </w:rPr>
      </w:pPr>
      <w:del w:id="4008" w:author="The Si Tran" w:date="2012-12-06T00:55:00Z">
        <w:r w:rsidRPr="00AF1345" w:rsidDel="00BA51C4">
          <w:rPr>
            <w:position w:val="-14"/>
            <w:szCs w:val="26"/>
            <w:lang w:val="pt-BR"/>
          </w:rPr>
          <w:object w:dxaOrig="2920" w:dyaOrig="380" w14:anchorId="2282CF9B">
            <v:shape id="_x0000_i1068" type="#_x0000_t75" style="width:3in;height:27.75pt" o:ole="">
              <v:imagedata r:id="rId106" o:title=""/>
            </v:shape>
            <o:OLEObject Type="Embed" ProgID="Equation.DSMT4" ShapeID="_x0000_i1068" DrawAspect="Content" ObjectID="_1417549034" r:id="rId107"/>
          </w:object>
        </w:r>
        <w:r w:rsidRPr="0049233F" w:rsidDel="00BA51C4">
          <w:rPr>
            <w:szCs w:val="26"/>
            <w:lang w:val="pt-BR"/>
            <w:rPrChange w:id="4009"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010" w:author="The Si Tran" w:date="2012-12-12T00:12:00Z"/>
          <w:szCs w:val="26"/>
          <w:lang w:val="pt-BR"/>
          <w:rPrChange w:id="4011" w:author="The Si Tran" w:date="2012-12-05T23:02:00Z">
            <w:rPr>
              <w:del w:id="4012" w:author="The Si Tran" w:date="2012-12-12T00:12:00Z"/>
              <w:sz w:val="28"/>
              <w:szCs w:val="28"/>
              <w:lang w:val="pt-BR"/>
            </w:rPr>
          </w:rPrChange>
        </w:rPr>
      </w:pPr>
      <w:del w:id="4013" w:author="The Si Tran" w:date="2012-12-12T00:12:00Z">
        <w:r w:rsidRPr="0049233F" w:rsidDel="00361F58">
          <w:rPr>
            <w:szCs w:val="26"/>
            <w:lang w:val="pt-BR"/>
            <w:rPrChange w:id="4014"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015" w:author="The Si Tran" w:date="2012-12-12T00:12:00Z"/>
          <w:szCs w:val="26"/>
          <w:lang w:val="pt-BR"/>
          <w:rPrChange w:id="4016" w:author="The Si Tran" w:date="2012-12-05T23:02:00Z">
            <w:rPr>
              <w:del w:id="4017" w:author="The Si Tran" w:date="2012-12-12T00:12:00Z"/>
              <w:sz w:val="28"/>
              <w:szCs w:val="28"/>
              <w:lang w:val="pt-BR"/>
            </w:rPr>
          </w:rPrChange>
        </w:rPr>
      </w:pPr>
      <w:del w:id="4018" w:author="The Si Tran" w:date="2012-12-06T00:55:00Z">
        <w:r w:rsidRPr="00AF1345" w:rsidDel="003B3B5B">
          <w:rPr>
            <w:position w:val="-6"/>
            <w:szCs w:val="26"/>
            <w:lang w:val="pt-BR"/>
          </w:rPr>
          <w:object w:dxaOrig="220" w:dyaOrig="279" w14:anchorId="0F632030">
            <v:shape id="_x0000_i1069" type="#_x0000_t75" style="width:12.75pt;height:21.75pt" o:ole="">
              <v:imagedata r:id="rId108" o:title=""/>
            </v:shape>
            <o:OLEObject Type="Embed" ProgID="Equation.DSMT4" ShapeID="_x0000_i1069" DrawAspect="Content" ObjectID="_1417549035" r:id="rId109"/>
          </w:object>
        </w:r>
        <w:r w:rsidRPr="0049233F" w:rsidDel="003B3B5B">
          <w:rPr>
            <w:szCs w:val="26"/>
            <w:lang w:val="pt-BR"/>
            <w:rPrChange w:id="4019" w:author="The Si Tran" w:date="2012-12-05T23:02:00Z">
              <w:rPr>
                <w:sz w:val="28"/>
                <w:szCs w:val="28"/>
                <w:lang w:val="pt-BR"/>
              </w:rPr>
            </w:rPrChange>
          </w:rPr>
          <w:delText xml:space="preserve"> </w:delText>
        </w:r>
      </w:del>
      <w:del w:id="4020" w:author="The Si Tran" w:date="2012-12-12T00:12:00Z">
        <w:r w:rsidRPr="0049233F" w:rsidDel="00361F58">
          <w:rPr>
            <w:szCs w:val="26"/>
            <w:lang w:val="pt-BR"/>
            <w:rPrChange w:id="4021"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022" w:author="The Si Tran" w:date="2012-12-12T00:12:00Z"/>
          <w:szCs w:val="26"/>
          <w:lang w:val="pt-BR"/>
          <w:rPrChange w:id="4023" w:author="The Si Tran" w:date="2012-12-05T23:02:00Z">
            <w:rPr>
              <w:del w:id="4024" w:author="The Si Tran" w:date="2012-12-12T00:12:00Z"/>
              <w:sz w:val="28"/>
              <w:szCs w:val="28"/>
              <w:lang w:val="pt-BR"/>
            </w:rPr>
          </w:rPrChange>
        </w:rPr>
      </w:pPr>
      <w:del w:id="4025" w:author="The Si Tran" w:date="2012-12-06T00:55:00Z">
        <w:r w:rsidRPr="00AF1345" w:rsidDel="003B3B5B">
          <w:rPr>
            <w:position w:val="-12"/>
            <w:szCs w:val="26"/>
            <w:lang w:val="pt-BR"/>
          </w:rPr>
          <w:object w:dxaOrig="240" w:dyaOrig="360" w14:anchorId="68D691B9">
            <v:shape id="_x0000_i1070" type="#_x0000_t75" style="width:12.75pt;height:27.75pt" o:ole="">
              <v:imagedata r:id="rId110" o:title=""/>
            </v:shape>
            <o:OLEObject Type="Embed" ProgID="Equation.DSMT4" ShapeID="_x0000_i1070" DrawAspect="Content" ObjectID="_1417549036" r:id="rId111"/>
          </w:object>
        </w:r>
        <w:r w:rsidRPr="0049233F" w:rsidDel="003B3B5B">
          <w:rPr>
            <w:szCs w:val="26"/>
            <w:lang w:val="pt-BR"/>
            <w:rPrChange w:id="4026" w:author="The Si Tran" w:date="2012-12-05T23:02:00Z">
              <w:rPr>
                <w:sz w:val="28"/>
                <w:szCs w:val="28"/>
                <w:lang w:val="pt-BR"/>
              </w:rPr>
            </w:rPrChange>
          </w:rPr>
          <w:delText xml:space="preserve"> </w:delText>
        </w:r>
      </w:del>
      <w:del w:id="4027" w:author="The Si Tran" w:date="2012-12-12T00:12:00Z">
        <w:r w:rsidRPr="0049233F" w:rsidDel="00361F58">
          <w:rPr>
            <w:szCs w:val="26"/>
            <w:lang w:val="pt-BR"/>
            <w:rPrChange w:id="4028"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029" w:author="The Si Tran" w:date="2012-12-12T00:12:00Z"/>
          <w:szCs w:val="26"/>
          <w:lang w:val="pt-BR"/>
          <w:rPrChange w:id="4030" w:author="The Si Tran" w:date="2012-12-05T23:02:00Z">
            <w:rPr>
              <w:del w:id="4031" w:author="The Si Tran" w:date="2012-12-12T00:12:00Z"/>
              <w:sz w:val="28"/>
              <w:szCs w:val="28"/>
              <w:lang w:val="pt-BR"/>
            </w:rPr>
          </w:rPrChange>
        </w:rPr>
      </w:pPr>
      <w:del w:id="4032" w:author="The Si Tran" w:date="2012-12-12T00:12:00Z">
        <w:r w:rsidRPr="0049233F" w:rsidDel="00361F58">
          <w:rPr>
            <w:szCs w:val="26"/>
            <w:lang w:val="pt-BR"/>
            <w:rPrChange w:id="4033" w:author="The Si Tran" w:date="2012-12-05T23:02:00Z">
              <w:rPr>
                <w:sz w:val="28"/>
                <w:szCs w:val="28"/>
                <w:lang w:val="pt-BR"/>
              </w:rPr>
            </w:rPrChange>
          </w:rPr>
          <w:delText xml:space="preserve"> </w:delText>
        </w:r>
      </w:del>
      <w:del w:id="4034" w:author="The Si Tran" w:date="2012-12-06T00:55:00Z">
        <w:r w:rsidRPr="00AF1345" w:rsidDel="000E7D19">
          <w:rPr>
            <w:position w:val="-12"/>
            <w:szCs w:val="26"/>
            <w:lang w:val="pt-BR"/>
          </w:rPr>
          <w:object w:dxaOrig="220" w:dyaOrig="360" w14:anchorId="0AA16092">
            <v:shape id="_x0000_i1071" type="#_x0000_t75" style="width:12.75pt;height:27.75pt" o:ole="">
              <v:imagedata r:id="rId112" o:title=""/>
            </v:shape>
            <o:OLEObject Type="Embed" ProgID="Equation.DSMT4" ShapeID="_x0000_i1071" DrawAspect="Content" ObjectID="_1417549037" r:id="rId113"/>
          </w:object>
        </w:r>
      </w:del>
      <w:del w:id="4035" w:author="The Si Tran" w:date="2012-12-12T00:12:00Z">
        <w:r w:rsidRPr="0049233F" w:rsidDel="00361F58">
          <w:rPr>
            <w:szCs w:val="26"/>
            <w:lang w:val="pt-BR"/>
            <w:rPrChange w:id="4036" w:author="The Si Tran" w:date="2012-12-05T23:02:00Z">
              <w:rPr>
                <w:sz w:val="28"/>
                <w:szCs w:val="28"/>
                <w:lang w:val="pt-BR"/>
              </w:rPr>
            </w:rPrChange>
          </w:rPr>
          <w:delText xml:space="preserve"> là các trọng số được ước lượng thể hiện sự ảnh hưởng của các giá trị </w:delText>
        </w:r>
      </w:del>
      <w:del w:id="4037" w:author="The Si Tran" w:date="2012-12-06T00:56:00Z">
        <w:r w:rsidRPr="0049233F" w:rsidDel="000E7D19">
          <w:rPr>
            <w:szCs w:val="26"/>
            <w:lang w:val="pt-BR"/>
            <w:rPrChange w:id="4038" w:author="The Si Tran" w:date="2012-12-05T23:02:00Z">
              <w:rPr>
                <w:sz w:val="28"/>
                <w:szCs w:val="28"/>
                <w:lang w:val="pt-BR"/>
              </w:rPr>
            </w:rPrChange>
          </w:rPr>
          <w:delText>y</w:delText>
        </w:r>
        <w:r w:rsidRPr="0049233F" w:rsidDel="000E7D19">
          <w:rPr>
            <w:szCs w:val="26"/>
            <w:vertAlign w:val="subscript"/>
            <w:lang w:val="pt-BR"/>
            <w:rPrChange w:id="4039" w:author="The Si Tran" w:date="2012-12-05T23:02:00Z">
              <w:rPr>
                <w:sz w:val="28"/>
                <w:szCs w:val="28"/>
                <w:vertAlign w:val="subscript"/>
                <w:lang w:val="pt-BR"/>
              </w:rPr>
            </w:rPrChange>
          </w:rPr>
          <w:delText>t-i</w:delText>
        </w:r>
        <w:r w:rsidRPr="0049233F" w:rsidDel="000E7D19">
          <w:rPr>
            <w:szCs w:val="26"/>
            <w:lang w:val="pt-BR"/>
            <w:rPrChange w:id="4040" w:author="The Si Tran" w:date="2012-12-05T23:02:00Z">
              <w:rPr>
                <w:sz w:val="28"/>
                <w:szCs w:val="28"/>
                <w:lang w:val="pt-BR"/>
              </w:rPr>
            </w:rPrChange>
          </w:rPr>
          <w:delText xml:space="preserve"> </w:delText>
        </w:r>
      </w:del>
      <w:del w:id="4041" w:author="The Si Tran" w:date="2012-12-12T00:12:00Z">
        <w:r w:rsidRPr="0049233F" w:rsidDel="00361F58">
          <w:rPr>
            <w:szCs w:val="26"/>
            <w:lang w:val="pt-BR"/>
            <w:rPrChange w:id="4042" w:author="The Si Tran" w:date="2012-12-05T23:02:00Z">
              <w:rPr>
                <w:sz w:val="28"/>
                <w:szCs w:val="28"/>
                <w:lang w:val="pt-BR"/>
              </w:rPr>
            </w:rPrChange>
          </w:rPr>
          <w:delText xml:space="preserve">lên </w:delText>
        </w:r>
      </w:del>
      <w:del w:id="4043" w:author="The Si Tran" w:date="2012-12-06T00:56:00Z">
        <w:r w:rsidRPr="0049233F" w:rsidDel="000E7D19">
          <w:rPr>
            <w:szCs w:val="26"/>
            <w:lang w:val="pt-BR"/>
            <w:rPrChange w:id="4044" w:author="The Si Tran" w:date="2012-12-05T23:02:00Z">
              <w:rPr>
                <w:sz w:val="28"/>
                <w:szCs w:val="28"/>
                <w:lang w:val="pt-BR"/>
              </w:rPr>
            </w:rPrChange>
          </w:rPr>
          <w:delText>y</w:delText>
        </w:r>
        <w:r w:rsidRPr="0049233F" w:rsidDel="000E7D19">
          <w:rPr>
            <w:szCs w:val="26"/>
            <w:vertAlign w:val="subscript"/>
            <w:lang w:val="pt-BR"/>
            <w:rPrChange w:id="4045" w:author="The Si Tran" w:date="2012-12-05T23:02:00Z">
              <w:rPr>
                <w:sz w:val="28"/>
                <w:szCs w:val="28"/>
                <w:vertAlign w:val="subscript"/>
                <w:lang w:val="pt-BR"/>
              </w:rPr>
            </w:rPrChange>
          </w:rPr>
          <w:delText>t</w:delText>
        </w:r>
        <w:r w:rsidRPr="0049233F" w:rsidDel="000E7D19">
          <w:rPr>
            <w:szCs w:val="26"/>
            <w:lang w:val="pt-BR"/>
            <w:rPrChange w:id="4046"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047" w:author="The Si Tran" w:date="2012-12-06T00:59:00Z"/>
          <w:szCs w:val="26"/>
          <w:lang w:val="pt-BR"/>
        </w:rPr>
        <w:pPrChange w:id="4048" w:author="The Si Tran" w:date="2012-12-06T00:59:00Z">
          <w:pPr>
            <w:ind w:firstLine="540"/>
          </w:pPr>
        </w:pPrChange>
      </w:pPr>
      <w:del w:id="4049" w:author="The Si Tran" w:date="2012-12-12T00:12:00Z">
        <w:r w:rsidRPr="0049233F" w:rsidDel="00361F58">
          <w:rPr>
            <w:szCs w:val="26"/>
            <w:lang w:val="pt-BR"/>
            <w:rPrChange w:id="4050"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051" w:author="The Si Tran" w:date="2012-12-06T01:05:00Z"/>
          <w:szCs w:val="26"/>
          <w:lang w:val="pt-BR"/>
          <w:rPrChange w:id="4052" w:author="The Si Tran" w:date="2012-12-05T23:02:00Z">
            <w:rPr>
              <w:del w:id="4053" w:author="The Si Tran" w:date="2012-12-06T01:05:00Z"/>
              <w:sz w:val="28"/>
              <w:szCs w:val="28"/>
              <w:lang w:val="pt-BR"/>
            </w:rPr>
          </w:rPrChange>
        </w:rPr>
        <w:pPrChange w:id="4054" w:author="The Si Tran" w:date="2012-12-06T01:05:00Z">
          <w:pPr>
            <w:ind w:firstLine="540"/>
          </w:pPr>
        </w:pPrChange>
      </w:pPr>
      <w:del w:id="4055" w:author="The Si Tran" w:date="2012-12-06T00:59:00Z">
        <w:r w:rsidRPr="00AF1345" w:rsidDel="007B7F6E">
          <w:rPr>
            <w:position w:val="-32"/>
            <w:szCs w:val="26"/>
            <w:lang w:val="pt-BR"/>
          </w:rPr>
          <w:object w:dxaOrig="2960" w:dyaOrig="700" w14:anchorId="6C0265E7">
            <v:shape id="_x0000_i1072" type="#_x0000_t75" style="width:208.5pt;height:50.25pt" o:ole="">
              <v:imagedata r:id="rId114" o:title=""/>
            </v:shape>
            <o:OLEObject Type="Embed" ProgID="Equation.DSMT4" ShapeID="_x0000_i1072" DrawAspect="Content" ObjectID="_1417549038" r:id="rId115"/>
          </w:object>
        </w:r>
      </w:del>
    </w:p>
    <w:p w14:paraId="25BA803B" w14:textId="77777777" w:rsidR="006A21F7" w:rsidRPr="0049233F" w:rsidDel="00361F58" w:rsidRDefault="006A21F7">
      <w:pPr>
        <w:ind w:left="720" w:firstLine="720"/>
        <w:rPr>
          <w:del w:id="4056" w:author="The Si Tran" w:date="2012-12-12T00:12:00Z"/>
          <w:szCs w:val="26"/>
          <w:lang w:val="pt-BR"/>
          <w:rPrChange w:id="4057" w:author="The Si Tran" w:date="2012-12-05T23:02:00Z">
            <w:rPr>
              <w:del w:id="4058" w:author="The Si Tran" w:date="2012-12-12T00:12:00Z"/>
              <w:sz w:val="28"/>
              <w:szCs w:val="28"/>
              <w:lang w:val="pt-BR"/>
            </w:rPr>
          </w:rPrChange>
        </w:rPr>
        <w:pPrChange w:id="4059" w:author="The Si Tran" w:date="2012-12-06T01:05:00Z">
          <w:pPr>
            <w:ind w:firstLine="540"/>
          </w:pPr>
        </w:pPrChange>
      </w:pPr>
      <w:del w:id="4060"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6" o:title=""/>
            </v:shape>
            <o:OLEObject Type="Embed" ProgID="Equation.DSMT4" ShapeID="_x0000_i1073" DrawAspect="Content" ObjectID="_1417549039" r:id="rId117"/>
          </w:object>
        </w:r>
      </w:del>
    </w:p>
    <w:p w14:paraId="7ED61313" w14:textId="77777777" w:rsidR="006A21F7" w:rsidRPr="0049233F" w:rsidDel="00361F58" w:rsidRDefault="006A21F7" w:rsidP="006A21F7">
      <w:pPr>
        <w:ind w:firstLine="540"/>
        <w:rPr>
          <w:del w:id="4061" w:author="The Si Tran" w:date="2012-12-12T00:12:00Z"/>
          <w:szCs w:val="26"/>
          <w:lang w:val="pt-BR"/>
          <w:rPrChange w:id="4062" w:author="The Si Tran" w:date="2012-12-05T23:02:00Z">
            <w:rPr>
              <w:del w:id="4063" w:author="The Si Tran" w:date="2012-12-12T00:12:00Z"/>
              <w:sz w:val="28"/>
              <w:szCs w:val="28"/>
              <w:lang w:val="pt-BR"/>
            </w:rPr>
          </w:rPrChange>
        </w:rPr>
      </w:pPr>
      <w:del w:id="4064" w:author="The Si Tran" w:date="2012-12-12T00:12:00Z">
        <w:r w:rsidRPr="0049233F" w:rsidDel="00361F58">
          <w:rPr>
            <w:szCs w:val="26"/>
            <w:lang w:val="pt-BR"/>
            <w:rPrChange w:id="4065"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066" w:author="The Si Tran" w:date="2012-12-06T04:09:00Z"/>
          <w:szCs w:val="26"/>
          <w:lang w:val="pt-BR"/>
          <w:rPrChange w:id="4067" w:author="The Si Tran" w:date="2012-12-05T23:02:00Z">
            <w:rPr>
              <w:del w:id="4068" w:author="The Si Tran" w:date="2012-12-06T04:09:00Z"/>
              <w:sz w:val="28"/>
              <w:szCs w:val="28"/>
              <w:lang w:val="pt-BR"/>
            </w:rPr>
          </w:rPrChange>
        </w:rPr>
        <w:pPrChange w:id="4069" w:author="The Si Tran" w:date="2012-12-06T01:07:00Z">
          <w:pPr>
            <w:ind w:firstLine="540"/>
          </w:pPr>
        </w:pPrChange>
      </w:pPr>
      <w:del w:id="4070" w:author="The Si Tran" w:date="2012-12-06T01:07:00Z">
        <w:r w:rsidRPr="00AF1345" w:rsidDel="00FA67FB">
          <w:rPr>
            <w:position w:val="-28"/>
            <w:szCs w:val="26"/>
            <w:lang w:val="pt-BR"/>
          </w:rPr>
          <w:object w:dxaOrig="4099" w:dyaOrig="680" w14:anchorId="76A0D3E8">
            <v:shape id="_x0000_i1074" type="#_x0000_t75" style="width:315.75pt;height:50.25pt" o:ole="">
              <v:imagedata r:id="rId118" o:title=""/>
            </v:shape>
            <o:OLEObject Type="Embed" ProgID="Equation.DSMT4" ShapeID="_x0000_i1074" DrawAspect="Content" ObjectID="_1417549040" r:id="rId119"/>
          </w:object>
        </w:r>
      </w:del>
      <w:del w:id="4071" w:author="The Si Tran" w:date="2012-12-12T00:12:00Z">
        <w:r w:rsidRPr="0049233F" w:rsidDel="00361F58">
          <w:rPr>
            <w:szCs w:val="26"/>
            <w:lang w:val="pt-BR"/>
            <w:rPrChange w:id="4072" w:author="The Si Tran" w:date="2012-12-05T23:02:00Z">
              <w:rPr>
                <w:sz w:val="28"/>
                <w:szCs w:val="28"/>
                <w:lang w:val="pt-BR"/>
              </w:rPr>
            </w:rPrChange>
          </w:rPr>
          <w:delText xml:space="preserve">  (3.2.2</w:delText>
        </w:r>
      </w:del>
      <w:del w:id="4073" w:author="The Si Tran" w:date="2012-12-06T04:09:00Z">
        <w:r w:rsidRPr="0049233F" w:rsidDel="00187478">
          <w:rPr>
            <w:szCs w:val="26"/>
            <w:lang w:val="pt-BR"/>
            <w:rPrChange w:id="4074"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075" w:author="The Si Tran" w:date="2012-12-12T00:12:00Z"/>
          <w:szCs w:val="26"/>
          <w:lang w:val="pt-BR"/>
          <w:rPrChange w:id="4076" w:author="The Si Tran" w:date="2012-12-06T01:05:00Z">
            <w:rPr>
              <w:del w:id="4077" w:author="The Si Tran" w:date="2012-12-12T00:12:00Z"/>
              <w:sz w:val="28"/>
              <w:szCs w:val="28"/>
              <w:lang w:val="pt-BR"/>
            </w:rPr>
          </w:rPrChange>
        </w:rPr>
        <w:pPrChange w:id="4078" w:author="The Si Tran" w:date="2012-12-06T04:09:00Z">
          <w:pPr>
            <w:ind w:firstLine="540"/>
          </w:pPr>
        </w:pPrChange>
      </w:pPr>
    </w:p>
    <w:p w14:paraId="5A6D8032" w14:textId="77777777" w:rsidR="006A21F7" w:rsidRPr="0049233F" w:rsidDel="00361F58" w:rsidRDefault="006A21F7" w:rsidP="006A21F7">
      <w:pPr>
        <w:ind w:firstLine="540"/>
        <w:rPr>
          <w:del w:id="4079" w:author="The Si Tran" w:date="2012-12-12T00:12:00Z"/>
          <w:szCs w:val="26"/>
          <w:lang w:val="pt-BR"/>
          <w:rPrChange w:id="4080" w:author="The Si Tran" w:date="2012-12-05T23:02:00Z">
            <w:rPr>
              <w:del w:id="4081" w:author="The Si Tran" w:date="2012-12-12T00:12:00Z"/>
              <w:sz w:val="28"/>
              <w:szCs w:val="28"/>
              <w:lang w:val="pt-BR"/>
            </w:rPr>
          </w:rPrChange>
        </w:rPr>
      </w:pPr>
      <w:del w:id="4082" w:author="The Si Tran" w:date="2012-12-12T00:12:00Z">
        <w:r w:rsidRPr="0049233F" w:rsidDel="00361F58">
          <w:rPr>
            <w:szCs w:val="26"/>
            <w:lang w:val="pt-BR"/>
            <w:rPrChange w:id="4083"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84" w:author="The Si Tran" w:date="2012-12-12T00:12:00Z"/>
          <w:szCs w:val="26"/>
          <w:lang w:val="pt-BR"/>
          <w:rPrChange w:id="4085" w:author="The Si Tran" w:date="2012-12-05T23:02:00Z">
            <w:rPr>
              <w:del w:id="4086" w:author="The Si Tran" w:date="2012-12-12T00:12:00Z"/>
              <w:sz w:val="28"/>
              <w:szCs w:val="28"/>
              <w:lang w:val="pt-BR"/>
            </w:rPr>
          </w:rPrChange>
        </w:rPr>
      </w:pPr>
      <w:del w:id="4087" w:author="The Si Tran" w:date="2012-12-12T00:12:00Z">
        <w:r w:rsidRPr="0049233F" w:rsidDel="00361F58">
          <w:rPr>
            <w:szCs w:val="26"/>
            <w:lang w:val="pt-BR"/>
            <w:rPrChange w:id="4088"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89" w:author="The Si Tran" w:date="2012-12-12T00:12:00Z"/>
          <w:b/>
          <w:szCs w:val="26"/>
          <w:lang w:val="pt-BR"/>
          <w:rPrChange w:id="4090" w:author="The Si Tran" w:date="2012-12-05T23:02:00Z">
            <w:rPr>
              <w:del w:id="4091" w:author="The Si Tran" w:date="2012-12-12T00:12:00Z"/>
              <w:b/>
              <w:sz w:val="28"/>
              <w:szCs w:val="28"/>
              <w:lang w:val="pt-BR"/>
            </w:rPr>
          </w:rPrChange>
        </w:rPr>
      </w:pPr>
      <w:del w:id="4092" w:author="The Si Tran" w:date="2012-12-12T00:12:00Z">
        <w:r w:rsidRPr="0049233F" w:rsidDel="00361F58">
          <w:rPr>
            <w:b/>
            <w:szCs w:val="26"/>
            <w:lang w:val="pt-BR"/>
            <w:rPrChange w:id="4093"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094" w:author="The Si Tran" w:date="2012-12-12T00:12:00Z"/>
          <w:szCs w:val="26"/>
          <w:lang w:val="pt-BR"/>
          <w:rPrChange w:id="4095" w:author="The Si Tran" w:date="2012-12-05T23:02:00Z">
            <w:rPr>
              <w:del w:id="4096" w:author="The Si Tran" w:date="2012-12-12T00:12:00Z"/>
              <w:sz w:val="28"/>
              <w:szCs w:val="28"/>
              <w:lang w:val="pt-BR"/>
            </w:rPr>
          </w:rPrChange>
        </w:rPr>
      </w:pPr>
      <w:del w:id="4097" w:author="The Si Tran" w:date="2012-12-12T00:12:00Z">
        <w:r w:rsidRPr="0049233F" w:rsidDel="00361F58">
          <w:rPr>
            <w:szCs w:val="26"/>
            <w:lang w:val="pt-BR"/>
            <w:rPrChange w:id="4098" w:author="The Si Tran" w:date="2012-12-05T23:02:00Z">
              <w:rPr>
                <w:sz w:val="28"/>
                <w:szCs w:val="28"/>
                <w:lang w:val="pt-BR"/>
              </w:rPr>
            </w:rPrChange>
          </w:rPr>
          <w:delText xml:space="preserve">Hàm tự tương quan riêng phần ở độ trễ k là sự tương quan giữa </w:delText>
        </w:r>
      </w:del>
      <w:del w:id="4099" w:author="The Si Tran" w:date="2012-12-06T20:12:00Z">
        <w:r w:rsidRPr="0049233F" w:rsidDel="00542651">
          <w:rPr>
            <w:szCs w:val="26"/>
            <w:lang w:val="pt-BR"/>
            <w:rPrChange w:id="4100" w:author="The Si Tran" w:date="2012-12-05T23:02:00Z">
              <w:rPr>
                <w:sz w:val="28"/>
                <w:szCs w:val="28"/>
                <w:lang w:val="pt-BR"/>
              </w:rPr>
            </w:rPrChange>
          </w:rPr>
          <w:delText>y</w:delText>
        </w:r>
        <w:r w:rsidRPr="0049233F" w:rsidDel="00542651">
          <w:rPr>
            <w:szCs w:val="26"/>
            <w:vertAlign w:val="subscript"/>
            <w:lang w:val="pt-BR"/>
            <w:rPrChange w:id="4101" w:author="The Si Tran" w:date="2012-12-05T23:02:00Z">
              <w:rPr>
                <w:sz w:val="28"/>
                <w:szCs w:val="28"/>
                <w:vertAlign w:val="subscript"/>
                <w:lang w:val="pt-BR"/>
              </w:rPr>
            </w:rPrChange>
          </w:rPr>
          <w:delText>t</w:delText>
        </w:r>
      </w:del>
      <w:del w:id="4102" w:author="The Si Tran" w:date="2012-12-12T00:12:00Z">
        <w:r w:rsidRPr="0049233F" w:rsidDel="00361F58">
          <w:rPr>
            <w:szCs w:val="26"/>
            <w:lang w:val="pt-BR"/>
            <w:rPrChange w:id="4103" w:author="The Si Tran" w:date="2012-12-05T23:02:00Z">
              <w:rPr>
                <w:sz w:val="28"/>
                <w:szCs w:val="28"/>
                <w:lang w:val="pt-BR"/>
              </w:rPr>
            </w:rPrChange>
          </w:rPr>
          <w:delText xml:space="preserve"> và </w:delText>
        </w:r>
      </w:del>
      <w:del w:id="4104" w:author="The Si Tran" w:date="2012-12-06T20:12:00Z">
        <w:r w:rsidRPr="0049233F" w:rsidDel="00542651">
          <w:rPr>
            <w:szCs w:val="26"/>
            <w:lang w:val="pt-BR"/>
            <w:rPrChange w:id="4105" w:author="The Si Tran" w:date="2012-12-05T23:02:00Z">
              <w:rPr>
                <w:sz w:val="28"/>
                <w:szCs w:val="28"/>
                <w:lang w:val="pt-BR"/>
              </w:rPr>
            </w:rPrChange>
          </w:rPr>
          <w:delText>y</w:delText>
        </w:r>
        <w:r w:rsidRPr="0049233F" w:rsidDel="00542651">
          <w:rPr>
            <w:szCs w:val="26"/>
            <w:vertAlign w:val="subscript"/>
            <w:lang w:val="pt-BR"/>
            <w:rPrChange w:id="4106" w:author="The Si Tran" w:date="2012-12-05T23:02:00Z">
              <w:rPr>
                <w:sz w:val="28"/>
                <w:szCs w:val="28"/>
                <w:vertAlign w:val="subscript"/>
                <w:lang w:val="pt-BR"/>
              </w:rPr>
            </w:rPrChange>
          </w:rPr>
          <w:delText>t-k</w:delText>
        </w:r>
      </w:del>
      <w:del w:id="4107" w:author="The Si Tran" w:date="2012-12-12T00:12:00Z">
        <w:r w:rsidRPr="0049233F" w:rsidDel="00361F58">
          <w:rPr>
            <w:szCs w:val="26"/>
            <w:lang w:val="pt-BR"/>
            <w:rPrChange w:id="4108" w:author="The Si Tran" w:date="2012-12-05T23:02:00Z">
              <w:rPr>
                <w:sz w:val="28"/>
                <w:szCs w:val="28"/>
                <w:lang w:val="pt-BR"/>
              </w:rPr>
            </w:rPrChange>
          </w:rPr>
          <w:delText xml:space="preserve"> sau khi đã hiệu chỉnh sự ảnh hưởng của các giá trị </w:delText>
        </w:r>
      </w:del>
      <w:del w:id="4109" w:author="The Si Tran" w:date="2012-12-06T20:13:00Z">
        <w:r w:rsidRPr="0049233F" w:rsidDel="00542651">
          <w:rPr>
            <w:szCs w:val="26"/>
            <w:lang w:val="pt-BR"/>
            <w:rPrChange w:id="4110" w:author="The Si Tran" w:date="2012-12-05T23:02:00Z">
              <w:rPr>
                <w:sz w:val="28"/>
                <w:szCs w:val="28"/>
                <w:lang w:val="pt-BR"/>
              </w:rPr>
            </w:rPrChange>
          </w:rPr>
          <w:delText>y</w:delText>
        </w:r>
        <w:r w:rsidRPr="0049233F" w:rsidDel="00542651">
          <w:rPr>
            <w:szCs w:val="26"/>
            <w:vertAlign w:val="subscript"/>
            <w:lang w:val="pt-BR"/>
            <w:rPrChange w:id="4111" w:author="The Si Tran" w:date="2012-12-05T23:02:00Z">
              <w:rPr>
                <w:sz w:val="28"/>
                <w:szCs w:val="28"/>
                <w:vertAlign w:val="subscript"/>
                <w:lang w:val="pt-BR"/>
              </w:rPr>
            </w:rPrChange>
          </w:rPr>
          <w:delText>t-1</w:delText>
        </w:r>
        <w:r w:rsidRPr="0049233F" w:rsidDel="00542651">
          <w:rPr>
            <w:szCs w:val="26"/>
            <w:lang w:val="pt-BR"/>
            <w:rPrChange w:id="4112" w:author="The Si Tran" w:date="2012-12-05T23:02:00Z">
              <w:rPr>
                <w:sz w:val="28"/>
                <w:szCs w:val="28"/>
                <w:lang w:val="pt-BR"/>
              </w:rPr>
            </w:rPrChange>
          </w:rPr>
          <w:delText>, y</w:delText>
        </w:r>
        <w:r w:rsidRPr="0049233F" w:rsidDel="00542651">
          <w:rPr>
            <w:szCs w:val="26"/>
            <w:vertAlign w:val="subscript"/>
            <w:lang w:val="pt-BR"/>
            <w:rPrChange w:id="4113" w:author="The Si Tran" w:date="2012-12-05T23:02:00Z">
              <w:rPr>
                <w:sz w:val="28"/>
                <w:szCs w:val="28"/>
                <w:vertAlign w:val="subscript"/>
                <w:lang w:val="pt-BR"/>
              </w:rPr>
            </w:rPrChange>
          </w:rPr>
          <w:delText>t-2</w:delText>
        </w:r>
        <w:r w:rsidRPr="0049233F" w:rsidDel="00542651">
          <w:rPr>
            <w:szCs w:val="26"/>
            <w:lang w:val="pt-BR"/>
            <w:rPrChange w:id="4114" w:author="The Si Tran" w:date="2012-12-05T23:02:00Z">
              <w:rPr>
                <w:sz w:val="28"/>
                <w:szCs w:val="28"/>
                <w:lang w:val="pt-BR"/>
              </w:rPr>
            </w:rPrChange>
          </w:rPr>
          <w:delText>, ..., y</w:delText>
        </w:r>
        <w:r w:rsidRPr="0049233F" w:rsidDel="00542651">
          <w:rPr>
            <w:szCs w:val="26"/>
            <w:vertAlign w:val="subscript"/>
            <w:lang w:val="pt-BR"/>
            <w:rPrChange w:id="4115" w:author="The Si Tran" w:date="2012-12-05T23:02:00Z">
              <w:rPr>
                <w:sz w:val="28"/>
                <w:szCs w:val="28"/>
                <w:vertAlign w:val="subscript"/>
                <w:lang w:val="pt-BR"/>
              </w:rPr>
            </w:rPrChange>
          </w:rPr>
          <w:delText>t-k+1</w:delText>
        </w:r>
      </w:del>
      <w:del w:id="4116" w:author="The Si Tran" w:date="2012-12-12T00:12:00Z">
        <w:r w:rsidRPr="0049233F" w:rsidDel="00361F58">
          <w:rPr>
            <w:szCs w:val="26"/>
            <w:lang w:val="pt-BR"/>
            <w:rPrChange w:id="4117" w:author="The Si Tran" w:date="2012-12-05T23:02:00Z">
              <w:rPr>
                <w:sz w:val="28"/>
                <w:szCs w:val="28"/>
                <w:lang w:val="pt-BR"/>
              </w:rPr>
            </w:rPrChange>
          </w:rPr>
          <w:delText xml:space="preserve"> [1]. Trong mô hình AR(p), hàm tự tương quan riêng phần ở độ trễ </w:delText>
        </w:r>
      </w:del>
      <w:del w:id="4118" w:author="The Si Tran" w:date="2012-12-06T20:14:00Z">
        <w:r w:rsidRPr="0049233F" w:rsidDel="00851CA5">
          <w:rPr>
            <w:szCs w:val="26"/>
            <w:lang w:val="pt-BR"/>
            <w:rPrChange w:id="4119" w:author="The Si Tran" w:date="2012-12-05T23:02:00Z">
              <w:rPr>
                <w:sz w:val="28"/>
                <w:szCs w:val="28"/>
                <w:lang w:val="pt-BR"/>
              </w:rPr>
            </w:rPrChange>
          </w:rPr>
          <w:delText xml:space="preserve">k &gt; p </w:delText>
        </w:r>
      </w:del>
      <w:del w:id="4120" w:author="The Si Tran" w:date="2012-12-12T00:12:00Z">
        <w:r w:rsidRPr="0049233F" w:rsidDel="00361F58">
          <w:rPr>
            <w:szCs w:val="26"/>
            <w:lang w:val="pt-BR"/>
            <w:rPrChange w:id="4121"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122" w:author="The Si Tran" w:date="2012-12-06T01:11:00Z"/>
          <w:szCs w:val="26"/>
          <w:lang w:val="pt-BR"/>
          <w:rPrChange w:id="4123" w:author="The Si Tran" w:date="2012-12-06T01:11:00Z">
            <w:rPr>
              <w:del w:id="4124" w:author="The Si Tran" w:date="2012-12-06T01:11:00Z"/>
              <w:sz w:val="28"/>
              <w:szCs w:val="28"/>
              <w:lang w:val="pt-BR"/>
            </w:rPr>
          </w:rPrChange>
        </w:rPr>
        <w:pPrChange w:id="4125" w:author="The Si Tran" w:date="2012-12-06T01:11:00Z">
          <w:pPr>
            <w:ind w:firstLine="540"/>
          </w:pPr>
        </w:pPrChange>
      </w:pPr>
      <w:del w:id="4126" w:author="The Si Tran" w:date="2012-12-12T00:12:00Z">
        <w:r w:rsidRPr="0049233F" w:rsidDel="00361F58">
          <w:rPr>
            <w:szCs w:val="26"/>
            <w:lang w:val="pt-BR"/>
            <w:rPrChange w:id="4127" w:author="The Si Tran" w:date="2012-12-05T23:02:00Z">
              <w:rPr>
                <w:sz w:val="28"/>
                <w:szCs w:val="28"/>
                <w:lang w:val="pt-BR"/>
              </w:rPr>
            </w:rPrChange>
          </w:rPr>
          <w:delText xml:space="preserve">Xét hệ phương trình Yule-Walker cho hàm tự tương quan của mô hình AR(k) với bậc </w:delText>
        </w:r>
      </w:del>
      <w:del w:id="4128" w:author="The Si Tran" w:date="2012-12-06T20:14:00Z">
        <w:r w:rsidRPr="0049233F" w:rsidDel="00940531">
          <w:rPr>
            <w:szCs w:val="26"/>
            <w:lang w:val="pt-BR"/>
            <w:rPrChange w:id="4129" w:author="The Si Tran" w:date="2012-12-05T23:02:00Z">
              <w:rPr>
                <w:sz w:val="28"/>
                <w:szCs w:val="28"/>
                <w:lang w:val="pt-BR"/>
              </w:rPr>
            </w:rPrChange>
          </w:rPr>
          <w:delText>k</w:delText>
        </w:r>
      </w:del>
      <w:del w:id="4130" w:author="The Si Tran" w:date="2012-12-12T00:12:00Z">
        <w:r w:rsidRPr="0049233F" w:rsidDel="00361F58">
          <w:rPr>
            <w:szCs w:val="26"/>
            <w:lang w:val="pt-BR"/>
            <w:rPrChange w:id="4131"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132" w:author="The Si Tran" w:date="2012-12-12T00:12:00Z"/>
          <w:szCs w:val="26"/>
          <w:lang w:val="pt-BR"/>
          <w:rPrChange w:id="4133" w:author="The Si Tran" w:date="2012-12-05T23:02:00Z">
            <w:rPr>
              <w:del w:id="4134" w:author="The Si Tran" w:date="2012-12-12T00:12:00Z"/>
              <w:sz w:val="28"/>
              <w:szCs w:val="28"/>
              <w:lang w:val="pt-BR"/>
            </w:rPr>
          </w:rPrChange>
        </w:rPr>
        <w:pPrChange w:id="4135" w:author="The Si Tran" w:date="2012-12-06T01:11:00Z">
          <w:pPr>
            <w:ind w:firstLine="540"/>
          </w:pPr>
        </w:pPrChange>
      </w:pPr>
      <w:del w:id="4136" w:author="The Si Tran" w:date="2012-12-06T01:11:00Z">
        <w:r w:rsidRPr="00AF1345" w:rsidDel="00E27BFB">
          <w:rPr>
            <w:position w:val="-28"/>
            <w:szCs w:val="26"/>
            <w:lang w:val="pt-BR"/>
          </w:rPr>
          <w:object w:dxaOrig="3940" w:dyaOrig="680" w14:anchorId="12EE6A83">
            <v:shape id="_x0000_i1075" type="#_x0000_t75" style="width:300.75pt;height:50.25pt" o:ole="">
              <v:imagedata r:id="rId120" o:title=""/>
            </v:shape>
            <o:OLEObject Type="Embed" ProgID="Equation.DSMT4" ShapeID="_x0000_i1075" DrawAspect="Content" ObjectID="_1417549041" r:id="rId121"/>
          </w:object>
        </w:r>
      </w:del>
    </w:p>
    <w:p w14:paraId="45997D58" w14:textId="77777777" w:rsidR="00E27BFB" w:rsidRPr="009C05B7" w:rsidDel="00361F58" w:rsidRDefault="006A21F7">
      <w:pPr>
        <w:ind w:firstLine="0"/>
        <w:rPr>
          <w:del w:id="4137" w:author="The Si Tran" w:date="2012-12-12T00:12:00Z"/>
          <w:rFonts w:eastAsiaTheme="minorEastAsia"/>
          <w:szCs w:val="26"/>
          <w:lang w:val="pt-BR"/>
          <w:rPrChange w:id="4138" w:author="The Si Tran" w:date="2012-12-06T01:24:00Z">
            <w:rPr>
              <w:del w:id="4139" w:author="The Si Tran" w:date="2012-12-12T00:12:00Z"/>
              <w:sz w:val="28"/>
              <w:szCs w:val="28"/>
              <w:lang w:val="pt-BR"/>
            </w:rPr>
          </w:rPrChange>
        </w:rPr>
        <w:pPrChange w:id="4140" w:author="The Si Tran" w:date="2012-12-06T01:24:00Z">
          <w:pPr>
            <w:ind w:firstLine="540"/>
          </w:pPr>
        </w:pPrChange>
      </w:pPr>
      <w:del w:id="4141" w:author="The Si Tran" w:date="2012-12-12T00:12:00Z">
        <w:r w:rsidRPr="0049233F" w:rsidDel="00361F58">
          <w:rPr>
            <w:szCs w:val="26"/>
            <w:lang w:val="pt-BR"/>
            <w:rPrChange w:id="4142"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143" w:author="The Si Tran" w:date="2012-12-12T00:12:00Z"/>
          <w:szCs w:val="26"/>
          <w:lang w:val="pt-BR"/>
          <w:rPrChange w:id="4144" w:author="The Si Tran" w:date="2012-12-06T01:24:00Z">
            <w:rPr>
              <w:del w:id="4145" w:author="The Si Tran" w:date="2012-12-12T00:12:00Z"/>
              <w:sz w:val="28"/>
              <w:szCs w:val="28"/>
              <w:lang w:val="pt-BR"/>
            </w:rPr>
          </w:rPrChange>
        </w:rPr>
        <w:pPrChange w:id="4146" w:author="The Si Tran" w:date="2012-12-06T01:27:00Z">
          <w:pPr>
            <w:ind w:firstLine="540"/>
          </w:pPr>
        </w:pPrChange>
      </w:pPr>
      <w:del w:id="4147" w:author="The Si Tran" w:date="2012-12-06T01:24:00Z">
        <w:r w:rsidRPr="00AF1345" w:rsidDel="009C05B7">
          <w:rPr>
            <w:position w:val="-124"/>
            <w:szCs w:val="26"/>
            <w:lang w:val="pt-BR"/>
          </w:rPr>
          <w:object w:dxaOrig="6780" w:dyaOrig="2600" w14:anchorId="5F78E78C">
            <v:shape id="_x0000_i1076" type="#_x0000_t75" style="width:410.25pt;height:159pt" o:ole="">
              <v:imagedata r:id="rId122" o:title=""/>
            </v:shape>
            <o:OLEObject Type="Embed" ProgID="Equation.DSMT4" ShapeID="_x0000_i1076" DrawAspect="Content" ObjectID="_1417549042" r:id="rId123"/>
          </w:object>
        </w:r>
      </w:del>
      <w:del w:id="4148" w:author="The Si Tran" w:date="2012-12-12T00:12:00Z">
        <w:r w:rsidRPr="00AC1C82" w:rsidDel="00361F58">
          <w:rPr>
            <w:position w:val="-4"/>
            <w:szCs w:val="26"/>
            <w:lang w:val="pt-BR"/>
          </w:rPr>
          <w:object w:dxaOrig="180" w:dyaOrig="279" w14:anchorId="3C57DC65">
            <v:shape id="_x0000_i1077" type="#_x0000_t75" style="width:7.5pt;height:12.75pt" o:ole="">
              <v:imagedata r:id="rId21" o:title=""/>
            </v:shape>
            <o:OLEObject Type="Embed" ProgID="Equation.DSMT4" ShapeID="_x0000_i1077" DrawAspect="Content" ObjectID="_1417549043" r:id="rId124"/>
          </w:object>
        </w:r>
        <w:r w:rsidRPr="0049233F" w:rsidDel="00361F58">
          <w:rPr>
            <w:szCs w:val="26"/>
            <w:lang w:val="pt-BR"/>
            <w:rPrChange w:id="4149"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150" w:author="The Si Tran" w:date="2012-12-12T00:12:00Z"/>
          <w:szCs w:val="26"/>
          <w:lang w:val="pt-BR"/>
          <w:rPrChange w:id="4151" w:author="The Si Tran" w:date="2012-12-05T23:02:00Z">
            <w:rPr>
              <w:del w:id="4152" w:author="The Si Tran" w:date="2012-12-12T00:12:00Z"/>
              <w:sz w:val="28"/>
              <w:szCs w:val="28"/>
              <w:lang w:val="pt-BR"/>
            </w:rPr>
          </w:rPrChange>
        </w:rPr>
      </w:pPr>
      <w:del w:id="4153" w:author="The Si Tran" w:date="2012-12-06T01:27:00Z">
        <w:r w:rsidRPr="00AF1345" w:rsidDel="00261881">
          <w:rPr>
            <w:position w:val="-12"/>
            <w:szCs w:val="26"/>
            <w:lang w:val="pt-BR"/>
          </w:rPr>
          <w:object w:dxaOrig="1040" w:dyaOrig="360" w14:anchorId="11AEF62C">
            <v:shape id="_x0000_i1078" type="#_x0000_t75" style="width:116.25pt;height:44.25pt" o:ole="">
              <v:imagedata r:id="rId125" o:title=""/>
            </v:shape>
            <o:OLEObject Type="Embed" ProgID="Equation.DSMT4" ShapeID="_x0000_i1078" DrawAspect="Content" ObjectID="_1417549044" r:id="rId126"/>
          </w:object>
        </w:r>
      </w:del>
    </w:p>
    <w:p w14:paraId="1B74205E" w14:textId="77777777" w:rsidR="00261881" w:rsidRPr="0049233F" w:rsidDel="00361F58" w:rsidRDefault="006A21F7" w:rsidP="006A21F7">
      <w:pPr>
        <w:ind w:firstLine="540"/>
        <w:rPr>
          <w:del w:id="4154" w:author="The Si Tran" w:date="2012-12-12T00:12:00Z"/>
          <w:szCs w:val="26"/>
          <w:lang w:val="pt-BR"/>
          <w:rPrChange w:id="4155" w:author="The Si Tran" w:date="2012-12-05T23:02:00Z">
            <w:rPr>
              <w:del w:id="4156" w:author="The Si Tran" w:date="2012-12-12T00:12:00Z"/>
              <w:sz w:val="28"/>
              <w:szCs w:val="28"/>
              <w:lang w:val="pt-BR"/>
            </w:rPr>
          </w:rPrChange>
        </w:rPr>
      </w:pPr>
      <w:del w:id="4157" w:author="The Si Tran" w:date="2012-12-12T00:12:00Z">
        <w:r w:rsidRPr="0049233F" w:rsidDel="00361F58">
          <w:rPr>
            <w:szCs w:val="26"/>
            <w:lang w:val="pt-BR"/>
            <w:rPrChange w:id="4158"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159" w:author="The Si Tran" w:date="2012-12-06T01:28:00Z"/>
          <w:szCs w:val="26"/>
          <w:lang w:val="pt-BR"/>
          <w:rPrChange w:id="4160" w:author="The Si Tran" w:date="2012-12-05T23:02:00Z">
            <w:rPr>
              <w:del w:id="4161" w:author="The Si Tran" w:date="2012-12-06T01:28:00Z"/>
              <w:sz w:val="28"/>
              <w:szCs w:val="28"/>
              <w:lang w:val="pt-BR"/>
            </w:rPr>
          </w:rPrChange>
        </w:rPr>
      </w:pPr>
      <w:del w:id="4162" w:author="The Si Tran" w:date="2012-12-06T01:28:00Z">
        <w:r w:rsidRPr="00AF1345" w:rsidDel="00261881">
          <w:rPr>
            <w:position w:val="-122"/>
            <w:szCs w:val="26"/>
            <w:lang w:val="pt-BR"/>
          </w:rPr>
          <w:object w:dxaOrig="5800" w:dyaOrig="2560" w14:anchorId="0026A38C">
            <v:shape id="_x0000_i1079" type="#_x0000_t75" style="width:353.25pt;height:159pt" o:ole="">
              <v:imagedata r:id="rId127" o:title=""/>
            </v:shape>
            <o:OLEObject Type="Embed" ProgID="Equation.DSMT4" ShapeID="_x0000_i1079" DrawAspect="Content" ObjectID="_1417549045" r:id="rId128"/>
          </w:object>
        </w:r>
        <w:r w:rsidRPr="0049233F" w:rsidDel="00261881">
          <w:rPr>
            <w:szCs w:val="26"/>
            <w:lang w:val="pt-BR"/>
            <w:rPrChange w:id="4163"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164" w:author="The Si Tran" w:date="2012-12-06T01:30:00Z"/>
          <w:szCs w:val="26"/>
          <w:lang w:val="pt-BR"/>
          <w:rPrChange w:id="4165" w:author="The Si Tran" w:date="2012-12-05T23:02:00Z">
            <w:rPr>
              <w:del w:id="4166" w:author="The Si Tran" w:date="2012-12-06T01:30:00Z"/>
              <w:sz w:val="28"/>
              <w:szCs w:val="28"/>
              <w:lang w:val="pt-BR"/>
            </w:rPr>
          </w:rPrChange>
        </w:rPr>
      </w:pPr>
    </w:p>
    <w:p w14:paraId="75981A4C" w14:textId="77777777" w:rsidR="006A21F7" w:rsidRPr="0049233F" w:rsidDel="00361F58" w:rsidRDefault="006A21F7" w:rsidP="006A21F7">
      <w:pPr>
        <w:ind w:firstLine="540"/>
        <w:rPr>
          <w:del w:id="4167" w:author="The Si Tran" w:date="2012-12-12T00:12:00Z"/>
          <w:szCs w:val="26"/>
          <w:lang w:val="pt-BR"/>
          <w:rPrChange w:id="4168" w:author="The Si Tran" w:date="2012-12-05T23:02:00Z">
            <w:rPr>
              <w:del w:id="4169" w:author="The Si Tran" w:date="2012-12-12T00:12:00Z"/>
              <w:sz w:val="28"/>
              <w:szCs w:val="28"/>
              <w:lang w:val="pt-BR"/>
            </w:rPr>
          </w:rPrChange>
        </w:rPr>
      </w:pPr>
    </w:p>
    <w:p w14:paraId="6735D7E8" w14:textId="77777777" w:rsidR="006A21F7" w:rsidRPr="0049233F" w:rsidDel="008771FB" w:rsidRDefault="006A21F7" w:rsidP="006A21F7">
      <w:pPr>
        <w:ind w:firstLine="540"/>
        <w:rPr>
          <w:del w:id="4170" w:author="The Si Tran" w:date="2012-12-06T01:30:00Z"/>
          <w:szCs w:val="26"/>
          <w:lang w:val="pt-BR"/>
          <w:rPrChange w:id="4171" w:author="The Si Tran" w:date="2012-12-05T23:02:00Z">
            <w:rPr>
              <w:del w:id="4172" w:author="The Si Tran" w:date="2012-12-06T01:30:00Z"/>
              <w:sz w:val="28"/>
              <w:szCs w:val="28"/>
              <w:lang w:val="pt-BR"/>
            </w:rPr>
          </w:rPrChange>
        </w:rPr>
      </w:pPr>
      <w:del w:id="4173" w:author="The Si Tran" w:date="2012-12-06T01:30:00Z">
        <w:r w:rsidRPr="0049233F" w:rsidDel="008771FB">
          <w:rPr>
            <w:szCs w:val="26"/>
            <w:lang w:val="pt-BR"/>
            <w:rPrChange w:id="4174"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9" o:title=""/>
            </v:shape>
            <o:OLEObject Type="Embed" ProgID="Equation.DSMT4" ShapeID="_x0000_i1080" DrawAspect="Content" ObjectID="_1417549046" r:id="rId130"/>
          </w:object>
        </w:r>
        <w:r w:rsidRPr="0049233F" w:rsidDel="008771FB">
          <w:rPr>
            <w:szCs w:val="26"/>
            <w:lang w:val="pt-BR"/>
            <w:rPrChange w:id="4175"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31" o:title=""/>
            </v:shape>
            <o:OLEObject Type="Embed" ProgID="Equation.DSMT4" ShapeID="_x0000_i1081" DrawAspect="Content" ObjectID="_1417549047" r:id="rId132"/>
          </w:object>
        </w:r>
      </w:del>
    </w:p>
    <w:p w14:paraId="17A8DAB1" w14:textId="77777777" w:rsidR="006A21F7" w:rsidRPr="0049233F" w:rsidDel="00361F58" w:rsidRDefault="006A21F7" w:rsidP="006A21F7">
      <w:pPr>
        <w:ind w:firstLine="540"/>
        <w:rPr>
          <w:del w:id="4176" w:author="The Si Tran" w:date="2012-12-12T00:12:00Z"/>
          <w:szCs w:val="26"/>
          <w:lang w:val="pt-BR"/>
          <w:rPrChange w:id="4177" w:author="The Si Tran" w:date="2012-12-05T23:02:00Z">
            <w:rPr>
              <w:del w:id="4178" w:author="The Si Tran" w:date="2012-12-12T00:12:00Z"/>
              <w:sz w:val="28"/>
              <w:szCs w:val="28"/>
              <w:lang w:val="pt-BR"/>
            </w:rPr>
          </w:rPrChange>
        </w:rPr>
      </w:pPr>
      <w:del w:id="4179" w:author="The Si Tran" w:date="2012-12-12T00:12:00Z">
        <w:r w:rsidRPr="0049233F" w:rsidDel="00361F58">
          <w:rPr>
            <w:szCs w:val="26"/>
            <w:lang w:val="pt-BR"/>
            <w:rPrChange w:id="4180" w:author="The Si Tran" w:date="2012-12-05T23:02:00Z">
              <w:rPr>
                <w:sz w:val="28"/>
                <w:szCs w:val="28"/>
                <w:lang w:val="pt-BR"/>
              </w:rPr>
            </w:rPrChange>
          </w:rPr>
          <w:delText xml:space="preserve">Cho mọi </w:delText>
        </w:r>
      </w:del>
      <w:del w:id="4181" w:author="The Si Tran" w:date="2012-12-06T20:15:00Z">
        <w:r w:rsidRPr="0049233F" w:rsidDel="00FF697A">
          <w:rPr>
            <w:szCs w:val="26"/>
            <w:lang w:val="pt-BR"/>
            <w:rPrChange w:id="4182" w:author="The Si Tran" w:date="2012-12-05T23:02:00Z">
              <w:rPr>
                <w:sz w:val="28"/>
                <w:szCs w:val="28"/>
                <w:lang w:val="pt-BR"/>
              </w:rPr>
            </w:rPrChange>
          </w:rPr>
          <w:delText xml:space="preserve">k, k=1,2,3,... </w:delText>
        </w:r>
      </w:del>
      <w:del w:id="4183" w:author="The Si Tran" w:date="2012-12-06T20:16:00Z">
        <w:r w:rsidRPr="0049233F" w:rsidDel="0045340D">
          <w:rPr>
            <w:szCs w:val="26"/>
            <w:lang w:val="pt-BR"/>
            <w:rPrChange w:id="4184" w:author="The Si Tran" w:date="2012-12-05T23:02:00Z">
              <w:rPr>
                <w:sz w:val="28"/>
                <w:szCs w:val="28"/>
                <w:lang w:val="pt-BR"/>
              </w:rPr>
            </w:rPrChange>
          </w:rPr>
          <w:delText xml:space="preserve">hệ số </w:delText>
        </w:r>
      </w:del>
      <w:del w:id="4185" w:author="The Si Tran" w:date="2012-12-06T01:30:00Z">
        <w:r w:rsidRPr="00AF1345" w:rsidDel="008771FB">
          <w:rPr>
            <w:position w:val="-12"/>
            <w:szCs w:val="26"/>
            <w:lang w:val="pt-BR"/>
          </w:rPr>
          <w:object w:dxaOrig="320" w:dyaOrig="360" w14:anchorId="3B080946">
            <v:shape id="_x0000_i1082" type="#_x0000_t75" style="width:12.75pt;height:21.75pt" o:ole="">
              <v:imagedata r:id="rId133" o:title=""/>
            </v:shape>
            <o:OLEObject Type="Embed" ProgID="Equation.DSMT4" ShapeID="_x0000_i1082" DrawAspect="Content" ObjectID="_1417549048" r:id="rId134"/>
          </w:object>
        </w:r>
      </w:del>
      <w:del w:id="4186" w:author="The Si Tran" w:date="2012-12-06T20:16:00Z">
        <w:r w:rsidRPr="0049233F" w:rsidDel="0045340D">
          <w:rPr>
            <w:szCs w:val="26"/>
            <w:lang w:val="pt-BR"/>
            <w:rPrChange w:id="4187" w:author="The Si Tran" w:date="2012-12-05T23:02:00Z">
              <w:rPr>
                <w:sz w:val="28"/>
                <w:szCs w:val="28"/>
                <w:lang w:val="pt-BR"/>
              </w:rPr>
            </w:rPrChange>
          </w:rPr>
          <w:delText xml:space="preserve"> </w:delText>
        </w:r>
      </w:del>
      <w:del w:id="4188" w:author="The Si Tran" w:date="2012-12-12T00:12:00Z">
        <w:r w:rsidRPr="0049233F" w:rsidDel="00361F58">
          <w:rPr>
            <w:szCs w:val="26"/>
            <w:lang w:val="pt-BR"/>
            <w:rPrChange w:id="4189"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90"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3" o:title=""/>
              </v:shape>
              <o:OLEObject Type="Embed" ProgID="Equation.DSMT4" ShapeID="_x0000_i1083" DrawAspect="Content" ObjectID="_1417549049" r:id="rId135"/>
            </w:object>
          </m:r>
        </m:oMath>
        <w:r w:rsidRPr="0049233F" w:rsidDel="008771FB">
          <w:rPr>
            <w:szCs w:val="26"/>
            <w:lang w:val="pt-BR"/>
            <w:rPrChange w:id="4191" w:author="The Si Tran" w:date="2012-12-05T23:02:00Z">
              <w:rPr>
                <w:sz w:val="28"/>
                <w:szCs w:val="28"/>
                <w:lang w:val="pt-BR"/>
              </w:rPr>
            </w:rPrChange>
          </w:rPr>
          <w:delText xml:space="preserve">= 0 </w:delText>
        </w:r>
      </w:del>
      <w:del w:id="4192" w:author="The Si Tran" w:date="2012-12-12T00:12:00Z">
        <w:r w:rsidRPr="0049233F" w:rsidDel="00361F58">
          <w:rPr>
            <w:szCs w:val="26"/>
            <w:lang w:val="pt-BR"/>
            <w:rPrChange w:id="4193" w:author="The Si Tran" w:date="2012-12-05T23:02:00Z">
              <w:rPr>
                <w:sz w:val="28"/>
                <w:szCs w:val="28"/>
                <w:lang w:val="pt-BR"/>
              </w:rPr>
            </w:rPrChange>
          </w:rPr>
          <w:delText xml:space="preserve">với </w:delText>
        </w:r>
      </w:del>
      <w:del w:id="4194" w:author="The Si Tran" w:date="2012-12-06T20:15:00Z">
        <w:r w:rsidRPr="0049233F" w:rsidDel="00940531">
          <w:rPr>
            <w:szCs w:val="26"/>
            <w:lang w:val="pt-BR"/>
            <w:rPrChange w:id="4195" w:author="The Si Tran" w:date="2012-12-05T23:02:00Z">
              <w:rPr>
                <w:sz w:val="28"/>
                <w:szCs w:val="28"/>
                <w:lang w:val="pt-BR"/>
              </w:rPr>
            </w:rPrChange>
          </w:rPr>
          <w:delText>k &gt; p</w:delText>
        </w:r>
      </w:del>
      <w:del w:id="4196" w:author="The Si Tran" w:date="2012-12-12T00:12:00Z">
        <w:r w:rsidRPr="0049233F" w:rsidDel="00361F58">
          <w:rPr>
            <w:szCs w:val="26"/>
            <w:lang w:val="pt-BR"/>
            <w:rPrChange w:id="4197"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198" w:author="The Si Tran" w:date="2012-12-12T00:12:00Z"/>
          <w:szCs w:val="26"/>
          <w:lang w:val="pt-BR"/>
          <w:rPrChange w:id="4199" w:author="The Si Tran" w:date="2012-12-05T23:02:00Z">
            <w:rPr>
              <w:del w:id="4200" w:author="The Si Tran" w:date="2012-12-12T00:12:00Z"/>
              <w:sz w:val="28"/>
              <w:szCs w:val="28"/>
              <w:lang w:val="pt-BR"/>
            </w:rPr>
          </w:rPrChange>
        </w:rPr>
      </w:pPr>
      <w:del w:id="4201" w:author="The Si Tran" w:date="2012-12-12T00:12:00Z">
        <w:r w:rsidRPr="0049233F" w:rsidDel="00361F58">
          <w:rPr>
            <w:szCs w:val="26"/>
            <w:lang w:val="pt-BR"/>
            <w:rPrChange w:id="4202"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03" w:author="The Si Tran" w:date="2012-12-06T20:17:00Z">
        <w:r w:rsidRPr="00AF1345" w:rsidDel="00D362B7">
          <w:rPr>
            <w:position w:val="-8"/>
            <w:szCs w:val="26"/>
            <w:lang w:val="pt-BR"/>
          </w:rPr>
          <w:object w:dxaOrig="859" w:dyaOrig="360" w14:anchorId="670E44A5">
            <v:shape id="_x0000_i1084" type="#_x0000_t75" style="width:44.25pt;height:12.75pt" o:ole="">
              <v:imagedata r:id="rId136" o:title=""/>
            </v:shape>
            <o:OLEObject Type="Embed" ProgID="Equation.DSMT4" ShapeID="_x0000_i1084" DrawAspect="Content" ObjectID="_1417549050" r:id="rId137"/>
          </w:object>
        </w:r>
      </w:del>
      <w:del w:id="4204" w:author="The Si Tran" w:date="2012-12-12T00:12:00Z">
        <w:r w:rsidRPr="0049233F" w:rsidDel="00361F58">
          <w:rPr>
            <w:szCs w:val="26"/>
            <w:lang w:val="pt-BR"/>
            <w:rPrChange w:id="4205" w:author="The Si Tran" w:date="2012-12-05T23:02:00Z">
              <w:rPr>
                <w:sz w:val="28"/>
                <w:szCs w:val="28"/>
                <w:lang w:val="pt-BR"/>
              </w:rPr>
            </w:rPrChange>
          </w:rPr>
          <w:delText xml:space="preserve">, với </w:delText>
        </w:r>
      </w:del>
      <w:del w:id="4206" w:author="The Si Tran" w:date="2012-12-06T20:17:00Z">
        <w:r w:rsidRPr="0049233F" w:rsidDel="0089241B">
          <w:rPr>
            <w:szCs w:val="26"/>
            <w:lang w:val="pt-BR"/>
            <w:rPrChange w:id="4207" w:author="The Si Tran" w:date="2012-12-05T23:02:00Z">
              <w:rPr>
                <w:sz w:val="28"/>
                <w:szCs w:val="28"/>
                <w:lang w:val="pt-BR"/>
              </w:rPr>
            </w:rPrChange>
          </w:rPr>
          <w:delText>N</w:delText>
        </w:r>
      </w:del>
      <w:del w:id="4208" w:author="The Si Tran" w:date="2012-12-12T00:12:00Z">
        <w:r w:rsidRPr="0049233F" w:rsidDel="00361F58">
          <w:rPr>
            <w:szCs w:val="26"/>
            <w:lang w:val="pt-BR"/>
            <w:rPrChange w:id="4209"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210" w:author="The Si Tran" w:date="2012-12-06T20:19:00Z"/>
          <w:szCs w:val="26"/>
          <w:lang w:val="pt-BR"/>
          <w:rPrChange w:id="4211" w:author="The Si Tran" w:date="2012-12-06T20:18:00Z">
            <w:rPr>
              <w:del w:id="4212" w:author="The Si Tran" w:date="2012-12-06T20:19:00Z"/>
              <w:sz w:val="28"/>
              <w:szCs w:val="28"/>
              <w:lang w:val="pt-BR"/>
            </w:rPr>
          </w:rPrChange>
        </w:rPr>
      </w:pPr>
      <w:del w:id="4213" w:author="The Si Tran" w:date="2012-12-12T13:59:00Z">
        <w:r w:rsidRPr="0049233F" w:rsidDel="000064E1">
          <w:rPr>
            <w:szCs w:val="26"/>
            <w:lang w:val="pt-BR"/>
            <w:rPrChange w:id="4214"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215" w:author="The Si Tran" w:date="2012-12-06T20:19:00Z"/>
          <w:szCs w:val="26"/>
          <w:lang w:val="pt-BR"/>
          <w:rPrChange w:id="4216" w:author="The Si Tran" w:date="2012-12-05T23:02:00Z">
            <w:rPr>
              <w:del w:id="4217" w:author="The Si Tran" w:date="2012-12-06T20:19:00Z"/>
              <w:sz w:val="28"/>
              <w:szCs w:val="28"/>
              <w:lang w:val="pt-BR"/>
            </w:rPr>
          </w:rPrChange>
        </w:rPr>
      </w:pPr>
      <w:del w:id="4218" w:author="The Si Tran" w:date="2012-12-06T20:19:00Z">
        <w:r w:rsidRPr="00AF1345" w:rsidDel="0089241B">
          <w:rPr>
            <w:position w:val="-12"/>
            <w:szCs w:val="26"/>
            <w:lang w:val="pt-BR"/>
          </w:rPr>
          <w:object w:dxaOrig="2740" w:dyaOrig="360" w14:anchorId="296C4F80">
            <v:shape id="_x0000_i1085" type="#_x0000_t75" style="width:159pt;height:21.75pt" o:ole="">
              <v:imagedata r:id="rId138" o:title=""/>
            </v:shape>
            <o:OLEObject Type="Embed" ProgID="Equation.DSMT4" ShapeID="_x0000_i1085" DrawAspect="Content" ObjectID="_1417549051" r:id="rId139"/>
          </w:object>
        </w:r>
      </w:del>
    </w:p>
    <w:p w14:paraId="0867CF52" w14:textId="77777777" w:rsidR="006A21F7" w:rsidRPr="0049233F" w:rsidDel="000064E1" w:rsidRDefault="006A21F7" w:rsidP="006A21F7">
      <w:pPr>
        <w:ind w:firstLine="540"/>
        <w:rPr>
          <w:del w:id="4219" w:author="The Si Tran" w:date="2012-12-12T13:59:00Z"/>
          <w:szCs w:val="26"/>
          <w:lang w:val="pt-BR"/>
          <w:rPrChange w:id="4220" w:author="The Si Tran" w:date="2012-12-05T23:02:00Z">
            <w:rPr>
              <w:del w:id="4221" w:author="The Si Tran" w:date="2012-12-12T13:59:00Z"/>
              <w:sz w:val="28"/>
              <w:szCs w:val="28"/>
              <w:lang w:val="pt-BR"/>
            </w:rPr>
          </w:rPrChange>
        </w:rPr>
      </w:pPr>
    </w:p>
    <w:p w14:paraId="118930DE" w14:textId="77777777" w:rsidR="006A21F7" w:rsidRPr="0049233F" w:rsidDel="000064E1" w:rsidRDefault="006A21F7" w:rsidP="006A21F7">
      <w:pPr>
        <w:ind w:firstLine="540"/>
        <w:rPr>
          <w:del w:id="4222" w:author="The Si Tran" w:date="2012-12-12T13:59:00Z"/>
          <w:i/>
          <w:szCs w:val="26"/>
          <w:rPrChange w:id="4223" w:author="The Si Tran" w:date="2012-12-05T23:02:00Z">
            <w:rPr>
              <w:del w:id="4224" w:author="The Si Tran" w:date="2012-12-12T13:59:00Z"/>
              <w:i/>
              <w:sz w:val="28"/>
              <w:szCs w:val="28"/>
            </w:rPr>
          </w:rPrChange>
        </w:rPr>
      </w:pPr>
      <w:del w:id="4225" w:author="The Si Tran" w:date="2012-12-12T13:59:00Z">
        <w:r w:rsidRPr="0049233F" w:rsidDel="000064E1">
          <w:rPr>
            <w:i/>
            <w:szCs w:val="26"/>
            <w:rPrChange w:id="4226"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227" w:author="The Si Tran" w:date="2012-12-12T13:59:00Z"/>
          <w:i/>
          <w:szCs w:val="26"/>
          <w:rPrChange w:id="4228" w:author="The Si Tran" w:date="2012-12-05T23:02:00Z">
            <w:rPr>
              <w:del w:id="4229" w:author="The Si Tran" w:date="2012-12-12T13:59:00Z"/>
              <w:i/>
              <w:sz w:val="28"/>
              <w:szCs w:val="28"/>
            </w:rPr>
          </w:rPrChange>
        </w:rPr>
      </w:pPr>
      <w:del w:id="4230" w:author="The Si Tran" w:date="2012-12-12T13:59:00Z">
        <w:r w:rsidRPr="0049233F" w:rsidDel="000064E1">
          <w:rPr>
            <w:i/>
            <w:szCs w:val="26"/>
            <w:rPrChange w:id="4231"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232" w:author="The Si Tran" w:date="2012-12-12T13:59:00Z"/>
          <w:i/>
          <w:szCs w:val="26"/>
          <w:rPrChange w:id="4233" w:author="The Si Tran" w:date="2012-12-05T23:02:00Z">
            <w:rPr>
              <w:del w:id="4234" w:author="The Si Tran" w:date="2012-12-12T13:59:00Z"/>
              <w:i/>
              <w:sz w:val="28"/>
              <w:szCs w:val="28"/>
            </w:rPr>
          </w:rPrChange>
        </w:rPr>
      </w:pPr>
      <w:del w:id="4235" w:author="The Si Tran" w:date="2012-12-12T13:59:00Z">
        <w:r w:rsidRPr="0049233F" w:rsidDel="000064E1">
          <w:rPr>
            <w:i/>
            <w:szCs w:val="26"/>
            <w:rPrChange w:id="4236"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237" w:author="The Si Tran" w:date="2012-12-12T13:59:00Z"/>
          <w:i/>
          <w:szCs w:val="26"/>
          <w:lang w:val="fr-FR"/>
          <w:rPrChange w:id="4238" w:author="The Si Tran" w:date="2012-12-05T23:02:00Z">
            <w:rPr>
              <w:del w:id="4239" w:author="The Si Tran" w:date="2012-12-12T13:59:00Z"/>
              <w:i/>
              <w:sz w:val="28"/>
              <w:szCs w:val="28"/>
              <w:lang w:val="fr-FR"/>
            </w:rPr>
          </w:rPrChange>
        </w:rPr>
      </w:pPr>
      <w:del w:id="4240" w:author="The Si Tran" w:date="2012-12-12T13:59:00Z">
        <w:r w:rsidRPr="0049233F" w:rsidDel="000064E1">
          <w:rPr>
            <w:i/>
            <w:szCs w:val="26"/>
            <w:lang w:val="fr-FR"/>
            <w:rPrChange w:id="4241"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242" w:author="The Si Tran" w:date="2012-12-12T13:59:00Z"/>
          <w:i/>
          <w:szCs w:val="26"/>
          <w:lang w:val="fr-FR"/>
          <w:rPrChange w:id="4243" w:author="The Si Tran" w:date="2012-12-05T23:02:00Z">
            <w:rPr>
              <w:del w:id="4244" w:author="The Si Tran" w:date="2012-12-12T13:59:00Z"/>
              <w:i/>
              <w:sz w:val="28"/>
              <w:szCs w:val="28"/>
              <w:lang w:val="fr-FR"/>
            </w:rPr>
          </w:rPrChange>
        </w:rPr>
      </w:pPr>
      <w:del w:id="4245" w:author="The Si Tran" w:date="2012-12-12T13:59:00Z">
        <w:r w:rsidRPr="0049233F" w:rsidDel="000064E1">
          <w:rPr>
            <w:i/>
            <w:szCs w:val="26"/>
            <w:lang w:val="fr-FR"/>
            <w:rPrChange w:id="4246"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247" w:author="The Si Tran" w:date="2012-12-12T13:59:00Z"/>
          <w:i/>
          <w:szCs w:val="26"/>
          <w:lang w:val="pt-BR"/>
          <w:rPrChange w:id="4248" w:author="The Si Tran" w:date="2012-12-05T23:02:00Z">
            <w:rPr>
              <w:del w:id="4249" w:author="The Si Tran" w:date="2012-12-12T13:59:00Z"/>
              <w:i/>
              <w:sz w:val="28"/>
              <w:szCs w:val="28"/>
              <w:lang w:val="pt-BR"/>
            </w:rPr>
          </w:rPrChange>
        </w:rPr>
      </w:pPr>
      <w:del w:id="4250" w:author="The Si Tran" w:date="2012-12-12T13:59:00Z">
        <w:r w:rsidRPr="0049233F" w:rsidDel="000064E1">
          <w:rPr>
            <w:i/>
            <w:szCs w:val="26"/>
            <w:lang w:val="pt-BR"/>
            <w:rPrChange w:id="4251"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252" w:author="The Si Tran" w:date="2012-12-12T13:59:00Z"/>
          <w:i/>
          <w:szCs w:val="26"/>
          <w:lang w:val="pt-BR"/>
          <w:rPrChange w:id="4253" w:author="The Si Tran" w:date="2012-12-05T23:02:00Z">
            <w:rPr>
              <w:del w:id="4254" w:author="The Si Tran" w:date="2012-12-12T13:59:00Z"/>
              <w:i/>
              <w:sz w:val="28"/>
              <w:szCs w:val="28"/>
              <w:lang w:val="pt-BR"/>
            </w:rPr>
          </w:rPrChange>
        </w:rPr>
      </w:pPr>
      <w:del w:id="4255" w:author="The Si Tran" w:date="2012-12-12T13:59:00Z">
        <w:r w:rsidRPr="0049233F" w:rsidDel="000064E1">
          <w:rPr>
            <w:i/>
            <w:szCs w:val="26"/>
            <w:lang w:val="pt-BR"/>
            <w:rPrChange w:id="4256"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257" w:author="The Si Tran" w:date="2012-12-12T13:59:00Z"/>
          <w:i/>
          <w:szCs w:val="26"/>
          <w:lang w:val="pt-BR"/>
          <w:rPrChange w:id="4258" w:author="The Si Tran" w:date="2012-12-05T23:02:00Z">
            <w:rPr>
              <w:del w:id="4259" w:author="The Si Tran" w:date="2012-12-12T13:59:00Z"/>
              <w:i/>
              <w:sz w:val="28"/>
              <w:szCs w:val="28"/>
              <w:lang w:val="pt-BR"/>
            </w:rPr>
          </w:rPrChange>
        </w:rPr>
      </w:pPr>
      <w:del w:id="4260" w:author="The Si Tran" w:date="2012-12-12T13:59:00Z">
        <w:r w:rsidRPr="0049233F" w:rsidDel="000064E1">
          <w:rPr>
            <w:i/>
            <w:szCs w:val="26"/>
            <w:lang w:val="pt-BR"/>
            <w:rPrChange w:id="4261"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262" w:author="The Si Tran" w:date="2012-12-12T13:59:00Z"/>
          <w:i/>
          <w:szCs w:val="26"/>
          <w:lang w:val="pt-BR"/>
          <w:rPrChange w:id="4263" w:author="The Si Tran" w:date="2012-12-05T23:02:00Z">
            <w:rPr>
              <w:del w:id="4264" w:author="The Si Tran" w:date="2012-12-12T13:59:00Z"/>
              <w:i/>
              <w:sz w:val="28"/>
              <w:szCs w:val="28"/>
              <w:lang w:val="pt-BR"/>
            </w:rPr>
          </w:rPrChange>
        </w:rPr>
      </w:pPr>
      <w:del w:id="4265" w:author="The Si Tran" w:date="2012-12-12T13:59:00Z">
        <w:r w:rsidRPr="0049233F" w:rsidDel="000064E1">
          <w:rPr>
            <w:i/>
            <w:szCs w:val="26"/>
            <w:lang w:val="pt-BR"/>
            <w:rPrChange w:id="4266"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267" w:author="The Si Tran" w:date="2012-12-05T23:02:00Z">
            <w:rPr>
              <w:sz w:val="28"/>
              <w:szCs w:val="28"/>
              <w:lang w:val="pt-BR"/>
            </w:rPr>
          </w:rPrChange>
        </w:rPr>
      </w:pPr>
      <w:r w:rsidRPr="0049233F">
        <w:rPr>
          <w:szCs w:val="26"/>
          <w:lang w:val="pt-BR"/>
          <w:rPrChange w:id="4268" w:author="The Si Tran" w:date="2012-12-05T23:02:00Z">
            <w:rPr>
              <w:sz w:val="28"/>
              <w:szCs w:val="28"/>
              <w:lang w:val="pt-BR"/>
            </w:rPr>
          </w:rPrChange>
        </w:rPr>
        <w:t xml:space="preserve">Hình </w:t>
      </w:r>
      <w:ins w:id="4269" w:author="The Si Tran" w:date="2012-12-12T00:13:00Z">
        <w:r w:rsidR="00361F58">
          <w:rPr>
            <w:szCs w:val="26"/>
            <w:lang w:val="pt-BR"/>
          </w:rPr>
          <w:t>3.2</w:t>
        </w:r>
      </w:ins>
      <w:del w:id="4270" w:author="The Si Tran" w:date="2012-12-12T00:13:00Z">
        <w:r w:rsidRPr="0049233F" w:rsidDel="00361F58">
          <w:rPr>
            <w:szCs w:val="26"/>
            <w:lang w:val="pt-BR"/>
            <w:rPrChange w:id="4271" w:author="The Si Tran" w:date="2012-12-05T23:02:00Z">
              <w:rPr>
                <w:sz w:val="28"/>
                <w:szCs w:val="28"/>
                <w:lang w:val="pt-BR"/>
              </w:rPr>
            </w:rPrChange>
          </w:rPr>
          <w:delText>8</w:delText>
        </w:r>
      </w:del>
      <w:r w:rsidRPr="0049233F">
        <w:rPr>
          <w:szCs w:val="26"/>
          <w:lang w:val="pt-BR"/>
          <w:rPrChange w:id="4272"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273"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274" w:author="The Si Tran" w:date="2012-12-05T23:02:00Z">
            <w:rPr>
              <w:sz w:val="28"/>
              <w:szCs w:val="28"/>
              <w:lang w:val="pt-BR"/>
            </w:rPr>
          </w:rPrChange>
        </w:rPr>
        <w:t xml:space="preserve">. Ở đây ta thấy rằng hàm tự tương quan của mô hình AR(2) </w:t>
      </w:r>
      <w:r w:rsidRPr="0049233F">
        <w:rPr>
          <w:szCs w:val="26"/>
          <w:lang w:val="pt-BR"/>
          <w:rPrChange w:id="4275"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276" w:author="The Si Tran" w:date="2012-12-05T23:02:00Z">
            <w:rPr>
              <w:sz w:val="28"/>
              <w:szCs w:val="28"/>
              <w:lang w:val="pt-BR"/>
            </w:rPr>
          </w:rPrChange>
        </w:rPr>
        <w:t>.</w:t>
      </w:r>
    </w:p>
    <w:p w14:paraId="7B62F784" w14:textId="110717AC" w:rsidR="006A21F7" w:rsidRPr="0049233F" w:rsidRDefault="006A21F7">
      <w:pPr>
        <w:pStyle w:val="Canhgiua"/>
        <w:rPr>
          <w:lang w:val="pt-BR"/>
          <w:rPrChange w:id="4277" w:author="The Si Tran" w:date="2012-12-05T23:02:00Z">
            <w:rPr>
              <w:sz w:val="28"/>
              <w:szCs w:val="28"/>
              <w:lang w:val="pt-BR"/>
            </w:rPr>
          </w:rPrChange>
        </w:rPr>
        <w:pPrChange w:id="4278" w:author="The Si Tran" w:date="2012-12-16T17:07:00Z">
          <w:pPr>
            <w:ind w:firstLine="540"/>
          </w:pPr>
        </w:pPrChange>
      </w:pPr>
      <w:del w:id="4279" w:author="The Si Tran" w:date="2012-12-14T05:14:00Z">
        <w:r w:rsidRPr="0049233F" w:rsidDel="00802E77">
          <w:rPr>
            <w:noProof/>
            <w:rPrChange w:id="4280" w:author="Unknown">
              <w:rPr>
                <w:noProof/>
                <w:sz w:val="28"/>
                <w:szCs w:val="28"/>
              </w:rPr>
            </w:rPrChange>
          </w:rPr>
          <w:drawing>
            <wp:inline distT="0" distB="0" distL="0" distR="0" wp14:anchorId="3B32A802" wp14:editId="67AFD9D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81" w:author="The Si Tran" w:date="2012-12-14T05:14:00Z">
        <w:r w:rsidR="00802E77" w:rsidRPr="008A1996">
          <w:rPr>
            <w:noProof/>
          </w:rPr>
          <w:drawing>
            <wp:inline distT="0" distB="0" distL="0" distR="0" wp14:anchorId="61C44964" wp14:editId="6045B31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82" w:author="The Si Tran" w:date="2012-12-16T17:07:00Z">
            <w:rPr>
              <w:sz w:val="28"/>
              <w:szCs w:val="28"/>
              <w:lang w:val="pt-BR"/>
            </w:rPr>
          </w:rPrChange>
        </w:rPr>
        <w:pPrChange w:id="4283" w:author="The Si Tran" w:date="2012-12-16T17:07:00Z">
          <w:pPr>
            <w:pStyle w:val="Caption"/>
            <w:ind w:left="2160"/>
          </w:pPr>
        </w:pPrChange>
      </w:pPr>
      <w:bookmarkStart w:id="4284" w:name="_Toc343711389"/>
      <w:bookmarkStart w:id="4285" w:name="_Toc312142082"/>
      <w:bookmarkStart w:id="4286" w:name="_Toc343029957"/>
      <w:r w:rsidRPr="00AD5E7D">
        <w:rPr>
          <w:rPrChange w:id="4287" w:author="The Si Tran" w:date="2012-12-16T17:07:00Z">
            <w:rPr>
              <w:b w:val="0"/>
              <w:sz w:val="28"/>
              <w:szCs w:val="28"/>
              <w:lang w:val="pt-BR"/>
            </w:rPr>
          </w:rPrChange>
        </w:rPr>
        <w:t xml:space="preserve">Hình </w:t>
      </w:r>
      <w:del w:id="4288" w:author="The Si Tran" w:date="2012-12-11T23:24:00Z">
        <w:r w:rsidRPr="00AD5E7D" w:rsidDel="000D0624">
          <w:rPr>
            <w:rPrChange w:id="4289" w:author="The Si Tran" w:date="2012-12-16T17:07:00Z">
              <w:rPr>
                <w:b w:val="0"/>
                <w:sz w:val="28"/>
                <w:szCs w:val="28"/>
              </w:rPr>
            </w:rPrChange>
          </w:rPr>
          <w:fldChar w:fldCharType="begin"/>
        </w:r>
        <w:r w:rsidRPr="00AD5E7D" w:rsidDel="000D0624">
          <w:rPr>
            <w:rPrChange w:id="4290" w:author="The Si Tran" w:date="2012-12-16T17:07:00Z">
              <w:rPr>
                <w:b w:val="0"/>
                <w:sz w:val="28"/>
                <w:szCs w:val="28"/>
                <w:lang w:val="pt-BR"/>
              </w:rPr>
            </w:rPrChange>
          </w:rPr>
          <w:delInstrText xml:space="preserve"> SEQ Hình \* ARABIC </w:delInstrText>
        </w:r>
        <w:r w:rsidRPr="00AD5E7D" w:rsidDel="000D0624">
          <w:rPr>
            <w:rPrChange w:id="4291" w:author="The Si Tran" w:date="2012-12-16T17:07:00Z">
              <w:rPr>
                <w:b w:val="0"/>
                <w:sz w:val="28"/>
                <w:szCs w:val="28"/>
              </w:rPr>
            </w:rPrChange>
          </w:rPr>
          <w:fldChar w:fldCharType="separate"/>
        </w:r>
        <w:r w:rsidRPr="00AD5E7D" w:rsidDel="000D0624">
          <w:rPr>
            <w:rPrChange w:id="4292" w:author="The Si Tran" w:date="2012-12-16T17:07:00Z">
              <w:rPr>
                <w:b w:val="0"/>
                <w:noProof/>
                <w:sz w:val="28"/>
                <w:szCs w:val="28"/>
                <w:lang w:val="pt-BR"/>
              </w:rPr>
            </w:rPrChange>
          </w:rPr>
          <w:delText>8</w:delText>
        </w:r>
        <w:r w:rsidRPr="00AD5E7D" w:rsidDel="000D0624">
          <w:rPr>
            <w:rPrChange w:id="4293" w:author="The Si Tran" w:date="2012-12-16T17:07:00Z">
              <w:rPr>
                <w:b w:val="0"/>
                <w:sz w:val="28"/>
                <w:szCs w:val="28"/>
              </w:rPr>
            </w:rPrChange>
          </w:rPr>
          <w:fldChar w:fldCharType="end"/>
        </w:r>
        <w:r w:rsidRPr="00AD5E7D" w:rsidDel="000D0624">
          <w:rPr>
            <w:rPrChange w:id="4294" w:author="The Si Tran" w:date="2012-12-16T17:07:00Z">
              <w:rPr>
                <w:b w:val="0"/>
                <w:sz w:val="28"/>
                <w:szCs w:val="28"/>
                <w:lang w:val="pt-BR"/>
              </w:rPr>
            </w:rPrChange>
          </w:rPr>
          <w:delText xml:space="preserve"> </w:delText>
        </w:r>
      </w:del>
      <w:ins w:id="4295" w:author="The Si Tran" w:date="2012-12-11T23:24:00Z">
        <w:r w:rsidR="000D0624" w:rsidRPr="00032D83">
          <w:t>3.2</w:t>
        </w:r>
      </w:ins>
      <w:ins w:id="4296" w:author="The Si Tran" w:date="2012-12-15T08:13:00Z">
        <w:r w:rsidR="00307510" w:rsidRPr="006D6C8D">
          <w:t xml:space="preserve">: </w:t>
        </w:r>
      </w:ins>
      <w:ins w:id="4297" w:author="The Si Tran" w:date="2012-12-11T23:24:00Z">
        <w:r w:rsidR="000D0624" w:rsidRPr="00AD5E7D">
          <w:rPr>
            <w:rPrChange w:id="4298" w:author="The Si Tran" w:date="2012-12-16T17:07:00Z">
              <w:rPr>
                <w:b w:val="0"/>
                <w:sz w:val="28"/>
                <w:szCs w:val="28"/>
                <w:lang w:val="pt-BR"/>
              </w:rPr>
            </w:rPrChange>
          </w:rPr>
          <w:t xml:space="preserve"> </w:t>
        </w:r>
      </w:ins>
      <w:r w:rsidRPr="00AD5E7D">
        <w:rPr>
          <w:rPrChange w:id="4299" w:author="The Si Tran" w:date="2012-12-16T17:07:00Z">
            <w:rPr>
              <w:b w:val="0"/>
              <w:sz w:val="28"/>
              <w:szCs w:val="28"/>
              <w:lang w:val="pt-BR"/>
            </w:rPr>
          </w:rPrChange>
        </w:rPr>
        <w:t>ACF và PACF của mô hình</w:t>
      </w:r>
      <w:ins w:id="4300"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01" w:author="The Si Tran" w:date="2012-12-16T20:22:00Z">
                <w:rPr>
                  <w:rFonts w:ascii="Cambria Math" w:hAnsi="Cambria Math"/>
                  <w:i/>
                </w:rPr>
              </w:ins>
            </m:ctrlPr>
          </m:sSubPr>
          <m:e>
            <w:ins w:id="4302" w:author="The Si Tran" w:date="2012-12-16T20:22:00Z">
              <m:r>
                <w:rPr>
                  <w:rFonts w:ascii="Cambria Math" w:hAnsi="Cambria Math"/>
                </w:rPr>
                <m:t>y</m:t>
              </m:r>
            </w:ins>
          </m:e>
          <m:sub>
            <w:ins w:id="4303" w:author="The Si Tran" w:date="2012-12-16T20:22:00Z">
              <m:r>
                <w:rPr>
                  <w:rFonts w:ascii="Cambria Math" w:hAnsi="Cambria Math"/>
                </w:rPr>
                <m:t>t-1</m:t>
              </m:r>
            </w:ins>
          </m:sub>
        </m:sSub>
        <w:ins w:id="4304" w:author="The Si Tran" w:date="2012-12-16T20:22:00Z">
          <m:r>
            <w:rPr>
              <w:rFonts w:ascii="Cambria Math" w:hAnsi="Cambria Math"/>
            </w:rPr>
            <m:t>+0.5</m:t>
          </m:r>
        </w:ins>
        <m:sSub>
          <m:sSubPr>
            <m:ctrlPr>
              <w:ins w:id="4305" w:author="The Si Tran" w:date="2012-12-16T20:22:00Z">
                <w:rPr>
                  <w:rFonts w:ascii="Cambria Math" w:hAnsi="Cambria Math"/>
                  <w:i/>
                </w:rPr>
              </w:ins>
            </m:ctrlPr>
          </m:sSubPr>
          <m:e>
            <w:ins w:id="4306" w:author="The Si Tran" w:date="2012-12-16T20:22:00Z">
              <m:r>
                <w:rPr>
                  <w:rFonts w:ascii="Cambria Math" w:hAnsi="Cambria Math"/>
                </w:rPr>
                <m:t>y</m:t>
              </m:r>
            </w:ins>
          </m:e>
          <m:sub>
            <w:ins w:id="4307" w:author="The Si Tran" w:date="2012-12-16T20:22:00Z">
              <m:r>
                <w:rPr>
                  <w:rFonts w:ascii="Cambria Math" w:hAnsi="Cambria Math"/>
                </w:rPr>
                <m:t>t-2</m:t>
              </m:r>
            </w:ins>
          </m:sub>
        </m:sSub>
        <w:ins w:id="4308" w:author="The Si Tran" w:date="2012-12-16T20:22:00Z">
          <m:r>
            <w:rPr>
              <w:rFonts w:ascii="Cambria Math" w:hAnsi="Cambria Math"/>
            </w:rPr>
            <m:t>+</m:t>
          </m:r>
        </w:ins>
        <m:sSub>
          <m:sSubPr>
            <m:ctrlPr>
              <w:ins w:id="4309" w:author="The Si Tran" w:date="2012-12-16T20:22:00Z">
                <w:rPr>
                  <w:rFonts w:ascii="Cambria Math" w:hAnsi="Cambria Math"/>
                  <w:i/>
                </w:rPr>
              </w:ins>
            </m:ctrlPr>
          </m:sSubPr>
          <m:e>
            <w:ins w:id="4310" w:author="The Si Tran" w:date="2012-12-16T20:22:00Z">
              <m:r>
                <w:rPr>
                  <w:rFonts w:ascii="Cambria Math" w:hAnsi="Cambria Math"/>
                </w:rPr>
                <m:t>ε</m:t>
              </m:r>
            </w:ins>
          </m:e>
          <m:sub>
            <w:ins w:id="4311" w:author="The Si Tran" w:date="2012-12-16T20:22:00Z">
              <m:r>
                <w:rPr>
                  <w:rFonts w:ascii="Cambria Math" w:hAnsi="Cambria Math"/>
                </w:rPr>
                <m:t>t</m:t>
              </m:r>
            </w:ins>
          </m:sub>
        </m:sSub>
      </m:oMath>
      <w:bookmarkEnd w:id="4284"/>
      <w:del w:id="4312" w:author="The Si Tran" w:date="2012-12-11T23:24:00Z">
        <w:r w:rsidRPr="00AD5E7D" w:rsidDel="000D0624">
          <w:rPr>
            <w:rPrChange w:id="4313" w:author="The Si Tran" w:date="2012-12-16T17:07:00Z">
              <w:rPr>
                <w:b w:val="0"/>
                <w:sz w:val="28"/>
                <w:szCs w:val="28"/>
                <w:lang w:val="pt-BR"/>
              </w:rPr>
            </w:rPrChange>
          </w:rPr>
          <w:delText xml:space="preserve">               </w:delText>
        </w:r>
      </w:del>
      <w:bookmarkEnd w:id="4285"/>
      <w:bookmarkEnd w:id="4286"/>
      <w:del w:id="4314" w:author="The Si Tran" w:date="2012-12-16T20:22:00Z">
        <w:r w:rsidR="008A1996">
          <w:pict w14:anchorId="1AEB2765">
            <v:shape id="_x0000_i1086" type="#_x0000_t75" style="width:156.75pt;height:21.75pt">
              <v:imagedata r:id="rId138" o:title=""/>
            </v:shape>
          </w:pict>
        </w:r>
      </w:del>
    </w:p>
    <w:p w14:paraId="0CEE5063" w14:textId="41373C7E" w:rsidR="006A21F7" w:rsidRPr="0049233F" w:rsidRDefault="006A21F7" w:rsidP="006A21F7">
      <w:pPr>
        <w:pStyle w:val="Heading2"/>
        <w:rPr>
          <w:sz w:val="26"/>
          <w:szCs w:val="26"/>
          <w:lang w:val="pt-BR"/>
          <w:rPrChange w:id="4315" w:author="The Si Tran" w:date="2012-12-05T23:02:00Z">
            <w:rPr>
              <w:lang w:val="pt-BR"/>
            </w:rPr>
          </w:rPrChange>
        </w:rPr>
      </w:pPr>
      <w:bookmarkStart w:id="4316" w:name="_Toc312142552"/>
      <w:bookmarkStart w:id="4317" w:name="_Toc343711158"/>
      <w:r w:rsidRPr="0049233F">
        <w:rPr>
          <w:sz w:val="26"/>
          <w:szCs w:val="26"/>
          <w:lang w:val="pt-BR"/>
          <w:rPrChange w:id="4318"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319" w:author="The Si Tran" w:date="2012-12-05T23:02:00Z">
            <w:rPr>
              <w:rFonts w:cs="Times New Roman"/>
              <w:iCs w:val="0"/>
              <w:sz w:val="20"/>
              <w:szCs w:val="20"/>
              <w:lang w:val="pt-BR"/>
            </w:rPr>
          </w:rPrChange>
        </w:rPr>
        <w:t>p</w:t>
      </w:r>
      <w:r w:rsidRPr="0049233F">
        <w:rPr>
          <w:sz w:val="26"/>
          <w:szCs w:val="26"/>
          <w:lang w:val="pt-BR"/>
          <w:rPrChange w:id="4320" w:author="The Si Tran" w:date="2012-12-05T23:02:00Z">
            <w:rPr>
              <w:rFonts w:cs="Times New Roman"/>
              <w:iCs w:val="0"/>
              <w:sz w:val="20"/>
              <w:szCs w:val="20"/>
              <w:lang w:val="pt-BR"/>
            </w:rPr>
          </w:rPrChange>
        </w:rPr>
        <w:t>,</w:t>
      </w:r>
      <w:r w:rsidRPr="00423CB2">
        <w:rPr>
          <w:i/>
          <w:sz w:val="26"/>
          <w:szCs w:val="26"/>
          <w:lang w:val="pt-BR"/>
          <w:rPrChange w:id="4321" w:author="The Si Tran" w:date="2012-12-05T23:02:00Z">
            <w:rPr>
              <w:rFonts w:cs="Times New Roman"/>
              <w:iCs w:val="0"/>
              <w:sz w:val="20"/>
              <w:szCs w:val="20"/>
              <w:lang w:val="pt-BR"/>
            </w:rPr>
          </w:rPrChange>
        </w:rPr>
        <w:t>q</w:t>
      </w:r>
      <w:r w:rsidRPr="0049233F">
        <w:rPr>
          <w:sz w:val="26"/>
          <w:szCs w:val="26"/>
          <w:lang w:val="pt-BR"/>
          <w:rPrChange w:id="4322" w:author="The Si Tran" w:date="2012-12-05T23:02:00Z">
            <w:rPr>
              <w:rFonts w:cs="Times New Roman"/>
              <w:iCs w:val="0"/>
              <w:sz w:val="20"/>
              <w:szCs w:val="20"/>
              <w:lang w:val="pt-BR"/>
            </w:rPr>
          </w:rPrChange>
        </w:rPr>
        <w:t>)</w:t>
      </w:r>
      <w:bookmarkEnd w:id="4316"/>
      <w:bookmarkEnd w:id="4317"/>
    </w:p>
    <w:p w14:paraId="2D8EB10B" w14:textId="1F65A94E" w:rsidR="00E000DF" w:rsidRPr="00A50679" w:rsidRDefault="005B71D4">
      <w:pPr>
        <w:rPr>
          <w:ins w:id="4323" w:author="The Si Tran" w:date="2012-12-12T00:14:00Z"/>
        </w:rPr>
        <w:pPrChange w:id="4324" w:author="The Si Tran" w:date="2012-12-15T08:15:00Z">
          <w:pPr>
            <w:spacing w:before="100" w:beforeAutospacing="1" w:after="100" w:afterAutospacing="1"/>
          </w:pPr>
        </w:pPrChange>
      </w:pPr>
      <w:ins w:id="4325" w:author="The Si Tran" w:date="2012-12-15T08:14:00Z">
        <w:r>
          <w:rPr>
            <w:noProof/>
            <w:rPrChange w:id="4326" w:author="Unknown">
              <w:rPr>
                <w:b/>
                <w:bCs/>
                <w:noProof/>
                <w:sz w:val="20"/>
                <w:szCs w:val="20"/>
              </w:rPr>
            </w:rPrChange>
          </w:rPr>
          <mc:AlternateContent>
            <mc:Choice Requires="wps">
              <w:drawing>
                <wp:anchor distT="0" distB="0" distL="114300" distR="114300" simplePos="0" relativeHeight="251697152" behindDoc="0" locked="0" layoutInCell="1" allowOverlap="1" wp14:anchorId="70A59FC5" wp14:editId="6CF5A32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8A1996" w:rsidRDefault="008A1996">
                              <w:pPr>
                                <w:pStyle w:val="EquationIndex"/>
                                <w:pPrChange w:id="4327" w:author="The Si Tran" w:date="2012-12-15T08:12:00Z">
                                  <w:pPr/>
                                </w:pPrChange>
                              </w:pPr>
                              <w:r>
                                <w:t>(3.</w:t>
                              </w:r>
                              <w:ins w:id="4328" w:author="The Si Tran" w:date="2012-12-14T04:55:00Z">
                                <w:r>
                                  <w:t>8</w:t>
                                </w:r>
                              </w:ins>
                              <w:del w:id="432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59FC5" id="Text Box 173" o:spid="_x0000_s1037" type="#_x0000_t202" style="position:absolute;left:0;text-align:left;margin-left:412.7pt;margin-top:188.9pt;width:4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CB32EE" w:rsidRDefault="00CB32EE">
                        <w:pPr>
                          <w:pStyle w:val="EquationIndex"/>
                          <w:pPrChange w:id="4430" w:author="The Si Tran" w:date="2012-12-15T08:12:00Z">
                            <w:pPr/>
                          </w:pPrChange>
                        </w:pPr>
                        <w:r>
                          <w:t>(3.</w:t>
                        </w:r>
                        <w:ins w:id="4431" w:author="The Si Tran" w:date="2012-12-14T04:55:00Z">
                          <w:r>
                            <w:t>8</w:t>
                          </w:r>
                        </w:ins>
                        <w:del w:id="4432" w:author="The Si Tran" w:date="2012-12-14T04:55:00Z">
                          <w:r w:rsidDel="004505B3">
                            <w:delText>2.1</w:delText>
                          </w:r>
                        </w:del>
                        <w:r>
                          <w:t>)</w:t>
                        </w:r>
                      </w:p>
                    </w:txbxContent>
                  </v:textbox>
                </v:shape>
              </w:pict>
            </mc:Fallback>
          </mc:AlternateContent>
        </w:r>
      </w:ins>
      <w:ins w:id="4330"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331" w:author="The Si Tran" w:date="2012-12-15T08:14:00Z">
        <w:r w:rsidRPr="005B71D4">
          <w:rPr>
            <w:noProof/>
          </w:rPr>
          <w:t xml:space="preserve"> </w:t>
        </w:r>
      </w:ins>
    </w:p>
    <w:p w14:paraId="562ACCFC" w14:textId="77C93F8B" w:rsidR="00E000DF" w:rsidRDefault="008A1996">
      <w:pPr>
        <w:pStyle w:val="Canhgiua"/>
        <w:rPr>
          <w:ins w:id="4332" w:author="The Si Tran" w:date="2012-12-12T00:14:00Z"/>
        </w:rPr>
        <w:pPrChange w:id="4333"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334" w:author="The Si Tran" w:date="2012-12-12T00:14:00Z"/>
          <w:lang w:val="pt-BR"/>
        </w:rPr>
        <w:pPrChange w:id="4335" w:author="The Si Tran" w:date="2012-12-16T10:34:00Z">
          <w:pPr>
            <w:ind w:firstLine="540"/>
          </w:pPr>
        </w:pPrChange>
      </w:pPr>
      <w:ins w:id="4336"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337" w:author="The Si Tran" w:date="2012-12-12T00:14:00Z"/>
          <w:lang w:val="pt-BR"/>
          <w:rPrChange w:id="4338" w:author="The Si Tran" w:date="2012-12-12T00:14:00Z">
            <w:rPr>
              <w:del w:id="4339" w:author="The Si Tran" w:date="2012-12-12T00:14:00Z"/>
              <w:color w:val="FF0000"/>
              <w:sz w:val="32"/>
              <w:lang w:val="pt-BR"/>
            </w:rPr>
          </w:rPrChange>
        </w:rPr>
        <w:pPrChange w:id="4340" w:author="The Si Tran" w:date="2012-12-15T08:15:00Z">
          <w:pPr>
            <w:ind w:left="540"/>
          </w:pPr>
        </w:pPrChange>
      </w:pPr>
      <w:ins w:id="4341"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342" w:author="The Si Tran" w:date="2012-12-12T00:14:00Z">
        <w:r w:rsidR="00637F2A" w:rsidRPr="0049233F" w:rsidDel="00E000DF">
          <w:rPr>
            <w:color w:val="FF0000"/>
            <w:lang w:val="pt-BR"/>
            <w:rPrChange w:id="4343"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344" w:author="The Si Tran" w:date="2012-12-06T01:42:00Z"/>
          <w:lang w:val="pt-BR"/>
          <w:rPrChange w:id="4345" w:author="The Si Tran" w:date="2012-12-06T01:39:00Z">
            <w:rPr>
              <w:del w:id="4346" w:author="The Si Tran" w:date="2012-12-06T01:42:00Z"/>
              <w:sz w:val="28"/>
              <w:szCs w:val="28"/>
              <w:lang w:val="pt-BR"/>
            </w:rPr>
          </w:rPrChange>
        </w:rPr>
        <w:pPrChange w:id="4347" w:author="The Si Tran" w:date="2012-12-15T08:15:00Z">
          <w:pPr>
            <w:ind w:firstLine="540"/>
          </w:pPr>
        </w:pPrChange>
      </w:pPr>
      <w:del w:id="4348" w:author="The Si Tran" w:date="2012-12-12T00:14:00Z">
        <w:r w:rsidRPr="0049233F" w:rsidDel="00E000DF">
          <w:rPr>
            <w:lang w:val="pt-BR"/>
            <w:rPrChange w:id="4349"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350" w:author="The Si Tran" w:date="2012-12-12T00:14:00Z"/>
          <w:b/>
          <w:lang w:val="pt-BR"/>
          <w:rPrChange w:id="4351" w:author="The Si Tran" w:date="2012-12-05T23:02:00Z">
            <w:rPr>
              <w:del w:id="4352" w:author="The Si Tran" w:date="2012-12-12T00:14:00Z"/>
              <w:b/>
              <w:sz w:val="28"/>
              <w:szCs w:val="28"/>
              <w:lang w:val="pt-BR"/>
            </w:rPr>
          </w:rPrChange>
        </w:rPr>
        <w:pPrChange w:id="4353" w:author="The Si Tran" w:date="2012-12-15T08:15:00Z">
          <w:pPr>
            <w:ind w:firstLine="540"/>
          </w:pPr>
        </w:pPrChange>
      </w:pPr>
      <w:del w:id="4354" w:author="The Si Tran" w:date="2012-12-06T01:42:00Z">
        <w:r w:rsidRPr="00AF1345" w:rsidDel="00267538">
          <w:rPr>
            <w:position w:val="-28"/>
            <w:lang w:val="pt-BR"/>
          </w:rPr>
          <w:object w:dxaOrig="3019" w:dyaOrig="680" w14:anchorId="4A5307FC">
            <v:shape id="_x0000_i1087" type="#_x0000_t75" style="width:229.5pt;height:50.25pt" o:ole="">
              <v:imagedata r:id="rId142" o:title=""/>
            </v:shape>
            <o:OLEObject Type="Embed" ProgID="Equation.DSMT4" ShapeID="_x0000_i1087" DrawAspect="Content" ObjectID="_1417549052" r:id="rId143"/>
          </w:object>
        </w:r>
        <w:r w:rsidRPr="0049233F" w:rsidDel="00267538">
          <w:rPr>
            <w:b/>
            <w:lang w:val="pt-BR"/>
            <w:rPrChange w:id="4355"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356" w:author="The Si Tran" w:date="2012-12-12T00:14:00Z"/>
          <w:lang w:val="pt-BR"/>
          <w:rPrChange w:id="4357" w:author="The Si Tran" w:date="2012-12-06T01:43:00Z">
            <w:rPr>
              <w:del w:id="4358" w:author="The Si Tran" w:date="2012-12-12T00:14:00Z"/>
              <w:sz w:val="28"/>
              <w:szCs w:val="28"/>
              <w:lang w:val="pt-BR"/>
            </w:rPr>
          </w:rPrChange>
        </w:rPr>
        <w:pPrChange w:id="4359" w:author="The Si Tran" w:date="2012-12-15T08:15:00Z">
          <w:pPr>
            <w:ind w:firstLine="540"/>
          </w:pPr>
        </w:pPrChange>
      </w:pPr>
      <w:del w:id="4360" w:author="The Si Tran" w:date="2012-12-12T00:14:00Z">
        <w:r w:rsidRPr="0049233F" w:rsidDel="00E000DF">
          <w:rPr>
            <w:lang w:val="pt-BR"/>
            <w:rPrChange w:id="4361"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362" w:author="The Si Tran" w:date="2012-12-06T01:43:00Z"/>
          <w:lang w:val="pt-BR"/>
          <w:rPrChange w:id="4363" w:author="The Si Tran" w:date="2012-12-05T23:02:00Z">
            <w:rPr>
              <w:del w:id="4364" w:author="The Si Tran" w:date="2012-12-06T01:43:00Z"/>
              <w:sz w:val="28"/>
              <w:szCs w:val="28"/>
              <w:lang w:val="pt-BR"/>
            </w:rPr>
          </w:rPrChange>
        </w:rPr>
        <w:pPrChange w:id="4365" w:author="The Si Tran" w:date="2012-12-15T08:15:00Z">
          <w:pPr>
            <w:ind w:firstLine="540"/>
          </w:pPr>
        </w:pPrChange>
      </w:pPr>
      <w:del w:id="4366" w:author="The Si Tran" w:date="2012-12-06T01:43:00Z">
        <w:r w:rsidRPr="00AF1345" w:rsidDel="00720763">
          <w:rPr>
            <w:position w:val="-12"/>
            <w:lang w:val="pt-BR"/>
          </w:rPr>
          <w:object w:dxaOrig="2060" w:dyaOrig="360" w14:anchorId="6E663486">
            <v:shape id="_x0000_i1088" type="#_x0000_t75" style="width:2in;height:21.75pt" o:ole="">
              <v:imagedata r:id="rId144" o:title=""/>
            </v:shape>
            <o:OLEObject Type="Embed" ProgID="Equation.DSMT4" ShapeID="_x0000_i1088" DrawAspect="Content" ObjectID="_1417549053" r:id="rId145"/>
          </w:object>
        </w:r>
      </w:del>
    </w:p>
    <w:p w14:paraId="6E60FF36" w14:textId="77777777" w:rsidR="006A21F7" w:rsidRPr="0049233F" w:rsidDel="00E000DF" w:rsidRDefault="006A21F7">
      <w:pPr>
        <w:rPr>
          <w:del w:id="4367" w:author="The Si Tran" w:date="2012-12-12T00:14:00Z"/>
          <w:lang w:val="pt-BR"/>
          <w:rPrChange w:id="4368" w:author="The Si Tran" w:date="2012-12-05T23:02:00Z">
            <w:rPr>
              <w:del w:id="4369" w:author="The Si Tran" w:date="2012-12-12T00:14:00Z"/>
              <w:sz w:val="28"/>
              <w:szCs w:val="28"/>
              <w:lang w:val="pt-BR"/>
            </w:rPr>
          </w:rPrChange>
        </w:rPr>
        <w:pPrChange w:id="4370" w:author="The Si Tran" w:date="2012-12-15T08:15:00Z">
          <w:pPr>
            <w:ind w:firstLine="540"/>
          </w:pPr>
        </w:pPrChange>
      </w:pPr>
      <w:del w:id="4371" w:author="The Si Tran" w:date="2012-12-12T00:14:00Z">
        <w:r w:rsidRPr="0049233F" w:rsidDel="00E000DF">
          <w:rPr>
            <w:lang w:val="pt-BR"/>
            <w:rPrChange w:id="437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73" w:author="The Si Tran" w:date="2012-12-12T00:14:00Z"/>
          <w:lang w:val="pt-BR"/>
          <w:rPrChange w:id="4374" w:author="The Si Tran" w:date="2012-12-05T23:02:00Z">
            <w:rPr>
              <w:del w:id="4375" w:author="The Si Tran" w:date="2012-12-12T00:14:00Z"/>
              <w:sz w:val="28"/>
              <w:szCs w:val="28"/>
              <w:lang w:val="pt-BR"/>
            </w:rPr>
          </w:rPrChange>
        </w:rPr>
        <w:pPrChange w:id="4376" w:author="The Si Tran" w:date="2012-12-15T08:15:00Z">
          <w:pPr>
            <w:ind w:firstLine="540"/>
          </w:pPr>
        </w:pPrChange>
      </w:pPr>
      <w:del w:id="4377" w:author="The Si Tran" w:date="2012-12-12T00:14:00Z">
        <w:r w:rsidRPr="0049233F" w:rsidDel="00E000DF">
          <w:rPr>
            <w:lang w:val="pt-BR"/>
            <w:rPrChange w:id="437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79" w:author="The Si Tran" w:date="2012-12-06T20:20:00Z"/>
          <w:lang w:val="pt-BR"/>
          <w:rPrChange w:id="4380" w:author="The Si Tran" w:date="2012-12-06T20:20:00Z">
            <w:rPr>
              <w:del w:id="4381" w:author="The Si Tran" w:date="2012-12-06T20:20:00Z"/>
              <w:sz w:val="28"/>
              <w:szCs w:val="28"/>
              <w:lang w:val="pt-BR"/>
            </w:rPr>
          </w:rPrChange>
        </w:rPr>
        <w:pPrChange w:id="4382" w:author="The Si Tran" w:date="2012-12-15T08:15:00Z">
          <w:pPr>
            <w:ind w:firstLine="540"/>
          </w:pPr>
        </w:pPrChange>
      </w:pPr>
      <w:del w:id="4383" w:author="The Si Tran" w:date="2012-12-14T05:17:00Z">
        <w:r w:rsidRPr="0049233F" w:rsidDel="0056499D">
          <w:rPr>
            <w:lang w:val="pt-BR"/>
            <w:rPrChange w:id="4384"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385" w:author="The Si Tran" w:date="2012-12-06T20:20:00Z"/>
          <w:lang w:val="pt-BR"/>
          <w:rPrChange w:id="4386" w:author="The Si Tran" w:date="2012-12-05T23:02:00Z">
            <w:rPr>
              <w:del w:id="4387" w:author="The Si Tran" w:date="2012-12-06T20:20:00Z"/>
              <w:sz w:val="28"/>
              <w:szCs w:val="28"/>
              <w:lang w:val="pt-BR"/>
            </w:rPr>
          </w:rPrChange>
        </w:rPr>
        <w:pPrChange w:id="4388" w:author="The Si Tran" w:date="2012-12-15T08:15:00Z">
          <w:pPr>
            <w:ind w:firstLine="540"/>
          </w:pPr>
        </w:pPrChange>
      </w:pPr>
      <w:del w:id="4389" w:author="The Si Tran" w:date="2012-12-06T20:20:00Z">
        <w:r w:rsidRPr="00AF1345" w:rsidDel="00AB2E63">
          <w:rPr>
            <w:position w:val="-12"/>
            <w:lang w:val="pt-BR"/>
          </w:rPr>
          <w:object w:dxaOrig="2780" w:dyaOrig="360" w14:anchorId="61F9DAAF">
            <v:shape id="_x0000_i1089" type="#_x0000_t75" style="width:171.75pt;height:21.75pt" o:ole="">
              <v:imagedata r:id="rId146" o:title=""/>
            </v:shape>
            <o:OLEObject Type="Embed" ProgID="Equation.DSMT4" ShapeID="_x0000_i1089" DrawAspect="Content" ObjectID="_1417549054" r:id="rId147"/>
          </w:object>
        </w:r>
      </w:del>
    </w:p>
    <w:p w14:paraId="60961C99" w14:textId="38E57295" w:rsidR="006A21F7" w:rsidRPr="0049233F" w:rsidDel="0056499D" w:rsidRDefault="006A21F7">
      <w:pPr>
        <w:rPr>
          <w:del w:id="4390" w:author="The Si Tran" w:date="2012-12-14T05:17:00Z"/>
          <w:lang w:val="pt-BR"/>
          <w:rPrChange w:id="4391" w:author="The Si Tran" w:date="2012-12-05T23:02:00Z">
            <w:rPr>
              <w:del w:id="4392" w:author="The Si Tran" w:date="2012-12-14T05:17:00Z"/>
              <w:sz w:val="28"/>
              <w:szCs w:val="28"/>
              <w:lang w:val="pt-BR"/>
            </w:rPr>
          </w:rPrChange>
        </w:rPr>
        <w:pPrChange w:id="4393" w:author="The Si Tran" w:date="2012-12-15T08:15:00Z">
          <w:pPr>
            <w:ind w:firstLine="540"/>
          </w:pPr>
        </w:pPrChange>
      </w:pPr>
    </w:p>
    <w:p w14:paraId="79D3F524" w14:textId="50762591" w:rsidR="006A21F7" w:rsidRPr="0049233F" w:rsidDel="0056499D" w:rsidRDefault="006A21F7">
      <w:pPr>
        <w:rPr>
          <w:del w:id="4394" w:author="The Si Tran" w:date="2012-12-14T05:17:00Z"/>
          <w:i/>
          <w:rPrChange w:id="4395" w:author="The Si Tran" w:date="2012-12-05T23:02:00Z">
            <w:rPr>
              <w:del w:id="4396" w:author="The Si Tran" w:date="2012-12-14T05:17:00Z"/>
              <w:i/>
              <w:sz w:val="28"/>
              <w:szCs w:val="28"/>
            </w:rPr>
          </w:rPrChange>
        </w:rPr>
        <w:pPrChange w:id="4397" w:author="The Si Tran" w:date="2012-12-15T08:15:00Z">
          <w:pPr>
            <w:ind w:firstLine="540"/>
          </w:pPr>
        </w:pPrChange>
      </w:pPr>
      <w:del w:id="4398" w:author="The Si Tran" w:date="2012-12-14T05:17:00Z">
        <w:r w:rsidRPr="0049233F" w:rsidDel="0056499D">
          <w:rPr>
            <w:i/>
            <w:rPrChange w:id="4399" w:author="The Si Tran" w:date="2012-12-05T23:02:00Z">
              <w:rPr>
                <w:i/>
                <w:sz w:val="28"/>
                <w:szCs w:val="28"/>
              </w:rPr>
            </w:rPrChange>
          </w:rPr>
          <w:delText>&gt; set.seed(1)</w:delText>
        </w:r>
      </w:del>
    </w:p>
    <w:p w14:paraId="537064EE" w14:textId="18049E6A" w:rsidR="006A21F7" w:rsidRPr="0049233F" w:rsidDel="0056499D" w:rsidRDefault="006A21F7">
      <w:pPr>
        <w:rPr>
          <w:del w:id="4400" w:author="The Si Tran" w:date="2012-12-14T05:17:00Z"/>
          <w:i/>
          <w:rPrChange w:id="4401" w:author="The Si Tran" w:date="2012-12-05T23:02:00Z">
            <w:rPr>
              <w:del w:id="4402" w:author="The Si Tran" w:date="2012-12-14T05:17:00Z"/>
              <w:i/>
              <w:sz w:val="28"/>
              <w:szCs w:val="28"/>
            </w:rPr>
          </w:rPrChange>
        </w:rPr>
        <w:pPrChange w:id="4403" w:author="The Si Tran" w:date="2012-12-15T08:15:00Z">
          <w:pPr>
            <w:ind w:firstLine="540"/>
          </w:pPr>
        </w:pPrChange>
      </w:pPr>
      <w:del w:id="4404" w:author="The Si Tran" w:date="2012-12-14T05:17:00Z">
        <w:r w:rsidRPr="0049233F" w:rsidDel="0056499D">
          <w:rPr>
            <w:i/>
            <w:rPrChange w:id="4405" w:author="The Si Tran" w:date="2012-12-05T23:02:00Z">
              <w:rPr>
                <w:i/>
                <w:sz w:val="28"/>
                <w:szCs w:val="28"/>
              </w:rPr>
            </w:rPrChange>
          </w:rPr>
          <w:delText>&gt; y &lt;- e &lt;- rnorm(1000)</w:delText>
        </w:r>
      </w:del>
    </w:p>
    <w:p w14:paraId="19DCEC3C" w14:textId="5B688827" w:rsidR="006A21F7" w:rsidRPr="0049233F" w:rsidDel="0056499D" w:rsidRDefault="006A21F7">
      <w:pPr>
        <w:rPr>
          <w:del w:id="4406" w:author="The Si Tran" w:date="2012-12-14T05:17:00Z"/>
          <w:i/>
          <w:lang w:val="fr-FR"/>
          <w:rPrChange w:id="4407" w:author="The Si Tran" w:date="2012-12-05T23:02:00Z">
            <w:rPr>
              <w:del w:id="4408" w:author="The Si Tran" w:date="2012-12-14T05:17:00Z"/>
              <w:i/>
              <w:sz w:val="28"/>
              <w:szCs w:val="28"/>
              <w:lang w:val="fr-FR"/>
            </w:rPr>
          </w:rPrChange>
        </w:rPr>
        <w:pPrChange w:id="4409" w:author="The Si Tran" w:date="2012-12-15T08:15:00Z">
          <w:pPr>
            <w:ind w:firstLine="540"/>
          </w:pPr>
        </w:pPrChange>
      </w:pPr>
      <w:del w:id="4410" w:author="The Si Tran" w:date="2012-12-14T05:17:00Z">
        <w:r w:rsidRPr="0049233F" w:rsidDel="0056499D">
          <w:rPr>
            <w:i/>
            <w:lang w:val="fr-FR"/>
            <w:rPrChange w:id="4411"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412" w:author="The Si Tran" w:date="2012-12-14T05:17:00Z"/>
          <w:i/>
          <w:lang w:val="fr-FR"/>
          <w:rPrChange w:id="4413" w:author="The Si Tran" w:date="2012-12-05T23:02:00Z">
            <w:rPr>
              <w:del w:id="4414" w:author="The Si Tran" w:date="2012-12-14T05:17:00Z"/>
              <w:i/>
              <w:sz w:val="28"/>
              <w:szCs w:val="28"/>
              <w:lang w:val="fr-FR"/>
            </w:rPr>
          </w:rPrChange>
        </w:rPr>
        <w:pPrChange w:id="4415" w:author="The Si Tran" w:date="2012-12-15T08:15:00Z">
          <w:pPr>
            <w:ind w:firstLine="540"/>
          </w:pPr>
        </w:pPrChange>
      </w:pPr>
      <w:del w:id="4416" w:author="The Si Tran" w:date="2012-12-14T05:17:00Z">
        <w:r w:rsidRPr="0049233F" w:rsidDel="0056499D">
          <w:rPr>
            <w:i/>
            <w:lang w:val="fr-FR"/>
            <w:rPrChange w:id="4417"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418" w:author="The Si Tran" w:date="2012-12-14T05:17:00Z"/>
          <w:i/>
          <w:lang w:val="pt-BR"/>
          <w:rPrChange w:id="4419" w:author="The Si Tran" w:date="2012-12-05T23:02:00Z">
            <w:rPr>
              <w:del w:id="4420" w:author="The Si Tran" w:date="2012-12-14T05:17:00Z"/>
              <w:i/>
              <w:sz w:val="28"/>
              <w:szCs w:val="28"/>
              <w:lang w:val="pt-BR"/>
            </w:rPr>
          </w:rPrChange>
        </w:rPr>
        <w:pPrChange w:id="4421" w:author="The Si Tran" w:date="2012-12-15T08:15:00Z">
          <w:pPr>
            <w:ind w:firstLine="540"/>
          </w:pPr>
        </w:pPrChange>
      </w:pPr>
      <w:del w:id="4422" w:author="The Si Tran" w:date="2012-12-14T05:17:00Z">
        <w:r w:rsidRPr="0049233F" w:rsidDel="0056499D">
          <w:rPr>
            <w:i/>
            <w:lang w:val="pt-BR"/>
            <w:rPrChange w:id="4423" w:author="The Si Tran" w:date="2012-12-05T23:02:00Z">
              <w:rPr>
                <w:i/>
                <w:sz w:val="28"/>
                <w:szCs w:val="28"/>
                <w:lang w:val="pt-BR"/>
              </w:rPr>
            </w:rPrChange>
          </w:rPr>
          <w:delText>+ }</w:delText>
        </w:r>
      </w:del>
    </w:p>
    <w:p w14:paraId="313BF30B" w14:textId="4E12318A" w:rsidR="006A21F7" w:rsidRPr="0049233F" w:rsidDel="0056499D" w:rsidRDefault="006A21F7">
      <w:pPr>
        <w:rPr>
          <w:del w:id="4424" w:author="The Si Tran" w:date="2012-12-14T05:17:00Z"/>
          <w:i/>
          <w:lang w:val="pt-BR"/>
          <w:rPrChange w:id="4425" w:author="The Si Tran" w:date="2012-12-05T23:02:00Z">
            <w:rPr>
              <w:del w:id="4426" w:author="The Si Tran" w:date="2012-12-14T05:17:00Z"/>
              <w:i/>
              <w:sz w:val="28"/>
              <w:szCs w:val="28"/>
              <w:lang w:val="pt-BR"/>
            </w:rPr>
          </w:rPrChange>
        </w:rPr>
        <w:pPrChange w:id="4427" w:author="The Si Tran" w:date="2012-12-15T08:15:00Z">
          <w:pPr>
            <w:ind w:firstLine="540"/>
          </w:pPr>
        </w:pPrChange>
      </w:pPr>
      <w:del w:id="4428" w:author="The Si Tran" w:date="2012-12-14T05:17:00Z">
        <w:r w:rsidRPr="0049233F" w:rsidDel="0056499D">
          <w:rPr>
            <w:i/>
            <w:lang w:val="pt-BR"/>
            <w:rPrChange w:id="4429" w:author="The Si Tran" w:date="2012-12-05T23:02:00Z">
              <w:rPr>
                <w:i/>
                <w:sz w:val="28"/>
                <w:szCs w:val="28"/>
                <w:lang w:val="pt-BR"/>
              </w:rPr>
            </w:rPrChange>
          </w:rPr>
          <w:delText>&gt; layout(1:2)</w:delText>
        </w:r>
      </w:del>
    </w:p>
    <w:p w14:paraId="63E7A8B6" w14:textId="3CB13122" w:rsidR="006A21F7" w:rsidRPr="0049233F" w:rsidDel="0056499D" w:rsidRDefault="006A21F7">
      <w:pPr>
        <w:rPr>
          <w:del w:id="4430" w:author="The Si Tran" w:date="2012-12-14T05:17:00Z"/>
          <w:i/>
          <w:lang w:val="pt-BR"/>
          <w:rPrChange w:id="4431" w:author="The Si Tran" w:date="2012-12-05T23:02:00Z">
            <w:rPr>
              <w:del w:id="4432" w:author="The Si Tran" w:date="2012-12-14T05:17:00Z"/>
              <w:i/>
              <w:sz w:val="28"/>
              <w:szCs w:val="28"/>
              <w:lang w:val="pt-BR"/>
            </w:rPr>
          </w:rPrChange>
        </w:rPr>
        <w:pPrChange w:id="4433" w:author="The Si Tran" w:date="2012-12-15T08:15:00Z">
          <w:pPr>
            <w:ind w:firstLine="540"/>
          </w:pPr>
        </w:pPrChange>
      </w:pPr>
      <w:del w:id="4434" w:author="The Si Tran" w:date="2012-12-14T05:17:00Z">
        <w:r w:rsidRPr="0049233F" w:rsidDel="0056499D">
          <w:rPr>
            <w:i/>
            <w:lang w:val="pt-BR"/>
            <w:rPrChange w:id="4435" w:author="The Si Tran" w:date="2012-12-05T23:02:00Z">
              <w:rPr>
                <w:i/>
                <w:sz w:val="28"/>
                <w:szCs w:val="28"/>
                <w:lang w:val="pt-BR"/>
              </w:rPr>
            </w:rPrChange>
          </w:rPr>
          <w:delText>&gt; acf(y)</w:delText>
        </w:r>
      </w:del>
    </w:p>
    <w:p w14:paraId="49404567" w14:textId="20C358A2" w:rsidR="006A21F7" w:rsidRPr="0049233F" w:rsidDel="0056499D" w:rsidRDefault="006A21F7">
      <w:pPr>
        <w:rPr>
          <w:del w:id="4436" w:author="The Si Tran" w:date="2012-12-14T05:17:00Z"/>
          <w:i/>
          <w:lang w:val="pt-BR"/>
          <w:rPrChange w:id="4437" w:author="The Si Tran" w:date="2012-12-05T23:02:00Z">
            <w:rPr>
              <w:del w:id="4438" w:author="The Si Tran" w:date="2012-12-14T05:17:00Z"/>
              <w:i/>
              <w:sz w:val="28"/>
              <w:szCs w:val="28"/>
              <w:lang w:val="pt-BR"/>
            </w:rPr>
          </w:rPrChange>
        </w:rPr>
        <w:pPrChange w:id="4439" w:author="The Si Tran" w:date="2012-12-15T08:15:00Z">
          <w:pPr>
            <w:ind w:firstLine="540"/>
          </w:pPr>
        </w:pPrChange>
      </w:pPr>
      <w:del w:id="4440" w:author="The Si Tran" w:date="2012-12-14T05:17:00Z">
        <w:r w:rsidRPr="0049233F" w:rsidDel="0056499D">
          <w:rPr>
            <w:i/>
            <w:lang w:val="pt-BR"/>
            <w:rPrChange w:id="4441" w:author="The Si Tran" w:date="2012-12-05T23:02:00Z">
              <w:rPr>
                <w:i/>
                <w:sz w:val="28"/>
                <w:szCs w:val="28"/>
                <w:lang w:val="pt-BR"/>
              </w:rPr>
            </w:rPrChange>
          </w:rPr>
          <w:delText>&gt; pacf(y)</w:delText>
        </w:r>
      </w:del>
    </w:p>
    <w:p w14:paraId="41B360DA" w14:textId="77777777" w:rsidR="006A21F7" w:rsidRPr="0049233F" w:rsidRDefault="006A21F7">
      <w:pPr>
        <w:rPr>
          <w:lang w:val="pt-BR"/>
          <w:rPrChange w:id="4442" w:author="The Si Tran" w:date="2012-12-05T23:02:00Z">
            <w:rPr>
              <w:sz w:val="28"/>
              <w:szCs w:val="28"/>
              <w:lang w:val="pt-BR"/>
            </w:rPr>
          </w:rPrChange>
        </w:rPr>
        <w:pPrChange w:id="4443" w:author="The Si Tran" w:date="2012-12-15T08:15:00Z">
          <w:pPr>
            <w:ind w:firstLine="540"/>
          </w:pPr>
        </w:pPrChange>
      </w:pPr>
    </w:p>
    <w:p w14:paraId="19975C45" w14:textId="1D92BB2A" w:rsidR="006A21F7" w:rsidRPr="0049233F" w:rsidRDefault="00437040">
      <w:pPr>
        <w:rPr>
          <w:lang w:val="pt-BR"/>
          <w:rPrChange w:id="4444" w:author="The Si Tran" w:date="2012-12-05T23:02:00Z">
            <w:rPr>
              <w:sz w:val="28"/>
              <w:szCs w:val="28"/>
              <w:lang w:val="pt-BR"/>
            </w:rPr>
          </w:rPrChange>
        </w:rPr>
        <w:pPrChange w:id="4445"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446" w:author="The Si Tran" w:date="2012-12-06T20:21:00Z">
                <w:rPr>
                  <w:rFonts w:ascii="Cambria Math" w:hAnsi="Cambria Math"/>
                </w:rPr>
              </w:ins>
            </m:ctrlPr>
          </m:sSubPr>
          <m:e>
            <w:ins w:id="4447" w:author="The Si Tran" w:date="2012-12-06T20:21:00Z">
              <m:r>
                <w:rPr>
                  <w:rFonts w:ascii="Cambria Math" w:hAnsi="Cambria Math"/>
                  <w:rPrChange w:id="4448" w:author="The Si Tran" w:date="2012-12-16T17:08:00Z">
                    <w:rPr>
                      <w:rFonts w:ascii="Cambria Math" w:hAnsi="Cambria Math"/>
                      <w:lang w:val="pt-BR"/>
                    </w:rPr>
                  </w:rPrChange>
                </w:rPr>
                <m:t>y</m:t>
              </m:r>
            </w:ins>
          </m:e>
          <m:sub>
            <w:ins w:id="4449" w:author="The Si Tran" w:date="2012-12-06T20:21:00Z">
              <m:r>
                <w:rPr>
                  <w:rFonts w:ascii="Cambria Math" w:hAnsi="Cambria Math"/>
                  <w:rPrChange w:id="4450" w:author="The Si Tran" w:date="2012-12-16T17:08:00Z">
                    <w:rPr>
                      <w:rFonts w:ascii="Cambria Math" w:hAnsi="Cambria Math"/>
                      <w:lang w:val="pt-BR"/>
                    </w:rPr>
                  </w:rPrChange>
                </w:rPr>
                <m:t>t</m:t>
              </m:r>
            </w:ins>
          </m:sub>
        </m:sSub>
        <w:ins w:id="4451" w:author="The Si Tran" w:date="2012-12-06T20:21:00Z">
          <m:r>
            <m:rPr>
              <m:sty m:val="p"/>
            </m:rPr>
            <w:rPr>
              <w:rFonts w:ascii="Cambria Math" w:hAnsi="Cambria Math"/>
              <w:rPrChange w:id="4452" w:author="The Si Tran" w:date="2012-12-16T17:08:00Z">
                <w:rPr>
                  <w:rFonts w:ascii="Cambria Math" w:hAnsi="Cambria Math"/>
                  <w:lang w:val="pt-BR"/>
                </w:rPr>
              </w:rPrChange>
            </w:rPr>
            <m:t>=16+0.6</m:t>
          </m:r>
        </w:ins>
        <m:sSub>
          <m:sSubPr>
            <m:ctrlPr>
              <w:ins w:id="4453" w:author="The Si Tran" w:date="2012-12-06T20:21:00Z">
                <w:rPr>
                  <w:rFonts w:ascii="Cambria Math" w:hAnsi="Cambria Math"/>
                </w:rPr>
              </w:ins>
            </m:ctrlPr>
          </m:sSubPr>
          <m:e>
            <w:ins w:id="4454" w:author="The Si Tran" w:date="2012-12-06T20:21:00Z">
              <m:r>
                <w:rPr>
                  <w:rFonts w:ascii="Cambria Math" w:hAnsi="Cambria Math"/>
                  <w:rPrChange w:id="4455" w:author="The Si Tran" w:date="2012-12-16T17:08:00Z">
                    <w:rPr>
                      <w:rFonts w:ascii="Cambria Math" w:hAnsi="Cambria Math"/>
                      <w:lang w:val="pt-BR"/>
                    </w:rPr>
                  </w:rPrChange>
                </w:rPr>
                <m:t>y</m:t>
              </m:r>
            </w:ins>
          </m:e>
          <m:sub>
            <w:ins w:id="4456" w:author="The Si Tran" w:date="2012-12-06T20:21:00Z">
              <m:r>
                <w:rPr>
                  <w:rFonts w:ascii="Cambria Math" w:hAnsi="Cambria Math"/>
                  <w:rPrChange w:id="4457" w:author="The Si Tran" w:date="2012-12-16T17:08:00Z">
                    <w:rPr>
                      <w:rFonts w:ascii="Cambria Math" w:hAnsi="Cambria Math"/>
                      <w:lang w:val="pt-BR"/>
                    </w:rPr>
                  </w:rPrChange>
                </w:rPr>
                <m:t>t</m:t>
              </m:r>
              <m:r>
                <m:rPr>
                  <m:sty m:val="p"/>
                </m:rPr>
                <w:rPr>
                  <w:rFonts w:ascii="Cambria Math" w:hAnsi="Cambria Math"/>
                  <w:rPrChange w:id="4458" w:author="The Si Tran" w:date="2012-12-16T17:08:00Z">
                    <w:rPr>
                      <w:rFonts w:ascii="Cambria Math" w:hAnsi="Cambria Math"/>
                      <w:lang w:val="pt-BR"/>
                    </w:rPr>
                  </w:rPrChange>
                </w:rPr>
                <m:t>-1</m:t>
              </m:r>
            </w:ins>
          </m:sub>
        </m:sSub>
        <w:ins w:id="4459" w:author="The Si Tran" w:date="2012-12-06T20:21:00Z">
          <m:r>
            <m:rPr>
              <m:sty m:val="p"/>
            </m:rPr>
            <w:rPr>
              <w:rFonts w:ascii="Cambria Math" w:hAnsi="Cambria Math"/>
              <w:rPrChange w:id="4460" w:author="The Si Tran" w:date="2012-12-16T17:08:00Z">
                <w:rPr>
                  <w:rFonts w:ascii="Cambria Math" w:hAnsi="Cambria Math"/>
                  <w:lang w:val="pt-BR"/>
                </w:rPr>
              </w:rPrChange>
            </w:rPr>
            <m:t>+</m:t>
          </m:r>
        </w:ins>
        <m:sSub>
          <m:sSubPr>
            <m:ctrlPr>
              <w:ins w:id="4461" w:author="The Si Tran" w:date="2012-12-06T20:21:00Z">
                <w:rPr>
                  <w:rFonts w:ascii="Cambria Math" w:hAnsi="Cambria Math"/>
                </w:rPr>
              </w:ins>
            </m:ctrlPr>
          </m:sSubPr>
          <m:e>
            <w:ins w:id="4462" w:author="The Si Tran" w:date="2012-12-06T20:21:00Z">
              <m:r>
                <w:rPr>
                  <w:rFonts w:ascii="Cambria Math" w:hAnsi="Cambria Math"/>
                  <w:rPrChange w:id="4463" w:author="The Si Tran" w:date="2012-12-16T17:08:00Z">
                    <w:rPr>
                      <w:rFonts w:ascii="Cambria Math" w:hAnsi="Cambria Math"/>
                      <w:lang w:val="pt-BR"/>
                    </w:rPr>
                  </w:rPrChange>
                </w:rPr>
                <m:t>ε</m:t>
              </m:r>
            </w:ins>
          </m:e>
          <m:sub>
            <w:ins w:id="4464" w:author="The Si Tran" w:date="2012-12-06T20:21:00Z">
              <m:r>
                <w:rPr>
                  <w:rFonts w:ascii="Cambria Math" w:hAnsi="Cambria Math"/>
                  <w:rPrChange w:id="4465" w:author="The Si Tran" w:date="2012-12-16T17:08:00Z">
                    <w:rPr>
                      <w:rFonts w:ascii="Cambria Math" w:hAnsi="Cambria Math"/>
                      <w:lang w:val="pt-BR"/>
                    </w:rPr>
                  </w:rPrChange>
                </w:rPr>
                <m:t>t</m:t>
              </m:r>
            </w:ins>
          </m:sub>
        </m:sSub>
        <w:ins w:id="4466" w:author="The Si Tran" w:date="2012-12-06T20:21:00Z">
          <m:r>
            <m:rPr>
              <m:sty m:val="p"/>
            </m:rPr>
            <w:rPr>
              <w:rFonts w:ascii="Cambria Math" w:hAnsi="Cambria Math"/>
              <w:rPrChange w:id="4467" w:author="The Si Tran" w:date="2012-12-16T17:08:00Z">
                <w:rPr>
                  <w:rFonts w:ascii="Cambria Math" w:hAnsi="Cambria Math"/>
                  <w:lang w:val="pt-BR"/>
                </w:rPr>
              </w:rPrChange>
            </w:rPr>
            <m:t>+0.8</m:t>
          </m:r>
        </w:ins>
        <m:sSub>
          <m:sSubPr>
            <m:ctrlPr>
              <w:ins w:id="4468" w:author="The Si Tran" w:date="2012-12-06T20:21:00Z">
                <w:rPr>
                  <w:rFonts w:ascii="Cambria Math" w:hAnsi="Cambria Math"/>
                </w:rPr>
              </w:ins>
            </m:ctrlPr>
          </m:sSubPr>
          <m:e>
            <w:ins w:id="4469" w:author="The Si Tran" w:date="2012-12-06T20:21:00Z">
              <m:r>
                <w:rPr>
                  <w:rFonts w:ascii="Cambria Math" w:hAnsi="Cambria Math"/>
                  <w:rPrChange w:id="4470" w:author="The Si Tran" w:date="2012-12-16T17:08:00Z">
                    <w:rPr>
                      <w:rFonts w:ascii="Cambria Math" w:hAnsi="Cambria Math"/>
                      <w:lang w:val="pt-BR"/>
                    </w:rPr>
                  </w:rPrChange>
                </w:rPr>
                <m:t>ε</m:t>
              </m:r>
            </w:ins>
          </m:e>
          <m:sub>
            <w:ins w:id="4471" w:author="The Si Tran" w:date="2012-12-06T20:21:00Z">
              <m:r>
                <w:rPr>
                  <w:rFonts w:ascii="Cambria Math" w:hAnsi="Cambria Math"/>
                  <w:rPrChange w:id="4472" w:author="The Si Tran" w:date="2012-12-16T17:08:00Z">
                    <w:rPr>
                      <w:rFonts w:ascii="Cambria Math" w:hAnsi="Cambria Math"/>
                      <w:lang w:val="pt-BR"/>
                    </w:rPr>
                  </w:rPrChange>
                </w:rPr>
                <m:t>t</m:t>
              </m:r>
              <m:r>
                <m:rPr>
                  <m:sty m:val="p"/>
                </m:rPr>
                <w:rPr>
                  <w:rFonts w:ascii="Cambria Math" w:hAnsi="Cambria Math"/>
                  <w:rPrChange w:id="4473"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474" w:author="The Si Tran" w:date="2012-12-05T23:02:00Z">
            <w:rPr>
              <w:sz w:val="28"/>
              <w:szCs w:val="28"/>
              <w:lang w:val="pt-BR"/>
            </w:rPr>
          </w:rPrChange>
        </w:rPr>
        <w:t xml:space="preserve">Hình </w:t>
      </w:r>
      <w:ins w:id="4475" w:author="The Si Tran" w:date="2012-12-12T00:14:00Z">
        <w:r w:rsidR="00CE4725">
          <w:rPr>
            <w:lang w:val="pt-BR"/>
          </w:rPr>
          <w:t>3.3</w:t>
        </w:r>
      </w:ins>
      <w:del w:id="4476" w:author="The Si Tran" w:date="2012-12-12T00:14:00Z">
        <w:r w:rsidR="006A21F7" w:rsidRPr="0049233F" w:rsidDel="00CE4725">
          <w:rPr>
            <w:lang w:val="pt-BR"/>
            <w:rPrChange w:id="4477" w:author="The Si Tran" w:date="2012-12-05T23:02:00Z">
              <w:rPr>
                <w:sz w:val="28"/>
                <w:szCs w:val="28"/>
                <w:lang w:val="pt-BR"/>
              </w:rPr>
            </w:rPrChange>
          </w:rPr>
          <w:delText>9</w:delText>
        </w:r>
      </w:del>
      <w:r w:rsidR="006A21F7" w:rsidRPr="0049233F">
        <w:rPr>
          <w:lang w:val="pt-BR"/>
          <w:rPrChange w:id="4478"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479" w:author="The Si Tran" w:date="2012-12-05T23:02:00Z">
            <w:rPr>
              <w:sz w:val="28"/>
              <w:szCs w:val="28"/>
              <w:lang w:val="pt-BR"/>
            </w:rPr>
          </w:rPrChange>
        </w:rPr>
        <w:t xml:space="preserve">chuỗi </w:t>
      </w:r>
      <w:r>
        <w:rPr>
          <w:lang w:val="pt-BR"/>
        </w:rPr>
        <w:t>dữ liệu đó</w:t>
      </w:r>
      <w:r w:rsidR="006A21F7" w:rsidRPr="0049233F">
        <w:rPr>
          <w:lang w:val="pt-BR"/>
          <w:rPrChange w:id="4480"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481" w:author="The Si Tran" w:date="2012-12-14T05:20:00Z"/>
          <w:lang w:val="pt-BR"/>
          <w:rPrChange w:id="4482" w:author="The Si Tran" w:date="2012-12-05T23:02:00Z">
            <w:rPr>
              <w:del w:id="4483" w:author="The Si Tran" w:date="2012-12-14T05:20:00Z"/>
              <w:sz w:val="28"/>
              <w:szCs w:val="28"/>
              <w:lang w:val="pt-BR"/>
            </w:rPr>
          </w:rPrChange>
        </w:rPr>
        <w:pPrChange w:id="4484" w:author="The Si Tran" w:date="2012-12-16T17:07:00Z">
          <w:pPr>
            <w:ind w:firstLine="540"/>
          </w:pPr>
        </w:pPrChange>
      </w:pPr>
      <w:ins w:id="4485" w:author="The Si Tran" w:date="2012-12-14T05:20:00Z">
        <w:r w:rsidRPr="008A1996">
          <w:rPr>
            <w:noProof/>
          </w:rPr>
          <w:drawing>
            <wp:inline distT="0" distB="0" distL="0" distR="0" wp14:anchorId="67F62DD0" wp14:editId="2681B2F1">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486" w:author="The Si Tran" w:date="2012-12-05T23:02:00Z">
            <w:rPr>
              <w:sz w:val="28"/>
              <w:szCs w:val="28"/>
              <w:lang w:val="pt-BR"/>
            </w:rPr>
          </w:rPrChange>
        </w:rPr>
        <w:pPrChange w:id="4487" w:author="The Si Tran" w:date="2012-12-16T17:07:00Z">
          <w:pPr>
            <w:ind w:firstLine="540"/>
          </w:pPr>
        </w:pPrChange>
      </w:pPr>
      <w:del w:id="4488" w:author="The Si Tran" w:date="2012-12-14T05:19:00Z">
        <w:r w:rsidRPr="0049233F" w:rsidDel="0056499D">
          <w:rPr>
            <w:noProof/>
            <w:rPrChange w:id="4489" w:author="Unknown">
              <w:rPr>
                <w:noProof/>
                <w:sz w:val="28"/>
                <w:szCs w:val="28"/>
              </w:rPr>
            </w:rPrChange>
          </w:rPr>
          <w:drawing>
            <wp:inline distT="0" distB="0" distL="0" distR="0" wp14:anchorId="49475BE4" wp14:editId="58BA870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490" w:author="The Si Tran" w:date="2012-12-16T17:08:00Z">
            <w:rPr>
              <w:sz w:val="28"/>
              <w:szCs w:val="28"/>
              <w:lang w:val="pt-BR"/>
            </w:rPr>
          </w:rPrChange>
        </w:rPr>
        <w:pPrChange w:id="4491" w:author="The Si Tran" w:date="2012-12-16T17:08:00Z">
          <w:pPr>
            <w:pStyle w:val="Caption"/>
            <w:ind w:left="1620"/>
          </w:pPr>
        </w:pPrChange>
      </w:pPr>
      <w:bookmarkStart w:id="4492" w:name="_Toc312142083"/>
      <w:bookmarkStart w:id="4493" w:name="_Toc343029958"/>
      <w:bookmarkStart w:id="4494" w:name="_Toc343711390"/>
      <w:r w:rsidRPr="00F51638">
        <w:rPr>
          <w:rPrChange w:id="4495" w:author="The Si Tran" w:date="2012-12-16T17:08:00Z">
            <w:rPr>
              <w:b w:val="0"/>
              <w:sz w:val="28"/>
              <w:szCs w:val="28"/>
              <w:lang w:val="pt-BR"/>
            </w:rPr>
          </w:rPrChange>
        </w:rPr>
        <w:t xml:space="preserve">Hình </w:t>
      </w:r>
      <w:del w:id="4496" w:author="The Si Tran" w:date="2012-12-11T23:24:00Z">
        <w:r w:rsidRPr="00F51638" w:rsidDel="000D0624">
          <w:rPr>
            <w:rPrChange w:id="4497" w:author="The Si Tran" w:date="2012-12-16T17:08:00Z">
              <w:rPr>
                <w:b w:val="0"/>
                <w:sz w:val="28"/>
                <w:szCs w:val="28"/>
              </w:rPr>
            </w:rPrChange>
          </w:rPr>
          <w:fldChar w:fldCharType="begin"/>
        </w:r>
        <w:r w:rsidRPr="00F51638" w:rsidDel="000D0624">
          <w:rPr>
            <w:rPrChange w:id="4498" w:author="The Si Tran" w:date="2012-12-16T17:08:00Z">
              <w:rPr>
                <w:b w:val="0"/>
                <w:sz w:val="28"/>
                <w:szCs w:val="28"/>
                <w:lang w:val="pt-BR"/>
              </w:rPr>
            </w:rPrChange>
          </w:rPr>
          <w:delInstrText xml:space="preserve"> SEQ Hình \* ARABIC </w:delInstrText>
        </w:r>
        <w:r w:rsidRPr="00F51638" w:rsidDel="000D0624">
          <w:rPr>
            <w:rPrChange w:id="4499" w:author="The Si Tran" w:date="2012-12-16T17:08:00Z">
              <w:rPr>
                <w:b w:val="0"/>
                <w:sz w:val="28"/>
                <w:szCs w:val="28"/>
              </w:rPr>
            </w:rPrChange>
          </w:rPr>
          <w:fldChar w:fldCharType="separate"/>
        </w:r>
        <w:r w:rsidRPr="00F51638" w:rsidDel="000D0624">
          <w:rPr>
            <w:rPrChange w:id="4500" w:author="The Si Tran" w:date="2012-12-16T17:08:00Z">
              <w:rPr>
                <w:b w:val="0"/>
                <w:noProof/>
                <w:sz w:val="28"/>
                <w:szCs w:val="28"/>
                <w:lang w:val="pt-BR"/>
              </w:rPr>
            </w:rPrChange>
          </w:rPr>
          <w:delText>9</w:delText>
        </w:r>
        <w:r w:rsidRPr="00F51638" w:rsidDel="000D0624">
          <w:rPr>
            <w:rPrChange w:id="4501" w:author="The Si Tran" w:date="2012-12-16T17:08:00Z">
              <w:rPr>
                <w:b w:val="0"/>
                <w:sz w:val="28"/>
                <w:szCs w:val="28"/>
              </w:rPr>
            </w:rPrChange>
          </w:rPr>
          <w:fldChar w:fldCharType="end"/>
        </w:r>
        <w:r w:rsidRPr="00F51638" w:rsidDel="000D0624">
          <w:rPr>
            <w:rPrChange w:id="4502" w:author="The Si Tran" w:date="2012-12-16T17:08:00Z">
              <w:rPr>
                <w:b w:val="0"/>
                <w:sz w:val="28"/>
                <w:szCs w:val="28"/>
                <w:lang w:val="pt-BR"/>
              </w:rPr>
            </w:rPrChange>
          </w:rPr>
          <w:delText xml:space="preserve"> </w:delText>
        </w:r>
      </w:del>
      <w:ins w:id="4503" w:author="The Si Tran" w:date="2012-12-11T23:24:00Z">
        <w:r w:rsidR="000D0624" w:rsidRPr="00032D83">
          <w:t>3.3</w:t>
        </w:r>
      </w:ins>
      <w:ins w:id="4504" w:author="The Si Tran" w:date="2012-12-16T10:34:00Z">
        <w:r w:rsidR="00B9548F" w:rsidRPr="006D6C8D">
          <w:t>:</w:t>
        </w:r>
      </w:ins>
      <w:ins w:id="4505" w:author="The Si Tran" w:date="2012-12-11T23:24:00Z">
        <w:r w:rsidR="000D0624" w:rsidRPr="00F51638">
          <w:rPr>
            <w:rPrChange w:id="4506" w:author="The Si Tran" w:date="2012-12-16T17:08:00Z">
              <w:rPr>
                <w:b w:val="0"/>
                <w:sz w:val="28"/>
                <w:szCs w:val="28"/>
                <w:lang w:val="pt-BR"/>
              </w:rPr>
            </w:rPrChange>
          </w:rPr>
          <w:t xml:space="preserve"> </w:t>
        </w:r>
      </w:ins>
      <w:r w:rsidRPr="00F51638">
        <w:rPr>
          <w:rPrChange w:id="4507" w:author="The Si Tran" w:date="2012-12-16T17:08:00Z">
            <w:rPr>
              <w:b w:val="0"/>
              <w:sz w:val="28"/>
              <w:szCs w:val="28"/>
              <w:lang w:val="pt-BR"/>
            </w:rPr>
          </w:rPrChange>
        </w:rPr>
        <w:t xml:space="preserve">Hàm tự tương quan và tự tương quan riêng phần của mô hình </w:t>
      </w:r>
      <w:bookmarkEnd w:id="4492"/>
      <m:oMath>
        <m:sSub>
          <m:sSubPr>
            <m:ctrlPr>
              <w:ins w:id="4508" w:author="The Si Tran" w:date="2012-12-06T20:21:00Z">
                <w:rPr>
                  <w:rFonts w:ascii="Cambria Math" w:hAnsi="Cambria Math"/>
                </w:rPr>
              </w:ins>
            </m:ctrlPr>
          </m:sSubPr>
          <m:e>
            <w:ins w:id="4509" w:author="The Si Tran" w:date="2012-12-06T20:21:00Z">
              <m:r>
                <w:rPr>
                  <w:rFonts w:ascii="Cambria Math" w:hAnsi="Cambria Math"/>
                  <w:rPrChange w:id="4510" w:author="The Si Tran" w:date="2012-12-16T17:08:00Z">
                    <w:rPr>
                      <w:rFonts w:ascii="Cambria Math" w:hAnsi="Cambria Math"/>
                      <w:lang w:val="pt-BR"/>
                    </w:rPr>
                  </w:rPrChange>
                </w:rPr>
                <m:t>y</m:t>
              </m:r>
            </w:ins>
          </m:e>
          <m:sub>
            <w:ins w:id="4511" w:author="The Si Tran" w:date="2012-12-06T20:21:00Z">
              <m:r>
                <w:rPr>
                  <w:rFonts w:ascii="Cambria Math" w:hAnsi="Cambria Math"/>
                  <w:rPrChange w:id="4512" w:author="The Si Tran" w:date="2012-12-16T17:08:00Z">
                    <w:rPr>
                      <w:rFonts w:ascii="Cambria Math" w:hAnsi="Cambria Math"/>
                      <w:lang w:val="pt-BR"/>
                    </w:rPr>
                  </w:rPrChange>
                </w:rPr>
                <m:t>t</m:t>
              </m:r>
            </w:ins>
          </m:sub>
        </m:sSub>
        <w:ins w:id="4513" w:author="The Si Tran" w:date="2012-12-06T20:21:00Z">
          <m:r>
            <m:rPr>
              <m:sty m:val="p"/>
            </m:rPr>
            <w:rPr>
              <w:rFonts w:ascii="Cambria Math" w:hAnsi="Cambria Math"/>
              <w:rPrChange w:id="4514" w:author="The Si Tran" w:date="2012-12-16T17:08:00Z">
                <w:rPr>
                  <w:rFonts w:ascii="Cambria Math" w:hAnsi="Cambria Math"/>
                  <w:lang w:val="pt-BR"/>
                </w:rPr>
              </w:rPrChange>
            </w:rPr>
            <m:t>=16+0.6</m:t>
          </m:r>
        </w:ins>
        <m:sSub>
          <m:sSubPr>
            <m:ctrlPr>
              <w:ins w:id="4515" w:author="The Si Tran" w:date="2012-12-06T20:21:00Z">
                <w:rPr>
                  <w:rFonts w:ascii="Cambria Math" w:hAnsi="Cambria Math"/>
                </w:rPr>
              </w:ins>
            </m:ctrlPr>
          </m:sSubPr>
          <m:e>
            <w:ins w:id="4516" w:author="The Si Tran" w:date="2012-12-06T20:21:00Z">
              <m:r>
                <w:rPr>
                  <w:rFonts w:ascii="Cambria Math" w:hAnsi="Cambria Math"/>
                  <w:rPrChange w:id="4517" w:author="The Si Tran" w:date="2012-12-16T17:08:00Z">
                    <w:rPr>
                      <w:rFonts w:ascii="Cambria Math" w:hAnsi="Cambria Math"/>
                      <w:lang w:val="pt-BR"/>
                    </w:rPr>
                  </w:rPrChange>
                </w:rPr>
                <m:t>y</m:t>
              </m:r>
            </w:ins>
          </m:e>
          <m:sub>
            <w:ins w:id="4518" w:author="The Si Tran" w:date="2012-12-06T20:21:00Z">
              <m:r>
                <w:rPr>
                  <w:rFonts w:ascii="Cambria Math" w:hAnsi="Cambria Math"/>
                  <w:rPrChange w:id="4519" w:author="The Si Tran" w:date="2012-12-16T17:08:00Z">
                    <w:rPr>
                      <w:rFonts w:ascii="Cambria Math" w:hAnsi="Cambria Math"/>
                      <w:lang w:val="pt-BR"/>
                    </w:rPr>
                  </w:rPrChange>
                </w:rPr>
                <m:t>t</m:t>
              </m:r>
              <m:r>
                <m:rPr>
                  <m:sty m:val="p"/>
                </m:rPr>
                <w:rPr>
                  <w:rFonts w:ascii="Cambria Math" w:hAnsi="Cambria Math"/>
                  <w:rPrChange w:id="4520" w:author="The Si Tran" w:date="2012-12-16T17:08:00Z">
                    <w:rPr>
                      <w:rFonts w:ascii="Cambria Math" w:hAnsi="Cambria Math"/>
                      <w:lang w:val="pt-BR"/>
                    </w:rPr>
                  </w:rPrChange>
                </w:rPr>
                <m:t>-1</m:t>
              </m:r>
            </w:ins>
          </m:sub>
        </m:sSub>
        <w:ins w:id="4521" w:author="The Si Tran" w:date="2012-12-06T20:21:00Z">
          <m:r>
            <m:rPr>
              <m:sty m:val="p"/>
            </m:rPr>
            <w:rPr>
              <w:rFonts w:ascii="Cambria Math" w:hAnsi="Cambria Math"/>
              <w:rPrChange w:id="4522" w:author="The Si Tran" w:date="2012-12-16T17:08:00Z">
                <w:rPr>
                  <w:rFonts w:ascii="Cambria Math" w:hAnsi="Cambria Math"/>
                  <w:lang w:val="pt-BR"/>
                </w:rPr>
              </w:rPrChange>
            </w:rPr>
            <m:t>+</m:t>
          </m:r>
        </w:ins>
        <m:sSub>
          <m:sSubPr>
            <m:ctrlPr>
              <w:ins w:id="4523" w:author="The Si Tran" w:date="2012-12-06T20:21:00Z">
                <w:rPr>
                  <w:rFonts w:ascii="Cambria Math" w:hAnsi="Cambria Math"/>
                </w:rPr>
              </w:ins>
            </m:ctrlPr>
          </m:sSubPr>
          <m:e>
            <w:ins w:id="4524" w:author="The Si Tran" w:date="2012-12-06T20:21:00Z">
              <m:r>
                <w:rPr>
                  <w:rFonts w:ascii="Cambria Math" w:hAnsi="Cambria Math"/>
                  <w:rPrChange w:id="4525" w:author="The Si Tran" w:date="2012-12-16T17:08:00Z">
                    <w:rPr>
                      <w:rFonts w:ascii="Cambria Math" w:hAnsi="Cambria Math"/>
                      <w:lang w:val="pt-BR"/>
                    </w:rPr>
                  </w:rPrChange>
                </w:rPr>
                <m:t>ε</m:t>
              </m:r>
            </w:ins>
          </m:e>
          <m:sub>
            <w:ins w:id="4526" w:author="The Si Tran" w:date="2012-12-06T20:21:00Z">
              <m:r>
                <w:rPr>
                  <w:rFonts w:ascii="Cambria Math" w:hAnsi="Cambria Math"/>
                  <w:rPrChange w:id="4527" w:author="The Si Tran" w:date="2012-12-16T17:08:00Z">
                    <w:rPr>
                      <w:rFonts w:ascii="Cambria Math" w:hAnsi="Cambria Math"/>
                      <w:lang w:val="pt-BR"/>
                    </w:rPr>
                  </w:rPrChange>
                </w:rPr>
                <m:t>t</m:t>
              </m:r>
            </w:ins>
          </m:sub>
        </m:sSub>
        <w:ins w:id="4528" w:author="The Si Tran" w:date="2012-12-06T20:21:00Z">
          <m:r>
            <m:rPr>
              <m:sty m:val="p"/>
            </m:rPr>
            <w:rPr>
              <w:rFonts w:ascii="Cambria Math" w:hAnsi="Cambria Math"/>
              <w:rPrChange w:id="4529" w:author="The Si Tran" w:date="2012-12-16T17:08:00Z">
                <w:rPr>
                  <w:rFonts w:ascii="Cambria Math" w:hAnsi="Cambria Math"/>
                  <w:lang w:val="pt-BR"/>
                </w:rPr>
              </w:rPrChange>
            </w:rPr>
            <m:t>+0.8</m:t>
          </m:r>
        </w:ins>
        <m:sSub>
          <m:sSubPr>
            <m:ctrlPr>
              <w:ins w:id="4530" w:author="The Si Tran" w:date="2012-12-06T20:21:00Z">
                <w:rPr>
                  <w:rFonts w:ascii="Cambria Math" w:hAnsi="Cambria Math"/>
                </w:rPr>
              </w:ins>
            </m:ctrlPr>
          </m:sSubPr>
          <m:e>
            <w:ins w:id="4531" w:author="The Si Tran" w:date="2012-12-06T20:21:00Z">
              <m:r>
                <w:rPr>
                  <w:rFonts w:ascii="Cambria Math" w:hAnsi="Cambria Math"/>
                  <w:rPrChange w:id="4532" w:author="The Si Tran" w:date="2012-12-16T17:08:00Z">
                    <w:rPr>
                      <w:rFonts w:ascii="Cambria Math" w:hAnsi="Cambria Math"/>
                      <w:lang w:val="pt-BR"/>
                    </w:rPr>
                  </w:rPrChange>
                </w:rPr>
                <m:t>ε</m:t>
              </m:r>
            </w:ins>
          </m:e>
          <m:sub>
            <w:ins w:id="4533" w:author="The Si Tran" w:date="2012-12-06T20:21:00Z">
              <m:r>
                <w:rPr>
                  <w:rFonts w:ascii="Cambria Math" w:hAnsi="Cambria Math"/>
                  <w:rPrChange w:id="4534" w:author="The Si Tran" w:date="2012-12-16T17:08:00Z">
                    <w:rPr>
                      <w:rFonts w:ascii="Cambria Math" w:hAnsi="Cambria Math"/>
                      <w:lang w:val="pt-BR"/>
                    </w:rPr>
                  </w:rPrChange>
                </w:rPr>
                <m:t>t</m:t>
              </m:r>
              <m:r>
                <m:rPr>
                  <m:sty m:val="p"/>
                </m:rPr>
                <w:rPr>
                  <w:rFonts w:ascii="Cambria Math" w:hAnsi="Cambria Math"/>
                  <w:rPrChange w:id="4535" w:author="The Si Tran" w:date="2012-12-16T17:08:00Z">
                    <w:rPr>
                      <w:rFonts w:ascii="Cambria Math" w:hAnsi="Cambria Math"/>
                      <w:lang w:val="pt-BR"/>
                    </w:rPr>
                  </w:rPrChange>
                </w:rPr>
                <m:t>-1</m:t>
              </m:r>
            </w:ins>
          </m:sub>
        </m:sSub>
      </m:oMath>
      <w:bookmarkEnd w:id="4493"/>
      <w:bookmarkEnd w:id="4494"/>
      <w:del w:id="4536" w:author="The Si Tran" w:date="2012-12-06T20:21:00Z">
        <w:r w:rsidRPr="00F51638" w:rsidDel="00A96CBA">
          <w:rPr>
            <w:rPrChange w:id="4537" w:author="The Si Tran" w:date="2012-12-16T17:08:00Z">
              <w:rPr/>
            </w:rPrChange>
          </w:rPr>
          <w:object w:dxaOrig="2780" w:dyaOrig="360" w14:anchorId="13A3664D">
            <v:shape id="_x0000_i1090" type="#_x0000_t75" style="width:171.75pt;height:21.75pt" o:ole="">
              <v:imagedata r:id="rId146" o:title=""/>
            </v:shape>
            <o:OLEObject Type="Embed" ProgID="Equation.DSMT4" ShapeID="_x0000_i1090" DrawAspect="Content" ObjectID="_1417549055" r:id="rId150"/>
          </w:object>
        </w:r>
      </w:del>
    </w:p>
    <w:p w14:paraId="64B1FBDF" w14:textId="2D68A2F3" w:rsidR="006A21F7" w:rsidRPr="0049233F" w:rsidRDefault="006A21F7" w:rsidP="006A21F7">
      <w:pPr>
        <w:pStyle w:val="Heading2"/>
        <w:rPr>
          <w:sz w:val="26"/>
          <w:szCs w:val="26"/>
          <w:lang w:val="pt-BR"/>
          <w:rPrChange w:id="4538" w:author="The Si Tran" w:date="2012-12-05T23:02:00Z">
            <w:rPr>
              <w:lang w:val="pt-BR"/>
            </w:rPr>
          </w:rPrChange>
        </w:rPr>
      </w:pPr>
      <w:bookmarkStart w:id="4539" w:name="_Toc312142553"/>
      <w:bookmarkStart w:id="4540" w:name="_Toc343711159"/>
      <w:r w:rsidRPr="0049233F">
        <w:rPr>
          <w:sz w:val="26"/>
          <w:szCs w:val="26"/>
          <w:lang w:val="pt-BR"/>
          <w:rPrChange w:id="4541"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542" w:author="The Si Tran" w:date="2012-12-05T23:02:00Z">
            <w:rPr>
              <w:rFonts w:cs="Times New Roman"/>
              <w:iCs w:val="0"/>
              <w:sz w:val="20"/>
              <w:szCs w:val="20"/>
              <w:lang w:val="pt-BR"/>
            </w:rPr>
          </w:rPrChange>
        </w:rPr>
        <w:t>p</w:t>
      </w:r>
      <w:r w:rsidRPr="0049233F">
        <w:rPr>
          <w:sz w:val="26"/>
          <w:szCs w:val="26"/>
          <w:lang w:val="pt-BR"/>
          <w:rPrChange w:id="4543" w:author="The Si Tran" w:date="2012-12-05T23:02:00Z">
            <w:rPr>
              <w:rFonts w:cs="Times New Roman"/>
              <w:iCs w:val="0"/>
              <w:sz w:val="20"/>
              <w:szCs w:val="20"/>
              <w:lang w:val="pt-BR"/>
            </w:rPr>
          </w:rPrChange>
        </w:rPr>
        <w:t>,</w:t>
      </w:r>
      <w:r w:rsidRPr="00423CB2">
        <w:rPr>
          <w:i/>
          <w:sz w:val="26"/>
          <w:szCs w:val="26"/>
          <w:lang w:val="pt-BR"/>
          <w:rPrChange w:id="4544" w:author="The Si Tran" w:date="2012-12-05T23:02:00Z">
            <w:rPr>
              <w:rFonts w:cs="Times New Roman"/>
              <w:iCs w:val="0"/>
              <w:sz w:val="20"/>
              <w:szCs w:val="20"/>
              <w:lang w:val="pt-BR"/>
            </w:rPr>
          </w:rPrChange>
        </w:rPr>
        <w:t>d</w:t>
      </w:r>
      <w:r w:rsidRPr="0049233F">
        <w:rPr>
          <w:sz w:val="26"/>
          <w:szCs w:val="26"/>
          <w:lang w:val="pt-BR"/>
          <w:rPrChange w:id="4545" w:author="The Si Tran" w:date="2012-12-05T23:02:00Z">
            <w:rPr>
              <w:rFonts w:cs="Times New Roman"/>
              <w:iCs w:val="0"/>
              <w:sz w:val="20"/>
              <w:szCs w:val="20"/>
              <w:lang w:val="pt-BR"/>
            </w:rPr>
          </w:rPrChange>
        </w:rPr>
        <w:t>,</w:t>
      </w:r>
      <w:r w:rsidRPr="00423CB2">
        <w:rPr>
          <w:i/>
          <w:sz w:val="26"/>
          <w:szCs w:val="26"/>
          <w:lang w:val="pt-BR"/>
          <w:rPrChange w:id="4546" w:author="The Si Tran" w:date="2012-12-05T23:02:00Z">
            <w:rPr>
              <w:rFonts w:cs="Times New Roman"/>
              <w:iCs w:val="0"/>
              <w:sz w:val="20"/>
              <w:szCs w:val="20"/>
              <w:lang w:val="pt-BR"/>
            </w:rPr>
          </w:rPrChange>
        </w:rPr>
        <w:t>q</w:t>
      </w:r>
      <w:r w:rsidRPr="0049233F">
        <w:rPr>
          <w:sz w:val="26"/>
          <w:szCs w:val="26"/>
          <w:lang w:val="pt-BR"/>
          <w:rPrChange w:id="4547" w:author="The Si Tran" w:date="2012-12-05T23:02:00Z">
            <w:rPr>
              <w:rFonts w:cs="Times New Roman"/>
              <w:iCs w:val="0"/>
              <w:sz w:val="20"/>
              <w:szCs w:val="20"/>
              <w:lang w:val="pt-BR"/>
            </w:rPr>
          </w:rPrChange>
        </w:rPr>
        <w:t>)</w:t>
      </w:r>
      <w:bookmarkEnd w:id="4539"/>
      <w:bookmarkEnd w:id="4540"/>
    </w:p>
    <w:p w14:paraId="1B188649" w14:textId="77777777" w:rsidR="006A21F7" w:rsidRPr="0049233F" w:rsidRDefault="006A21F7">
      <w:pPr>
        <w:rPr>
          <w:lang w:val="pt-BR"/>
          <w:rPrChange w:id="4548" w:author="The Si Tran" w:date="2012-12-05T23:02:00Z">
            <w:rPr>
              <w:sz w:val="28"/>
              <w:szCs w:val="28"/>
              <w:lang w:val="pt-BR"/>
            </w:rPr>
          </w:rPrChange>
        </w:rPr>
        <w:pPrChange w:id="4549" w:author="The Si Tran" w:date="2012-12-15T08:15:00Z">
          <w:pPr>
            <w:ind w:firstLine="540"/>
          </w:pPr>
        </w:pPrChange>
      </w:pPr>
      <w:r w:rsidRPr="0049233F">
        <w:rPr>
          <w:lang w:val="pt-BR"/>
          <w:rPrChange w:id="4550" w:author="The Si Tran" w:date="2012-12-05T23:02:00Z">
            <w:rPr>
              <w:b/>
              <w:bCs/>
              <w:sz w:val="28"/>
              <w:szCs w:val="28"/>
              <w:lang w:val="pt-BR"/>
            </w:rPr>
          </w:rPrChange>
        </w:rPr>
        <w:t>Mô hình ARMA(</w:t>
      </w:r>
      <w:r w:rsidRPr="00423CB2">
        <w:rPr>
          <w:i/>
          <w:lang w:val="pt-BR"/>
          <w:rPrChange w:id="4551" w:author="The Si Tran" w:date="2012-12-05T23:02:00Z">
            <w:rPr>
              <w:b/>
              <w:bCs/>
              <w:sz w:val="28"/>
              <w:szCs w:val="28"/>
              <w:lang w:val="pt-BR"/>
            </w:rPr>
          </w:rPrChange>
        </w:rPr>
        <w:t>p</w:t>
      </w:r>
      <w:r w:rsidRPr="0049233F">
        <w:rPr>
          <w:lang w:val="pt-BR"/>
          <w:rPrChange w:id="4552" w:author="The Si Tran" w:date="2012-12-05T23:02:00Z">
            <w:rPr>
              <w:b/>
              <w:bCs/>
              <w:sz w:val="28"/>
              <w:szCs w:val="28"/>
              <w:lang w:val="pt-BR"/>
            </w:rPr>
          </w:rPrChange>
        </w:rPr>
        <w:t>,</w:t>
      </w:r>
      <w:r w:rsidRPr="00423CB2">
        <w:rPr>
          <w:i/>
          <w:lang w:val="pt-BR"/>
          <w:rPrChange w:id="4553" w:author="The Si Tran" w:date="2012-12-05T23:02:00Z">
            <w:rPr>
              <w:b/>
              <w:bCs/>
              <w:sz w:val="28"/>
              <w:szCs w:val="28"/>
              <w:lang w:val="pt-BR"/>
            </w:rPr>
          </w:rPrChange>
        </w:rPr>
        <w:t>q</w:t>
      </w:r>
      <w:r w:rsidRPr="0049233F">
        <w:rPr>
          <w:lang w:val="pt-BR"/>
          <w:rPrChange w:id="4554"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555" w:author="The Si Tran" w:date="2012-12-05T23:02:00Z">
            <w:rPr>
              <w:sz w:val="28"/>
              <w:szCs w:val="28"/>
              <w:lang w:val="pt-BR"/>
            </w:rPr>
          </w:rPrChange>
        </w:rPr>
        <w:pPrChange w:id="4556" w:author="The Si Tran" w:date="2012-12-15T08:15:00Z">
          <w:pPr>
            <w:ind w:firstLine="540"/>
          </w:pPr>
        </w:pPrChange>
      </w:pPr>
      <w:r w:rsidRPr="0049233F">
        <w:rPr>
          <w:lang w:val="pt-BR"/>
          <w:rPrChange w:id="4557"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558" w:author="The Si Tran" w:date="2012-12-05T23:02:00Z">
            <w:rPr>
              <w:b/>
              <w:bCs/>
              <w:sz w:val="28"/>
              <w:szCs w:val="28"/>
              <w:lang w:val="pt-BR"/>
            </w:rPr>
          </w:rPrChange>
        </w:rPr>
        <w:t xml:space="preserve">. Do đó người ta đưa thêm một hệ số </w:t>
      </w:r>
      <w:r w:rsidRPr="00423CB2">
        <w:rPr>
          <w:i/>
          <w:lang w:val="pt-BR"/>
          <w:rPrChange w:id="4559" w:author="The Si Tran" w:date="2012-12-05T23:02:00Z">
            <w:rPr>
              <w:b/>
              <w:bCs/>
              <w:sz w:val="28"/>
              <w:szCs w:val="28"/>
              <w:lang w:val="pt-BR"/>
            </w:rPr>
          </w:rPrChange>
        </w:rPr>
        <w:t>d</w:t>
      </w:r>
      <w:r w:rsidRPr="0049233F">
        <w:rPr>
          <w:lang w:val="pt-BR"/>
          <w:rPrChange w:id="4560" w:author="The Si Tran" w:date="2012-12-05T23:02:00Z">
            <w:rPr>
              <w:b/>
              <w:bCs/>
              <w:sz w:val="28"/>
              <w:szCs w:val="28"/>
              <w:lang w:val="pt-BR"/>
            </w:rPr>
          </w:rPrChange>
        </w:rPr>
        <w:t xml:space="preserve"> vào mô hình ARMA(</w:t>
      </w:r>
      <w:r w:rsidRPr="00423CB2">
        <w:rPr>
          <w:i/>
          <w:lang w:val="pt-BR"/>
          <w:rPrChange w:id="4561" w:author="The Si Tran" w:date="2012-12-05T23:02:00Z">
            <w:rPr>
              <w:b/>
              <w:bCs/>
              <w:sz w:val="28"/>
              <w:szCs w:val="28"/>
              <w:lang w:val="pt-BR"/>
            </w:rPr>
          </w:rPrChange>
        </w:rPr>
        <w:t>p</w:t>
      </w:r>
      <w:r w:rsidRPr="0049233F">
        <w:rPr>
          <w:lang w:val="pt-BR"/>
          <w:rPrChange w:id="4562" w:author="The Si Tran" w:date="2012-12-05T23:02:00Z">
            <w:rPr>
              <w:b/>
              <w:bCs/>
              <w:sz w:val="28"/>
              <w:szCs w:val="28"/>
              <w:lang w:val="pt-BR"/>
            </w:rPr>
          </w:rPrChange>
        </w:rPr>
        <w:t>,</w:t>
      </w:r>
      <w:r w:rsidRPr="00423CB2">
        <w:rPr>
          <w:i/>
          <w:lang w:val="pt-BR"/>
          <w:rPrChange w:id="4563" w:author="The Si Tran" w:date="2012-12-05T23:02:00Z">
            <w:rPr>
              <w:b/>
              <w:bCs/>
              <w:sz w:val="28"/>
              <w:szCs w:val="28"/>
              <w:lang w:val="pt-BR"/>
            </w:rPr>
          </w:rPrChange>
        </w:rPr>
        <w:t>q</w:t>
      </w:r>
      <w:r w:rsidRPr="0049233F">
        <w:rPr>
          <w:lang w:val="pt-BR"/>
          <w:rPrChange w:id="4564" w:author="The Si Tran" w:date="2012-12-05T23:02:00Z">
            <w:rPr>
              <w:b/>
              <w:bCs/>
              <w:sz w:val="28"/>
              <w:szCs w:val="28"/>
              <w:lang w:val="pt-BR"/>
            </w:rPr>
          </w:rPrChange>
        </w:rPr>
        <w:t>) để tạo thành mô hình ARIMA(</w:t>
      </w:r>
      <w:r w:rsidRPr="00423CB2">
        <w:rPr>
          <w:i/>
          <w:lang w:val="pt-BR"/>
          <w:rPrChange w:id="4565" w:author="The Si Tran" w:date="2012-12-05T23:02:00Z">
            <w:rPr>
              <w:b/>
              <w:bCs/>
              <w:sz w:val="28"/>
              <w:szCs w:val="28"/>
              <w:lang w:val="pt-BR"/>
            </w:rPr>
          </w:rPrChange>
        </w:rPr>
        <w:t>p</w:t>
      </w:r>
      <w:r w:rsidRPr="0049233F">
        <w:rPr>
          <w:lang w:val="pt-BR"/>
          <w:rPrChange w:id="4566" w:author="The Si Tran" w:date="2012-12-05T23:02:00Z">
            <w:rPr>
              <w:b/>
              <w:bCs/>
              <w:sz w:val="28"/>
              <w:szCs w:val="28"/>
              <w:lang w:val="pt-BR"/>
            </w:rPr>
          </w:rPrChange>
        </w:rPr>
        <w:t>,</w:t>
      </w:r>
      <w:r w:rsidRPr="00423CB2">
        <w:rPr>
          <w:i/>
          <w:lang w:val="pt-BR"/>
          <w:rPrChange w:id="4567" w:author="The Si Tran" w:date="2012-12-05T23:02:00Z">
            <w:rPr>
              <w:b/>
              <w:bCs/>
              <w:sz w:val="28"/>
              <w:szCs w:val="28"/>
              <w:lang w:val="pt-BR"/>
            </w:rPr>
          </w:rPrChange>
        </w:rPr>
        <w:t>d</w:t>
      </w:r>
      <w:r w:rsidRPr="0049233F">
        <w:rPr>
          <w:lang w:val="pt-BR"/>
          <w:rPrChange w:id="4568" w:author="The Si Tran" w:date="2012-12-05T23:02:00Z">
            <w:rPr>
              <w:b/>
              <w:bCs/>
              <w:sz w:val="28"/>
              <w:szCs w:val="28"/>
              <w:lang w:val="pt-BR"/>
            </w:rPr>
          </w:rPrChange>
        </w:rPr>
        <w:t>,</w:t>
      </w:r>
      <w:r w:rsidRPr="00423CB2">
        <w:rPr>
          <w:i/>
          <w:lang w:val="pt-BR"/>
          <w:rPrChange w:id="4569" w:author="The Si Tran" w:date="2012-12-05T23:02:00Z">
            <w:rPr>
              <w:b/>
              <w:bCs/>
              <w:sz w:val="28"/>
              <w:szCs w:val="28"/>
              <w:lang w:val="pt-BR"/>
            </w:rPr>
          </w:rPrChange>
        </w:rPr>
        <w:t>q</w:t>
      </w:r>
      <w:r w:rsidRPr="0049233F">
        <w:rPr>
          <w:lang w:val="pt-BR"/>
          <w:rPrChange w:id="4570" w:author="The Si Tran" w:date="2012-12-05T23:02:00Z">
            <w:rPr>
              <w:b/>
              <w:bCs/>
              <w:sz w:val="28"/>
              <w:szCs w:val="28"/>
              <w:lang w:val="pt-BR"/>
            </w:rPr>
          </w:rPrChange>
        </w:rPr>
        <w:t xml:space="preserve">), với </w:t>
      </w:r>
      <w:r w:rsidRPr="00423CB2">
        <w:rPr>
          <w:i/>
          <w:lang w:val="pt-BR"/>
          <w:rPrChange w:id="4571" w:author="The Si Tran" w:date="2012-12-05T23:02:00Z">
            <w:rPr>
              <w:b/>
              <w:bCs/>
              <w:sz w:val="28"/>
              <w:szCs w:val="28"/>
              <w:lang w:val="pt-BR"/>
            </w:rPr>
          </w:rPrChange>
        </w:rPr>
        <w:t>d</w:t>
      </w:r>
      <w:r w:rsidRPr="0049233F">
        <w:rPr>
          <w:lang w:val="pt-BR"/>
          <w:rPrChange w:id="4572"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573" w:author="The Si Tran" w:date="2012-12-05T23:02:00Z">
            <w:rPr>
              <w:b/>
              <w:bCs/>
              <w:sz w:val="28"/>
              <w:szCs w:val="28"/>
              <w:lang w:val="pt-BR"/>
            </w:rPr>
          </w:rPrChange>
        </w:rPr>
        <w:t>p</w:t>
      </w:r>
      <w:r w:rsidRPr="0049233F">
        <w:rPr>
          <w:lang w:val="pt-BR"/>
          <w:rPrChange w:id="4574" w:author="The Si Tran" w:date="2012-12-05T23:02:00Z">
            <w:rPr>
              <w:b/>
              <w:bCs/>
              <w:sz w:val="28"/>
              <w:szCs w:val="28"/>
              <w:lang w:val="pt-BR"/>
            </w:rPr>
          </w:rPrChange>
        </w:rPr>
        <w:t>,</w:t>
      </w:r>
      <w:r w:rsidRPr="00423CB2">
        <w:rPr>
          <w:i/>
          <w:lang w:val="pt-BR"/>
          <w:rPrChange w:id="4575" w:author="The Si Tran" w:date="2012-12-05T23:02:00Z">
            <w:rPr>
              <w:b/>
              <w:bCs/>
              <w:sz w:val="28"/>
              <w:szCs w:val="28"/>
              <w:lang w:val="pt-BR"/>
            </w:rPr>
          </w:rPrChange>
        </w:rPr>
        <w:t>d</w:t>
      </w:r>
      <w:r w:rsidRPr="0049233F">
        <w:rPr>
          <w:lang w:val="pt-BR"/>
          <w:rPrChange w:id="4576" w:author="The Si Tran" w:date="2012-12-05T23:02:00Z">
            <w:rPr>
              <w:b/>
              <w:bCs/>
              <w:sz w:val="28"/>
              <w:szCs w:val="28"/>
              <w:lang w:val="pt-BR"/>
            </w:rPr>
          </w:rPrChange>
        </w:rPr>
        <w:t>,</w:t>
      </w:r>
      <w:r w:rsidRPr="00423CB2">
        <w:rPr>
          <w:i/>
          <w:lang w:val="pt-BR"/>
          <w:rPrChange w:id="4577" w:author="The Si Tran" w:date="2012-12-05T23:02:00Z">
            <w:rPr>
              <w:b/>
              <w:bCs/>
              <w:sz w:val="28"/>
              <w:szCs w:val="28"/>
              <w:lang w:val="pt-BR"/>
            </w:rPr>
          </w:rPrChange>
        </w:rPr>
        <w:t>q</w:t>
      </w:r>
      <w:r w:rsidRPr="0049233F">
        <w:rPr>
          <w:lang w:val="pt-BR"/>
          <w:rPrChange w:id="4578" w:author="The Si Tran" w:date="2012-12-05T23:02:00Z">
            <w:rPr>
              <w:b/>
              <w:bCs/>
              <w:sz w:val="28"/>
              <w:szCs w:val="28"/>
              <w:lang w:val="pt-BR"/>
            </w:rPr>
          </w:rPrChange>
        </w:rPr>
        <w:t>) trở thành mô hình ARMA(</w:t>
      </w:r>
      <w:r w:rsidRPr="00423CB2">
        <w:rPr>
          <w:i/>
          <w:lang w:val="pt-BR"/>
          <w:rPrChange w:id="4579" w:author="The Si Tran" w:date="2012-12-05T23:02:00Z">
            <w:rPr>
              <w:b/>
              <w:bCs/>
              <w:sz w:val="28"/>
              <w:szCs w:val="28"/>
              <w:lang w:val="pt-BR"/>
            </w:rPr>
          </w:rPrChange>
        </w:rPr>
        <w:t>p</w:t>
      </w:r>
      <w:r w:rsidRPr="0049233F">
        <w:rPr>
          <w:lang w:val="pt-BR"/>
          <w:rPrChange w:id="4580" w:author="The Si Tran" w:date="2012-12-05T23:02:00Z">
            <w:rPr>
              <w:b/>
              <w:bCs/>
              <w:sz w:val="28"/>
              <w:szCs w:val="28"/>
              <w:lang w:val="pt-BR"/>
            </w:rPr>
          </w:rPrChange>
        </w:rPr>
        <w:t>,</w:t>
      </w:r>
      <w:r w:rsidRPr="00423CB2">
        <w:rPr>
          <w:i/>
          <w:lang w:val="pt-BR"/>
          <w:rPrChange w:id="4581" w:author="The Si Tran" w:date="2012-12-05T23:02:00Z">
            <w:rPr>
              <w:b/>
              <w:bCs/>
              <w:sz w:val="28"/>
              <w:szCs w:val="28"/>
              <w:lang w:val="pt-BR"/>
            </w:rPr>
          </w:rPrChange>
        </w:rPr>
        <w:t>q</w:t>
      </w:r>
      <w:r w:rsidRPr="0049233F">
        <w:rPr>
          <w:lang w:val="pt-BR"/>
          <w:rPrChange w:id="4582"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583" w:author="The Si Tran" w:date="2012-12-06T01:44:00Z"/>
          <w:lang w:val="pt-BR"/>
        </w:rPr>
        <w:pPrChange w:id="4584" w:author="The Si Tran" w:date="2012-12-16T10:34:00Z">
          <w:pPr>
            <w:ind w:firstLine="540"/>
          </w:pPr>
        </w:pPrChange>
      </w:pPr>
      <w:r w:rsidRPr="0049233F">
        <w:rPr>
          <w:lang w:val="pt-BR"/>
          <w:rPrChange w:id="4585" w:author="The Si Tran" w:date="2012-12-05T23:02:00Z">
            <w:rPr>
              <w:b/>
              <w:bCs/>
              <w:sz w:val="28"/>
              <w:szCs w:val="28"/>
              <w:lang w:val="pt-BR"/>
            </w:rPr>
          </w:rPrChange>
        </w:rPr>
        <w:t>Dạng toán học của mô hình ARIMA(</w:t>
      </w:r>
      <w:r w:rsidRPr="00423CB2">
        <w:rPr>
          <w:i/>
          <w:lang w:val="pt-BR"/>
          <w:rPrChange w:id="4586" w:author="The Si Tran" w:date="2012-12-05T23:02:00Z">
            <w:rPr>
              <w:b/>
              <w:bCs/>
              <w:sz w:val="28"/>
              <w:szCs w:val="28"/>
              <w:lang w:val="pt-BR"/>
            </w:rPr>
          </w:rPrChange>
        </w:rPr>
        <w:t>p</w:t>
      </w:r>
      <w:r w:rsidRPr="0049233F">
        <w:rPr>
          <w:lang w:val="pt-BR"/>
          <w:rPrChange w:id="4587" w:author="The Si Tran" w:date="2012-12-05T23:02:00Z">
            <w:rPr>
              <w:b/>
              <w:bCs/>
              <w:sz w:val="28"/>
              <w:szCs w:val="28"/>
              <w:lang w:val="pt-BR"/>
            </w:rPr>
          </w:rPrChange>
        </w:rPr>
        <w:t>,</w:t>
      </w:r>
      <w:r w:rsidRPr="00423CB2">
        <w:rPr>
          <w:i/>
          <w:lang w:val="pt-BR"/>
          <w:rPrChange w:id="4588" w:author="The Si Tran" w:date="2012-12-05T23:02:00Z">
            <w:rPr>
              <w:b/>
              <w:bCs/>
              <w:sz w:val="28"/>
              <w:szCs w:val="28"/>
              <w:lang w:val="pt-BR"/>
            </w:rPr>
          </w:rPrChange>
        </w:rPr>
        <w:t>d</w:t>
      </w:r>
      <w:r w:rsidRPr="0049233F">
        <w:rPr>
          <w:lang w:val="pt-BR"/>
          <w:rPrChange w:id="4589" w:author="The Si Tran" w:date="2012-12-05T23:02:00Z">
            <w:rPr>
              <w:b/>
              <w:bCs/>
              <w:sz w:val="28"/>
              <w:szCs w:val="28"/>
              <w:lang w:val="pt-BR"/>
            </w:rPr>
          </w:rPrChange>
        </w:rPr>
        <w:t>,</w:t>
      </w:r>
      <w:r w:rsidRPr="00423CB2">
        <w:rPr>
          <w:i/>
          <w:lang w:val="pt-BR"/>
          <w:rPrChange w:id="4590" w:author="The Si Tran" w:date="2012-12-05T23:02:00Z">
            <w:rPr>
              <w:b/>
              <w:bCs/>
              <w:sz w:val="28"/>
              <w:szCs w:val="28"/>
              <w:lang w:val="pt-BR"/>
            </w:rPr>
          </w:rPrChange>
        </w:rPr>
        <w:t>q</w:t>
      </w:r>
      <w:r w:rsidRPr="0049233F">
        <w:rPr>
          <w:lang w:val="pt-BR"/>
          <w:rPrChange w:id="4591"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592" w:author="The Si Tran" w:date="2012-12-06T01:44:00Z"/>
          <w:lang w:val="pt-BR"/>
          <w:rPrChange w:id="4593" w:author="The Si Tran" w:date="2012-12-16T10:35:00Z">
            <w:rPr>
              <w:del w:id="4594" w:author="The Si Tran" w:date="2012-12-06T01:44:00Z"/>
              <w:sz w:val="28"/>
              <w:szCs w:val="28"/>
              <w:lang w:val="pt-BR"/>
            </w:rPr>
          </w:rPrChange>
        </w:rPr>
        <w:pPrChange w:id="4595" w:author="The Si Tran" w:date="2012-12-16T10:34:00Z">
          <w:pPr>
            <w:ind w:firstLine="540"/>
          </w:pPr>
        </w:pPrChange>
      </w:pPr>
      <w:ins w:id="4596"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597" w:author="The Si Tran" w:date="2012-12-05T23:02:00Z">
            <w:rPr>
              <w:sz w:val="28"/>
              <w:szCs w:val="28"/>
              <w:lang w:val="pt-BR"/>
            </w:rPr>
          </w:rPrChange>
        </w:rPr>
        <w:pPrChange w:id="4598" w:author="The Si Tran" w:date="2012-12-16T10:34:00Z">
          <w:pPr>
            <w:ind w:firstLine="540"/>
          </w:pPr>
        </w:pPrChange>
      </w:pPr>
      <w:del w:id="4599" w:author="The Si Tran" w:date="2012-12-06T01:44:00Z">
        <w:r w:rsidRPr="00AF1345" w:rsidDel="0076673F">
          <w:rPr>
            <w:position w:val="-12"/>
            <w:lang w:val="pt-BR"/>
          </w:rPr>
          <w:object w:dxaOrig="2799" w:dyaOrig="380" w14:anchorId="7E98637F">
            <v:shape id="_x0000_i1091" type="#_x0000_t75" style="width:203.25pt;height:21.75pt" o:ole="">
              <v:imagedata r:id="rId151" o:title=""/>
            </v:shape>
            <o:OLEObject Type="Embed" ProgID="Equation.DSMT4" ShapeID="_x0000_i1091" DrawAspect="Content" ObjectID="_1417549056" r:id="rId152"/>
          </w:object>
        </w:r>
      </w:del>
    </w:p>
    <w:p w14:paraId="128398D0" w14:textId="77777777" w:rsidR="006A21F7" w:rsidRPr="0049233F" w:rsidRDefault="006A21F7">
      <w:pPr>
        <w:rPr>
          <w:lang w:val="pt-BR"/>
          <w:rPrChange w:id="4600" w:author="The Si Tran" w:date="2012-12-05T23:02:00Z">
            <w:rPr>
              <w:sz w:val="28"/>
              <w:szCs w:val="28"/>
              <w:lang w:val="pt-BR"/>
            </w:rPr>
          </w:rPrChange>
        </w:rPr>
        <w:pPrChange w:id="4601" w:author="The Si Tran" w:date="2012-12-15T08:16:00Z">
          <w:pPr>
            <w:ind w:firstLine="540"/>
          </w:pPr>
        </w:pPrChange>
      </w:pPr>
      <w:r w:rsidRPr="0049233F">
        <w:rPr>
          <w:lang w:val="pt-BR"/>
          <w:rPrChange w:id="4602" w:author="The Si Tran" w:date="2012-12-05T23:02:00Z">
            <w:rPr>
              <w:sz w:val="28"/>
              <w:szCs w:val="28"/>
              <w:lang w:val="pt-BR"/>
            </w:rPr>
          </w:rPrChange>
        </w:rPr>
        <w:t>Ý nghĩa của các ký hiệu giống như mô hình AR(</w:t>
      </w:r>
      <w:r w:rsidRPr="00423CB2">
        <w:rPr>
          <w:i/>
          <w:lang w:val="pt-BR"/>
          <w:rPrChange w:id="4603" w:author="The Si Tran" w:date="2012-12-05T23:02:00Z">
            <w:rPr>
              <w:sz w:val="28"/>
              <w:szCs w:val="28"/>
              <w:lang w:val="pt-BR"/>
            </w:rPr>
          </w:rPrChange>
        </w:rPr>
        <w:t>p</w:t>
      </w:r>
      <w:r w:rsidRPr="0049233F">
        <w:rPr>
          <w:lang w:val="pt-BR"/>
          <w:rPrChange w:id="4604" w:author="The Si Tran" w:date="2012-12-05T23:02:00Z">
            <w:rPr>
              <w:sz w:val="28"/>
              <w:szCs w:val="28"/>
              <w:lang w:val="pt-BR"/>
            </w:rPr>
          </w:rPrChange>
        </w:rPr>
        <w:t>) và MA(</w:t>
      </w:r>
      <w:r w:rsidRPr="00423CB2">
        <w:rPr>
          <w:i/>
          <w:lang w:val="pt-BR"/>
          <w:rPrChange w:id="4605" w:author="The Si Tran" w:date="2012-12-05T23:02:00Z">
            <w:rPr>
              <w:sz w:val="28"/>
              <w:szCs w:val="28"/>
              <w:lang w:val="pt-BR"/>
            </w:rPr>
          </w:rPrChange>
        </w:rPr>
        <w:t>q</w:t>
      </w:r>
      <w:r w:rsidRPr="0049233F">
        <w:rPr>
          <w:lang w:val="pt-BR"/>
          <w:rPrChange w:id="4606"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607" w:author="The Si Tran" w:date="2012-12-05T23:02:00Z">
            <w:rPr>
              <w:lang w:val="pt-BR"/>
            </w:rPr>
          </w:rPrChange>
        </w:rPr>
      </w:pPr>
      <w:bookmarkStart w:id="4608" w:name="_Toc312142554"/>
      <w:bookmarkStart w:id="4609" w:name="_Toc343711160"/>
      <w:r w:rsidRPr="0049233F">
        <w:rPr>
          <w:sz w:val="26"/>
          <w:szCs w:val="26"/>
          <w:lang w:val="pt-BR"/>
          <w:rPrChange w:id="4610" w:author="The Si Tran" w:date="2012-12-05T23:02:00Z">
            <w:rPr>
              <w:rFonts w:cs="Times New Roman"/>
              <w:b w:val="0"/>
              <w:bCs w:val="0"/>
              <w:iCs w:val="0"/>
              <w:sz w:val="26"/>
              <w:szCs w:val="22"/>
              <w:lang w:val="pt-BR"/>
            </w:rPr>
          </w:rPrChange>
        </w:rPr>
        <w:t>Mô hình ARIMA có tính mùa</w:t>
      </w:r>
      <w:bookmarkEnd w:id="4608"/>
      <w:ins w:id="4611" w:author="The Si Tran" w:date="2012-12-10T20:39:00Z">
        <w:r w:rsidR="00002A08">
          <w:rPr>
            <w:sz w:val="26"/>
            <w:szCs w:val="26"/>
            <w:lang w:val="pt-BR"/>
          </w:rPr>
          <w:t xml:space="preserve"> (SARIMA)</w:t>
        </w:r>
      </w:ins>
      <w:bookmarkEnd w:id="4609"/>
    </w:p>
    <w:p w14:paraId="16C21F60" w14:textId="205FD523" w:rsidR="006A21F7" w:rsidRPr="0049233F" w:rsidRDefault="006A21F7">
      <w:pPr>
        <w:rPr>
          <w:lang w:val="pt-BR"/>
          <w:rPrChange w:id="4612" w:author="The Si Tran" w:date="2012-12-05T23:02:00Z">
            <w:rPr>
              <w:sz w:val="28"/>
              <w:szCs w:val="28"/>
              <w:lang w:val="pt-BR"/>
            </w:rPr>
          </w:rPrChange>
        </w:rPr>
        <w:pPrChange w:id="4613" w:author="The Si Tran" w:date="2012-12-15T08:16:00Z">
          <w:pPr>
            <w:ind w:firstLine="540"/>
          </w:pPr>
        </w:pPrChange>
      </w:pPr>
      <w:r w:rsidRPr="0049233F">
        <w:rPr>
          <w:lang w:val="pt-BR"/>
          <w:rPrChange w:id="4614"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615" w:author="The Si Tran" w:date="2012-12-05T23:02:00Z">
            <w:rPr>
              <w:sz w:val="28"/>
              <w:szCs w:val="28"/>
              <w:lang w:val="pt-BR"/>
            </w:rPr>
          </w:rPrChange>
        </w:rPr>
        <w:t>P</w:t>
      </w:r>
      <w:r w:rsidRPr="0049233F">
        <w:rPr>
          <w:lang w:val="pt-BR"/>
          <w:rPrChange w:id="4616" w:author="The Si Tran" w:date="2012-12-05T23:02:00Z">
            <w:rPr>
              <w:sz w:val="28"/>
              <w:szCs w:val="28"/>
              <w:lang w:val="pt-BR"/>
            </w:rPr>
          </w:rPrChange>
        </w:rPr>
        <w:t>,</w:t>
      </w:r>
      <w:r w:rsidRPr="00423CB2">
        <w:rPr>
          <w:i/>
          <w:lang w:val="pt-BR"/>
          <w:rPrChange w:id="4617" w:author="The Si Tran" w:date="2012-12-05T23:02:00Z">
            <w:rPr>
              <w:sz w:val="28"/>
              <w:szCs w:val="28"/>
              <w:lang w:val="pt-BR"/>
            </w:rPr>
          </w:rPrChange>
        </w:rPr>
        <w:t>D</w:t>
      </w:r>
      <w:r w:rsidRPr="0049233F">
        <w:rPr>
          <w:lang w:val="pt-BR"/>
          <w:rPrChange w:id="4618" w:author="The Si Tran" w:date="2012-12-05T23:02:00Z">
            <w:rPr>
              <w:sz w:val="28"/>
              <w:szCs w:val="28"/>
              <w:lang w:val="pt-BR"/>
            </w:rPr>
          </w:rPrChange>
        </w:rPr>
        <w:t>,</w:t>
      </w:r>
      <w:r w:rsidRPr="00423CB2">
        <w:rPr>
          <w:i/>
          <w:lang w:val="pt-BR"/>
          <w:rPrChange w:id="4619" w:author="The Si Tran" w:date="2012-12-05T23:02:00Z">
            <w:rPr>
              <w:sz w:val="28"/>
              <w:szCs w:val="28"/>
              <w:lang w:val="pt-BR"/>
            </w:rPr>
          </w:rPrChange>
        </w:rPr>
        <w:t>Q</w:t>
      </w:r>
      <w:r w:rsidRPr="0049233F">
        <w:rPr>
          <w:lang w:val="pt-BR"/>
          <w:rPrChange w:id="4620" w:author="The Si Tran" w:date="2012-12-05T23:02:00Z">
            <w:rPr>
              <w:sz w:val="28"/>
              <w:szCs w:val="28"/>
              <w:lang w:val="pt-BR"/>
            </w:rPr>
          </w:rPrChange>
        </w:rPr>
        <w:t>,</w:t>
      </w:r>
      <w:r w:rsidRPr="00423CB2">
        <w:rPr>
          <w:i/>
          <w:lang w:val="pt-BR"/>
          <w:rPrChange w:id="4621" w:author="The Si Tran" w:date="2012-12-05T23:02:00Z">
            <w:rPr>
              <w:sz w:val="28"/>
              <w:szCs w:val="28"/>
              <w:lang w:val="pt-BR"/>
            </w:rPr>
          </w:rPrChange>
        </w:rPr>
        <w:t>s</w:t>
      </w:r>
      <w:r w:rsidRPr="0049233F">
        <w:rPr>
          <w:lang w:val="pt-BR"/>
          <w:rPrChange w:id="4622" w:author="The Si Tran" w:date="2012-12-05T23:02:00Z">
            <w:rPr>
              <w:sz w:val="28"/>
              <w:szCs w:val="28"/>
              <w:lang w:val="pt-BR"/>
            </w:rPr>
          </w:rPrChange>
        </w:rPr>
        <w:t xml:space="preserve"> vào mô hình ARIMA(</w:t>
      </w:r>
      <w:r w:rsidRPr="00423CB2">
        <w:rPr>
          <w:i/>
          <w:lang w:val="pt-BR"/>
          <w:rPrChange w:id="4623" w:author="The Si Tran" w:date="2012-12-05T23:02:00Z">
            <w:rPr>
              <w:sz w:val="28"/>
              <w:szCs w:val="28"/>
              <w:lang w:val="pt-BR"/>
            </w:rPr>
          </w:rPrChange>
        </w:rPr>
        <w:t>p</w:t>
      </w:r>
      <w:r w:rsidRPr="0049233F">
        <w:rPr>
          <w:lang w:val="pt-BR"/>
          <w:rPrChange w:id="4624" w:author="The Si Tran" w:date="2012-12-05T23:02:00Z">
            <w:rPr>
              <w:sz w:val="28"/>
              <w:szCs w:val="28"/>
              <w:lang w:val="pt-BR"/>
            </w:rPr>
          </w:rPrChange>
        </w:rPr>
        <w:t>,</w:t>
      </w:r>
      <w:r w:rsidRPr="00423CB2">
        <w:rPr>
          <w:i/>
          <w:lang w:val="pt-BR"/>
          <w:rPrChange w:id="4625" w:author="The Si Tran" w:date="2012-12-05T23:02:00Z">
            <w:rPr>
              <w:sz w:val="28"/>
              <w:szCs w:val="28"/>
              <w:lang w:val="pt-BR"/>
            </w:rPr>
          </w:rPrChange>
        </w:rPr>
        <w:t>d</w:t>
      </w:r>
      <w:r w:rsidRPr="0049233F">
        <w:rPr>
          <w:lang w:val="pt-BR"/>
          <w:rPrChange w:id="4626" w:author="The Si Tran" w:date="2012-12-05T23:02:00Z">
            <w:rPr>
              <w:sz w:val="28"/>
              <w:szCs w:val="28"/>
              <w:lang w:val="pt-BR"/>
            </w:rPr>
          </w:rPrChange>
        </w:rPr>
        <w:t>,</w:t>
      </w:r>
      <w:r w:rsidRPr="00423CB2">
        <w:rPr>
          <w:i/>
          <w:lang w:val="pt-BR"/>
          <w:rPrChange w:id="4627" w:author="The Si Tran" w:date="2012-12-05T23:02:00Z">
            <w:rPr>
              <w:sz w:val="28"/>
              <w:szCs w:val="28"/>
              <w:lang w:val="pt-BR"/>
            </w:rPr>
          </w:rPrChange>
        </w:rPr>
        <w:t>q</w:t>
      </w:r>
      <w:r w:rsidRPr="0049233F">
        <w:rPr>
          <w:lang w:val="pt-BR"/>
          <w:rPrChange w:id="4628" w:author="The Si Tran" w:date="2012-12-05T23:02:00Z">
            <w:rPr>
              <w:sz w:val="28"/>
              <w:szCs w:val="28"/>
              <w:lang w:val="pt-BR"/>
            </w:rPr>
          </w:rPrChange>
        </w:rPr>
        <w:t>) để tạo thành mô hình ARIMA(</w:t>
      </w:r>
      <w:r w:rsidRPr="00423CB2">
        <w:rPr>
          <w:i/>
          <w:lang w:val="pt-BR"/>
          <w:rPrChange w:id="4629" w:author="The Si Tran" w:date="2012-12-05T23:02:00Z">
            <w:rPr>
              <w:sz w:val="28"/>
              <w:szCs w:val="28"/>
              <w:lang w:val="pt-BR"/>
            </w:rPr>
          </w:rPrChange>
        </w:rPr>
        <w:t>p</w:t>
      </w:r>
      <w:r w:rsidRPr="0049233F">
        <w:rPr>
          <w:lang w:val="pt-BR"/>
          <w:rPrChange w:id="4630" w:author="The Si Tran" w:date="2012-12-05T23:02:00Z">
            <w:rPr>
              <w:sz w:val="28"/>
              <w:szCs w:val="28"/>
              <w:lang w:val="pt-BR"/>
            </w:rPr>
          </w:rPrChange>
        </w:rPr>
        <w:t>,</w:t>
      </w:r>
      <w:r w:rsidRPr="00423CB2">
        <w:rPr>
          <w:i/>
          <w:lang w:val="pt-BR"/>
          <w:rPrChange w:id="4631" w:author="The Si Tran" w:date="2012-12-05T23:02:00Z">
            <w:rPr>
              <w:sz w:val="28"/>
              <w:szCs w:val="28"/>
              <w:lang w:val="pt-BR"/>
            </w:rPr>
          </w:rPrChange>
        </w:rPr>
        <w:t>d</w:t>
      </w:r>
      <w:r w:rsidRPr="0049233F">
        <w:rPr>
          <w:lang w:val="pt-BR"/>
          <w:rPrChange w:id="4632" w:author="The Si Tran" w:date="2012-12-05T23:02:00Z">
            <w:rPr>
              <w:sz w:val="28"/>
              <w:szCs w:val="28"/>
              <w:lang w:val="pt-BR"/>
            </w:rPr>
          </w:rPrChange>
        </w:rPr>
        <w:t>,</w:t>
      </w:r>
      <w:r w:rsidRPr="00423CB2">
        <w:rPr>
          <w:i/>
          <w:lang w:val="pt-BR"/>
          <w:rPrChange w:id="4633" w:author="The Si Tran" w:date="2012-12-05T23:02:00Z">
            <w:rPr>
              <w:sz w:val="28"/>
              <w:szCs w:val="28"/>
              <w:lang w:val="pt-BR"/>
            </w:rPr>
          </w:rPrChange>
        </w:rPr>
        <w:t>q</w:t>
      </w:r>
      <w:r w:rsidR="00423CB2">
        <w:rPr>
          <w:lang w:val="pt-BR"/>
        </w:rPr>
        <w:t>)×</w:t>
      </w:r>
      <w:r w:rsidRPr="0049233F">
        <w:rPr>
          <w:lang w:val="pt-BR"/>
          <w:rPrChange w:id="4634" w:author="The Si Tran" w:date="2012-12-05T23:02:00Z">
            <w:rPr>
              <w:sz w:val="28"/>
              <w:szCs w:val="28"/>
              <w:lang w:val="pt-BR"/>
            </w:rPr>
          </w:rPrChange>
        </w:rPr>
        <w:t>(</w:t>
      </w:r>
      <w:r w:rsidRPr="00423CB2">
        <w:rPr>
          <w:i/>
          <w:lang w:val="pt-BR"/>
          <w:rPrChange w:id="4635" w:author="The Si Tran" w:date="2012-12-05T23:02:00Z">
            <w:rPr>
              <w:sz w:val="28"/>
              <w:szCs w:val="28"/>
              <w:lang w:val="pt-BR"/>
            </w:rPr>
          </w:rPrChange>
        </w:rPr>
        <w:t>P</w:t>
      </w:r>
      <w:r w:rsidRPr="0049233F">
        <w:rPr>
          <w:lang w:val="pt-BR"/>
          <w:rPrChange w:id="4636" w:author="The Si Tran" w:date="2012-12-05T23:02:00Z">
            <w:rPr>
              <w:sz w:val="28"/>
              <w:szCs w:val="28"/>
              <w:lang w:val="pt-BR"/>
            </w:rPr>
          </w:rPrChange>
        </w:rPr>
        <w:t>,</w:t>
      </w:r>
      <w:r w:rsidRPr="00423CB2">
        <w:rPr>
          <w:i/>
          <w:lang w:val="pt-BR"/>
          <w:rPrChange w:id="4637" w:author="The Si Tran" w:date="2012-12-05T23:02:00Z">
            <w:rPr>
              <w:sz w:val="28"/>
              <w:szCs w:val="28"/>
              <w:lang w:val="pt-BR"/>
            </w:rPr>
          </w:rPrChange>
        </w:rPr>
        <w:t>D</w:t>
      </w:r>
      <w:r w:rsidRPr="0049233F">
        <w:rPr>
          <w:lang w:val="pt-BR"/>
          <w:rPrChange w:id="4638" w:author="The Si Tran" w:date="2012-12-05T23:02:00Z">
            <w:rPr>
              <w:sz w:val="28"/>
              <w:szCs w:val="28"/>
              <w:lang w:val="pt-BR"/>
            </w:rPr>
          </w:rPrChange>
        </w:rPr>
        <w:t>,</w:t>
      </w:r>
      <w:r w:rsidRPr="00423CB2">
        <w:rPr>
          <w:i/>
          <w:lang w:val="pt-BR"/>
          <w:rPrChange w:id="4639" w:author="The Si Tran" w:date="2012-12-05T23:02:00Z">
            <w:rPr>
              <w:sz w:val="28"/>
              <w:szCs w:val="28"/>
              <w:lang w:val="pt-BR"/>
            </w:rPr>
          </w:rPrChange>
        </w:rPr>
        <w:t>Q</w:t>
      </w:r>
      <w:r w:rsidRPr="0049233F">
        <w:rPr>
          <w:lang w:val="pt-BR"/>
          <w:rPrChange w:id="4640" w:author="The Si Tran" w:date="2012-12-05T23:02:00Z">
            <w:rPr>
              <w:sz w:val="28"/>
              <w:szCs w:val="28"/>
              <w:lang w:val="pt-BR"/>
            </w:rPr>
          </w:rPrChange>
        </w:rPr>
        <w:t>)</w:t>
      </w:r>
      <w:r w:rsidRPr="0049233F">
        <w:rPr>
          <w:vertAlign w:val="subscript"/>
          <w:lang w:val="pt-BR"/>
          <w:rPrChange w:id="4641" w:author="The Si Tran" w:date="2012-12-05T23:02:00Z">
            <w:rPr>
              <w:sz w:val="28"/>
              <w:szCs w:val="28"/>
              <w:vertAlign w:val="subscript"/>
              <w:lang w:val="pt-BR"/>
            </w:rPr>
          </w:rPrChange>
        </w:rPr>
        <w:t>s</w:t>
      </w:r>
      <w:r w:rsidRPr="0049233F">
        <w:rPr>
          <w:lang w:val="pt-BR"/>
          <w:rPrChange w:id="4642" w:author="The Si Tran" w:date="2012-12-05T23:02:00Z">
            <w:rPr>
              <w:sz w:val="28"/>
              <w:szCs w:val="28"/>
              <w:lang w:val="pt-BR"/>
            </w:rPr>
          </w:rPrChange>
        </w:rPr>
        <w:t xml:space="preserve">. Ở đây </w:t>
      </w:r>
      <w:r w:rsidRPr="00423CB2">
        <w:rPr>
          <w:i/>
          <w:lang w:val="pt-BR"/>
          <w:rPrChange w:id="4643" w:author="The Si Tran" w:date="2012-12-05T23:02:00Z">
            <w:rPr>
              <w:sz w:val="28"/>
              <w:szCs w:val="28"/>
              <w:lang w:val="pt-BR"/>
            </w:rPr>
          </w:rPrChange>
        </w:rPr>
        <w:t>s</w:t>
      </w:r>
      <w:r w:rsidRPr="0049233F">
        <w:rPr>
          <w:lang w:val="pt-BR"/>
          <w:rPrChange w:id="4644"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645" w:author="The Si Tran" w:date="2012-12-05T23:02:00Z">
            <w:rPr>
              <w:sz w:val="28"/>
              <w:szCs w:val="28"/>
              <w:lang w:val="pt-BR"/>
            </w:rPr>
          </w:rPrChange>
        </w:rPr>
        <w:t>s</w:t>
      </w:r>
      <w:r w:rsidRPr="0049233F">
        <w:rPr>
          <w:lang w:val="pt-BR"/>
          <w:rPrChange w:id="4646" w:author="The Si Tran" w:date="2012-12-05T23:02:00Z">
            <w:rPr>
              <w:sz w:val="28"/>
              <w:szCs w:val="28"/>
              <w:lang w:val="pt-BR"/>
            </w:rPr>
          </w:rPrChange>
        </w:rPr>
        <w:t xml:space="preserve"> = 12, nếu dữ liệu quan sát theo quý thì </w:t>
      </w:r>
      <w:r w:rsidRPr="00423CB2">
        <w:rPr>
          <w:i/>
          <w:lang w:val="pt-BR"/>
          <w:rPrChange w:id="4647" w:author="The Si Tran" w:date="2012-12-05T23:02:00Z">
            <w:rPr>
              <w:sz w:val="28"/>
              <w:szCs w:val="28"/>
              <w:lang w:val="pt-BR"/>
            </w:rPr>
          </w:rPrChange>
        </w:rPr>
        <w:t>s</w:t>
      </w:r>
      <w:r w:rsidRPr="0049233F">
        <w:rPr>
          <w:lang w:val="pt-BR"/>
          <w:rPrChange w:id="4648"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649" w:author="The Si Tran" w:date="2012-12-06T01:47:00Z"/>
          <w:lang w:val="pt-BR"/>
        </w:rPr>
        <w:pPrChange w:id="4650" w:author="The Si Tran" w:date="2012-12-15T08:16:00Z">
          <w:pPr>
            <w:ind w:firstLine="540"/>
          </w:pPr>
        </w:pPrChange>
      </w:pPr>
      <w:r w:rsidRPr="0049233F">
        <w:rPr>
          <w:lang w:val="pt-BR"/>
          <w:rPrChange w:id="4651" w:author="The Si Tran" w:date="2012-12-05T23:02:00Z">
            <w:rPr>
              <w:sz w:val="28"/>
              <w:szCs w:val="28"/>
              <w:lang w:val="pt-BR"/>
            </w:rPr>
          </w:rPrChange>
        </w:rPr>
        <w:t xml:space="preserve">Dạng toán học của mô hình </w:t>
      </w:r>
      <w:r w:rsidR="00423CB2" w:rsidRPr="0049233F">
        <w:rPr>
          <w:lang w:val="pt-BR"/>
          <w:rPrChange w:id="4652" w:author="The Si Tran" w:date="2012-12-05T23:02:00Z">
            <w:rPr>
              <w:sz w:val="28"/>
              <w:szCs w:val="28"/>
              <w:lang w:val="pt-BR"/>
            </w:rPr>
          </w:rPrChange>
        </w:rPr>
        <w:t>ARIMA(</w:t>
      </w:r>
      <w:r w:rsidR="00423CB2" w:rsidRPr="00423CB2">
        <w:rPr>
          <w:i/>
          <w:lang w:val="pt-BR"/>
          <w:rPrChange w:id="4653" w:author="The Si Tran" w:date="2012-12-05T23:02:00Z">
            <w:rPr>
              <w:sz w:val="28"/>
              <w:szCs w:val="28"/>
              <w:lang w:val="pt-BR"/>
            </w:rPr>
          </w:rPrChange>
        </w:rPr>
        <w:t>p</w:t>
      </w:r>
      <w:r w:rsidR="00423CB2" w:rsidRPr="0049233F">
        <w:rPr>
          <w:lang w:val="pt-BR"/>
          <w:rPrChange w:id="4654" w:author="The Si Tran" w:date="2012-12-05T23:02:00Z">
            <w:rPr>
              <w:sz w:val="28"/>
              <w:szCs w:val="28"/>
              <w:lang w:val="pt-BR"/>
            </w:rPr>
          </w:rPrChange>
        </w:rPr>
        <w:t>,</w:t>
      </w:r>
      <w:r w:rsidR="00423CB2" w:rsidRPr="00423CB2">
        <w:rPr>
          <w:i/>
          <w:lang w:val="pt-BR"/>
          <w:rPrChange w:id="4655" w:author="The Si Tran" w:date="2012-12-05T23:02:00Z">
            <w:rPr>
              <w:sz w:val="28"/>
              <w:szCs w:val="28"/>
              <w:lang w:val="pt-BR"/>
            </w:rPr>
          </w:rPrChange>
        </w:rPr>
        <w:t>d</w:t>
      </w:r>
      <w:r w:rsidR="00423CB2" w:rsidRPr="0049233F">
        <w:rPr>
          <w:lang w:val="pt-BR"/>
          <w:rPrChange w:id="4656" w:author="The Si Tran" w:date="2012-12-05T23:02:00Z">
            <w:rPr>
              <w:sz w:val="28"/>
              <w:szCs w:val="28"/>
              <w:lang w:val="pt-BR"/>
            </w:rPr>
          </w:rPrChange>
        </w:rPr>
        <w:t>,</w:t>
      </w:r>
      <w:r w:rsidR="00423CB2" w:rsidRPr="00423CB2">
        <w:rPr>
          <w:i/>
          <w:lang w:val="pt-BR"/>
          <w:rPrChange w:id="4657" w:author="The Si Tran" w:date="2012-12-05T23:02:00Z">
            <w:rPr>
              <w:sz w:val="28"/>
              <w:szCs w:val="28"/>
              <w:lang w:val="pt-BR"/>
            </w:rPr>
          </w:rPrChange>
        </w:rPr>
        <w:t>q</w:t>
      </w:r>
      <w:r w:rsidR="00423CB2">
        <w:rPr>
          <w:lang w:val="pt-BR"/>
        </w:rPr>
        <w:t>)×</w:t>
      </w:r>
      <w:r w:rsidR="00423CB2" w:rsidRPr="0049233F">
        <w:rPr>
          <w:lang w:val="pt-BR"/>
          <w:rPrChange w:id="4658" w:author="The Si Tran" w:date="2012-12-05T23:02:00Z">
            <w:rPr>
              <w:sz w:val="28"/>
              <w:szCs w:val="28"/>
              <w:lang w:val="pt-BR"/>
            </w:rPr>
          </w:rPrChange>
        </w:rPr>
        <w:t>(</w:t>
      </w:r>
      <w:r w:rsidR="00423CB2" w:rsidRPr="00423CB2">
        <w:rPr>
          <w:i/>
          <w:lang w:val="pt-BR"/>
          <w:rPrChange w:id="4659" w:author="The Si Tran" w:date="2012-12-05T23:02:00Z">
            <w:rPr>
              <w:sz w:val="28"/>
              <w:szCs w:val="28"/>
              <w:lang w:val="pt-BR"/>
            </w:rPr>
          </w:rPrChange>
        </w:rPr>
        <w:t>P</w:t>
      </w:r>
      <w:r w:rsidR="00423CB2" w:rsidRPr="0049233F">
        <w:rPr>
          <w:lang w:val="pt-BR"/>
          <w:rPrChange w:id="4660" w:author="The Si Tran" w:date="2012-12-05T23:02:00Z">
            <w:rPr>
              <w:sz w:val="28"/>
              <w:szCs w:val="28"/>
              <w:lang w:val="pt-BR"/>
            </w:rPr>
          </w:rPrChange>
        </w:rPr>
        <w:t>,</w:t>
      </w:r>
      <w:r w:rsidR="00423CB2" w:rsidRPr="00423CB2">
        <w:rPr>
          <w:i/>
          <w:lang w:val="pt-BR"/>
          <w:rPrChange w:id="4661" w:author="The Si Tran" w:date="2012-12-05T23:02:00Z">
            <w:rPr>
              <w:sz w:val="28"/>
              <w:szCs w:val="28"/>
              <w:lang w:val="pt-BR"/>
            </w:rPr>
          </w:rPrChange>
        </w:rPr>
        <w:t>D</w:t>
      </w:r>
      <w:r w:rsidR="00423CB2" w:rsidRPr="0049233F">
        <w:rPr>
          <w:lang w:val="pt-BR"/>
          <w:rPrChange w:id="4662" w:author="The Si Tran" w:date="2012-12-05T23:02:00Z">
            <w:rPr>
              <w:sz w:val="28"/>
              <w:szCs w:val="28"/>
              <w:lang w:val="pt-BR"/>
            </w:rPr>
          </w:rPrChange>
        </w:rPr>
        <w:t>,</w:t>
      </w:r>
      <w:r w:rsidR="00423CB2" w:rsidRPr="00423CB2">
        <w:rPr>
          <w:i/>
          <w:lang w:val="pt-BR"/>
          <w:rPrChange w:id="4663" w:author="The Si Tran" w:date="2012-12-05T23:02:00Z">
            <w:rPr>
              <w:sz w:val="28"/>
              <w:szCs w:val="28"/>
              <w:lang w:val="pt-BR"/>
            </w:rPr>
          </w:rPrChange>
        </w:rPr>
        <w:t>Q</w:t>
      </w:r>
      <w:r w:rsidR="00423CB2" w:rsidRPr="0049233F">
        <w:rPr>
          <w:lang w:val="pt-BR"/>
          <w:rPrChange w:id="4664" w:author="The Si Tran" w:date="2012-12-05T23:02:00Z">
            <w:rPr>
              <w:sz w:val="28"/>
              <w:szCs w:val="28"/>
              <w:lang w:val="pt-BR"/>
            </w:rPr>
          </w:rPrChange>
        </w:rPr>
        <w:t>)</w:t>
      </w:r>
      <w:r w:rsidR="00423CB2" w:rsidRPr="0049233F">
        <w:rPr>
          <w:vertAlign w:val="subscript"/>
          <w:lang w:val="pt-BR"/>
          <w:rPrChange w:id="4665"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666" w:author="The Si Tran" w:date="2012-12-05T23:02:00Z">
            <w:rPr>
              <w:sz w:val="28"/>
              <w:szCs w:val="28"/>
              <w:lang w:val="pt-BR"/>
            </w:rPr>
          </w:rPrChange>
        </w:rPr>
        <w:t>là</w:t>
      </w:r>
    </w:p>
    <w:p w14:paraId="4AECD312" w14:textId="5470D4FC" w:rsidR="0076673F" w:rsidRPr="00F43FFA" w:rsidRDefault="008A1996">
      <w:pPr>
        <w:pStyle w:val="Canhgiua"/>
        <w:rPr>
          <w:lang w:val="pt-BR"/>
          <w:rPrChange w:id="4667" w:author="The Si Tran" w:date="2012-12-06T01:47:00Z">
            <w:rPr>
              <w:sz w:val="28"/>
              <w:szCs w:val="28"/>
              <w:lang w:val="pt-BR"/>
            </w:rPr>
          </w:rPrChange>
        </w:rPr>
        <w:pPrChange w:id="4668" w:author="The Si Tran" w:date="2012-12-16T10:35:00Z">
          <w:pPr>
            <w:ind w:firstLine="540"/>
          </w:pPr>
        </w:pPrChange>
      </w:pPr>
      <m:oMathPara>
        <m:oMath>
          <m:sSup>
            <m:sSupPr>
              <m:ctrlPr>
                <w:ins w:id="4669" w:author="The Si Tran" w:date="2012-12-06T01:45:00Z">
                  <w:rPr>
                    <w:rFonts w:ascii="Cambria Math" w:hAnsi="Cambria Math"/>
                    <w:lang w:val="pt-BR"/>
                  </w:rPr>
                </w:ins>
              </m:ctrlPr>
            </m:sSupPr>
            <m:e>
              <w:ins w:id="4670" w:author="The Si Tran" w:date="2012-12-06T01:46:00Z">
                <m:r>
                  <m:rPr>
                    <m:sty m:val="p"/>
                  </m:rPr>
                  <w:rPr>
                    <w:rFonts w:ascii="Cambria Math" w:hAnsi="Cambria Math" w:hint="eastAsia"/>
                    <w:lang w:val="pt-BR"/>
                  </w:rPr>
                  <m:t>Φ</m:t>
                </m:r>
              </w:ins>
            </m:e>
            <m:sup>
              <w:ins w:id="4671" w:author="The Si Tran" w:date="2012-12-06T01:46:00Z">
                <m:r>
                  <m:rPr>
                    <m:sty m:val="p"/>
                  </m:rPr>
                  <w:rPr>
                    <w:rFonts w:ascii="Cambria Math" w:hAnsi="Cambria Math"/>
                    <w:lang w:val="pt-BR"/>
                  </w:rPr>
                  <m:t>*</m:t>
                </m:r>
              </w:ins>
            </m:sup>
          </m:sSup>
          <m:d>
            <m:dPr>
              <m:ctrlPr>
                <w:ins w:id="4672" w:author="The Si Tran" w:date="2012-12-06T01:45:00Z">
                  <w:rPr>
                    <w:rFonts w:ascii="Cambria Math" w:hAnsi="Cambria Math"/>
                    <w:lang w:val="pt-BR"/>
                  </w:rPr>
                </w:ins>
              </m:ctrlPr>
            </m:dPr>
            <m:e>
              <m:sSup>
                <m:sSupPr>
                  <m:ctrlPr>
                    <w:ins w:id="4673" w:author="The Si Tran" w:date="2012-12-06T01:45:00Z">
                      <w:rPr>
                        <w:rFonts w:ascii="Cambria Math" w:hAnsi="Cambria Math"/>
                        <w:lang w:val="pt-BR"/>
                      </w:rPr>
                    </w:ins>
                  </m:ctrlPr>
                </m:sSupPr>
                <m:e>
                  <w:ins w:id="4674" w:author="The Si Tran" w:date="2012-12-06T01:45:00Z">
                    <m:r>
                      <w:rPr>
                        <w:rFonts w:ascii="Cambria Math" w:hAnsi="Cambria Math"/>
                        <w:lang w:val="pt-BR"/>
                      </w:rPr>
                      <m:t>B</m:t>
                    </m:r>
                  </w:ins>
                </m:e>
                <m:sup>
                  <w:ins w:id="4675" w:author="The Si Tran" w:date="2012-12-06T01:45:00Z">
                    <m:r>
                      <w:rPr>
                        <w:rFonts w:ascii="Cambria Math" w:hAnsi="Cambria Math"/>
                        <w:lang w:val="pt-BR"/>
                      </w:rPr>
                      <m:t>S</m:t>
                    </m:r>
                  </w:ins>
                </m:sup>
              </m:sSup>
            </m:e>
          </m:d>
          <w:ins w:id="4676" w:author="The Si Tran" w:date="2012-12-06T01:45:00Z">
            <m:r>
              <m:rPr>
                <m:sty m:val="p"/>
              </m:rPr>
              <w:rPr>
                <w:rFonts w:ascii="Cambria Math" w:hAnsi="Cambria Math"/>
                <w:lang w:val="pt-BR"/>
              </w:rPr>
              <m:t>Φ</m:t>
            </m:r>
          </w:ins>
          <m:d>
            <m:dPr>
              <m:ctrlPr>
                <w:ins w:id="4677" w:author="The Si Tran" w:date="2012-12-06T01:45:00Z">
                  <w:rPr>
                    <w:rFonts w:ascii="Cambria Math" w:hAnsi="Cambria Math"/>
                    <w:lang w:val="pt-BR"/>
                  </w:rPr>
                </w:ins>
              </m:ctrlPr>
            </m:dPr>
            <m:e>
              <w:ins w:id="4678" w:author="The Si Tran" w:date="2012-12-06T01:45:00Z">
                <m:r>
                  <w:rPr>
                    <w:rFonts w:ascii="Cambria Math" w:hAnsi="Cambria Math"/>
                    <w:lang w:val="pt-BR"/>
                  </w:rPr>
                  <m:t>B</m:t>
                </m:r>
              </w:ins>
            </m:e>
          </m:d>
          <m:sSup>
            <m:sSupPr>
              <m:ctrlPr>
                <w:ins w:id="4679" w:author="The Si Tran" w:date="2012-12-06T01:45:00Z">
                  <w:rPr>
                    <w:rFonts w:ascii="Cambria Math" w:hAnsi="Cambria Math"/>
                    <w:lang w:val="pt-BR"/>
                  </w:rPr>
                </w:ins>
              </m:ctrlPr>
            </m:sSupPr>
            <m:e>
              <w:ins w:id="4680"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681" w:author="The Si Tran" w:date="2012-12-06T01:45:00Z">
                <m:r>
                  <w:rPr>
                    <w:rFonts w:ascii="Cambria Math" w:hAnsi="Cambria Math"/>
                    <w:lang w:val="pt-BR"/>
                  </w:rPr>
                  <m:t>d</m:t>
                </m:r>
              </w:ins>
            </m:sup>
          </m:sSup>
          <m:sSub>
            <m:sSubPr>
              <m:ctrlPr>
                <w:ins w:id="4682" w:author="The Si Tran" w:date="2012-12-06T01:45:00Z">
                  <w:rPr>
                    <w:rFonts w:ascii="Cambria Math" w:hAnsi="Cambria Math"/>
                    <w:lang w:val="pt-BR"/>
                  </w:rPr>
                </w:ins>
              </m:ctrlPr>
            </m:sSubPr>
            <m:e>
              <m:sSup>
                <m:sSupPr>
                  <m:ctrlPr>
                    <w:ins w:id="4683" w:author="The Si Tran" w:date="2012-12-06T01:46:00Z">
                      <w:rPr>
                        <w:rFonts w:ascii="Cambria Math" w:hAnsi="Cambria Math"/>
                        <w:lang w:val="pt-BR"/>
                      </w:rPr>
                    </w:ins>
                  </m:ctrlPr>
                </m:sSupPr>
                <m:e>
                  <w:ins w:id="4684" w:author="The Si Tran" w:date="2012-12-06T01:46:00Z">
                    <m:r>
                      <m:rPr>
                        <m:sty m:val="p"/>
                      </m:rPr>
                      <w:rPr>
                        <w:rFonts w:ascii="Cambria Math" w:hAnsi="Cambria Math"/>
                        <w:lang w:val="pt-BR"/>
                      </w:rPr>
                      <m:t>(1-</m:t>
                    </m:r>
                  </w:ins>
                  <m:sSup>
                    <m:sSupPr>
                      <m:ctrlPr>
                        <w:ins w:id="4685" w:author="The Si Tran" w:date="2012-12-06T01:46:00Z">
                          <w:rPr>
                            <w:rFonts w:ascii="Cambria Math" w:hAnsi="Cambria Math"/>
                            <w:lang w:val="pt-BR"/>
                          </w:rPr>
                        </w:ins>
                      </m:ctrlPr>
                    </m:sSupPr>
                    <m:e>
                      <w:ins w:id="4686" w:author="The Si Tran" w:date="2012-12-06T01:46:00Z">
                        <m:r>
                          <w:rPr>
                            <w:rFonts w:ascii="Cambria Math" w:hAnsi="Cambria Math"/>
                            <w:lang w:val="pt-BR"/>
                          </w:rPr>
                          <m:t>B</m:t>
                        </m:r>
                      </w:ins>
                    </m:e>
                    <m:sup>
                      <w:ins w:id="4687" w:author="The Si Tran" w:date="2012-12-06T01:46:00Z">
                        <m:r>
                          <w:rPr>
                            <w:rFonts w:ascii="Cambria Math" w:hAnsi="Cambria Math"/>
                            <w:lang w:val="pt-BR"/>
                          </w:rPr>
                          <m:t>S</m:t>
                        </m:r>
                      </w:ins>
                    </m:sup>
                  </m:sSup>
                  <w:ins w:id="4688" w:author="The Si Tran" w:date="2012-12-06T01:46:00Z">
                    <m:r>
                      <m:rPr>
                        <m:sty m:val="p"/>
                      </m:rPr>
                      <w:rPr>
                        <w:rFonts w:ascii="Cambria Math" w:hAnsi="Cambria Math"/>
                        <w:lang w:val="pt-BR"/>
                      </w:rPr>
                      <m:t>)</m:t>
                    </m:r>
                  </w:ins>
                </m:e>
                <m:sup>
                  <w:ins w:id="4689" w:author="The Si Tran" w:date="2012-12-06T01:46:00Z">
                    <m:r>
                      <w:rPr>
                        <w:rFonts w:ascii="Cambria Math" w:hAnsi="Cambria Math"/>
                        <w:lang w:val="pt-BR"/>
                      </w:rPr>
                      <m:t>D</m:t>
                    </m:r>
                  </w:ins>
                </m:sup>
              </m:sSup>
              <w:ins w:id="4690" w:author="The Si Tran" w:date="2012-12-06T01:45:00Z">
                <m:r>
                  <w:rPr>
                    <w:rFonts w:ascii="Cambria Math" w:hAnsi="Cambria Math"/>
                    <w:lang w:val="pt-BR"/>
                  </w:rPr>
                  <m:t>y</m:t>
                </m:r>
              </w:ins>
            </m:e>
            <m:sub>
              <w:ins w:id="4691" w:author="The Si Tran" w:date="2012-12-06T01:45:00Z">
                <m:r>
                  <w:rPr>
                    <w:rFonts w:ascii="Cambria Math" w:hAnsi="Cambria Math"/>
                    <w:lang w:val="pt-BR"/>
                  </w:rPr>
                  <m:t>t</m:t>
                </m:r>
              </w:ins>
            </m:sub>
          </m:sSub>
          <w:ins w:id="4692"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693" w:author="The Si Tran" w:date="2012-12-06T01:46:00Z">
                  <w:rPr>
                    <w:rFonts w:ascii="Cambria Math" w:hAnsi="Cambria Math"/>
                    <w:lang w:val="pt-BR"/>
                  </w:rPr>
                </w:ins>
              </m:ctrlPr>
            </m:sSupPr>
            <m:e>
              <w:ins w:id="4694" w:author="The Si Tran" w:date="2012-12-06T01:47:00Z">
                <m:r>
                  <m:rPr>
                    <m:sty m:val="p"/>
                  </m:rPr>
                  <w:rPr>
                    <w:rFonts w:ascii="Cambria Math" w:hAnsi="Cambria Math" w:hint="eastAsia"/>
                    <w:lang w:val="pt-BR"/>
                  </w:rPr>
                  <m:t>Θ</m:t>
                </m:r>
              </w:ins>
            </m:e>
            <m:sup>
              <w:ins w:id="4695" w:author="The Si Tran" w:date="2012-12-06T01:46:00Z">
                <m:r>
                  <m:rPr>
                    <m:sty m:val="p"/>
                  </m:rPr>
                  <w:rPr>
                    <w:rFonts w:ascii="Cambria Math" w:hAnsi="Cambria Math"/>
                    <w:lang w:val="pt-BR"/>
                  </w:rPr>
                  <m:t>*</m:t>
                </m:r>
              </w:ins>
            </m:sup>
          </m:sSup>
          <m:d>
            <m:dPr>
              <m:ctrlPr>
                <w:ins w:id="4696" w:author="The Si Tran" w:date="2012-12-06T01:46:00Z">
                  <w:rPr>
                    <w:rFonts w:ascii="Cambria Math" w:hAnsi="Cambria Math"/>
                    <w:lang w:val="pt-BR"/>
                  </w:rPr>
                </w:ins>
              </m:ctrlPr>
            </m:dPr>
            <m:e>
              <m:sSup>
                <m:sSupPr>
                  <m:ctrlPr>
                    <w:ins w:id="4697" w:author="The Si Tran" w:date="2012-12-06T01:46:00Z">
                      <w:rPr>
                        <w:rFonts w:ascii="Cambria Math" w:hAnsi="Cambria Math"/>
                        <w:lang w:val="pt-BR"/>
                      </w:rPr>
                    </w:ins>
                  </m:ctrlPr>
                </m:sSupPr>
                <m:e>
                  <w:ins w:id="4698" w:author="The Si Tran" w:date="2012-12-06T01:46:00Z">
                    <m:r>
                      <w:rPr>
                        <w:rFonts w:ascii="Cambria Math" w:hAnsi="Cambria Math"/>
                        <w:lang w:val="pt-BR"/>
                      </w:rPr>
                      <m:t>B</m:t>
                    </m:r>
                  </w:ins>
                </m:e>
                <m:sup>
                  <w:ins w:id="4699" w:author="The Si Tran" w:date="2012-12-06T01:46:00Z">
                    <m:r>
                      <w:rPr>
                        <w:rFonts w:ascii="Cambria Math" w:hAnsi="Cambria Math"/>
                        <w:lang w:val="pt-BR"/>
                      </w:rPr>
                      <m:t>S</m:t>
                    </m:r>
                  </w:ins>
                </m:sup>
              </m:sSup>
            </m:e>
          </m:d>
          <w:ins w:id="4700"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701" w:author="The Si Tran" w:date="2012-12-06T01:45:00Z">
                  <w:rPr>
                    <w:rFonts w:ascii="Cambria Math" w:hAnsi="Cambria Math"/>
                    <w:lang w:val="pt-BR"/>
                  </w:rPr>
                </w:ins>
              </m:ctrlPr>
            </m:sSubPr>
            <m:e>
              <w:ins w:id="4702" w:author="The Si Tran" w:date="2012-12-06T01:45:00Z">
                <m:r>
                  <w:rPr>
                    <w:rFonts w:ascii="Cambria Math" w:hAnsi="Cambria Math"/>
                    <w:lang w:val="pt-BR"/>
                  </w:rPr>
                  <m:t>ε</m:t>
                </m:r>
              </w:ins>
            </m:e>
            <m:sub>
              <w:ins w:id="4703"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704" w:author="The Si Tran" w:date="2012-12-06T01:47:00Z"/>
          <w:szCs w:val="26"/>
          <w:lang w:val="pt-BR"/>
          <w:rPrChange w:id="4705" w:author="The Si Tran" w:date="2012-12-05T23:02:00Z">
            <w:rPr>
              <w:del w:id="4706" w:author="The Si Tran" w:date="2012-12-06T01:47:00Z"/>
              <w:sz w:val="28"/>
              <w:szCs w:val="28"/>
              <w:lang w:val="pt-BR"/>
            </w:rPr>
          </w:rPrChange>
        </w:rPr>
      </w:pPr>
      <w:del w:id="4707" w:author="The Si Tran" w:date="2012-12-06T01:47:00Z">
        <w:r w:rsidRPr="00AF1345" w:rsidDel="00F43FFA">
          <w:rPr>
            <w:position w:val="-12"/>
            <w:szCs w:val="26"/>
            <w:lang w:val="pt-BR"/>
          </w:rPr>
          <w:object w:dxaOrig="5040" w:dyaOrig="380" w14:anchorId="372E02F0">
            <v:shape id="_x0000_i1092" type="#_x0000_t75" style="width:345pt;height:21.75pt" o:ole="">
              <v:imagedata r:id="rId153" o:title=""/>
            </v:shape>
            <o:OLEObject Type="Embed" ProgID="Equation.DSMT4" ShapeID="_x0000_i1092" DrawAspect="Content" ObjectID="_1417549057" r:id="rId154"/>
          </w:object>
        </w:r>
      </w:del>
    </w:p>
    <w:p w14:paraId="59DCC3E8" w14:textId="77777777" w:rsidR="006A21F7" w:rsidRDefault="006A21F7">
      <w:pPr>
        <w:rPr>
          <w:ins w:id="4708" w:author="The Si Tran" w:date="2012-12-06T01:48:00Z"/>
          <w:lang w:val="pt-BR"/>
        </w:rPr>
        <w:pPrChange w:id="4709" w:author="The Si Tran" w:date="2012-12-15T08:16:00Z">
          <w:pPr>
            <w:ind w:firstLine="540"/>
          </w:pPr>
        </w:pPrChange>
      </w:pPr>
      <w:r w:rsidRPr="0049233F">
        <w:rPr>
          <w:lang w:val="pt-BR"/>
          <w:rPrChange w:id="4710" w:author="The Si Tran" w:date="2012-12-05T23:02:00Z">
            <w:rPr>
              <w:sz w:val="28"/>
              <w:szCs w:val="28"/>
              <w:lang w:val="pt-BR"/>
            </w:rPr>
          </w:rPrChange>
        </w:rPr>
        <w:t xml:space="preserve">Với </w:t>
      </w:r>
    </w:p>
    <w:p w14:paraId="055477D2" w14:textId="77777777" w:rsidR="007850C8" w:rsidRPr="007850C8" w:rsidRDefault="008A1996">
      <w:pPr>
        <w:pStyle w:val="Canhgiua"/>
        <w:rPr>
          <w:ins w:id="4711" w:author="The Si Tran" w:date="2012-12-06T01:49:00Z"/>
          <w:lang w:val="pt-BR"/>
        </w:rPr>
        <w:pPrChange w:id="4712" w:author="The Si Tran" w:date="2012-12-16T10:35:00Z">
          <w:pPr>
            <w:ind w:firstLine="540"/>
          </w:pPr>
        </w:pPrChange>
      </w:pPr>
      <m:oMathPara>
        <m:oMath>
          <m:sSup>
            <m:sSupPr>
              <m:ctrlPr>
                <w:ins w:id="4713" w:author="The Si Tran" w:date="2012-12-06T01:48:00Z">
                  <w:rPr>
                    <w:rFonts w:ascii="Cambria Math" w:hAnsi="Cambria Math"/>
                    <w:lang w:val="pt-BR"/>
                  </w:rPr>
                </w:ins>
              </m:ctrlPr>
            </m:sSupPr>
            <m:e>
              <w:ins w:id="4714" w:author="The Si Tran" w:date="2012-12-06T01:48:00Z">
                <m:r>
                  <m:rPr>
                    <m:sty m:val="p"/>
                  </m:rPr>
                  <w:rPr>
                    <w:rFonts w:ascii="Cambria Math" w:hAnsi="Cambria Math"/>
                    <w:lang w:val="pt-BR"/>
                  </w:rPr>
                  <m:t>Φ</m:t>
                </m:r>
              </w:ins>
            </m:e>
            <m:sup>
              <w:ins w:id="4715" w:author="The Si Tran" w:date="2012-12-06T01:48:00Z">
                <m:r>
                  <m:rPr>
                    <m:sty m:val="p"/>
                  </m:rPr>
                  <w:rPr>
                    <w:rFonts w:ascii="Cambria Math" w:hAnsi="Cambria Math"/>
                    <w:lang w:val="pt-BR"/>
                  </w:rPr>
                  <m:t>*</m:t>
                </m:r>
              </w:ins>
            </m:sup>
          </m:sSup>
          <m:d>
            <m:dPr>
              <m:ctrlPr>
                <w:ins w:id="4716" w:author="The Si Tran" w:date="2012-12-06T01:48:00Z">
                  <w:rPr>
                    <w:rFonts w:ascii="Cambria Math" w:hAnsi="Cambria Math"/>
                    <w:lang w:val="pt-BR"/>
                  </w:rPr>
                </w:ins>
              </m:ctrlPr>
            </m:dPr>
            <m:e>
              <m:sSup>
                <m:sSupPr>
                  <m:ctrlPr>
                    <w:ins w:id="4717" w:author="The Si Tran" w:date="2012-12-06T01:48:00Z">
                      <w:rPr>
                        <w:rFonts w:ascii="Cambria Math" w:hAnsi="Cambria Math"/>
                        <w:lang w:val="pt-BR"/>
                      </w:rPr>
                    </w:ins>
                  </m:ctrlPr>
                </m:sSupPr>
                <m:e>
                  <w:ins w:id="4718" w:author="The Si Tran" w:date="2012-12-06T01:48:00Z">
                    <m:r>
                      <w:rPr>
                        <w:rFonts w:ascii="Cambria Math" w:hAnsi="Cambria Math"/>
                        <w:lang w:val="pt-BR"/>
                      </w:rPr>
                      <m:t>B</m:t>
                    </m:r>
                  </w:ins>
                </m:e>
                <m:sup>
                  <w:ins w:id="4719" w:author="The Si Tran" w:date="2012-12-06T01:48:00Z">
                    <m:r>
                      <w:rPr>
                        <w:rFonts w:ascii="Cambria Math" w:hAnsi="Cambria Math"/>
                        <w:lang w:val="pt-BR"/>
                      </w:rPr>
                      <m:t>S</m:t>
                    </m:r>
                  </w:ins>
                </m:sup>
              </m:sSup>
            </m:e>
          </m:d>
          <w:ins w:id="4720" w:author="The Si Tran" w:date="2012-12-06T01:48:00Z">
            <m:r>
              <m:rPr>
                <m:sty m:val="p"/>
              </m:rPr>
              <w:rPr>
                <w:rFonts w:ascii="Cambria Math" w:hAnsi="Cambria Math"/>
                <w:lang w:val="pt-BR"/>
              </w:rPr>
              <m:t>=1-</m:t>
            </m:r>
          </w:ins>
          <m:sSubSup>
            <m:sSubSupPr>
              <m:ctrlPr>
                <w:ins w:id="4721" w:author="The Si Tran" w:date="2012-12-06T01:49:00Z">
                  <w:rPr>
                    <w:rFonts w:ascii="Cambria Math" w:hAnsi="Cambria Math"/>
                    <w:lang w:val="pt-BR"/>
                  </w:rPr>
                </w:ins>
              </m:ctrlPr>
            </m:sSubSupPr>
            <m:e>
              <w:ins w:id="4722" w:author="The Si Tran" w:date="2012-12-06T01:50:00Z">
                <m:r>
                  <m:rPr>
                    <m:sty m:val="p"/>
                  </m:rPr>
                  <w:rPr>
                    <w:rFonts w:ascii="Cambria Math" w:hAnsi="Cambria Math"/>
                    <w:lang w:val="pt-BR"/>
                  </w:rPr>
                  <m:t>ϕ</m:t>
                </m:r>
              </w:ins>
            </m:e>
            <m:sub>
              <w:ins w:id="4723" w:author="The Si Tran" w:date="2012-12-06T01:49:00Z">
                <m:r>
                  <m:rPr>
                    <m:sty m:val="p"/>
                  </m:rPr>
                  <w:rPr>
                    <w:rFonts w:ascii="Cambria Math" w:hAnsi="Cambria Math"/>
                    <w:lang w:val="pt-BR"/>
                  </w:rPr>
                  <m:t>1</m:t>
                </m:r>
              </w:ins>
            </m:sub>
            <m:sup>
              <w:ins w:id="4724" w:author="The Si Tran" w:date="2012-12-06T01:49:00Z">
                <m:r>
                  <m:rPr>
                    <m:sty m:val="p"/>
                  </m:rPr>
                  <w:rPr>
                    <w:rFonts w:ascii="Cambria Math" w:hAnsi="Cambria Math"/>
                    <w:lang w:val="pt-BR"/>
                  </w:rPr>
                  <m:t>*</m:t>
                </m:r>
              </w:ins>
            </m:sup>
          </m:sSubSup>
          <m:d>
            <m:dPr>
              <m:ctrlPr>
                <w:ins w:id="4725" w:author="The Si Tran" w:date="2012-12-06T01:48:00Z">
                  <w:rPr>
                    <w:rFonts w:ascii="Cambria Math" w:hAnsi="Cambria Math"/>
                    <w:lang w:val="pt-BR"/>
                  </w:rPr>
                </w:ins>
              </m:ctrlPr>
            </m:dPr>
            <m:e>
              <m:sSup>
                <m:sSupPr>
                  <m:ctrlPr>
                    <w:ins w:id="4726" w:author="The Si Tran" w:date="2012-12-06T01:48:00Z">
                      <w:rPr>
                        <w:rFonts w:ascii="Cambria Math" w:hAnsi="Cambria Math"/>
                        <w:lang w:val="pt-BR"/>
                      </w:rPr>
                    </w:ins>
                  </m:ctrlPr>
                </m:sSupPr>
                <m:e>
                  <w:ins w:id="4727" w:author="The Si Tran" w:date="2012-12-06T01:48:00Z">
                    <m:r>
                      <w:rPr>
                        <w:rFonts w:ascii="Cambria Math" w:hAnsi="Cambria Math"/>
                        <w:lang w:val="pt-BR"/>
                      </w:rPr>
                      <m:t>B</m:t>
                    </m:r>
                  </w:ins>
                </m:e>
                <m:sup>
                  <w:ins w:id="4728" w:author="The Si Tran" w:date="2012-12-06T01:48:00Z">
                    <m:r>
                      <m:rPr>
                        <m:sty m:val="p"/>
                      </m:rPr>
                      <w:rPr>
                        <w:rFonts w:ascii="Cambria Math" w:hAnsi="Cambria Math"/>
                        <w:lang w:val="pt-BR"/>
                      </w:rPr>
                      <m:t>1</m:t>
                    </m:r>
                    <m:r>
                      <w:rPr>
                        <w:rFonts w:ascii="Cambria Math" w:hAnsi="Cambria Math"/>
                        <w:lang w:val="pt-BR"/>
                      </w:rPr>
                      <m:t>S</m:t>
                    </m:r>
                  </w:ins>
                </m:sup>
              </m:sSup>
            </m:e>
          </m:d>
          <w:ins w:id="4729" w:author="The Si Tran" w:date="2012-12-06T01:48:00Z">
            <m:r>
              <m:rPr>
                <m:sty m:val="p"/>
              </m:rPr>
              <w:rPr>
                <w:rFonts w:ascii="Cambria Math" w:hAnsi="Cambria Math"/>
                <w:lang w:val="pt-BR"/>
              </w:rPr>
              <m:t>-</m:t>
            </m:r>
          </w:ins>
          <m:sSubSup>
            <m:sSubSupPr>
              <m:ctrlPr>
                <w:ins w:id="4730" w:author="The Si Tran" w:date="2012-12-06T01:49:00Z">
                  <w:rPr>
                    <w:rFonts w:ascii="Cambria Math" w:hAnsi="Cambria Math"/>
                    <w:lang w:val="pt-BR"/>
                  </w:rPr>
                </w:ins>
              </m:ctrlPr>
            </m:sSubSupPr>
            <m:e>
              <w:ins w:id="4731" w:author="The Si Tran" w:date="2012-12-06T01:50:00Z">
                <m:r>
                  <m:rPr>
                    <m:sty m:val="p"/>
                  </m:rPr>
                  <w:rPr>
                    <w:rFonts w:ascii="Cambria Math" w:hAnsi="Cambria Math"/>
                    <w:lang w:val="pt-BR"/>
                  </w:rPr>
                  <m:t>ϕ</m:t>
                </m:r>
              </w:ins>
            </m:e>
            <m:sub>
              <w:ins w:id="4732" w:author="The Si Tran" w:date="2012-12-06T01:49:00Z">
                <m:r>
                  <m:rPr>
                    <m:sty m:val="p"/>
                  </m:rPr>
                  <w:rPr>
                    <w:rFonts w:ascii="Cambria Math" w:hAnsi="Cambria Math"/>
                    <w:lang w:val="pt-BR"/>
                  </w:rPr>
                  <m:t>2</m:t>
                </m:r>
              </w:ins>
            </m:sub>
            <m:sup>
              <w:ins w:id="4733" w:author="The Si Tran" w:date="2012-12-06T01:49:00Z">
                <m:r>
                  <m:rPr>
                    <m:sty m:val="p"/>
                  </m:rPr>
                  <w:rPr>
                    <w:rFonts w:ascii="Cambria Math" w:hAnsi="Cambria Math"/>
                    <w:lang w:val="pt-BR"/>
                  </w:rPr>
                  <m:t>*</m:t>
                </m:r>
              </w:ins>
            </m:sup>
          </m:sSubSup>
          <m:d>
            <m:dPr>
              <m:ctrlPr>
                <w:ins w:id="4734" w:author="The Si Tran" w:date="2012-12-06T01:48:00Z">
                  <w:rPr>
                    <w:rFonts w:ascii="Cambria Math" w:hAnsi="Cambria Math"/>
                    <w:lang w:val="pt-BR"/>
                  </w:rPr>
                </w:ins>
              </m:ctrlPr>
            </m:dPr>
            <m:e>
              <m:sSup>
                <m:sSupPr>
                  <m:ctrlPr>
                    <w:ins w:id="4735" w:author="The Si Tran" w:date="2012-12-06T01:48:00Z">
                      <w:rPr>
                        <w:rFonts w:ascii="Cambria Math" w:hAnsi="Cambria Math"/>
                        <w:lang w:val="pt-BR"/>
                      </w:rPr>
                    </w:ins>
                  </m:ctrlPr>
                </m:sSupPr>
                <m:e>
                  <w:ins w:id="4736" w:author="The Si Tran" w:date="2012-12-06T01:48:00Z">
                    <m:r>
                      <w:rPr>
                        <w:rFonts w:ascii="Cambria Math" w:hAnsi="Cambria Math"/>
                        <w:lang w:val="pt-BR"/>
                      </w:rPr>
                      <m:t>B</m:t>
                    </m:r>
                  </w:ins>
                </m:e>
                <m:sup>
                  <w:ins w:id="4737" w:author="The Si Tran" w:date="2012-12-06T01:48:00Z">
                    <m:r>
                      <m:rPr>
                        <m:sty m:val="p"/>
                      </m:rPr>
                      <w:rPr>
                        <w:rFonts w:ascii="Cambria Math" w:hAnsi="Cambria Math"/>
                        <w:lang w:val="pt-BR"/>
                      </w:rPr>
                      <m:t>2</m:t>
                    </m:r>
                    <m:r>
                      <w:rPr>
                        <w:rFonts w:ascii="Cambria Math" w:hAnsi="Cambria Math"/>
                        <w:lang w:val="pt-BR"/>
                      </w:rPr>
                      <m:t>S</m:t>
                    </m:r>
                  </w:ins>
                </m:sup>
              </m:sSup>
            </m:e>
          </m:d>
          <w:ins w:id="4738" w:author="The Si Tran" w:date="2012-12-06T01:48:00Z">
            <m:r>
              <m:rPr>
                <m:sty m:val="p"/>
              </m:rPr>
              <w:rPr>
                <w:rFonts w:ascii="Cambria Math" w:hAnsi="Cambria Math"/>
                <w:lang w:val="pt-BR"/>
              </w:rPr>
              <m:t>-…-</m:t>
            </m:r>
          </w:ins>
          <m:sSubSup>
            <m:sSubSupPr>
              <m:ctrlPr>
                <w:ins w:id="4739" w:author="The Si Tran" w:date="2012-12-06T01:49:00Z">
                  <w:rPr>
                    <w:rFonts w:ascii="Cambria Math" w:hAnsi="Cambria Math"/>
                    <w:lang w:val="pt-BR"/>
                  </w:rPr>
                </w:ins>
              </m:ctrlPr>
            </m:sSubSupPr>
            <m:e>
              <w:ins w:id="4740" w:author="The Si Tran" w:date="2012-12-06T01:50:00Z">
                <m:r>
                  <m:rPr>
                    <m:sty m:val="p"/>
                  </m:rPr>
                  <w:rPr>
                    <w:rFonts w:ascii="Cambria Math" w:hAnsi="Cambria Math"/>
                    <w:lang w:val="pt-BR"/>
                  </w:rPr>
                  <m:t>ϕ</m:t>
                </m:r>
              </w:ins>
            </m:e>
            <m:sub>
              <w:ins w:id="4741" w:author="The Si Tran" w:date="2012-12-06T01:49:00Z">
                <m:r>
                  <w:rPr>
                    <w:rFonts w:ascii="Cambria Math" w:hAnsi="Cambria Math"/>
                    <w:lang w:val="pt-BR"/>
                  </w:rPr>
                  <m:t>P</m:t>
                </m:r>
              </w:ins>
            </m:sub>
            <m:sup>
              <w:ins w:id="4742" w:author="The Si Tran" w:date="2012-12-06T01:49:00Z">
                <m:r>
                  <m:rPr>
                    <m:sty m:val="p"/>
                  </m:rPr>
                  <w:rPr>
                    <w:rFonts w:ascii="Cambria Math" w:hAnsi="Cambria Math"/>
                    <w:lang w:val="pt-BR"/>
                  </w:rPr>
                  <m:t>*</m:t>
                </m:r>
              </w:ins>
            </m:sup>
          </m:sSubSup>
          <m:d>
            <m:dPr>
              <m:ctrlPr>
                <w:ins w:id="4743" w:author="The Si Tran" w:date="2012-12-06T01:48:00Z">
                  <w:rPr>
                    <w:rFonts w:ascii="Cambria Math" w:hAnsi="Cambria Math"/>
                    <w:lang w:val="pt-BR"/>
                  </w:rPr>
                </w:ins>
              </m:ctrlPr>
            </m:dPr>
            <m:e>
              <m:sSup>
                <m:sSupPr>
                  <m:ctrlPr>
                    <w:ins w:id="4744" w:author="The Si Tran" w:date="2012-12-06T01:48:00Z">
                      <w:rPr>
                        <w:rFonts w:ascii="Cambria Math" w:hAnsi="Cambria Math"/>
                        <w:lang w:val="pt-BR"/>
                      </w:rPr>
                    </w:ins>
                  </m:ctrlPr>
                </m:sSupPr>
                <m:e>
                  <w:ins w:id="4745" w:author="The Si Tran" w:date="2012-12-06T01:48:00Z">
                    <m:r>
                      <w:rPr>
                        <w:rFonts w:ascii="Cambria Math" w:hAnsi="Cambria Math"/>
                        <w:lang w:val="pt-BR"/>
                      </w:rPr>
                      <m:t>B</m:t>
                    </m:r>
                  </w:ins>
                </m:e>
                <m:sup>
                  <w:ins w:id="4746" w:author="The Si Tran" w:date="2012-12-06T01:48:00Z">
                    <m:r>
                      <w:rPr>
                        <w:rFonts w:ascii="Cambria Math" w:hAnsi="Cambria Math"/>
                        <w:lang w:val="pt-BR"/>
                      </w:rPr>
                      <m:t>PS</m:t>
                    </m:r>
                  </w:ins>
                </m:sup>
              </m:sSup>
            </m:e>
          </m:d>
        </m:oMath>
      </m:oMathPara>
    </w:p>
    <w:p w14:paraId="14857348" w14:textId="77777777" w:rsidR="007850C8" w:rsidRPr="0049233F" w:rsidDel="007850C8" w:rsidRDefault="008A1996">
      <w:pPr>
        <w:pStyle w:val="Canhgiua"/>
        <w:rPr>
          <w:del w:id="4747" w:author="The Si Tran" w:date="2012-12-06T01:51:00Z"/>
          <w:lang w:val="pt-BR"/>
          <w:rPrChange w:id="4748" w:author="The Si Tran" w:date="2012-12-05T23:02:00Z">
            <w:rPr>
              <w:del w:id="4749" w:author="The Si Tran" w:date="2012-12-06T01:51:00Z"/>
              <w:sz w:val="28"/>
              <w:szCs w:val="28"/>
              <w:lang w:val="pt-BR"/>
            </w:rPr>
          </w:rPrChange>
        </w:rPr>
        <w:pPrChange w:id="4750" w:author="The Si Tran" w:date="2012-12-16T10:35:00Z">
          <w:pPr>
            <w:ind w:firstLine="540"/>
          </w:pPr>
        </w:pPrChange>
      </w:pPr>
      <m:oMathPara>
        <m:oMath>
          <m:sSup>
            <m:sSupPr>
              <m:ctrlPr>
                <w:ins w:id="4751" w:author="The Si Tran" w:date="2012-12-06T01:49:00Z">
                  <w:rPr>
                    <w:rFonts w:ascii="Cambria Math" w:hAnsi="Cambria Math"/>
                    <w:lang w:val="pt-BR"/>
                  </w:rPr>
                </w:ins>
              </m:ctrlPr>
            </m:sSupPr>
            <m:e>
              <w:ins w:id="4752" w:author="The Si Tran" w:date="2012-12-06T01:50:00Z">
                <m:r>
                  <m:rPr>
                    <m:sty m:val="p"/>
                  </m:rPr>
                  <w:rPr>
                    <w:rFonts w:ascii="Cambria Math" w:hAnsi="Cambria Math"/>
                    <w:lang w:val="pt-BR"/>
                  </w:rPr>
                  <m:t>Θ</m:t>
                </m:r>
              </w:ins>
            </m:e>
            <m:sup>
              <w:ins w:id="4753" w:author="The Si Tran" w:date="2012-12-06T01:49:00Z">
                <m:r>
                  <m:rPr>
                    <m:sty m:val="p"/>
                  </m:rPr>
                  <w:rPr>
                    <w:rFonts w:ascii="Cambria Math" w:hAnsi="Cambria Math"/>
                    <w:lang w:val="pt-BR"/>
                  </w:rPr>
                  <m:t>*</m:t>
                </m:r>
              </w:ins>
            </m:sup>
          </m:sSup>
          <m:d>
            <m:dPr>
              <m:ctrlPr>
                <w:ins w:id="4754" w:author="The Si Tran" w:date="2012-12-06T01:49:00Z">
                  <w:rPr>
                    <w:rFonts w:ascii="Cambria Math" w:hAnsi="Cambria Math"/>
                    <w:lang w:val="pt-BR"/>
                  </w:rPr>
                </w:ins>
              </m:ctrlPr>
            </m:dPr>
            <m:e>
              <m:sSup>
                <m:sSupPr>
                  <m:ctrlPr>
                    <w:ins w:id="4755" w:author="The Si Tran" w:date="2012-12-06T01:49:00Z">
                      <w:rPr>
                        <w:rFonts w:ascii="Cambria Math" w:hAnsi="Cambria Math"/>
                        <w:lang w:val="pt-BR"/>
                      </w:rPr>
                    </w:ins>
                  </m:ctrlPr>
                </m:sSupPr>
                <m:e>
                  <w:ins w:id="4756" w:author="The Si Tran" w:date="2012-12-06T01:49:00Z">
                    <m:r>
                      <w:rPr>
                        <w:rFonts w:ascii="Cambria Math" w:hAnsi="Cambria Math"/>
                        <w:lang w:val="pt-BR"/>
                      </w:rPr>
                      <m:t>B</m:t>
                    </m:r>
                  </w:ins>
                </m:e>
                <m:sup>
                  <w:ins w:id="4757" w:author="The Si Tran" w:date="2012-12-06T01:49:00Z">
                    <m:r>
                      <w:rPr>
                        <w:rFonts w:ascii="Cambria Math" w:hAnsi="Cambria Math"/>
                        <w:lang w:val="pt-BR"/>
                      </w:rPr>
                      <m:t>S</m:t>
                    </m:r>
                  </w:ins>
                </m:sup>
              </m:sSup>
            </m:e>
          </m:d>
          <w:ins w:id="4758" w:author="The Si Tran" w:date="2012-12-06T01:49:00Z">
            <m:r>
              <m:rPr>
                <m:sty m:val="p"/>
              </m:rPr>
              <w:rPr>
                <w:rFonts w:ascii="Cambria Math" w:hAnsi="Cambria Math"/>
                <w:lang w:val="pt-BR"/>
              </w:rPr>
              <m:t>=1-</m:t>
            </m:r>
          </w:ins>
          <m:sSubSup>
            <m:sSubSupPr>
              <m:ctrlPr>
                <w:ins w:id="4759" w:author="The Si Tran" w:date="2012-12-06T01:49:00Z">
                  <w:rPr>
                    <w:rFonts w:ascii="Cambria Math" w:hAnsi="Cambria Math"/>
                    <w:lang w:val="pt-BR"/>
                  </w:rPr>
                </w:ins>
              </m:ctrlPr>
            </m:sSubSupPr>
            <m:e>
              <w:ins w:id="4760" w:author="The Si Tran" w:date="2012-12-06T01:51:00Z">
                <m:r>
                  <w:rPr>
                    <w:rFonts w:ascii="Cambria Math" w:hAnsi="Cambria Math"/>
                    <w:lang w:val="pt-BR"/>
                  </w:rPr>
                  <m:t>θ</m:t>
                </m:r>
              </w:ins>
            </m:e>
            <m:sub>
              <w:ins w:id="4761" w:author="The Si Tran" w:date="2012-12-06T01:49:00Z">
                <m:r>
                  <m:rPr>
                    <m:sty m:val="p"/>
                  </m:rPr>
                  <w:rPr>
                    <w:rFonts w:ascii="Cambria Math" w:hAnsi="Cambria Math"/>
                    <w:lang w:val="pt-BR"/>
                  </w:rPr>
                  <m:t>1</m:t>
                </m:r>
              </w:ins>
            </m:sub>
            <m:sup>
              <w:ins w:id="4762" w:author="The Si Tran" w:date="2012-12-06T01:49:00Z">
                <m:r>
                  <m:rPr>
                    <m:sty m:val="p"/>
                  </m:rPr>
                  <w:rPr>
                    <w:rFonts w:ascii="Cambria Math" w:hAnsi="Cambria Math"/>
                    <w:lang w:val="pt-BR"/>
                  </w:rPr>
                  <m:t>*</m:t>
                </m:r>
              </w:ins>
            </m:sup>
          </m:sSubSup>
          <m:d>
            <m:dPr>
              <m:ctrlPr>
                <w:ins w:id="4763" w:author="The Si Tran" w:date="2012-12-06T01:49:00Z">
                  <w:rPr>
                    <w:rFonts w:ascii="Cambria Math" w:hAnsi="Cambria Math"/>
                    <w:lang w:val="pt-BR"/>
                  </w:rPr>
                </w:ins>
              </m:ctrlPr>
            </m:dPr>
            <m:e>
              <m:sSup>
                <m:sSupPr>
                  <m:ctrlPr>
                    <w:ins w:id="4764" w:author="The Si Tran" w:date="2012-12-06T01:49:00Z">
                      <w:rPr>
                        <w:rFonts w:ascii="Cambria Math" w:hAnsi="Cambria Math"/>
                        <w:lang w:val="pt-BR"/>
                      </w:rPr>
                    </w:ins>
                  </m:ctrlPr>
                </m:sSupPr>
                <m:e>
                  <w:ins w:id="4765" w:author="The Si Tran" w:date="2012-12-06T01:49:00Z">
                    <m:r>
                      <w:rPr>
                        <w:rFonts w:ascii="Cambria Math" w:hAnsi="Cambria Math"/>
                        <w:lang w:val="pt-BR"/>
                      </w:rPr>
                      <m:t>B</m:t>
                    </m:r>
                  </w:ins>
                </m:e>
                <m:sup>
                  <w:ins w:id="4766" w:author="The Si Tran" w:date="2012-12-06T01:49:00Z">
                    <m:r>
                      <m:rPr>
                        <m:sty m:val="p"/>
                      </m:rPr>
                      <w:rPr>
                        <w:rFonts w:ascii="Cambria Math" w:hAnsi="Cambria Math"/>
                        <w:lang w:val="pt-BR"/>
                      </w:rPr>
                      <m:t>1</m:t>
                    </m:r>
                    <m:r>
                      <w:rPr>
                        <w:rFonts w:ascii="Cambria Math" w:hAnsi="Cambria Math"/>
                        <w:lang w:val="pt-BR"/>
                      </w:rPr>
                      <m:t>S</m:t>
                    </m:r>
                  </w:ins>
                </m:sup>
              </m:sSup>
            </m:e>
          </m:d>
          <w:ins w:id="4767" w:author="The Si Tran" w:date="2012-12-06T01:49:00Z">
            <m:r>
              <m:rPr>
                <m:sty m:val="p"/>
              </m:rPr>
              <w:rPr>
                <w:rFonts w:ascii="Cambria Math" w:hAnsi="Cambria Math"/>
                <w:lang w:val="pt-BR"/>
              </w:rPr>
              <m:t>-</m:t>
            </m:r>
          </w:ins>
          <m:sSubSup>
            <m:sSubSupPr>
              <m:ctrlPr>
                <w:ins w:id="4768" w:author="The Si Tran" w:date="2012-12-06T01:49:00Z">
                  <w:rPr>
                    <w:rFonts w:ascii="Cambria Math" w:hAnsi="Cambria Math"/>
                    <w:lang w:val="pt-BR"/>
                  </w:rPr>
                </w:ins>
              </m:ctrlPr>
            </m:sSubSupPr>
            <m:e>
              <w:ins w:id="4769" w:author="The Si Tran" w:date="2012-12-06T01:51:00Z">
                <m:r>
                  <m:rPr>
                    <m:sty m:val="p"/>
                  </m:rPr>
                  <w:rPr>
                    <w:rFonts w:ascii="Cambria Math" w:hAnsi="Cambria Math"/>
                    <w:lang w:val="pt-BR"/>
                  </w:rPr>
                  <m:t>θ</m:t>
                </m:r>
              </w:ins>
            </m:e>
            <m:sub>
              <w:ins w:id="4770" w:author="The Si Tran" w:date="2012-12-06T01:49:00Z">
                <m:r>
                  <m:rPr>
                    <m:sty m:val="p"/>
                  </m:rPr>
                  <w:rPr>
                    <w:rFonts w:ascii="Cambria Math" w:hAnsi="Cambria Math"/>
                    <w:lang w:val="pt-BR"/>
                  </w:rPr>
                  <m:t>2</m:t>
                </m:r>
              </w:ins>
            </m:sub>
            <m:sup>
              <w:ins w:id="4771" w:author="The Si Tran" w:date="2012-12-06T01:49:00Z">
                <m:r>
                  <m:rPr>
                    <m:sty m:val="p"/>
                  </m:rPr>
                  <w:rPr>
                    <w:rFonts w:ascii="Cambria Math" w:hAnsi="Cambria Math"/>
                    <w:lang w:val="pt-BR"/>
                  </w:rPr>
                  <m:t>*</m:t>
                </m:r>
              </w:ins>
            </m:sup>
          </m:sSubSup>
          <m:d>
            <m:dPr>
              <m:ctrlPr>
                <w:ins w:id="4772" w:author="The Si Tran" w:date="2012-12-06T01:49:00Z">
                  <w:rPr>
                    <w:rFonts w:ascii="Cambria Math" w:hAnsi="Cambria Math"/>
                    <w:lang w:val="pt-BR"/>
                  </w:rPr>
                </w:ins>
              </m:ctrlPr>
            </m:dPr>
            <m:e>
              <m:sSup>
                <m:sSupPr>
                  <m:ctrlPr>
                    <w:ins w:id="4773" w:author="The Si Tran" w:date="2012-12-06T01:49:00Z">
                      <w:rPr>
                        <w:rFonts w:ascii="Cambria Math" w:hAnsi="Cambria Math"/>
                        <w:lang w:val="pt-BR"/>
                      </w:rPr>
                    </w:ins>
                  </m:ctrlPr>
                </m:sSupPr>
                <m:e>
                  <w:ins w:id="4774" w:author="The Si Tran" w:date="2012-12-06T01:49:00Z">
                    <m:r>
                      <w:rPr>
                        <w:rFonts w:ascii="Cambria Math" w:hAnsi="Cambria Math"/>
                        <w:lang w:val="pt-BR"/>
                      </w:rPr>
                      <m:t>B</m:t>
                    </m:r>
                  </w:ins>
                </m:e>
                <m:sup>
                  <w:ins w:id="4775" w:author="The Si Tran" w:date="2012-12-06T01:49:00Z">
                    <m:r>
                      <m:rPr>
                        <m:sty m:val="p"/>
                      </m:rPr>
                      <w:rPr>
                        <w:rFonts w:ascii="Cambria Math" w:hAnsi="Cambria Math"/>
                        <w:lang w:val="pt-BR"/>
                      </w:rPr>
                      <m:t>2</m:t>
                    </m:r>
                    <m:r>
                      <w:rPr>
                        <w:rFonts w:ascii="Cambria Math" w:hAnsi="Cambria Math"/>
                        <w:lang w:val="pt-BR"/>
                      </w:rPr>
                      <m:t>S</m:t>
                    </m:r>
                  </w:ins>
                </m:sup>
              </m:sSup>
            </m:e>
          </m:d>
          <w:ins w:id="4776" w:author="The Si Tran" w:date="2012-12-06T01:49:00Z">
            <m:r>
              <m:rPr>
                <m:sty m:val="p"/>
              </m:rPr>
              <w:rPr>
                <w:rFonts w:ascii="Cambria Math" w:hAnsi="Cambria Math"/>
                <w:lang w:val="pt-BR"/>
              </w:rPr>
              <m:t>-…-</m:t>
            </m:r>
          </w:ins>
          <m:sSubSup>
            <m:sSubSupPr>
              <m:ctrlPr>
                <w:ins w:id="4777" w:author="The Si Tran" w:date="2012-12-06T01:49:00Z">
                  <w:rPr>
                    <w:rFonts w:ascii="Cambria Math" w:hAnsi="Cambria Math"/>
                    <w:lang w:val="pt-BR"/>
                  </w:rPr>
                </w:ins>
              </m:ctrlPr>
            </m:sSubSupPr>
            <m:e>
              <w:ins w:id="4778" w:author="The Si Tran" w:date="2012-12-06T01:51:00Z">
                <m:r>
                  <m:rPr>
                    <m:sty m:val="p"/>
                  </m:rPr>
                  <w:rPr>
                    <w:rFonts w:ascii="Cambria Math" w:hAnsi="Cambria Math"/>
                    <w:lang w:val="pt-BR"/>
                  </w:rPr>
                  <m:t>θ</m:t>
                </m:r>
              </w:ins>
            </m:e>
            <m:sub>
              <w:ins w:id="4779" w:author="The Si Tran" w:date="2012-12-06T01:49:00Z">
                <m:r>
                  <w:rPr>
                    <w:rFonts w:ascii="Cambria Math" w:hAnsi="Cambria Math"/>
                    <w:lang w:val="pt-BR"/>
                  </w:rPr>
                  <m:t>P</m:t>
                </m:r>
              </w:ins>
            </m:sub>
            <m:sup>
              <w:ins w:id="4780" w:author="The Si Tran" w:date="2012-12-06T01:49:00Z">
                <m:r>
                  <m:rPr>
                    <m:sty m:val="p"/>
                  </m:rPr>
                  <w:rPr>
                    <w:rFonts w:ascii="Cambria Math" w:hAnsi="Cambria Math"/>
                    <w:lang w:val="pt-BR"/>
                  </w:rPr>
                  <m:t>*</m:t>
                </m:r>
              </w:ins>
            </m:sup>
          </m:sSubSup>
          <m:d>
            <m:dPr>
              <m:ctrlPr>
                <w:ins w:id="4781" w:author="The Si Tran" w:date="2012-12-06T01:49:00Z">
                  <w:rPr>
                    <w:rFonts w:ascii="Cambria Math" w:hAnsi="Cambria Math"/>
                    <w:lang w:val="pt-BR"/>
                  </w:rPr>
                </w:ins>
              </m:ctrlPr>
            </m:dPr>
            <m:e>
              <m:sSup>
                <m:sSupPr>
                  <m:ctrlPr>
                    <w:ins w:id="4782" w:author="The Si Tran" w:date="2012-12-06T01:49:00Z">
                      <w:rPr>
                        <w:rFonts w:ascii="Cambria Math" w:hAnsi="Cambria Math"/>
                        <w:lang w:val="pt-BR"/>
                      </w:rPr>
                    </w:ins>
                  </m:ctrlPr>
                </m:sSupPr>
                <m:e>
                  <w:ins w:id="4783" w:author="The Si Tran" w:date="2012-12-06T01:49:00Z">
                    <m:r>
                      <w:rPr>
                        <w:rFonts w:ascii="Cambria Math" w:hAnsi="Cambria Math"/>
                        <w:lang w:val="pt-BR"/>
                      </w:rPr>
                      <m:t>B</m:t>
                    </m:r>
                  </w:ins>
                </m:e>
                <m:sup>
                  <w:ins w:id="4784"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785" w:author="The Si Tran" w:date="2012-12-06T01:51:00Z"/>
          <w:lang w:val="pt-BR"/>
          <w:rPrChange w:id="4786" w:author="The Si Tran" w:date="2012-12-05T23:02:00Z">
            <w:rPr>
              <w:del w:id="4787" w:author="The Si Tran" w:date="2012-12-06T01:51:00Z"/>
              <w:sz w:val="28"/>
              <w:szCs w:val="28"/>
              <w:lang w:val="pt-BR"/>
            </w:rPr>
          </w:rPrChange>
        </w:rPr>
        <w:pPrChange w:id="4788" w:author="The Si Tran" w:date="2012-12-16T10:35:00Z">
          <w:pPr>
            <w:ind w:firstLine="540"/>
          </w:pPr>
        </w:pPrChange>
      </w:pPr>
      <w:del w:id="4789" w:author="The Si Tran" w:date="2012-12-06T01:51:00Z">
        <w:r w:rsidRPr="00AF1345" w:rsidDel="007850C8">
          <w:rPr>
            <w:position w:val="-12"/>
            <w:lang w:val="pt-BR"/>
          </w:rPr>
          <w:object w:dxaOrig="3600" w:dyaOrig="380" w14:anchorId="7B337824">
            <v:shape id="_x0000_i1093" type="#_x0000_t75" style="width:237.75pt;height:21.75pt" o:ole="">
              <v:imagedata r:id="rId155" o:title=""/>
            </v:shape>
            <o:OLEObject Type="Embed" ProgID="Equation.DSMT4" ShapeID="_x0000_i1093" DrawAspect="Content" ObjectID="_1417549058" r:id="rId156"/>
          </w:object>
        </w:r>
        <w:r w:rsidRPr="0049233F" w:rsidDel="007850C8">
          <w:rPr>
            <w:lang w:val="pt-BR"/>
            <w:rPrChange w:id="4790"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791" w:author="The Si Tran" w:date="2012-12-05T23:02:00Z">
            <w:rPr>
              <w:sz w:val="28"/>
              <w:szCs w:val="28"/>
              <w:lang w:val="pt-BR"/>
            </w:rPr>
          </w:rPrChange>
        </w:rPr>
        <w:pPrChange w:id="4792" w:author="The Si Tran" w:date="2012-12-16T10:35:00Z">
          <w:pPr>
            <w:ind w:firstLine="540"/>
          </w:pPr>
        </w:pPrChange>
      </w:pPr>
      <w:del w:id="4793" w:author="The Si Tran" w:date="2012-12-06T01:51:00Z">
        <w:r w:rsidRPr="00AF1345" w:rsidDel="007850C8">
          <w:rPr>
            <w:position w:val="-14"/>
            <w:lang w:val="pt-BR"/>
          </w:rPr>
          <w:object w:dxaOrig="3620" w:dyaOrig="400" w14:anchorId="0094FDCF">
            <v:shape id="_x0000_i1094" type="#_x0000_t75" style="width:237.75pt;height:21.75pt" o:ole="">
              <v:imagedata r:id="rId157" o:title=""/>
            </v:shape>
            <o:OLEObject Type="Embed" ProgID="Equation.DSMT4" ShapeID="_x0000_i1094" DrawAspect="Content" ObjectID="_1417549059" r:id="rId158"/>
          </w:object>
        </w:r>
      </w:del>
    </w:p>
    <w:p w14:paraId="359937AB" w14:textId="6687FB63" w:rsidR="007304D9" w:rsidRDefault="006A21F7" w:rsidP="007304D9">
      <w:pPr>
        <w:rPr>
          <w:lang w:val="pt-BR"/>
        </w:rPr>
      </w:pPr>
      <w:r w:rsidRPr="0049233F">
        <w:rPr>
          <w:lang w:val="pt-BR"/>
          <w:rPrChange w:id="4794" w:author="The Si Tran" w:date="2012-12-05T23:02:00Z">
            <w:rPr>
              <w:sz w:val="28"/>
              <w:szCs w:val="28"/>
              <w:lang w:val="pt-BR"/>
            </w:rPr>
          </w:rPrChange>
        </w:rPr>
        <w:t xml:space="preserve">Việc xác định các thông số </w:t>
      </w:r>
      <w:r w:rsidRPr="00423CB2">
        <w:rPr>
          <w:i/>
          <w:lang w:val="pt-BR"/>
          <w:rPrChange w:id="4795" w:author="The Si Tran" w:date="2012-12-05T23:02:00Z">
            <w:rPr>
              <w:sz w:val="28"/>
              <w:szCs w:val="28"/>
              <w:lang w:val="pt-BR"/>
            </w:rPr>
          </w:rPrChange>
        </w:rPr>
        <w:t>P</w:t>
      </w:r>
      <w:r w:rsidRPr="0049233F">
        <w:rPr>
          <w:lang w:val="pt-BR"/>
          <w:rPrChange w:id="4796" w:author="The Si Tran" w:date="2012-12-05T23:02:00Z">
            <w:rPr>
              <w:sz w:val="28"/>
              <w:szCs w:val="28"/>
              <w:lang w:val="pt-BR"/>
            </w:rPr>
          </w:rPrChange>
        </w:rPr>
        <w:t xml:space="preserve">, </w:t>
      </w:r>
      <w:r w:rsidRPr="00423CB2">
        <w:rPr>
          <w:i/>
          <w:lang w:val="pt-BR"/>
          <w:rPrChange w:id="4797" w:author="The Si Tran" w:date="2012-12-05T23:02:00Z">
            <w:rPr>
              <w:sz w:val="28"/>
              <w:szCs w:val="28"/>
              <w:lang w:val="pt-BR"/>
            </w:rPr>
          </w:rPrChange>
        </w:rPr>
        <w:t>D</w:t>
      </w:r>
      <w:r w:rsidRPr="0049233F">
        <w:rPr>
          <w:lang w:val="pt-BR"/>
          <w:rPrChange w:id="4798" w:author="The Si Tran" w:date="2012-12-05T23:02:00Z">
            <w:rPr>
              <w:sz w:val="28"/>
              <w:szCs w:val="28"/>
              <w:lang w:val="pt-BR"/>
            </w:rPr>
          </w:rPrChange>
        </w:rPr>
        <w:t xml:space="preserve">, </w:t>
      </w:r>
      <w:r w:rsidRPr="00423CB2">
        <w:rPr>
          <w:i/>
          <w:lang w:val="pt-BR"/>
          <w:rPrChange w:id="4799" w:author="The Si Tran" w:date="2012-12-05T23:02:00Z">
            <w:rPr>
              <w:sz w:val="28"/>
              <w:szCs w:val="28"/>
              <w:lang w:val="pt-BR"/>
            </w:rPr>
          </w:rPrChange>
        </w:rPr>
        <w:t>Q</w:t>
      </w:r>
      <w:r w:rsidRPr="0049233F">
        <w:rPr>
          <w:lang w:val="pt-BR"/>
          <w:rPrChange w:id="4800" w:author="The Si Tran" w:date="2012-12-05T23:02:00Z">
            <w:rPr>
              <w:sz w:val="28"/>
              <w:szCs w:val="28"/>
              <w:lang w:val="pt-BR"/>
            </w:rPr>
          </w:rPrChange>
        </w:rPr>
        <w:t xml:space="preserve"> tương tự như việc xác định các hệ số </w:t>
      </w:r>
      <w:r w:rsidRPr="00423CB2">
        <w:rPr>
          <w:i/>
          <w:lang w:val="pt-BR"/>
          <w:rPrChange w:id="4801" w:author="The Si Tran" w:date="2012-12-05T23:02:00Z">
            <w:rPr>
              <w:sz w:val="28"/>
              <w:szCs w:val="28"/>
              <w:lang w:val="pt-BR"/>
            </w:rPr>
          </w:rPrChange>
        </w:rPr>
        <w:t>p</w:t>
      </w:r>
      <w:r w:rsidRPr="0049233F">
        <w:rPr>
          <w:lang w:val="pt-BR"/>
          <w:rPrChange w:id="4802" w:author="The Si Tran" w:date="2012-12-05T23:02:00Z">
            <w:rPr>
              <w:sz w:val="28"/>
              <w:szCs w:val="28"/>
              <w:lang w:val="pt-BR"/>
            </w:rPr>
          </w:rPrChange>
        </w:rPr>
        <w:t xml:space="preserve">, </w:t>
      </w:r>
      <w:r w:rsidRPr="00423CB2">
        <w:rPr>
          <w:i/>
          <w:lang w:val="pt-BR"/>
          <w:rPrChange w:id="4803" w:author="The Si Tran" w:date="2012-12-05T23:02:00Z">
            <w:rPr>
              <w:sz w:val="28"/>
              <w:szCs w:val="28"/>
              <w:lang w:val="pt-BR"/>
            </w:rPr>
          </w:rPrChange>
        </w:rPr>
        <w:t>d</w:t>
      </w:r>
      <w:r w:rsidRPr="0049233F">
        <w:rPr>
          <w:lang w:val="pt-BR"/>
          <w:rPrChange w:id="4804" w:author="The Si Tran" w:date="2012-12-05T23:02:00Z">
            <w:rPr>
              <w:sz w:val="28"/>
              <w:szCs w:val="28"/>
              <w:lang w:val="pt-BR"/>
            </w:rPr>
          </w:rPrChange>
        </w:rPr>
        <w:t xml:space="preserve">, </w:t>
      </w:r>
      <w:r w:rsidRPr="00423CB2">
        <w:rPr>
          <w:i/>
          <w:lang w:val="pt-BR"/>
          <w:rPrChange w:id="4805" w:author="The Si Tran" w:date="2012-12-05T23:02:00Z">
            <w:rPr>
              <w:sz w:val="28"/>
              <w:szCs w:val="28"/>
              <w:lang w:val="pt-BR"/>
            </w:rPr>
          </w:rPrChange>
        </w:rPr>
        <w:t>q</w:t>
      </w:r>
      <w:r w:rsidRPr="0049233F">
        <w:rPr>
          <w:lang w:val="pt-BR"/>
          <w:rPrChange w:id="4806"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807" w:author="The Si Tran" w:date="2012-12-05T23:02:00Z">
            <w:rPr>
              <w:sz w:val="28"/>
              <w:szCs w:val="28"/>
              <w:lang w:val="pt-BR"/>
            </w:rPr>
          </w:rPrChange>
        </w:rPr>
        <w:t>s</w:t>
      </w:r>
      <w:r w:rsidRPr="0049233F">
        <w:rPr>
          <w:lang w:val="pt-BR"/>
          <w:rPrChange w:id="4808"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809" w:author="The Si Tran" w:date="2012-12-10T20:40:00Z"/>
          <w:sz w:val="26"/>
          <w:szCs w:val="26"/>
          <w:lang w:val="pt-BR"/>
          <w:rPrChange w:id="4810" w:author="The Si Tran" w:date="2012-12-05T23:02:00Z">
            <w:rPr>
              <w:del w:id="4811" w:author="The Si Tran" w:date="2012-12-10T20:40:00Z"/>
              <w:lang w:val="pt-BR"/>
            </w:rPr>
          </w:rPrChange>
        </w:rPr>
      </w:pPr>
      <w:bookmarkStart w:id="4812" w:name="_Toc312142555"/>
      <w:del w:id="4813"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814" w:name="_Toc343083584"/>
        <w:bookmarkStart w:id="4815" w:name="_Toc343083798"/>
        <w:bookmarkStart w:id="4816" w:name="_Toc343084009"/>
        <w:bookmarkStart w:id="4817" w:name="_Toc343220768"/>
        <w:bookmarkStart w:id="4818" w:name="_Toc343232272"/>
        <w:bookmarkStart w:id="4819" w:name="_Toc343232685"/>
        <w:bookmarkStart w:id="4820" w:name="_Toc343232970"/>
        <w:bookmarkStart w:id="4821" w:name="_Toc343415475"/>
        <w:bookmarkStart w:id="4822" w:name="_Toc343415771"/>
        <w:bookmarkStart w:id="4823" w:name="_Toc343452430"/>
        <w:bookmarkStart w:id="4824" w:name="_Toc343461220"/>
        <w:bookmarkStart w:id="4825" w:name="_Toc343494107"/>
        <w:bookmarkStart w:id="4826" w:name="_Toc343494319"/>
        <w:bookmarkStart w:id="4827" w:name="_Toc343495092"/>
        <w:bookmarkStart w:id="4828" w:name="_Toc343660319"/>
        <w:bookmarkStart w:id="4829" w:name="_Toc343660533"/>
        <w:bookmarkStart w:id="4830" w:name="_Toc343711161"/>
        <w:bookmarkEnd w:id="4812"/>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del>
    </w:p>
    <w:p w14:paraId="2C41ADFC" w14:textId="77777777" w:rsidR="006A21F7" w:rsidRPr="0049233F" w:rsidDel="00677FF8" w:rsidRDefault="006A21F7" w:rsidP="006A21F7">
      <w:pPr>
        <w:ind w:firstLine="540"/>
        <w:rPr>
          <w:del w:id="4831" w:author="The Si Tran" w:date="2012-12-10T20:40:00Z"/>
          <w:szCs w:val="26"/>
          <w:lang w:val="pt-BR"/>
          <w:rPrChange w:id="4832" w:author="The Si Tran" w:date="2012-12-05T23:02:00Z">
            <w:rPr>
              <w:del w:id="4833" w:author="The Si Tran" w:date="2012-12-10T20:40:00Z"/>
              <w:sz w:val="28"/>
              <w:szCs w:val="28"/>
              <w:lang w:val="pt-BR"/>
            </w:rPr>
          </w:rPrChange>
        </w:rPr>
      </w:pPr>
      <w:del w:id="4834" w:author="The Si Tran" w:date="2012-12-10T20:40:00Z">
        <w:r w:rsidRPr="0049233F" w:rsidDel="00677FF8">
          <w:rPr>
            <w:szCs w:val="26"/>
            <w:lang w:val="pt-BR"/>
            <w:rPrChange w:id="4835"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836" w:name="_Toc343083585"/>
        <w:bookmarkStart w:id="4837" w:name="_Toc343083799"/>
        <w:bookmarkStart w:id="4838" w:name="_Toc343084010"/>
        <w:bookmarkStart w:id="4839" w:name="_Toc343220769"/>
        <w:bookmarkStart w:id="4840" w:name="_Toc343232273"/>
        <w:bookmarkStart w:id="4841" w:name="_Toc343232686"/>
        <w:bookmarkStart w:id="4842" w:name="_Toc343232971"/>
        <w:bookmarkStart w:id="4843" w:name="_Toc343415476"/>
        <w:bookmarkStart w:id="4844" w:name="_Toc343415772"/>
        <w:bookmarkStart w:id="4845" w:name="_Toc343452431"/>
        <w:bookmarkStart w:id="4846" w:name="_Toc343461221"/>
        <w:bookmarkStart w:id="4847" w:name="_Toc343494108"/>
        <w:bookmarkStart w:id="4848" w:name="_Toc343494320"/>
        <w:bookmarkStart w:id="4849" w:name="_Toc343495093"/>
        <w:bookmarkStart w:id="4850" w:name="_Toc343660320"/>
        <w:bookmarkStart w:id="4851" w:name="_Toc343660534"/>
        <w:bookmarkStart w:id="4852" w:name="_Toc343711162"/>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del>
    </w:p>
    <w:p w14:paraId="6EBC6AFF" w14:textId="77777777" w:rsidR="006A21F7" w:rsidRPr="0049233F" w:rsidDel="00677FF8" w:rsidRDefault="006A21F7" w:rsidP="006A21F7">
      <w:pPr>
        <w:ind w:firstLine="540"/>
        <w:rPr>
          <w:del w:id="4853" w:author="The Si Tran" w:date="2012-12-10T20:40:00Z"/>
          <w:szCs w:val="26"/>
          <w:lang w:val="pt-BR"/>
          <w:rPrChange w:id="4854" w:author="The Si Tran" w:date="2012-12-05T23:02:00Z">
            <w:rPr>
              <w:del w:id="4855" w:author="The Si Tran" w:date="2012-12-10T20:40:00Z"/>
              <w:sz w:val="28"/>
              <w:szCs w:val="28"/>
              <w:lang w:val="pt-BR"/>
            </w:rPr>
          </w:rPrChange>
        </w:rPr>
      </w:pPr>
      <w:del w:id="4856" w:author="The Si Tran" w:date="2012-12-10T20:40:00Z">
        <w:r w:rsidRPr="0049233F" w:rsidDel="00677FF8">
          <w:rPr>
            <w:noProof/>
            <w:szCs w:val="26"/>
            <w:rPrChange w:id="4857" w:author="Unknown">
              <w:rPr>
                <w:noProof/>
                <w:sz w:val="28"/>
                <w:szCs w:val="28"/>
              </w:rPr>
            </w:rPrChange>
          </w:rPr>
          <w:drawing>
            <wp:inline distT="0" distB="0" distL="0" distR="0" wp14:anchorId="6ED9A412" wp14:editId="06DA788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858" w:name="_Toc343083586"/>
        <w:bookmarkStart w:id="4859" w:name="_Toc343083800"/>
        <w:bookmarkStart w:id="4860" w:name="_Toc343084011"/>
        <w:bookmarkStart w:id="4861" w:name="_Toc343220770"/>
        <w:bookmarkStart w:id="4862" w:name="_Toc343232274"/>
        <w:bookmarkStart w:id="4863" w:name="_Toc343232687"/>
        <w:bookmarkStart w:id="4864" w:name="_Toc343232972"/>
        <w:bookmarkStart w:id="4865" w:name="_Toc343415477"/>
        <w:bookmarkStart w:id="4866" w:name="_Toc343415773"/>
        <w:bookmarkStart w:id="4867" w:name="_Toc343452432"/>
        <w:bookmarkStart w:id="4868" w:name="_Toc343461222"/>
        <w:bookmarkStart w:id="4869" w:name="_Toc343494109"/>
        <w:bookmarkStart w:id="4870" w:name="_Toc343494321"/>
        <w:bookmarkStart w:id="4871" w:name="_Toc343495094"/>
        <w:bookmarkStart w:id="4872" w:name="_Toc343660321"/>
        <w:bookmarkStart w:id="4873" w:name="_Toc343660535"/>
        <w:bookmarkStart w:id="4874" w:name="_Toc343711163"/>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del>
    </w:p>
    <w:p w14:paraId="4D61994B" w14:textId="77777777" w:rsidR="006A21F7" w:rsidRPr="0049233F" w:rsidDel="00677FF8" w:rsidRDefault="006A21F7" w:rsidP="006A21F7">
      <w:pPr>
        <w:pStyle w:val="Caption"/>
        <w:rPr>
          <w:del w:id="4875" w:author="The Si Tran" w:date="2012-12-10T20:40:00Z"/>
          <w:sz w:val="26"/>
          <w:szCs w:val="26"/>
          <w:lang w:val="pt-BR"/>
          <w:rPrChange w:id="4876" w:author="The Si Tran" w:date="2012-12-05T23:02:00Z">
            <w:rPr>
              <w:del w:id="4877" w:author="The Si Tran" w:date="2012-12-10T20:40:00Z"/>
              <w:sz w:val="28"/>
              <w:szCs w:val="28"/>
              <w:lang w:val="pt-BR"/>
            </w:rPr>
          </w:rPrChange>
        </w:rPr>
      </w:pPr>
      <w:del w:id="4878" w:author="The Si Tran" w:date="2012-12-10T20:40:00Z">
        <w:r w:rsidRPr="0049233F" w:rsidDel="00677FF8">
          <w:rPr>
            <w:sz w:val="26"/>
            <w:szCs w:val="26"/>
            <w:lang w:val="pt-BR"/>
            <w:rPrChange w:id="4879" w:author="The Si Tran" w:date="2012-12-05T23:02:00Z">
              <w:rPr>
                <w:sz w:val="28"/>
                <w:szCs w:val="28"/>
                <w:lang w:val="pt-BR"/>
              </w:rPr>
            </w:rPrChange>
          </w:rPr>
          <w:tab/>
        </w:r>
        <w:r w:rsidRPr="0049233F" w:rsidDel="00677FF8">
          <w:rPr>
            <w:sz w:val="26"/>
            <w:szCs w:val="26"/>
            <w:lang w:val="pt-BR"/>
            <w:rPrChange w:id="4880" w:author="The Si Tran" w:date="2012-12-05T23:02:00Z">
              <w:rPr>
                <w:sz w:val="28"/>
                <w:szCs w:val="28"/>
                <w:lang w:val="pt-BR"/>
              </w:rPr>
            </w:rPrChange>
          </w:rPr>
          <w:tab/>
        </w:r>
        <w:bookmarkStart w:id="4881" w:name="_Toc312142084"/>
        <w:r w:rsidRPr="0049233F" w:rsidDel="00677FF8">
          <w:rPr>
            <w:sz w:val="26"/>
            <w:szCs w:val="26"/>
            <w:lang w:val="pt-BR"/>
            <w:rPrChange w:id="4882" w:author="The Si Tran" w:date="2012-12-05T23:02:00Z">
              <w:rPr>
                <w:sz w:val="28"/>
                <w:szCs w:val="28"/>
                <w:lang w:val="pt-BR"/>
              </w:rPr>
            </w:rPrChange>
          </w:rPr>
          <w:delText xml:space="preserve">Hình </w:delText>
        </w:r>
        <w:r w:rsidRPr="0049233F" w:rsidDel="00677FF8">
          <w:rPr>
            <w:sz w:val="26"/>
            <w:szCs w:val="26"/>
            <w:rPrChange w:id="4883" w:author="The Si Tran" w:date="2012-12-05T23:02:00Z">
              <w:rPr>
                <w:sz w:val="28"/>
                <w:szCs w:val="28"/>
              </w:rPr>
            </w:rPrChange>
          </w:rPr>
          <w:fldChar w:fldCharType="begin"/>
        </w:r>
        <w:r w:rsidRPr="0049233F" w:rsidDel="00677FF8">
          <w:rPr>
            <w:sz w:val="26"/>
            <w:szCs w:val="26"/>
            <w:lang w:val="pt-BR"/>
            <w:rPrChange w:id="4884" w:author="The Si Tran" w:date="2012-12-05T23:02:00Z">
              <w:rPr>
                <w:sz w:val="28"/>
                <w:szCs w:val="28"/>
                <w:lang w:val="pt-BR"/>
              </w:rPr>
            </w:rPrChange>
          </w:rPr>
          <w:delInstrText xml:space="preserve"> SEQ Hình \* ARABIC </w:delInstrText>
        </w:r>
        <w:r w:rsidRPr="0049233F" w:rsidDel="00677FF8">
          <w:rPr>
            <w:sz w:val="26"/>
            <w:szCs w:val="26"/>
            <w:rPrChange w:id="4885" w:author="The Si Tran" w:date="2012-12-05T23:02:00Z">
              <w:rPr>
                <w:sz w:val="28"/>
                <w:szCs w:val="28"/>
              </w:rPr>
            </w:rPrChange>
          </w:rPr>
          <w:fldChar w:fldCharType="separate"/>
        </w:r>
        <w:r w:rsidRPr="0049233F" w:rsidDel="00677FF8">
          <w:rPr>
            <w:noProof/>
            <w:sz w:val="26"/>
            <w:szCs w:val="26"/>
            <w:lang w:val="pt-BR"/>
            <w:rPrChange w:id="4886" w:author="The Si Tran" w:date="2012-12-05T23:02:00Z">
              <w:rPr>
                <w:noProof/>
                <w:sz w:val="28"/>
                <w:szCs w:val="28"/>
                <w:lang w:val="pt-BR"/>
              </w:rPr>
            </w:rPrChange>
          </w:rPr>
          <w:delText>10</w:delText>
        </w:r>
        <w:r w:rsidRPr="0049233F" w:rsidDel="00677FF8">
          <w:rPr>
            <w:sz w:val="26"/>
            <w:szCs w:val="26"/>
            <w:rPrChange w:id="4887" w:author="The Si Tran" w:date="2012-12-05T23:02:00Z">
              <w:rPr>
                <w:sz w:val="28"/>
                <w:szCs w:val="28"/>
              </w:rPr>
            </w:rPrChange>
          </w:rPr>
          <w:fldChar w:fldCharType="end"/>
        </w:r>
        <w:r w:rsidRPr="0049233F" w:rsidDel="00677FF8">
          <w:rPr>
            <w:sz w:val="26"/>
            <w:szCs w:val="26"/>
            <w:lang w:val="pt-BR"/>
            <w:rPrChange w:id="4888" w:author="The Si Tran" w:date="2012-12-05T23:02:00Z">
              <w:rPr>
                <w:sz w:val="28"/>
                <w:szCs w:val="28"/>
                <w:lang w:val="pt-BR"/>
              </w:rPr>
            </w:rPrChange>
          </w:rPr>
          <w:delText xml:space="preserve"> Các bước xây dựng mô hình ARIMA</w:delText>
        </w:r>
        <w:bookmarkStart w:id="4889" w:name="_Toc343083587"/>
        <w:bookmarkStart w:id="4890" w:name="_Toc343083801"/>
        <w:bookmarkStart w:id="4891" w:name="_Toc343084012"/>
        <w:bookmarkStart w:id="4892" w:name="_Toc343220771"/>
        <w:bookmarkStart w:id="4893" w:name="_Toc343232275"/>
        <w:bookmarkStart w:id="4894" w:name="_Toc343232688"/>
        <w:bookmarkStart w:id="4895" w:name="_Toc343232973"/>
        <w:bookmarkStart w:id="4896" w:name="_Toc343415478"/>
        <w:bookmarkStart w:id="4897" w:name="_Toc343415774"/>
        <w:bookmarkStart w:id="4898" w:name="_Toc343452433"/>
        <w:bookmarkStart w:id="4899" w:name="_Toc343461223"/>
        <w:bookmarkStart w:id="4900" w:name="_Toc343494110"/>
        <w:bookmarkStart w:id="4901" w:name="_Toc343494322"/>
        <w:bookmarkStart w:id="4902" w:name="_Toc343495095"/>
        <w:bookmarkStart w:id="4903" w:name="_Toc343660322"/>
        <w:bookmarkStart w:id="4904" w:name="_Toc343660536"/>
        <w:bookmarkStart w:id="4905" w:name="_Toc343711164"/>
        <w:bookmarkEnd w:id="4881"/>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3442B860" w14:textId="77777777" w:rsidR="006A21F7" w:rsidRPr="0049233F" w:rsidDel="00677FF8" w:rsidRDefault="006A21F7" w:rsidP="006A21F7">
      <w:pPr>
        <w:ind w:firstLine="540"/>
        <w:rPr>
          <w:del w:id="4906" w:author="The Si Tran" w:date="2012-12-10T20:40:00Z"/>
          <w:b/>
          <w:szCs w:val="26"/>
          <w:lang w:val="pt-BR"/>
          <w:rPrChange w:id="4907" w:author="The Si Tran" w:date="2012-12-05T23:02:00Z">
            <w:rPr>
              <w:del w:id="4908" w:author="The Si Tran" w:date="2012-12-10T20:40:00Z"/>
              <w:b/>
              <w:sz w:val="28"/>
              <w:szCs w:val="28"/>
              <w:lang w:val="pt-BR"/>
            </w:rPr>
          </w:rPrChange>
        </w:rPr>
      </w:pPr>
      <w:del w:id="4909" w:author="The Si Tran" w:date="2012-12-10T20:40:00Z">
        <w:r w:rsidRPr="0049233F" w:rsidDel="00677FF8">
          <w:rPr>
            <w:b/>
            <w:szCs w:val="26"/>
            <w:lang w:val="pt-BR"/>
            <w:rPrChange w:id="4910" w:author="The Si Tran" w:date="2012-12-05T23:02:00Z">
              <w:rPr>
                <w:b/>
                <w:sz w:val="28"/>
                <w:szCs w:val="28"/>
                <w:lang w:val="pt-BR"/>
              </w:rPr>
            </w:rPrChange>
          </w:rPr>
          <w:delText>Bước 1: Xác định mô hình dự tuyển</w:delText>
        </w:r>
        <w:bookmarkStart w:id="4911" w:name="_Toc343083588"/>
        <w:bookmarkStart w:id="4912" w:name="_Toc343083802"/>
        <w:bookmarkStart w:id="4913" w:name="_Toc343084013"/>
        <w:bookmarkStart w:id="4914" w:name="_Toc343220772"/>
        <w:bookmarkStart w:id="4915" w:name="_Toc343232276"/>
        <w:bookmarkStart w:id="4916" w:name="_Toc343232689"/>
        <w:bookmarkStart w:id="4917" w:name="_Toc343232974"/>
        <w:bookmarkStart w:id="4918" w:name="_Toc343415479"/>
        <w:bookmarkStart w:id="4919" w:name="_Toc343415775"/>
        <w:bookmarkStart w:id="4920" w:name="_Toc343452434"/>
        <w:bookmarkStart w:id="4921" w:name="_Toc343461224"/>
        <w:bookmarkStart w:id="4922" w:name="_Toc343494111"/>
        <w:bookmarkStart w:id="4923" w:name="_Toc343494323"/>
        <w:bookmarkStart w:id="4924" w:name="_Toc343495096"/>
        <w:bookmarkStart w:id="4925" w:name="_Toc343660323"/>
        <w:bookmarkStart w:id="4926" w:name="_Toc343660537"/>
        <w:bookmarkStart w:id="4927" w:name="_Toc343711165"/>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del>
    </w:p>
    <w:p w14:paraId="7EA80473" w14:textId="77777777" w:rsidR="006A21F7" w:rsidRPr="0049233F" w:rsidDel="00677FF8" w:rsidRDefault="006A21F7" w:rsidP="006A21F7">
      <w:pPr>
        <w:ind w:firstLine="540"/>
        <w:rPr>
          <w:del w:id="4928" w:author="The Si Tran" w:date="2012-12-10T20:40:00Z"/>
          <w:szCs w:val="26"/>
          <w:lang w:val="pt-BR"/>
          <w:rPrChange w:id="4929" w:author="The Si Tran" w:date="2012-12-05T23:02:00Z">
            <w:rPr>
              <w:del w:id="4930" w:author="The Si Tran" w:date="2012-12-10T20:40:00Z"/>
              <w:sz w:val="28"/>
              <w:szCs w:val="28"/>
              <w:lang w:val="pt-BR"/>
            </w:rPr>
          </w:rPrChange>
        </w:rPr>
      </w:pPr>
      <w:del w:id="4931" w:author="The Si Tran" w:date="2012-12-10T20:40:00Z">
        <w:r w:rsidRPr="0049233F" w:rsidDel="00677FF8">
          <w:rPr>
            <w:szCs w:val="26"/>
            <w:lang w:val="pt-BR"/>
            <w:rPrChange w:id="4932"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933" w:author="The Si Tran" w:date="2012-12-05T23:02:00Z">
              <w:rPr>
                <w:i/>
                <w:sz w:val="28"/>
                <w:szCs w:val="28"/>
                <w:lang w:val="pt-BR"/>
              </w:rPr>
            </w:rPrChange>
          </w:rPr>
          <w:delText>plot()</w:delText>
        </w:r>
        <w:r w:rsidRPr="0049233F" w:rsidDel="00677FF8">
          <w:rPr>
            <w:szCs w:val="26"/>
            <w:lang w:val="pt-BR"/>
            <w:rPrChange w:id="4934" w:author="The Si Tran" w:date="2012-12-05T23:02:00Z">
              <w:rPr>
                <w:sz w:val="28"/>
                <w:szCs w:val="28"/>
                <w:lang w:val="pt-BR"/>
              </w:rPr>
            </w:rPrChange>
          </w:rPr>
          <w:delText xml:space="preserve"> và </w:delText>
        </w:r>
        <w:r w:rsidRPr="0049233F" w:rsidDel="00677FF8">
          <w:rPr>
            <w:i/>
            <w:szCs w:val="26"/>
            <w:lang w:val="pt-BR"/>
            <w:rPrChange w:id="4935" w:author="The Si Tran" w:date="2012-12-05T23:02:00Z">
              <w:rPr>
                <w:i/>
                <w:sz w:val="28"/>
                <w:szCs w:val="28"/>
                <w:lang w:val="pt-BR"/>
              </w:rPr>
            </w:rPrChange>
          </w:rPr>
          <w:delText xml:space="preserve">acf() </w:delText>
        </w:r>
        <w:r w:rsidRPr="0049233F" w:rsidDel="00677FF8">
          <w:rPr>
            <w:szCs w:val="26"/>
            <w:lang w:val="pt-BR"/>
            <w:rPrChange w:id="4936"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937" w:name="_Toc343083589"/>
        <w:bookmarkStart w:id="4938" w:name="_Toc343083803"/>
        <w:bookmarkStart w:id="4939" w:name="_Toc343084014"/>
        <w:bookmarkStart w:id="4940" w:name="_Toc343220773"/>
        <w:bookmarkStart w:id="4941" w:name="_Toc343232277"/>
        <w:bookmarkStart w:id="4942" w:name="_Toc343232690"/>
        <w:bookmarkStart w:id="4943" w:name="_Toc343232975"/>
        <w:bookmarkStart w:id="4944" w:name="_Toc343415480"/>
        <w:bookmarkStart w:id="4945" w:name="_Toc343415776"/>
        <w:bookmarkStart w:id="4946" w:name="_Toc343452435"/>
        <w:bookmarkStart w:id="4947" w:name="_Toc343461225"/>
        <w:bookmarkStart w:id="4948" w:name="_Toc343494112"/>
        <w:bookmarkStart w:id="4949" w:name="_Toc343494324"/>
        <w:bookmarkStart w:id="4950" w:name="_Toc343495097"/>
        <w:bookmarkStart w:id="4951" w:name="_Toc343660324"/>
        <w:bookmarkStart w:id="4952" w:name="_Toc343660538"/>
        <w:bookmarkStart w:id="4953" w:name="_Toc34371116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del>
    </w:p>
    <w:p w14:paraId="0EBFBE38" w14:textId="77777777" w:rsidR="006A21F7" w:rsidRPr="0049233F" w:rsidDel="00677FF8" w:rsidRDefault="006A21F7" w:rsidP="006A21F7">
      <w:pPr>
        <w:ind w:firstLine="540"/>
        <w:rPr>
          <w:del w:id="4954" w:author="The Si Tran" w:date="2012-12-10T20:40:00Z"/>
          <w:b/>
          <w:szCs w:val="26"/>
          <w:lang w:val="pt-BR"/>
          <w:rPrChange w:id="4955" w:author="The Si Tran" w:date="2012-12-05T23:02:00Z">
            <w:rPr>
              <w:del w:id="4956" w:author="The Si Tran" w:date="2012-12-10T20:40:00Z"/>
              <w:b/>
              <w:sz w:val="28"/>
              <w:szCs w:val="28"/>
              <w:lang w:val="pt-BR"/>
            </w:rPr>
          </w:rPrChange>
        </w:rPr>
      </w:pPr>
      <w:del w:id="4957" w:author="The Si Tran" w:date="2012-12-10T20:40:00Z">
        <w:r w:rsidRPr="0049233F" w:rsidDel="00677FF8">
          <w:rPr>
            <w:b/>
            <w:szCs w:val="26"/>
            <w:lang w:val="pt-BR"/>
            <w:rPrChange w:id="4958" w:author="The Si Tran" w:date="2012-12-05T23:02:00Z">
              <w:rPr>
                <w:b/>
                <w:sz w:val="28"/>
                <w:szCs w:val="28"/>
                <w:lang w:val="pt-BR"/>
              </w:rPr>
            </w:rPrChange>
          </w:rPr>
          <w:delText>Bước 2: Ước lượng mô hình</w:delText>
        </w:r>
        <w:bookmarkStart w:id="4959" w:name="_Toc343083590"/>
        <w:bookmarkStart w:id="4960" w:name="_Toc343083804"/>
        <w:bookmarkStart w:id="4961" w:name="_Toc343084015"/>
        <w:bookmarkStart w:id="4962" w:name="_Toc343220774"/>
        <w:bookmarkStart w:id="4963" w:name="_Toc343232278"/>
        <w:bookmarkStart w:id="4964" w:name="_Toc343232691"/>
        <w:bookmarkStart w:id="4965" w:name="_Toc343232976"/>
        <w:bookmarkStart w:id="4966" w:name="_Toc343415481"/>
        <w:bookmarkStart w:id="4967" w:name="_Toc343415777"/>
        <w:bookmarkStart w:id="4968" w:name="_Toc343452436"/>
        <w:bookmarkStart w:id="4969" w:name="_Toc343461226"/>
        <w:bookmarkStart w:id="4970" w:name="_Toc343494113"/>
        <w:bookmarkStart w:id="4971" w:name="_Toc343494325"/>
        <w:bookmarkStart w:id="4972" w:name="_Toc343495098"/>
        <w:bookmarkStart w:id="4973" w:name="_Toc343660325"/>
        <w:bookmarkStart w:id="4974" w:name="_Toc343660539"/>
        <w:bookmarkStart w:id="4975" w:name="_Toc343711167"/>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del>
    </w:p>
    <w:p w14:paraId="6CF1295B" w14:textId="77777777" w:rsidR="006A21F7" w:rsidRPr="0049233F" w:rsidDel="00677FF8" w:rsidRDefault="006A21F7" w:rsidP="006A21F7">
      <w:pPr>
        <w:ind w:firstLine="540"/>
        <w:rPr>
          <w:del w:id="4976" w:author="The Si Tran" w:date="2012-12-10T20:40:00Z"/>
          <w:szCs w:val="26"/>
          <w:lang w:val="pt-BR"/>
          <w:rPrChange w:id="4977" w:author="The Si Tran" w:date="2012-12-05T23:02:00Z">
            <w:rPr>
              <w:del w:id="4978" w:author="The Si Tran" w:date="2012-12-10T20:40:00Z"/>
              <w:sz w:val="28"/>
              <w:szCs w:val="28"/>
              <w:lang w:val="pt-BR"/>
            </w:rPr>
          </w:rPrChange>
        </w:rPr>
      </w:pPr>
      <w:del w:id="4979" w:author="The Si Tran" w:date="2012-12-10T20:40:00Z">
        <w:r w:rsidRPr="0049233F" w:rsidDel="00677FF8">
          <w:rPr>
            <w:szCs w:val="26"/>
            <w:lang w:val="pt-BR"/>
            <w:rPrChange w:id="498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981" w:author="The Si Tran" w:date="2012-12-05T23:02:00Z">
              <w:rPr>
                <w:i/>
                <w:sz w:val="28"/>
                <w:szCs w:val="28"/>
                <w:lang w:val="pt-BR"/>
              </w:rPr>
            </w:rPrChange>
          </w:rPr>
          <w:delText xml:space="preserve">arima() </w:delText>
        </w:r>
        <w:r w:rsidRPr="0049233F" w:rsidDel="00677FF8">
          <w:rPr>
            <w:szCs w:val="26"/>
            <w:lang w:val="pt-BR"/>
            <w:rPrChange w:id="4982" w:author="The Si Tran" w:date="2012-12-05T23:02:00Z">
              <w:rPr>
                <w:sz w:val="28"/>
                <w:szCs w:val="28"/>
                <w:lang w:val="pt-BR"/>
              </w:rPr>
            </w:rPrChange>
          </w:rPr>
          <w:delText>nhận thông số là chuỗi thời gian và bậc của mô hình để ước lượng mô hình.</w:delText>
        </w:r>
        <w:bookmarkStart w:id="4983" w:name="_Toc343083591"/>
        <w:bookmarkStart w:id="4984" w:name="_Toc343083805"/>
        <w:bookmarkStart w:id="4985" w:name="_Toc343084016"/>
        <w:bookmarkStart w:id="4986" w:name="_Toc343220775"/>
        <w:bookmarkStart w:id="4987" w:name="_Toc343232279"/>
        <w:bookmarkStart w:id="4988" w:name="_Toc343232692"/>
        <w:bookmarkStart w:id="4989" w:name="_Toc343232977"/>
        <w:bookmarkStart w:id="4990" w:name="_Toc343415482"/>
        <w:bookmarkStart w:id="4991" w:name="_Toc343415778"/>
        <w:bookmarkStart w:id="4992" w:name="_Toc343452437"/>
        <w:bookmarkStart w:id="4993" w:name="_Toc343461227"/>
        <w:bookmarkStart w:id="4994" w:name="_Toc343494114"/>
        <w:bookmarkStart w:id="4995" w:name="_Toc343494326"/>
        <w:bookmarkStart w:id="4996" w:name="_Toc343495099"/>
        <w:bookmarkStart w:id="4997" w:name="_Toc343660326"/>
        <w:bookmarkStart w:id="4998" w:name="_Toc343660540"/>
        <w:bookmarkStart w:id="4999" w:name="_Toc343711168"/>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del>
    </w:p>
    <w:p w14:paraId="7ACC7F0B" w14:textId="77777777" w:rsidR="006A21F7" w:rsidRPr="0049233F" w:rsidDel="00677FF8" w:rsidRDefault="006A21F7" w:rsidP="006A21F7">
      <w:pPr>
        <w:ind w:firstLine="540"/>
        <w:rPr>
          <w:del w:id="5000" w:author="The Si Tran" w:date="2012-12-10T20:40:00Z"/>
          <w:b/>
          <w:szCs w:val="26"/>
          <w:lang w:val="pt-BR"/>
          <w:rPrChange w:id="5001" w:author="The Si Tran" w:date="2012-12-05T23:02:00Z">
            <w:rPr>
              <w:del w:id="5002" w:author="The Si Tran" w:date="2012-12-10T20:40:00Z"/>
              <w:b/>
              <w:sz w:val="28"/>
              <w:szCs w:val="28"/>
              <w:lang w:val="pt-BR"/>
            </w:rPr>
          </w:rPrChange>
        </w:rPr>
      </w:pPr>
      <w:del w:id="5003" w:author="The Si Tran" w:date="2012-12-10T20:40:00Z">
        <w:r w:rsidRPr="0049233F" w:rsidDel="00677FF8">
          <w:rPr>
            <w:b/>
            <w:szCs w:val="26"/>
            <w:lang w:val="pt-BR"/>
            <w:rPrChange w:id="5004" w:author="The Si Tran" w:date="2012-12-05T23:02:00Z">
              <w:rPr>
                <w:b/>
                <w:sz w:val="28"/>
                <w:szCs w:val="28"/>
                <w:lang w:val="pt-BR"/>
              </w:rPr>
            </w:rPrChange>
          </w:rPr>
          <w:delText>Bước 3: Kiểm tra mô hình</w:delText>
        </w:r>
        <w:bookmarkStart w:id="5005" w:name="_Toc343083592"/>
        <w:bookmarkStart w:id="5006" w:name="_Toc343083806"/>
        <w:bookmarkStart w:id="5007" w:name="_Toc343084017"/>
        <w:bookmarkStart w:id="5008" w:name="_Toc343220776"/>
        <w:bookmarkStart w:id="5009" w:name="_Toc343232280"/>
        <w:bookmarkStart w:id="5010" w:name="_Toc343232693"/>
        <w:bookmarkStart w:id="5011" w:name="_Toc343232978"/>
        <w:bookmarkStart w:id="5012" w:name="_Toc343415483"/>
        <w:bookmarkStart w:id="5013" w:name="_Toc343415779"/>
        <w:bookmarkStart w:id="5014" w:name="_Toc343452438"/>
        <w:bookmarkStart w:id="5015" w:name="_Toc343461228"/>
        <w:bookmarkStart w:id="5016" w:name="_Toc343494115"/>
        <w:bookmarkStart w:id="5017" w:name="_Toc343494327"/>
        <w:bookmarkStart w:id="5018" w:name="_Toc343495100"/>
        <w:bookmarkStart w:id="5019" w:name="_Toc343660327"/>
        <w:bookmarkStart w:id="5020" w:name="_Toc343660541"/>
        <w:bookmarkStart w:id="5021" w:name="_Toc343711169"/>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del>
    </w:p>
    <w:p w14:paraId="1232B3EC" w14:textId="77777777" w:rsidR="006A21F7" w:rsidRPr="0049233F" w:rsidDel="00677FF8" w:rsidRDefault="006A21F7" w:rsidP="006A21F7">
      <w:pPr>
        <w:ind w:firstLine="540"/>
        <w:rPr>
          <w:del w:id="5022" w:author="The Si Tran" w:date="2012-12-10T20:40:00Z"/>
          <w:szCs w:val="26"/>
          <w:lang w:val="pt-BR"/>
          <w:rPrChange w:id="5023" w:author="The Si Tran" w:date="2012-12-05T23:02:00Z">
            <w:rPr>
              <w:del w:id="5024" w:author="The Si Tran" w:date="2012-12-10T20:40:00Z"/>
              <w:sz w:val="28"/>
              <w:szCs w:val="28"/>
              <w:lang w:val="pt-BR"/>
            </w:rPr>
          </w:rPrChange>
        </w:rPr>
      </w:pPr>
      <w:del w:id="5025" w:author="The Si Tran" w:date="2012-12-10T20:40:00Z">
        <w:r w:rsidRPr="0049233F" w:rsidDel="00677FF8">
          <w:rPr>
            <w:szCs w:val="26"/>
            <w:lang w:val="pt-BR"/>
            <w:rPrChange w:id="502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6" o:title=""/>
            </v:shape>
            <o:OLEObject Type="Embed" ProgID="Equation.DSMT4" ShapeID="_x0000_i1095" DrawAspect="Content" ObjectID="_1417549060" r:id="rId160"/>
          </w:object>
        </w:r>
        <w:r w:rsidRPr="0049233F" w:rsidDel="00677FF8">
          <w:rPr>
            <w:szCs w:val="26"/>
            <w:lang w:val="pt-BR"/>
            <w:rPrChange w:id="5027" w:author="The Si Tran" w:date="2012-12-05T23:02:00Z">
              <w:rPr>
                <w:sz w:val="28"/>
                <w:szCs w:val="28"/>
                <w:lang w:val="pt-BR"/>
              </w:rPr>
            </w:rPrChange>
          </w:rPr>
          <w:delText xml:space="preserve"> (N là kích thước chuỗi thặng dư) thì chuỗi thặng dư là ngẫu nhiên.</w:delText>
        </w:r>
        <w:bookmarkStart w:id="5028" w:name="_Toc343083593"/>
        <w:bookmarkStart w:id="5029" w:name="_Toc343083807"/>
        <w:bookmarkStart w:id="5030" w:name="_Toc343084018"/>
        <w:bookmarkStart w:id="5031" w:name="_Toc343220777"/>
        <w:bookmarkStart w:id="5032" w:name="_Toc343232281"/>
        <w:bookmarkStart w:id="5033" w:name="_Toc343232694"/>
        <w:bookmarkStart w:id="5034" w:name="_Toc343232979"/>
        <w:bookmarkStart w:id="5035" w:name="_Toc343415484"/>
        <w:bookmarkStart w:id="5036" w:name="_Toc343415780"/>
        <w:bookmarkStart w:id="5037" w:name="_Toc343452439"/>
        <w:bookmarkStart w:id="5038" w:name="_Toc343461229"/>
        <w:bookmarkStart w:id="5039" w:name="_Toc343494116"/>
        <w:bookmarkStart w:id="5040" w:name="_Toc343494328"/>
        <w:bookmarkStart w:id="5041" w:name="_Toc343495101"/>
        <w:bookmarkStart w:id="5042" w:name="_Toc343660328"/>
        <w:bookmarkStart w:id="5043" w:name="_Toc343660542"/>
        <w:bookmarkStart w:id="5044" w:name="_Toc343711170"/>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del>
    </w:p>
    <w:p w14:paraId="3E2D2001" w14:textId="77777777" w:rsidR="006A21F7" w:rsidRPr="0049233F" w:rsidDel="00677FF8" w:rsidRDefault="006A21F7" w:rsidP="006A21F7">
      <w:pPr>
        <w:ind w:firstLine="540"/>
        <w:rPr>
          <w:del w:id="5045" w:author="The Si Tran" w:date="2012-12-10T20:40:00Z"/>
          <w:szCs w:val="26"/>
          <w:lang w:val="pt-BR"/>
          <w:rPrChange w:id="5046" w:author="The Si Tran" w:date="2012-12-05T23:02:00Z">
            <w:rPr>
              <w:del w:id="5047" w:author="The Si Tran" w:date="2012-12-10T20:40:00Z"/>
              <w:sz w:val="28"/>
              <w:szCs w:val="28"/>
              <w:lang w:val="pt-BR"/>
            </w:rPr>
          </w:rPrChange>
        </w:rPr>
      </w:pPr>
      <w:del w:id="5048" w:author="The Si Tran" w:date="2012-12-10T20:40:00Z">
        <w:r w:rsidRPr="0049233F" w:rsidDel="00677FF8">
          <w:rPr>
            <w:szCs w:val="26"/>
            <w:lang w:val="pt-BR"/>
            <w:rPrChange w:id="504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050" w:name="_Toc343083594"/>
        <w:bookmarkStart w:id="5051" w:name="_Toc343083808"/>
        <w:bookmarkStart w:id="5052" w:name="_Toc343084019"/>
        <w:bookmarkStart w:id="5053" w:name="_Toc343220778"/>
        <w:bookmarkStart w:id="5054" w:name="_Toc343232282"/>
        <w:bookmarkStart w:id="5055" w:name="_Toc343232695"/>
        <w:bookmarkStart w:id="5056" w:name="_Toc343232980"/>
        <w:bookmarkStart w:id="5057" w:name="_Toc343415485"/>
        <w:bookmarkStart w:id="5058" w:name="_Toc343415781"/>
        <w:bookmarkStart w:id="5059" w:name="_Toc343452440"/>
        <w:bookmarkStart w:id="5060" w:name="_Toc343461230"/>
        <w:bookmarkStart w:id="5061" w:name="_Toc343494117"/>
        <w:bookmarkStart w:id="5062" w:name="_Toc343494329"/>
        <w:bookmarkStart w:id="5063" w:name="_Toc343495102"/>
        <w:bookmarkStart w:id="5064" w:name="_Toc343660329"/>
        <w:bookmarkStart w:id="5065" w:name="_Toc343660543"/>
        <w:bookmarkStart w:id="5066" w:name="_Toc343711171"/>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del>
    </w:p>
    <w:p w14:paraId="643193D6" w14:textId="77777777" w:rsidR="007850C8" w:rsidRPr="000D001B" w:rsidDel="000B65E4" w:rsidRDefault="006A21F7">
      <w:pPr>
        <w:ind w:left="1440" w:firstLine="720"/>
        <w:rPr>
          <w:del w:id="5067" w:author="The Si Tran" w:date="2012-12-06T01:54:00Z"/>
          <w:szCs w:val="26"/>
          <w:lang w:val="fr-FR"/>
          <w:rPrChange w:id="5068" w:author="The Si Tran" w:date="2012-12-06T01:53:00Z">
            <w:rPr>
              <w:del w:id="5069" w:author="The Si Tran" w:date="2012-12-06T01:54:00Z"/>
              <w:sz w:val="28"/>
              <w:szCs w:val="28"/>
              <w:lang w:val="fr-FR"/>
            </w:rPr>
          </w:rPrChange>
        </w:rPr>
        <w:pPrChange w:id="5070" w:author="The Si Tran" w:date="2012-12-06T01:53:00Z">
          <w:pPr>
            <w:ind w:firstLine="540"/>
          </w:pPr>
        </w:pPrChange>
      </w:pPr>
      <w:del w:id="5071" w:author="The Si Tran" w:date="2012-12-10T20:40:00Z">
        <w:r w:rsidRPr="00AF1345" w:rsidDel="00677FF8">
          <w:rPr>
            <w:position w:val="-4"/>
            <w:szCs w:val="26"/>
            <w:lang w:val="pt-BR"/>
          </w:rPr>
          <w:object w:dxaOrig="180" w:dyaOrig="279" w14:anchorId="4F983E8D">
            <v:shape id="_x0000_i1096" type="#_x0000_t75" style="width:7.5pt;height:12.75pt" o:ole="">
              <v:imagedata r:id="rId21" o:title=""/>
            </v:shape>
            <o:OLEObject Type="Embed" ProgID="Equation.DSMT4" ShapeID="_x0000_i1096" DrawAspect="Content" ObjectID="_1417549061" r:id="rId161"/>
          </w:object>
        </w:r>
        <w:r w:rsidRPr="0049233F" w:rsidDel="00677FF8">
          <w:rPr>
            <w:szCs w:val="26"/>
            <w:lang w:val="fr-FR"/>
            <w:rPrChange w:id="5072" w:author="The Si Tran" w:date="2012-12-05T23:02:00Z">
              <w:rPr>
                <w:sz w:val="28"/>
                <w:szCs w:val="28"/>
                <w:lang w:val="fr-FR"/>
              </w:rPr>
            </w:rPrChange>
          </w:rPr>
          <w:delText>Phép thử Q là:</w:delText>
        </w:r>
      </w:del>
      <w:bookmarkStart w:id="5073" w:name="_Toc343083595"/>
      <w:bookmarkStart w:id="5074" w:name="_Toc343083809"/>
      <w:bookmarkStart w:id="5075" w:name="_Toc343084020"/>
      <w:bookmarkStart w:id="5076" w:name="_Toc343220779"/>
      <w:bookmarkStart w:id="5077" w:name="_Toc343232283"/>
      <w:bookmarkStart w:id="5078" w:name="_Toc343232696"/>
      <w:bookmarkStart w:id="5079" w:name="_Toc343232981"/>
      <w:bookmarkStart w:id="5080" w:name="_Toc343415486"/>
      <w:bookmarkStart w:id="5081" w:name="_Toc343415782"/>
      <w:bookmarkStart w:id="5082" w:name="_Toc343452441"/>
      <w:bookmarkStart w:id="5083" w:name="_Toc343461231"/>
      <w:bookmarkStart w:id="5084" w:name="_Toc343494118"/>
      <w:bookmarkStart w:id="5085" w:name="_Toc343494330"/>
      <w:bookmarkStart w:id="5086" w:name="_Toc343495103"/>
      <w:bookmarkStart w:id="5087" w:name="_Toc343660330"/>
      <w:bookmarkStart w:id="5088" w:name="_Toc343660544"/>
      <w:bookmarkStart w:id="5089" w:name="_Toc3437111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p>
    <w:p w14:paraId="5D0171E6" w14:textId="77777777" w:rsidR="006A21F7" w:rsidRPr="0049233F" w:rsidDel="00677FF8" w:rsidRDefault="006A21F7">
      <w:pPr>
        <w:ind w:left="1440" w:firstLine="720"/>
        <w:rPr>
          <w:del w:id="5090" w:author="The Si Tran" w:date="2012-12-10T20:40:00Z"/>
          <w:szCs w:val="26"/>
          <w:lang w:val="pt-BR"/>
          <w:rPrChange w:id="5091" w:author="The Si Tran" w:date="2012-12-05T23:02:00Z">
            <w:rPr>
              <w:del w:id="5092" w:author="The Si Tran" w:date="2012-12-10T20:40:00Z"/>
              <w:sz w:val="28"/>
              <w:szCs w:val="28"/>
              <w:lang w:val="pt-BR"/>
            </w:rPr>
          </w:rPrChange>
        </w:rPr>
        <w:pPrChange w:id="5093" w:author="The Si Tran" w:date="2012-12-06T01:54:00Z">
          <w:pPr>
            <w:ind w:firstLine="540"/>
          </w:pPr>
        </w:pPrChange>
      </w:pPr>
      <w:del w:id="5094" w:author="The Si Tran" w:date="2012-12-06T01:54:00Z">
        <w:r w:rsidRPr="0049233F" w:rsidDel="000B65E4">
          <w:rPr>
            <w:szCs w:val="26"/>
            <w:lang w:val="fr-FR"/>
            <w:rPrChange w:id="5095"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2" o:title=""/>
            </v:shape>
            <o:OLEObject Type="Embed" ProgID="Equation.DSMT4" ShapeID="_x0000_i1097" DrawAspect="Content" ObjectID="_1417549062" r:id="rId163"/>
          </w:object>
        </w:r>
      </w:del>
      <w:del w:id="5096" w:author="The Si Tran" w:date="2012-12-10T20:40:00Z">
        <w:r w:rsidRPr="00E078AF" w:rsidDel="00677FF8">
          <w:rPr>
            <w:position w:val="-4"/>
            <w:szCs w:val="26"/>
            <w:lang w:val="pt-BR"/>
          </w:rPr>
          <w:object w:dxaOrig="180" w:dyaOrig="279" w14:anchorId="28D84A66">
            <v:shape id="_x0000_i1098" type="#_x0000_t75" style="width:7.5pt;height:12.75pt" o:ole="">
              <v:imagedata r:id="rId21" o:title=""/>
            </v:shape>
            <o:OLEObject Type="Embed" ProgID="Equation.DSMT4" ShapeID="_x0000_i1098" DrawAspect="Content" ObjectID="_1417549063" r:id="rId164"/>
          </w:object>
        </w:r>
        <w:bookmarkStart w:id="5097" w:name="_Toc343083596"/>
        <w:bookmarkStart w:id="5098" w:name="_Toc343083810"/>
        <w:bookmarkStart w:id="5099" w:name="_Toc343084021"/>
        <w:bookmarkStart w:id="5100" w:name="_Toc343220780"/>
        <w:bookmarkStart w:id="5101" w:name="_Toc343232284"/>
        <w:bookmarkStart w:id="5102" w:name="_Toc343232697"/>
        <w:bookmarkStart w:id="5103" w:name="_Toc343232982"/>
        <w:bookmarkStart w:id="5104" w:name="_Toc343415487"/>
        <w:bookmarkStart w:id="5105" w:name="_Toc343415783"/>
        <w:bookmarkStart w:id="5106" w:name="_Toc343452442"/>
        <w:bookmarkStart w:id="5107" w:name="_Toc343461232"/>
        <w:bookmarkStart w:id="5108" w:name="_Toc343494119"/>
        <w:bookmarkStart w:id="5109" w:name="_Toc343494331"/>
        <w:bookmarkStart w:id="5110" w:name="_Toc343495104"/>
        <w:bookmarkStart w:id="5111" w:name="_Toc343660331"/>
        <w:bookmarkStart w:id="5112" w:name="_Toc343660545"/>
        <w:bookmarkStart w:id="5113" w:name="_Toc343711173"/>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del>
    </w:p>
    <w:p w14:paraId="1B7B79BF" w14:textId="77777777" w:rsidR="006A21F7" w:rsidRPr="0049233F" w:rsidDel="00677FF8" w:rsidRDefault="006A21F7" w:rsidP="006A21F7">
      <w:pPr>
        <w:ind w:firstLine="540"/>
        <w:rPr>
          <w:del w:id="5114" w:author="The Si Tran" w:date="2012-12-10T20:40:00Z"/>
          <w:szCs w:val="26"/>
          <w:lang w:val="pt-BR"/>
          <w:rPrChange w:id="5115" w:author="The Si Tran" w:date="2012-12-05T23:02:00Z">
            <w:rPr>
              <w:del w:id="5116" w:author="The Si Tran" w:date="2012-12-10T20:40:00Z"/>
              <w:sz w:val="28"/>
              <w:szCs w:val="28"/>
              <w:lang w:val="pt-BR"/>
            </w:rPr>
          </w:rPrChange>
        </w:rPr>
      </w:pPr>
      <w:del w:id="5117" w:author="The Si Tran" w:date="2012-12-10T20:40:00Z">
        <w:r w:rsidRPr="0049233F" w:rsidDel="00677FF8">
          <w:rPr>
            <w:szCs w:val="26"/>
            <w:lang w:val="pt-BR"/>
            <w:rPrChange w:id="5118" w:author="The Si Tran" w:date="2012-12-05T23:02:00Z">
              <w:rPr>
                <w:sz w:val="28"/>
                <w:szCs w:val="28"/>
                <w:lang w:val="pt-BR"/>
              </w:rPr>
            </w:rPrChange>
          </w:rPr>
          <w:delText xml:space="preserve">Với </w:delText>
        </w:r>
        <w:bookmarkStart w:id="5119" w:name="_Toc343083597"/>
        <w:bookmarkStart w:id="5120" w:name="_Toc343083811"/>
        <w:bookmarkStart w:id="5121" w:name="_Toc343084022"/>
        <w:bookmarkStart w:id="5122" w:name="_Toc343220781"/>
        <w:bookmarkStart w:id="5123" w:name="_Toc343232285"/>
        <w:bookmarkStart w:id="5124" w:name="_Toc343232698"/>
        <w:bookmarkStart w:id="5125" w:name="_Toc343232983"/>
        <w:bookmarkStart w:id="5126" w:name="_Toc343415488"/>
        <w:bookmarkStart w:id="5127" w:name="_Toc343415784"/>
        <w:bookmarkStart w:id="5128" w:name="_Toc343452443"/>
        <w:bookmarkStart w:id="5129" w:name="_Toc343461233"/>
        <w:bookmarkStart w:id="5130" w:name="_Toc343494120"/>
        <w:bookmarkStart w:id="5131" w:name="_Toc343494332"/>
        <w:bookmarkStart w:id="5132" w:name="_Toc343495105"/>
        <w:bookmarkStart w:id="5133" w:name="_Toc343660332"/>
        <w:bookmarkStart w:id="5134" w:name="_Toc343660546"/>
        <w:bookmarkStart w:id="5135" w:name="_Toc343711174"/>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del>
    </w:p>
    <w:p w14:paraId="6AFA4B28" w14:textId="77777777" w:rsidR="006A21F7" w:rsidRPr="0049233F" w:rsidDel="00677FF8" w:rsidRDefault="006A21F7" w:rsidP="006A21F7">
      <w:pPr>
        <w:ind w:firstLine="540"/>
        <w:rPr>
          <w:del w:id="5136" w:author="The Si Tran" w:date="2012-12-10T20:40:00Z"/>
          <w:szCs w:val="26"/>
          <w:lang w:val="pt-BR"/>
          <w:rPrChange w:id="5137" w:author="The Si Tran" w:date="2012-12-05T23:02:00Z">
            <w:rPr>
              <w:del w:id="5138" w:author="The Si Tran" w:date="2012-12-10T20:40:00Z"/>
              <w:sz w:val="28"/>
              <w:szCs w:val="28"/>
              <w:lang w:val="pt-BR"/>
            </w:rPr>
          </w:rPrChange>
        </w:rPr>
      </w:pPr>
      <w:del w:id="5139" w:author="The Si Tran" w:date="2012-12-06T20:22:00Z">
        <w:r w:rsidRPr="00AF1345" w:rsidDel="00A96CBA">
          <w:rPr>
            <w:position w:val="-12"/>
            <w:szCs w:val="26"/>
            <w:lang w:val="pt-BR"/>
          </w:rPr>
          <w:object w:dxaOrig="520" w:dyaOrig="360" w14:anchorId="0CAAF5E9">
            <v:shape id="_x0000_i1099" type="#_x0000_t75" style="width:27.75pt;height:21.75pt" o:ole="">
              <v:imagedata r:id="rId165" o:title=""/>
            </v:shape>
            <o:OLEObject Type="Embed" ProgID="Equation.DSMT4" ShapeID="_x0000_i1099" DrawAspect="Content" ObjectID="_1417549064" r:id="rId166"/>
          </w:object>
        </w:r>
      </w:del>
      <w:del w:id="5140" w:author="The Si Tran" w:date="2012-12-10T20:40:00Z">
        <w:r w:rsidRPr="0049233F" w:rsidDel="00677FF8">
          <w:rPr>
            <w:szCs w:val="26"/>
            <w:lang w:val="pt-BR"/>
            <w:rPrChange w:id="5141" w:author="The Si Tran" w:date="2012-12-05T23:02:00Z">
              <w:rPr>
                <w:sz w:val="28"/>
                <w:szCs w:val="28"/>
                <w:lang w:val="pt-BR"/>
              </w:rPr>
            </w:rPrChange>
          </w:rPr>
          <w:delText xml:space="preserve"> là hệ số tự tương quan của thặng dư ở độ trễ </w:delText>
        </w:r>
      </w:del>
      <w:del w:id="5142" w:author="The Si Tran" w:date="2012-12-06T20:22:00Z">
        <w:r w:rsidRPr="0049233F" w:rsidDel="00A96CBA">
          <w:rPr>
            <w:szCs w:val="26"/>
            <w:lang w:val="pt-BR"/>
            <w:rPrChange w:id="5143" w:author="The Si Tran" w:date="2012-12-05T23:02:00Z">
              <w:rPr>
                <w:sz w:val="28"/>
                <w:szCs w:val="28"/>
                <w:lang w:val="pt-BR"/>
              </w:rPr>
            </w:rPrChange>
          </w:rPr>
          <w:delText>k</w:delText>
        </w:r>
      </w:del>
      <w:del w:id="5144" w:author="The Si Tran" w:date="2012-12-10T20:40:00Z">
        <w:r w:rsidRPr="0049233F" w:rsidDel="00677FF8">
          <w:rPr>
            <w:szCs w:val="26"/>
            <w:lang w:val="pt-BR"/>
            <w:rPrChange w:id="5145" w:author="The Si Tran" w:date="2012-12-05T23:02:00Z">
              <w:rPr>
                <w:sz w:val="28"/>
                <w:szCs w:val="28"/>
                <w:lang w:val="pt-BR"/>
              </w:rPr>
            </w:rPrChange>
          </w:rPr>
          <w:delText>.</w:delText>
        </w:r>
        <w:bookmarkStart w:id="5146" w:name="_Toc343083598"/>
        <w:bookmarkStart w:id="5147" w:name="_Toc343083812"/>
        <w:bookmarkStart w:id="5148" w:name="_Toc343084023"/>
        <w:bookmarkStart w:id="5149" w:name="_Toc343220782"/>
        <w:bookmarkStart w:id="5150" w:name="_Toc343232286"/>
        <w:bookmarkStart w:id="5151" w:name="_Toc343232699"/>
        <w:bookmarkStart w:id="5152" w:name="_Toc343232984"/>
        <w:bookmarkStart w:id="5153" w:name="_Toc343415489"/>
        <w:bookmarkStart w:id="5154" w:name="_Toc343415785"/>
        <w:bookmarkStart w:id="5155" w:name="_Toc343452444"/>
        <w:bookmarkStart w:id="5156" w:name="_Toc343461234"/>
        <w:bookmarkStart w:id="5157" w:name="_Toc343494121"/>
        <w:bookmarkStart w:id="5158" w:name="_Toc343494333"/>
        <w:bookmarkStart w:id="5159" w:name="_Toc343495106"/>
        <w:bookmarkStart w:id="5160" w:name="_Toc343660333"/>
        <w:bookmarkStart w:id="5161" w:name="_Toc343660547"/>
        <w:bookmarkStart w:id="5162" w:name="_Toc34371117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del>
    </w:p>
    <w:p w14:paraId="1F223545" w14:textId="77777777" w:rsidR="006A21F7" w:rsidRPr="0049233F" w:rsidDel="00677FF8" w:rsidRDefault="006A21F7" w:rsidP="006A21F7">
      <w:pPr>
        <w:ind w:firstLine="540"/>
        <w:rPr>
          <w:del w:id="5163" w:author="The Si Tran" w:date="2012-12-10T20:40:00Z"/>
          <w:szCs w:val="26"/>
          <w:lang w:val="pt-BR"/>
          <w:rPrChange w:id="5164" w:author="The Si Tran" w:date="2012-12-05T23:02:00Z">
            <w:rPr>
              <w:del w:id="5165" w:author="The Si Tran" w:date="2012-12-10T20:40:00Z"/>
              <w:sz w:val="28"/>
              <w:szCs w:val="28"/>
              <w:lang w:val="pt-BR"/>
            </w:rPr>
          </w:rPrChange>
        </w:rPr>
      </w:pPr>
      <w:del w:id="5166" w:author="The Si Tran" w:date="2012-12-06T20:22:00Z">
        <w:r w:rsidRPr="0049233F" w:rsidDel="00A96CBA">
          <w:rPr>
            <w:szCs w:val="26"/>
            <w:lang w:val="pt-BR"/>
            <w:rPrChange w:id="5167" w:author="The Si Tran" w:date="2012-12-05T23:02:00Z">
              <w:rPr>
                <w:sz w:val="28"/>
                <w:szCs w:val="28"/>
                <w:lang w:val="pt-BR"/>
              </w:rPr>
            </w:rPrChange>
          </w:rPr>
          <w:delText xml:space="preserve">n </w:delText>
        </w:r>
      </w:del>
      <w:del w:id="5168" w:author="The Si Tran" w:date="2012-12-10T20:40:00Z">
        <w:r w:rsidRPr="0049233F" w:rsidDel="00677FF8">
          <w:rPr>
            <w:szCs w:val="26"/>
            <w:lang w:val="pt-BR"/>
            <w:rPrChange w:id="5169" w:author="The Si Tran" w:date="2012-12-05T23:02:00Z">
              <w:rPr>
                <w:sz w:val="28"/>
                <w:szCs w:val="28"/>
                <w:lang w:val="pt-BR"/>
              </w:rPr>
            </w:rPrChange>
          </w:rPr>
          <w:delText>là kích thước của chuỗi thặng dư.</w:delText>
        </w:r>
        <w:bookmarkStart w:id="5170" w:name="_Toc343083599"/>
        <w:bookmarkStart w:id="5171" w:name="_Toc343083813"/>
        <w:bookmarkStart w:id="5172" w:name="_Toc343084024"/>
        <w:bookmarkStart w:id="5173" w:name="_Toc343220783"/>
        <w:bookmarkStart w:id="5174" w:name="_Toc343232287"/>
        <w:bookmarkStart w:id="5175" w:name="_Toc343232700"/>
        <w:bookmarkStart w:id="5176" w:name="_Toc343232985"/>
        <w:bookmarkStart w:id="5177" w:name="_Toc343415490"/>
        <w:bookmarkStart w:id="5178" w:name="_Toc343415786"/>
        <w:bookmarkStart w:id="5179" w:name="_Toc343452445"/>
        <w:bookmarkStart w:id="5180" w:name="_Toc343461235"/>
        <w:bookmarkStart w:id="5181" w:name="_Toc343494122"/>
        <w:bookmarkStart w:id="5182" w:name="_Toc343494334"/>
        <w:bookmarkStart w:id="5183" w:name="_Toc343495107"/>
        <w:bookmarkStart w:id="5184" w:name="_Toc343660334"/>
        <w:bookmarkStart w:id="5185" w:name="_Toc343660548"/>
        <w:bookmarkStart w:id="5186" w:name="_Toc343711176"/>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del>
    </w:p>
    <w:p w14:paraId="7E6255BB" w14:textId="77777777" w:rsidR="006A21F7" w:rsidRPr="0049233F" w:rsidDel="00677FF8" w:rsidRDefault="006A21F7" w:rsidP="006A21F7">
      <w:pPr>
        <w:ind w:firstLine="540"/>
        <w:rPr>
          <w:del w:id="5187" w:author="The Si Tran" w:date="2012-12-10T20:40:00Z"/>
          <w:szCs w:val="26"/>
          <w:lang w:val="fr-FR"/>
          <w:rPrChange w:id="5188" w:author="The Si Tran" w:date="2012-12-05T23:02:00Z">
            <w:rPr>
              <w:del w:id="5189" w:author="The Si Tran" w:date="2012-12-10T20:40:00Z"/>
              <w:sz w:val="28"/>
              <w:szCs w:val="28"/>
              <w:lang w:val="fr-FR"/>
            </w:rPr>
          </w:rPrChange>
        </w:rPr>
      </w:pPr>
      <w:del w:id="5190" w:author="The Si Tran" w:date="2012-12-06T20:22:00Z">
        <w:r w:rsidRPr="0049233F" w:rsidDel="00A96CBA">
          <w:rPr>
            <w:szCs w:val="26"/>
            <w:lang w:val="fr-FR"/>
            <w:rPrChange w:id="5191" w:author="The Si Tran" w:date="2012-12-05T23:02:00Z">
              <w:rPr>
                <w:sz w:val="28"/>
                <w:szCs w:val="28"/>
                <w:lang w:val="fr-FR"/>
              </w:rPr>
            </w:rPrChange>
          </w:rPr>
          <w:delText>k</w:delText>
        </w:r>
      </w:del>
      <w:del w:id="5192" w:author="The Si Tran" w:date="2012-12-10T20:40:00Z">
        <w:r w:rsidRPr="0049233F" w:rsidDel="00677FF8">
          <w:rPr>
            <w:szCs w:val="26"/>
            <w:lang w:val="fr-FR"/>
            <w:rPrChange w:id="5193" w:author="The Si Tran" w:date="2012-12-05T23:02:00Z">
              <w:rPr>
                <w:sz w:val="28"/>
                <w:szCs w:val="28"/>
                <w:lang w:val="fr-FR"/>
              </w:rPr>
            </w:rPrChange>
          </w:rPr>
          <w:delText xml:space="preserve"> là độ trễ</w:delText>
        </w:r>
        <w:bookmarkStart w:id="5194" w:name="_Toc343083600"/>
        <w:bookmarkStart w:id="5195" w:name="_Toc343083814"/>
        <w:bookmarkStart w:id="5196" w:name="_Toc343084025"/>
        <w:bookmarkStart w:id="5197" w:name="_Toc343220784"/>
        <w:bookmarkStart w:id="5198" w:name="_Toc343232288"/>
        <w:bookmarkStart w:id="5199" w:name="_Toc343232701"/>
        <w:bookmarkStart w:id="5200" w:name="_Toc343232986"/>
        <w:bookmarkStart w:id="5201" w:name="_Toc343415491"/>
        <w:bookmarkStart w:id="5202" w:name="_Toc343415787"/>
        <w:bookmarkStart w:id="5203" w:name="_Toc343452446"/>
        <w:bookmarkStart w:id="5204" w:name="_Toc343461236"/>
        <w:bookmarkStart w:id="5205" w:name="_Toc343494123"/>
        <w:bookmarkStart w:id="5206" w:name="_Toc343494335"/>
        <w:bookmarkStart w:id="5207" w:name="_Toc343495108"/>
        <w:bookmarkStart w:id="5208" w:name="_Toc343660335"/>
        <w:bookmarkStart w:id="5209" w:name="_Toc343660549"/>
        <w:bookmarkStart w:id="5210" w:name="_Toc343711177"/>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del>
    </w:p>
    <w:p w14:paraId="1D7FD395" w14:textId="77777777" w:rsidR="006A21F7" w:rsidRPr="0049233F" w:rsidDel="00677FF8" w:rsidRDefault="006A21F7" w:rsidP="006A21F7">
      <w:pPr>
        <w:ind w:firstLine="540"/>
        <w:rPr>
          <w:del w:id="5211" w:author="The Si Tran" w:date="2012-12-10T20:40:00Z"/>
          <w:szCs w:val="26"/>
          <w:lang w:val="fr-FR"/>
          <w:rPrChange w:id="5212" w:author="The Si Tran" w:date="2012-12-05T23:02:00Z">
            <w:rPr>
              <w:del w:id="5213" w:author="The Si Tran" w:date="2012-12-10T20:40:00Z"/>
              <w:sz w:val="28"/>
              <w:szCs w:val="28"/>
              <w:lang w:val="fr-FR"/>
            </w:rPr>
          </w:rPrChange>
        </w:rPr>
      </w:pPr>
      <w:del w:id="5214" w:author="The Si Tran" w:date="2012-12-06T20:22:00Z">
        <w:r w:rsidRPr="0049233F" w:rsidDel="00A96CBA">
          <w:rPr>
            <w:szCs w:val="26"/>
            <w:lang w:val="fr-FR"/>
            <w:rPrChange w:id="5215" w:author="The Si Tran" w:date="2012-12-05T23:02:00Z">
              <w:rPr>
                <w:sz w:val="28"/>
                <w:szCs w:val="28"/>
                <w:lang w:val="fr-FR"/>
              </w:rPr>
            </w:rPrChange>
          </w:rPr>
          <w:delText>m</w:delText>
        </w:r>
      </w:del>
      <w:del w:id="5216" w:author="The Si Tran" w:date="2012-12-10T20:40:00Z">
        <w:r w:rsidRPr="0049233F" w:rsidDel="00677FF8">
          <w:rPr>
            <w:szCs w:val="26"/>
            <w:lang w:val="fr-FR"/>
            <w:rPrChange w:id="5217" w:author="The Si Tran" w:date="2012-12-05T23:02:00Z">
              <w:rPr>
                <w:sz w:val="28"/>
                <w:szCs w:val="28"/>
                <w:lang w:val="fr-FR"/>
              </w:rPr>
            </w:rPrChange>
          </w:rPr>
          <w:delText xml:space="preserve"> là tổng số độ trễ được kiểm tra.</w:delText>
        </w:r>
        <w:bookmarkStart w:id="5218" w:name="_Toc343083601"/>
        <w:bookmarkStart w:id="5219" w:name="_Toc343083815"/>
        <w:bookmarkStart w:id="5220" w:name="_Toc343084026"/>
        <w:bookmarkStart w:id="5221" w:name="_Toc343220785"/>
        <w:bookmarkStart w:id="5222" w:name="_Toc343232289"/>
        <w:bookmarkStart w:id="5223" w:name="_Toc343232702"/>
        <w:bookmarkStart w:id="5224" w:name="_Toc343232987"/>
        <w:bookmarkStart w:id="5225" w:name="_Toc343415492"/>
        <w:bookmarkStart w:id="5226" w:name="_Toc343415788"/>
        <w:bookmarkStart w:id="5227" w:name="_Toc343452447"/>
        <w:bookmarkStart w:id="5228" w:name="_Toc343461237"/>
        <w:bookmarkStart w:id="5229" w:name="_Toc343494124"/>
        <w:bookmarkStart w:id="5230" w:name="_Toc343494336"/>
        <w:bookmarkStart w:id="5231" w:name="_Toc343495109"/>
        <w:bookmarkStart w:id="5232" w:name="_Toc343660336"/>
        <w:bookmarkStart w:id="5233" w:name="_Toc343660550"/>
        <w:bookmarkStart w:id="5234" w:name="_Toc343711178"/>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del>
    </w:p>
    <w:p w14:paraId="4BE4BD4A" w14:textId="77777777" w:rsidR="006A21F7" w:rsidRPr="0049233F" w:rsidDel="00677FF8" w:rsidRDefault="006A21F7" w:rsidP="006A21F7">
      <w:pPr>
        <w:ind w:firstLine="540"/>
        <w:rPr>
          <w:del w:id="5235" w:author="The Si Tran" w:date="2012-12-10T20:40:00Z"/>
          <w:szCs w:val="26"/>
          <w:lang w:val="fr-FR"/>
          <w:rPrChange w:id="5236" w:author="The Si Tran" w:date="2012-12-05T23:02:00Z">
            <w:rPr>
              <w:del w:id="5237" w:author="The Si Tran" w:date="2012-12-10T20:40:00Z"/>
              <w:sz w:val="28"/>
              <w:szCs w:val="28"/>
              <w:lang w:val="fr-FR"/>
            </w:rPr>
          </w:rPrChange>
        </w:rPr>
      </w:pPr>
      <w:bookmarkStart w:id="5238" w:name="_Toc343083602"/>
      <w:bookmarkStart w:id="5239" w:name="_Toc343083816"/>
      <w:bookmarkStart w:id="5240" w:name="_Toc343084027"/>
      <w:bookmarkStart w:id="5241" w:name="_Toc343220786"/>
      <w:bookmarkStart w:id="5242" w:name="_Toc343232290"/>
      <w:bookmarkStart w:id="5243" w:name="_Toc343232703"/>
      <w:bookmarkStart w:id="5244" w:name="_Toc343232988"/>
      <w:bookmarkStart w:id="5245" w:name="_Toc343415493"/>
      <w:bookmarkStart w:id="5246" w:name="_Toc343415789"/>
      <w:bookmarkStart w:id="5247" w:name="_Toc343452448"/>
      <w:bookmarkStart w:id="5248" w:name="_Toc343461238"/>
      <w:bookmarkStart w:id="5249" w:name="_Toc343494125"/>
      <w:bookmarkStart w:id="5250" w:name="_Toc343494337"/>
      <w:bookmarkStart w:id="5251" w:name="_Toc343495110"/>
      <w:bookmarkStart w:id="5252" w:name="_Toc343660337"/>
      <w:bookmarkStart w:id="5253" w:name="_Toc343660551"/>
      <w:bookmarkStart w:id="5254" w:name="_Toc343711179"/>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p>
    <w:p w14:paraId="213EA8A3" w14:textId="77777777" w:rsidR="006A21F7" w:rsidRPr="0049233F" w:rsidDel="00677FF8" w:rsidRDefault="006A21F7" w:rsidP="006A21F7">
      <w:pPr>
        <w:ind w:firstLine="540"/>
        <w:rPr>
          <w:del w:id="5255" w:author="The Si Tran" w:date="2012-12-10T20:40:00Z"/>
          <w:szCs w:val="26"/>
          <w:lang w:val="fr-FR"/>
          <w:rPrChange w:id="5256" w:author="The Si Tran" w:date="2012-12-05T23:02:00Z">
            <w:rPr>
              <w:del w:id="5257" w:author="The Si Tran" w:date="2012-12-10T20:40:00Z"/>
              <w:sz w:val="28"/>
              <w:szCs w:val="28"/>
              <w:lang w:val="fr-FR"/>
            </w:rPr>
          </w:rPrChange>
        </w:rPr>
      </w:pPr>
      <w:del w:id="5258" w:author="The Si Tran" w:date="2012-12-10T20:40:00Z">
        <w:r w:rsidRPr="0049233F" w:rsidDel="00677FF8">
          <w:rPr>
            <w:szCs w:val="26"/>
            <w:lang w:val="fr-FR"/>
            <w:rPrChange w:id="5259"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7" o:title=""/>
            </v:shape>
            <o:OLEObject Type="Embed" ProgID="Equation.DSMT4" ShapeID="_x0000_i1100" DrawAspect="Content" ObjectID="_1417549065" r:id="rId168"/>
          </w:object>
        </w:r>
        <w:r w:rsidRPr="0049233F" w:rsidDel="00677FF8">
          <w:rPr>
            <w:szCs w:val="26"/>
            <w:lang w:val="fr-FR"/>
            <w:rPrChange w:id="5260"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261" w:name="_Toc343083603"/>
        <w:bookmarkStart w:id="5262" w:name="_Toc343083817"/>
        <w:bookmarkStart w:id="5263" w:name="_Toc343084028"/>
        <w:bookmarkStart w:id="5264" w:name="_Toc343220787"/>
        <w:bookmarkStart w:id="5265" w:name="_Toc343232291"/>
        <w:bookmarkStart w:id="5266" w:name="_Toc343232704"/>
        <w:bookmarkStart w:id="5267" w:name="_Toc343232989"/>
        <w:bookmarkStart w:id="5268" w:name="_Toc343415494"/>
        <w:bookmarkStart w:id="5269" w:name="_Toc343415790"/>
        <w:bookmarkStart w:id="5270" w:name="_Toc343452449"/>
        <w:bookmarkStart w:id="5271" w:name="_Toc343461239"/>
        <w:bookmarkStart w:id="5272" w:name="_Toc343494126"/>
        <w:bookmarkStart w:id="5273" w:name="_Toc343494338"/>
        <w:bookmarkStart w:id="5274" w:name="_Toc343495111"/>
        <w:bookmarkStart w:id="5275" w:name="_Toc343660338"/>
        <w:bookmarkStart w:id="5276" w:name="_Toc343660552"/>
        <w:bookmarkStart w:id="5277" w:name="_Toc34371118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del>
    </w:p>
    <w:p w14:paraId="7BD82624" w14:textId="77777777" w:rsidR="006A21F7" w:rsidRPr="0049233F" w:rsidDel="00677FF8" w:rsidRDefault="006A21F7" w:rsidP="006A21F7">
      <w:pPr>
        <w:ind w:firstLine="540"/>
        <w:rPr>
          <w:del w:id="5278" w:author="The Si Tran" w:date="2012-12-10T20:40:00Z"/>
          <w:szCs w:val="26"/>
          <w:lang w:val="fr-FR"/>
          <w:rPrChange w:id="5279" w:author="The Si Tran" w:date="2012-12-05T23:02:00Z">
            <w:rPr>
              <w:del w:id="5280" w:author="The Si Tran" w:date="2012-12-10T20:40:00Z"/>
              <w:sz w:val="28"/>
              <w:szCs w:val="28"/>
              <w:lang w:val="fr-FR"/>
            </w:rPr>
          </w:rPrChange>
        </w:rPr>
      </w:pPr>
      <w:del w:id="5281" w:author="The Si Tran" w:date="2012-12-10T20:40:00Z">
        <w:r w:rsidRPr="0049233F" w:rsidDel="00677FF8">
          <w:rPr>
            <w:b/>
            <w:szCs w:val="26"/>
            <w:lang w:val="fr-FR"/>
            <w:rPrChange w:id="5282" w:author="The Si Tran" w:date="2012-12-05T23:02:00Z">
              <w:rPr>
                <w:b/>
                <w:sz w:val="28"/>
                <w:szCs w:val="28"/>
                <w:lang w:val="fr-FR"/>
              </w:rPr>
            </w:rPrChange>
          </w:rPr>
          <w:delText>Bước 4 : Dùng mô hình để đưa ra dự báo</w:delText>
        </w:r>
        <w:bookmarkStart w:id="5283" w:name="_Toc343083604"/>
        <w:bookmarkStart w:id="5284" w:name="_Toc343083818"/>
        <w:bookmarkStart w:id="5285" w:name="_Toc343084029"/>
        <w:bookmarkStart w:id="5286" w:name="_Toc343220788"/>
        <w:bookmarkStart w:id="5287" w:name="_Toc343232292"/>
        <w:bookmarkStart w:id="5288" w:name="_Toc343232705"/>
        <w:bookmarkStart w:id="5289" w:name="_Toc343232990"/>
        <w:bookmarkStart w:id="5290" w:name="_Toc343415495"/>
        <w:bookmarkStart w:id="5291" w:name="_Toc343415791"/>
        <w:bookmarkStart w:id="5292" w:name="_Toc343452450"/>
        <w:bookmarkStart w:id="5293" w:name="_Toc343461240"/>
        <w:bookmarkStart w:id="5294" w:name="_Toc343494127"/>
        <w:bookmarkStart w:id="5295" w:name="_Toc343494339"/>
        <w:bookmarkStart w:id="5296" w:name="_Toc343495112"/>
        <w:bookmarkStart w:id="5297" w:name="_Toc343660339"/>
        <w:bookmarkStart w:id="5298" w:name="_Toc343660553"/>
        <w:bookmarkStart w:id="5299" w:name="_Toc343711181"/>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del>
    </w:p>
    <w:p w14:paraId="2E3C245F" w14:textId="77777777" w:rsidR="006A21F7" w:rsidRPr="0049233F" w:rsidDel="00677FF8" w:rsidRDefault="006A21F7" w:rsidP="006A21F7">
      <w:pPr>
        <w:ind w:firstLine="540"/>
        <w:rPr>
          <w:del w:id="5300" w:author="The Si Tran" w:date="2012-12-10T20:40:00Z"/>
          <w:szCs w:val="26"/>
          <w:lang w:val="fr-FR"/>
          <w:rPrChange w:id="5301" w:author="The Si Tran" w:date="2012-12-05T23:02:00Z">
            <w:rPr>
              <w:del w:id="5302" w:author="The Si Tran" w:date="2012-12-10T20:40:00Z"/>
              <w:sz w:val="28"/>
              <w:szCs w:val="28"/>
              <w:lang w:val="fr-FR"/>
            </w:rPr>
          </w:rPrChange>
        </w:rPr>
      </w:pPr>
      <w:del w:id="5303" w:author="The Si Tran" w:date="2012-12-10T20:40:00Z">
        <w:r w:rsidRPr="0049233F" w:rsidDel="00677FF8">
          <w:rPr>
            <w:szCs w:val="26"/>
            <w:lang w:val="fr-FR"/>
            <w:rPrChange w:id="530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305" w:author="The Si Tran" w:date="2012-12-05T23:02:00Z">
              <w:rPr>
                <w:i/>
                <w:sz w:val="28"/>
                <w:szCs w:val="28"/>
                <w:lang w:val="fr-FR"/>
              </w:rPr>
            </w:rPrChange>
          </w:rPr>
          <w:delText>predict()</w:delText>
        </w:r>
        <w:r w:rsidRPr="0049233F" w:rsidDel="00677FF8">
          <w:rPr>
            <w:szCs w:val="26"/>
            <w:lang w:val="fr-FR"/>
            <w:rPrChange w:id="5306" w:author="The Si Tran" w:date="2012-12-05T23:02:00Z">
              <w:rPr>
                <w:sz w:val="28"/>
                <w:szCs w:val="28"/>
                <w:lang w:val="fr-FR"/>
              </w:rPr>
            </w:rPrChange>
          </w:rPr>
          <w:delText xml:space="preserve"> để sinh ra các giá trị dự đoán.</w:delText>
        </w:r>
        <w:bookmarkStart w:id="5307" w:name="_Toc343083605"/>
        <w:bookmarkStart w:id="5308" w:name="_Toc343083819"/>
        <w:bookmarkStart w:id="5309" w:name="_Toc343084030"/>
        <w:bookmarkStart w:id="5310" w:name="_Toc343220789"/>
        <w:bookmarkStart w:id="5311" w:name="_Toc343232293"/>
        <w:bookmarkStart w:id="5312" w:name="_Toc343232706"/>
        <w:bookmarkStart w:id="5313" w:name="_Toc343232991"/>
        <w:bookmarkStart w:id="5314" w:name="_Toc343415496"/>
        <w:bookmarkStart w:id="5315" w:name="_Toc343415792"/>
        <w:bookmarkStart w:id="5316" w:name="_Toc343452451"/>
        <w:bookmarkStart w:id="5317" w:name="_Toc343461241"/>
        <w:bookmarkStart w:id="5318" w:name="_Toc343494128"/>
        <w:bookmarkStart w:id="5319" w:name="_Toc343494340"/>
        <w:bookmarkStart w:id="5320" w:name="_Toc343495113"/>
        <w:bookmarkStart w:id="5321" w:name="_Toc343660340"/>
        <w:bookmarkStart w:id="5322" w:name="_Toc343660554"/>
        <w:bookmarkStart w:id="5323" w:name="_Toc343711182"/>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del>
    </w:p>
    <w:p w14:paraId="544C1C90" w14:textId="77777777" w:rsidR="006A21F7" w:rsidRPr="0049233F" w:rsidDel="00677FF8" w:rsidRDefault="006A21F7" w:rsidP="006A21F7">
      <w:pPr>
        <w:ind w:firstLine="540"/>
        <w:rPr>
          <w:del w:id="5324" w:author="The Si Tran" w:date="2012-12-10T20:40:00Z"/>
          <w:b/>
          <w:szCs w:val="26"/>
          <w:lang w:val="fr-FR"/>
          <w:rPrChange w:id="5325" w:author="The Si Tran" w:date="2012-12-05T23:02:00Z">
            <w:rPr>
              <w:del w:id="5326" w:author="The Si Tran" w:date="2012-12-10T20:40:00Z"/>
              <w:b/>
              <w:sz w:val="28"/>
              <w:szCs w:val="28"/>
              <w:lang w:val="fr-FR"/>
            </w:rPr>
          </w:rPrChange>
        </w:rPr>
      </w:pPr>
      <w:del w:id="5327" w:author="The Si Tran" w:date="2012-12-10T20:40:00Z">
        <w:r w:rsidRPr="0049233F" w:rsidDel="00677FF8">
          <w:rPr>
            <w:b/>
            <w:szCs w:val="26"/>
            <w:lang w:val="fr-FR"/>
            <w:rPrChange w:id="5328" w:author="The Si Tran" w:date="2012-12-05T23:02:00Z">
              <w:rPr>
                <w:b/>
                <w:sz w:val="28"/>
                <w:szCs w:val="28"/>
                <w:lang w:val="fr-FR"/>
              </w:rPr>
            </w:rPrChange>
          </w:rPr>
          <w:delText>Tiêu chuẩn lựa chọn mô hình</w:delText>
        </w:r>
        <w:bookmarkStart w:id="5329" w:name="_Toc343083606"/>
        <w:bookmarkStart w:id="5330" w:name="_Toc343083820"/>
        <w:bookmarkStart w:id="5331" w:name="_Toc343084031"/>
        <w:bookmarkStart w:id="5332" w:name="_Toc343220790"/>
        <w:bookmarkStart w:id="5333" w:name="_Toc343232294"/>
        <w:bookmarkStart w:id="5334" w:name="_Toc343232707"/>
        <w:bookmarkStart w:id="5335" w:name="_Toc343232992"/>
        <w:bookmarkStart w:id="5336" w:name="_Toc343415497"/>
        <w:bookmarkStart w:id="5337" w:name="_Toc343415793"/>
        <w:bookmarkStart w:id="5338" w:name="_Toc343452452"/>
        <w:bookmarkStart w:id="5339" w:name="_Toc343461242"/>
        <w:bookmarkStart w:id="5340" w:name="_Toc343494129"/>
        <w:bookmarkStart w:id="5341" w:name="_Toc343494341"/>
        <w:bookmarkStart w:id="5342" w:name="_Toc343495114"/>
        <w:bookmarkStart w:id="5343" w:name="_Toc343660341"/>
        <w:bookmarkStart w:id="5344" w:name="_Toc343660555"/>
        <w:bookmarkStart w:id="5345" w:name="_Toc343711183"/>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del>
    </w:p>
    <w:p w14:paraId="06F0A82B" w14:textId="77777777" w:rsidR="006A21F7" w:rsidRPr="0049233F" w:rsidDel="00677FF8" w:rsidRDefault="006A21F7" w:rsidP="006A21F7">
      <w:pPr>
        <w:ind w:firstLine="540"/>
        <w:rPr>
          <w:del w:id="5346" w:author="The Si Tran" w:date="2012-12-10T20:40:00Z"/>
          <w:szCs w:val="26"/>
          <w:lang w:val="fr-FR"/>
          <w:rPrChange w:id="5347" w:author="The Si Tran" w:date="2012-12-05T23:02:00Z">
            <w:rPr>
              <w:del w:id="5348" w:author="The Si Tran" w:date="2012-12-10T20:40:00Z"/>
              <w:sz w:val="28"/>
              <w:szCs w:val="28"/>
              <w:lang w:val="fr-FR"/>
            </w:rPr>
          </w:rPrChange>
        </w:rPr>
      </w:pPr>
      <w:del w:id="5349" w:author="The Si Tran" w:date="2012-12-10T20:40:00Z">
        <w:r w:rsidRPr="0049233F" w:rsidDel="00677FF8">
          <w:rPr>
            <w:szCs w:val="26"/>
            <w:lang w:val="fr-FR"/>
            <w:rPrChange w:id="5350"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351" w:name="_Toc343083607"/>
        <w:bookmarkStart w:id="5352" w:name="_Toc343083821"/>
        <w:bookmarkStart w:id="5353" w:name="_Toc343084032"/>
        <w:bookmarkStart w:id="5354" w:name="_Toc343220791"/>
        <w:bookmarkStart w:id="5355" w:name="_Toc343232295"/>
        <w:bookmarkStart w:id="5356" w:name="_Toc343232708"/>
        <w:bookmarkStart w:id="5357" w:name="_Toc343232993"/>
        <w:bookmarkStart w:id="5358" w:name="_Toc343415498"/>
        <w:bookmarkStart w:id="5359" w:name="_Toc343415794"/>
        <w:bookmarkStart w:id="5360" w:name="_Toc343452453"/>
        <w:bookmarkStart w:id="5361" w:name="_Toc343461243"/>
        <w:bookmarkStart w:id="5362" w:name="_Toc343494130"/>
        <w:bookmarkStart w:id="5363" w:name="_Toc343494342"/>
        <w:bookmarkStart w:id="5364" w:name="_Toc343495115"/>
        <w:bookmarkStart w:id="5365" w:name="_Toc343660342"/>
        <w:bookmarkStart w:id="5366" w:name="_Toc343660556"/>
        <w:bookmarkStart w:id="5367" w:name="_Toc343711184"/>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del>
    </w:p>
    <w:p w14:paraId="597023A8" w14:textId="77777777" w:rsidR="006A21F7" w:rsidRPr="0049233F" w:rsidDel="00677FF8" w:rsidRDefault="006A21F7" w:rsidP="006A21F7">
      <w:pPr>
        <w:ind w:firstLine="540"/>
        <w:rPr>
          <w:del w:id="5368" w:author="The Si Tran" w:date="2012-12-10T20:40:00Z"/>
          <w:szCs w:val="26"/>
          <w:lang w:val="fr-FR"/>
          <w:rPrChange w:id="5369" w:author="The Si Tran" w:date="2012-12-05T23:02:00Z">
            <w:rPr>
              <w:del w:id="5370" w:author="The Si Tran" w:date="2012-12-10T20:40:00Z"/>
              <w:sz w:val="28"/>
              <w:szCs w:val="28"/>
              <w:lang w:val="fr-FR"/>
            </w:rPr>
          </w:rPrChange>
        </w:rPr>
      </w:pPr>
      <w:del w:id="5371" w:author="The Si Tran" w:date="2012-12-10T20:40:00Z">
        <w:r w:rsidRPr="0049233F" w:rsidDel="00677FF8">
          <w:rPr>
            <w:szCs w:val="26"/>
            <w:lang w:val="fr-FR"/>
            <w:rPrChange w:id="5372"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9" o:title=""/>
            </v:shape>
            <o:OLEObject Type="Embed" ProgID="Equation.DSMT4" ShapeID="_x0000_i1101" DrawAspect="Content" ObjectID="_1417549066" r:id="rId170"/>
          </w:object>
        </w:r>
        <w:bookmarkStart w:id="5373" w:name="_Toc343083608"/>
        <w:bookmarkStart w:id="5374" w:name="_Toc343083822"/>
        <w:bookmarkStart w:id="5375" w:name="_Toc343084033"/>
        <w:bookmarkStart w:id="5376" w:name="_Toc343220792"/>
        <w:bookmarkStart w:id="5377" w:name="_Toc343232296"/>
        <w:bookmarkStart w:id="5378" w:name="_Toc343232709"/>
        <w:bookmarkStart w:id="5379" w:name="_Toc343232994"/>
        <w:bookmarkStart w:id="5380" w:name="_Toc343415499"/>
        <w:bookmarkStart w:id="5381" w:name="_Toc343415795"/>
        <w:bookmarkStart w:id="5382" w:name="_Toc343452454"/>
        <w:bookmarkStart w:id="5383" w:name="_Toc343461244"/>
        <w:bookmarkStart w:id="5384" w:name="_Toc343494131"/>
        <w:bookmarkStart w:id="5385" w:name="_Toc343494343"/>
        <w:bookmarkStart w:id="5386" w:name="_Toc343495116"/>
        <w:bookmarkStart w:id="5387" w:name="_Toc343660343"/>
        <w:bookmarkStart w:id="5388" w:name="_Toc343660557"/>
        <w:bookmarkStart w:id="5389" w:name="_Toc343711185"/>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del>
    </w:p>
    <w:p w14:paraId="3E14BA0D" w14:textId="77777777" w:rsidR="006A21F7" w:rsidRPr="0049233F" w:rsidDel="00677FF8" w:rsidRDefault="006A21F7" w:rsidP="006A21F7">
      <w:pPr>
        <w:ind w:firstLine="540"/>
        <w:rPr>
          <w:del w:id="5390" w:author="The Si Tran" w:date="2012-12-10T20:40:00Z"/>
          <w:szCs w:val="26"/>
          <w:lang w:val="fr-FR"/>
          <w:rPrChange w:id="5391" w:author="The Si Tran" w:date="2012-12-05T23:02:00Z">
            <w:rPr>
              <w:del w:id="5392" w:author="The Si Tran" w:date="2012-12-10T20:40:00Z"/>
              <w:sz w:val="28"/>
              <w:szCs w:val="28"/>
              <w:lang w:val="fr-FR"/>
            </w:rPr>
          </w:rPrChange>
        </w:rPr>
      </w:pPr>
      <w:del w:id="5393" w:author="The Si Tran" w:date="2012-12-10T20:40:00Z">
        <w:r w:rsidRPr="0049233F" w:rsidDel="00677FF8">
          <w:rPr>
            <w:szCs w:val="26"/>
            <w:lang w:val="fr-FR"/>
            <w:rPrChange w:id="5394" w:author="The Si Tran" w:date="2012-12-05T23:02:00Z">
              <w:rPr>
                <w:sz w:val="28"/>
                <w:szCs w:val="28"/>
                <w:lang w:val="fr-FR"/>
              </w:rPr>
            </w:rPrChange>
          </w:rPr>
          <w:delText>Với</w:delText>
        </w:r>
        <w:bookmarkStart w:id="5395" w:name="_Toc343083609"/>
        <w:bookmarkStart w:id="5396" w:name="_Toc343083823"/>
        <w:bookmarkStart w:id="5397" w:name="_Toc343084034"/>
        <w:bookmarkStart w:id="5398" w:name="_Toc343220793"/>
        <w:bookmarkStart w:id="5399" w:name="_Toc343232297"/>
        <w:bookmarkStart w:id="5400" w:name="_Toc343232710"/>
        <w:bookmarkStart w:id="5401" w:name="_Toc343232995"/>
        <w:bookmarkStart w:id="5402" w:name="_Toc343415500"/>
        <w:bookmarkStart w:id="5403" w:name="_Toc343415796"/>
        <w:bookmarkStart w:id="5404" w:name="_Toc343452455"/>
        <w:bookmarkStart w:id="5405" w:name="_Toc343461245"/>
        <w:bookmarkStart w:id="5406" w:name="_Toc343494132"/>
        <w:bookmarkStart w:id="5407" w:name="_Toc343494344"/>
        <w:bookmarkStart w:id="5408" w:name="_Toc343495117"/>
        <w:bookmarkStart w:id="5409" w:name="_Toc343660344"/>
        <w:bookmarkStart w:id="5410" w:name="_Toc343660558"/>
        <w:bookmarkStart w:id="5411" w:name="_Toc343711186"/>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del>
    </w:p>
    <w:p w14:paraId="3C324C48" w14:textId="77777777" w:rsidR="006A21F7" w:rsidRPr="0049233F" w:rsidDel="00677FF8" w:rsidRDefault="006A21F7" w:rsidP="006A21F7">
      <w:pPr>
        <w:ind w:firstLine="540"/>
        <w:rPr>
          <w:del w:id="5412" w:author="The Si Tran" w:date="2012-12-10T20:40:00Z"/>
          <w:szCs w:val="26"/>
          <w:lang w:val="fr-FR"/>
          <w:rPrChange w:id="5413" w:author="The Si Tran" w:date="2012-12-05T23:02:00Z">
            <w:rPr>
              <w:del w:id="5414" w:author="The Si Tran" w:date="2012-12-10T20:40:00Z"/>
              <w:sz w:val="28"/>
              <w:szCs w:val="28"/>
              <w:lang w:val="fr-FR"/>
            </w:rPr>
          </w:rPrChange>
        </w:rPr>
      </w:pPr>
      <w:del w:id="5415" w:author="The Si Tran" w:date="2012-12-10T20:40:00Z">
        <w:r w:rsidRPr="0049233F" w:rsidDel="00677FF8">
          <w:rPr>
            <w:szCs w:val="26"/>
            <w:lang w:val="fr-FR"/>
            <w:rPrChange w:id="5416" w:author="The Si Tran" w:date="2012-12-05T23:02:00Z">
              <w:rPr>
                <w:sz w:val="28"/>
                <w:szCs w:val="28"/>
                <w:lang w:val="fr-FR"/>
              </w:rPr>
            </w:rPrChange>
          </w:rPr>
          <w:delText>ln = logarit tự nhiên</w:delText>
        </w:r>
        <w:bookmarkStart w:id="5417" w:name="_Toc343083610"/>
        <w:bookmarkStart w:id="5418" w:name="_Toc343083824"/>
        <w:bookmarkStart w:id="5419" w:name="_Toc343084035"/>
        <w:bookmarkStart w:id="5420" w:name="_Toc343220794"/>
        <w:bookmarkStart w:id="5421" w:name="_Toc343232298"/>
        <w:bookmarkStart w:id="5422" w:name="_Toc343232711"/>
        <w:bookmarkStart w:id="5423" w:name="_Toc343232996"/>
        <w:bookmarkStart w:id="5424" w:name="_Toc343415501"/>
        <w:bookmarkStart w:id="5425" w:name="_Toc343415797"/>
        <w:bookmarkStart w:id="5426" w:name="_Toc343452456"/>
        <w:bookmarkStart w:id="5427" w:name="_Toc343461246"/>
        <w:bookmarkStart w:id="5428" w:name="_Toc343494133"/>
        <w:bookmarkStart w:id="5429" w:name="_Toc343494345"/>
        <w:bookmarkStart w:id="5430" w:name="_Toc343495118"/>
        <w:bookmarkStart w:id="5431" w:name="_Toc343660345"/>
        <w:bookmarkStart w:id="5432" w:name="_Toc343660559"/>
        <w:bookmarkStart w:id="5433" w:name="_Toc343711187"/>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del>
    </w:p>
    <w:p w14:paraId="70A52B8A" w14:textId="77777777" w:rsidR="006A21F7" w:rsidRPr="0049233F" w:rsidDel="00677FF8" w:rsidRDefault="006A21F7" w:rsidP="006A21F7">
      <w:pPr>
        <w:ind w:firstLine="540"/>
        <w:rPr>
          <w:del w:id="5434" w:author="The Si Tran" w:date="2012-12-10T20:40:00Z"/>
          <w:szCs w:val="26"/>
          <w:lang w:val="fr-FR"/>
          <w:rPrChange w:id="5435" w:author="The Si Tran" w:date="2012-12-05T23:02:00Z">
            <w:rPr>
              <w:del w:id="5436" w:author="The Si Tran" w:date="2012-12-10T20:40:00Z"/>
              <w:sz w:val="28"/>
              <w:szCs w:val="28"/>
              <w:lang w:val="fr-FR"/>
            </w:rPr>
          </w:rPrChange>
        </w:rPr>
      </w:pPr>
      <w:del w:id="5437" w:author="The Si Tran" w:date="2012-12-10T20:40:00Z">
        <w:r w:rsidRPr="00AF1345" w:rsidDel="00677FF8">
          <w:rPr>
            <w:position w:val="-6"/>
            <w:szCs w:val="26"/>
            <w:lang w:val="fr-FR"/>
          </w:rPr>
          <w:object w:dxaOrig="320" w:dyaOrig="320" w14:anchorId="62779385">
            <v:shape id="_x0000_i1102" type="#_x0000_t75" style="width:27.75pt;height:27.75pt" o:ole="">
              <v:imagedata r:id="rId171" o:title=""/>
            </v:shape>
            <o:OLEObject Type="Embed" ProgID="Equation.DSMT4" ShapeID="_x0000_i1102" DrawAspect="Content" ObjectID="_1417549067" r:id="rId172"/>
          </w:object>
        </w:r>
        <w:r w:rsidRPr="0049233F" w:rsidDel="00677FF8">
          <w:rPr>
            <w:szCs w:val="26"/>
            <w:lang w:val="fr-FR"/>
            <w:rPrChange w:id="5438" w:author="The Si Tran" w:date="2012-12-05T23:02:00Z">
              <w:rPr>
                <w:sz w:val="28"/>
                <w:szCs w:val="28"/>
                <w:lang w:val="fr-FR"/>
              </w:rPr>
            </w:rPrChange>
          </w:rPr>
          <w:delText>= tổng bình phương sai số chia cho tổng số quan sát</w:delText>
        </w:r>
        <w:bookmarkStart w:id="5439" w:name="_Toc343083611"/>
        <w:bookmarkStart w:id="5440" w:name="_Toc343083825"/>
        <w:bookmarkStart w:id="5441" w:name="_Toc343084036"/>
        <w:bookmarkStart w:id="5442" w:name="_Toc343220795"/>
        <w:bookmarkStart w:id="5443" w:name="_Toc343232299"/>
        <w:bookmarkStart w:id="5444" w:name="_Toc343232712"/>
        <w:bookmarkStart w:id="5445" w:name="_Toc343232997"/>
        <w:bookmarkStart w:id="5446" w:name="_Toc343415502"/>
        <w:bookmarkStart w:id="5447" w:name="_Toc343415798"/>
        <w:bookmarkStart w:id="5448" w:name="_Toc343452457"/>
        <w:bookmarkStart w:id="5449" w:name="_Toc343461247"/>
        <w:bookmarkStart w:id="5450" w:name="_Toc343494134"/>
        <w:bookmarkStart w:id="5451" w:name="_Toc343494346"/>
        <w:bookmarkStart w:id="5452" w:name="_Toc343495119"/>
        <w:bookmarkStart w:id="5453" w:name="_Toc343660346"/>
        <w:bookmarkStart w:id="5454" w:name="_Toc343660560"/>
        <w:bookmarkStart w:id="5455" w:name="_Toc34371118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del>
    </w:p>
    <w:p w14:paraId="0B842E9E" w14:textId="77777777" w:rsidR="006A21F7" w:rsidRPr="0049233F" w:rsidDel="00677FF8" w:rsidRDefault="006A21F7" w:rsidP="006A21F7">
      <w:pPr>
        <w:ind w:firstLine="540"/>
        <w:rPr>
          <w:del w:id="5456" w:author="The Si Tran" w:date="2012-12-10T20:40:00Z"/>
          <w:szCs w:val="26"/>
          <w:lang w:val="fr-FR"/>
          <w:rPrChange w:id="5457" w:author="The Si Tran" w:date="2012-12-05T23:02:00Z">
            <w:rPr>
              <w:del w:id="5458" w:author="The Si Tran" w:date="2012-12-10T20:40:00Z"/>
              <w:sz w:val="28"/>
              <w:szCs w:val="28"/>
              <w:lang w:val="fr-FR"/>
            </w:rPr>
          </w:rPrChange>
        </w:rPr>
      </w:pPr>
      <w:del w:id="5459" w:author="The Si Tran" w:date="2012-12-10T20:40:00Z">
        <w:r w:rsidRPr="0049233F" w:rsidDel="00677FF8">
          <w:rPr>
            <w:szCs w:val="26"/>
            <w:lang w:val="fr-FR"/>
            <w:rPrChange w:id="5460" w:author="The Si Tran" w:date="2012-12-05T23:02:00Z">
              <w:rPr>
                <w:sz w:val="28"/>
                <w:szCs w:val="28"/>
                <w:lang w:val="fr-FR"/>
              </w:rPr>
            </w:rPrChange>
          </w:rPr>
          <w:delText>n = Tổng số quan sát (của chuỗi thặng dư)</w:delText>
        </w:r>
        <w:bookmarkStart w:id="5461" w:name="_Toc343083612"/>
        <w:bookmarkStart w:id="5462" w:name="_Toc343083826"/>
        <w:bookmarkStart w:id="5463" w:name="_Toc343084037"/>
        <w:bookmarkStart w:id="5464" w:name="_Toc343220796"/>
        <w:bookmarkStart w:id="5465" w:name="_Toc343232300"/>
        <w:bookmarkStart w:id="5466" w:name="_Toc343232713"/>
        <w:bookmarkStart w:id="5467" w:name="_Toc343232998"/>
        <w:bookmarkStart w:id="5468" w:name="_Toc343415503"/>
        <w:bookmarkStart w:id="5469" w:name="_Toc343415799"/>
        <w:bookmarkStart w:id="5470" w:name="_Toc343452458"/>
        <w:bookmarkStart w:id="5471" w:name="_Toc343461248"/>
        <w:bookmarkStart w:id="5472" w:name="_Toc343494135"/>
        <w:bookmarkStart w:id="5473" w:name="_Toc343494347"/>
        <w:bookmarkStart w:id="5474" w:name="_Toc343495120"/>
        <w:bookmarkStart w:id="5475" w:name="_Toc343660347"/>
        <w:bookmarkStart w:id="5476" w:name="_Toc343660561"/>
        <w:bookmarkStart w:id="5477" w:name="_Toc343711189"/>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del>
    </w:p>
    <w:p w14:paraId="68FD2303" w14:textId="77777777" w:rsidR="006A21F7" w:rsidRPr="0049233F" w:rsidDel="00677FF8" w:rsidRDefault="006A21F7" w:rsidP="006A21F7">
      <w:pPr>
        <w:ind w:firstLine="540"/>
        <w:rPr>
          <w:del w:id="5478" w:author="The Si Tran" w:date="2012-12-10T20:40:00Z"/>
          <w:szCs w:val="26"/>
          <w:lang w:val="fr-FR"/>
          <w:rPrChange w:id="5479" w:author="The Si Tran" w:date="2012-12-05T23:02:00Z">
            <w:rPr>
              <w:del w:id="5480" w:author="The Si Tran" w:date="2012-12-10T20:40:00Z"/>
              <w:sz w:val="28"/>
              <w:szCs w:val="28"/>
              <w:lang w:val="fr-FR"/>
            </w:rPr>
          </w:rPrChange>
        </w:rPr>
      </w:pPr>
      <w:del w:id="5481" w:author="The Si Tran" w:date="2012-12-10T20:40:00Z">
        <w:r w:rsidRPr="0049233F" w:rsidDel="00677FF8">
          <w:rPr>
            <w:szCs w:val="26"/>
            <w:lang w:val="fr-FR"/>
            <w:rPrChange w:id="5482" w:author="The Si Tran" w:date="2012-12-05T23:02:00Z">
              <w:rPr>
                <w:sz w:val="28"/>
                <w:szCs w:val="28"/>
                <w:lang w:val="fr-FR"/>
              </w:rPr>
            </w:rPrChange>
          </w:rPr>
          <w:delText>r = tổng số tham số được ước lượng của mô hình ARIMA.</w:delText>
        </w:r>
        <w:bookmarkStart w:id="5483" w:name="_Toc343083613"/>
        <w:bookmarkStart w:id="5484" w:name="_Toc343083827"/>
        <w:bookmarkStart w:id="5485" w:name="_Toc343084038"/>
        <w:bookmarkStart w:id="5486" w:name="_Toc343220797"/>
        <w:bookmarkStart w:id="5487" w:name="_Toc343232301"/>
        <w:bookmarkStart w:id="5488" w:name="_Toc343232714"/>
        <w:bookmarkStart w:id="5489" w:name="_Toc343232999"/>
        <w:bookmarkStart w:id="5490" w:name="_Toc343415504"/>
        <w:bookmarkStart w:id="5491" w:name="_Toc343415800"/>
        <w:bookmarkStart w:id="5492" w:name="_Toc343452459"/>
        <w:bookmarkStart w:id="5493" w:name="_Toc343461249"/>
        <w:bookmarkStart w:id="5494" w:name="_Toc343494136"/>
        <w:bookmarkStart w:id="5495" w:name="_Toc343494348"/>
        <w:bookmarkStart w:id="5496" w:name="_Toc343495121"/>
        <w:bookmarkStart w:id="5497" w:name="_Toc343660348"/>
        <w:bookmarkStart w:id="5498" w:name="_Toc343660562"/>
        <w:bookmarkStart w:id="5499" w:name="_Toc343711190"/>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del>
    </w:p>
    <w:p w14:paraId="52350C18" w14:textId="77777777" w:rsidR="006A21F7" w:rsidRPr="0049233F" w:rsidDel="00677FF8" w:rsidRDefault="006A21F7" w:rsidP="006A21F7">
      <w:pPr>
        <w:ind w:firstLine="540"/>
        <w:rPr>
          <w:del w:id="5500" w:author="The Si Tran" w:date="2012-12-10T20:40:00Z"/>
          <w:szCs w:val="26"/>
          <w:lang w:val="fr-FR"/>
          <w:rPrChange w:id="5501" w:author="The Si Tran" w:date="2012-12-05T23:02:00Z">
            <w:rPr>
              <w:del w:id="5502" w:author="The Si Tran" w:date="2012-12-10T20:40:00Z"/>
              <w:sz w:val="28"/>
              <w:szCs w:val="28"/>
              <w:lang w:val="fr-FR"/>
            </w:rPr>
          </w:rPrChange>
        </w:rPr>
      </w:pPr>
      <w:bookmarkStart w:id="5503" w:name="_Toc343083614"/>
      <w:bookmarkStart w:id="5504" w:name="_Toc343083828"/>
      <w:bookmarkStart w:id="5505" w:name="_Toc343084039"/>
      <w:bookmarkStart w:id="5506" w:name="_Toc343220798"/>
      <w:bookmarkStart w:id="5507" w:name="_Toc343232302"/>
      <w:bookmarkStart w:id="5508" w:name="_Toc343232715"/>
      <w:bookmarkStart w:id="5509" w:name="_Toc343233000"/>
      <w:bookmarkStart w:id="5510" w:name="_Toc343415505"/>
      <w:bookmarkStart w:id="5511" w:name="_Toc343415801"/>
      <w:bookmarkStart w:id="5512" w:name="_Toc343452460"/>
      <w:bookmarkStart w:id="5513" w:name="_Toc343461250"/>
      <w:bookmarkStart w:id="5514" w:name="_Toc343494137"/>
      <w:bookmarkStart w:id="5515" w:name="_Toc343494349"/>
      <w:bookmarkStart w:id="5516" w:name="_Toc343495122"/>
      <w:bookmarkStart w:id="5517" w:name="_Toc343660349"/>
      <w:bookmarkStart w:id="5518" w:name="_Toc343660563"/>
      <w:bookmarkStart w:id="5519" w:name="_Toc343711191"/>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p>
    <w:p w14:paraId="581DE509" w14:textId="77777777" w:rsidR="006A21F7" w:rsidRPr="0049233F" w:rsidDel="00677FF8" w:rsidRDefault="006A21F7" w:rsidP="006A21F7">
      <w:pPr>
        <w:ind w:firstLine="540"/>
        <w:rPr>
          <w:del w:id="5520" w:author="The Si Tran" w:date="2012-12-10T20:40:00Z"/>
          <w:szCs w:val="26"/>
          <w:lang w:val="fr-FR"/>
          <w:rPrChange w:id="5521" w:author="The Si Tran" w:date="2012-12-05T23:02:00Z">
            <w:rPr>
              <w:del w:id="5522" w:author="The Si Tran" w:date="2012-12-10T20:40:00Z"/>
              <w:sz w:val="28"/>
              <w:szCs w:val="28"/>
              <w:lang w:val="fr-FR"/>
            </w:rPr>
          </w:rPrChange>
        </w:rPr>
      </w:pPr>
      <w:del w:id="5523" w:author="The Si Tran" w:date="2012-12-10T20:40:00Z">
        <w:r w:rsidRPr="0049233F" w:rsidDel="00677FF8">
          <w:rPr>
            <w:szCs w:val="26"/>
            <w:lang w:val="fr-FR"/>
            <w:rPrChange w:id="5524" w:author="The Si Tran" w:date="2012-12-05T23:02:00Z">
              <w:rPr>
                <w:sz w:val="28"/>
                <w:szCs w:val="28"/>
                <w:lang w:val="fr-FR"/>
              </w:rPr>
            </w:rPrChange>
          </w:rPr>
          <w:delText>Mô hình được lựa chọn là mô hình có AIC, BIC bé nhất.</w:delText>
        </w:r>
        <w:bookmarkStart w:id="5525" w:name="_Toc343083615"/>
        <w:bookmarkStart w:id="5526" w:name="_Toc343083829"/>
        <w:bookmarkStart w:id="5527" w:name="_Toc343084040"/>
        <w:bookmarkStart w:id="5528" w:name="_Toc343220799"/>
        <w:bookmarkStart w:id="5529" w:name="_Toc343232303"/>
        <w:bookmarkStart w:id="5530" w:name="_Toc343232716"/>
        <w:bookmarkStart w:id="5531" w:name="_Toc343233001"/>
        <w:bookmarkStart w:id="5532" w:name="_Toc343415506"/>
        <w:bookmarkStart w:id="5533" w:name="_Toc343415802"/>
        <w:bookmarkStart w:id="5534" w:name="_Toc343452461"/>
        <w:bookmarkStart w:id="5535" w:name="_Toc343461251"/>
        <w:bookmarkStart w:id="5536" w:name="_Toc343494138"/>
        <w:bookmarkStart w:id="5537" w:name="_Toc343494350"/>
        <w:bookmarkStart w:id="5538" w:name="_Toc343495123"/>
        <w:bookmarkStart w:id="5539" w:name="_Toc343660350"/>
        <w:bookmarkStart w:id="5540" w:name="_Toc343660564"/>
        <w:bookmarkStart w:id="5541" w:name="_Toc343711192"/>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del>
    </w:p>
    <w:p w14:paraId="0DE86ED4" w14:textId="77777777" w:rsidR="006A21F7" w:rsidRPr="0049233F" w:rsidDel="000C119A" w:rsidRDefault="006A21F7" w:rsidP="006A21F7">
      <w:pPr>
        <w:pStyle w:val="Heading2"/>
        <w:rPr>
          <w:del w:id="5542" w:author="The Si Tran" w:date="2012-12-06T22:00:00Z"/>
          <w:sz w:val="26"/>
          <w:szCs w:val="26"/>
          <w:lang w:val="fr-FR"/>
          <w:rPrChange w:id="5543" w:author="The Si Tran" w:date="2012-12-05T23:02:00Z">
            <w:rPr>
              <w:del w:id="5544" w:author="The Si Tran" w:date="2012-12-06T22:00:00Z"/>
              <w:lang w:val="fr-FR"/>
            </w:rPr>
          </w:rPrChange>
        </w:rPr>
      </w:pPr>
      <w:bookmarkStart w:id="5545" w:name="_Toc312142556"/>
      <w:del w:id="5546"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547" w:name="_Toc343083616"/>
        <w:bookmarkStart w:id="5548" w:name="_Toc343083830"/>
        <w:bookmarkStart w:id="5549" w:name="_Toc343084041"/>
        <w:bookmarkStart w:id="5550" w:name="_Toc343220800"/>
        <w:bookmarkStart w:id="5551" w:name="_Toc343232304"/>
        <w:bookmarkStart w:id="5552" w:name="_Toc343232717"/>
        <w:bookmarkStart w:id="5553" w:name="_Toc343233002"/>
        <w:bookmarkStart w:id="5554" w:name="_Toc343415507"/>
        <w:bookmarkStart w:id="5555" w:name="_Toc343415803"/>
        <w:bookmarkStart w:id="5556" w:name="_Toc343452462"/>
        <w:bookmarkStart w:id="5557" w:name="_Toc343461252"/>
        <w:bookmarkStart w:id="5558" w:name="_Toc343494139"/>
        <w:bookmarkStart w:id="5559" w:name="_Toc343494351"/>
        <w:bookmarkStart w:id="5560" w:name="_Toc343495124"/>
        <w:bookmarkStart w:id="5561" w:name="_Toc343660351"/>
        <w:bookmarkStart w:id="5562" w:name="_Toc343660565"/>
        <w:bookmarkStart w:id="5563" w:name="_Toc343711193"/>
        <w:bookmarkEnd w:id="5545"/>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8F0655A" w14:textId="77777777" w:rsidR="006A21F7" w:rsidRPr="0049233F" w:rsidDel="000C119A" w:rsidRDefault="006A21F7" w:rsidP="006A21F7">
      <w:pPr>
        <w:ind w:firstLine="540"/>
        <w:rPr>
          <w:del w:id="5564" w:author="The Si Tran" w:date="2012-12-06T22:00:00Z"/>
          <w:szCs w:val="26"/>
          <w:lang w:val="pt-BR"/>
          <w:rPrChange w:id="5565" w:author="The Si Tran" w:date="2012-12-05T23:02:00Z">
            <w:rPr>
              <w:del w:id="5566" w:author="The Si Tran" w:date="2012-12-06T22:00:00Z"/>
              <w:sz w:val="28"/>
              <w:szCs w:val="28"/>
              <w:lang w:val="pt-BR"/>
            </w:rPr>
          </w:rPrChange>
        </w:rPr>
      </w:pPr>
      <w:del w:id="5567" w:author="The Si Tran" w:date="2012-12-06T22:00:00Z">
        <w:r w:rsidRPr="0049233F" w:rsidDel="000C119A">
          <w:rPr>
            <w:szCs w:val="26"/>
            <w:lang w:val="pt-BR"/>
            <w:rPrChange w:id="5568"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569" w:name="_Toc343083617"/>
        <w:bookmarkStart w:id="5570" w:name="_Toc343083831"/>
        <w:bookmarkStart w:id="5571" w:name="_Toc343084042"/>
        <w:bookmarkStart w:id="5572" w:name="_Toc343220801"/>
        <w:bookmarkStart w:id="5573" w:name="_Toc343232305"/>
        <w:bookmarkStart w:id="5574" w:name="_Toc343232718"/>
        <w:bookmarkStart w:id="5575" w:name="_Toc343233003"/>
        <w:bookmarkStart w:id="5576" w:name="_Toc343415508"/>
        <w:bookmarkStart w:id="5577" w:name="_Toc343415804"/>
        <w:bookmarkStart w:id="5578" w:name="_Toc343452463"/>
        <w:bookmarkStart w:id="5579" w:name="_Toc343461253"/>
        <w:bookmarkStart w:id="5580" w:name="_Toc343494140"/>
        <w:bookmarkStart w:id="5581" w:name="_Toc343494352"/>
        <w:bookmarkStart w:id="5582" w:name="_Toc343495125"/>
        <w:bookmarkStart w:id="5583" w:name="_Toc343660352"/>
        <w:bookmarkStart w:id="5584" w:name="_Toc343660566"/>
        <w:bookmarkStart w:id="5585" w:name="_Toc343711194"/>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del>
    </w:p>
    <w:p w14:paraId="296CF93A" w14:textId="77777777" w:rsidR="006A21F7" w:rsidRPr="0049233F" w:rsidDel="000C119A" w:rsidRDefault="006A21F7" w:rsidP="006A21F7">
      <w:pPr>
        <w:ind w:firstLine="540"/>
        <w:rPr>
          <w:del w:id="5586" w:author="The Si Tran" w:date="2012-12-06T22:00:00Z"/>
          <w:szCs w:val="26"/>
          <w:lang w:val="pt-BR"/>
          <w:rPrChange w:id="5587" w:author="The Si Tran" w:date="2012-12-05T23:02:00Z">
            <w:rPr>
              <w:del w:id="5588" w:author="The Si Tran" w:date="2012-12-06T22:00:00Z"/>
              <w:sz w:val="28"/>
              <w:szCs w:val="28"/>
              <w:lang w:val="pt-BR"/>
            </w:rPr>
          </w:rPrChange>
        </w:rPr>
      </w:pPr>
      <w:del w:id="5589" w:author="The Si Tran" w:date="2012-12-06T22:00:00Z">
        <w:r w:rsidRPr="0049233F" w:rsidDel="000C119A">
          <w:rPr>
            <w:szCs w:val="26"/>
            <w:lang w:val="pt-BR"/>
            <w:rPrChange w:id="5590"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591" w:name="_Toc343083618"/>
        <w:bookmarkStart w:id="5592" w:name="_Toc343083832"/>
        <w:bookmarkStart w:id="5593" w:name="_Toc343084043"/>
        <w:bookmarkStart w:id="5594" w:name="_Toc343220802"/>
        <w:bookmarkStart w:id="5595" w:name="_Toc343232306"/>
        <w:bookmarkStart w:id="5596" w:name="_Toc343232719"/>
        <w:bookmarkStart w:id="5597" w:name="_Toc343233004"/>
        <w:bookmarkStart w:id="5598" w:name="_Toc343415509"/>
        <w:bookmarkStart w:id="5599" w:name="_Toc343415805"/>
        <w:bookmarkStart w:id="5600" w:name="_Toc343452464"/>
        <w:bookmarkStart w:id="5601" w:name="_Toc343461254"/>
        <w:bookmarkStart w:id="5602" w:name="_Toc343494141"/>
        <w:bookmarkStart w:id="5603" w:name="_Toc343494353"/>
        <w:bookmarkStart w:id="5604" w:name="_Toc343495126"/>
        <w:bookmarkStart w:id="5605" w:name="_Toc343660353"/>
        <w:bookmarkStart w:id="5606" w:name="_Toc343660567"/>
        <w:bookmarkStart w:id="5607" w:name="_Toc343711195"/>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del>
    </w:p>
    <w:p w14:paraId="54A1DD24" w14:textId="77777777" w:rsidR="006A21F7" w:rsidRPr="0049233F" w:rsidDel="000C119A" w:rsidRDefault="006A21F7" w:rsidP="006A21F7">
      <w:pPr>
        <w:ind w:firstLine="540"/>
        <w:rPr>
          <w:del w:id="5608" w:author="The Si Tran" w:date="2012-12-06T22:00:00Z"/>
          <w:szCs w:val="26"/>
          <w:lang w:val="pt-BR"/>
          <w:rPrChange w:id="5609" w:author="The Si Tran" w:date="2012-12-05T23:02:00Z">
            <w:rPr>
              <w:del w:id="5610" w:author="The Si Tran" w:date="2012-12-06T22:00:00Z"/>
              <w:sz w:val="28"/>
              <w:szCs w:val="28"/>
              <w:lang w:val="pt-BR"/>
            </w:rPr>
          </w:rPrChange>
        </w:rPr>
      </w:pPr>
      <w:del w:id="5611" w:author="The Si Tran" w:date="2012-12-06T22:00:00Z">
        <w:r w:rsidRPr="0049233F" w:rsidDel="000C119A">
          <w:rPr>
            <w:szCs w:val="26"/>
            <w:lang w:val="pt-BR"/>
            <w:rPrChange w:id="5612"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613" w:name="_Toc343083619"/>
        <w:bookmarkStart w:id="5614" w:name="_Toc343083833"/>
        <w:bookmarkStart w:id="5615" w:name="_Toc343084044"/>
        <w:bookmarkStart w:id="5616" w:name="_Toc343220803"/>
        <w:bookmarkStart w:id="5617" w:name="_Toc343232307"/>
        <w:bookmarkStart w:id="5618" w:name="_Toc343232720"/>
        <w:bookmarkStart w:id="5619" w:name="_Toc343233005"/>
        <w:bookmarkStart w:id="5620" w:name="_Toc343415510"/>
        <w:bookmarkStart w:id="5621" w:name="_Toc343415806"/>
        <w:bookmarkStart w:id="5622" w:name="_Toc343452465"/>
        <w:bookmarkStart w:id="5623" w:name="_Toc343461255"/>
        <w:bookmarkStart w:id="5624" w:name="_Toc343494142"/>
        <w:bookmarkStart w:id="5625" w:name="_Toc343494354"/>
        <w:bookmarkStart w:id="5626" w:name="_Toc343495127"/>
        <w:bookmarkStart w:id="5627" w:name="_Toc343660354"/>
        <w:bookmarkStart w:id="5628" w:name="_Toc343660568"/>
        <w:bookmarkStart w:id="5629" w:name="_Toc343711196"/>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del>
    </w:p>
    <w:p w14:paraId="60AD9B52" w14:textId="77777777" w:rsidR="006A21F7" w:rsidRPr="0049233F" w:rsidDel="000C119A" w:rsidRDefault="006A21F7" w:rsidP="006A21F7">
      <w:pPr>
        <w:ind w:firstLine="540"/>
        <w:rPr>
          <w:del w:id="5630" w:author="The Si Tran" w:date="2012-12-06T22:00:00Z"/>
          <w:szCs w:val="26"/>
          <w:lang w:val="pt-BR"/>
          <w:rPrChange w:id="5631" w:author="The Si Tran" w:date="2012-12-05T23:02:00Z">
            <w:rPr>
              <w:del w:id="5632" w:author="The Si Tran" w:date="2012-12-06T22:00:00Z"/>
              <w:sz w:val="28"/>
              <w:szCs w:val="28"/>
              <w:lang w:val="pt-BR"/>
            </w:rPr>
          </w:rPrChange>
        </w:rPr>
      </w:pPr>
      <w:del w:id="5633" w:author="The Si Tran" w:date="2012-12-06T22:00:00Z">
        <w:r w:rsidRPr="0049233F" w:rsidDel="000C119A">
          <w:rPr>
            <w:szCs w:val="26"/>
            <w:lang w:val="pt-BR"/>
            <w:rPrChange w:id="5634" w:author="The Si Tran" w:date="2012-12-05T23:02:00Z">
              <w:rPr>
                <w:sz w:val="28"/>
                <w:szCs w:val="28"/>
                <w:lang w:val="pt-BR"/>
              </w:rPr>
            </w:rPrChange>
          </w:rPr>
          <w:delText>Đối với mô hình ARMA(p,q), hàm tự tương quan và hàm tự tương quan riêng phần đều giảm dần.</w:delText>
        </w:r>
        <w:bookmarkStart w:id="5635" w:name="_Toc343083620"/>
        <w:bookmarkStart w:id="5636" w:name="_Toc343083834"/>
        <w:bookmarkStart w:id="5637" w:name="_Toc343084045"/>
        <w:bookmarkStart w:id="5638" w:name="_Toc343220804"/>
        <w:bookmarkStart w:id="5639" w:name="_Toc343232308"/>
        <w:bookmarkStart w:id="5640" w:name="_Toc343232721"/>
        <w:bookmarkStart w:id="5641" w:name="_Toc343233006"/>
        <w:bookmarkStart w:id="5642" w:name="_Toc343415511"/>
        <w:bookmarkStart w:id="5643" w:name="_Toc343415807"/>
        <w:bookmarkStart w:id="5644" w:name="_Toc343452466"/>
        <w:bookmarkStart w:id="5645" w:name="_Toc343461256"/>
        <w:bookmarkStart w:id="5646" w:name="_Toc343494143"/>
        <w:bookmarkStart w:id="5647" w:name="_Toc343494355"/>
        <w:bookmarkStart w:id="5648" w:name="_Toc343495128"/>
        <w:bookmarkStart w:id="5649" w:name="_Toc343660355"/>
        <w:bookmarkStart w:id="5650" w:name="_Toc343660569"/>
        <w:bookmarkStart w:id="5651" w:name="_Toc343711197"/>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del>
    </w:p>
    <w:p w14:paraId="7F2C928B" w14:textId="77777777" w:rsidR="006A21F7" w:rsidRPr="0049233F" w:rsidDel="000C119A" w:rsidRDefault="006A21F7" w:rsidP="006A21F7">
      <w:pPr>
        <w:ind w:firstLine="540"/>
        <w:rPr>
          <w:del w:id="5652" w:author="The Si Tran" w:date="2012-12-06T22:00:00Z"/>
          <w:szCs w:val="26"/>
          <w:lang w:val="pt-BR"/>
          <w:rPrChange w:id="5653" w:author="The Si Tran" w:date="2012-12-05T23:02:00Z">
            <w:rPr>
              <w:del w:id="5654" w:author="The Si Tran" w:date="2012-12-06T22:00:00Z"/>
              <w:sz w:val="28"/>
              <w:szCs w:val="28"/>
              <w:lang w:val="pt-BR"/>
            </w:rPr>
          </w:rPrChange>
        </w:rPr>
      </w:pPr>
      <w:del w:id="5655" w:author="The Si Tran" w:date="2012-12-06T22:00:00Z">
        <w:r w:rsidRPr="0049233F" w:rsidDel="000C119A">
          <w:rPr>
            <w:szCs w:val="26"/>
            <w:lang w:val="pt-BR"/>
            <w:rPrChange w:id="5656"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657" w:name="_Toc343083621"/>
        <w:bookmarkStart w:id="5658" w:name="_Toc343083835"/>
        <w:bookmarkStart w:id="5659" w:name="_Toc343084046"/>
        <w:bookmarkStart w:id="5660" w:name="_Toc343220805"/>
        <w:bookmarkStart w:id="5661" w:name="_Toc343232309"/>
        <w:bookmarkStart w:id="5662" w:name="_Toc343232722"/>
        <w:bookmarkStart w:id="5663" w:name="_Toc343233007"/>
        <w:bookmarkStart w:id="5664" w:name="_Toc343415512"/>
        <w:bookmarkStart w:id="5665" w:name="_Toc343415808"/>
        <w:bookmarkStart w:id="5666" w:name="_Toc343452467"/>
        <w:bookmarkStart w:id="5667" w:name="_Toc343461257"/>
        <w:bookmarkStart w:id="5668" w:name="_Toc343494144"/>
        <w:bookmarkStart w:id="5669" w:name="_Toc343494356"/>
        <w:bookmarkStart w:id="5670" w:name="_Toc343495129"/>
        <w:bookmarkStart w:id="5671" w:name="_Toc343660356"/>
        <w:bookmarkStart w:id="5672" w:name="_Toc343660570"/>
        <w:bookmarkStart w:id="5673" w:name="_Toc343711198"/>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del>
    </w:p>
    <w:p w14:paraId="6BFEE511" w14:textId="77777777" w:rsidR="006A21F7" w:rsidRPr="0049233F" w:rsidDel="000C119A" w:rsidRDefault="006A21F7" w:rsidP="006A21F7">
      <w:pPr>
        <w:ind w:firstLine="540"/>
        <w:rPr>
          <w:del w:id="5674" w:author="The Si Tran" w:date="2012-12-06T22:00:00Z"/>
          <w:szCs w:val="26"/>
          <w:lang w:val="pt-BR"/>
          <w:rPrChange w:id="5675" w:author="The Si Tran" w:date="2012-12-05T23:02:00Z">
            <w:rPr>
              <w:del w:id="5676" w:author="The Si Tran" w:date="2012-12-06T22:00:00Z"/>
              <w:sz w:val="28"/>
              <w:szCs w:val="28"/>
              <w:lang w:val="pt-BR"/>
            </w:rPr>
          </w:rPrChange>
        </w:rPr>
      </w:pPr>
      <w:del w:id="5677" w:author="The Si Tran" w:date="2012-12-06T22:00:00Z">
        <w:r w:rsidRPr="0049233F" w:rsidDel="000C119A">
          <w:rPr>
            <w:szCs w:val="26"/>
            <w:lang w:val="pt-BR"/>
            <w:rPrChange w:id="5678"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679" w:name="_Toc343083622"/>
        <w:bookmarkStart w:id="5680" w:name="_Toc343083836"/>
        <w:bookmarkStart w:id="5681" w:name="_Toc343084047"/>
        <w:bookmarkStart w:id="5682" w:name="_Toc343220806"/>
        <w:bookmarkStart w:id="5683" w:name="_Toc343232310"/>
        <w:bookmarkStart w:id="5684" w:name="_Toc343232723"/>
        <w:bookmarkStart w:id="5685" w:name="_Toc343233008"/>
        <w:bookmarkStart w:id="5686" w:name="_Toc343415513"/>
        <w:bookmarkStart w:id="5687" w:name="_Toc343415809"/>
        <w:bookmarkStart w:id="5688" w:name="_Toc343452468"/>
        <w:bookmarkStart w:id="5689" w:name="_Toc343461258"/>
        <w:bookmarkStart w:id="5690" w:name="_Toc343494145"/>
        <w:bookmarkStart w:id="5691" w:name="_Toc343494357"/>
        <w:bookmarkStart w:id="5692" w:name="_Toc343495130"/>
        <w:bookmarkStart w:id="5693" w:name="_Toc343660357"/>
        <w:bookmarkStart w:id="5694" w:name="_Toc343660571"/>
        <w:bookmarkStart w:id="5695" w:name="_Toc343711199"/>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del>
    </w:p>
    <w:p w14:paraId="2CA69FB5" w14:textId="77777777" w:rsidR="006A21F7" w:rsidRDefault="00DA1F81">
      <w:pPr>
        <w:pStyle w:val="Heading2"/>
        <w:rPr>
          <w:ins w:id="5696" w:author="The Si Tran" w:date="2012-12-06T22:00:00Z"/>
        </w:rPr>
        <w:pPrChange w:id="5697" w:author="The Si Tran" w:date="2012-12-06T22:00:00Z">
          <w:pPr/>
        </w:pPrChange>
      </w:pPr>
      <w:bookmarkStart w:id="5698" w:name="_Toc343711200"/>
      <w:ins w:id="5699" w:author="The Si Tran" w:date="2012-12-06T22:00:00Z">
        <w:r>
          <w:t>Xây dựng mô hình SARIMA</w:t>
        </w:r>
        <w:bookmarkEnd w:id="5698"/>
      </w:ins>
    </w:p>
    <w:p w14:paraId="0F49B734" w14:textId="77777777" w:rsidR="00DA1F81" w:rsidRDefault="00DA1F81">
      <w:pPr>
        <w:rPr>
          <w:ins w:id="5700" w:author="The Si Tran" w:date="2012-12-06T22:01:00Z"/>
        </w:rPr>
      </w:pPr>
      <w:ins w:id="5701" w:author="The Si Tran" w:date="2012-12-06T22:01:00Z">
        <w:r>
          <w:t xml:space="preserve">Cấu trúc của mô hình dự đoán </w:t>
        </w:r>
      </w:ins>
      <w:ins w:id="5702" w:author="The Si Tran" w:date="2012-12-10T19:55:00Z">
        <w:r w:rsidR="001611FB">
          <w:t>S</w:t>
        </w:r>
      </w:ins>
      <w:ins w:id="5703" w:author="The Si Tran" w:date="2012-12-06T22:01:00Z">
        <w:r>
          <w:t>ARIMA gồm 4 thành phần chính:</w:t>
        </w:r>
      </w:ins>
    </w:p>
    <w:p w14:paraId="1A05EE34" w14:textId="77777777" w:rsidR="00DA1F81" w:rsidRPr="00AC1C82" w:rsidRDefault="00DA1F81">
      <w:pPr>
        <w:pStyle w:val="BuletL1"/>
        <w:rPr>
          <w:ins w:id="5704" w:author="The Si Tran" w:date="2012-12-06T22:01:00Z"/>
        </w:rPr>
        <w:pPrChange w:id="5705" w:author="The Si Tran" w:date="2012-12-16T10:35:00Z">
          <w:pPr/>
        </w:pPrChange>
      </w:pPr>
      <w:ins w:id="5706" w:author="The Si Tran" w:date="2012-12-06T22:01:00Z">
        <w:r w:rsidRPr="00032D83">
          <w:t>Thành ph</w:t>
        </w:r>
        <w:r w:rsidRPr="006D6C8D">
          <w:t>ầ</w:t>
        </w:r>
        <w:r w:rsidRPr="000C3A28">
          <w:t>n nh</w:t>
        </w:r>
        <w:r w:rsidRPr="00EF4E32">
          <w:t>ậ</w:t>
        </w:r>
        <w:r w:rsidRPr="0015771C">
          <w:t>n d</w:t>
        </w:r>
        <w:r w:rsidRPr="008A1996">
          <w:t>ạ</w:t>
        </w:r>
        <w:r w:rsidRPr="00DA1F81">
          <w:rPr>
            <w:rPrChange w:id="5707" w:author="The Si Tran" w:date="2012-12-06T22:02:00Z">
              <w:rPr/>
            </w:rPrChange>
          </w:rPr>
          <w:t xml:space="preserve">ng mô hình (Model identification): ước lượng và xấp xỉ cấu trúc cho </w:t>
        </w:r>
      </w:ins>
      <w:ins w:id="5708" w:author="The Si Tran" w:date="2012-12-10T19:58:00Z">
        <w:r w:rsidR="00E54E7E">
          <w:t xml:space="preserve">các </w:t>
        </w:r>
      </w:ins>
      <w:ins w:id="5709"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8A1996">
          <w:t>ạ</w:t>
        </w:r>
        <w:r w:rsidR="00E54E7E">
          <w:rPr>
            <w:rPrChange w:id="5710" w:author="The Si Tran" w:date="2012-12-06T22:02:00Z">
              <w:rPr/>
            </w:rPrChange>
          </w:rPr>
          <w:t>i</w:t>
        </w:r>
        <w:r w:rsidRPr="00DA1F81">
          <w:rPr>
            <w:rPrChange w:id="5711" w:author="The Si Tran" w:date="2012-12-06T22:02:00Z">
              <w:rPr/>
            </w:rPrChange>
          </w:rPr>
          <w:t xml:space="preserve"> trong dữ liệu đã thu thập được. Thành phần này nhận dạng đượ</w:t>
        </w:r>
        <w:r w:rsidR="00AF035F">
          <w:rPr>
            <w:rPrChange w:id="5712" w:author="The Si Tran" w:date="2012-12-06T22:02:00Z">
              <w:rPr/>
            </w:rPrChange>
          </w:rPr>
          <w:t>c mô hình</w:t>
        </w:r>
        <w:r w:rsidRPr="00DA1F81">
          <w:rPr>
            <w:rPrChange w:id="5713" w:author="The Si Tran" w:date="2012-12-06T22:02:00Z">
              <w:rPr/>
            </w:rPrChange>
          </w:rPr>
          <w:t xml:space="preserve"> một cách tự động bằng cách phân tích hệ số tự tương quan và hệ số tự</w:t>
        </w:r>
        <w:r w:rsidR="008B3DEB">
          <w:rPr>
            <w:rPrChange w:id="5714" w:author="The Si Tran" w:date="2012-12-06T22:02:00Z">
              <w:rPr/>
            </w:rPrChange>
          </w:rPr>
          <w:t xml:space="preserve"> tương quan riêng</w:t>
        </w:r>
        <w:r w:rsidRPr="00DA1F81">
          <w:rPr>
            <w:rPrChange w:id="5715"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716" w:author="The Si Tran" w:date="2012-12-06T22:01:00Z"/>
        </w:rPr>
        <w:pPrChange w:id="5717" w:author="The Si Tran" w:date="2012-12-16T10:35:00Z">
          <w:pPr/>
        </w:pPrChange>
      </w:pPr>
      <w:ins w:id="5718" w:author="The Si Tran" w:date="2012-12-06T22:01:00Z">
        <w:r w:rsidRPr="00032D83">
          <w:t>Thành ph</w:t>
        </w:r>
        <w:r w:rsidRPr="006D6C8D">
          <w:t>ầ</w:t>
        </w:r>
        <w:r w:rsidRPr="000C3A28">
          <w:t xml:space="preserve">n </w:t>
        </w:r>
      </w:ins>
      <w:ins w:id="5719" w:author="The Si Tran" w:date="2012-12-10T20:00:00Z">
        <w:r w:rsidR="00545F04">
          <w:t>khử</w:t>
        </w:r>
        <w:r w:rsidR="00290F01">
          <w:t xml:space="preserve"> mùa và </w:t>
        </w:r>
        <w:r w:rsidR="00545F04">
          <w:t>xu hướng</w:t>
        </w:r>
      </w:ins>
      <w:ins w:id="5720"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8A1996">
          <w:t>n đ</w:t>
        </w:r>
        <w:r w:rsidRPr="00DA1F81">
          <w:rPr>
            <w:rPrChange w:id="5721" w:author="The Si Tran" w:date="2012-12-06T22:02:00Z">
              <w:rPr/>
            </w:rPrChange>
          </w:rPr>
          <w:t>ổi các chuỗi dữ liệu không tĩnh hoặc có tính mùa sang chuỗi dữ liệu t</w:t>
        </w:r>
        <w:r w:rsidR="00E47C73">
          <w:rPr>
            <w:rPrChange w:id="5722" w:author="The Si Tran" w:date="2012-12-06T22:02:00Z">
              <w:rPr/>
            </w:rPrChange>
          </w:rPr>
          <w:t>ĩnh</w:t>
        </w:r>
        <w:r w:rsidRPr="00DA1F81">
          <w:rPr>
            <w:rPrChange w:id="5723" w:author="The Si Tran" w:date="2012-12-06T22:02:00Z">
              <w:rPr/>
            </w:rPrChange>
          </w:rPr>
          <w:t xml:space="preserve"> trước khi áp dụng các giải thuật để ước lượng các tham số cho mô hình. Bởi vì mô hình ARIMA chỉ </w:t>
        </w:r>
      </w:ins>
      <w:ins w:id="5724" w:author="The Si Tran" w:date="2012-12-10T20:05:00Z">
        <w:r w:rsidR="00E47C73">
          <w:t>phù hợp</w:t>
        </w:r>
      </w:ins>
      <w:ins w:id="5725" w:author="The Si Tran" w:date="2012-12-06T22:01:00Z">
        <w:r w:rsidRPr="00032D83">
          <w:t xml:space="preserve"> v</w:t>
        </w:r>
        <w:r w:rsidRPr="006D6C8D">
          <w:t>ớ</w:t>
        </w:r>
        <w:r w:rsidRPr="000C3A28">
          <w:t>i chu</w:t>
        </w:r>
        <w:r w:rsidRPr="00EF4E32">
          <w:t>ỗ</w:t>
        </w:r>
        <w:r w:rsidRPr="0015771C">
          <w:t>i d</w:t>
        </w:r>
        <w:r w:rsidRPr="008A1996">
          <w:t>ữ</w:t>
        </w:r>
        <w:r w:rsidRPr="00DA1F81">
          <w:rPr>
            <w:rPrChange w:id="5726" w:author="The Si Tran" w:date="2012-12-06T22:02:00Z">
              <w:rPr/>
            </w:rPrChange>
          </w:rPr>
          <w:t xml:space="preserve">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727" w:author="The Si Tran" w:date="2012-12-06T22:01:00Z"/>
        </w:rPr>
        <w:pPrChange w:id="5728" w:author="The Si Tran" w:date="2012-12-16T10:36:00Z">
          <w:pPr/>
        </w:pPrChange>
      </w:pPr>
      <w:ins w:id="5729" w:author="The Si Tran" w:date="2012-12-06T22:01:00Z">
        <w:r w:rsidRPr="00032D83">
          <w:t>Thành ph</w:t>
        </w:r>
        <w:r w:rsidRPr="006D6C8D">
          <w:t>ầ</w:t>
        </w:r>
        <w:r w:rsidRPr="000C3A28">
          <w:t>n ư</w:t>
        </w:r>
        <w:r w:rsidRPr="00EF4E32">
          <w:t>ớ</w:t>
        </w:r>
        <w:r w:rsidRPr="0015771C">
          <w:t>c lư</w:t>
        </w:r>
        <w:r w:rsidRPr="008A1996">
          <w:t>ợ</w:t>
        </w:r>
        <w:r w:rsidRPr="00DA1F81">
          <w:rPr>
            <w:rPrChange w:id="5730" w:author="The Si Tran" w:date="2012-12-06T22:02:00Z">
              <w:rPr/>
            </w:rPrChange>
          </w:rPr>
          <w:t>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731" w:author="The Si Tran" w:date="2012-12-06T22:02:00Z">
              <w:rPr/>
            </w:rPrChange>
          </w:rPr>
          <w:t xml:space="preserve"> vi</w:t>
        </w:r>
        <w:r w:rsidRPr="00DA1F81">
          <w:rPr>
            <w:rPrChange w:id="5732" w:author="The Si Tran" w:date="2012-12-06T22:02:00Z">
              <w:rPr/>
            </w:rPrChange>
          </w:rPr>
          <w:t xml:space="preserve"> phạm thì mô hình ước lượng sẽ không chính xác.</w:t>
        </w:r>
      </w:ins>
    </w:p>
    <w:p w14:paraId="082BDC3A" w14:textId="77777777" w:rsidR="00DA1F81" w:rsidRDefault="00DA1F81">
      <w:pPr>
        <w:pStyle w:val="BuletL1"/>
        <w:pPrChange w:id="5733" w:author="The Si Tran" w:date="2012-12-16T10:36:00Z">
          <w:pPr/>
        </w:pPrChange>
      </w:pPr>
      <w:ins w:id="5734" w:author="The Si Tran" w:date="2012-12-06T22:01:00Z">
        <w:r w:rsidRPr="00032D83">
          <w:t>Thành ph</w:t>
        </w:r>
        <w:r w:rsidRPr="006D6C8D">
          <w:t>ầ</w:t>
        </w:r>
        <w:r w:rsidRPr="000C3A28">
          <w:t>n d</w:t>
        </w:r>
        <w:r w:rsidRPr="00EF4E32">
          <w:t>ự</w:t>
        </w:r>
        <w:r w:rsidRPr="0015771C">
          <w:t xml:space="preserve"> đoán (N-step ahead predictor): t</w:t>
        </w:r>
        <w:r w:rsidRPr="008A1996">
          <w:t>ạ</w:t>
        </w:r>
        <w:r w:rsidRPr="00DA1F81">
          <w:rPr>
            <w:rPrChange w:id="5735" w:author="The Si Tran" w:date="2012-12-06T22:03:00Z">
              <w:rPr/>
            </w:rPrChange>
          </w:rPr>
          <w:t>o giá trị dự đoán cho các giai đoạn tiếp theo dựa vào mô hình đã ước lượng được.</w:t>
        </w:r>
      </w:ins>
    </w:p>
    <w:p w14:paraId="1F0894B0" w14:textId="6041CCBB" w:rsidR="0021110E" w:rsidRDefault="0021110E" w:rsidP="0021110E">
      <w:pPr>
        <w:rPr>
          <w:ins w:id="5736" w:author="The Si Tran" w:date="2012-12-06T22:08:00Z"/>
        </w:rPr>
      </w:pPr>
      <w:r>
        <w:t>Hình 3.4 sẽ mô tả cấu trúc của mô hình dự đoán SARIMA.</w:t>
      </w:r>
    </w:p>
    <w:p w14:paraId="63C6EB69" w14:textId="41F9FD05" w:rsidR="00155591" w:rsidRDefault="00155591" w:rsidP="00155591">
      <w:pPr>
        <w:pStyle w:val="Heading3"/>
        <w:rPr>
          <w:ins w:id="5737" w:author="The Si Tran" w:date="2012-12-06T22:17:00Z"/>
        </w:rPr>
      </w:pPr>
      <w:bookmarkStart w:id="5738" w:name="_Toc343711201"/>
      <w:ins w:id="5739" w:author="The Si Tran" w:date="2012-12-06T22:15:00Z">
        <w:r>
          <w:t>T</w:t>
        </w:r>
        <w:r w:rsidRPr="00155591">
          <w:t>hành phần nhận dạng mô hình</w:t>
        </w:r>
      </w:ins>
      <w:bookmarkEnd w:id="5738"/>
    </w:p>
    <w:p w14:paraId="6141FE93" w14:textId="10DD5595" w:rsidR="00A96FA3" w:rsidRDefault="00A96FA3">
      <w:pPr>
        <w:pStyle w:val="BuletL1"/>
        <w:rPr>
          <w:ins w:id="5740" w:author="The Si Tran" w:date="2012-12-06T22:18:00Z"/>
        </w:rPr>
        <w:pPrChange w:id="5741" w:author="The Si Tran" w:date="2012-12-16T10:36:00Z">
          <w:pPr>
            <w:pStyle w:val="ListParagraph"/>
            <w:ind w:left="360"/>
          </w:pPr>
        </w:pPrChange>
      </w:pPr>
      <w:ins w:id="5742" w:author="The Si Tran" w:date="2012-12-06T22:18:00Z">
        <w:r>
          <w:t xml:space="preserve">Nhận dạng mô hình là khâu đầu tiên trong quá trình mô hình hóa </w:t>
        </w:r>
      </w:ins>
      <w:ins w:id="5743" w:author="The Si Tran" w:date="2012-12-10T20:15:00Z">
        <w:r w:rsidR="00B46514">
          <w:t>S</w:t>
        </w:r>
      </w:ins>
      <w:ins w:id="5744"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745" w:author="The Si Tran" w:date="2012-12-06T22:18:00Z">
        <w:r>
          <w:t xml:space="preserve"> của mô hình </w:t>
        </w:r>
      </w:ins>
      <w:ins w:id="5746" w:author="The Si Tran" w:date="2012-12-10T20:15:00Z">
        <w:r w:rsidR="00B46514">
          <w:t>S</w:t>
        </w:r>
      </w:ins>
      <w:ins w:id="5747" w:author="The Si Tran" w:date="2012-12-06T22:18:00Z">
        <w:r>
          <w:t>ARIMA. Những giá trị này được suy ra bằng cách trích rút những hệ số tương quan quan trọng trong chuỗi dữ liệu quan sát được.</w:t>
        </w:r>
      </w:ins>
      <w:ins w:id="5748" w:author="The Si Tran" w:date="2012-12-06T22:19:00Z">
        <w:r>
          <w:t xml:space="preserve"> </w:t>
        </w:r>
      </w:ins>
      <w:ins w:id="5749"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750" w:author="The Si Tran" w:date="2012-12-10T20:17:00Z">
        <w:r w:rsidR="00D30044">
          <w:t xml:space="preserve">một </w:t>
        </w:r>
      </w:ins>
      <w:ins w:id="5751" w:author="The Si Tran" w:date="2012-12-06T22:18:00Z">
        <w:r>
          <w:t xml:space="preserve">phương pháp </w:t>
        </w:r>
      </w:ins>
      <w:ins w:id="5752" w:author="The Si Tran" w:date="2012-12-10T20:17:00Z">
        <w:r w:rsidR="00D30044">
          <w:t>tự động</w:t>
        </w:r>
      </w:ins>
      <w:ins w:id="5753" w:author="The Si Tran" w:date="2012-12-06T22:18:00Z">
        <w:r>
          <w:t>, sử dụng các công thức toán học để trích rút ra các hệ số.</w:t>
        </w:r>
      </w:ins>
    </w:p>
    <w:p w14:paraId="3BD028AA" w14:textId="03D4F635" w:rsidR="00A96FA3" w:rsidRPr="00032D83" w:rsidRDefault="00A96FA3">
      <w:pPr>
        <w:pStyle w:val="BuletL1"/>
        <w:rPr>
          <w:ins w:id="5754" w:author="The Si Tran" w:date="2012-12-06T22:21:00Z"/>
        </w:rPr>
        <w:pPrChange w:id="5755" w:author="The Si Tran" w:date="2012-12-16T10:36:00Z">
          <w:pPr>
            <w:pStyle w:val="ListParagraph"/>
            <w:numPr>
              <w:numId w:val="18"/>
            </w:numPr>
            <w:ind w:hanging="360"/>
          </w:pPr>
        </w:pPrChange>
      </w:pPr>
      <w:ins w:id="5756" w:author="The Si Tran" w:date="2012-12-06T22:21:00Z">
        <w:r w:rsidRPr="00032D83">
          <w:t xml:space="preserve">Mô hình </w:t>
        </w:r>
      </w:ins>
      <w:ins w:id="5757" w:author="The Si Tran" w:date="2012-12-10T20:25:00Z">
        <w:r w:rsidR="00300B75">
          <w:t>S</w:t>
        </w:r>
      </w:ins>
      <w:ins w:id="5758" w:author="The Si Tran" w:date="2012-12-06T22:21:00Z">
        <w:r w:rsidRPr="00032D83">
          <w:t>ARIMA s</w:t>
        </w:r>
        <w:r w:rsidRPr="006D6C8D">
          <w:t>ử</w:t>
        </w:r>
        <w:r w:rsidRPr="000C3A28">
          <w:t xml:space="preserve"> d</w:t>
        </w:r>
        <w:r w:rsidRPr="00EF4E32">
          <w:t>ụ</w:t>
        </w:r>
        <w:r w:rsidRPr="0015771C">
          <w:t>ng tính ch</w:t>
        </w:r>
        <w:r w:rsidRPr="008A1996">
          <w:t>ấ</w:t>
        </w:r>
        <w:r w:rsidRPr="00A96FA3">
          <w:rPr>
            <w:rPrChange w:id="5759" w:author="The Si Tran" w:date="2012-12-06T22:21:00Z">
              <w:rPr/>
            </w:rPrChange>
          </w:rPr>
          <w:t>t của ACF và PACF để kết hợ</w:t>
        </w:r>
        <w:r w:rsidR="00595FCB">
          <w:t>p</w:t>
        </w:r>
        <w:r w:rsidRPr="00032D83">
          <w:t xml:space="preserve"> m</w:t>
        </w:r>
        <w:r w:rsidRPr="006D6C8D">
          <w:t>ộ</w:t>
        </w:r>
        <w:r w:rsidRPr="000C3A28">
          <w:t>t chu</w:t>
        </w:r>
        <w:r w:rsidRPr="00EF4E32">
          <w:t>ỗ</w:t>
        </w:r>
        <w:r w:rsidRPr="0015771C">
          <w:t>i d</w:t>
        </w:r>
        <w:r w:rsidRPr="008A1996">
          <w:t>ữ</w:t>
        </w:r>
        <w:r w:rsidRPr="00A96FA3">
          <w:rPr>
            <w:rPrChange w:id="5760" w:author="The Si Tran" w:date="2012-12-06T22:21:00Z">
              <w:rPr/>
            </w:rPrChange>
          </w:rPr>
          <w:t xml:space="preserve"> liệu với một mô hình thích hợp: mô hình tự hồi quy AR(</w:t>
        </w:r>
        <w:r w:rsidRPr="00120A96">
          <w:rPr>
            <w:i/>
            <w:rPrChange w:id="5761" w:author="The Si Tran" w:date="2012-12-06T22:21:00Z">
              <w:rPr/>
            </w:rPrChange>
          </w:rPr>
          <w:t>p</w:t>
        </w:r>
        <w:r w:rsidRPr="0015771C">
          <w:t xml:space="preserve">), mô hình </w:t>
        </w:r>
        <w:r w:rsidRPr="008A1996">
          <w:t>trung</w:t>
        </w:r>
        <w:r w:rsidRPr="00A96FA3">
          <w:rPr>
            <w:rPrChange w:id="5762" w:author="The Si Tran" w:date="2012-12-06T22:21:00Z">
              <w:rPr/>
            </w:rPrChange>
          </w:rPr>
          <w:t xml:space="preserve"> bình di động MA(</w:t>
        </w:r>
        <w:r w:rsidRPr="00120A96">
          <w:rPr>
            <w:i/>
            <w:rPrChange w:id="5763" w:author="The Si Tran" w:date="2012-12-06T22:21:00Z">
              <w:rPr/>
            </w:rPrChange>
          </w:rPr>
          <w:t>q</w:t>
        </w:r>
        <w:r w:rsidRPr="0015771C">
          <w:t>), mô hình k</w:t>
        </w:r>
        <w:r w:rsidRPr="008A1996">
          <w:t>ế</w:t>
        </w:r>
        <w:r w:rsidRPr="00A96FA3">
          <w:rPr>
            <w:rPrChange w:id="5764" w:author="The Si Tran" w:date="2012-12-06T22:21:00Z">
              <w:rPr/>
            </w:rPrChange>
          </w:rPr>
          <w:t>t hợp tự hồi quy và tru</w:t>
        </w:r>
      </w:ins>
      <w:ins w:id="5765" w:author="The Si Tran" w:date="2012-12-10T20:21:00Z">
        <w:r w:rsidR="00B405CA">
          <w:t>n</w:t>
        </w:r>
      </w:ins>
      <w:ins w:id="5766"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5767" w:author="The Si Tran" w:date="2012-12-10T20:22:00Z">
        <w:r w:rsidR="00595FCB">
          <w:t>Tính chất của</w:t>
        </w:r>
      </w:ins>
      <w:ins w:id="5768" w:author="The Si Tran" w:date="2012-12-06T22:21:00Z">
        <w:r w:rsidRPr="00032D83">
          <w:t xml:space="preserve"> các hàm tương quan đư</w:t>
        </w:r>
        <w:r w:rsidRPr="006D6C8D">
          <w:t>ợ</w:t>
        </w:r>
        <w:r w:rsidRPr="000C3A28">
          <w:t>c chia ra làm 3 lo</w:t>
        </w:r>
        <w:r w:rsidRPr="00EF4E32">
          <w:t>ạ</w:t>
        </w:r>
        <w:r w:rsidRPr="0015771C">
          <w:t>i: gi</w:t>
        </w:r>
        <w:r w:rsidRPr="008A1996">
          <w:t>ả</w:t>
        </w:r>
        <w:r w:rsidRPr="00A96FA3">
          <w:rPr>
            <w:rPrChange w:id="5769" w:author="The Si Tran" w:date="2012-12-06T22:21:00Z">
              <w:rPr/>
            </w:rPrChange>
          </w:rPr>
          <w:t>m gián đoạn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8A1996">
          <w:t>ủ</w:t>
        </w:r>
        <w:r w:rsidRPr="00A96FA3">
          <w:rPr>
            <w:rPrChange w:id="5770" w:author="The Si Tran" w:date="2012-12-06T22:21:00Z">
              <w:rPr/>
            </w:rPrChange>
          </w:rPr>
          <w:t>a ACF và PACF mà chuỗi dữ liệu được kết hợp với 1 mô hình khác nhau</w:t>
        </w:r>
      </w:ins>
      <w:ins w:id="5771"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772" w:author="The Si Tran" w:date="2012-12-06T22:21:00Z"/>
          <w:rFonts w:ascii="Times New Roman" w:hAnsi="Times New Roman"/>
          <w:sz w:val="26"/>
          <w:szCs w:val="26"/>
          <w:rPrChange w:id="5773" w:author="The Si Tran" w:date="2012-12-06T22:21:00Z">
            <w:rPr>
              <w:ins w:id="5774" w:author="The Si Tran" w:date="2012-12-06T22:21:00Z"/>
            </w:rPr>
          </w:rPrChange>
        </w:rPr>
        <w:pPrChange w:id="5775" w:author="The Si Tran" w:date="2012-12-14T05:24:00Z">
          <w:pPr>
            <w:pStyle w:val="ListParagraph"/>
            <w:numPr>
              <w:numId w:val="18"/>
            </w:numPr>
            <w:ind w:hanging="360"/>
          </w:pPr>
        </w:pPrChange>
      </w:pPr>
      <w:ins w:id="5776" w:author="The Si Tran" w:date="2012-12-06T22:21:00Z">
        <w:r w:rsidRPr="00A96FA3">
          <w:rPr>
            <w:rFonts w:ascii="Times New Roman" w:hAnsi="Times New Roman"/>
            <w:sz w:val="26"/>
            <w:szCs w:val="26"/>
            <w:rPrChange w:id="5777" w:author="The Si Tran" w:date="2012-12-06T22:21:00Z">
              <w:rPr/>
            </w:rPrChange>
          </w:rPr>
          <w:t>Mô hình tự hồi quy AR(</w:t>
        </w:r>
        <w:r w:rsidRPr="00120A96">
          <w:rPr>
            <w:rFonts w:ascii="Times New Roman" w:hAnsi="Times New Roman"/>
            <w:i/>
            <w:sz w:val="26"/>
            <w:szCs w:val="26"/>
            <w:rPrChange w:id="5778" w:author="The Si Tran" w:date="2012-12-06T22:21:00Z">
              <w:rPr/>
            </w:rPrChange>
          </w:rPr>
          <w:t>p</w:t>
        </w:r>
        <w:r w:rsidRPr="00A96FA3">
          <w:rPr>
            <w:rFonts w:ascii="Times New Roman" w:hAnsi="Times New Roman"/>
            <w:sz w:val="26"/>
            <w:szCs w:val="26"/>
            <w:rPrChange w:id="5779"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780" w:author="The Si Tran" w:date="2012-12-06T22:21:00Z"/>
          <w:rFonts w:ascii="Times New Roman" w:hAnsi="Times New Roman"/>
          <w:sz w:val="26"/>
          <w:szCs w:val="26"/>
          <w:rPrChange w:id="5781" w:author="The Si Tran" w:date="2012-12-06T22:21:00Z">
            <w:rPr>
              <w:ins w:id="5782" w:author="The Si Tran" w:date="2012-12-06T22:21:00Z"/>
            </w:rPr>
          </w:rPrChange>
        </w:rPr>
        <w:pPrChange w:id="5783" w:author="The Si Tran" w:date="2012-12-14T05:24:00Z">
          <w:pPr>
            <w:pStyle w:val="ListParagraph"/>
            <w:numPr>
              <w:numId w:val="18"/>
            </w:numPr>
            <w:ind w:hanging="360"/>
          </w:pPr>
        </w:pPrChange>
      </w:pPr>
      <w:ins w:id="5784" w:author="The Si Tran" w:date="2012-12-06T22:21:00Z">
        <w:r w:rsidRPr="00A96FA3">
          <w:rPr>
            <w:rFonts w:ascii="Times New Roman" w:hAnsi="Times New Roman"/>
            <w:sz w:val="26"/>
            <w:szCs w:val="26"/>
            <w:rPrChange w:id="5785" w:author="The Si Tran" w:date="2012-12-06T22:21:00Z">
              <w:rPr/>
            </w:rPrChange>
          </w:rPr>
          <w:t>Mô hình trung bình di động MA(</w:t>
        </w:r>
        <w:r w:rsidRPr="00120A96">
          <w:rPr>
            <w:rFonts w:ascii="Times New Roman" w:hAnsi="Times New Roman"/>
            <w:i/>
            <w:sz w:val="26"/>
            <w:szCs w:val="26"/>
            <w:rPrChange w:id="5786" w:author="The Si Tran" w:date="2012-12-06T22:21:00Z">
              <w:rPr/>
            </w:rPrChange>
          </w:rPr>
          <w:t>q</w:t>
        </w:r>
        <w:r w:rsidRPr="00A96FA3">
          <w:rPr>
            <w:rFonts w:ascii="Times New Roman" w:hAnsi="Times New Roman"/>
            <w:sz w:val="26"/>
            <w:szCs w:val="26"/>
            <w:rPrChange w:id="5787" w:author="The Si Tran" w:date="2012-12-06T22:21:00Z">
              <w:rPr/>
            </w:rPrChange>
          </w:rPr>
          <w:t>): quá trình có tính chất ngược lại với mô hình AR(</w:t>
        </w:r>
        <w:r w:rsidRPr="00120A96">
          <w:rPr>
            <w:rFonts w:ascii="Times New Roman" w:hAnsi="Times New Roman"/>
            <w:i/>
            <w:sz w:val="26"/>
            <w:szCs w:val="26"/>
            <w:rPrChange w:id="5788" w:author="The Si Tran" w:date="2012-12-06T22:21:00Z">
              <w:rPr/>
            </w:rPrChange>
          </w:rPr>
          <w:t>p</w:t>
        </w:r>
        <w:r w:rsidRPr="00A96FA3">
          <w:rPr>
            <w:rFonts w:ascii="Times New Roman" w:hAnsi="Times New Roman"/>
            <w:sz w:val="26"/>
            <w:szCs w:val="26"/>
            <w:rPrChange w:id="5789"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790" w:author="The Si Tran" w:date="2012-12-06T22:21:00Z"/>
          <w:rFonts w:ascii="Times New Roman" w:hAnsi="Times New Roman"/>
          <w:sz w:val="26"/>
          <w:szCs w:val="26"/>
          <w:rPrChange w:id="5791" w:author="The Si Tran" w:date="2012-12-06T22:21:00Z">
            <w:rPr>
              <w:ins w:id="5792" w:author="The Si Tran" w:date="2012-12-06T22:21:00Z"/>
            </w:rPr>
          </w:rPrChange>
        </w:rPr>
        <w:pPrChange w:id="5793" w:author="The Si Tran" w:date="2012-12-14T05:24:00Z">
          <w:pPr>
            <w:pStyle w:val="ListParagraph"/>
            <w:numPr>
              <w:numId w:val="18"/>
            </w:numPr>
            <w:ind w:hanging="360"/>
          </w:pPr>
        </w:pPrChange>
      </w:pPr>
      <w:ins w:id="5794" w:author="The Si Tran" w:date="2012-12-06T22:21:00Z">
        <w:r w:rsidRPr="00A96FA3">
          <w:rPr>
            <w:rFonts w:ascii="Times New Roman" w:hAnsi="Times New Roman"/>
            <w:sz w:val="26"/>
            <w:szCs w:val="26"/>
            <w:rPrChange w:id="5795" w:author="The Si Tran" w:date="2012-12-06T22:21:00Z">
              <w:rPr/>
            </w:rPrChange>
          </w:rPr>
          <w:t>Mô hình kết hợp tự hồi quy và trung bình di động ARMA(</w:t>
        </w:r>
        <w:r w:rsidRPr="00120A96">
          <w:rPr>
            <w:rFonts w:ascii="Times New Roman" w:hAnsi="Times New Roman"/>
            <w:i/>
            <w:sz w:val="26"/>
            <w:szCs w:val="26"/>
            <w:rPrChange w:id="5796" w:author="The Si Tran" w:date="2012-12-06T22:21:00Z">
              <w:rPr/>
            </w:rPrChange>
          </w:rPr>
          <w:t>p</w:t>
        </w:r>
        <w:r w:rsidRPr="00A96FA3">
          <w:rPr>
            <w:rFonts w:ascii="Times New Roman" w:hAnsi="Times New Roman"/>
            <w:sz w:val="26"/>
            <w:szCs w:val="26"/>
            <w:rPrChange w:id="5797" w:author="The Si Tran" w:date="2012-12-06T22:21:00Z">
              <w:rPr/>
            </w:rPrChange>
          </w:rPr>
          <w:t>,</w:t>
        </w:r>
        <w:r w:rsidRPr="00120A96">
          <w:rPr>
            <w:rFonts w:ascii="Times New Roman" w:hAnsi="Times New Roman"/>
            <w:i/>
            <w:sz w:val="26"/>
            <w:szCs w:val="26"/>
            <w:rPrChange w:id="5798" w:author="The Si Tran" w:date="2012-12-06T22:21:00Z">
              <w:rPr/>
            </w:rPrChange>
          </w:rPr>
          <w:t>q</w:t>
        </w:r>
        <w:r w:rsidRPr="00A96FA3">
          <w:rPr>
            <w:rFonts w:ascii="Times New Roman" w:hAnsi="Times New Roman"/>
            <w:sz w:val="26"/>
            <w:szCs w:val="26"/>
            <w:rPrChange w:id="5799"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800" w:author="The Si Tran" w:date="2012-12-14T05:25:00Z"/>
          <w:rFonts w:ascii="Times New Roman" w:hAnsi="Times New Roman"/>
          <w:sz w:val="26"/>
          <w:szCs w:val="26"/>
        </w:rPr>
        <w:pPrChange w:id="5801" w:author="The Si Tran" w:date="2012-12-14T05:24:00Z">
          <w:pPr>
            <w:pStyle w:val="ListParagraph"/>
            <w:numPr>
              <w:numId w:val="18"/>
            </w:numPr>
            <w:ind w:hanging="360"/>
          </w:pPr>
        </w:pPrChange>
      </w:pPr>
      <w:ins w:id="5802" w:author="The Si Tran" w:date="2012-12-06T22:21:00Z">
        <w:r w:rsidRPr="00A96FA3">
          <w:rPr>
            <w:rFonts w:ascii="Times New Roman" w:hAnsi="Times New Roman"/>
            <w:sz w:val="26"/>
            <w:szCs w:val="26"/>
            <w:rPrChange w:id="5803"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804" w:author="The Si Tran" w:date="2012-12-06T22:22:00Z"/>
          <w:rPrChange w:id="5805" w:author="The Si Tran" w:date="2012-12-16T17:09:00Z">
            <w:rPr>
              <w:ins w:id="5806" w:author="The Si Tran" w:date="2012-12-06T22:22:00Z"/>
            </w:rPr>
          </w:rPrChange>
        </w:rPr>
        <w:pPrChange w:id="5807" w:author="The Si Tran" w:date="2012-12-16T17:09:00Z">
          <w:pPr>
            <w:pStyle w:val="ListParagraph"/>
            <w:numPr>
              <w:numId w:val="18"/>
            </w:numPr>
            <w:ind w:hanging="360"/>
          </w:pPr>
        </w:pPrChange>
      </w:pPr>
      <w:bookmarkStart w:id="5808" w:name="_Toc343711415"/>
      <w:ins w:id="5809" w:author="The Si Tran" w:date="2012-12-14T05:25:00Z">
        <w:r w:rsidRPr="00032D83">
          <w:t>B</w:t>
        </w:r>
        <w:r w:rsidRPr="006D6C8D">
          <w:t>ả</w:t>
        </w:r>
        <w:r w:rsidRPr="000C3A28">
          <w:t>ng 3.1: Tính ch</w:t>
        </w:r>
        <w:r w:rsidRPr="00EF4E32">
          <w:t>ấ</w:t>
        </w:r>
        <w:r w:rsidRPr="0015771C">
          <w:t>t c</w:t>
        </w:r>
        <w:r w:rsidRPr="008A1996">
          <w:t>ủ</w:t>
        </w:r>
        <w:r w:rsidRPr="00DC1307">
          <w:rPr>
            <w:rPrChange w:id="5810" w:author="The Si Tran" w:date="2012-12-16T17:09:00Z">
              <w:rPr/>
            </w:rPrChange>
          </w:rPr>
          <w:t>a ACF và PACF</w:t>
        </w:r>
      </w:ins>
      <w:bookmarkEnd w:id="5808"/>
    </w:p>
    <w:p w14:paraId="1401E544" w14:textId="3C256300" w:rsidR="00677EB9" w:rsidRDefault="00C72B8E">
      <w:pPr>
        <w:pStyle w:val="Canhgiua"/>
        <w:rPr>
          <w:ins w:id="5811" w:author="The Si Tran" w:date="2012-12-07T19:19:00Z"/>
          <w:szCs w:val="26"/>
        </w:rPr>
        <w:pPrChange w:id="5812" w:author="The Si Tran" w:date="2012-12-07T19:19:00Z">
          <w:pPr>
            <w:pStyle w:val="ListParagraph"/>
            <w:ind w:left="1224"/>
          </w:pPr>
        </w:pPrChange>
      </w:pPr>
      <w:r>
        <w:rPr>
          <w:noProof/>
        </w:rPr>
        <w:drawing>
          <wp:inline distT="0" distB="0" distL="0" distR="0" wp14:anchorId="0153D171" wp14:editId="064E7EE1">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813" w:author="The Si Tran" w:date="2012-12-07T19:19:00Z"/>
          <w:rFonts w:ascii="Times New Roman" w:hAnsi="Times New Roman"/>
          <w:sz w:val="26"/>
          <w:szCs w:val="26"/>
        </w:rPr>
        <w:pPrChange w:id="5814" w:author="The Si Tran" w:date="2012-12-16T10:48:00Z">
          <w:pPr>
            <w:pStyle w:val="ListParagraph"/>
            <w:ind w:left="1224"/>
          </w:pPr>
        </w:pPrChange>
      </w:pPr>
      <w:ins w:id="5815" w:author="The Si Tran" w:date="2012-12-07T19:19:00Z">
        <w:r>
          <w:rPr>
            <w:rFonts w:ascii="Times New Roman" w:hAnsi="Times New Roman"/>
            <w:sz w:val="26"/>
            <w:szCs w:val="26"/>
          </w:rPr>
          <w:t xml:space="preserve">Quá trình nhận dạng mô hình </w:t>
        </w:r>
      </w:ins>
      <w:ins w:id="5816" w:author="The Si Tran" w:date="2012-12-10T20:25:00Z">
        <w:r w:rsidR="00300B75">
          <w:rPr>
            <w:rFonts w:ascii="Times New Roman" w:hAnsi="Times New Roman"/>
            <w:sz w:val="26"/>
            <w:szCs w:val="26"/>
          </w:rPr>
          <w:t>S</w:t>
        </w:r>
      </w:ins>
      <w:ins w:id="5817" w:author="The Si Tran" w:date="2012-12-07T19:19:00Z">
        <w:r>
          <w:rPr>
            <w:rFonts w:ascii="Times New Roman" w:hAnsi="Times New Roman"/>
            <w:sz w:val="26"/>
            <w:szCs w:val="26"/>
          </w:rPr>
          <w:t>ARIMA bao gồm 4 giai đoạn chính</w:t>
        </w:r>
      </w:ins>
      <w:ins w:id="5818"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819" w:author="The Si Tran" w:date="2012-12-07T19:19:00Z"/>
          <w:rFonts w:ascii="Times New Roman" w:hAnsi="Times New Roman"/>
          <w:sz w:val="26"/>
          <w:szCs w:val="26"/>
        </w:rPr>
        <w:pPrChange w:id="5820" w:author="The Si Tran" w:date="2012-12-14T05:24:00Z">
          <w:pPr>
            <w:pStyle w:val="ListParagraph"/>
            <w:numPr>
              <w:numId w:val="18"/>
            </w:numPr>
            <w:ind w:hanging="360"/>
          </w:pPr>
        </w:pPrChange>
      </w:pPr>
      <w:ins w:id="5821"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822"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823" w:author="The Si Tran" w:date="2012-12-07T19:22:00Z"/>
          <w:rFonts w:ascii="Times New Roman" w:hAnsi="Times New Roman"/>
          <w:sz w:val="26"/>
          <w:szCs w:val="26"/>
        </w:rPr>
        <w:pPrChange w:id="5824" w:author="The Si Tran" w:date="2012-12-14T05:24:00Z">
          <w:pPr>
            <w:pStyle w:val="ListParagraph"/>
            <w:numPr>
              <w:numId w:val="18"/>
            </w:numPr>
            <w:ind w:hanging="360"/>
          </w:pPr>
        </w:pPrChange>
      </w:pPr>
      <w:ins w:id="5825"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826" w:author="The Si Tran" w:date="2012-12-07T19:19:00Z">
        <w:r>
          <w:rPr>
            <w:rFonts w:ascii="Times New Roman" w:hAnsi="Times New Roman"/>
            <w:sz w:val="26"/>
            <w:szCs w:val="26"/>
          </w:rPr>
          <w:t xml:space="preserve"> để loại bỏ tính mùa.</w:t>
        </w:r>
      </w:ins>
      <w:ins w:id="5827" w:author="The Si Tran" w:date="2012-12-10T20:27:00Z">
        <w:r w:rsidR="00087FFE">
          <w:rPr>
            <w:rFonts w:ascii="Times New Roman" w:hAnsi="Times New Roman"/>
            <w:sz w:val="26"/>
            <w:szCs w:val="26"/>
          </w:rPr>
          <w:t xml:space="preserve"> Với các chuỗi dữ liệu thường gặp chỉ qua 1 lần lấy hiệu </w:t>
        </w:r>
      </w:ins>
      <w:ins w:id="582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829" w:author="The Si Tran" w:date="2012-12-07T19:22:00Z"/>
          <w:rFonts w:ascii="Times New Roman" w:hAnsi="Times New Roman"/>
          <w:sz w:val="26"/>
          <w:szCs w:val="26"/>
        </w:rPr>
        <w:pPrChange w:id="5830" w:author="The Si Tran" w:date="2012-12-14T05:24:00Z">
          <w:pPr>
            <w:pStyle w:val="ListParagraph"/>
            <w:ind w:left="1728"/>
          </w:pPr>
        </w:pPrChange>
      </w:pPr>
      <w:ins w:id="583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832" w:author="The Si Tran" w:date="2012-12-07T19:22:00Z"/>
          <w:rFonts w:ascii="Times New Roman" w:hAnsi="Times New Roman"/>
          <w:sz w:val="26"/>
          <w:szCs w:val="26"/>
        </w:rPr>
        <w:pPrChange w:id="5833" w:author="The Si Tran" w:date="2012-12-14T05:24:00Z">
          <w:pPr>
            <w:pStyle w:val="ListParagraph"/>
            <w:numPr>
              <w:numId w:val="25"/>
            </w:numPr>
            <w:ind w:left="2448" w:hanging="360"/>
          </w:pPr>
        </w:pPrChange>
      </w:pPr>
      <w:ins w:id="583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835" w:author="The Si Tran" w:date="2012-12-07T19:22:00Z"/>
          <w:rFonts w:ascii="Times New Roman" w:hAnsi="Times New Roman"/>
          <w:sz w:val="26"/>
          <w:szCs w:val="26"/>
        </w:rPr>
        <w:pPrChange w:id="5836" w:author="The Si Tran" w:date="2012-12-14T05:24:00Z">
          <w:pPr>
            <w:pStyle w:val="ListParagraph"/>
            <w:numPr>
              <w:numId w:val="25"/>
            </w:numPr>
            <w:ind w:left="2448" w:hanging="360"/>
          </w:pPr>
        </w:pPrChange>
      </w:pPr>
      <w:ins w:id="583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83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839" w:author="The Si Tran" w:date="2012-12-07T19:19:00Z"/>
          <w:rFonts w:ascii="Times New Roman" w:hAnsi="Times New Roman"/>
          <w:sz w:val="26"/>
          <w:szCs w:val="26"/>
        </w:rPr>
        <w:pPrChange w:id="5840" w:author="The Si Tran" w:date="2012-12-14T05:24:00Z">
          <w:pPr>
            <w:pStyle w:val="ListParagraph"/>
            <w:numPr>
              <w:numId w:val="18"/>
            </w:numPr>
            <w:ind w:hanging="360"/>
          </w:pPr>
        </w:pPrChange>
      </w:pPr>
      <w:ins w:id="5841"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5842" w:author="The Si Tran" w:date="2012-12-07T21:34:00Z"/>
          <w:rFonts w:ascii="Times New Roman" w:hAnsi="Times New Roman"/>
          <w:sz w:val="26"/>
          <w:szCs w:val="26"/>
        </w:rPr>
        <w:pPrChange w:id="5843" w:author="The Si Tran" w:date="2012-12-14T05:24:00Z">
          <w:pPr>
            <w:pStyle w:val="ListParagraph"/>
            <w:ind w:left="792"/>
          </w:pPr>
        </w:pPrChange>
      </w:pPr>
      <w:ins w:id="5844"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845" w:author="The Si Tran" w:date="2012-12-07T21:28:00Z"/>
          <w:rFonts w:ascii="Times New Roman" w:hAnsi="Times New Roman"/>
          <w:sz w:val="26"/>
          <w:szCs w:val="26"/>
        </w:rPr>
        <w:pPrChange w:id="5846" w:author="The Si Tran" w:date="2012-12-14T05:24:00Z">
          <w:pPr>
            <w:pStyle w:val="ListParagraph"/>
            <w:ind w:left="792"/>
          </w:pPr>
        </w:pPrChange>
      </w:pPr>
      <w:ins w:id="5847" w:author="The Si Tran" w:date="2012-12-10T20:30:00Z">
        <w:r>
          <w:rPr>
            <w:rFonts w:ascii="Times New Roman" w:hAnsi="Times New Roman"/>
            <w:sz w:val="26"/>
            <w:szCs w:val="26"/>
          </w:rPr>
          <w:t>Như đề cập ở trên,</w:t>
        </w:r>
      </w:ins>
      <w:ins w:id="5848"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849" w:author="The Si Tran" w:date="2012-12-07T21:28:00Z"/>
          <w:rFonts w:ascii="Times New Roman" w:hAnsi="Times New Roman"/>
          <w:sz w:val="26"/>
          <w:szCs w:val="26"/>
        </w:rPr>
        <w:pPrChange w:id="5850" w:author="The Si Tran" w:date="2012-12-14T05:24:00Z">
          <w:pPr>
            <w:pStyle w:val="ListParagraph"/>
            <w:numPr>
              <w:numId w:val="26"/>
            </w:numPr>
            <w:ind w:left="1512" w:hanging="360"/>
          </w:pPr>
        </w:pPrChange>
      </w:pPr>
      <w:ins w:id="5851" w:author="The Si Tran" w:date="2012-12-07T21:28:00Z">
        <w:r>
          <w:rPr>
            <w:rFonts w:ascii="Times New Roman" w:hAnsi="Times New Roman"/>
            <w:sz w:val="26"/>
            <w:szCs w:val="26"/>
          </w:rPr>
          <w:t xml:space="preserve">Giảm </w:t>
        </w:r>
      </w:ins>
      <w:ins w:id="5852" w:author="The Si Tran" w:date="2012-12-10T20:31:00Z">
        <w:r w:rsidR="00B261FB">
          <w:rPr>
            <w:rFonts w:ascii="Times New Roman" w:hAnsi="Times New Roman"/>
            <w:sz w:val="26"/>
            <w:szCs w:val="26"/>
          </w:rPr>
          <w:t>chậm</w:t>
        </w:r>
      </w:ins>
      <w:ins w:id="5853"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854" w:author="The Si Tran" w:date="2012-12-07T21:28:00Z"/>
          <w:rFonts w:ascii="Times New Roman" w:hAnsi="Times New Roman"/>
          <w:sz w:val="26"/>
          <w:szCs w:val="26"/>
        </w:rPr>
        <w:pPrChange w:id="5855" w:author="The Si Tran" w:date="2012-12-14T05:24:00Z">
          <w:pPr>
            <w:pStyle w:val="ListParagraph"/>
            <w:numPr>
              <w:numId w:val="26"/>
            </w:numPr>
            <w:ind w:left="1512" w:hanging="360"/>
          </w:pPr>
        </w:pPrChange>
      </w:pPr>
      <w:ins w:id="5856"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857" w:author="The Si Tran" w:date="2012-12-07T21:28:00Z"/>
          <w:rFonts w:ascii="Times New Roman" w:hAnsi="Times New Roman"/>
          <w:sz w:val="26"/>
          <w:szCs w:val="26"/>
        </w:rPr>
        <w:pPrChange w:id="5858" w:author="The Si Tran" w:date="2012-12-14T05:24:00Z">
          <w:pPr>
            <w:pStyle w:val="ListParagraph"/>
            <w:numPr>
              <w:numId w:val="26"/>
            </w:numPr>
            <w:ind w:left="1512" w:hanging="360"/>
          </w:pPr>
        </w:pPrChange>
      </w:pPr>
      <w:ins w:id="5859" w:author="The Si Tran" w:date="2012-12-07T21:28:00Z">
        <w:r>
          <w:rPr>
            <w:rFonts w:ascii="Times New Roman" w:hAnsi="Times New Roman"/>
            <w:sz w:val="26"/>
            <w:szCs w:val="26"/>
          </w:rPr>
          <w:t xml:space="preserve">Giảm </w:t>
        </w:r>
      </w:ins>
      <w:ins w:id="5860" w:author="The Si Tran" w:date="2012-12-10T20:31:00Z">
        <w:r w:rsidR="003A6C45">
          <w:rPr>
            <w:rFonts w:ascii="Times New Roman" w:hAnsi="Times New Roman"/>
            <w:sz w:val="26"/>
            <w:szCs w:val="26"/>
          </w:rPr>
          <w:t>gián đoạn</w:t>
        </w:r>
      </w:ins>
      <w:ins w:id="5861"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862" w:author="The Si Tran" w:date="2012-12-07T21:29:00Z"/>
          <w:rFonts w:ascii="Times New Roman" w:hAnsi="Times New Roman"/>
          <w:sz w:val="26"/>
          <w:szCs w:val="26"/>
        </w:rPr>
        <w:pPrChange w:id="5863" w:author="The Si Tran" w:date="2012-12-14T05:24:00Z">
          <w:pPr>
            <w:pStyle w:val="ListParagraph"/>
            <w:numPr>
              <w:numId w:val="18"/>
            </w:numPr>
            <w:ind w:hanging="360"/>
          </w:pPr>
        </w:pPrChange>
      </w:pPr>
      <w:ins w:id="5864" w:author="The Si Tran" w:date="2012-12-07T21:28:00Z">
        <w:r>
          <w:rPr>
            <w:rFonts w:ascii="Times New Roman" w:hAnsi="Times New Roman"/>
            <w:sz w:val="26"/>
            <w:szCs w:val="26"/>
          </w:rPr>
          <w:t>Bằng cách tính</w:t>
        </w:r>
      </w:ins>
      <w:ins w:id="5865"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866" w:author="The Si Tran" w:date="2012-12-10T20:31:00Z">
        <w:r w:rsidR="00223994">
          <w:rPr>
            <w:rFonts w:ascii="Times New Roman" w:hAnsi="Times New Roman"/>
            <w:sz w:val="26"/>
            <w:szCs w:val="26"/>
          </w:rPr>
          <w:t>ính</w:t>
        </w:r>
      </w:ins>
      <w:ins w:id="5867"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868" w:author="The Si Tran" w:date="2012-12-07T21:30:00Z"/>
          <w:rFonts w:ascii="Times New Roman" w:hAnsi="Times New Roman"/>
          <w:sz w:val="26"/>
          <w:szCs w:val="26"/>
        </w:rPr>
        <w:pPrChange w:id="5869" w:author="The Si Tran" w:date="2012-12-14T05:25:00Z">
          <w:pPr>
            <w:pStyle w:val="ListParagraph"/>
            <w:ind w:left="1224" w:firstLine="216"/>
          </w:pPr>
        </w:pPrChange>
      </w:pPr>
      <w:ins w:id="5870"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871" w:author="The Si Tran" w:date="2012-12-07T21:30:00Z"/>
          <w:rFonts w:ascii="Times New Roman" w:hAnsi="Times New Roman"/>
          <w:sz w:val="26"/>
          <w:szCs w:val="26"/>
        </w:rPr>
        <w:pPrChange w:id="5872" w:author="The Si Tran" w:date="2012-12-14T05:25:00Z">
          <w:pPr>
            <w:pStyle w:val="ListParagraph"/>
            <w:ind w:left="1224"/>
          </w:pPr>
        </w:pPrChange>
      </w:pPr>
      <w:r>
        <w:rPr>
          <w:rFonts w:ascii="Times New Roman" w:hAnsi="Times New Roman"/>
          <w:sz w:val="26"/>
          <w:szCs w:val="26"/>
        </w:rPr>
        <w:t>V</w:t>
      </w:r>
      <w:ins w:id="5873"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874"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875" w:author="The Si Tran" w:date="2012-12-07T21:30:00Z"/>
          <w:rFonts w:ascii="Times New Roman" w:hAnsi="Times New Roman"/>
          <w:sz w:val="26"/>
          <w:szCs w:val="26"/>
        </w:rPr>
        <w:pPrChange w:id="5876" w:author="The Si Tran" w:date="2012-12-14T05:25:00Z">
          <w:pPr>
            <w:pStyle w:val="ListParagraph"/>
            <w:ind w:left="1224"/>
          </w:pPr>
        </w:pPrChange>
      </w:pPr>
      <w:ins w:id="5877"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878" w:author="The Si Tran" w:date="2012-12-07T21:34:00Z"/>
          <w:rFonts w:ascii="Times New Roman" w:hAnsi="Times New Roman"/>
          <w:sz w:val="26"/>
          <w:szCs w:val="26"/>
        </w:rPr>
        <w:pPrChange w:id="5879" w:author="The Si Tran" w:date="2012-12-07T21:33:00Z">
          <w:pPr>
            <w:pStyle w:val="ListParagraph"/>
            <w:numPr>
              <w:numId w:val="18"/>
            </w:numPr>
            <w:ind w:hanging="360"/>
          </w:pPr>
        </w:pPrChange>
      </w:pPr>
      <w:ins w:id="5880" w:author="The Si Tran" w:date="2012-12-16T17:09:00Z">
        <w:r>
          <w:rPr>
            <w:rFonts w:ascii="Times New Roman" w:hAnsi="Times New Roman"/>
            <w:noProof/>
            <w:sz w:val="26"/>
            <w:szCs w:val="26"/>
            <w:rPrChange w:id="5881" w:author="Unknown">
              <w:rPr>
                <w:noProof/>
              </w:rPr>
            </w:rPrChange>
          </w:rPr>
          <mc:AlternateContent>
            <mc:Choice Requires="wpc">
              <w:drawing>
                <wp:inline distT="0" distB="0" distL="0" distR="0" wp14:anchorId="393EE904" wp14:editId="0C663B2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8A1996" w:rsidRDefault="008A1996" w:rsidP="00DC1307">
                                <w:pPr>
                                  <w:spacing w:line="240" w:lineRule="auto"/>
                                  <w:rPr>
                                    <w:szCs w:val="26"/>
                                  </w:rPr>
                                </w:pPr>
                                <w:ins w:id="5882" w:author="The Si Tran" w:date="2012-12-07T21:32:00Z">
                                  <w:r>
                                    <w:rPr>
                                      <w:szCs w:val="26"/>
                                    </w:rPr>
                                    <w:t>i</w:t>
                                  </w:r>
                                </w:ins>
                                <w:del w:id="5883" w:author="The Si Tran" w:date="2012-12-07T21:32:00Z">
                                  <w:r w:rsidDel="00DB3CD0">
                                    <w:rPr>
                                      <w:szCs w:val="26"/>
                                    </w:rPr>
                                    <w:delText>I</w:delText>
                                  </w:r>
                                </w:del>
                                <w:r>
                                  <w:rPr>
                                    <w:szCs w:val="26"/>
                                  </w:rPr>
                                  <w:t>f(</w:t>
                                </w:r>
                                <w:ins w:id="5884" w:author="The Si Tran" w:date="2012-12-16T15:06:00Z">
                                  <m:oMath>
                                    <m:r>
                                      <w:rPr>
                                        <w:rFonts w:ascii="Cambria Math" w:hAnsi="Cambria Math"/>
                                        <w:szCs w:val="26"/>
                                      </w:rPr>
                                      <m:t>∆</m:t>
                                    </m:r>
                                  </m:oMath>
                                </w:ins>
                                <w:del w:id="5885" w:author="The Si Tran" w:date="2012-12-16T15:06:00Z">
                                  <w:r w:rsidRPr="00B108D6" w:rsidDel="00BF667D">
                                    <w:rPr>
                                      <w:position w:val="-4"/>
                                      <w:szCs w:val="26"/>
                                    </w:rPr>
                                    <w:object w:dxaOrig="220" w:dyaOrig="260" w14:anchorId="2E9454FE">
                                      <v:shape id="_x0000_i1165" type="#_x0000_t75" style="width:7.5pt;height:12.75pt" o:ole="">
                                        <v:imagedata r:id="rId174" o:title=""/>
                                      </v:shape>
                                      <o:OLEObject Type="Embed" ProgID="Equation.DSMT4" ShapeID="_x0000_i1165" DrawAspect="Content" ObjectID="_1417549130" r:id="rId175"/>
                                    </w:object>
                                  </w:r>
                                  <w:r w:rsidDel="00BF667D">
                                    <w:rPr>
                                      <w:szCs w:val="26"/>
                                    </w:rPr>
                                    <w:delText xml:space="preserve"> &gt;</w:delText>
                                  </w:r>
                                </w:del>
                                <w:r>
                                  <w:rPr>
                                    <w:szCs w:val="26"/>
                                  </w:rPr>
                                  <w:t xml:space="preserve"> </w:t>
                                </w:r>
                                <w:ins w:id="5886"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8A1996" w:rsidRDefault="008A1996" w:rsidP="00DC1307">
                                <w:pPr>
                                  <w:spacing w:line="240" w:lineRule="auto"/>
                                  <w:rPr>
                                    <w:szCs w:val="26"/>
                                  </w:rPr>
                                </w:pPr>
                                <w:ins w:id="5887" w:author="The Si Tran" w:date="2012-12-07T21:32:00Z">
                                  <w:r>
                                    <w:rPr>
                                      <w:szCs w:val="26"/>
                                    </w:rPr>
                                    <w:t>e</w:t>
                                  </w:r>
                                </w:ins>
                                <w:del w:id="5888" w:author="The Si Tran" w:date="2012-12-07T21:32:00Z">
                                  <w:r w:rsidDel="00DB3CD0">
                                    <w:rPr>
                                      <w:szCs w:val="26"/>
                                    </w:rPr>
                                    <w:delText>E</w:delText>
                                  </w:r>
                                </w:del>
                                <w:r>
                                  <w:rPr>
                                    <w:szCs w:val="26"/>
                                  </w:rPr>
                                  <w:t>lse if (</w:t>
                                </w:r>
                                <w:ins w:id="5889" w:author="The Si Tran" w:date="2012-12-16T15:07:00Z">
                                  <w:r>
                                    <w:rPr>
                                      <w:szCs w:val="26"/>
                                    </w:rPr>
                                    <w:t>(</w:t>
                                  </w:r>
                                  <m:oMath>
                                    <m:r>
                                      <w:rPr>
                                        <w:rFonts w:ascii="Cambria Math" w:hAnsi="Cambria Math"/>
                                        <w:szCs w:val="26"/>
                                      </w:rPr>
                                      <m:t>∆</m:t>
                                    </m:r>
                                  </m:oMath>
                                  <w:r>
                                    <w:rPr>
                                      <w:rFonts w:eastAsiaTheme="minorEastAsia"/>
                                      <w:szCs w:val="26"/>
                                    </w:rPr>
                                    <w:t xml:space="preserve"> </w:t>
                                  </w:r>
                                </w:ins>
                                <w:del w:id="5890" w:author="The Si Tran" w:date="2012-12-16T15:06:00Z">
                                  <w:r w:rsidRPr="00B108D6" w:rsidDel="00BF667D">
                                    <w:rPr>
                                      <w:position w:val="-4"/>
                                      <w:szCs w:val="26"/>
                                    </w:rPr>
                                    <w:object w:dxaOrig="220" w:dyaOrig="260" w14:anchorId="0B8D7130">
                                      <v:shape id="_x0000_i1166" type="#_x0000_t75" style="width:7.5pt;height:12.75pt" o:ole="">
                                        <v:imagedata r:id="rId176" o:title=""/>
                                      </v:shape>
                                      <o:OLEObject Type="Embed" ProgID="Equation.DSMT4" ShapeID="_x0000_i1166" DrawAspect="Content" ObjectID="_1417549131" r:id="rId177"/>
                                    </w:object>
                                  </w:r>
                                  <w:r w:rsidDel="00BF667D">
                                    <w:rPr>
                                      <w:szCs w:val="26"/>
                                    </w:rPr>
                                    <w:delText xml:space="preserve"> </w:delText>
                                  </w:r>
                                </w:del>
                                <w:r>
                                  <w:rPr>
                                    <w:szCs w:val="26"/>
                                  </w:rPr>
                                  <w:t>&lt; 10%)</w:t>
                                </w:r>
                                <w:r>
                                  <w:rPr>
                                    <w:szCs w:val="26"/>
                                  </w:rPr>
                                  <w:tab/>
                                  <w:t>then  pattern =</w:t>
                                </w:r>
                                <w:ins w:id="5891" w:author="The Si Tran" w:date="2012-12-07T21:32:00Z">
                                  <w:r>
                                    <w:rPr>
                                      <w:szCs w:val="26"/>
                                    </w:rPr>
                                    <w:t xml:space="preserve"> </w:t>
                                  </w:r>
                                </w:ins>
                                <w:r>
                                  <w:rPr>
                                    <w:szCs w:val="26"/>
                                  </w:rPr>
                                  <w:t>slow decay</w:t>
                                </w:r>
                              </w:p>
                              <w:p w14:paraId="3316E27B" w14:textId="77777777" w:rsidR="008A1996" w:rsidRPr="00B108D6" w:rsidRDefault="008A1996">
                                <w:pPr>
                                  <w:spacing w:line="240" w:lineRule="auto"/>
                                  <w:rPr>
                                    <w:szCs w:val="26"/>
                                  </w:rPr>
                                  <w:pPrChange w:id="5892" w:author="The Si Tran" w:date="2012-12-07T21:32:00Z">
                                    <w:pPr/>
                                  </w:pPrChange>
                                </w:pPr>
                                <w:ins w:id="5893" w:author="The Si Tran" w:date="2012-12-07T21:32:00Z">
                                  <w:r>
                                    <w:rPr>
                                      <w:szCs w:val="26"/>
                                    </w:rPr>
                                    <w:t>e</w:t>
                                  </w:r>
                                </w:ins>
                                <w:del w:id="5894"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CB32EE" w:rsidRDefault="00CB32EE" w:rsidP="00DC1307">
                          <w:pPr>
                            <w:spacing w:line="240" w:lineRule="auto"/>
                            <w:rPr>
                              <w:szCs w:val="26"/>
                            </w:rPr>
                          </w:pPr>
                          <w:proofErr w:type="gramStart"/>
                          <w:ins w:id="6001" w:author="The Si Tran" w:date="2012-12-07T21:32:00Z">
                            <w:r>
                              <w:rPr>
                                <w:szCs w:val="26"/>
                              </w:rPr>
                              <w:t>i</w:t>
                            </w:r>
                          </w:ins>
                          <w:proofErr w:type="gramEnd"/>
                          <w:del w:id="6002" w:author="The Si Tran" w:date="2012-12-07T21:32:00Z">
                            <w:r w:rsidDel="00DB3CD0">
                              <w:rPr>
                                <w:szCs w:val="26"/>
                              </w:rPr>
                              <w:delText>I</w:delText>
                            </w:r>
                          </w:del>
                          <w:r>
                            <w:rPr>
                              <w:szCs w:val="26"/>
                            </w:rPr>
                            <w:t>f(</w:t>
                          </w:r>
                          <w:ins w:id="6003" w:author="The Si Tran" w:date="2012-12-16T15:06:00Z">
                            <m:oMath>
                              <m:r>
                                <w:rPr>
                                  <w:rFonts w:ascii="Cambria Math" w:hAnsi="Cambria Math"/>
                                  <w:szCs w:val="26"/>
                                </w:rPr>
                                <m:t>∆</m:t>
                              </m:r>
                            </m:oMath>
                          </w:ins>
                          <w:del w:id="6004" w:author="The Si Tran" w:date="2012-12-16T15:06:00Z">
                            <w:r w:rsidRPr="00B108D6" w:rsidDel="00BF667D">
                              <w:rPr>
                                <w:position w:val="-4"/>
                                <w:szCs w:val="26"/>
                              </w:rPr>
                              <w:object w:dxaOrig="220" w:dyaOrig="260" w14:anchorId="2E9454FE">
                                <v:shape id="_x0000_i1165" type="#_x0000_t75" style="width:7.5pt;height:12.75pt" o:ole="">
                                  <v:imagedata r:id="rId178" o:title=""/>
                                </v:shape>
                                <o:OLEObject Type="Embed" ProgID="Equation.DSMT4" ShapeID="_x0000_i1165" DrawAspect="Content" ObjectID="_1417465107" r:id="rId179"/>
                              </w:object>
                            </w:r>
                            <w:r w:rsidDel="00BF667D">
                              <w:rPr>
                                <w:szCs w:val="26"/>
                              </w:rPr>
                              <w:delText xml:space="preserve"> &gt;</w:delText>
                            </w:r>
                          </w:del>
                          <w:r>
                            <w:rPr>
                              <w:szCs w:val="26"/>
                            </w:rPr>
                            <w:t xml:space="preserve"> </w:t>
                          </w:r>
                          <w:ins w:id="6005"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CB32EE" w:rsidRDefault="00CB32EE" w:rsidP="00DC1307">
                          <w:pPr>
                            <w:spacing w:line="240" w:lineRule="auto"/>
                            <w:rPr>
                              <w:szCs w:val="26"/>
                            </w:rPr>
                          </w:pPr>
                          <w:proofErr w:type="gramStart"/>
                          <w:ins w:id="6006" w:author="The Si Tran" w:date="2012-12-07T21:32:00Z">
                            <w:r>
                              <w:rPr>
                                <w:szCs w:val="26"/>
                              </w:rPr>
                              <w:t>e</w:t>
                            </w:r>
                          </w:ins>
                          <w:proofErr w:type="gramEnd"/>
                          <w:del w:id="6007" w:author="The Si Tran" w:date="2012-12-07T21:32:00Z">
                            <w:r w:rsidDel="00DB3CD0">
                              <w:rPr>
                                <w:szCs w:val="26"/>
                              </w:rPr>
                              <w:delText>E</w:delText>
                            </w:r>
                          </w:del>
                          <w:r>
                            <w:rPr>
                              <w:szCs w:val="26"/>
                            </w:rPr>
                            <w:t>lse if (</w:t>
                          </w:r>
                          <w:ins w:id="6008" w:author="The Si Tran" w:date="2012-12-16T15:07:00Z">
                            <w:r>
                              <w:rPr>
                                <w:szCs w:val="26"/>
                              </w:rPr>
                              <w:t>(</w:t>
                            </w:r>
                            <m:oMath>
                              <m:r>
                                <w:rPr>
                                  <w:rFonts w:ascii="Cambria Math" w:hAnsi="Cambria Math"/>
                                  <w:szCs w:val="26"/>
                                </w:rPr>
                                <m:t>∆</m:t>
                              </m:r>
                            </m:oMath>
                            <w:r>
                              <w:rPr>
                                <w:rFonts w:eastAsiaTheme="minorEastAsia"/>
                                <w:szCs w:val="26"/>
                              </w:rPr>
                              <w:t xml:space="preserve"> </w:t>
                            </w:r>
                          </w:ins>
                          <w:del w:id="6009" w:author="The Si Tran" w:date="2012-12-16T15:06:00Z">
                            <w:r w:rsidRPr="00B108D6" w:rsidDel="00BF667D">
                              <w:rPr>
                                <w:position w:val="-4"/>
                                <w:szCs w:val="26"/>
                              </w:rPr>
                              <w:object w:dxaOrig="220" w:dyaOrig="260" w14:anchorId="0B8D7130">
                                <v:shape id="_x0000_i1166" type="#_x0000_t75" style="width:7.5pt;height:12.75pt" o:ole="">
                                  <v:imagedata r:id="rId180" o:title=""/>
                                </v:shape>
                                <o:OLEObject Type="Embed" ProgID="Equation.DSMT4" ShapeID="_x0000_i1166" DrawAspect="Content" ObjectID="_1417465108" r:id="rId181"/>
                              </w:object>
                            </w:r>
                            <w:r w:rsidDel="00BF667D">
                              <w:rPr>
                                <w:szCs w:val="26"/>
                              </w:rPr>
                              <w:delText xml:space="preserve"> </w:delText>
                            </w:r>
                          </w:del>
                          <w:r>
                            <w:rPr>
                              <w:szCs w:val="26"/>
                            </w:rPr>
                            <w:t>&lt; 10%)</w:t>
                          </w:r>
                          <w:r>
                            <w:rPr>
                              <w:szCs w:val="26"/>
                            </w:rPr>
                            <w:tab/>
                            <w:t>then  pattern =</w:t>
                          </w:r>
                          <w:ins w:id="6010" w:author="The Si Tran" w:date="2012-12-07T21:32:00Z">
                            <w:r>
                              <w:rPr>
                                <w:szCs w:val="26"/>
                              </w:rPr>
                              <w:t xml:space="preserve"> </w:t>
                            </w:r>
                          </w:ins>
                          <w:r>
                            <w:rPr>
                              <w:szCs w:val="26"/>
                            </w:rPr>
                            <w:t>slow decay</w:t>
                          </w:r>
                        </w:p>
                        <w:p w14:paraId="3316E27B" w14:textId="77777777" w:rsidR="00CB32EE" w:rsidRPr="00B108D6" w:rsidRDefault="00CB32EE">
                          <w:pPr>
                            <w:spacing w:line="240" w:lineRule="auto"/>
                            <w:rPr>
                              <w:szCs w:val="26"/>
                            </w:rPr>
                            <w:pPrChange w:id="6011" w:author="The Si Tran" w:date="2012-12-07T21:32:00Z">
                              <w:pPr/>
                            </w:pPrChange>
                          </w:pPr>
                          <w:proofErr w:type="gramStart"/>
                          <w:ins w:id="6012" w:author="The Si Tran" w:date="2012-12-07T21:32:00Z">
                            <w:r>
                              <w:rPr>
                                <w:szCs w:val="26"/>
                              </w:rPr>
                              <w:t>e</w:t>
                            </w:r>
                          </w:ins>
                          <w:proofErr w:type="gramEnd"/>
                          <w:del w:id="601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895" w:author="The Si Tran" w:date="2012-12-07T21:54:00Z"/>
          <w:rFonts w:ascii="Times New Roman" w:hAnsi="Times New Roman"/>
          <w:sz w:val="26"/>
          <w:szCs w:val="26"/>
        </w:rPr>
        <w:pPrChange w:id="5896" w:author="The Si Tran" w:date="2012-12-07T21:54:00Z">
          <w:pPr>
            <w:pStyle w:val="ListParagraph"/>
            <w:ind w:left="1224"/>
          </w:pPr>
        </w:pPrChange>
      </w:pPr>
      <w:ins w:id="5897"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898" w:author="The Si Tran" w:date="2012-12-07T19:19:00Z"/>
          <w:rFonts w:ascii="Times New Roman" w:hAnsi="Times New Roman"/>
          <w:sz w:val="26"/>
          <w:szCs w:val="26"/>
        </w:rPr>
        <w:pPrChange w:id="5899" w:author="The Si Tran" w:date="2012-12-07T21:34:00Z">
          <w:pPr>
            <w:pStyle w:val="ListParagraph"/>
            <w:numPr>
              <w:numId w:val="18"/>
            </w:numPr>
            <w:ind w:hanging="360"/>
          </w:pPr>
        </w:pPrChange>
      </w:pPr>
      <w:ins w:id="5900" w:author="The Si Tran" w:date="2012-12-07T21:54:00Z">
        <w:r>
          <w:rPr>
            <w:rFonts w:ascii="Times New Roman" w:hAnsi="Times New Roman"/>
            <w:noProof/>
            <w:sz w:val="26"/>
            <w:szCs w:val="26"/>
            <w:rPrChange w:id="5901" w:author="Unknown">
              <w:rPr>
                <w:noProof/>
              </w:rPr>
            </w:rPrChange>
          </w:rPr>
          <mc:AlternateContent>
            <mc:Choice Requires="wpc">
              <w:drawing>
                <wp:inline distT="0" distB="0" distL="0" distR="0" wp14:anchorId="17C388E2" wp14:editId="48F92B7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8A1996" w:rsidDel="00EC5752" w:rsidRDefault="008A1996" w:rsidP="00097101">
                                <w:pPr>
                                  <w:spacing w:line="240" w:lineRule="auto"/>
                                  <w:jc w:val="left"/>
                                  <w:rPr>
                                    <w:del w:id="5902" w:author="The Si Tran" w:date="2012-12-07T21:54:00Z"/>
                                    <w:szCs w:val="26"/>
                                  </w:rPr>
                                </w:pPr>
                                <w:ins w:id="5903" w:author="The Si Tran" w:date="2012-12-07T21:55:00Z">
                                  <w:r>
                                    <w:rPr>
                                      <w:szCs w:val="26"/>
                                    </w:rPr>
                                    <w:t>i</w:t>
                                  </w:r>
                                </w:ins>
                                <w:del w:id="5904" w:author="The Si Tran" w:date="2012-12-07T21:55:00Z">
                                  <w:r w:rsidDel="00EC5752">
                                    <w:rPr>
                                      <w:szCs w:val="26"/>
                                    </w:rPr>
                                    <w:delText>I</w:delText>
                                  </w:r>
                                </w:del>
                                <w:r>
                                  <w:rPr>
                                    <w:szCs w:val="26"/>
                                  </w:rPr>
                                  <w:t>f (high frequencies exist in ACF or PACF)</w:t>
                                </w:r>
                                <w:ins w:id="5905" w:author="The Si Tran" w:date="2012-12-07T21:55:00Z">
                                  <w:r>
                                    <w:rPr>
                                      <w:szCs w:val="26"/>
                                    </w:rPr>
                                    <w:t xml:space="preserve"> {</w:t>
                                  </w:r>
                                </w:ins>
                              </w:p>
                              <w:p w14:paraId="503CA6A7" w14:textId="77777777" w:rsidR="008A1996" w:rsidRDefault="008A1996" w:rsidP="00E231FB">
                                <w:pPr>
                                  <w:spacing w:line="240" w:lineRule="auto"/>
                                  <w:jc w:val="left"/>
                                  <w:rPr>
                                    <w:szCs w:val="26"/>
                                  </w:rPr>
                                </w:pPr>
                                <w:del w:id="5906" w:author="The Si Tran" w:date="2012-12-07T21:54:00Z">
                                  <w:r w:rsidDel="00EC5752">
                                    <w:rPr>
                                      <w:szCs w:val="26"/>
                                    </w:rPr>
                                    <w:delText>{</w:delText>
                                  </w:r>
                                </w:del>
                              </w:p>
                              <w:p w14:paraId="41D22285" w14:textId="77777777" w:rsidR="008A1996" w:rsidRDefault="008A1996">
                                <w:pPr>
                                  <w:spacing w:line="240" w:lineRule="auto"/>
                                  <w:jc w:val="left"/>
                                  <w:rPr>
                                    <w:szCs w:val="26"/>
                                  </w:rPr>
                                  <w:pPrChange w:id="5907" w:author="The Si Tran" w:date="2012-12-07T21:55:00Z">
                                    <w:pPr/>
                                  </w:pPrChange>
                                </w:pPr>
                                <w:r>
                                  <w:rPr>
                                    <w:szCs w:val="26"/>
                                  </w:rPr>
                                  <w:tab/>
                                </w:r>
                                <w:ins w:id="5908" w:author="The Si Tran" w:date="2012-12-08T15:47:00Z">
                                  <w:r>
                                    <w:rPr>
                                      <w:szCs w:val="26"/>
                                    </w:rPr>
                                    <w:t>i</w:t>
                                  </w:r>
                                </w:ins>
                                <w:del w:id="590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8A1996" w:rsidRDefault="008A1996">
                                <w:pPr>
                                  <w:spacing w:line="240" w:lineRule="auto"/>
                                  <w:jc w:val="left"/>
                                  <w:rPr>
                                    <w:szCs w:val="26"/>
                                  </w:rPr>
                                  <w:pPrChange w:id="5910" w:author="The Si Tran" w:date="2012-12-07T21:55:00Z">
                                    <w:pPr/>
                                  </w:pPrChange>
                                </w:pPr>
                                <w:r>
                                  <w:rPr>
                                    <w:szCs w:val="26"/>
                                  </w:rPr>
                                  <w:tab/>
                                </w:r>
                                <w:r>
                                  <w:rPr>
                                    <w:szCs w:val="26"/>
                                  </w:rPr>
                                  <w:tab/>
                                  <w:t>Model = pure MA(q)</w:t>
                                </w:r>
                                <w:r>
                                  <w:rPr>
                                    <w:szCs w:val="26"/>
                                  </w:rPr>
                                  <w:tab/>
                                </w:r>
                              </w:p>
                              <w:p w14:paraId="012CDC71" w14:textId="77777777" w:rsidR="008A1996" w:rsidRDefault="008A1996">
                                <w:pPr>
                                  <w:spacing w:line="240" w:lineRule="auto"/>
                                  <w:jc w:val="left"/>
                                  <w:rPr>
                                    <w:szCs w:val="26"/>
                                  </w:rPr>
                                  <w:pPrChange w:id="5911" w:author="The Si Tran" w:date="2012-12-07T21:55:00Z">
                                    <w:pPr/>
                                  </w:pPrChange>
                                </w:pPr>
                                <w:r>
                                  <w:rPr>
                                    <w:szCs w:val="26"/>
                                  </w:rPr>
                                  <w:tab/>
                                </w:r>
                                <w:ins w:id="5912" w:author="The Si Tran" w:date="2012-12-08T15:47:00Z">
                                  <w:r>
                                    <w:rPr>
                                      <w:szCs w:val="26"/>
                                    </w:rPr>
                                    <w:t>e</w:t>
                                  </w:r>
                                </w:ins>
                                <w:del w:id="591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8A1996" w:rsidRDefault="008A1996">
                                <w:pPr>
                                  <w:spacing w:line="240" w:lineRule="auto"/>
                                  <w:jc w:val="left"/>
                                  <w:rPr>
                                    <w:szCs w:val="26"/>
                                  </w:rPr>
                                  <w:pPrChange w:id="5914" w:author="The Si Tran" w:date="2012-12-07T21:55:00Z">
                                    <w:pPr/>
                                  </w:pPrChange>
                                </w:pPr>
                                <w:r>
                                  <w:rPr>
                                    <w:szCs w:val="26"/>
                                  </w:rPr>
                                  <w:tab/>
                                </w:r>
                                <w:r>
                                  <w:rPr>
                                    <w:szCs w:val="26"/>
                                  </w:rPr>
                                  <w:tab/>
                                  <w:t>Model = pure AR(p)</w:t>
                                </w:r>
                              </w:p>
                              <w:p w14:paraId="0A5BF9CC" w14:textId="77777777" w:rsidR="008A1996" w:rsidRDefault="008A1996">
                                <w:pPr>
                                  <w:spacing w:line="240" w:lineRule="auto"/>
                                  <w:jc w:val="left"/>
                                  <w:rPr>
                                    <w:szCs w:val="26"/>
                                  </w:rPr>
                                  <w:pPrChange w:id="5915" w:author="The Si Tran" w:date="2012-12-07T21:55:00Z">
                                    <w:pPr/>
                                  </w:pPrChange>
                                </w:pPr>
                                <w:r>
                                  <w:rPr>
                                    <w:szCs w:val="26"/>
                                  </w:rPr>
                                  <w:tab/>
                                </w:r>
                                <w:ins w:id="5916" w:author="The Si Tran" w:date="2012-12-08T15:47:00Z">
                                  <w:r>
                                    <w:rPr>
                                      <w:szCs w:val="26"/>
                                    </w:rPr>
                                    <w:t>e</w:t>
                                  </w:r>
                                </w:ins>
                                <w:del w:id="5917"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8A1996" w:rsidDel="00EC5752" w:rsidRDefault="008A1996">
                                <w:pPr>
                                  <w:spacing w:line="240" w:lineRule="auto"/>
                                  <w:jc w:val="left"/>
                                  <w:rPr>
                                    <w:del w:id="5918" w:author="The Si Tran" w:date="2012-12-07T21:54:00Z"/>
                                    <w:szCs w:val="26"/>
                                  </w:rPr>
                                  <w:pPrChange w:id="5919" w:author="The Si Tran" w:date="2012-12-07T21:55:00Z">
                                    <w:pPr/>
                                  </w:pPrChange>
                                </w:pPr>
                                <w:r>
                                  <w:rPr>
                                    <w:szCs w:val="26"/>
                                  </w:rPr>
                                  <w:tab/>
                                </w:r>
                                <w:r>
                                  <w:rPr>
                                    <w:szCs w:val="26"/>
                                  </w:rPr>
                                  <w:tab/>
                                  <w:t>Model = ARMA(p,q)</w:t>
                                </w:r>
                              </w:p>
                              <w:p w14:paraId="356E5661" w14:textId="77777777" w:rsidR="008A1996" w:rsidRDefault="008A1996">
                                <w:pPr>
                                  <w:spacing w:line="240" w:lineRule="auto"/>
                                  <w:jc w:val="left"/>
                                  <w:rPr>
                                    <w:ins w:id="5920" w:author="The Si Tran" w:date="2012-12-07T21:55:00Z"/>
                                    <w:szCs w:val="26"/>
                                  </w:rPr>
                                  <w:pPrChange w:id="5921" w:author="The Si Tran" w:date="2012-12-07T21:55:00Z">
                                    <w:pPr/>
                                  </w:pPrChange>
                                </w:pPr>
                              </w:p>
                              <w:p w14:paraId="64F48697" w14:textId="77777777" w:rsidR="008A1996" w:rsidRDefault="008A1996">
                                <w:pPr>
                                  <w:spacing w:line="240" w:lineRule="auto"/>
                                  <w:jc w:val="left"/>
                                  <w:rPr>
                                    <w:szCs w:val="26"/>
                                  </w:rPr>
                                  <w:pPrChange w:id="5922" w:author="The Si Tran" w:date="2012-12-07T21:55:00Z">
                                    <w:pPr/>
                                  </w:pPrChange>
                                </w:pPr>
                                <w:ins w:id="5923" w:author="The Si Tran" w:date="2012-12-07T21:55:00Z">
                                  <w:r>
                                    <w:rPr>
                                      <w:szCs w:val="26"/>
                                    </w:rPr>
                                    <w:t>}</w:t>
                                  </w:r>
                                </w:ins>
                                <w:del w:id="5924" w:author="The Si Tran" w:date="2012-12-07T21:54:00Z">
                                  <w:r w:rsidDel="00EC5752">
                                    <w:rPr>
                                      <w:szCs w:val="26"/>
                                    </w:rPr>
                                    <w:delText>}</w:delText>
                                  </w:r>
                                </w:del>
                              </w:p>
                              <w:p w14:paraId="13DC2B9F" w14:textId="77777777" w:rsidR="008A1996" w:rsidDel="00EC5752" w:rsidRDefault="008A1996">
                                <w:pPr>
                                  <w:spacing w:before="0" w:line="240" w:lineRule="auto"/>
                                  <w:jc w:val="left"/>
                                  <w:rPr>
                                    <w:del w:id="5925" w:author="The Si Tran" w:date="2012-12-07T21:55:00Z"/>
                                    <w:szCs w:val="26"/>
                                  </w:rPr>
                                  <w:pPrChange w:id="5926" w:author="The Si Tran" w:date="2012-12-07T21:55:00Z">
                                    <w:pPr/>
                                  </w:pPrChange>
                                </w:pPr>
                                <w:ins w:id="5927" w:author="The Si Tran" w:date="2012-12-07T21:55:00Z">
                                  <w:r>
                                    <w:rPr>
                                      <w:szCs w:val="26"/>
                                    </w:rPr>
                                    <w:t>e</w:t>
                                  </w:r>
                                </w:ins>
                                <w:del w:id="5928" w:author="The Si Tran" w:date="2012-12-07T21:55:00Z">
                                  <w:r w:rsidDel="00EC5752">
                                    <w:rPr>
                                      <w:szCs w:val="26"/>
                                    </w:rPr>
                                    <w:delText>E</w:delText>
                                  </w:r>
                                </w:del>
                                <w:r>
                                  <w:rPr>
                                    <w:szCs w:val="26"/>
                                  </w:rPr>
                                  <w:t>lse</w:t>
                                </w:r>
                              </w:p>
                              <w:p w14:paraId="0082214C" w14:textId="77777777" w:rsidR="008A1996" w:rsidRDefault="008A1996">
                                <w:pPr>
                                  <w:spacing w:before="0" w:line="240" w:lineRule="auto"/>
                                  <w:jc w:val="left"/>
                                  <w:rPr>
                                    <w:szCs w:val="26"/>
                                  </w:rPr>
                                  <w:pPrChange w:id="5929" w:author="The Si Tran" w:date="2012-12-07T21:55:00Z">
                                    <w:pPr/>
                                  </w:pPrChange>
                                </w:pPr>
                                <w:ins w:id="5930" w:author="The Si Tran" w:date="2012-12-07T21:55:00Z">
                                  <w:r>
                                    <w:rPr>
                                      <w:szCs w:val="26"/>
                                    </w:rPr>
                                    <w:t xml:space="preserve"> </w:t>
                                  </w:r>
                                </w:ins>
                                <w:r>
                                  <w:rPr>
                                    <w:szCs w:val="26"/>
                                  </w:rPr>
                                  <w:t>{</w:t>
                                </w:r>
                              </w:p>
                              <w:p w14:paraId="1B440C5F" w14:textId="77777777" w:rsidR="008A1996" w:rsidRDefault="008A1996">
                                <w:pPr>
                                  <w:spacing w:before="0" w:line="240" w:lineRule="auto"/>
                                  <w:ind w:firstLine="720"/>
                                  <w:jc w:val="left"/>
                                  <w:rPr>
                                    <w:ins w:id="5931" w:author="The Si Tran" w:date="2012-12-10T20:34:00Z"/>
                                    <w:szCs w:val="26"/>
                                  </w:rPr>
                                  <w:pPrChange w:id="5932" w:author="The Si Tran" w:date="2012-12-07T21:55:00Z">
                                    <w:pPr>
                                      <w:ind w:firstLine="720"/>
                                    </w:pPr>
                                  </w:pPrChange>
                                </w:pPr>
                                <w:r>
                                  <w:rPr>
                                    <w:szCs w:val="26"/>
                                  </w:rPr>
                                  <w:t>p = q =0;</w:t>
                                </w:r>
                              </w:p>
                              <w:p w14:paraId="1C9B4EFD" w14:textId="77777777" w:rsidR="008A1996" w:rsidRPr="00E15D38" w:rsidRDefault="008A1996">
                                <w:pPr>
                                  <w:spacing w:before="0" w:line="240" w:lineRule="auto"/>
                                  <w:ind w:firstLine="720"/>
                                  <w:jc w:val="left"/>
                                  <w:rPr>
                                    <w:szCs w:val="26"/>
                                  </w:rPr>
                                  <w:pPrChange w:id="5933" w:author="The Si Tran" w:date="2012-12-07T21:55:00Z">
                                    <w:pPr>
                                      <w:ind w:firstLine="720"/>
                                    </w:pPr>
                                  </w:pPrChange>
                                </w:pPr>
                                <w:ins w:id="5934"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CB32EE" w:rsidDel="00EC5752" w:rsidRDefault="00CB32EE" w:rsidP="00097101">
                          <w:pPr>
                            <w:spacing w:line="240" w:lineRule="auto"/>
                            <w:jc w:val="left"/>
                            <w:rPr>
                              <w:del w:id="6054" w:author="The Si Tran" w:date="2012-12-07T21:54:00Z"/>
                              <w:szCs w:val="26"/>
                            </w:rPr>
                          </w:pPr>
                          <w:proofErr w:type="gramStart"/>
                          <w:ins w:id="6055" w:author="The Si Tran" w:date="2012-12-07T21:55:00Z">
                            <w:r>
                              <w:rPr>
                                <w:szCs w:val="26"/>
                              </w:rPr>
                              <w:t>i</w:t>
                            </w:r>
                          </w:ins>
                          <w:proofErr w:type="gramEnd"/>
                          <w:del w:id="6056" w:author="The Si Tran" w:date="2012-12-07T21:55:00Z">
                            <w:r w:rsidDel="00EC5752">
                              <w:rPr>
                                <w:szCs w:val="26"/>
                              </w:rPr>
                              <w:delText>I</w:delText>
                            </w:r>
                          </w:del>
                          <w:r>
                            <w:rPr>
                              <w:szCs w:val="26"/>
                            </w:rPr>
                            <w:t>f (high frequencies exist in ACF or PACF)</w:t>
                          </w:r>
                          <w:ins w:id="6057" w:author="The Si Tran" w:date="2012-12-07T21:55:00Z">
                            <w:r>
                              <w:rPr>
                                <w:szCs w:val="26"/>
                              </w:rPr>
                              <w:t xml:space="preserve"> {</w:t>
                            </w:r>
                          </w:ins>
                        </w:p>
                        <w:p w14:paraId="503CA6A7" w14:textId="77777777" w:rsidR="00CB32EE" w:rsidRDefault="00CB32EE" w:rsidP="00E231FB">
                          <w:pPr>
                            <w:spacing w:line="240" w:lineRule="auto"/>
                            <w:jc w:val="left"/>
                            <w:rPr>
                              <w:szCs w:val="26"/>
                            </w:rPr>
                          </w:pPr>
                          <w:del w:id="6058" w:author="The Si Tran" w:date="2012-12-07T21:54:00Z">
                            <w:r w:rsidDel="00EC5752">
                              <w:rPr>
                                <w:szCs w:val="26"/>
                              </w:rPr>
                              <w:delText>{</w:delText>
                            </w:r>
                          </w:del>
                        </w:p>
                        <w:p w14:paraId="41D22285" w14:textId="77777777" w:rsidR="00CB32EE" w:rsidRDefault="00CB32EE">
                          <w:pPr>
                            <w:spacing w:line="240" w:lineRule="auto"/>
                            <w:jc w:val="left"/>
                            <w:rPr>
                              <w:szCs w:val="26"/>
                            </w:rPr>
                            <w:pPrChange w:id="6059" w:author="The Si Tran" w:date="2012-12-07T21:55:00Z">
                              <w:pPr/>
                            </w:pPrChange>
                          </w:pPr>
                          <w:r>
                            <w:rPr>
                              <w:szCs w:val="26"/>
                            </w:rPr>
                            <w:tab/>
                          </w:r>
                          <w:proofErr w:type="gramStart"/>
                          <w:ins w:id="6060" w:author="The Si Tran" w:date="2012-12-08T15:47:00Z">
                            <w:r>
                              <w:rPr>
                                <w:szCs w:val="26"/>
                              </w:rPr>
                              <w:t>i</w:t>
                            </w:r>
                          </w:ins>
                          <w:proofErr w:type="gramEnd"/>
                          <w:del w:id="606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CB32EE" w:rsidRDefault="00CB32EE">
                          <w:pPr>
                            <w:spacing w:line="240" w:lineRule="auto"/>
                            <w:jc w:val="left"/>
                            <w:rPr>
                              <w:szCs w:val="26"/>
                            </w:rPr>
                            <w:pPrChange w:id="6062"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CB32EE" w:rsidRDefault="00CB32EE">
                          <w:pPr>
                            <w:spacing w:line="240" w:lineRule="auto"/>
                            <w:jc w:val="left"/>
                            <w:rPr>
                              <w:szCs w:val="26"/>
                            </w:rPr>
                            <w:pPrChange w:id="6063" w:author="The Si Tran" w:date="2012-12-07T21:55:00Z">
                              <w:pPr/>
                            </w:pPrChange>
                          </w:pPr>
                          <w:r>
                            <w:rPr>
                              <w:szCs w:val="26"/>
                            </w:rPr>
                            <w:tab/>
                          </w:r>
                          <w:proofErr w:type="gramStart"/>
                          <w:ins w:id="6064" w:author="The Si Tran" w:date="2012-12-08T15:47:00Z">
                            <w:r>
                              <w:rPr>
                                <w:szCs w:val="26"/>
                              </w:rPr>
                              <w:t>e</w:t>
                            </w:r>
                          </w:ins>
                          <w:proofErr w:type="gramEnd"/>
                          <w:del w:id="606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CB32EE" w:rsidRDefault="00CB32EE">
                          <w:pPr>
                            <w:spacing w:line="240" w:lineRule="auto"/>
                            <w:jc w:val="left"/>
                            <w:rPr>
                              <w:szCs w:val="26"/>
                            </w:rPr>
                            <w:pPrChange w:id="6066"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CB32EE" w:rsidRDefault="00CB32EE">
                          <w:pPr>
                            <w:spacing w:line="240" w:lineRule="auto"/>
                            <w:jc w:val="left"/>
                            <w:rPr>
                              <w:szCs w:val="26"/>
                            </w:rPr>
                            <w:pPrChange w:id="6067" w:author="The Si Tran" w:date="2012-12-07T21:55:00Z">
                              <w:pPr/>
                            </w:pPrChange>
                          </w:pPr>
                          <w:r>
                            <w:rPr>
                              <w:szCs w:val="26"/>
                            </w:rPr>
                            <w:tab/>
                          </w:r>
                          <w:proofErr w:type="gramStart"/>
                          <w:ins w:id="6068" w:author="The Si Tran" w:date="2012-12-08T15:47:00Z">
                            <w:r>
                              <w:rPr>
                                <w:szCs w:val="26"/>
                              </w:rPr>
                              <w:t>e</w:t>
                            </w:r>
                          </w:ins>
                          <w:proofErr w:type="gramEnd"/>
                          <w:del w:id="606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CB32EE" w:rsidDel="00EC5752" w:rsidRDefault="00CB32EE">
                          <w:pPr>
                            <w:spacing w:line="240" w:lineRule="auto"/>
                            <w:jc w:val="left"/>
                            <w:rPr>
                              <w:del w:id="6070" w:author="The Si Tran" w:date="2012-12-07T21:54:00Z"/>
                              <w:szCs w:val="26"/>
                            </w:rPr>
                            <w:pPrChange w:id="6071"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CB32EE" w:rsidRDefault="00CB32EE">
                          <w:pPr>
                            <w:spacing w:line="240" w:lineRule="auto"/>
                            <w:jc w:val="left"/>
                            <w:rPr>
                              <w:ins w:id="6072" w:author="The Si Tran" w:date="2012-12-07T21:55:00Z"/>
                              <w:szCs w:val="26"/>
                            </w:rPr>
                            <w:pPrChange w:id="6073" w:author="The Si Tran" w:date="2012-12-07T21:55:00Z">
                              <w:pPr/>
                            </w:pPrChange>
                          </w:pPr>
                        </w:p>
                        <w:p w14:paraId="64F48697" w14:textId="77777777" w:rsidR="00CB32EE" w:rsidRDefault="00CB32EE">
                          <w:pPr>
                            <w:spacing w:line="240" w:lineRule="auto"/>
                            <w:jc w:val="left"/>
                            <w:rPr>
                              <w:szCs w:val="26"/>
                            </w:rPr>
                            <w:pPrChange w:id="6074" w:author="The Si Tran" w:date="2012-12-07T21:55:00Z">
                              <w:pPr/>
                            </w:pPrChange>
                          </w:pPr>
                          <w:ins w:id="6075" w:author="The Si Tran" w:date="2012-12-07T21:55:00Z">
                            <w:r>
                              <w:rPr>
                                <w:szCs w:val="26"/>
                              </w:rPr>
                              <w:t>}</w:t>
                            </w:r>
                          </w:ins>
                          <w:del w:id="6076" w:author="The Si Tran" w:date="2012-12-07T21:54:00Z">
                            <w:r w:rsidDel="00EC5752">
                              <w:rPr>
                                <w:szCs w:val="26"/>
                              </w:rPr>
                              <w:delText>}</w:delText>
                            </w:r>
                          </w:del>
                        </w:p>
                        <w:p w14:paraId="13DC2B9F" w14:textId="77777777" w:rsidR="00CB32EE" w:rsidDel="00EC5752" w:rsidRDefault="00CB32EE">
                          <w:pPr>
                            <w:spacing w:before="0" w:line="240" w:lineRule="auto"/>
                            <w:jc w:val="left"/>
                            <w:rPr>
                              <w:del w:id="6077" w:author="The Si Tran" w:date="2012-12-07T21:55:00Z"/>
                              <w:szCs w:val="26"/>
                            </w:rPr>
                            <w:pPrChange w:id="6078" w:author="The Si Tran" w:date="2012-12-07T21:55:00Z">
                              <w:pPr/>
                            </w:pPrChange>
                          </w:pPr>
                          <w:proofErr w:type="gramStart"/>
                          <w:ins w:id="6079" w:author="The Si Tran" w:date="2012-12-07T21:55:00Z">
                            <w:r>
                              <w:rPr>
                                <w:szCs w:val="26"/>
                              </w:rPr>
                              <w:t>e</w:t>
                            </w:r>
                          </w:ins>
                          <w:proofErr w:type="gramEnd"/>
                          <w:del w:id="6080" w:author="The Si Tran" w:date="2012-12-07T21:55:00Z">
                            <w:r w:rsidDel="00EC5752">
                              <w:rPr>
                                <w:szCs w:val="26"/>
                              </w:rPr>
                              <w:delText>E</w:delText>
                            </w:r>
                          </w:del>
                          <w:r>
                            <w:rPr>
                              <w:szCs w:val="26"/>
                            </w:rPr>
                            <w:t>lse</w:t>
                          </w:r>
                        </w:p>
                        <w:p w14:paraId="0082214C" w14:textId="77777777" w:rsidR="00CB32EE" w:rsidRDefault="00CB32EE">
                          <w:pPr>
                            <w:spacing w:before="0" w:line="240" w:lineRule="auto"/>
                            <w:jc w:val="left"/>
                            <w:rPr>
                              <w:szCs w:val="26"/>
                            </w:rPr>
                            <w:pPrChange w:id="6081" w:author="The Si Tran" w:date="2012-12-07T21:55:00Z">
                              <w:pPr/>
                            </w:pPrChange>
                          </w:pPr>
                          <w:ins w:id="6082" w:author="The Si Tran" w:date="2012-12-07T21:55:00Z">
                            <w:r>
                              <w:rPr>
                                <w:szCs w:val="26"/>
                              </w:rPr>
                              <w:t xml:space="preserve"> </w:t>
                            </w:r>
                          </w:ins>
                          <w:r>
                            <w:rPr>
                              <w:szCs w:val="26"/>
                            </w:rPr>
                            <w:t>{</w:t>
                          </w:r>
                        </w:p>
                        <w:p w14:paraId="1B440C5F" w14:textId="77777777" w:rsidR="00CB32EE" w:rsidRDefault="00CB32EE">
                          <w:pPr>
                            <w:spacing w:before="0" w:line="240" w:lineRule="auto"/>
                            <w:ind w:firstLine="720"/>
                            <w:jc w:val="left"/>
                            <w:rPr>
                              <w:ins w:id="6083" w:author="The Si Tran" w:date="2012-12-10T20:34:00Z"/>
                              <w:szCs w:val="26"/>
                            </w:rPr>
                            <w:pPrChange w:id="6084" w:author="The Si Tran" w:date="2012-12-07T21:55:00Z">
                              <w:pPr>
                                <w:ind w:firstLine="720"/>
                              </w:pPr>
                            </w:pPrChange>
                          </w:pPr>
                          <w:r>
                            <w:rPr>
                              <w:szCs w:val="26"/>
                            </w:rPr>
                            <w:t>p = q =0;</w:t>
                          </w:r>
                        </w:p>
                        <w:p w14:paraId="1C9B4EFD" w14:textId="77777777" w:rsidR="00CB32EE" w:rsidRPr="00E15D38" w:rsidRDefault="00CB32EE">
                          <w:pPr>
                            <w:spacing w:before="0" w:line="240" w:lineRule="auto"/>
                            <w:ind w:firstLine="720"/>
                            <w:jc w:val="left"/>
                            <w:rPr>
                              <w:szCs w:val="26"/>
                            </w:rPr>
                            <w:pPrChange w:id="6085" w:author="The Si Tran" w:date="2012-12-07T21:55:00Z">
                              <w:pPr>
                                <w:ind w:firstLine="720"/>
                              </w:pPr>
                            </w:pPrChange>
                          </w:pPr>
                          <w:ins w:id="6086"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5935" w:author="The Si Tran" w:date="2012-12-07T21:59:00Z">
          <w:pPr>
            <w:pStyle w:val="Heading3"/>
          </w:pPr>
        </w:pPrChange>
      </w:pPr>
      <w:ins w:id="5936" w:author="The Si Tran" w:date="2012-12-07T21:21:00Z">
        <w:r>
          <w:rPr>
            <w:rFonts w:ascii="Times New Roman" w:hAnsi="Times New Roman"/>
            <w:sz w:val="26"/>
            <w:szCs w:val="26"/>
          </w:rPr>
          <w:t xml:space="preserve">Xác định mô hình cho thành phần mùa: </w:t>
        </w:r>
      </w:ins>
      <w:ins w:id="5937" w:author="The Si Tran" w:date="2012-12-07T21:57:00Z">
        <w:r w:rsidR="00556D65">
          <w:rPr>
            <w:rFonts w:ascii="Times New Roman" w:hAnsi="Times New Roman"/>
            <w:sz w:val="26"/>
            <w:szCs w:val="26"/>
          </w:rPr>
          <w:t xml:space="preserve">tương tự như xây dựng mô hình </w:t>
        </w:r>
      </w:ins>
      <w:ins w:id="5938" w:author="The Si Tran" w:date="2012-12-07T21:58:00Z">
        <w:r w:rsidR="00556D65">
          <w:rPr>
            <w:rFonts w:ascii="Times New Roman" w:hAnsi="Times New Roman"/>
            <w:sz w:val="26"/>
            <w:szCs w:val="26"/>
          </w:rPr>
          <w:t>cho thành phần thường nhưng ta phân</w:t>
        </w:r>
      </w:ins>
      <w:ins w:id="5939"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5940" w:author="The Si Tran" w:date="2012-12-15T08:19:00Z"/>
        </w:rPr>
        <w:pPrChange w:id="5941" w:author="The Si Tran" w:date="2012-12-16T10:10:00Z">
          <w:pPr>
            <w:pStyle w:val="Heading3"/>
          </w:pPr>
        </w:pPrChange>
      </w:pPr>
      <w:r>
        <w:rPr>
          <w:noProof/>
        </w:rPr>
        <w:drawing>
          <wp:inline distT="0" distB="0" distL="0" distR="0" wp14:anchorId="28447CF0" wp14:editId="1A04CF85">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5942" w:author="The Si Tran" w:date="2012-12-11T23:25:00Z"/>
        </w:rPr>
        <w:pPrChange w:id="5943" w:author="The Si Tran" w:date="2012-12-16T17:08:00Z">
          <w:pPr>
            <w:pStyle w:val="Heading3"/>
          </w:pPr>
        </w:pPrChange>
      </w:pPr>
      <w:bookmarkStart w:id="5944" w:name="_Toc343711391"/>
      <w:ins w:id="5945" w:author="The Si Tran" w:date="2012-12-11T23:25:00Z">
        <w:r w:rsidRPr="00F51638">
          <w:rPr>
            <w:rPrChange w:id="5946" w:author="The Si Tran" w:date="2012-12-16T17:08:00Z">
              <w:rPr>
                <w:b w:val="0"/>
                <w:lang w:val="pt-BR"/>
              </w:rPr>
            </w:rPrChange>
          </w:rPr>
          <w:t>Hình 3.4</w:t>
        </w:r>
      </w:ins>
      <w:ins w:id="5947" w:author="The Si Tran" w:date="2012-12-16T10:36:00Z">
        <w:r w:rsidRPr="00032D83">
          <w:t>:</w:t>
        </w:r>
      </w:ins>
      <w:ins w:id="5948" w:author="The Si Tran" w:date="2012-12-11T23:25:00Z">
        <w:r w:rsidRPr="00F51638">
          <w:rPr>
            <w:rPrChange w:id="5949" w:author="The Si Tran" w:date="2012-12-16T17:08:00Z">
              <w:rPr>
                <w:b w:val="0"/>
                <w:lang w:val="pt-BR"/>
              </w:rPr>
            </w:rPrChange>
          </w:rPr>
          <w:t xml:space="preserve"> Các thành phần của mô hình SARIMA</w:t>
        </w:r>
        <w:bookmarkEnd w:id="5944"/>
      </w:ins>
    </w:p>
    <w:p w14:paraId="6303FD36" w14:textId="77777777" w:rsidR="00A77BA3" w:rsidRDefault="00A77BA3" w:rsidP="00A77BA3">
      <w:pPr>
        <w:pStyle w:val="ListParagraph"/>
        <w:ind w:firstLine="0"/>
        <w:rPr>
          <w:ins w:id="5950" w:author="The Si Tran" w:date="2012-12-07T21:59:00Z"/>
        </w:rPr>
      </w:pPr>
    </w:p>
    <w:p w14:paraId="40F7DB82" w14:textId="58D5D2F2" w:rsidR="00155591" w:rsidRDefault="00290F01" w:rsidP="00155591">
      <w:pPr>
        <w:pStyle w:val="Heading3"/>
        <w:rPr>
          <w:ins w:id="5951" w:author="The Si Tran" w:date="2012-12-07T22:07:00Z"/>
        </w:rPr>
      </w:pPr>
      <w:bookmarkStart w:id="5952" w:name="_Toc343711202"/>
      <w:ins w:id="5953" w:author="The Si Tran" w:date="2012-12-10T20:35:00Z">
        <w:r w:rsidRPr="00EB0E04">
          <w:rPr>
            <w:rFonts w:eastAsia="Calibri"/>
          </w:rPr>
          <w:t xml:space="preserve">Thành phần </w:t>
        </w:r>
        <w:r>
          <w:t>khử mùa và xu hướng</w:t>
        </w:r>
      </w:ins>
      <w:bookmarkEnd w:id="5952"/>
    </w:p>
    <w:p w14:paraId="7FACEC87" w14:textId="77777777" w:rsidR="00E12518" w:rsidRDefault="00E12518">
      <w:pPr>
        <w:rPr>
          <w:ins w:id="5954" w:author="The Si Tran" w:date="2012-12-07T22:07:00Z"/>
        </w:rPr>
        <w:pPrChange w:id="5955" w:author="The Si Tran" w:date="2012-12-16T08:13:00Z">
          <w:pPr>
            <w:pStyle w:val="ListParagraph"/>
          </w:pPr>
        </w:pPrChange>
      </w:pPr>
      <w:ins w:id="5956"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957" w:author="The Si Tran" w:date="2012-12-07T22:07:00Z"/>
        </w:rPr>
        <w:pPrChange w:id="5958" w:author="The Si Tran" w:date="2012-12-16T08:13:00Z">
          <w:pPr>
            <w:pStyle w:val="ListParagraph"/>
          </w:pPr>
        </w:pPrChange>
      </w:pPr>
      <w:ins w:id="5959"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5960" w:author="The Si Tran" w:date="2012-12-11T23:26:00Z"/>
          <w:szCs w:val="26"/>
        </w:rPr>
      </w:pPr>
      <w:r>
        <w:rPr>
          <w:noProof/>
        </w:rPr>
        <w:drawing>
          <wp:inline distT="0" distB="0" distL="0" distR="0" wp14:anchorId="3C908A15" wp14:editId="4599D4A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5961" w:author="The Si Tran" w:date="2012-12-11T23:26:00Z"/>
          <w:rPrChange w:id="5962" w:author="The Si Tran" w:date="2012-12-16T17:10:00Z">
            <w:rPr>
              <w:ins w:id="5963" w:author="The Si Tran" w:date="2012-12-11T23:26:00Z"/>
              <w:lang w:val="pt-BR"/>
            </w:rPr>
          </w:rPrChange>
        </w:rPr>
      </w:pPr>
      <w:bookmarkStart w:id="5964" w:name="_Toc343711392"/>
      <w:ins w:id="5965" w:author="The Si Tran" w:date="2012-12-11T23:26:00Z">
        <w:r w:rsidRPr="00747DD6">
          <w:rPr>
            <w:rPrChange w:id="5966" w:author="The Si Tran" w:date="2012-12-16T17:10:00Z">
              <w:rPr>
                <w:rFonts w:ascii="Calibri" w:eastAsia="Calibri" w:hAnsi="Calibri"/>
                <w:bCs w:val="0"/>
                <w:sz w:val="22"/>
                <w:szCs w:val="22"/>
                <w:lang w:val="pt-BR"/>
              </w:rPr>
            </w:rPrChange>
          </w:rPr>
          <w:t>Hình 3</w:t>
        </w:r>
        <w:r w:rsidR="00187200" w:rsidRPr="00747DD6">
          <w:t>.5</w:t>
        </w:r>
      </w:ins>
      <w:ins w:id="5967" w:author="The Si Tran" w:date="2012-12-16T10:50:00Z">
        <w:r w:rsidR="00E10512" w:rsidRPr="00747DD6">
          <w:t xml:space="preserve">: </w:t>
        </w:r>
      </w:ins>
      <w:ins w:id="5968" w:author="The Si Tran" w:date="2012-12-11T23:26:00Z">
        <w:r w:rsidRPr="00747DD6">
          <w:rPr>
            <w:rPrChange w:id="5969" w:author="The Si Tran" w:date="2012-12-16T17:10:00Z">
              <w:rPr>
                <w:rFonts w:ascii="Calibri" w:eastAsia="Calibri" w:hAnsi="Calibri"/>
                <w:bCs w:val="0"/>
                <w:sz w:val="22"/>
                <w:szCs w:val="22"/>
                <w:lang w:val="pt-BR"/>
              </w:rPr>
            </w:rPrChange>
          </w:rPr>
          <w:t xml:space="preserve"> Thành phần khử mùa và xu hướng trong mô hình SARIMA</w:t>
        </w:r>
        <w:bookmarkEnd w:id="5964"/>
      </w:ins>
    </w:p>
    <w:p w14:paraId="6A22D229" w14:textId="77777777" w:rsidR="00AB5A1A" w:rsidRDefault="00AB5A1A" w:rsidP="00E12518">
      <w:pPr>
        <w:pStyle w:val="ListParagraph"/>
        <w:rPr>
          <w:ins w:id="5970" w:author="The Si Tran" w:date="2012-12-07T22:07:00Z"/>
          <w:rFonts w:ascii="Times New Roman" w:hAnsi="Times New Roman"/>
          <w:sz w:val="26"/>
          <w:szCs w:val="26"/>
        </w:rPr>
      </w:pPr>
    </w:p>
    <w:p w14:paraId="54E56D5F" w14:textId="77777777" w:rsidR="00E12518" w:rsidRPr="00805B17" w:rsidRDefault="00E12518">
      <w:pPr>
        <w:rPr>
          <w:ins w:id="5971" w:author="The Si Tran" w:date="2012-12-06T22:15:00Z"/>
        </w:rPr>
        <w:pPrChange w:id="5972" w:author="The Si Tran" w:date="2012-12-16T08:13:00Z">
          <w:pPr>
            <w:pStyle w:val="Heading3"/>
          </w:pPr>
        </w:pPrChange>
      </w:pPr>
      <w:ins w:id="5973"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974" w:author="The Si Tran" w:date="2012-12-08T10:03:00Z"/>
        </w:rPr>
      </w:pPr>
      <w:bookmarkStart w:id="5975" w:name="_Toc343711203"/>
      <w:ins w:id="5976" w:author="The Si Tran" w:date="2012-12-06T22:16:00Z">
        <w:r w:rsidRPr="00155591">
          <w:t>Thành phần ước lượng tham số</w:t>
        </w:r>
      </w:ins>
      <w:bookmarkEnd w:id="5975"/>
    </w:p>
    <w:p w14:paraId="4FDFF483" w14:textId="4904DA13" w:rsidR="009944BF" w:rsidRDefault="00285630">
      <w:pPr>
        <w:rPr>
          <w:ins w:id="5977" w:author="The Si Tran" w:date="2012-12-08T10:19:00Z"/>
        </w:rPr>
        <w:pPrChange w:id="5978" w:author="The Si Tran" w:date="2012-12-08T10:03:00Z">
          <w:pPr>
            <w:pStyle w:val="Heading3"/>
          </w:pPr>
        </w:pPrChange>
      </w:pPr>
      <w:ins w:id="5979" w:author="The Si Tran" w:date="2012-12-08T10:18:00Z">
        <w:r>
          <w:t>Quá trình ước lượng tham số gồm 3 giai đoạn</w:t>
        </w:r>
      </w:ins>
      <w:ins w:id="5980" w:author="The Si Tran" w:date="2012-12-10T20:36:00Z">
        <w:r w:rsidR="00DE04C3">
          <w:t>:</w:t>
        </w:r>
      </w:ins>
      <w:ins w:id="5981" w:author="The Si Tran" w:date="2012-12-14T05:28:00Z">
        <w:r w:rsidR="0025143A">
          <w:t xml:space="preserve"> </w:t>
        </w:r>
      </w:ins>
    </w:p>
    <w:p w14:paraId="5DB43768" w14:textId="77777777" w:rsidR="006D00FE" w:rsidRDefault="006D00FE">
      <w:pPr>
        <w:pStyle w:val="BuletL1"/>
        <w:rPr>
          <w:ins w:id="5982" w:author="The Si Tran" w:date="2012-12-08T10:19:00Z"/>
        </w:rPr>
        <w:pPrChange w:id="5983" w:author="The Si Tran" w:date="2012-12-16T17:10:00Z">
          <w:pPr>
            <w:pStyle w:val="ListParagraph"/>
            <w:numPr>
              <w:numId w:val="27"/>
            </w:numPr>
            <w:ind w:left="1944" w:hanging="360"/>
          </w:pPr>
        </w:pPrChange>
      </w:pPr>
      <w:ins w:id="5984"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985" w:author="The Si Tran" w:date="2012-12-08T14:46:00Z">
        <m:oMath>
          <m:r>
            <w:rPr>
              <w:rFonts w:ascii="Cambria Math" w:hAnsi="Cambria Math"/>
            </w:rPr>
            <m:t>0</m:t>
          </m:r>
        </m:oMath>
      </w:ins>
      <w:ins w:id="5986"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5987" w:author="The Si Tran" w:date="2012-12-08T10:19:00Z"/>
        </w:rPr>
        <w:pPrChange w:id="5988" w:author="The Si Tran" w:date="2012-12-16T17:10:00Z">
          <w:pPr>
            <w:pStyle w:val="ListParagraph"/>
            <w:numPr>
              <w:numId w:val="27"/>
            </w:numPr>
            <w:ind w:left="1944" w:hanging="360"/>
          </w:pPr>
        </w:pPrChange>
      </w:pPr>
      <w:ins w:id="5989"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5990" w:author="The Si Tran" w:date="2012-12-08T10:19:00Z"/>
          <w:rFonts w:ascii="Times New Roman" w:eastAsiaTheme="minorEastAsia" w:hAnsi="Times New Roman"/>
          <w:sz w:val="26"/>
          <w:szCs w:val="26"/>
        </w:rPr>
        <w:pPrChange w:id="5991" w:author="The Si Tran" w:date="2012-12-14T05:31:00Z">
          <w:pPr>
            <w:pStyle w:val="ListParagraph"/>
            <w:ind w:left="1944"/>
          </w:pPr>
        </w:pPrChange>
      </w:pPr>
      <w:ins w:id="5992" w:author="The Si Tran" w:date="2012-12-08T10:20:00Z">
        <w:r>
          <w:rPr>
            <w:rFonts w:ascii="Times New Roman" w:hAnsi="Times New Roman"/>
            <w:sz w:val="26"/>
            <w:szCs w:val="26"/>
          </w:rPr>
          <w:tab/>
        </w:r>
      </w:ins>
      <w:ins w:id="5993"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994" w:author="The Si Tran" w:date="2012-12-08T10:19:00Z"/>
          <w:rFonts w:ascii="Times New Roman" w:eastAsiaTheme="minorEastAsia" w:hAnsi="Times New Roman"/>
          <w:sz w:val="26"/>
          <w:szCs w:val="26"/>
        </w:rPr>
        <w:pPrChange w:id="5995" w:author="The Si Tran" w:date="2012-12-14T05:31:00Z">
          <w:pPr>
            <w:pStyle w:val="ListParagraph"/>
            <w:ind w:left="1944"/>
          </w:pPr>
        </w:pPrChange>
      </w:pPr>
      <w:ins w:id="5996" w:author="The Si Tran" w:date="2012-12-08T10:20:00Z">
        <w:r>
          <w:rPr>
            <w:rFonts w:ascii="Times New Roman" w:hAnsi="Times New Roman"/>
            <w:sz w:val="26"/>
            <w:szCs w:val="26"/>
          </w:rPr>
          <w:tab/>
        </w:r>
      </w:ins>
      <w:ins w:id="5997"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998" w:author="The Si Tran" w:date="2012-12-08T10:19:00Z"/>
          <w:rFonts w:ascii="Times New Roman" w:eastAsiaTheme="minorEastAsia" w:hAnsi="Times New Roman"/>
          <w:sz w:val="26"/>
          <w:szCs w:val="26"/>
        </w:rPr>
        <w:pPrChange w:id="5999" w:author="The Si Tran" w:date="2012-12-14T05:31:00Z">
          <w:pPr>
            <w:pStyle w:val="ListParagraph"/>
            <w:ind w:left="1944"/>
          </w:pPr>
        </w:pPrChange>
      </w:pPr>
      <w:ins w:id="6000"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001"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m:t>
          </m:r>
          <m:r>
            <w:rPr>
              <w:rFonts w:ascii="Cambria Math" w:eastAsiaTheme="minorEastAsia" w:hAnsi="Cambria Math"/>
              <w:sz w:val="26"/>
              <w:szCs w:val="26"/>
            </w:rPr>
            <m:t>n Error</m:t>
          </m:r>
        </m:oMath>
      </w:ins>
      <w:ins w:id="6002"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003" w:author="The Si Tran" w:date="2012-12-08T10:19:00Z"/>
        </w:rPr>
        <w:pPrChange w:id="6004" w:author="The Si Tran" w:date="2012-12-16T17:11:00Z">
          <w:pPr>
            <w:pStyle w:val="ListParagraph"/>
            <w:numPr>
              <w:numId w:val="27"/>
            </w:numPr>
            <w:ind w:left="1944" w:hanging="360"/>
          </w:pPr>
        </w:pPrChange>
      </w:pPr>
      <w:ins w:id="6005"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006" w:author="The Si Tran" w:date="2012-12-14T05:31:00Z"/>
          <w:rFonts w:ascii="Times New Roman" w:hAnsi="Times New Roman"/>
          <w:sz w:val="26"/>
          <w:szCs w:val="26"/>
        </w:rPr>
        <w:pPrChange w:id="6007" w:author="The Si Tran" w:date="2012-12-14T05:31:00Z">
          <w:pPr>
            <w:pStyle w:val="ListParagraph"/>
            <w:ind w:left="1944"/>
          </w:pPr>
        </w:pPrChange>
      </w:pPr>
      <w:ins w:id="6008"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009" w:author="The Si Tran" w:date="2012-12-08T10:19:00Z"/>
          <w:rFonts w:ascii="Times New Roman" w:eastAsiaTheme="minorEastAsia" w:hAnsi="Times New Roman"/>
          <w:sz w:val="26"/>
          <w:szCs w:val="26"/>
        </w:rPr>
        <w:pPrChange w:id="6010" w:author="The Si Tran" w:date="2012-12-14T05:31:00Z">
          <w:pPr>
            <w:pStyle w:val="ListParagraph"/>
            <w:ind w:left="1944"/>
          </w:pPr>
        </w:pPrChange>
      </w:pPr>
      <w:ins w:id="6011" w:author="The Si Tran" w:date="2012-12-08T10:19:00Z">
        <w:r>
          <w:rPr>
            <w:rFonts w:ascii="Times New Roman" w:hAnsi="Times New Roman"/>
            <w:sz w:val="26"/>
            <w:szCs w:val="26"/>
          </w:rPr>
          <w:t xml:space="preserve"> </w:t>
        </w:r>
      </w:ins>
      <w:ins w:id="6012"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013"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014" w:author="The Si Tran" w:date="2012-12-08T10:19:00Z"/>
          <w:rFonts w:ascii="Times New Roman" w:hAnsi="Times New Roman"/>
          <w:sz w:val="26"/>
          <w:szCs w:val="26"/>
        </w:rPr>
        <w:pPrChange w:id="6015" w:author="The Si Tran" w:date="2012-12-14T05:31:00Z">
          <w:pPr>
            <w:pStyle w:val="ListParagraph"/>
            <w:ind w:left="1944"/>
          </w:pPr>
        </w:pPrChange>
      </w:pPr>
      <w:ins w:id="6016"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017" w:author="The Si Tran" w:date="2012-12-08T10:19:00Z"/>
          <w:rFonts w:ascii="Times New Roman" w:eastAsiaTheme="minorEastAsia" w:hAnsi="Times New Roman"/>
          <w:sz w:val="26"/>
          <w:szCs w:val="26"/>
        </w:rPr>
        <w:pPrChange w:id="6018" w:author="The Si Tran" w:date="2012-12-14T05:31:00Z">
          <w:pPr>
            <w:pStyle w:val="ListParagraph"/>
            <w:ind w:left="1944"/>
          </w:pPr>
        </w:pPrChange>
      </w:pPr>
      <w:ins w:id="6019" w:author="The Si Tran" w:date="2012-12-08T10:21:00Z">
        <w:r>
          <w:rPr>
            <w:rFonts w:ascii="Times New Roman" w:hAnsi="Times New Roman"/>
            <w:sz w:val="26"/>
            <w:szCs w:val="26"/>
          </w:rPr>
          <w:tab/>
        </w:r>
        <w:r>
          <w:rPr>
            <w:rFonts w:ascii="Times New Roman" w:hAnsi="Times New Roman"/>
            <w:sz w:val="26"/>
            <w:szCs w:val="26"/>
          </w:rPr>
          <w:tab/>
        </w:r>
      </w:ins>
      <m:oMath>
        <m:sSup>
          <m:sSupPr>
            <m:ctrlPr>
              <w:ins w:id="6020" w:author="The Si Tran" w:date="2012-12-08T10:19:00Z">
                <w:rPr>
                  <w:rFonts w:ascii="Cambria Math" w:eastAsiaTheme="minorEastAsia" w:hAnsi="Cambria Math"/>
                  <w:i/>
                  <w:sz w:val="26"/>
                  <w:szCs w:val="26"/>
                </w:rPr>
              </w:ins>
            </m:ctrlPr>
          </m:sSupPr>
          <m:e>
            <w:ins w:id="6021" w:author="The Si Tran" w:date="2012-12-08T10:19:00Z">
              <m:r>
                <w:rPr>
                  <w:rFonts w:ascii="Cambria Math" w:eastAsiaTheme="minorEastAsia" w:hAnsi="Cambria Math"/>
                  <w:sz w:val="26"/>
                  <w:szCs w:val="26"/>
                </w:rPr>
                <m:t>R</m:t>
              </m:r>
            </w:ins>
          </m:e>
          <m:sup>
            <w:ins w:id="6022" w:author="The Si Tran" w:date="2012-12-08T10:19:00Z">
              <m:r>
                <w:rPr>
                  <w:rFonts w:ascii="Cambria Math" w:eastAsiaTheme="minorEastAsia" w:hAnsi="Cambria Math"/>
                  <w:sz w:val="26"/>
                  <w:szCs w:val="26"/>
                </w:rPr>
                <m:t>-1</m:t>
              </m:r>
            </w:ins>
          </m:sup>
        </m:sSup>
        <m:d>
          <m:dPr>
            <m:ctrlPr>
              <w:ins w:id="6023" w:author="The Si Tran" w:date="2012-12-08T10:19:00Z">
                <w:rPr>
                  <w:rFonts w:ascii="Cambria Math" w:eastAsiaTheme="minorEastAsia" w:hAnsi="Cambria Math"/>
                  <w:i/>
                  <w:sz w:val="26"/>
                  <w:szCs w:val="26"/>
                </w:rPr>
              </w:ins>
            </m:ctrlPr>
          </m:dPr>
          <m:e>
            <w:ins w:id="6024" w:author="The Si Tran" w:date="2012-12-08T10:19:00Z">
              <m:r>
                <w:rPr>
                  <w:rFonts w:ascii="Cambria Math" w:eastAsiaTheme="minorEastAsia" w:hAnsi="Cambria Math"/>
                  <w:sz w:val="26"/>
                  <w:szCs w:val="26"/>
                </w:rPr>
                <m:t>t-1</m:t>
              </m:r>
            </w:ins>
          </m:e>
        </m:d>
        <w:ins w:id="6025" w:author="The Si Tran" w:date="2012-12-08T10:19:00Z">
          <m:r>
            <w:rPr>
              <w:rFonts w:ascii="Cambria Math" w:eastAsiaTheme="minorEastAsia" w:hAnsi="Cambria Math"/>
              <w:sz w:val="26"/>
              <w:szCs w:val="26"/>
            </w:rPr>
            <m:t>=</m:t>
          </m:r>
        </w:ins>
        <m:sSup>
          <m:sSupPr>
            <m:ctrlPr>
              <w:ins w:id="6026" w:author="The Si Tran" w:date="2012-12-08T10:19:00Z">
                <w:rPr>
                  <w:rFonts w:ascii="Cambria Math" w:eastAsiaTheme="minorEastAsia" w:hAnsi="Cambria Math"/>
                  <w:i/>
                  <w:sz w:val="26"/>
                  <w:szCs w:val="26"/>
                </w:rPr>
              </w:ins>
            </m:ctrlPr>
          </m:sSupPr>
          <m:e>
            <w:ins w:id="6027" w:author="The Si Tran" w:date="2012-12-08T10:19:00Z">
              <m:r>
                <w:rPr>
                  <w:rFonts w:ascii="Cambria Math" w:eastAsiaTheme="minorEastAsia" w:hAnsi="Cambria Math"/>
                  <w:sz w:val="26"/>
                  <w:szCs w:val="26"/>
                </w:rPr>
                <m:t>R</m:t>
              </m:r>
            </w:ins>
          </m:e>
          <m:sup>
            <w:ins w:id="6028" w:author="The Si Tran" w:date="2012-12-08T10:19:00Z">
              <m:r>
                <w:rPr>
                  <w:rFonts w:ascii="Cambria Math" w:eastAsiaTheme="minorEastAsia" w:hAnsi="Cambria Math"/>
                  <w:sz w:val="26"/>
                  <w:szCs w:val="26"/>
                </w:rPr>
                <m:t>-1</m:t>
              </m:r>
            </w:ins>
          </m:sup>
        </m:sSup>
        <m:d>
          <m:dPr>
            <m:ctrlPr>
              <w:ins w:id="6029" w:author="The Si Tran" w:date="2012-12-08T10:19:00Z">
                <w:rPr>
                  <w:rFonts w:ascii="Cambria Math" w:eastAsiaTheme="minorEastAsia" w:hAnsi="Cambria Math"/>
                  <w:i/>
                  <w:sz w:val="26"/>
                  <w:szCs w:val="26"/>
                </w:rPr>
              </w:ins>
            </m:ctrlPr>
          </m:dPr>
          <m:e>
            <w:ins w:id="6030" w:author="The Si Tran" w:date="2012-12-08T10:19:00Z">
              <m:r>
                <w:rPr>
                  <w:rFonts w:ascii="Cambria Math" w:eastAsiaTheme="minorEastAsia" w:hAnsi="Cambria Math"/>
                  <w:sz w:val="26"/>
                  <w:szCs w:val="26"/>
                </w:rPr>
                <m:t>t-2</m:t>
              </m:r>
            </w:ins>
          </m:e>
        </m:d>
        <w:ins w:id="6031" w:author="The Si Tran" w:date="2012-12-08T10:19:00Z">
          <m:r>
            <w:rPr>
              <w:rFonts w:ascii="Cambria Math" w:eastAsiaTheme="minorEastAsia" w:hAnsi="Cambria Math"/>
              <w:sz w:val="26"/>
              <w:szCs w:val="26"/>
            </w:rPr>
            <m:t>-Gain factor×</m:t>
          </m:r>
        </w:ins>
        <m:sSup>
          <m:sSupPr>
            <m:ctrlPr>
              <w:ins w:id="6032" w:author="The Si Tran" w:date="2012-12-08T10:19:00Z">
                <w:rPr>
                  <w:rFonts w:ascii="Cambria Math" w:eastAsiaTheme="minorEastAsia" w:hAnsi="Cambria Math"/>
                  <w:i/>
                  <w:sz w:val="26"/>
                  <w:szCs w:val="26"/>
                </w:rPr>
              </w:ins>
            </m:ctrlPr>
          </m:sSupPr>
          <m:e>
            <w:ins w:id="6033" w:author="The Si Tran" w:date="2012-12-08T10:19:00Z">
              <m:r>
                <w:rPr>
                  <w:rFonts w:ascii="Cambria Math" w:eastAsiaTheme="minorEastAsia" w:hAnsi="Cambria Math"/>
                  <w:sz w:val="26"/>
                  <w:szCs w:val="26"/>
                </w:rPr>
                <m:t>φ</m:t>
              </m:r>
            </w:ins>
          </m:e>
          <m:sup>
            <w:ins w:id="6034" w:author="The Si Tran" w:date="2012-12-08T10:19:00Z">
              <m:r>
                <w:rPr>
                  <w:rFonts w:ascii="Cambria Math" w:eastAsiaTheme="minorEastAsia" w:hAnsi="Cambria Math"/>
                  <w:sz w:val="26"/>
                  <w:szCs w:val="26"/>
                </w:rPr>
                <m:t>T</m:t>
              </m:r>
            </w:ins>
          </m:sup>
        </m:sSup>
        <w:ins w:id="6035" w:author="The Si Tran" w:date="2012-12-08T10:19:00Z">
          <m:r>
            <w:rPr>
              <w:rFonts w:ascii="Cambria Math" w:eastAsiaTheme="minorEastAsia" w:hAnsi="Cambria Math"/>
              <w:sz w:val="26"/>
              <w:szCs w:val="26"/>
            </w:rPr>
            <m:t>(t-1)</m:t>
          </m:r>
        </w:ins>
        <m:sSup>
          <m:sSupPr>
            <m:ctrlPr>
              <w:ins w:id="6036" w:author="The Si Tran" w:date="2012-12-08T10:19:00Z">
                <w:rPr>
                  <w:rFonts w:ascii="Cambria Math" w:eastAsiaTheme="minorEastAsia" w:hAnsi="Cambria Math"/>
                  <w:i/>
                  <w:sz w:val="26"/>
                  <w:szCs w:val="26"/>
                </w:rPr>
              </w:ins>
            </m:ctrlPr>
          </m:sSupPr>
          <m:e>
            <w:ins w:id="6037" w:author="The Si Tran" w:date="2012-12-08T10:19:00Z">
              <m:r>
                <w:rPr>
                  <w:rFonts w:ascii="Cambria Math" w:eastAsiaTheme="minorEastAsia" w:hAnsi="Cambria Math"/>
                  <w:sz w:val="26"/>
                  <w:szCs w:val="26"/>
                </w:rPr>
                <m:t>R</m:t>
              </m:r>
            </w:ins>
          </m:e>
          <m:sup>
            <w:ins w:id="6038" w:author="The Si Tran" w:date="2012-12-08T10:19:00Z">
              <m:r>
                <w:rPr>
                  <w:rFonts w:ascii="Cambria Math" w:eastAsiaTheme="minorEastAsia" w:hAnsi="Cambria Math"/>
                  <w:sz w:val="26"/>
                  <w:szCs w:val="26"/>
                </w:rPr>
                <m:t>-1</m:t>
              </m:r>
            </w:ins>
          </m:sup>
        </m:sSup>
        <w:ins w:id="6039"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040" w:author="The Si Tran" w:date="2012-12-08T14:48:00Z"/>
        </w:rPr>
        <w:pPrChange w:id="6041" w:author="The Si Tran" w:date="2012-12-14T05:31:00Z">
          <w:pPr>
            <w:pStyle w:val="Heading3"/>
          </w:pPr>
        </w:pPrChange>
      </w:pPr>
      <w:ins w:id="6042"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043" w:author="The Si Tran" w:date="2012-12-14T05:31:00Z">
          <w:pPr>
            <w:pStyle w:val="Heading3"/>
          </w:pPr>
        </w:pPrChange>
      </w:pPr>
      <w:ins w:id="6044" w:author="The Si Tran" w:date="2012-12-08T14:48:00Z">
        <w:r w:rsidRPr="003B5A9E">
          <w:rPr>
            <w:rFonts w:ascii="Times New Roman" w:hAnsi="Times New Roman"/>
            <w:sz w:val="26"/>
            <w:szCs w:val="26"/>
            <w:rPrChange w:id="6045"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046" w:author="The Si Tran" w:date="2012-12-11T23:29:00Z"/>
        </w:rPr>
      </w:pPr>
      <w:r>
        <w:rPr>
          <w:noProof/>
        </w:rPr>
        <w:drawing>
          <wp:inline distT="0" distB="0" distL="0" distR="0" wp14:anchorId="0C1E361A" wp14:editId="397F81AD">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047" w:author="The Si Tran" w:date="2012-12-06T22:16:00Z"/>
        </w:rPr>
      </w:pPr>
      <w:bookmarkStart w:id="6048" w:name="_Toc343711393"/>
      <w:ins w:id="6049" w:author="The Si Tran" w:date="2012-12-11T23:29:00Z">
        <w:r w:rsidRPr="00747DD6">
          <w:rPr>
            <w:rPrChange w:id="6050" w:author="The Si Tran" w:date="2012-12-16T17:10:00Z">
              <w:rPr>
                <w:rFonts w:cs="Arial"/>
                <w:b/>
                <w:lang w:val="pt-BR"/>
              </w:rPr>
            </w:rPrChange>
          </w:rPr>
          <w:t>Hình 3.6</w:t>
        </w:r>
      </w:ins>
      <w:ins w:id="6051" w:author="The Si Tran" w:date="2012-12-16T10:52:00Z">
        <w:r w:rsidRPr="00747DD6">
          <w:rPr>
            <w:rPrChange w:id="6052" w:author="The Si Tran" w:date="2012-12-16T17:10:00Z">
              <w:rPr>
                <w:rFonts w:cs="Arial"/>
                <w:b/>
                <w:lang w:val="pt-BR"/>
              </w:rPr>
            </w:rPrChange>
          </w:rPr>
          <w:t xml:space="preserve">: </w:t>
        </w:r>
      </w:ins>
      <w:ins w:id="6053" w:author="The Si Tran" w:date="2012-12-16T10:51:00Z">
        <w:r w:rsidRPr="00747DD6">
          <w:rPr>
            <w:rPrChange w:id="6054" w:author="The Si Tran" w:date="2012-12-16T17:10:00Z">
              <w:rPr>
                <w:rFonts w:cs="Arial"/>
                <w:b/>
                <w:lang w:val="pt-BR"/>
              </w:rPr>
            </w:rPrChange>
          </w:rPr>
          <w:t>Quá trình ước lượng tham số</w:t>
        </w:r>
      </w:ins>
      <w:ins w:id="6055" w:author="The Si Tran" w:date="2012-12-11T23:29:00Z">
        <w:r w:rsidRPr="00747DD6">
          <w:rPr>
            <w:rPrChange w:id="6056" w:author="The Si Tran" w:date="2012-12-16T17:10:00Z">
              <w:rPr>
                <w:rFonts w:cs="Arial"/>
                <w:b/>
                <w:lang w:val="pt-BR"/>
              </w:rPr>
            </w:rPrChange>
          </w:rPr>
          <w:t xml:space="preserve"> mô hình SARIMA</w:t>
        </w:r>
      </w:ins>
      <w:bookmarkEnd w:id="6048"/>
    </w:p>
    <w:p w14:paraId="28C44A36" w14:textId="1607DAAC" w:rsidR="00155591" w:rsidRDefault="00155591">
      <w:pPr>
        <w:pStyle w:val="Heading3"/>
        <w:rPr>
          <w:ins w:id="6057" w:author="The Si Tran" w:date="2012-12-07T22:07:00Z"/>
        </w:rPr>
        <w:pPrChange w:id="6058" w:author="The Si Tran" w:date="2012-12-06T22:16:00Z">
          <w:pPr/>
        </w:pPrChange>
      </w:pPr>
      <w:bookmarkStart w:id="6059" w:name="_Toc343711204"/>
      <w:ins w:id="6060" w:author="The Si Tran" w:date="2012-12-06T22:16:00Z">
        <w:r w:rsidRPr="00155591">
          <w:lastRenderedPageBreak/>
          <w:t>Thành phần dự đoán</w:t>
        </w:r>
      </w:ins>
      <w:bookmarkEnd w:id="6059"/>
    </w:p>
    <w:p w14:paraId="0D5FBC4F" w14:textId="77777777" w:rsidR="003F6E52" w:rsidRDefault="003F6E52">
      <w:pPr>
        <w:rPr>
          <w:ins w:id="6061" w:author="The Si Tran" w:date="2012-12-07T22:07:00Z"/>
        </w:rPr>
        <w:pPrChange w:id="6062" w:author="The Si Tran" w:date="2012-12-16T08:14:00Z">
          <w:pPr>
            <w:pStyle w:val="ListParagraph"/>
            <w:ind w:left="360"/>
          </w:pPr>
        </w:pPrChange>
      </w:pPr>
      <w:ins w:id="6063"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064" w:author="The Si Tran" w:date="2012-12-07T22:14:00Z"/>
        </w:rPr>
        <w:pPrChange w:id="6065" w:author="The Si Tran" w:date="2012-12-16T17:12:00Z">
          <w:pPr>
            <w:pStyle w:val="ListParagraph"/>
            <w:numPr>
              <w:numId w:val="23"/>
            </w:numPr>
            <w:ind w:left="1080" w:hanging="360"/>
          </w:pPr>
        </w:pPrChange>
      </w:pPr>
      <w:ins w:id="6066" w:author="The Si Tran" w:date="2012-12-07T22:08:00Z">
        <w:r w:rsidRPr="00A625DC">
          <w:rPr>
            <w:rPrChange w:id="6067"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068" w:author="The Si Tran" w:date="2012-12-07T22:14:00Z"/>
          <w:rFonts w:ascii="Times New Roman" w:hAnsi="Times New Roman"/>
          <w:sz w:val="26"/>
          <w:szCs w:val="26"/>
        </w:rPr>
        <w:pPrChange w:id="6069" w:author="The Si Tran" w:date="2012-12-14T05:31:00Z">
          <w:pPr>
            <w:pStyle w:val="ListParagraph"/>
            <w:numPr>
              <w:numId w:val="23"/>
            </w:numPr>
            <w:ind w:left="1080" w:hanging="360"/>
          </w:pPr>
        </w:pPrChange>
      </w:pPr>
      <w:ins w:id="6070"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071" w:author="The Si Tran" w:date="2012-12-07T22:14:00Z"/>
          <w:rFonts w:ascii="Times New Roman" w:hAnsi="Times New Roman"/>
          <w:sz w:val="26"/>
          <w:szCs w:val="26"/>
        </w:rPr>
        <w:pPrChange w:id="6072" w:author="The Si Tran" w:date="2012-12-14T05:31:00Z">
          <w:pPr>
            <w:pStyle w:val="ListParagraph"/>
            <w:numPr>
              <w:numId w:val="23"/>
            </w:numPr>
            <w:ind w:left="1080" w:hanging="360"/>
          </w:pPr>
        </w:pPrChange>
      </w:pPr>
      <w:ins w:id="6073"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8A1996">
      <w:pPr>
        <w:pStyle w:val="ListParagraph"/>
        <w:spacing w:line="360" w:lineRule="auto"/>
        <w:ind w:left="360" w:firstLine="0"/>
        <w:rPr>
          <w:ins w:id="6074" w:author="The Si Tran" w:date="2012-12-07T22:14:00Z"/>
          <w:rFonts w:ascii="Times New Roman" w:hAnsi="Times New Roman"/>
          <w:sz w:val="26"/>
          <w:szCs w:val="26"/>
        </w:rPr>
        <w:pPrChange w:id="6075" w:author="The Si Tran" w:date="2012-12-14T05:31:00Z">
          <w:pPr>
            <w:pStyle w:val="ListParagraph"/>
            <w:numPr>
              <w:numId w:val="23"/>
            </w:numPr>
            <w:ind w:left="1080" w:hanging="360"/>
          </w:pPr>
        </w:pPrChange>
      </w:pPr>
      <m:oMathPara>
        <m:oMathParaPr>
          <m:jc m:val="left"/>
        </m:oMathParaPr>
        <m:oMath>
          <m:acc>
            <m:accPr>
              <m:ctrlPr>
                <w:ins w:id="6076" w:author="The Si Tran" w:date="2012-12-07T22:14:00Z">
                  <w:rPr>
                    <w:rFonts w:ascii="Cambria Math" w:hAnsi="Cambria Math"/>
                    <w:i/>
                    <w:sz w:val="26"/>
                    <w:szCs w:val="26"/>
                  </w:rPr>
                </w:ins>
              </m:ctrlPr>
            </m:accPr>
            <m:e>
              <w:ins w:id="6077" w:author="The Si Tran" w:date="2012-12-07T22:14:00Z">
                <m:r>
                  <w:rPr>
                    <w:rFonts w:ascii="Cambria Math" w:hAnsi="Cambria Math"/>
                    <w:sz w:val="26"/>
                    <w:szCs w:val="26"/>
                  </w:rPr>
                  <m:t>y</m:t>
                </m:r>
              </w:ins>
            </m:e>
          </m:acc>
          <m:d>
            <m:dPr>
              <m:ctrlPr>
                <w:ins w:id="6078" w:author="The Si Tran" w:date="2012-12-07T22:14:00Z">
                  <w:rPr>
                    <w:rFonts w:ascii="Cambria Math" w:hAnsi="Cambria Math"/>
                    <w:i/>
                    <w:sz w:val="26"/>
                    <w:szCs w:val="26"/>
                  </w:rPr>
                </w:ins>
              </m:ctrlPr>
            </m:dPr>
            <m:e>
              <w:ins w:id="6079" w:author="The Si Tran" w:date="2012-12-07T22:14:00Z">
                <m:r>
                  <w:rPr>
                    <w:rFonts w:ascii="Cambria Math" w:hAnsi="Cambria Math"/>
                    <w:sz w:val="26"/>
                    <w:szCs w:val="26"/>
                  </w:rPr>
                  <m:t>t+1</m:t>
                </m:r>
              </w:ins>
            </m:e>
          </m:d>
          <w:ins w:id="6080" w:author="The Si Tran" w:date="2012-12-07T22:14:00Z">
            <m:r>
              <w:rPr>
                <w:rFonts w:ascii="Cambria Math" w:hAnsi="Cambria Math"/>
                <w:sz w:val="26"/>
                <w:szCs w:val="26"/>
              </w:rPr>
              <m:t>=E[y(t+1)|y</m:t>
            </m:r>
          </w:ins>
          <m:d>
            <m:dPr>
              <m:ctrlPr>
                <w:ins w:id="6081" w:author="The Si Tran" w:date="2012-12-07T22:14:00Z">
                  <w:rPr>
                    <w:rFonts w:ascii="Cambria Math" w:hAnsi="Cambria Math"/>
                    <w:i/>
                    <w:sz w:val="26"/>
                    <w:szCs w:val="26"/>
                  </w:rPr>
                </w:ins>
              </m:ctrlPr>
            </m:dPr>
            <m:e>
              <w:ins w:id="6082" w:author="The Si Tran" w:date="2012-12-07T22:14:00Z">
                <m:r>
                  <w:rPr>
                    <w:rFonts w:ascii="Cambria Math" w:hAnsi="Cambria Math"/>
                    <w:sz w:val="26"/>
                    <w:szCs w:val="26"/>
                  </w:rPr>
                  <m:t>t</m:t>
                </m:r>
              </w:ins>
            </m:e>
          </m:d>
          <w:ins w:id="6083" w:author="The Si Tran" w:date="2012-12-07T22:14:00Z">
            <m:r>
              <w:rPr>
                <w:rFonts w:ascii="Cambria Math" w:hAnsi="Cambria Math"/>
                <w:sz w:val="26"/>
                <w:szCs w:val="26"/>
              </w:rPr>
              <m:t>,y</m:t>
            </m:r>
          </w:ins>
          <m:d>
            <m:dPr>
              <m:ctrlPr>
                <w:ins w:id="6084" w:author="The Si Tran" w:date="2012-12-07T22:14:00Z">
                  <w:rPr>
                    <w:rFonts w:ascii="Cambria Math" w:hAnsi="Cambria Math"/>
                    <w:i/>
                    <w:sz w:val="26"/>
                    <w:szCs w:val="26"/>
                  </w:rPr>
                </w:ins>
              </m:ctrlPr>
            </m:dPr>
            <m:e>
              <w:ins w:id="6085" w:author="The Si Tran" w:date="2012-12-07T22:14:00Z">
                <m:r>
                  <w:rPr>
                    <w:rFonts w:ascii="Cambria Math" w:hAnsi="Cambria Math"/>
                    <w:sz w:val="26"/>
                    <w:szCs w:val="26"/>
                  </w:rPr>
                  <m:t>t-1</m:t>
                </m:r>
              </w:ins>
            </m:e>
          </m:d>
          <w:ins w:id="6086"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087" w:author="The Si Tran" w:date="2012-12-07T22:17:00Z"/>
          <w:rFonts w:ascii="Times New Roman" w:hAnsi="Times New Roman"/>
          <w:sz w:val="26"/>
          <w:szCs w:val="26"/>
        </w:rPr>
        <w:pPrChange w:id="6088" w:author="The Si Tran" w:date="2012-12-16T17:12:00Z">
          <w:pPr>
            <w:pStyle w:val="ListParagraph"/>
            <w:ind w:left="1080"/>
          </w:pPr>
        </w:pPrChange>
      </w:pPr>
      <w:ins w:id="6089" w:author="The Si Tran" w:date="2012-12-07T22:15:00Z">
        <w:r w:rsidRPr="00B61FF6">
          <w:rPr>
            <w:rFonts w:ascii="Times New Roman" w:hAnsi="Times New Roman"/>
            <w:sz w:val="26"/>
            <w:szCs w:val="26"/>
          </w:rPr>
          <w:t xml:space="preserve">Bời vì tất cả các tham số trong mô hình ngoại trừ </w:t>
        </w:r>
      </w:ins>
      <w:ins w:id="6090"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091"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092"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093" w:author="The Si Tran" w:date="2012-12-07T22:16:00Z">
        <w:r w:rsidRPr="00B61FF6">
          <w:rPr>
            <w:rFonts w:ascii="Times New Roman" w:hAnsi="Times New Roman"/>
            <w:sz w:val="26"/>
            <w:szCs w:val="26"/>
            <w:rPrChange w:id="6094" w:author="The Si Tran" w:date="2012-12-07T22:17:00Z">
              <w:rPr>
                <w:szCs w:val="26"/>
              </w:rPr>
            </w:rPrChange>
          </w:rPr>
          <w:t>Do đó</w:t>
        </w:r>
      </w:ins>
      <w:ins w:id="6095"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8A1996">
      <w:pPr>
        <w:pStyle w:val="ListParagraph"/>
        <w:spacing w:line="360" w:lineRule="auto"/>
        <w:ind w:left="360" w:firstLine="0"/>
        <w:rPr>
          <w:ins w:id="6096" w:author="The Si Tran" w:date="2012-12-07T22:08:00Z"/>
          <w:sz w:val="26"/>
          <w:szCs w:val="26"/>
          <w:rPrChange w:id="6097" w:author="The Si Tran" w:date="2012-12-07T22:18:00Z">
            <w:rPr>
              <w:ins w:id="6098" w:author="The Si Tran" w:date="2012-12-07T22:08:00Z"/>
            </w:rPr>
          </w:rPrChange>
        </w:rPr>
        <w:pPrChange w:id="6099" w:author="The Si Tran" w:date="2012-12-14T05:31:00Z">
          <w:pPr>
            <w:pStyle w:val="ListParagraph"/>
            <w:numPr>
              <w:numId w:val="23"/>
            </w:numPr>
            <w:ind w:left="1080" w:hanging="360"/>
          </w:pPr>
        </w:pPrChange>
      </w:pPr>
      <m:oMathPara>
        <m:oMath>
          <m:acc>
            <m:accPr>
              <m:ctrlPr>
                <w:ins w:id="6100" w:author="The Si Tran" w:date="2012-12-07T22:16:00Z">
                  <w:rPr>
                    <w:rFonts w:ascii="Cambria Math" w:hAnsi="Cambria Math"/>
                    <w:i/>
                    <w:sz w:val="26"/>
                    <w:szCs w:val="26"/>
                  </w:rPr>
                </w:ins>
              </m:ctrlPr>
            </m:accPr>
            <m:e>
              <w:ins w:id="6101" w:author="The Si Tran" w:date="2012-12-07T22:16:00Z">
                <m:r>
                  <w:rPr>
                    <w:rFonts w:ascii="Cambria Math" w:hAnsi="Cambria Math"/>
                    <w:sz w:val="26"/>
                    <w:szCs w:val="26"/>
                    <w:rPrChange w:id="6102" w:author="The Si Tran" w:date="2012-12-07T22:17:00Z">
                      <w:rPr>
                        <w:rFonts w:ascii="Cambria Math" w:hAnsi="Cambria Math"/>
                        <w:szCs w:val="26"/>
                      </w:rPr>
                    </w:rPrChange>
                  </w:rPr>
                  <m:t>y</m:t>
                </m:r>
              </w:ins>
            </m:e>
          </m:acc>
          <m:d>
            <m:dPr>
              <m:ctrlPr>
                <w:ins w:id="6103" w:author="The Si Tran" w:date="2012-12-07T22:16:00Z">
                  <w:rPr>
                    <w:rFonts w:ascii="Cambria Math" w:hAnsi="Cambria Math"/>
                    <w:i/>
                    <w:sz w:val="26"/>
                    <w:szCs w:val="26"/>
                  </w:rPr>
                </w:ins>
              </m:ctrlPr>
            </m:dPr>
            <m:e>
              <w:ins w:id="6104" w:author="The Si Tran" w:date="2012-12-07T22:16:00Z">
                <m:r>
                  <w:rPr>
                    <w:rFonts w:ascii="Cambria Math" w:hAnsi="Cambria Math"/>
                    <w:sz w:val="26"/>
                    <w:szCs w:val="26"/>
                    <w:rPrChange w:id="6105" w:author="The Si Tran" w:date="2012-12-07T22:17:00Z">
                      <w:rPr>
                        <w:rFonts w:ascii="Cambria Math" w:hAnsi="Cambria Math"/>
                        <w:szCs w:val="26"/>
                      </w:rPr>
                    </w:rPrChange>
                  </w:rPr>
                  <m:t>t+1</m:t>
                </m:r>
              </w:ins>
            </m:e>
          </m:d>
          <w:ins w:id="6106" w:author="The Si Tran" w:date="2012-12-07T22:16:00Z">
            <m:r>
              <w:rPr>
                <w:rFonts w:ascii="Cambria Math" w:hAnsi="Cambria Math"/>
                <w:sz w:val="26"/>
                <w:szCs w:val="26"/>
                <w:rPrChange w:id="6107" w:author="The Si Tran" w:date="2012-12-07T22:17:00Z">
                  <w:rPr>
                    <w:rFonts w:ascii="Cambria Math" w:hAnsi="Cambria Math"/>
                    <w:szCs w:val="26"/>
                  </w:rPr>
                </w:rPrChange>
              </w:rPr>
              <m:t>=</m:t>
            </m:r>
          </w:ins>
          <m:sSub>
            <m:sSubPr>
              <m:ctrlPr>
                <w:ins w:id="6108" w:author="The Si Tran" w:date="2012-12-07T22:16:00Z">
                  <w:rPr>
                    <w:rFonts w:ascii="Cambria Math" w:hAnsi="Cambria Math"/>
                    <w:i/>
                    <w:sz w:val="26"/>
                    <w:szCs w:val="26"/>
                  </w:rPr>
                </w:ins>
              </m:ctrlPr>
            </m:sSubPr>
            <m:e>
              <w:ins w:id="6109" w:author="The Si Tran" w:date="2012-12-07T22:16:00Z">
                <m:r>
                  <w:rPr>
                    <w:rFonts w:ascii="Cambria Math" w:hAnsi="Cambria Math"/>
                    <w:sz w:val="26"/>
                    <w:szCs w:val="26"/>
                    <w:rPrChange w:id="6110" w:author="The Si Tran" w:date="2012-12-07T22:17:00Z">
                      <w:rPr>
                        <w:rFonts w:ascii="Cambria Math" w:hAnsi="Cambria Math"/>
                        <w:szCs w:val="26"/>
                      </w:rPr>
                    </w:rPrChange>
                  </w:rPr>
                  <m:t>a</m:t>
                </m:r>
              </w:ins>
            </m:e>
            <m:sub>
              <w:ins w:id="6111" w:author="The Si Tran" w:date="2012-12-07T22:16:00Z">
                <m:r>
                  <w:rPr>
                    <w:rFonts w:ascii="Cambria Math" w:hAnsi="Cambria Math"/>
                    <w:sz w:val="26"/>
                    <w:szCs w:val="26"/>
                    <w:rPrChange w:id="6112" w:author="The Si Tran" w:date="2012-12-07T22:17:00Z">
                      <w:rPr>
                        <w:rFonts w:ascii="Cambria Math" w:hAnsi="Cambria Math"/>
                        <w:szCs w:val="26"/>
                      </w:rPr>
                    </w:rPrChange>
                  </w:rPr>
                  <m:t>0</m:t>
                </m:r>
              </w:ins>
            </m:sub>
          </m:sSub>
          <w:ins w:id="6113" w:author="The Si Tran" w:date="2012-12-07T22:16:00Z">
            <m:r>
              <w:rPr>
                <w:rFonts w:ascii="Cambria Math" w:hAnsi="Cambria Math"/>
                <w:sz w:val="26"/>
                <w:szCs w:val="26"/>
                <w:rPrChange w:id="6114" w:author="The Si Tran" w:date="2012-12-07T22:17:00Z">
                  <w:rPr>
                    <w:rFonts w:ascii="Cambria Math" w:hAnsi="Cambria Math"/>
                    <w:szCs w:val="26"/>
                  </w:rPr>
                </w:rPrChange>
              </w:rPr>
              <m:t>+</m:t>
            </m:r>
          </w:ins>
          <m:sSub>
            <m:sSubPr>
              <m:ctrlPr>
                <w:ins w:id="6115" w:author="The Si Tran" w:date="2012-12-07T22:16:00Z">
                  <w:rPr>
                    <w:rFonts w:ascii="Cambria Math" w:hAnsi="Cambria Math"/>
                    <w:i/>
                    <w:sz w:val="26"/>
                    <w:szCs w:val="26"/>
                  </w:rPr>
                </w:ins>
              </m:ctrlPr>
            </m:sSubPr>
            <m:e>
              <w:ins w:id="6116" w:author="The Si Tran" w:date="2012-12-07T22:16:00Z">
                <m:r>
                  <w:rPr>
                    <w:rFonts w:ascii="Cambria Math" w:hAnsi="Cambria Math"/>
                    <w:sz w:val="26"/>
                    <w:szCs w:val="26"/>
                    <w:rPrChange w:id="6117" w:author="The Si Tran" w:date="2012-12-07T22:17:00Z">
                      <w:rPr>
                        <w:rFonts w:ascii="Cambria Math" w:hAnsi="Cambria Math"/>
                        <w:szCs w:val="26"/>
                      </w:rPr>
                    </w:rPrChange>
                  </w:rPr>
                  <m:t>a</m:t>
                </m:r>
              </w:ins>
            </m:e>
            <m:sub>
              <w:ins w:id="6118" w:author="The Si Tran" w:date="2012-12-07T22:16:00Z">
                <m:r>
                  <w:rPr>
                    <w:rFonts w:ascii="Cambria Math" w:hAnsi="Cambria Math"/>
                    <w:sz w:val="26"/>
                    <w:szCs w:val="26"/>
                    <w:rPrChange w:id="6119" w:author="The Si Tran" w:date="2012-12-07T22:17:00Z">
                      <w:rPr>
                        <w:rFonts w:ascii="Cambria Math" w:hAnsi="Cambria Math"/>
                        <w:szCs w:val="26"/>
                      </w:rPr>
                    </w:rPrChange>
                  </w:rPr>
                  <m:t>1</m:t>
                </m:r>
              </w:ins>
            </m:sub>
          </m:sSub>
          <w:ins w:id="6120" w:author="The Si Tran" w:date="2012-12-07T22:16:00Z">
            <m:r>
              <w:rPr>
                <w:rFonts w:ascii="Cambria Math" w:hAnsi="Cambria Math"/>
                <w:sz w:val="26"/>
                <w:szCs w:val="26"/>
                <w:rPrChange w:id="6121" w:author="The Si Tran" w:date="2012-12-07T22:17:00Z">
                  <w:rPr>
                    <w:rFonts w:ascii="Cambria Math" w:hAnsi="Cambria Math"/>
                    <w:szCs w:val="26"/>
                  </w:rPr>
                </w:rPrChange>
              </w:rPr>
              <m:t>y</m:t>
            </m:r>
          </w:ins>
          <m:d>
            <m:dPr>
              <m:ctrlPr>
                <w:ins w:id="6122" w:author="The Si Tran" w:date="2012-12-07T22:16:00Z">
                  <w:rPr>
                    <w:rFonts w:ascii="Cambria Math" w:hAnsi="Cambria Math"/>
                    <w:i/>
                    <w:sz w:val="26"/>
                    <w:szCs w:val="26"/>
                  </w:rPr>
                </w:ins>
              </m:ctrlPr>
            </m:dPr>
            <m:e>
              <w:ins w:id="6123" w:author="The Si Tran" w:date="2012-12-07T22:16:00Z">
                <m:r>
                  <w:rPr>
                    <w:rFonts w:ascii="Cambria Math" w:hAnsi="Cambria Math"/>
                    <w:sz w:val="26"/>
                    <w:szCs w:val="26"/>
                    <w:rPrChange w:id="6124" w:author="The Si Tran" w:date="2012-12-07T22:17:00Z">
                      <w:rPr>
                        <w:rFonts w:ascii="Cambria Math" w:hAnsi="Cambria Math"/>
                        <w:szCs w:val="26"/>
                      </w:rPr>
                    </w:rPrChange>
                  </w:rPr>
                  <m:t>t</m:t>
                </m:r>
              </w:ins>
            </m:e>
          </m:d>
          <w:ins w:id="6125" w:author="The Si Tran" w:date="2012-12-07T22:16:00Z">
            <m:r>
              <w:rPr>
                <w:rFonts w:ascii="Cambria Math" w:hAnsi="Cambria Math"/>
                <w:sz w:val="26"/>
                <w:szCs w:val="26"/>
                <w:rPrChange w:id="6126" w:author="The Si Tran" w:date="2012-12-07T22:17:00Z">
                  <w:rPr>
                    <w:rFonts w:ascii="Cambria Math" w:hAnsi="Cambria Math"/>
                    <w:szCs w:val="26"/>
                  </w:rPr>
                </w:rPrChange>
              </w:rPr>
              <m:t>+</m:t>
            </m:r>
            <m:r>
              <w:rPr>
                <w:rFonts w:ascii="Cambria Math" w:hAnsi="Cambria Math" w:hint="eastAsia"/>
                <w:sz w:val="26"/>
                <w:szCs w:val="26"/>
                <w:rPrChange w:id="6127" w:author="The Si Tran" w:date="2012-12-07T22:17:00Z">
                  <w:rPr>
                    <w:rFonts w:ascii="Cambria Math" w:hAnsi="Cambria Math" w:hint="eastAsia"/>
                    <w:szCs w:val="26"/>
                  </w:rPr>
                </w:rPrChange>
              </w:rPr>
              <m:t>…</m:t>
            </m:r>
            <m:r>
              <w:rPr>
                <w:rFonts w:ascii="Cambria Math" w:hAnsi="Cambria Math"/>
                <w:sz w:val="26"/>
                <w:szCs w:val="26"/>
                <w:rPrChange w:id="6128" w:author="The Si Tran" w:date="2012-12-07T22:17:00Z">
                  <w:rPr>
                    <w:rFonts w:ascii="Cambria Math" w:hAnsi="Cambria Math"/>
                    <w:szCs w:val="26"/>
                  </w:rPr>
                </w:rPrChange>
              </w:rPr>
              <m:t>+</m:t>
            </m:r>
          </w:ins>
          <m:sSub>
            <m:sSubPr>
              <m:ctrlPr>
                <w:ins w:id="6129" w:author="The Si Tran" w:date="2012-12-07T22:16:00Z">
                  <w:rPr>
                    <w:rFonts w:ascii="Cambria Math" w:hAnsi="Cambria Math"/>
                    <w:i/>
                    <w:sz w:val="26"/>
                    <w:szCs w:val="26"/>
                  </w:rPr>
                </w:ins>
              </m:ctrlPr>
            </m:sSubPr>
            <m:e>
              <w:ins w:id="6130" w:author="The Si Tran" w:date="2012-12-07T22:16:00Z">
                <m:r>
                  <w:rPr>
                    <w:rFonts w:ascii="Cambria Math" w:hAnsi="Cambria Math"/>
                    <w:sz w:val="26"/>
                    <w:szCs w:val="26"/>
                    <w:rPrChange w:id="6131" w:author="The Si Tran" w:date="2012-12-07T22:17:00Z">
                      <w:rPr>
                        <w:rFonts w:ascii="Cambria Math" w:hAnsi="Cambria Math"/>
                        <w:szCs w:val="26"/>
                      </w:rPr>
                    </w:rPrChange>
                  </w:rPr>
                  <m:t>a</m:t>
                </m:r>
              </w:ins>
            </m:e>
            <m:sub>
              <w:ins w:id="6132" w:author="The Si Tran" w:date="2012-12-07T22:16:00Z">
                <m:r>
                  <w:rPr>
                    <w:rFonts w:ascii="Cambria Math" w:hAnsi="Cambria Math"/>
                    <w:sz w:val="26"/>
                    <w:szCs w:val="26"/>
                    <w:rPrChange w:id="6133" w:author="The Si Tran" w:date="2012-12-07T22:17:00Z">
                      <w:rPr>
                        <w:rFonts w:ascii="Cambria Math" w:hAnsi="Cambria Math"/>
                        <w:szCs w:val="26"/>
                      </w:rPr>
                    </w:rPrChange>
                  </w:rPr>
                  <m:t>p</m:t>
                </m:r>
              </w:ins>
            </m:sub>
          </m:sSub>
          <w:ins w:id="6134" w:author="The Si Tran" w:date="2012-12-07T22:16:00Z">
            <m:r>
              <w:rPr>
                <w:rFonts w:ascii="Cambria Math" w:hAnsi="Cambria Math"/>
                <w:sz w:val="26"/>
                <w:szCs w:val="26"/>
                <w:rPrChange w:id="6135" w:author="The Si Tran" w:date="2012-12-07T22:17:00Z">
                  <w:rPr>
                    <w:rFonts w:ascii="Cambria Math" w:hAnsi="Cambria Math"/>
                    <w:szCs w:val="26"/>
                  </w:rPr>
                </w:rPrChange>
              </w:rPr>
              <m:t>y</m:t>
            </m:r>
          </w:ins>
          <m:d>
            <m:dPr>
              <m:ctrlPr>
                <w:ins w:id="6136" w:author="The Si Tran" w:date="2012-12-07T22:16:00Z">
                  <w:rPr>
                    <w:rFonts w:ascii="Cambria Math" w:hAnsi="Cambria Math"/>
                    <w:i/>
                    <w:sz w:val="26"/>
                    <w:szCs w:val="26"/>
                  </w:rPr>
                </w:ins>
              </m:ctrlPr>
            </m:dPr>
            <m:e>
              <w:ins w:id="6137" w:author="The Si Tran" w:date="2012-12-07T22:16:00Z">
                <m:r>
                  <w:rPr>
                    <w:rFonts w:ascii="Cambria Math" w:hAnsi="Cambria Math"/>
                    <w:sz w:val="26"/>
                    <w:szCs w:val="26"/>
                    <w:rPrChange w:id="6138" w:author="The Si Tran" w:date="2012-12-07T22:17:00Z">
                      <w:rPr>
                        <w:rFonts w:ascii="Cambria Math" w:hAnsi="Cambria Math"/>
                        <w:szCs w:val="26"/>
                      </w:rPr>
                    </w:rPrChange>
                  </w:rPr>
                  <m:t>t-p+1</m:t>
                </m:r>
              </w:ins>
            </m:e>
          </m:d>
          <w:ins w:id="6139" w:author="The Si Tran" w:date="2012-12-07T22:16:00Z">
            <m:r>
              <w:rPr>
                <w:rFonts w:ascii="Cambria Math" w:hAnsi="Cambria Math"/>
                <w:sz w:val="26"/>
                <w:szCs w:val="26"/>
                <w:rPrChange w:id="6140" w:author="The Si Tran" w:date="2012-12-07T22:17:00Z">
                  <w:rPr>
                    <w:rFonts w:ascii="Cambria Math" w:hAnsi="Cambria Math"/>
                    <w:szCs w:val="26"/>
                  </w:rPr>
                </w:rPrChange>
              </w:rPr>
              <m:t>+</m:t>
            </m:r>
          </w:ins>
          <m:sSub>
            <m:sSubPr>
              <m:ctrlPr>
                <w:ins w:id="6141" w:author="The Si Tran" w:date="2012-12-07T22:16:00Z">
                  <w:rPr>
                    <w:rFonts w:ascii="Cambria Math" w:hAnsi="Cambria Math"/>
                    <w:i/>
                    <w:sz w:val="26"/>
                    <w:szCs w:val="26"/>
                  </w:rPr>
                </w:ins>
              </m:ctrlPr>
            </m:sSubPr>
            <m:e>
              <w:ins w:id="6142" w:author="The Si Tran" w:date="2012-12-07T22:16:00Z">
                <m:r>
                  <w:rPr>
                    <w:rFonts w:ascii="Cambria Math" w:hAnsi="Cambria Math"/>
                    <w:sz w:val="26"/>
                    <w:szCs w:val="26"/>
                    <w:rPrChange w:id="6143" w:author="The Si Tran" w:date="2012-12-07T22:17:00Z">
                      <w:rPr>
                        <w:rFonts w:ascii="Cambria Math" w:hAnsi="Cambria Math"/>
                        <w:szCs w:val="26"/>
                      </w:rPr>
                    </w:rPrChange>
                  </w:rPr>
                  <m:t>b</m:t>
                </m:r>
              </w:ins>
            </m:e>
            <m:sub>
              <w:ins w:id="6144" w:author="The Si Tran" w:date="2012-12-07T22:16:00Z">
                <m:r>
                  <w:rPr>
                    <w:rFonts w:ascii="Cambria Math" w:hAnsi="Cambria Math"/>
                    <w:sz w:val="26"/>
                    <w:szCs w:val="26"/>
                    <w:rPrChange w:id="6145" w:author="The Si Tran" w:date="2012-12-07T22:17:00Z">
                      <w:rPr>
                        <w:rFonts w:ascii="Cambria Math" w:hAnsi="Cambria Math"/>
                        <w:szCs w:val="26"/>
                      </w:rPr>
                    </w:rPrChange>
                  </w:rPr>
                  <m:t>1</m:t>
                </m:r>
              </w:ins>
            </m:sub>
          </m:sSub>
          <w:ins w:id="6146" w:author="The Si Tran" w:date="2012-12-07T22:16:00Z">
            <m:r>
              <w:rPr>
                <w:rFonts w:ascii="Cambria Math" w:hAnsi="Cambria Math"/>
                <w:sz w:val="26"/>
                <w:szCs w:val="26"/>
                <w:rPrChange w:id="6147" w:author="The Si Tran" w:date="2012-12-07T22:17:00Z">
                  <w:rPr>
                    <w:rFonts w:ascii="Cambria Math" w:hAnsi="Cambria Math"/>
                    <w:szCs w:val="26"/>
                  </w:rPr>
                </w:rPrChange>
              </w:rPr>
              <m:t>e</m:t>
            </m:r>
          </w:ins>
          <m:d>
            <m:dPr>
              <m:ctrlPr>
                <w:ins w:id="6148" w:author="The Si Tran" w:date="2012-12-07T22:16:00Z">
                  <w:rPr>
                    <w:rFonts w:ascii="Cambria Math" w:hAnsi="Cambria Math"/>
                    <w:i/>
                    <w:sz w:val="26"/>
                    <w:szCs w:val="26"/>
                  </w:rPr>
                </w:ins>
              </m:ctrlPr>
            </m:dPr>
            <m:e>
              <w:ins w:id="6149" w:author="The Si Tran" w:date="2012-12-07T22:16:00Z">
                <m:r>
                  <w:rPr>
                    <w:rFonts w:ascii="Cambria Math" w:hAnsi="Cambria Math"/>
                    <w:sz w:val="26"/>
                    <w:szCs w:val="26"/>
                    <w:rPrChange w:id="6150" w:author="The Si Tran" w:date="2012-12-07T22:17:00Z">
                      <w:rPr>
                        <w:rFonts w:ascii="Cambria Math" w:hAnsi="Cambria Math"/>
                        <w:szCs w:val="26"/>
                      </w:rPr>
                    </w:rPrChange>
                  </w:rPr>
                  <m:t>t</m:t>
                </m:r>
              </w:ins>
            </m:e>
          </m:d>
          <w:ins w:id="6151" w:author="The Si Tran" w:date="2012-12-07T22:16:00Z">
            <m:r>
              <w:rPr>
                <w:rFonts w:ascii="Cambria Math" w:hAnsi="Cambria Math"/>
                <w:sz w:val="26"/>
                <w:szCs w:val="26"/>
                <w:rPrChange w:id="6152" w:author="The Si Tran" w:date="2012-12-07T22:17:00Z">
                  <w:rPr>
                    <w:rFonts w:ascii="Cambria Math" w:hAnsi="Cambria Math"/>
                    <w:szCs w:val="26"/>
                  </w:rPr>
                </w:rPrChange>
              </w:rPr>
              <m:t>+</m:t>
            </m:r>
            <m:r>
              <w:rPr>
                <w:rFonts w:ascii="Cambria Math" w:hAnsi="Cambria Math" w:hint="eastAsia"/>
                <w:sz w:val="26"/>
                <w:szCs w:val="26"/>
                <w:rPrChange w:id="6153" w:author="The Si Tran" w:date="2012-12-07T22:17:00Z">
                  <w:rPr>
                    <w:rFonts w:ascii="Cambria Math" w:hAnsi="Cambria Math" w:hint="eastAsia"/>
                    <w:szCs w:val="26"/>
                  </w:rPr>
                </w:rPrChange>
              </w:rPr>
              <m:t>…</m:t>
            </m:r>
            <m:r>
              <w:rPr>
                <w:rFonts w:ascii="Cambria Math" w:hAnsi="Cambria Math"/>
                <w:sz w:val="26"/>
                <w:szCs w:val="26"/>
                <w:rPrChange w:id="6154" w:author="The Si Tran" w:date="2012-12-07T22:17:00Z">
                  <w:rPr>
                    <w:rFonts w:ascii="Cambria Math" w:hAnsi="Cambria Math"/>
                    <w:szCs w:val="26"/>
                  </w:rPr>
                </w:rPrChange>
              </w:rPr>
              <m:t>+</m:t>
            </m:r>
          </w:ins>
          <m:sSub>
            <m:sSubPr>
              <m:ctrlPr>
                <w:ins w:id="6155" w:author="The Si Tran" w:date="2012-12-07T22:16:00Z">
                  <w:rPr>
                    <w:rFonts w:ascii="Cambria Math" w:hAnsi="Cambria Math"/>
                    <w:i/>
                    <w:sz w:val="26"/>
                    <w:szCs w:val="26"/>
                  </w:rPr>
                </w:ins>
              </m:ctrlPr>
            </m:sSubPr>
            <m:e>
              <w:ins w:id="6156" w:author="The Si Tran" w:date="2012-12-07T22:16:00Z">
                <m:r>
                  <w:rPr>
                    <w:rFonts w:ascii="Cambria Math" w:hAnsi="Cambria Math"/>
                    <w:sz w:val="26"/>
                    <w:szCs w:val="26"/>
                    <w:rPrChange w:id="6157" w:author="The Si Tran" w:date="2012-12-07T22:17:00Z">
                      <w:rPr>
                        <w:rFonts w:ascii="Cambria Math" w:hAnsi="Cambria Math"/>
                        <w:szCs w:val="26"/>
                      </w:rPr>
                    </w:rPrChange>
                  </w:rPr>
                  <m:t>b</m:t>
                </m:r>
              </w:ins>
            </m:e>
            <m:sub>
              <w:ins w:id="6158" w:author="The Si Tran" w:date="2012-12-07T22:16:00Z">
                <m:r>
                  <w:rPr>
                    <w:rFonts w:ascii="Cambria Math" w:hAnsi="Cambria Math"/>
                    <w:sz w:val="26"/>
                    <w:szCs w:val="26"/>
                    <w:rPrChange w:id="6159" w:author="The Si Tran" w:date="2012-12-07T22:17:00Z">
                      <w:rPr>
                        <w:rFonts w:ascii="Cambria Math" w:hAnsi="Cambria Math"/>
                        <w:szCs w:val="26"/>
                      </w:rPr>
                    </w:rPrChange>
                  </w:rPr>
                  <m:t>q</m:t>
                </m:r>
              </w:ins>
            </m:sub>
          </m:sSub>
          <w:ins w:id="6160" w:author="The Si Tran" w:date="2012-12-07T22:16:00Z">
            <m:r>
              <w:rPr>
                <w:rFonts w:ascii="Cambria Math" w:hAnsi="Cambria Math"/>
                <w:sz w:val="26"/>
                <w:szCs w:val="26"/>
                <w:rPrChange w:id="6161"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162" w:author="The Si Tran" w:date="2012-12-07T22:18:00Z"/>
        </w:rPr>
        <w:pPrChange w:id="6163" w:author="The Si Tran" w:date="2012-12-16T17:13:00Z">
          <w:pPr/>
        </w:pPrChange>
      </w:pPr>
      <w:ins w:id="6164" w:author="The Si Tran" w:date="2012-12-07T22:12:00Z">
        <w:r w:rsidRPr="00032D83">
          <w:t>D</w:t>
        </w:r>
        <w:r w:rsidRPr="006D6C8D">
          <w:t>ự</w:t>
        </w:r>
        <w:r w:rsidRPr="000C3A28">
          <w:t xml:space="preserve"> đoán nhi</w:t>
        </w:r>
        <w:r w:rsidRPr="0015771C">
          <w:t>ề</w:t>
        </w:r>
        <w:r w:rsidRPr="008A1996">
          <w:t>u th</w:t>
        </w:r>
        <w:r w:rsidRPr="00A625DC">
          <w:rPr>
            <w:rPrChange w:id="6165" w:author="The Si Tran" w:date="2012-12-07T22:13:00Z">
              <w:rPr/>
            </w:rPrChange>
          </w:rPr>
          <w:t>ời đoạn cho chuỗi dữ liệu tĩnh</w:t>
        </w:r>
      </w:ins>
    </w:p>
    <w:p w14:paraId="0DEF3DE8" w14:textId="77777777" w:rsidR="00CD1726" w:rsidRDefault="00CD1726">
      <w:pPr>
        <w:pStyle w:val="ListParagraph"/>
        <w:spacing w:line="360" w:lineRule="auto"/>
        <w:ind w:left="360" w:firstLine="0"/>
        <w:jc w:val="both"/>
        <w:rPr>
          <w:ins w:id="6166" w:author="The Si Tran" w:date="2012-12-07T22:18:00Z"/>
          <w:rFonts w:ascii="Times New Roman" w:hAnsi="Times New Roman"/>
          <w:sz w:val="26"/>
          <w:szCs w:val="26"/>
        </w:rPr>
        <w:pPrChange w:id="6167" w:author="The Si Tran" w:date="2012-12-14T05:31:00Z">
          <w:pPr>
            <w:pStyle w:val="ListParagraph"/>
            <w:numPr>
              <w:numId w:val="23"/>
            </w:numPr>
            <w:ind w:left="1080" w:hanging="360"/>
          </w:pPr>
        </w:pPrChange>
      </w:pPr>
      <w:ins w:id="6168" w:author="The Si Tran" w:date="2012-12-07T22:18:00Z">
        <w:r>
          <w:rPr>
            <w:rFonts w:ascii="Times New Roman" w:hAnsi="Times New Roman"/>
            <w:sz w:val="26"/>
            <w:szCs w:val="26"/>
          </w:rPr>
          <w:t xml:space="preserve">Dựa vào dự đoán cho 1 giai đoạn, ta có thể </w:t>
        </w:r>
      </w:ins>
      <w:ins w:id="6169" w:author="The Si Tran" w:date="2012-12-07T22:19:00Z">
        <w:r>
          <w:rPr>
            <w:rFonts w:ascii="Times New Roman" w:hAnsi="Times New Roman"/>
            <w:sz w:val="26"/>
            <w:szCs w:val="26"/>
          </w:rPr>
          <w:t>mở rộng</w:t>
        </w:r>
      </w:ins>
      <w:ins w:id="6170" w:author="The Si Tran" w:date="2012-12-07T22:18:00Z">
        <w:r>
          <w:rPr>
            <w:rFonts w:ascii="Times New Roman" w:hAnsi="Times New Roman"/>
            <w:sz w:val="26"/>
            <w:szCs w:val="26"/>
          </w:rPr>
          <w:t xml:space="preserve"> quá trình dự đoán n giai đoạn dựa vào các giá trị đã tính toán được, các</w:t>
        </w:r>
      </w:ins>
      <w:ins w:id="6171"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8A1996">
      <w:pPr>
        <w:pStyle w:val="ListParagraph"/>
        <w:spacing w:line="360" w:lineRule="auto"/>
        <w:ind w:left="360"/>
        <w:rPr>
          <w:ins w:id="6172" w:author="The Si Tran" w:date="2012-12-07T22:21:00Z"/>
          <w:rFonts w:ascii="Times New Roman" w:eastAsiaTheme="minorEastAsia" w:hAnsi="Times New Roman"/>
          <w:sz w:val="26"/>
          <w:szCs w:val="26"/>
        </w:rPr>
        <w:pPrChange w:id="6173" w:author="The Si Tran" w:date="2012-12-14T05:31:00Z">
          <w:pPr>
            <w:pStyle w:val="ListParagraph"/>
            <w:ind w:left="792"/>
          </w:pPr>
        </w:pPrChange>
      </w:pPr>
      <m:oMathPara>
        <m:oMathParaPr>
          <m:jc m:val="left"/>
        </m:oMathParaPr>
        <m:oMath>
          <m:acc>
            <m:accPr>
              <m:ctrlPr>
                <w:ins w:id="6174" w:author="The Si Tran" w:date="2012-12-07T22:21:00Z">
                  <w:rPr>
                    <w:rFonts w:ascii="Cambria Math" w:hAnsi="Cambria Math"/>
                    <w:i/>
                    <w:sz w:val="26"/>
                    <w:szCs w:val="26"/>
                  </w:rPr>
                </w:ins>
              </m:ctrlPr>
            </m:accPr>
            <m:e>
              <w:ins w:id="6175" w:author="The Si Tran" w:date="2012-12-07T22:21:00Z">
                <m:r>
                  <w:rPr>
                    <w:rFonts w:ascii="Cambria Math" w:hAnsi="Cambria Math"/>
                    <w:sz w:val="26"/>
                    <w:szCs w:val="26"/>
                  </w:rPr>
                  <m:t>y</m:t>
                </m:r>
              </w:ins>
            </m:e>
          </m:acc>
          <m:d>
            <m:dPr>
              <m:ctrlPr>
                <w:ins w:id="6176" w:author="The Si Tran" w:date="2012-12-07T22:21:00Z">
                  <w:rPr>
                    <w:rFonts w:ascii="Cambria Math" w:hAnsi="Cambria Math"/>
                    <w:i/>
                    <w:sz w:val="26"/>
                    <w:szCs w:val="26"/>
                  </w:rPr>
                </w:ins>
              </m:ctrlPr>
            </m:dPr>
            <m:e>
              <w:ins w:id="6177" w:author="The Si Tran" w:date="2012-12-07T22:21:00Z">
                <m:r>
                  <w:rPr>
                    <w:rFonts w:ascii="Cambria Math" w:hAnsi="Cambria Math"/>
                    <w:sz w:val="26"/>
                    <w:szCs w:val="26"/>
                  </w:rPr>
                  <m:t>t+1</m:t>
                </m:r>
              </w:ins>
            </m:e>
          </m:d>
          <w:ins w:id="6178" w:author="The Si Tran" w:date="2012-12-07T22:21:00Z">
            <m:r>
              <w:rPr>
                <w:rFonts w:ascii="Cambria Math" w:hAnsi="Cambria Math"/>
                <w:sz w:val="26"/>
                <w:szCs w:val="26"/>
              </w:rPr>
              <m:t>=</m:t>
            </m:r>
          </w:ins>
          <m:sSub>
            <m:sSubPr>
              <m:ctrlPr>
                <w:ins w:id="6179" w:author="The Si Tran" w:date="2012-12-07T22:21:00Z">
                  <w:rPr>
                    <w:rFonts w:ascii="Cambria Math" w:hAnsi="Cambria Math"/>
                    <w:i/>
                    <w:sz w:val="26"/>
                    <w:szCs w:val="26"/>
                  </w:rPr>
                </w:ins>
              </m:ctrlPr>
            </m:sSubPr>
            <m:e>
              <w:ins w:id="6180" w:author="The Si Tran" w:date="2012-12-07T22:21:00Z">
                <m:r>
                  <w:rPr>
                    <w:rFonts w:ascii="Cambria Math" w:hAnsi="Cambria Math"/>
                    <w:sz w:val="26"/>
                    <w:szCs w:val="26"/>
                  </w:rPr>
                  <m:t>a</m:t>
                </m:r>
              </w:ins>
            </m:e>
            <m:sub>
              <w:ins w:id="6181" w:author="The Si Tran" w:date="2012-12-07T22:21:00Z">
                <m:r>
                  <w:rPr>
                    <w:rFonts w:ascii="Cambria Math" w:hAnsi="Cambria Math"/>
                    <w:sz w:val="26"/>
                    <w:szCs w:val="26"/>
                  </w:rPr>
                  <m:t>0</m:t>
                </m:r>
              </w:ins>
            </m:sub>
          </m:sSub>
          <w:ins w:id="6182" w:author="The Si Tran" w:date="2012-12-07T22:21:00Z">
            <m:r>
              <w:rPr>
                <w:rFonts w:ascii="Cambria Math" w:hAnsi="Cambria Math"/>
                <w:sz w:val="26"/>
                <w:szCs w:val="26"/>
              </w:rPr>
              <m:t>+</m:t>
            </m:r>
          </w:ins>
          <m:sSub>
            <m:sSubPr>
              <m:ctrlPr>
                <w:ins w:id="6183" w:author="The Si Tran" w:date="2012-12-07T22:21:00Z">
                  <w:rPr>
                    <w:rFonts w:ascii="Cambria Math" w:hAnsi="Cambria Math"/>
                    <w:i/>
                    <w:sz w:val="26"/>
                    <w:szCs w:val="26"/>
                  </w:rPr>
                </w:ins>
              </m:ctrlPr>
            </m:sSubPr>
            <m:e>
              <w:ins w:id="6184" w:author="The Si Tran" w:date="2012-12-07T22:21:00Z">
                <m:r>
                  <w:rPr>
                    <w:rFonts w:ascii="Cambria Math" w:hAnsi="Cambria Math"/>
                    <w:sz w:val="26"/>
                    <w:szCs w:val="26"/>
                  </w:rPr>
                  <m:t>a</m:t>
                </m:r>
              </w:ins>
            </m:e>
            <m:sub>
              <w:ins w:id="6185" w:author="The Si Tran" w:date="2012-12-07T22:21:00Z">
                <m:r>
                  <w:rPr>
                    <w:rFonts w:ascii="Cambria Math" w:hAnsi="Cambria Math"/>
                    <w:sz w:val="26"/>
                    <w:szCs w:val="26"/>
                  </w:rPr>
                  <m:t>1</m:t>
                </m:r>
              </w:ins>
            </m:sub>
          </m:sSub>
          <w:ins w:id="6186" w:author="The Si Tran" w:date="2012-12-07T22:21:00Z">
            <m:r>
              <w:rPr>
                <w:rFonts w:ascii="Cambria Math" w:hAnsi="Cambria Math"/>
                <w:sz w:val="26"/>
                <w:szCs w:val="26"/>
              </w:rPr>
              <m:t>y</m:t>
            </m:r>
          </w:ins>
          <m:d>
            <m:dPr>
              <m:ctrlPr>
                <w:ins w:id="6187" w:author="The Si Tran" w:date="2012-12-07T22:21:00Z">
                  <w:rPr>
                    <w:rFonts w:ascii="Cambria Math" w:hAnsi="Cambria Math"/>
                    <w:i/>
                    <w:sz w:val="26"/>
                    <w:szCs w:val="26"/>
                  </w:rPr>
                </w:ins>
              </m:ctrlPr>
            </m:dPr>
            <m:e>
              <w:ins w:id="6188" w:author="The Si Tran" w:date="2012-12-07T22:21:00Z">
                <m:r>
                  <w:rPr>
                    <w:rFonts w:ascii="Cambria Math" w:hAnsi="Cambria Math"/>
                    <w:sz w:val="26"/>
                    <w:szCs w:val="26"/>
                  </w:rPr>
                  <m:t>t</m:t>
                </m:r>
              </w:ins>
            </m:e>
          </m:d>
          <w:ins w:id="6189" w:author="The Si Tran" w:date="2012-12-07T22:21:00Z">
            <m:r>
              <w:rPr>
                <w:rFonts w:ascii="Cambria Math" w:hAnsi="Cambria Math"/>
                <w:sz w:val="26"/>
                <w:szCs w:val="26"/>
              </w:rPr>
              <m:t>+…+</m:t>
            </m:r>
          </w:ins>
          <m:sSub>
            <m:sSubPr>
              <m:ctrlPr>
                <w:ins w:id="6190" w:author="The Si Tran" w:date="2012-12-07T22:21:00Z">
                  <w:rPr>
                    <w:rFonts w:ascii="Cambria Math" w:hAnsi="Cambria Math"/>
                    <w:i/>
                    <w:sz w:val="26"/>
                    <w:szCs w:val="26"/>
                  </w:rPr>
                </w:ins>
              </m:ctrlPr>
            </m:sSubPr>
            <m:e>
              <w:ins w:id="6191" w:author="The Si Tran" w:date="2012-12-07T22:21:00Z">
                <m:r>
                  <w:rPr>
                    <w:rFonts w:ascii="Cambria Math" w:hAnsi="Cambria Math"/>
                    <w:sz w:val="26"/>
                    <w:szCs w:val="26"/>
                  </w:rPr>
                  <m:t>a</m:t>
                </m:r>
              </w:ins>
            </m:e>
            <m:sub>
              <w:ins w:id="6192" w:author="The Si Tran" w:date="2012-12-07T22:21:00Z">
                <m:r>
                  <w:rPr>
                    <w:rFonts w:ascii="Cambria Math" w:hAnsi="Cambria Math"/>
                    <w:sz w:val="26"/>
                    <w:szCs w:val="26"/>
                  </w:rPr>
                  <m:t>p</m:t>
                </m:r>
              </w:ins>
            </m:sub>
          </m:sSub>
          <w:ins w:id="6193" w:author="The Si Tran" w:date="2012-12-07T22:21:00Z">
            <m:r>
              <w:rPr>
                <w:rFonts w:ascii="Cambria Math" w:hAnsi="Cambria Math"/>
                <w:sz w:val="26"/>
                <w:szCs w:val="26"/>
              </w:rPr>
              <m:t>y</m:t>
            </m:r>
          </w:ins>
          <m:d>
            <m:dPr>
              <m:ctrlPr>
                <w:ins w:id="6194" w:author="The Si Tran" w:date="2012-12-07T22:21:00Z">
                  <w:rPr>
                    <w:rFonts w:ascii="Cambria Math" w:hAnsi="Cambria Math"/>
                    <w:i/>
                    <w:sz w:val="26"/>
                    <w:szCs w:val="26"/>
                  </w:rPr>
                </w:ins>
              </m:ctrlPr>
            </m:dPr>
            <m:e>
              <w:ins w:id="6195" w:author="The Si Tran" w:date="2012-12-07T22:21:00Z">
                <m:r>
                  <w:rPr>
                    <w:rFonts w:ascii="Cambria Math" w:hAnsi="Cambria Math"/>
                    <w:sz w:val="26"/>
                    <w:szCs w:val="26"/>
                  </w:rPr>
                  <m:t>t-p+1</m:t>
                </m:r>
              </w:ins>
            </m:e>
          </m:d>
          <w:ins w:id="6196" w:author="The Si Tran" w:date="2012-12-07T22:21:00Z">
            <m:r>
              <w:rPr>
                <w:rFonts w:ascii="Cambria Math" w:hAnsi="Cambria Math"/>
                <w:sz w:val="26"/>
                <w:szCs w:val="26"/>
              </w:rPr>
              <m:t>+0+</m:t>
            </m:r>
          </w:ins>
          <m:sSub>
            <m:sSubPr>
              <m:ctrlPr>
                <w:ins w:id="6197" w:author="The Si Tran" w:date="2012-12-07T22:21:00Z">
                  <w:rPr>
                    <w:rFonts w:ascii="Cambria Math" w:hAnsi="Cambria Math"/>
                    <w:i/>
                    <w:sz w:val="26"/>
                    <w:szCs w:val="26"/>
                  </w:rPr>
                </w:ins>
              </m:ctrlPr>
            </m:sSubPr>
            <m:e>
              <w:ins w:id="6198" w:author="The Si Tran" w:date="2012-12-07T22:21:00Z">
                <m:r>
                  <w:rPr>
                    <w:rFonts w:ascii="Cambria Math" w:hAnsi="Cambria Math"/>
                    <w:sz w:val="26"/>
                    <w:szCs w:val="26"/>
                  </w:rPr>
                  <m:t>b</m:t>
                </m:r>
              </w:ins>
            </m:e>
            <m:sub>
              <w:ins w:id="6199" w:author="The Si Tran" w:date="2012-12-07T22:21:00Z">
                <m:r>
                  <w:rPr>
                    <w:rFonts w:ascii="Cambria Math" w:hAnsi="Cambria Math"/>
                    <w:sz w:val="26"/>
                    <w:szCs w:val="26"/>
                  </w:rPr>
                  <m:t>1</m:t>
                </m:r>
              </w:ins>
            </m:sub>
          </m:sSub>
          <w:ins w:id="6200" w:author="The Si Tran" w:date="2012-12-07T22:21:00Z">
            <m:r>
              <w:rPr>
                <w:rFonts w:ascii="Cambria Math" w:hAnsi="Cambria Math"/>
                <w:sz w:val="26"/>
                <w:szCs w:val="26"/>
              </w:rPr>
              <m:t>e</m:t>
            </m:r>
          </w:ins>
          <m:d>
            <m:dPr>
              <m:ctrlPr>
                <w:ins w:id="6201" w:author="The Si Tran" w:date="2012-12-07T22:21:00Z">
                  <w:rPr>
                    <w:rFonts w:ascii="Cambria Math" w:hAnsi="Cambria Math"/>
                    <w:i/>
                    <w:sz w:val="26"/>
                    <w:szCs w:val="26"/>
                  </w:rPr>
                </w:ins>
              </m:ctrlPr>
            </m:dPr>
            <m:e>
              <w:ins w:id="6202" w:author="The Si Tran" w:date="2012-12-07T22:21:00Z">
                <m:r>
                  <w:rPr>
                    <w:rFonts w:ascii="Cambria Math" w:hAnsi="Cambria Math"/>
                    <w:sz w:val="26"/>
                    <w:szCs w:val="26"/>
                  </w:rPr>
                  <m:t>t</m:t>
                </m:r>
              </w:ins>
            </m:e>
          </m:d>
          <w:ins w:id="6203" w:author="The Si Tran" w:date="2012-12-07T22:21:00Z">
            <m:r>
              <w:rPr>
                <w:rFonts w:ascii="Cambria Math" w:hAnsi="Cambria Math"/>
                <w:sz w:val="26"/>
                <w:szCs w:val="26"/>
              </w:rPr>
              <m:t>+…+</m:t>
            </m:r>
          </w:ins>
          <m:sSub>
            <m:sSubPr>
              <m:ctrlPr>
                <w:ins w:id="6204" w:author="The Si Tran" w:date="2012-12-07T22:21:00Z">
                  <w:rPr>
                    <w:rFonts w:ascii="Cambria Math" w:hAnsi="Cambria Math"/>
                    <w:i/>
                    <w:sz w:val="26"/>
                    <w:szCs w:val="26"/>
                  </w:rPr>
                </w:ins>
              </m:ctrlPr>
            </m:sSubPr>
            <m:e>
              <w:ins w:id="6205" w:author="The Si Tran" w:date="2012-12-07T22:21:00Z">
                <m:r>
                  <w:rPr>
                    <w:rFonts w:ascii="Cambria Math" w:hAnsi="Cambria Math"/>
                    <w:sz w:val="26"/>
                    <w:szCs w:val="26"/>
                  </w:rPr>
                  <m:t>b</m:t>
                </m:r>
              </w:ins>
            </m:e>
            <m:sub>
              <w:ins w:id="6206" w:author="The Si Tran" w:date="2012-12-07T22:21:00Z">
                <m:r>
                  <w:rPr>
                    <w:rFonts w:ascii="Cambria Math" w:hAnsi="Cambria Math"/>
                    <w:sz w:val="26"/>
                    <w:szCs w:val="26"/>
                  </w:rPr>
                  <m:t>q</m:t>
                </m:r>
              </w:ins>
            </m:sub>
          </m:sSub>
          <w:ins w:id="6207" w:author="The Si Tran" w:date="2012-12-07T22:21:00Z">
            <m:r>
              <w:rPr>
                <w:rFonts w:ascii="Cambria Math" w:hAnsi="Cambria Math"/>
                <w:sz w:val="26"/>
                <w:szCs w:val="26"/>
              </w:rPr>
              <m:t>e(1-q+1)</m:t>
            </m:r>
          </w:ins>
        </m:oMath>
      </m:oMathPara>
    </w:p>
    <w:p w14:paraId="1BBB3B19" w14:textId="77777777" w:rsidR="00C74575" w:rsidRPr="001C47AE" w:rsidRDefault="008A1996">
      <w:pPr>
        <w:pStyle w:val="ListParagraph"/>
        <w:spacing w:line="360" w:lineRule="auto"/>
        <w:ind w:left="360"/>
        <w:rPr>
          <w:ins w:id="6208" w:author="The Si Tran" w:date="2012-12-07T22:21:00Z"/>
          <w:rFonts w:ascii="Times New Roman" w:eastAsiaTheme="minorEastAsia" w:hAnsi="Times New Roman"/>
          <w:sz w:val="26"/>
          <w:szCs w:val="26"/>
        </w:rPr>
        <w:pPrChange w:id="6209" w:author="The Si Tran" w:date="2012-12-14T05:31:00Z">
          <w:pPr>
            <w:pStyle w:val="ListParagraph"/>
            <w:ind w:left="792"/>
          </w:pPr>
        </w:pPrChange>
      </w:pPr>
      <m:oMathPara>
        <m:oMathParaPr>
          <m:jc m:val="left"/>
        </m:oMathParaPr>
        <m:oMath>
          <m:acc>
            <m:accPr>
              <m:ctrlPr>
                <w:ins w:id="6210" w:author="The Si Tran" w:date="2012-12-07T22:21:00Z">
                  <w:rPr>
                    <w:rFonts w:ascii="Cambria Math" w:hAnsi="Cambria Math"/>
                    <w:i/>
                    <w:sz w:val="26"/>
                    <w:szCs w:val="26"/>
                  </w:rPr>
                </w:ins>
              </m:ctrlPr>
            </m:accPr>
            <m:e>
              <w:ins w:id="6211" w:author="The Si Tran" w:date="2012-12-07T22:21:00Z">
                <m:r>
                  <w:rPr>
                    <w:rFonts w:ascii="Cambria Math" w:hAnsi="Cambria Math"/>
                    <w:sz w:val="26"/>
                    <w:szCs w:val="26"/>
                  </w:rPr>
                  <m:t>y</m:t>
                </m:r>
              </w:ins>
            </m:e>
          </m:acc>
          <m:d>
            <m:dPr>
              <m:ctrlPr>
                <w:ins w:id="6212" w:author="The Si Tran" w:date="2012-12-07T22:21:00Z">
                  <w:rPr>
                    <w:rFonts w:ascii="Cambria Math" w:hAnsi="Cambria Math"/>
                    <w:i/>
                    <w:sz w:val="26"/>
                    <w:szCs w:val="26"/>
                  </w:rPr>
                </w:ins>
              </m:ctrlPr>
            </m:dPr>
            <m:e>
              <w:ins w:id="6213" w:author="The Si Tran" w:date="2012-12-07T22:21:00Z">
                <m:r>
                  <w:rPr>
                    <w:rFonts w:ascii="Cambria Math" w:hAnsi="Cambria Math"/>
                    <w:sz w:val="26"/>
                    <w:szCs w:val="26"/>
                  </w:rPr>
                  <m:t>t+2</m:t>
                </m:r>
              </w:ins>
            </m:e>
          </m:d>
          <w:ins w:id="6214" w:author="The Si Tran" w:date="2012-12-07T22:21:00Z">
            <m:r>
              <w:rPr>
                <w:rFonts w:ascii="Cambria Math" w:hAnsi="Cambria Math"/>
                <w:sz w:val="26"/>
                <w:szCs w:val="26"/>
              </w:rPr>
              <m:t>=</m:t>
            </m:r>
          </w:ins>
          <m:sSub>
            <m:sSubPr>
              <m:ctrlPr>
                <w:ins w:id="6215" w:author="The Si Tran" w:date="2012-12-07T22:21:00Z">
                  <w:rPr>
                    <w:rFonts w:ascii="Cambria Math" w:hAnsi="Cambria Math"/>
                    <w:i/>
                    <w:sz w:val="26"/>
                    <w:szCs w:val="26"/>
                  </w:rPr>
                </w:ins>
              </m:ctrlPr>
            </m:sSubPr>
            <m:e>
              <w:ins w:id="6216" w:author="The Si Tran" w:date="2012-12-07T22:21:00Z">
                <m:r>
                  <w:rPr>
                    <w:rFonts w:ascii="Cambria Math" w:hAnsi="Cambria Math"/>
                    <w:sz w:val="26"/>
                    <w:szCs w:val="26"/>
                  </w:rPr>
                  <m:t>a</m:t>
                </m:r>
              </w:ins>
            </m:e>
            <m:sub>
              <w:ins w:id="6217" w:author="The Si Tran" w:date="2012-12-07T22:21:00Z">
                <m:r>
                  <w:rPr>
                    <w:rFonts w:ascii="Cambria Math" w:hAnsi="Cambria Math"/>
                    <w:sz w:val="26"/>
                    <w:szCs w:val="26"/>
                  </w:rPr>
                  <m:t>0</m:t>
                </m:r>
              </w:ins>
            </m:sub>
          </m:sSub>
          <w:ins w:id="6218" w:author="The Si Tran" w:date="2012-12-07T22:21:00Z">
            <m:r>
              <w:rPr>
                <w:rFonts w:ascii="Cambria Math" w:hAnsi="Cambria Math"/>
                <w:sz w:val="26"/>
                <w:szCs w:val="26"/>
              </w:rPr>
              <m:t>+</m:t>
            </m:r>
          </w:ins>
          <m:sSub>
            <m:sSubPr>
              <m:ctrlPr>
                <w:ins w:id="6219" w:author="The Si Tran" w:date="2012-12-07T22:21:00Z">
                  <w:rPr>
                    <w:rFonts w:ascii="Cambria Math" w:hAnsi="Cambria Math"/>
                    <w:i/>
                    <w:sz w:val="26"/>
                    <w:szCs w:val="26"/>
                  </w:rPr>
                </w:ins>
              </m:ctrlPr>
            </m:sSubPr>
            <m:e>
              <w:ins w:id="6220" w:author="The Si Tran" w:date="2012-12-07T22:21:00Z">
                <m:r>
                  <w:rPr>
                    <w:rFonts w:ascii="Cambria Math" w:hAnsi="Cambria Math"/>
                    <w:sz w:val="26"/>
                    <w:szCs w:val="26"/>
                  </w:rPr>
                  <m:t>a</m:t>
                </m:r>
              </w:ins>
            </m:e>
            <m:sub>
              <w:ins w:id="6221" w:author="The Si Tran" w:date="2012-12-07T22:21:00Z">
                <m:r>
                  <w:rPr>
                    <w:rFonts w:ascii="Cambria Math" w:hAnsi="Cambria Math"/>
                    <w:sz w:val="26"/>
                    <w:szCs w:val="26"/>
                  </w:rPr>
                  <m:t>1</m:t>
                </m:r>
              </w:ins>
            </m:sub>
          </m:sSub>
          <w:ins w:id="6222" w:author="The Si Tran" w:date="2012-12-07T22:21:00Z">
            <m:r>
              <w:rPr>
                <w:rFonts w:ascii="Cambria Math" w:hAnsi="Cambria Math"/>
                <w:sz w:val="26"/>
                <w:szCs w:val="26"/>
              </w:rPr>
              <m:t>y</m:t>
            </m:r>
          </w:ins>
          <m:d>
            <m:dPr>
              <m:ctrlPr>
                <w:ins w:id="6223" w:author="The Si Tran" w:date="2012-12-07T22:21:00Z">
                  <w:rPr>
                    <w:rFonts w:ascii="Cambria Math" w:hAnsi="Cambria Math"/>
                    <w:i/>
                    <w:sz w:val="26"/>
                    <w:szCs w:val="26"/>
                  </w:rPr>
                </w:ins>
              </m:ctrlPr>
            </m:dPr>
            <m:e>
              <w:ins w:id="6224" w:author="The Si Tran" w:date="2012-12-07T22:21:00Z">
                <m:r>
                  <w:rPr>
                    <w:rFonts w:ascii="Cambria Math" w:hAnsi="Cambria Math"/>
                    <w:sz w:val="26"/>
                    <w:szCs w:val="26"/>
                  </w:rPr>
                  <m:t>t+1</m:t>
                </m:r>
              </w:ins>
            </m:e>
          </m:d>
          <w:ins w:id="6225" w:author="The Si Tran" w:date="2012-12-07T22:21:00Z">
            <m:r>
              <w:rPr>
                <w:rFonts w:ascii="Cambria Math" w:hAnsi="Cambria Math"/>
                <w:sz w:val="26"/>
                <w:szCs w:val="26"/>
              </w:rPr>
              <m:t>+…+</m:t>
            </m:r>
          </w:ins>
          <m:sSub>
            <m:sSubPr>
              <m:ctrlPr>
                <w:ins w:id="6226" w:author="The Si Tran" w:date="2012-12-07T22:21:00Z">
                  <w:rPr>
                    <w:rFonts w:ascii="Cambria Math" w:hAnsi="Cambria Math"/>
                    <w:i/>
                    <w:sz w:val="26"/>
                    <w:szCs w:val="26"/>
                  </w:rPr>
                </w:ins>
              </m:ctrlPr>
            </m:sSubPr>
            <m:e>
              <w:ins w:id="6227" w:author="The Si Tran" w:date="2012-12-07T22:21:00Z">
                <m:r>
                  <w:rPr>
                    <w:rFonts w:ascii="Cambria Math" w:hAnsi="Cambria Math"/>
                    <w:sz w:val="26"/>
                    <w:szCs w:val="26"/>
                  </w:rPr>
                  <m:t>a</m:t>
                </m:r>
              </w:ins>
            </m:e>
            <m:sub>
              <w:ins w:id="6228" w:author="The Si Tran" w:date="2012-12-07T22:21:00Z">
                <m:r>
                  <w:rPr>
                    <w:rFonts w:ascii="Cambria Math" w:hAnsi="Cambria Math"/>
                    <w:sz w:val="26"/>
                    <w:szCs w:val="26"/>
                  </w:rPr>
                  <m:t>p</m:t>
                </m:r>
              </w:ins>
            </m:sub>
          </m:sSub>
          <w:ins w:id="6229" w:author="The Si Tran" w:date="2012-12-07T22:21:00Z">
            <m:r>
              <w:rPr>
                <w:rFonts w:ascii="Cambria Math" w:hAnsi="Cambria Math"/>
                <w:sz w:val="26"/>
                <w:szCs w:val="26"/>
              </w:rPr>
              <m:t>y</m:t>
            </m:r>
          </w:ins>
          <m:d>
            <m:dPr>
              <m:ctrlPr>
                <w:ins w:id="6230" w:author="The Si Tran" w:date="2012-12-07T22:21:00Z">
                  <w:rPr>
                    <w:rFonts w:ascii="Cambria Math" w:hAnsi="Cambria Math"/>
                    <w:i/>
                    <w:sz w:val="26"/>
                    <w:szCs w:val="26"/>
                  </w:rPr>
                </w:ins>
              </m:ctrlPr>
            </m:dPr>
            <m:e>
              <w:ins w:id="6231" w:author="The Si Tran" w:date="2012-12-07T22:21:00Z">
                <m:r>
                  <w:rPr>
                    <w:rFonts w:ascii="Cambria Math" w:hAnsi="Cambria Math"/>
                    <w:sz w:val="26"/>
                    <w:szCs w:val="26"/>
                  </w:rPr>
                  <m:t>t-p+2</m:t>
                </m:r>
              </w:ins>
            </m:e>
          </m:d>
          <w:ins w:id="6232" w:author="The Si Tran" w:date="2012-12-07T22:21:00Z">
            <m:r>
              <w:rPr>
                <w:rFonts w:ascii="Cambria Math" w:hAnsi="Cambria Math"/>
                <w:sz w:val="26"/>
                <w:szCs w:val="26"/>
              </w:rPr>
              <m:t>+0+</m:t>
            </m:r>
          </w:ins>
          <m:sSub>
            <m:sSubPr>
              <m:ctrlPr>
                <w:ins w:id="6233" w:author="The Si Tran" w:date="2012-12-07T22:21:00Z">
                  <w:rPr>
                    <w:rFonts w:ascii="Cambria Math" w:hAnsi="Cambria Math"/>
                    <w:i/>
                    <w:sz w:val="26"/>
                    <w:szCs w:val="26"/>
                  </w:rPr>
                </w:ins>
              </m:ctrlPr>
            </m:sSubPr>
            <m:e>
              <w:ins w:id="6234" w:author="The Si Tran" w:date="2012-12-07T22:21:00Z">
                <m:r>
                  <w:rPr>
                    <w:rFonts w:ascii="Cambria Math" w:hAnsi="Cambria Math"/>
                    <w:sz w:val="26"/>
                    <w:szCs w:val="26"/>
                  </w:rPr>
                  <m:t>b</m:t>
                </m:r>
              </w:ins>
            </m:e>
            <m:sub>
              <w:ins w:id="6235" w:author="The Si Tran" w:date="2012-12-07T22:21:00Z">
                <m:r>
                  <w:rPr>
                    <w:rFonts w:ascii="Cambria Math" w:hAnsi="Cambria Math"/>
                    <w:sz w:val="26"/>
                    <w:szCs w:val="26"/>
                  </w:rPr>
                  <m:t>1</m:t>
                </m:r>
              </w:ins>
            </m:sub>
          </m:sSub>
          <w:ins w:id="6236" w:author="The Si Tran" w:date="2012-12-07T22:21:00Z">
            <m:r>
              <w:rPr>
                <w:rFonts w:ascii="Cambria Math" w:hAnsi="Cambria Math"/>
                <w:sz w:val="26"/>
                <w:szCs w:val="26"/>
              </w:rPr>
              <m:t>0+…+</m:t>
            </m:r>
          </w:ins>
          <m:sSub>
            <m:sSubPr>
              <m:ctrlPr>
                <w:ins w:id="6237" w:author="The Si Tran" w:date="2012-12-07T22:21:00Z">
                  <w:rPr>
                    <w:rFonts w:ascii="Cambria Math" w:hAnsi="Cambria Math"/>
                    <w:i/>
                    <w:sz w:val="26"/>
                    <w:szCs w:val="26"/>
                  </w:rPr>
                </w:ins>
              </m:ctrlPr>
            </m:sSubPr>
            <m:e>
              <w:ins w:id="6238" w:author="The Si Tran" w:date="2012-12-07T22:21:00Z">
                <m:r>
                  <w:rPr>
                    <w:rFonts w:ascii="Cambria Math" w:hAnsi="Cambria Math"/>
                    <w:sz w:val="26"/>
                    <w:szCs w:val="26"/>
                  </w:rPr>
                  <m:t>b</m:t>
                </m:r>
              </w:ins>
            </m:e>
            <m:sub>
              <w:ins w:id="6239" w:author="The Si Tran" w:date="2012-12-07T22:21:00Z">
                <m:r>
                  <w:rPr>
                    <w:rFonts w:ascii="Cambria Math" w:hAnsi="Cambria Math"/>
                    <w:sz w:val="26"/>
                    <w:szCs w:val="26"/>
                  </w:rPr>
                  <m:t>q</m:t>
                </m:r>
              </w:ins>
            </m:sub>
          </m:sSub>
          <w:ins w:id="6240" w:author="The Si Tran" w:date="2012-12-07T22:21:00Z">
            <m:r>
              <w:rPr>
                <w:rFonts w:ascii="Cambria Math" w:hAnsi="Cambria Math"/>
                <w:sz w:val="26"/>
                <w:szCs w:val="26"/>
              </w:rPr>
              <m:t>e(1-q+2)</m:t>
            </m:r>
          </w:ins>
        </m:oMath>
      </m:oMathPara>
    </w:p>
    <w:p w14:paraId="78D6F38A" w14:textId="77777777" w:rsidR="00C74575" w:rsidRPr="001C47AE" w:rsidRDefault="008A1996">
      <w:pPr>
        <w:pStyle w:val="ListParagraph"/>
        <w:spacing w:line="360" w:lineRule="auto"/>
        <w:ind w:left="360"/>
        <w:rPr>
          <w:ins w:id="6241" w:author="The Si Tran" w:date="2012-12-07T22:21:00Z"/>
          <w:rFonts w:ascii="Times New Roman" w:eastAsiaTheme="minorEastAsia" w:hAnsi="Times New Roman"/>
          <w:sz w:val="26"/>
          <w:szCs w:val="26"/>
        </w:rPr>
        <w:pPrChange w:id="6242" w:author="The Si Tran" w:date="2012-12-14T05:31:00Z">
          <w:pPr>
            <w:pStyle w:val="ListParagraph"/>
            <w:ind w:left="792"/>
          </w:pPr>
        </w:pPrChange>
      </w:pPr>
      <m:oMathPara>
        <m:oMathParaPr>
          <m:jc m:val="left"/>
        </m:oMathParaPr>
        <m:oMath>
          <m:acc>
            <m:accPr>
              <m:ctrlPr>
                <w:ins w:id="6243" w:author="The Si Tran" w:date="2012-12-07T22:21:00Z">
                  <w:rPr>
                    <w:rFonts w:ascii="Cambria Math" w:hAnsi="Cambria Math"/>
                    <w:i/>
                    <w:sz w:val="26"/>
                    <w:szCs w:val="26"/>
                  </w:rPr>
                </w:ins>
              </m:ctrlPr>
            </m:accPr>
            <m:e>
              <w:ins w:id="6244" w:author="The Si Tran" w:date="2012-12-07T22:21:00Z">
                <m:r>
                  <w:rPr>
                    <w:rFonts w:ascii="Cambria Math" w:hAnsi="Cambria Math"/>
                    <w:sz w:val="26"/>
                    <w:szCs w:val="26"/>
                  </w:rPr>
                  <m:t>y</m:t>
                </m:r>
              </w:ins>
            </m:e>
          </m:acc>
          <m:d>
            <m:dPr>
              <m:ctrlPr>
                <w:ins w:id="6245" w:author="The Si Tran" w:date="2012-12-07T22:21:00Z">
                  <w:rPr>
                    <w:rFonts w:ascii="Cambria Math" w:hAnsi="Cambria Math"/>
                    <w:i/>
                    <w:sz w:val="26"/>
                    <w:szCs w:val="26"/>
                  </w:rPr>
                </w:ins>
              </m:ctrlPr>
            </m:dPr>
            <m:e>
              <w:ins w:id="6246" w:author="The Si Tran" w:date="2012-12-07T22:21:00Z">
                <m:r>
                  <w:rPr>
                    <w:rFonts w:ascii="Cambria Math" w:hAnsi="Cambria Math"/>
                    <w:sz w:val="26"/>
                    <w:szCs w:val="26"/>
                  </w:rPr>
                  <m:t>t+3</m:t>
                </m:r>
              </w:ins>
            </m:e>
          </m:d>
          <w:ins w:id="6247" w:author="The Si Tran" w:date="2012-12-07T22:21:00Z">
            <m:r>
              <w:rPr>
                <w:rFonts w:ascii="Cambria Math" w:hAnsi="Cambria Math"/>
                <w:sz w:val="26"/>
                <w:szCs w:val="26"/>
              </w:rPr>
              <m:t>=</m:t>
            </m:r>
          </w:ins>
          <m:sSub>
            <m:sSubPr>
              <m:ctrlPr>
                <w:ins w:id="6248" w:author="The Si Tran" w:date="2012-12-07T22:21:00Z">
                  <w:rPr>
                    <w:rFonts w:ascii="Cambria Math" w:hAnsi="Cambria Math"/>
                    <w:i/>
                    <w:sz w:val="26"/>
                    <w:szCs w:val="26"/>
                  </w:rPr>
                </w:ins>
              </m:ctrlPr>
            </m:sSubPr>
            <m:e>
              <w:ins w:id="6249" w:author="The Si Tran" w:date="2012-12-07T22:21:00Z">
                <m:r>
                  <w:rPr>
                    <w:rFonts w:ascii="Cambria Math" w:hAnsi="Cambria Math"/>
                    <w:sz w:val="26"/>
                    <w:szCs w:val="26"/>
                  </w:rPr>
                  <m:t>a</m:t>
                </m:r>
              </w:ins>
            </m:e>
            <m:sub>
              <w:ins w:id="6250" w:author="The Si Tran" w:date="2012-12-07T22:21:00Z">
                <m:r>
                  <w:rPr>
                    <w:rFonts w:ascii="Cambria Math" w:hAnsi="Cambria Math"/>
                    <w:sz w:val="26"/>
                    <w:szCs w:val="26"/>
                  </w:rPr>
                  <m:t>0</m:t>
                </m:r>
              </w:ins>
            </m:sub>
          </m:sSub>
          <w:ins w:id="6251" w:author="The Si Tran" w:date="2012-12-07T22:21:00Z">
            <m:r>
              <w:rPr>
                <w:rFonts w:ascii="Cambria Math" w:hAnsi="Cambria Math"/>
                <w:sz w:val="26"/>
                <w:szCs w:val="26"/>
              </w:rPr>
              <m:t>+</m:t>
            </m:r>
          </w:ins>
          <m:sSub>
            <m:sSubPr>
              <m:ctrlPr>
                <w:ins w:id="6252" w:author="The Si Tran" w:date="2012-12-07T22:21:00Z">
                  <w:rPr>
                    <w:rFonts w:ascii="Cambria Math" w:hAnsi="Cambria Math"/>
                    <w:i/>
                    <w:sz w:val="26"/>
                    <w:szCs w:val="26"/>
                  </w:rPr>
                </w:ins>
              </m:ctrlPr>
            </m:sSubPr>
            <m:e>
              <w:ins w:id="6253" w:author="The Si Tran" w:date="2012-12-07T22:21:00Z">
                <m:r>
                  <w:rPr>
                    <w:rFonts w:ascii="Cambria Math" w:hAnsi="Cambria Math"/>
                    <w:sz w:val="26"/>
                    <w:szCs w:val="26"/>
                  </w:rPr>
                  <m:t>a</m:t>
                </m:r>
              </w:ins>
            </m:e>
            <m:sub>
              <w:ins w:id="6254" w:author="The Si Tran" w:date="2012-12-07T22:21:00Z">
                <m:r>
                  <w:rPr>
                    <w:rFonts w:ascii="Cambria Math" w:hAnsi="Cambria Math"/>
                    <w:sz w:val="26"/>
                    <w:szCs w:val="26"/>
                  </w:rPr>
                  <m:t>1</m:t>
                </m:r>
              </w:ins>
            </m:sub>
          </m:sSub>
          <w:ins w:id="6255" w:author="The Si Tran" w:date="2012-12-07T22:21:00Z">
            <m:r>
              <w:rPr>
                <w:rFonts w:ascii="Cambria Math" w:hAnsi="Cambria Math"/>
                <w:sz w:val="26"/>
                <w:szCs w:val="26"/>
              </w:rPr>
              <m:t>y</m:t>
            </m:r>
          </w:ins>
          <m:d>
            <m:dPr>
              <m:ctrlPr>
                <w:ins w:id="6256" w:author="The Si Tran" w:date="2012-12-07T22:21:00Z">
                  <w:rPr>
                    <w:rFonts w:ascii="Cambria Math" w:hAnsi="Cambria Math"/>
                    <w:i/>
                    <w:sz w:val="26"/>
                    <w:szCs w:val="26"/>
                  </w:rPr>
                </w:ins>
              </m:ctrlPr>
            </m:dPr>
            <m:e>
              <w:ins w:id="6257" w:author="The Si Tran" w:date="2012-12-07T22:21:00Z">
                <m:r>
                  <w:rPr>
                    <w:rFonts w:ascii="Cambria Math" w:hAnsi="Cambria Math"/>
                    <w:sz w:val="26"/>
                    <w:szCs w:val="26"/>
                  </w:rPr>
                  <m:t>t+2</m:t>
                </m:r>
              </w:ins>
            </m:e>
          </m:d>
          <w:ins w:id="6258" w:author="The Si Tran" w:date="2012-12-07T22:21:00Z">
            <m:r>
              <w:rPr>
                <w:rFonts w:ascii="Cambria Math" w:hAnsi="Cambria Math"/>
                <w:sz w:val="26"/>
                <w:szCs w:val="26"/>
              </w:rPr>
              <m:t>+…+</m:t>
            </m:r>
          </w:ins>
          <m:sSub>
            <m:sSubPr>
              <m:ctrlPr>
                <w:ins w:id="6259" w:author="The Si Tran" w:date="2012-12-07T22:21:00Z">
                  <w:rPr>
                    <w:rFonts w:ascii="Cambria Math" w:hAnsi="Cambria Math"/>
                    <w:i/>
                    <w:sz w:val="26"/>
                    <w:szCs w:val="26"/>
                  </w:rPr>
                </w:ins>
              </m:ctrlPr>
            </m:sSubPr>
            <m:e>
              <w:ins w:id="6260" w:author="The Si Tran" w:date="2012-12-07T22:21:00Z">
                <m:r>
                  <w:rPr>
                    <w:rFonts w:ascii="Cambria Math" w:hAnsi="Cambria Math"/>
                    <w:sz w:val="26"/>
                    <w:szCs w:val="26"/>
                  </w:rPr>
                  <m:t>a</m:t>
                </m:r>
              </w:ins>
            </m:e>
            <m:sub>
              <w:ins w:id="6261" w:author="The Si Tran" w:date="2012-12-07T22:21:00Z">
                <m:r>
                  <w:rPr>
                    <w:rFonts w:ascii="Cambria Math" w:hAnsi="Cambria Math"/>
                    <w:sz w:val="26"/>
                    <w:szCs w:val="26"/>
                  </w:rPr>
                  <m:t>p</m:t>
                </m:r>
              </w:ins>
            </m:sub>
          </m:sSub>
          <w:ins w:id="6262" w:author="The Si Tran" w:date="2012-12-07T22:21:00Z">
            <m:r>
              <w:rPr>
                <w:rFonts w:ascii="Cambria Math" w:hAnsi="Cambria Math"/>
                <w:sz w:val="26"/>
                <w:szCs w:val="26"/>
              </w:rPr>
              <m:t>y</m:t>
            </m:r>
          </w:ins>
          <m:d>
            <m:dPr>
              <m:ctrlPr>
                <w:ins w:id="6263" w:author="The Si Tran" w:date="2012-12-07T22:21:00Z">
                  <w:rPr>
                    <w:rFonts w:ascii="Cambria Math" w:hAnsi="Cambria Math"/>
                    <w:i/>
                    <w:sz w:val="26"/>
                    <w:szCs w:val="26"/>
                  </w:rPr>
                </w:ins>
              </m:ctrlPr>
            </m:dPr>
            <m:e>
              <w:ins w:id="6264" w:author="The Si Tran" w:date="2012-12-07T22:21:00Z">
                <m:r>
                  <w:rPr>
                    <w:rFonts w:ascii="Cambria Math" w:hAnsi="Cambria Math"/>
                    <w:sz w:val="26"/>
                    <w:szCs w:val="26"/>
                  </w:rPr>
                  <m:t>t-p+3</m:t>
                </m:r>
              </w:ins>
            </m:e>
          </m:d>
          <w:ins w:id="6265" w:author="The Si Tran" w:date="2012-12-07T22:21:00Z">
            <m:r>
              <w:rPr>
                <w:rFonts w:ascii="Cambria Math" w:hAnsi="Cambria Math"/>
                <w:sz w:val="26"/>
                <w:szCs w:val="26"/>
              </w:rPr>
              <m:t>+0+</m:t>
            </m:r>
          </w:ins>
          <m:sSub>
            <m:sSubPr>
              <m:ctrlPr>
                <w:ins w:id="6266" w:author="The Si Tran" w:date="2012-12-07T22:21:00Z">
                  <w:rPr>
                    <w:rFonts w:ascii="Cambria Math" w:hAnsi="Cambria Math"/>
                    <w:i/>
                    <w:sz w:val="26"/>
                    <w:szCs w:val="26"/>
                  </w:rPr>
                </w:ins>
              </m:ctrlPr>
            </m:sSubPr>
            <m:e>
              <w:ins w:id="6267" w:author="The Si Tran" w:date="2012-12-07T22:21:00Z">
                <m:r>
                  <w:rPr>
                    <w:rFonts w:ascii="Cambria Math" w:hAnsi="Cambria Math"/>
                    <w:sz w:val="26"/>
                    <w:szCs w:val="26"/>
                  </w:rPr>
                  <m:t>b</m:t>
                </m:r>
              </w:ins>
            </m:e>
            <m:sub>
              <w:ins w:id="6268" w:author="The Si Tran" w:date="2012-12-07T22:21:00Z">
                <m:r>
                  <w:rPr>
                    <w:rFonts w:ascii="Cambria Math" w:hAnsi="Cambria Math"/>
                    <w:sz w:val="26"/>
                    <w:szCs w:val="26"/>
                  </w:rPr>
                  <m:t>1</m:t>
                </m:r>
              </w:ins>
            </m:sub>
          </m:sSub>
          <w:ins w:id="6269" w:author="The Si Tran" w:date="2012-12-07T22:21:00Z">
            <m:r>
              <w:rPr>
                <w:rFonts w:ascii="Cambria Math" w:hAnsi="Cambria Math"/>
                <w:sz w:val="26"/>
                <w:szCs w:val="26"/>
              </w:rPr>
              <m:t>0+</m:t>
            </m:r>
          </w:ins>
          <m:sSub>
            <m:sSubPr>
              <m:ctrlPr>
                <w:ins w:id="6270" w:author="The Si Tran" w:date="2012-12-07T22:21:00Z">
                  <w:rPr>
                    <w:rFonts w:ascii="Cambria Math" w:hAnsi="Cambria Math"/>
                    <w:i/>
                    <w:sz w:val="26"/>
                    <w:szCs w:val="26"/>
                  </w:rPr>
                </w:ins>
              </m:ctrlPr>
            </m:sSubPr>
            <m:e>
              <w:ins w:id="6271" w:author="The Si Tran" w:date="2012-12-07T22:21:00Z">
                <m:r>
                  <w:rPr>
                    <w:rFonts w:ascii="Cambria Math" w:hAnsi="Cambria Math"/>
                    <w:sz w:val="26"/>
                    <w:szCs w:val="26"/>
                  </w:rPr>
                  <m:t>b</m:t>
                </m:r>
              </w:ins>
            </m:e>
            <m:sub>
              <w:ins w:id="6272" w:author="The Si Tran" w:date="2012-12-07T22:21:00Z">
                <m:r>
                  <w:rPr>
                    <w:rFonts w:ascii="Cambria Math" w:hAnsi="Cambria Math"/>
                    <w:sz w:val="26"/>
                    <w:szCs w:val="26"/>
                  </w:rPr>
                  <m:t>2</m:t>
                </m:r>
              </w:ins>
            </m:sub>
          </m:sSub>
          <w:ins w:id="6273" w:author="The Si Tran" w:date="2012-12-07T22:21:00Z">
            <m:r>
              <w:rPr>
                <w:rFonts w:ascii="Cambria Math" w:hAnsi="Cambria Math"/>
                <w:sz w:val="26"/>
                <w:szCs w:val="26"/>
              </w:rPr>
              <m:t>0+…+</m:t>
            </m:r>
          </w:ins>
          <m:sSub>
            <m:sSubPr>
              <m:ctrlPr>
                <w:ins w:id="6274" w:author="The Si Tran" w:date="2012-12-07T22:21:00Z">
                  <w:rPr>
                    <w:rFonts w:ascii="Cambria Math" w:hAnsi="Cambria Math"/>
                    <w:i/>
                    <w:sz w:val="26"/>
                    <w:szCs w:val="26"/>
                  </w:rPr>
                </w:ins>
              </m:ctrlPr>
            </m:sSubPr>
            <m:e>
              <w:ins w:id="6275" w:author="The Si Tran" w:date="2012-12-07T22:21:00Z">
                <m:r>
                  <w:rPr>
                    <w:rFonts w:ascii="Cambria Math" w:hAnsi="Cambria Math"/>
                    <w:sz w:val="26"/>
                    <w:szCs w:val="26"/>
                  </w:rPr>
                  <m:t>b</m:t>
                </m:r>
              </w:ins>
            </m:e>
            <m:sub>
              <w:ins w:id="6276" w:author="The Si Tran" w:date="2012-12-07T22:21:00Z">
                <m:r>
                  <w:rPr>
                    <w:rFonts w:ascii="Cambria Math" w:hAnsi="Cambria Math"/>
                    <w:sz w:val="26"/>
                    <w:szCs w:val="26"/>
                  </w:rPr>
                  <m:t>q</m:t>
                </m:r>
              </w:ins>
            </m:sub>
          </m:sSub>
          <w:ins w:id="6277"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278" w:author="The Si Tran" w:date="2012-12-07T22:21:00Z"/>
          <w:rFonts w:ascii="Times New Roman" w:eastAsiaTheme="minorEastAsia" w:hAnsi="Times New Roman"/>
          <w:sz w:val="26"/>
          <w:szCs w:val="26"/>
        </w:rPr>
        <w:pPrChange w:id="6279" w:author="The Si Tran" w:date="2012-12-14T05:31:00Z">
          <w:pPr>
            <w:pStyle w:val="ListParagraph"/>
            <w:ind w:left="792"/>
          </w:pPr>
        </w:pPrChange>
      </w:pPr>
      <w:ins w:id="6280"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8A1996">
      <w:pPr>
        <w:pStyle w:val="ListParagraph"/>
        <w:spacing w:line="360" w:lineRule="auto"/>
        <w:ind w:left="360"/>
        <w:rPr>
          <w:ins w:id="6281" w:author="The Si Tran" w:date="2012-12-07T22:13:00Z"/>
          <w:szCs w:val="26"/>
        </w:rPr>
        <w:pPrChange w:id="6282" w:author="The Si Tran" w:date="2012-12-16T17:13:00Z">
          <w:pPr/>
        </w:pPrChange>
      </w:pPr>
      <m:oMathPara>
        <m:oMath>
          <m:acc>
            <m:accPr>
              <m:ctrlPr>
                <w:ins w:id="6283" w:author="The Si Tran" w:date="2012-12-07T22:21:00Z">
                  <w:rPr>
                    <w:rFonts w:ascii="Cambria Math" w:hAnsi="Cambria Math"/>
                    <w:i/>
                    <w:sz w:val="26"/>
                    <w:szCs w:val="26"/>
                  </w:rPr>
                </w:ins>
              </m:ctrlPr>
            </m:accPr>
            <m:e>
              <w:ins w:id="6284" w:author="The Si Tran" w:date="2012-12-07T22:21:00Z">
                <m:r>
                  <w:rPr>
                    <w:rFonts w:ascii="Cambria Math" w:hAnsi="Cambria Math"/>
                    <w:sz w:val="26"/>
                    <w:szCs w:val="26"/>
                  </w:rPr>
                  <m:t>y</m:t>
                </m:r>
              </w:ins>
            </m:e>
          </m:acc>
          <m:d>
            <m:dPr>
              <m:ctrlPr>
                <w:ins w:id="6285" w:author="The Si Tran" w:date="2012-12-07T22:21:00Z">
                  <w:rPr>
                    <w:rFonts w:ascii="Cambria Math" w:hAnsi="Cambria Math"/>
                    <w:i/>
                    <w:sz w:val="26"/>
                    <w:szCs w:val="26"/>
                  </w:rPr>
                </w:ins>
              </m:ctrlPr>
            </m:dPr>
            <m:e>
              <w:ins w:id="6286" w:author="The Si Tran" w:date="2012-12-07T22:21:00Z">
                <m:r>
                  <w:rPr>
                    <w:rFonts w:ascii="Cambria Math" w:hAnsi="Cambria Math"/>
                    <w:sz w:val="26"/>
                    <w:szCs w:val="26"/>
                  </w:rPr>
                  <m:t>t+n</m:t>
                </m:r>
              </w:ins>
            </m:e>
          </m:d>
          <w:ins w:id="6287" w:author="The Si Tran" w:date="2012-12-07T22:21:00Z">
            <m:r>
              <w:rPr>
                <w:rFonts w:ascii="Cambria Math" w:hAnsi="Cambria Math"/>
                <w:sz w:val="26"/>
                <w:szCs w:val="26"/>
              </w:rPr>
              <m:t>=</m:t>
            </m:r>
          </w:ins>
          <m:sSub>
            <m:sSubPr>
              <m:ctrlPr>
                <w:ins w:id="6288" w:author="The Si Tran" w:date="2012-12-07T22:21:00Z">
                  <w:rPr>
                    <w:rFonts w:ascii="Cambria Math" w:hAnsi="Cambria Math"/>
                    <w:i/>
                    <w:sz w:val="26"/>
                    <w:szCs w:val="26"/>
                  </w:rPr>
                </w:ins>
              </m:ctrlPr>
            </m:sSubPr>
            <m:e>
              <w:ins w:id="6289" w:author="The Si Tran" w:date="2012-12-07T22:21:00Z">
                <m:r>
                  <w:rPr>
                    <w:rFonts w:ascii="Cambria Math" w:hAnsi="Cambria Math"/>
                    <w:sz w:val="26"/>
                    <w:szCs w:val="26"/>
                  </w:rPr>
                  <m:t>a</m:t>
                </m:r>
              </w:ins>
            </m:e>
            <m:sub>
              <w:ins w:id="6290" w:author="The Si Tran" w:date="2012-12-07T22:21:00Z">
                <m:r>
                  <w:rPr>
                    <w:rFonts w:ascii="Cambria Math" w:hAnsi="Cambria Math"/>
                    <w:sz w:val="26"/>
                    <w:szCs w:val="26"/>
                  </w:rPr>
                  <m:t>0</m:t>
                </m:r>
              </w:ins>
            </m:sub>
          </m:sSub>
          <w:ins w:id="6291" w:author="The Si Tran" w:date="2012-12-07T22:21:00Z">
            <m:r>
              <w:rPr>
                <w:rFonts w:ascii="Cambria Math" w:hAnsi="Cambria Math"/>
                <w:sz w:val="26"/>
                <w:szCs w:val="26"/>
              </w:rPr>
              <m:t>+</m:t>
            </m:r>
          </w:ins>
          <m:sSub>
            <m:sSubPr>
              <m:ctrlPr>
                <w:ins w:id="6292" w:author="The Si Tran" w:date="2012-12-07T22:21:00Z">
                  <w:rPr>
                    <w:rFonts w:ascii="Cambria Math" w:hAnsi="Cambria Math"/>
                    <w:i/>
                    <w:sz w:val="26"/>
                    <w:szCs w:val="26"/>
                  </w:rPr>
                </w:ins>
              </m:ctrlPr>
            </m:sSubPr>
            <m:e>
              <w:ins w:id="6293" w:author="The Si Tran" w:date="2012-12-07T22:21:00Z">
                <m:r>
                  <w:rPr>
                    <w:rFonts w:ascii="Cambria Math" w:hAnsi="Cambria Math"/>
                    <w:sz w:val="26"/>
                    <w:szCs w:val="26"/>
                  </w:rPr>
                  <m:t>a</m:t>
                </m:r>
              </w:ins>
            </m:e>
            <m:sub>
              <w:ins w:id="6294" w:author="The Si Tran" w:date="2012-12-07T22:21:00Z">
                <m:r>
                  <w:rPr>
                    <w:rFonts w:ascii="Cambria Math" w:hAnsi="Cambria Math"/>
                    <w:sz w:val="26"/>
                    <w:szCs w:val="26"/>
                  </w:rPr>
                  <m:t>1</m:t>
                </m:r>
              </w:ins>
            </m:sub>
          </m:sSub>
          <w:ins w:id="6295" w:author="The Si Tran" w:date="2012-12-07T22:21:00Z">
            <m:r>
              <w:rPr>
                <w:rFonts w:ascii="Cambria Math" w:hAnsi="Cambria Math"/>
                <w:sz w:val="26"/>
                <w:szCs w:val="26"/>
              </w:rPr>
              <m:t>y</m:t>
            </m:r>
          </w:ins>
          <m:d>
            <m:dPr>
              <m:ctrlPr>
                <w:ins w:id="6296" w:author="The Si Tran" w:date="2012-12-07T22:21:00Z">
                  <w:rPr>
                    <w:rFonts w:ascii="Cambria Math" w:hAnsi="Cambria Math"/>
                    <w:i/>
                    <w:sz w:val="26"/>
                    <w:szCs w:val="26"/>
                  </w:rPr>
                </w:ins>
              </m:ctrlPr>
            </m:dPr>
            <m:e>
              <w:ins w:id="6297" w:author="The Si Tran" w:date="2012-12-07T22:21:00Z">
                <m:r>
                  <w:rPr>
                    <w:rFonts w:ascii="Cambria Math" w:hAnsi="Cambria Math"/>
                    <w:sz w:val="26"/>
                    <w:szCs w:val="26"/>
                  </w:rPr>
                  <m:t>t+n-1</m:t>
                </m:r>
              </w:ins>
            </m:e>
          </m:d>
          <w:ins w:id="6298" w:author="The Si Tran" w:date="2012-12-07T22:21:00Z">
            <m:r>
              <w:rPr>
                <w:rFonts w:ascii="Cambria Math" w:hAnsi="Cambria Math"/>
                <w:sz w:val="26"/>
                <w:szCs w:val="26"/>
              </w:rPr>
              <m:t>+…+</m:t>
            </m:r>
          </w:ins>
          <m:sSub>
            <m:sSubPr>
              <m:ctrlPr>
                <w:ins w:id="6299" w:author="The Si Tran" w:date="2012-12-07T22:21:00Z">
                  <w:rPr>
                    <w:rFonts w:ascii="Cambria Math" w:hAnsi="Cambria Math"/>
                    <w:i/>
                    <w:sz w:val="26"/>
                    <w:szCs w:val="26"/>
                  </w:rPr>
                </w:ins>
              </m:ctrlPr>
            </m:sSubPr>
            <m:e>
              <w:ins w:id="6300" w:author="The Si Tran" w:date="2012-12-07T22:21:00Z">
                <m:r>
                  <w:rPr>
                    <w:rFonts w:ascii="Cambria Math" w:hAnsi="Cambria Math"/>
                    <w:sz w:val="26"/>
                    <w:szCs w:val="26"/>
                  </w:rPr>
                  <m:t>a</m:t>
                </m:r>
              </w:ins>
            </m:e>
            <m:sub>
              <w:ins w:id="6301" w:author="The Si Tran" w:date="2012-12-07T22:21:00Z">
                <m:r>
                  <w:rPr>
                    <w:rFonts w:ascii="Cambria Math" w:hAnsi="Cambria Math"/>
                    <w:sz w:val="26"/>
                    <w:szCs w:val="26"/>
                  </w:rPr>
                  <m:t>p</m:t>
                </m:r>
              </w:ins>
            </m:sub>
          </m:sSub>
          <w:ins w:id="6302" w:author="The Si Tran" w:date="2012-12-07T22:21:00Z">
            <m:r>
              <w:rPr>
                <w:rFonts w:ascii="Cambria Math" w:hAnsi="Cambria Math"/>
                <w:sz w:val="26"/>
                <w:szCs w:val="26"/>
              </w:rPr>
              <m:t>y</m:t>
            </m:r>
          </w:ins>
          <m:d>
            <m:dPr>
              <m:ctrlPr>
                <w:ins w:id="6303" w:author="The Si Tran" w:date="2012-12-07T22:21:00Z">
                  <w:rPr>
                    <w:rFonts w:ascii="Cambria Math" w:hAnsi="Cambria Math"/>
                    <w:i/>
                    <w:sz w:val="26"/>
                    <w:szCs w:val="26"/>
                  </w:rPr>
                </w:ins>
              </m:ctrlPr>
            </m:dPr>
            <m:e>
              <w:ins w:id="6304" w:author="The Si Tran" w:date="2012-12-07T22:21:00Z">
                <m:r>
                  <w:rPr>
                    <w:rFonts w:ascii="Cambria Math" w:hAnsi="Cambria Math"/>
                    <w:sz w:val="26"/>
                    <w:szCs w:val="26"/>
                  </w:rPr>
                  <m:t>t-p+n</m:t>
                </m:r>
              </w:ins>
            </m:e>
          </m:d>
          <w:ins w:id="6305" w:author="The Si Tran" w:date="2012-12-07T22:21:00Z">
            <m:r>
              <w:rPr>
                <w:rFonts w:ascii="Cambria Math" w:hAnsi="Cambria Math"/>
                <w:sz w:val="26"/>
                <w:szCs w:val="26"/>
              </w:rPr>
              <m:t>+0+</m:t>
            </m:r>
          </w:ins>
          <m:sSub>
            <m:sSubPr>
              <m:ctrlPr>
                <w:ins w:id="6306" w:author="The Si Tran" w:date="2012-12-07T22:21:00Z">
                  <w:rPr>
                    <w:rFonts w:ascii="Cambria Math" w:hAnsi="Cambria Math"/>
                    <w:i/>
                    <w:sz w:val="26"/>
                    <w:szCs w:val="26"/>
                  </w:rPr>
                </w:ins>
              </m:ctrlPr>
            </m:sSubPr>
            <m:e>
              <w:ins w:id="6307" w:author="The Si Tran" w:date="2012-12-07T22:21:00Z">
                <m:r>
                  <w:rPr>
                    <w:rFonts w:ascii="Cambria Math" w:hAnsi="Cambria Math"/>
                    <w:sz w:val="26"/>
                    <w:szCs w:val="26"/>
                  </w:rPr>
                  <m:t>b</m:t>
                </m:r>
              </w:ins>
            </m:e>
            <m:sub>
              <w:ins w:id="6308" w:author="The Si Tran" w:date="2012-12-07T22:21:00Z">
                <m:r>
                  <w:rPr>
                    <w:rFonts w:ascii="Cambria Math" w:hAnsi="Cambria Math"/>
                    <w:sz w:val="26"/>
                    <w:szCs w:val="26"/>
                  </w:rPr>
                  <m:t>1</m:t>
                </m:r>
              </w:ins>
            </m:sub>
          </m:sSub>
          <w:ins w:id="6309" w:author="The Si Tran" w:date="2012-12-07T22:21:00Z">
            <m:r>
              <w:rPr>
                <w:rFonts w:ascii="Cambria Math" w:hAnsi="Cambria Math"/>
                <w:sz w:val="26"/>
                <w:szCs w:val="26"/>
              </w:rPr>
              <m:t>0+</m:t>
            </m:r>
          </w:ins>
          <m:sSub>
            <m:sSubPr>
              <m:ctrlPr>
                <w:ins w:id="6310" w:author="The Si Tran" w:date="2012-12-07T22:21:00Z">
                  <w:rPr>
                    <w:rFonts w:ascii="Cambria Math" w:hAnsi="Cambria Math"/>
                    <w:i/>
                    <w:sz w:val="26"/>
                    <w:szCs w:val="26"/>
                  </w:rPr>
                </w:ins>
              </m:ctrlPr>
            </m:sSubPr>
            <m:e>
              <w:ins w:id="6311" w:author="The Si Tran" w:date="2012-12-07T22:21:00Z">
                <m:r>
                  <w:rPr>
                    <w:rFonts w:ascii="Cambria Math" w:hAnsi="Cambria Math"/>
                    <w:sz w:val="26"/>
                    <w:szCs w:val="26"/>
                  </w:rPr>
                  <m:t>b</m:t>
                </m:r>
              </w:ins>
            </m:e>
            <m:sub>
              <w:ins w:id="6312" w:author="The Si Tran" w:date="2012-12-07T22:21:00Z">
                <m:r>
                  <w:rPr>
                    <w:rFonts w:ascii="Cambria Math" w:hAnsi="Cambria Math"/>
                    <w:sz w:val="26"/>
                    <w:szCs w:val="26"/>
                  </w:rPr>
                  <m:t>2</m:t>
                </m:r>
              </w:ins>
            </m:sub>
          </m:sSub>
          <w:ins w:id="6313" w:author="The Si Tran" w:date="2012-12-07T22:21:00Z">
            <m:r>
              <w:rPr>
                <w:rFonts w:ascii="Cambria Math" w:hAnsi="Cambria Math"/>
                <w:sz w:val="26"/>
                <w:szCs w:val="26"/>
              </w:rPr>
              <m:t>0+…+</m:t>
            </m:r>
          </w:ins>
          <m:sSub>
            <m:sSubPr>
              <m:ctrlPr>
                <w:ins w:id="6314" w:author="The Si Tran" w:date="2012-12-07T22:21:00Z">
                  <w:rPr>
                    <w:rFonts w:ascii="Cambria Math" w:hAnsi="Cambria Math"/>
                    <w:i/>
                    <w:sz w:val="26"/>
                    <w:szCs w:val="26"/>
                  </w:rPr>
                </w:ins>
              </m:ctrlPr>
            </m:sSubPr>
            <m:e>
              <w:ins w:id="6315" w:author="The Si Tran" w:date="2012-12-07T22:21:00Z">
                <m:r>
                  <w:rPr>
                    <w:rFonts w:ascii="Cambria Math" w:hAnsi="Cambria Math"/>
                    <w:sz w:val="26"/>
                    <w:szCs w:val="26"/>
                  </w:rPr>
                  <m:t>b</m:t>
                </m:r>
              </w:ins>
            </m:e>
            <m:sub>
              <w:ins w:id="6316" w:author="The Si Tran" w:date="2012-12-07T22:21:00Z">
                <m:r>
                  <w:rPr>
                    <w:rFonts w:ascii="Cambria Math" w:hAnsi="Cambria Math"/>
                    <w:sz w:val="26"/>
                    <w:szCs w:val="26"/>
                  </w:rPr>
                  <m:t>q</m:t>
                </m:r>
              </w:ins>
            </m:sub>
          </m:sSub>
          <w:ins w:id="6317" w:author="The Si Tran" w:date="2012-12-07T22:21:00Z">
            <m:r>
              <w:rPr>
                <w:rFonts w:ascii="Cambria Math" w:hAnsi="Cambria Math"/>
                <w:sz w:val="26"/>
                <w:szCs w:val="26"/>
              </w:rPr>
              <m:t>e(1-q+n)</m:t>
            </m:r>
          </w:ins>
        </m:oMath>
      </m:oMathPara>
    </w:p>
    <w:p w14:paraId="3139B9C9" w14:textId="77777777" w:rsidR="00A625DC" w:rsidRDefault="00A625DC">
      <w:pPr>
        <w:pStyle w:val="BuletL1"/>
        <w:rPr>
          <w:ins w:id="6318" w:author="The Si Tran" w:date="2012-12-07T22:22:00Z"/>
        </w:rPr>
        <w:pPrChange w:id="6319" w:author="The Si Tran" w:date="2012-12-16T17:13:00Z">
          <w:pPr/>
        </w:pPrChange>
      </w:pPr>
      <w:ins w:id="6320"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321" w:author="The Si Tran" w:date="2012-12-07T22:21:00Z"/>
          <w:szCs w:val="26"/>
        </w:rPr>
        <w:pPrChange w:id="6322" w:author="The Si Tran" w:date="2012-12-14T05:31:00Z">
          <w:pPr/>
        </w:pPrChange>
      </w:pPr>
      <w:ins w:id="6323"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324" w:author="The Si Tran" w:date="2012-12-07T22:21:00Z"/>
          <w:rFonts w:ascii="Times New Roman" w:hAnsi="Times New Roman"/>
          <w:sz w:val="26"/>
          <w:szCs w:val="26"/>
        </w:rPr>
        <w:pPrChange w:id="6325" w:author="The Si Tran" w:date="2012-12-14T05:31:00Z">
          <w:pPr>
            <w:pStyle w:val="ListParagraph"/>
            <w:numPr>
              <w:numId w:val="23"/>
            </w:numPr>
            <w:ind w:left="1080" w:hanging="360"/>
          </w:pPr>
        </w:pPrChange>
      </w:pPr>
      <w:ins w:id="6326"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327" w:author="The Si Tran" w:date="2012-12-07T22:21:00Z"/>
          <w:rFonts w:ascii="Times New Roman" w:hAnsi="Times New Roman"/>
          <w:sz w:val="26"/>
          <w:szCs w:val="26"/>
        </w:rPr>
        <w:pPrChange w:id="6328" w:author="The Si Tran" w:date="2012-12-14T05:31:00Z">
          <w:pPr>
            <w:pStyle w:val="ListParagraph"/>
            <w:numPr>
              <w:numId w:val="23"/>
            </w:numPr>
            <w:ind w:left="1080" w:hanging="360"/>
          </w:pPr>
        </w:pPrChange>
      </w:pPr>
      <w:ins w:id="6329"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330" w:author="The Si Tran" w:date="2012-12-14T05:31:00Z">
          <w:pPr/>
        </w:pPrChange>
      </w:pPr>
    </w:p>
    <w:p w14:paraId="2C8B6B72" w14:textId="5B8E2950" w:rsidR="00826F68" w:rsidRPr="0049233F" w:rsidRDefault="00B80B3D">
      <w:pPr>
        <w:pStyle w:val="Heading2"/>
        <w:rPr>
          <w:sz w:val="26"/>
          <w:szCs w:val="26"/>
          <w:rPrChange w:id="6331" w:author="The Si Tran" w:date="2012-12-05T23:02:00Z">
            <w:rPr/>
          </w:rPrChange>
        </w:rPr>
      </w:pPr>
      <w:bookmarkStart w:id="6332" w:name="_Toc343711205"/>
      <w:r w:rsidRPr="0049233F">
        <w:rPr>
          <w:sz w:val="26"/>
          <w:szCs w:val="26"/>
          <w:rPrChange w:id="6333" w:author="The Si Tran" w:date="2012-12-05T23:02:00Z">
            <w:rPr>
              <w:rFonts w:cs="Times New Roman"/>
              <w:b w:val="0"/>
              <w:bCs w:val="0"/>
              <w:iCs w:val="0"/>
              <w:sz w:val="26"/>
              <w:szCs w:val="22"/>
            </w:rPr>
          </w:rPrChange>
        </w:rPr>
        <w:t>Kết luận về mô hình ARIMA</w:t>
      </w:r>
      <w:bookmarkEnd w:id="6332"/>
    </w:p>
    <w:p w14:paraId="7BA5C88E" w14:textId="77777777" w:rsidR="00D969EA" w:rsidRPr="0049233F" w:rsidRDefault="00D969EA">
      <w:pPr>
        <w:rPr>
          <w:rPrChange w:id="6334" w:author="The Si Tran" w:date="2012-12-05T23:02:00Z">
            <w:rPr>
              <w:sz w:val="28"/>
              <w:szCs w:val="28"/>
            </w:rPr>
          </w:rPrChange>
        </w:rPr>
        <w:pPrChange w:id="6335" w:author="The Si Tran" w:date="2012-12-16T08:14:00Z">
          <w:pPr>
            <w:ind w:firstLine="540"/>
          </w:pPr>
        </w:pPrChange>
      </w:pPr>
      <w:r w:rsidRPr="0049233F">
        <w:rPr>
          <w:rPrChange w:id="6336"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337" w:author="The Si Tran" w:date="2012-12-05T23:02:00Z">
            <w:rPr>
              <w:sz w:val="28"/>
              <w:szCs w:val="28"/>
            </w:rPr>
          </w:rPrChange>
        </w:rPr>
        <w:pPrChange w:id="6338" w:author="The Si Tran" w:date="2012-12-14T05:32:00Z">
          <w:pPr>
            <w:numPr>
              <w:numId w:val="3"/>
            </w:numPr>
            <w:tabs>
              <w:tab w:val="num" w:pos="1365"/>
            </w:tabs>
            <w:spacing w:before="0" w:line="240" w:lineRule="auto"/>
            <w:ind w:left="1365" w:hanging="825"/>
            <w:jc w:val="left"/>
          </w:pPr>
        </w:pPrChange>
      </w:pPr>
      <w:r w:rsidRPr="0049233F">
        <w:rPr>
          <w:szCs w:val="26"/>
          <w:rPrChange w:id="6339"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340" w:author="The Si Tran" w:date="2012-12-05T23:02:00Z">
            <w:rPr>
              <w:sz w:val="28"/>
              <w:szCs w:val="28"/>
            </w:rPr>
          </w:rPrChange>
        </w:rPr>
        <w:pPrChange w:id="6341" w:author="The Si Tran" w:date="2012-12-14T05:32:00Z">
          <w:pPr>
            <w:numPr>
              <w:numId w:val="3"/>
            </w:numPr>
            <w:tabs>
              <w:tab w:val="num" w:pos="1365"/>
            </w:tabs>
            <w:spacing w:before="0" w:line="240" w:lineRule="auto"/>
            <w:ind w:left="1365" w:hanging="825"/>
            <w:jc w:val="left"/>
          </w:pPr>
        </w:pPrChange>
      </w:pPr>
      <w:r w:rsidRPr="0049233F">
        <w:rPr>
          <w:szCs w:val="26"/>
          <w:rPrChange w:id="6342" w:author="The Si Tran" w:date="2012-12-05T23:02:00Z">
            <w:rPr>
              <w:sz w:val="28"/>
              <w:szCs w:val="28"/>
            </w:rPr>
          </w:rPrChange>
        </w:rPr>
        <w:t>Không dễ cập nhậ</w:t>
      </w:r>
      <w:r w:rsidR="00BE4B86">
        <w:rPr>
          <w:szCs w:val="26"/>
        </w:rPr>
        <w:t>p mô hình khi có thê</w:t>
      </w:r>
      <w:r w:rsidRPr="0049233F">
        <w:rPr>
          <w:szCs w:val="26"/>
          <w:rPrChange w:id="6343" w:author="The Si Tran" w:date="2012-12-05T23:02:00Z">
            <w:rPr>
              <w:sz w:val="28"/>
              <w:szCs w:val="28"/>
            </w:rPr>
          </w:rPrChange>
        </w:rPr>
        <w:t>m dữ liệu mới, thường là mô hình mớ</w:t>
      </w:r>
      <w:r w:rsidR="001E2676">
        <w:rPr>
          <w:szCs w:val="26"/>
        </w:rPr>
        <w:t xml:space="preserve">i </w:t>
      </w:r>
      <w:r w:rsidRPr="0049233F">
        <w:rPr>
          <w:szCs w:val="26"/>
          <w:rPrChange w:id="6344"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345" w:author="The Si Tran" w:date="2012-12-05T23:02:00Z">
            <w:rPr>
              <w:sz w:val="28"/>
              <w:szCs w:val="28"/>
            </w:rPr>
          </w:rPrChange>
        </w:rPr>
        <w:pPrChange w:id="6346" w:author="The Si Tran" w:date="2012-12-14T05:32:00Z">
          <w:pPr>
            <w:numPr>
              <w:numId w:val="3"/>
            </w:numPr>
            <w:tabs>
              <w:tab w:val="num" w:pos="1365"/>
            </w:tabs>
            <w:spacing w:before="0" w:line="240" w:lineRule="auto"/>
            <w:ind w:left="1365" w:hanging="825"/>
            <w:jc w:val="left"/>
          </w:pPr>
        </w:pPrChange>
      </w:pPr>
      <w:r w:rsidRPr="0049233F">
        <w:rPr>
          <w:szCs w:val="26"/>
          <w:rPrChange w:id="6347"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348" w:author="The Si Tran" w:date="2012-12-12T07:57:00Z"/>
          <w:szCs w:val="26"/>
        </w:rPr>
      </w:pPr>
      <w:ins w:id="6349" w:author="The Si Tran" w:date="2012-12-12T07:57:00Z">
        <w:r>
          <w:rPr>
            <w:szCs w:val="26"/>
          </w:rPr>
          <w:br w:type="page"/>
        </w:r>
      </w:ins>
    </w:p>
    <w:p w14:paraId="4E0FA947" w14:textId="0E845A2F" w:rsidR="006E3FE4" w:rsidRPr="0050316D" w:rsidDel="00D139B5" w:rsidRDefault="00396099" w:rsidP="00D969EA">
      <w:pPr>
        <w:rPr>
          <w:del w:id="6350" w:author="The Si Tran" w:date="2012-12-12T07:57:00Z"/>
          <w:sz w:val="32"/>
          <w:szCs w:val="32"/>
          <w:rPrChange w:id="6351" w:author="The Si Tran" w:date="2012-12-12T13:56:00Z">
            <w:rPr>
              <w:del w:id="6352" w:author="The Si Tran" w:date="2012-12-12T07:57:00Z"/>
              <w:szCs w:val="26"/>
            </w:rPr>
          </w:rPrChange>
        </w:rPr>
      </w:pPr>
      <w:bookmarkStart w:id="6353" w:name="_Toc343083629"/>
      <w:bookmarkStart w:id="6354" w:name="_Toc343083843"/>
      <w:bookmarkStart w:id="6355" w:name="_Toc343084054"/>
      <w:bookmarkStart w:id="6356" w:name="_Toc343220813"/>
      <w:bookmarkStart w:id="6357" w:name="_Toc343232317"/>
      <w:bookmarkStart w:id="6358" w:name="_Toc343232730"/>
      <w:bookmarkStart w:id="6359" w:name="_Toc343233015"/>
      <w:bookmarkStart w:id="6360" w:name="_Toc343415520"/>
      <w:bookmarkStart w:id="6361" w:name="_Toc343415816"/>
      <w:bookmarkEnd w:id="6353"/>
      <w:bookmarkEnd w:id="6354"/>
      <w:bookmarkEnd w:id="6355"/>
      <w:bookmarkEnd w:id="6356"/>
      <w:bookmarkEnd w:id="6357"/>
      <w:bookmarkEnd w:id="6358"/>
      <w:bookmarkEnd w:id="6359"/>
      <w:bookmarkEnd w:id="6360"/>
      <w:bookmarkEnd w:id="6361"/>
      <w:ins w:id="6362" w:author="superchickend" w:date="2012-12-16T14:59:00Z">
        <w:r>
          <w:lastRenderedPageBreak/>
          <w:t xml:space="preserve">    </w:t>
        </w:r>
      </w:ins>
      <w:bookmarkStart w:id="6363" w:name="_Toc343452475"/>
      <w:bookmarkStart w:id="6364" w:name="_Toc343461265"/>
      <w:bookmarkStart w:id="6365" w:name="_Toc343494152"/>
      <w:bookmarkStart w:id="6366" w:name="_Toc343494364"/>
      <w:bookmarkStart w:id="6367" w:name="_Toc343495137"/>
      <w:bookmarkStart w:id="6368" w:name="_Toc343660364"/>
      <w:bookmarkStart w:id="6369" w:name="_Toc343660578"/>
      <w:bookmarkStart w:id="6370" w:name="_Toc343711206"/>
      <w:bookmarkEnd w:id="6363"/>
      <w:bookmarkEnd w:id="6364"/>
      <w:bookmarkEnd w:id="6365"/>
      <w:bookmarkEnd w:id="6366"/>
      <w:bookmarkEnd w:id="6367"/>
      <w:bookmarkEnd w:id="6368"/>
      <w:bookmarkEnd w:id="6369"/>
      <w:bookmarkEnd w:id="6370"/>
    </w:p>
    <w:p w14:paraId="49DDE508" w14:textId="77777777" w:rsidR="006E3FE4" w:rsidRDefault="006E3FE4">
      <w:pPr>
        <w:pStyle w:val="Heading1"/>
        <w:rPr>
          <w:ins w:id="6371" w:author="The Si Tran" w:date="2012-12-16T09:43:00Z"/>
        </w:rPr>
        <w:pPrChange w:id="6372" w:author="The Si Tran" w:date="2012-12-16T09:44:00Z">
          <w:pPr>
            <w:pStyle w:val="Heading1"/>
            <w:jc w:val="left"/>
          </w:pPr>
        </w:pPrChange>
      </w:pPr>
      <w:del w:id="6373" w:author="The Si Tran" w:date="2012-12-12T13:56:00Z">
        <w:r w:rsidRPr="0050316D" w:rsidDel="0050316D">
          <w:rPr>
            <w:rPrChange w:id="6374" w:author="The Si Tran" w:date="2012-12-12T13:56:00Z">
              <w:rPr>
                <w:rFonts w:cs="Times New Roman"/>
                <w:b w:val="0"/>
                <w:bCs w:val="0"/>
                <w:kern w:val="0"/>
                <w:sz w:val="26"/>
                <w:szCs w:val="22"/>
              </w:rPr>
            </w:rPrChange>
          </w:rPr>
          <w:delText>Mô hình ANN</w:delText>
        </w:r>
      </w:del>
      <w:bookmarkStart w:id="6375" w:name="_Toc343711207"/>
      <w:ins w:id="6376" w:author="The Si Tran" w:date="2012-12-12T13:56:00Z">
        <w:r w:rsidR="0050316D" w:rsidRPr="00E078AF">
          <w:t xml:space="preserve">MÔ </w:t>
        </w:r>
        <w:r w:rsidR="0050316D" w:rsidRPr="003E4DFC">
          <w:t>HÌNH</w:t>
        </w:r>
        <w:r w:rsidR="0050316D" w:rsidRPr="00E078AF">
          <w:t xml:space="preserve"> ANN</w:t>
        </w:r>
      </w:ins>
      <w:bookmarkEnd w:id="6375"/>
    </w:p>
    <w:p w14:paraId="2EBA1707" w14:textId="0E81A154" w:rsidR="00E231FB" w:rsidRPr="00032D83" w:rsidRDefault="00E231FB">
      <w:pPr>
        <w:pPrChange w:id="6377" w:author="The Si Tran" w:date="2012-12-16T09:43:00Z">
          <w:pPr>
            <w:pStyle w:val="Heading1"/>
            <w:jc w:val="left"/>
          </w:pPr>
        </w:pPrChange>
      </w:pPr>
      <w:ins w:id="6378"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379" w:author="The Si Tran" w:date="2012-12-16T09:43:00Z">
        <w:r>
          <w:t>húng ta sẽ lần lượt tìm hiểu sơ lượ</w:t>
        </w:r>
      </w:ins>
      <w:r w:rsidR="00BE4B86">
        <w:t>c</w:t>
      </w:r>
      <w:ins w:id="6380" w:author="The Si Tran" w:date="2012-12-16T09:43:00Z">
        <w:r>
          <w:t xml:space="preserve"> lịch sử, cấu trúc mạng </w:t>
        </w:r>
      </w:ins>
      <w:r w:rsidR="00BA6809">
        <w:t>nơron</w:t>
      </w:r>
      <w:ins w:id="6381"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382" w:author="The Si Tran" w:date="2012-12-05T23:02:00Z">
            <w:rPr/>
          </w:rPrChange>
        </w:rPr>
      </w:pPr>
      <w:bookmarkStart w:id="6383" w:name="_Toc343711208"/>
      <w:bookmarkStart w:id="6384" w:name="_Toc327348170"/>
      <w:ins w:id="6385" w:author="The Si Tran" w:date="2012-12-12T14:07:00Z">
        <w:r>
          <w:rPr>
            <w:sz w:val="26"/>
            <w:szCs w:val="26"/>
          </w:rPr>
          <w:t>Sơ lược về mạng nơron nhân tạo</w:t>
        </w:r>
      </w:ins>
      <w:bookmarkEnd w:id="6383"/>
      <w:del w:id="6386" w:author="The Si Tran" w:date="2012-12-12T14:07:00Z">
        <w:r w:rsidR="0088753F" w:rsidRPr="0049233F" w:rsidDel="007038D9">
          <w:rPr>
            <w:sz w:val="26"/>
            <w:szCs w:val="26"/>
            <w:rPrChange w:id="6387" w:author="The Si Tran" w:date="2012-12-05T23:02:00Z">
              <w:rPr>
                <w:rFonts w:cs="Times New Roman"/>
                <w:b w:val="0"/>
                <w:bCs w:val="0"/>
                <w:iCs w:val="0"/>
                <w:kern w:val="32"/>
                <w:sz w:val="26"/>
                <w:szCs w:val="22"/>
              </w:rPr>
            </w:rPrChange>
          </w:rPr>
          <w:delText>SƠ LƯỢC VỀ MẠNG NEURON NHÂN TẠO</w:delText>
        </w:r>
      </w:del>
      <w:bookmarkEnd w:id="6384"/>
    </w:p>
    <w:p w14:paraId="2F085492" w14:textId="75B75881" w:rsidR="0088753F" w:rsidRPr="0049233F" w:rsidRDefault="0088753F">
      <w:pPr>
        <w:pPrChange w:id="6388"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6389"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390"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391" w:name="_Toc327348171"/>
      <w:del w:id="6392" w:author="The Si Tran" w:date="2012-12-12T14:07:00Z">
        <w:r w:rsidRPr="0049233F" w:rsidDel="007038D9">
          <w:rPr>
            <w:rPrChange w:id="6393" w:author="The Si Tran" w:date="2012-12-05T23:02:00Z">
              <w:rPr>
                <w:rFonts w:cs="Times New Roman"/>
                <w:b w:val="0"/>
                <w:bCs w:val="0"/>
                <w:iCs w:val="0"/>
                <w:sz w:val="26"/>
                <w:szCs w:val="22"/>
              </w:rPr>
            </w:rPrChange>
          </w:rPr>
          <w:delText>CẤU TRÚC VỀ MẠNG NEURON NHÂN TẠO</w:delText>
        </w:r>
      </w:del>
      <w:bookmarkStart w:id="6394" w:name="_Toc343711209"/>
      <w:bookmarkEnd w:id="6391"/>
      <w:ins w:id="6395" w:author="The Si Tran" w:date="2012-12-12T14:07:00Z">
        <w:r w:rsidR="007038D9">
          <w:t>Cấu trúc</w:t>
        </w:r>
        <w:r w:rsidR="007038D9" w:rsidRPr="007038D9">
          <w:rPr>
            <w:sz w:val="26"/>
            <w:szCs w:val="26"/>
          </w:rPr>
          <w:t xml:space="preserve"> về mạng nơron nhân tạo</w:t>
        </w:r>
      </w:ins>
      <w:bookmarkEnd w:id="6394"/>
    </w:p>
    <w:p w14:paraId="754FCA46" w14:textId="1E5489F0" w:rsidR="0088753F" w:rsidRPr="0049233F" w:rsidRDefault="0088753F">
      <w:pPr>
        <w:pPrChange w:id="6396"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397" w:author="The Si Tran" w:date="2012-12-16T08:15:00Z">
          <w:pPr>
            <w:spacing w:before="0"/>
            <w:ind w:firstLine="720"/>
          </w:pPr>
        </w:pPrChange>
      </w:pPr>
      <w:r w:rsidRPr="0049233F">
        <w:t xml:space="preserve">Một đơn vị (Hình </w:t>
      </w:r>
      <w:ins w:id="6398" w:author="The Si Tran" w:date="2012-12-14T05:34:00Z">
        <w:r w:rsidR="00843CA1">
          <w:t>4</w:t>
        </w:r>
      </w:ins>
      <w:del w:id="6399"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400" w:author="The Si Tran" w:date="2012-12-16T17:14:00Z">
          <w:pPr>
            <w:keepNext/>
            <w:spacing w:before="0"/>
            <w:ind w:left="1440" w:firstLine="720"/>
          </w:pPr>
        </w:pPrChange>
      </w:pPr>
      <w:r w:rsidRPr="002B1464">
        <w:rPr>
          <w:noProof/>
        </w:rPr>
        <w:drawing>
          <wp:inline distT="0" distB="0" distL="0" distR="0" wp14:anchorId="460A1617" wp14:editId="6B9EAB7A">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401" w:author="The Si Tran" w:date="2012-12-11T23:30:00Z"/>
        </w:rPr>
        <w:pPrChange w:id="6402" w:author="The Si Tran" w:date="2012-12-16T17:15:00Z">
          <w:pPr>
            <w:pStyle w:val="Caption"/>
          </w:pPr>
        </w:pPrChange>
      </w:pPr>
      <w:bookmarkStart w:id="6403" w:name="_Toc343711394"/>
      <w:bookmarkStart w:id="6404" w:name="_Toc326299570"/>
      <w:ins w:id="6405" w:author="The Si Tran" w:date="2012-12-11T23:29:00Z">
        <w:r w:rsidRPr="00D753D1">
          <w:rPr>
            <w:bCs w:val="0"/>
            <w:rPrChange w:id="6406" w:author="The Si Tran" w:date="2012-12-16T17:15:00Z">
              <w:rPr>
                <w:b w:val="0"/>
                <w:bCs w:val="0"/>
                <w:lang w:val="pt-BR"/>
              </w:rPr>
            </w:rPrChange>
          </w:rPr>
          <w:t>Hình 4.</w:t>
        </w:r>
      </w:ins>
      <w:r w:rsidR="001E2676">
        <w:rPr>
          <w:bCs w:val="0"/>
        </w:rPr>
        <w:t>1</w:t>
      </w:r>
      <w:r w:rsidR="00B40B8C">
        <w:rPr>
          <w:bCs w:val="0"/>
        </w:rPr>
        <w:t>:</w:t>
      </w:r>
      <w:ins w:id="6407" w:author="The Si Tran" w:date="2012-12-11T23:29:00Z">
        <w:r w:rsidRPr="00D753D1">
          <w:rPr>
            <w:bCs w:val="0"/>
            <w:rPrChange w:id="6408" w:author="The Si Tran" w:date="2012-12-16T17:15:00Z">
              <w:rPr>
                <w:b w:val="0"/>
                <w:bCs w:val="0"/>
                <w:lang w:val="pt-BR"/>
              </w:rPr>
            </w:rPrChange>
          </w:rPr>
          <w:t xml:space="preserve"> </w:t>
        </w:r>
      </w:ins>
      <w:ins w:id="6409" w:author="The Si Tran" w:date="2012-12-11T23:30:00Z">
        <w:r w:rsidRPr="00032D83">
          <w:rPr>
            <w:bCs w:val="0"/>
          </w:rPr>
          <w:t>Đơn v</w:t>
        </w:r>
        <w:r w:rsidRPr="006D6C8D">
          <w:t>ị</w:t>
        </w:r>
        <w:r w:rsidRPr="000C3A28">
          <w:t xml:space="preserve"> m</w:t>
        </w:r>
        <w:r w:rsidRPr="0015771C">
          <w:rPr>
            <w:bCs w:val="0"/>
          </w:rPr>
          <w:t>ạ</w:t>
        </w:r>
        <w:r w:rsidRPr="008A1996">
          <w:rPr>
            <w:bCs w:val="0"/>
          </w:rPr>
          <w:t xml:space="preserve">ng </w:t>
        </w:r>
      </w:ins>
      <w:r w:rsidR="00976130">
        <w:rPr>
          <w:bCs w:val="0"/>
        </w:rPr>
        <w:t>nơron</w:t>
      </w:r>
      <w:bookmarkEnd w:id="6403"/>
    </w:p>
    <w:p w14:paraId="7E5A720E" w14:textId="0C83035B" w:rsidR="0088753F" w:rsidRPr="0049233F" w:rsidDel="006C1895" w:rsidRDefault="0088753F">
      <w:pPr>
        <w:pStyle w:val="Hinh"/>
        <w:rPr>
          <w:del w:id="6410" w:author="The Si Tran" w:date="2012-12-11T23:30:00Z"/>
        </w:rPr>
        <w:pPrChange w:id="6411" w:author="The Si Tran" w:date="2012-12-16T17:15:00Z">
          <w:pPr>
            <w:pStyle w:val="Caption"/>
            <w:ind w:left="1440" w:firstLine="720"/>
          </w:pPr>
        </w:pPrChange>
      </w:pPr>
      <w:bookmarkStart w:id="6412" w:name="_Toc327348209"/>
      <w:bookmarkStart w:id="6413" w:name="_Toc343029959"/>
      <w:bookmarkEnd w:id="6404"/>
      <w:del w:id="6414"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415"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416"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412"/>
        <w:bookmarkEnd w:id="6413"/>
      </w:del>
    </w:p>
    <w:p w14:paraId="6ED679FF" w14:textId="77777777" w:rsidR="0088753F" w:rsidDel="00D753D1" w:rsidRDefault="0088753F">
      <w:pPr>
        <w:rPr>
          <w:del w:id="6417" w:author="The Si Tran" w:date="2012-12-16T17:15:00Z"/>
        </w:rPr>
        <w:pPrChange w:id="6418" w:author="The Si Tran" w:date="2012-12-16T17:15:00Z">
          <w:pPr>
            <w:spacing w:before="0"/>
            <w:ind w:firstLine="720"/>
          </w:pPr>
        </w:pPrChange>
      </w:pPr>
    </w:p>
    <w:p w14:paraId="581DE4F2" w14:textId="77777777" w:rsidR="00D753D1" w:rsidRPr="002B1464" w:rsidRDefault="00D753D1">
      <w:pPr>
        <w:pStyle w:val="Hinh"/>
        <w:rPr>
          <w:ins w:id="6419" w:author="The Si Tran" w:date="2012-12-16T17:15:00Z"/>
        </w:rPr>
        <w:pPrChange w:id="6420" w:author="The Si Tran" w:date="2012-12-16T17:15:00Z">
          <w:pPr/>
        </w:pPrChange>
      </w:pPr>
    </w:p>
    <w:p w14:paraId="35130FAB" w14:textId="2D2BDED1" w:rsidR="0088753F" w:rsidRPr="0049233F" w:rsidRDefault="0088753F">
      <w:pPr>
        <w:pPrChange w:id="6421"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422" w:author="The Si Tran" w:date="2012-12-16T08:15:00Z"/>
          <w:szCs w:val="26"/>
        </w:rPr>
        <w:pPrChange w:id="6423"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424" w:author="The Si Tran" w:date="2012-12-16T08:15:00Z">
          <w:pPr>
            <w:spacing w:before="0"/>
            <w:ind w:left="360"/>
          </w:pPr>
        </w:pPrChange>
      </w:pPr>
    </w:p>
    <w:p w14:paraId="27DE0199" w14:textId="77777777" w:rsidR="0088753F" w:rsidRPr="0049233F" w:rsidRDefault="0088753F">
      <w:pPr>
        <w:pPrChange w:id="6425"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426"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427" w:author="The Si Tran" w:date="2012-12-06T01:54:00Z"/>
          <w:rFonts w:ascii="Times New Roman" w:hAnsi="Times New Roman"/>
          <w:sz w:val="26"/>
          <w:szCs w:val="26"/>
        </w:rPr>
        <w:pPrChange w:id="6428" w:author="The Si Tran" w:date="2012-12-06T01:54:00Z">
          <w:pPr>
            <w:pStyle w:val="ListParagraph"/>
            <w:numPr>
              <w:numId w:val="7"/>
            </w:numPr>
            <w:spacing w:after="0" w:line="360" w:lineRule="auto"/>
            <w:ind w:left="360" w:hanging="360"/>
          </w:pPr>
        </w:pPrChange>
      </w:pPr>
      <w:del w:id="6429"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430" w:author="The Si Tran" w:date="2012-12-06T02:03:00Z"/>
          <w:rFonts w:ascii="Times New Roman" w:hAnsi="Times New Roman"/>
          <w:noProof/>
          <w:sz w:val="26"/>
          <w:rPrChange w:id="6431" w:author="The Si Tran" w:date="2012-12-06T01:54:00Z">
            <w:rPr>
              <w:del w:id="6432" w:author="The Si Tran" w:date="2012-12-06T02:03:00Z"/>
              <w:noProof/>
            </w:rPr>
          </w:rPrChange>
        </w:rPr>
        <w:pPrChange w:id="6433" w:author="The Si Tran" w:date="2012-12-06T01:54:00Z">
          <w:pPr>
            <w:pStyle w:val="ListParagraph"/>
            <w:spacing w:after="0" w:line="360" w:lineRule="auto"/>
            <w:ind w:left="0"/>
          </w:pPr>
        </w:pPrChange>
      </w:pPr>
      <w:del w:id="6434" w:author="The Si Tran" w:date="2012-12-06T01:54:00Z">
        <w:r w:rsidRPr="002B1464" w:rsidDel="000B65E4">
          <w:rPr>
            <w:noProof/>
          </w:rPr>
          <w:drawing>
            <wp:inline distT="0" distB="0" distL="0" distR="0" wp14:anchorId="34070222" wp14:editId="41255B2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435" w:author="The Si Tran" w:date="2012-12-06T01:56:00Z"/>
          <w:rFonts w:ascii="Times New Roman" w:hAnsi="Times New Roman"/>
          <w:sz w:val="26"/>
          <w:szCs w:val="26"/>
        </w:rPr>
        <w:pPrChange w:id="6436" w:author="The Si Tran" w:date="2012-12-06T01:54:00Z">
          <w:pPr>
            <w:pStyle w:val="ListParagraph"/>
            <w:numPr>
              <w:numId w:val="7"/>
            </w:numPr>
            <w:spacing w:after="0" w:line="360" w:lineRule="auto"/>
            <w:ind w:left="360" w:hanging="360"/>
          </w:pPr>
        </w:pPrChange>
      </w:pPr>
      <w:del w:id="6437"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438" w:author="The Si Tran" w:date="2012-12-06T02:03:00Z"/>
          <w:rFonts w:ascii="Times New Roman" w:hAnsi="Times New Roman"/>
          <w:sz w:val="26"/>
          <w:rPrChange w:id="6439" w:author="The Si Tran" w:date="2012-12-06T01:56:00Z">
            <w:rPr>
              <w:del w:id="6440" w:author="The Si Tran" w:date="2012-12-06T02:03:00Z"/>
            </w:rPr>
          </w:rPrChange>
        </w:rPr>
        <w:pPrChange w:id="6441" w:author="The Si Tran" w:date="2012-12-06T01:56:00Z">
          <w:pPr>
            <w:pStyle w:val="ListParagraph"/>
            <w:spacing w:after="0" w:line="360" w:lineRule="auto"/>
            <w:ind w:left="0"/>
          </w:pPr>
        </w:pPrChange>
      </w:pPr>
      <w:del w:id="6442" w:author="The Si Tran" w:date="2012-12-06T01:56:00Z">
        <w:r w:rsidRPr="002B1464" w:rsidDel="000B65E4">
          <w:rPr>
            <w:noProof/>
          </w:rPr>
          <w:drawing>
            <wp:inline distT="0" distB="0" distL="0" distR="0" wp14:anchorId="1BC24508" wp14:editId="512706D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443" w:author="The Si Tran" w:date="2012-12-06T01:58:00Z"/>
          <w:rFonts w:ascii="Times New Roman" w:hAnsi="Times New Roman"/>
          <w:sz w:val="26"/>
          <w:szCs w:val="26"/>
        </w:rPr>
        <w:pPrChange w:id="6444" w:author="The Si Tran" w:date="2012-12-06T01:56:00Z">
          <w:pPr>
            <w:pStyle w:val="ListParagraph"/>
            <w:numPr>
              <w:numId w:val="7"/>
            </w:numPr>
            <w:spacing w:after="0" w:line="360" w:lineRule="auto"/>
            <w:ind w:left="360" w:hanging="360"/>
          </w:pPr>
        </w:pPrChange>
      </w:pPr>
      <w:del w:id="6445"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446" w:author="The Si Tran" w:date="2012-12-06T02:03:00Z"/>
          <w:rFonts w:ascii="Times New Roman" w:hAnsi="Times New Roman"/>
          <w:sz w:val="26"/>
          <w:szCs w:val="26"/>
        </w:rPr>
        <w:pPrChange w:id="6447" w:author="The Si Tran" w:date="2012-12-06T01:58:00Z">
          <w:pPr>
            <w:pStyle w:val="ListParagraph"/>
            <w:spacing w:after="0" w:line="360" w:lineRule="auto"/>
            <w:ind w:left="0"/>
          </w:pPr>
        </w:pPrChange>
      </w:pPr>
      <w:del w:id="6448" w:author="The Si Tran" w:date="2012-12-06T01:58:00Z">
        <w:r w:rsidRPr="002B1464" w:rsidDel="000B65E4">
          <w:rPr>
            <w:rFonts w:ascii="Times New Roman" w:hAnsi="Times New Roman"/>
            <w:noProof/>
            <w:sz w:val="26"/>
            <w:szCs w:val="26"/>
            <w:rPrChange w:id="6449" w:author="Unknown">
              <w:rPr>
                <w:noProof/>
              </w:rPr>
            </w:rPrChange>
          </w:rPr>
          <w:drawing>
            <wp:inline distT="0" distB="0" distL="0" distR="0" wp14:anchorId="33EA6F15" wp14:editId="613E42DD">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450" w:author="The Si Tran" w:date="2012-12-06T01:58:00Z"/>
          <w:rFonts w:ascii="Times New Roman" w:hAnsi="Times New Roman"/>
          <w:sz w:val="26"/>
          <w:szCs w:val="26"/>
        </w:rPr>
        <w:pPrChange w:id="6451" w:author="The Si Tran" w:date="2012-12-06T01:58:00Z">
          <w:pPr>
            <w:pStyle w:val="ListParagraph"/>
            <w:numPr>
              <w:numId w:val="7"/>
            </w:numPr>
            <w:spacing w:after="0" w:line="360" w:lineRule="auto"/>
            <w:ind w:left="360" w:hanging="360"/>
          </w:pPr>
        </w:pPrChange>
      </w:pPr>
      <w:del w:id="6452"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453" w:author="The Si Tran" w:date="2012-12-06T02:03:00Z"/>
          <w:noProof/>
        </w:rPr>
        <w:pPrChange w:id="6454" w:author="The Si Tran" w:date="2012-12-06T01:58:00Z">
          <w:pPr>
            <w:spacing w:before="0"/>
          </w:pPr>
        </w:pPrChange>
      </w:pPr>
      <w:del w:id="6455" w:author="The Si Tran" w:date="2012-12-06T02:03:00Z">
        <w:r w:rsidRPr="0049233F" w:rsidDel="00F86DC5">
          <w:rPr>
            <w:noProof/>
          </w:rPr>
          <w:delText xml:space="preserve">     </w:delText>
        </w:r>
      </w:del>
      <w:del w:id="6456" w:author="The Si Tran" w:date="2012-12-06T01:58:00Z">
        <w:r w:rsidRPr="008A1996" w:rsidDel="000B65E4">
          <w:rPr>
            <w:noProof/>
          </w:rPr>
          <w:drawing>
            <wp:inline distT="0" distB="0" distL="0" distR="0" wp14:anchorId="77FA9531" wp14:editId="2C98138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457" w:author="The Si Tran" w:date="2012-12-06T02:03:00Z"/>
          <w:rFonts w:ascii="Times New Roman" w:hAnsi="Times New Roman"/>
          <w:sz w:val="26"/>
          <w:szCs w:val="26"/>
        </w:rPr>
      </w:pPr>
      <w:ins w:id="6458"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459" w:author="The Si Tran" w:date="2012-12-06T02:03:00Z"/>
          <w:noProof/>
        </w:rPr>
      </w:pPr>
      <w:ins w:id="6460"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461" w:author="The Si Tran" w:date="2012-12-06T02:03:00Z"/>
          <w:rFonts w:ascii="Times New Roman" w:hAnsi="Times New Roman"/>
          <w:sz w:val="26"/>
          <w:szCs w:val="26"/>
        </w:rPr>
      </w:pPr>
      <w:ins w:id="6462"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463" w:author="The Si Tran" w:date="2012-12-06T02:03:00Z"/>
        </w:rPr>
      </w:pPr>
      <w:ins w:id="6464"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465" w:author="The Si Tran" w:date="2012-12-06T02:03:00Z"/>
        </w:rPr>
        <w:pPrChange w:id="6466" w:author="The Si Tran" w:date="2012-12-16T08:35:00Z">
          <w:pPr>
            <w:pStyle w:val="ListParagraph"/>
            <w:numPr>
              <w:numId w:val="7"/>
            </w:numPr>
            <w:spacing w:after="0" w:line="360" w:lineRule="auto"/>
            <w:ind w:left="360" w:hanging="360"/>
          </w:pPr>
        </w:pPrChange>
      </w:pPr>
      <w:ins w:id="6467" w:author="The Si Tran" w:date="2012-12-06T02:03:00Z">
        <w:r w:rsidRPr="0049233F">
          <w:t>Hàm sigmoid:</w:t>
        </w:r>
      </w:ins>
    </w:p>
    <w:p w14:paraId="166EF9F8" w14:textId="77777777" w:rsidR="00F37C82" w:rsidRPr="00B0605D" w:rsidRDefault="00F37C82" w:rsidP="00BA6809">
      <w:pPr>
        <w:pStyle w:val="Canhgiua"/>
        <w:spacing w:before="0"/>
        <w:rPr>
          <w:ins w:id="6468" w:author="The Si Tran" w:date="2012-12-06T02:03:00Z"/>
        </w:rPr>
      </w:pPr>
      <w:ins w:id="6469"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470" w:author="The Si Tran" w:date="2012-12-06T02:03:00Z"/>
        </w:rPr>
        <w:pPrChange w:id="6471" w:author="The Si Tran" w:date="2012-12-16T08:35:00Z">
          <w:pPr>
            <w:pStyle w:val="ListParagraph"/>
            <w:numPr>
              <w:numId w:val="7"/>
            </w:numPr>
            <w:spacing w:after="0" w:line="360" w:lineRule="auto"/>
            <w:ind w:left="360" w:hanging="360"/>
          </w:pPr>
        </w:pPrChange>
      </w:pPr>
      <w:ins w:id="6472"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473" w:author="The Si Tran" w:date="2012-12-16T08:16:00Z">
            <w:rPr>
              <w:szCs w:val="26"/>
            </w:rPr>
          </w:rPrChange>
        </w:rPr>
        <w:pPrChange w:id="6474" w:author="The Si Tran" w:date="2012-12-16T08:16:00Z">
          <w:pPr>
            <w:spacing w:before="0"/>
          </w:pPr>
        </w:pPrChange>
      </w:pPr>
      <w:ins w:id="6475"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476" w:author="The Si Tran" w:date="2012-12-14T05:34:00Z"/>
        </w:rPr>
        <w:pPrChange w:id="6477"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478"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479" w:author="The Si Tran" w:date="2012-12-11T23:31:00Z"/>
        </w:rPr>
        <w:pPrChange w:id="6480"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1328D9E">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481" w:author="The Si Tran" w:date="2012-12-11T23:31:00Z"/>
          <w:rPrChange w:id="6482" w:author="The Si Tran" w:date="2012-12-16T17:25:00Z">
            <w:rPr>
              <w:del w:id="6483" w:author="The Si Tran" w:date="2012-12-11T23:31:00Z"/>
            </w:rPr>
          </w:rPrChange>
        </w:rPr>
        <w:pPrChange w:id="6484" w:author="The Si Tran" w:date="2012-12-16T17:25:00Z">
          <w:pPr>
            <w:pStyle w:val="ListParagraph"/>
            <w:keepNext/>
            <w:spacing w:after="0" w:line="360" w:lineRule="auto"/>
            <w:ind w:firstLine="720"/>
          </w:pPr>
        </w:pPrChange>
      </w:pPr>
      <w:bookmarkStart w:id="6485" w:name="_Toc343711395"/>
      <w:ins w:id="6486" w:author="The Si Tran" w:date="2012-12-11T23:30:00Z">
        <w:r w:rsidRPr="00032D83">
          <w:t>Hình 4.</w:t>
        </w:r>
      </w:ins>
      <w:r w:rsidR="001E2676">
        <w:t>2</w:t>
      </w:r>
      <w:r w:rsidR="00B40B8C">
        <w:t>:</w:t>
      </w:r>
      <w:ins w:id="6487" w:author="The Si Tran" w:date="2012-12-11T23:30:00Z">
        <w:r w:rsidRPr="00032D83">
          <w:t xml:space="preserve"> </w:t>
        </w:r>
      </w:ins>
      <w:ins w:id="6488" w:author="The Si Tran" w:date="2012-12-11T23:31:00Z">
        <w:r w:rsidRPr="006D6C8D">
          <w:t>M</w:t>
        </w:r>
        <w:r w:rsidRPr="000C3A28">
          <w:t>ạ</w:t>
        </w:r>
        <w:r w:rsidRPr="0015771C">
          <w:t xml:space="preserve">ng </w:t>
        </w:r>
      </w:ins>
      <w:r w:rsidR="00976130">
        <w:t>nơron</w:t>
      </w:r>
      <w:ins w:id="6489" w:author="The Si Tran" w:date="2012-12-11T23:31:00Z">
        <w:r w:rsidRPr="000C3A28">
          <w:t xml:space="preserve"> truy</w:t>
        </w:r>
        <w:r w:rsidRPr="0015771C">
          <w:t>ề</w:t>
        </w:r>
        <w:r w:rsidRPr="008A1996">
          <w:t xml:space="preserve">n </w:t>
        </w:r>
        <w:r w:rsidRPr="009F089B">
          <w:rPr>
            <w:rPrChange w:id="6490" w:author="The Si Tran" w:date="2012-12-16T17:25:00Z">
              <w:rPr/>
            </w:rPrChange>
          </w:rPr>
          <w:t>thẳng</w:t>
        </w:r>
      </w:ins>
      <w:bookmarkEnd w:id="6485"/>
    </w:p>
    <w:p w14:paraId="04ED4F0F" w14:textId="77777777" w:rsidR="0088753F" w:rsidRPr="0049233F" w:rsidDel="006C1895" w:rsidRDefault="0088753F">
      <w:pPr>
        <w:pStyle w:val="Hinh"/>
        <w:rPr>
          <w:del w:id="6491" w:author="The Si Tran" w:date="2012-12-11T23:32:00Z"/>
        </w:rPr>
        <w:pPrChange w:id="6492" w:author="The Si Tran" w:date="2012-12-16T17:25:00Z">
          <w:pPr>
            <w:pStyle w:val="Caption"/>
          </w:pPr>
        </w:pPrChange>
      </w:pPr>
      <w:del w:id="6493" w:author="The Si Tran" w:date="2012-12-11T23:31:00Z">
        <w:r w:rsidRPr="009F089B" w:rsidDel="006C1895">
          <w:rPr>
            <w:bCs w:val="0"/>
            <w:rPrChange w:id="6494" w:author="The Si Tran" w:date="2012-12-16T17:25:00Z">
              <w:rPr>
                <w:b w:val="0"/>
                <w:bCs w:val="0"/>
              </w:rPr>
            </w:rPrChange>
          </w:rPr>
          <w:delText xml:space="preserve"> </w:delText>
        </w:r>
      </w:del>
      <w:r w:rsidRPr="0049233F">
        <w:t xml:space="preserve"> </w:t>
      </w:r>
      <w:del w:id="6495" w:author="The Si Tran" w:date="2012-12-11T23:32:00Z">
        <w:r w:rsidRPr="0049233F" w:rsidDel="006C1895">
          <w:delText xml:space="preserve">                           </w:delText>
        </w:r>
        <w:bookmarkStart w:id="6496" w:name="_Toc326299571"/>
        <w:r w:rsidRPr="0049233F" w:rsidDel="006C1895">
          <w:tab/>
        </w:r>
      </w:del>
      <w:bookmarkStart w:id="6497" w:name="_Toc327348210"/>
      <w:bookmarkStart w:id="6498" w:name="_Toc343029960"/>
      <w:del w:id="6499"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500"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501"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496"/>
      <w:bookmarkEnd w:id="6497"/>
      <w:bookmarkEnd w:id="6498"/>
    </w:p>
    <w:p w14:paraId="1EFEA16E" w14:textId="77777777" w:rsidR="0088753F" w:rsidRDefault="0088753F">
      <w:pPr>
        <w:pStyle w:val="Hinh"/>
        <w:rPr>
          <w:ins w:id="6502" w:author="The Si Tran" w:date="2012-12-11T23:32:00Z"/>
        </w:rPr>
        <w:pPrChange w:id="6503" w:author="The Si Tran" w:date="2012-12-16T17:25:00Z">
          <w:pPr/>
        </w:pPrChange>
      </w:pPr>
    </w:p>
    <w:p w14:paraId="2983CE88" w14:textId="77777777" w:rsidR="006C1895" w:rsidRPr="002B1464" w:rsidRDefault="006C1895">
      <w:pPr>
        <w:pStyle w:val="Hinh"/>
        <w:pPrChange w:id="6504" w:author="The Si Tran" w:date="2012-12-16T10:10:00Z">
          <w:pPr/>
        </w:pPrChange>
      </w:pPr>
    </w:p>
    <w:p w14:paraId="7B3BD50F" w14:textId="2D552423" w:rsidR="0088753F" w:rsidRPr="001E2676" w:rsidRDefault="0088753F" w:rsidP="001E2676">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505" w:author="The Si Tran" w:date="2012-12-16T17:25:00Z">
          <w:pPr>
            <w:pStyle w:val="ListParagraph"/>
            <w:keepNext/>
            <w:spacing w:after="0" w:line="360" w:lineRule="auto"/>
            <w:ind w:left="1440"/>
          </w:pPr>
        </w:pPrChange>
      </w:pPr>
      <w:r w:rsidRPr="002B1464">
        <w:rPr>
          <w:noProof/>
        </w:rPr>
        <w:drawing>
          <wp:inline distT="0" distB="0" distL="0" distR="0" wp14:anchorId="7217067D" wp14:editId="6B6FC33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506" w:author="The Si Tran" w:date="2012-12-16T10:10:00Z">
          <w:pPr>
            <w:pStyle w:val="Caption"/>
          </w:pPr>
        </w:pPrChange>
      </w:pPr>
      <w:bookmarkStart w:id="6507" w:name="_Toc343711396"/>
      <w:bookmarkStart w:id="6508" w:name="_Toc326299572"/>
      <w:bookmarkStart w:id="6509" w:name="_Toc327348211"/>
      <w:bookmarkStart w:id="6510" w:name="_Toc343029961"/>
      <w:ins w:id="6511" w:author="The Si Tran" w:date="2012-12-11T23:32:00Z">
        <w:r>
          <w:t>Hình 4.</w:t>
        </w:r>
      </w:ins>
      <w:r w:rsidR="001E2676">
        <w:t>3</w:t>
      </w:r>
      <w:r w:rsidR="00B40B8C">
        <w:t>:</w:t>
      </w:r>
      <w:ins w:id="6512" w:author="The Si Tran" w:date="2012-12-11T23:32:00Z">
        <w:r w:rsidRPr="006C1895">
          <w:t xml:space="preserve"> </w:t>
        </w:r>
        <w:r w:rsidRPr="00032D83">
          <w:t>M</w:t>
        </w:r>
        <w:r w:rsidRPr="006D6C8D">
          <w:t>ạ</w:t>
        </w:r>
        <w:r w:rsidRPr="000C3A28">
          <w:t xml:space="preserve">ng </w:t>
        </w:r>
      </w:ins>
      <w:r w:rsidR="00976130">
        <w:t>nơron</w:t>
      </w:r>
      <w:ins w:id="6513" w:author="The Si Tran" w:date="2012-12-11T23:32:00Z">
        <w:r w:rsidRPr="000C3A28">
          <w:t xml:space="preserve"> h</w:t>
        </w:r>
        <w:r w:rsidRPr="0015771C">
          <w:t>ồ</w:t>
        </w:r>
        <w:r w:rsidRPr="008A1996">
          <w:t>i quy</w:t>
        </w:r>
        <w:bookmarkEnd w:id="6507"/>
        <w:r w:rsidRPr="0049233F">
          <w:t xml:space="preserve"> </w:t>
        </w:r>
      </w:ins>
      <w:del w:id="651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51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51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508"/>
      <w:bookmarkEnd w:id="6509"/>
      <w:bookmarkEnd w:id="6510"/>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517"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AF2A17">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518" w:author="The Si Tran" w:date="2012-12-16T17:26:00Z">
          <w:pPr>
            <w:keepNext/>
            <w:spacing w:before="0"/>
            <w:ind w:left="1440" w:firstLine="720"/>
          </w:pPr>
        </w:pPrChange>
      </w:pPr>
      <w:r w:rsidRPr="002B1464">
        <w:rPr>
          <w:noProof/>
        </w:rPr>
        <w:drawing>
          <wp:inline distT="0" distB="0" distL="0" distR="0" wp14:anchorId="38C99F8A" wp14:editId="39A1B0A9">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519" w:name="_Toc326299573"/>
      <w:bookmarkStart w:id="6520" w:name="_Toc327348212"/>
      <w:bookmarkStart w:id="6521" w:name="_Toc343029962"/>
      <w:bookmarkStart w:id="6522" w:name="_Toc343711397"/>
      <w:ins w:id="6523" w:author="The Si Tran" w:date="2012-12-11T23:33:00Z">
        <w:r>
          <w:t>Hình 4.</w:t>
        </w:r>
      </w:ins>
      <w:r w:rsidR="001E2676">
        <w:t>4</w:t>
      </w:r>
      <w:r w:rsidR="00976130">
        <w:t>:</w:t>
      </w:r>
      <w:ins w:id="6524" w:author="The Si Tran" w:date="2012-12-11T23:33:00Z">
        <w:r w:rsidR="002B62AC" w:rsidRPr="006C1895">
          <w:t xml:space="preserve"> </w:t>
        </w:r>
        <w:r w:rsidR="002B62AC">
          <w:t xml:space="preserve"> </w:t>
        </w:r>
      </w:ins>
      <w:del w:id="6525"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526"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8E2AA9" w:rsidDel="002B62AC">
          <w:fldChar w:fldCharType="begin"/>
        </w:r>
        <w:r w:rsidR="0088753F" w:rsidRPr="008E2AA9" w:rsidDel="002B62AC">
          <w:delInstrText xml:space="preserve"> SEQ Hình \* ARABIC \s 1 </w:delInstrText>
        </w:r>
        <w:r w:rsidR="0088753F" w:rsidRPr="008E2AA9" w:rsidDel="002B62AC">
          <w:rPr>
            <w:rPrChange w:id="6527" w:author="The Si Tran" w:date="2012-12-11T23:33:00Z">
              <w:rPr>
                <w:bCs w:val="0"/>
                <w:szCs w:val="22"/>
              </w:rPr>
            </w:rPrChange>
          </w:rPr>
          <w:fldChar w:fldCharType="separate"/>
        </w:r>
        <w:r w:rsidR="0088753F" w:rsidRPr="008E2AA9" w:rsidDel="002B62AC">
          <w:rPr>
            <w:noProof/>
          </w:rPr>
          <w:delText>4</w:delText>
        </w:r>
        <w:r w:rsidR="0088753F" w:rsidRPr="008A1996" w:rsidDel="002B62AC">
          <w:fldChar w:fldCharType="end"/>
        </w:r>
        <w:r w:rsidR="0088753F" w:rsidRPr="008E2AA9" w:rsidDel="002B62AC">
          <w:delText xml:space="preserve">: </w:delText>
        </w:r>
      </w:del>
      <w:r w:rsidR="0088753F" w:rsidRPr="008E2AA9">
        <w:t>Mô hình học có giám sát</w:t>
      </w:r>
      <w:bookmarkEnd w:id="6519"/>
      <w:bookmarkEnd w:id="6520"/>
      <w:bookmarkEnd w:id="6521"/>
      <w:bookmarkEnd w:id="6522"/>
    </w:p>
    <w:p w14:paraId="578E4D94" w14:textId="2C5EBE96" w:rsidR="0088753F" w:rsidRPr="0049233F" w:rsidRDefault="0088753F">
      <w:pPr>
        <w:pStyle w:val="BuletL1"/>
        <w:pPrChange w:id="6528"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529" w:author="superchickend" w:date="2012-12-16T15:15:00Z"/>
        </w:rPr>
        <w:pPrChange w:id="6530" w:author="superchickend" w:date="2012-12-16T15:14:00Z">
          <w:pPr>
            <w:pStyle w:val="Heading3"/>
          </w:pPr>
        </w:pPrChange>
      </w:pPr>
      <w:bookmarkStart w:id="6531" w:name="_Toc343711210"/>
      <w:bookmarkStart w:id="6532" w:name="_Toc327348172"/>
      <w:ins w:id="6533" w:author="The Si Tran" w:date="2012-12-12T14:08:00Z">
        <w:r>
          <w:rPr>
            <w:sz w:val="26"/>
            <w:szCs w:val="26"/>
          </w:rPr>
          <w:t>Nguyên tắc hoạt động và các giải thuật huấn luyện của mạng nơron nhân tạo</w:t>
        </w:r>
      </w:ins>
      <w:bookmarkEnd w:id="6531"/>
      <w:ins w:id="6534" w:author="superchickend" w:date="2012-12-16T15:15:00Z">
        <w:r w:rsidR="00644A4C">
          <w:rPr>
            <w:sz w:val="26"/>
            <w:szCs w:val="26"/>
          </w:rPr>
          <w:tab/>
        </w:r>
      </w:ins>
    </w:p>
    <w:p w14:paraId="0943107E" w14:textId="23AF0ACB" w:rsidR="0088753F" w:rsidRPr="00032D83" w:rsidDel="00AD4B67" w:rsidRDefault="00445CC8">
      <w:pPr>
        <w:rPr>
          <w:del w:id="6535" w:author="superchickend" w:date="2012-12-16T15:14:00Z"/>
        </w:rPr>
        <w:pPrChange w:id="6536" w:author="The Si Tran" w:date="2012-12-16T17:26:00Z">
          <w:pPr>
            <w:pStyle w:val="Heading2"/>
          </w:pPr>
        </w:pPrChange>
      </w:pPr>
      <w:ins w:id="6537" w:author="superchickend" w:date="2012-12-16T15:20:00Z">
        <w:r>
          <w:t>Dựa trên cấu trúc của mạ</w:t>
        </w:r>
        <w:r w:rsidR="00CD76C3">
          <w:t xml:space="preserve">ng </w:t>
        </w:r>
      </w:ins>
      <w:ins w:id="6538" w:author="The Si Tran" w:date="2012-12-16T09:43:00Z">
        <w:r w:rsidR="00976130">
          <w:t xml:space="preserve">nơron </w:t>
        </w:r>
      </w:ins>
      <w:ins w:id="6539" w:author="superchickend" w:date="2012-12-16T15:20:00Z">
        <w:r w:rsidR="00CD76C3">
          <w:t>đã trình bày ở</w:t>
        </w:r>
        <w:r>
          <w:t xml:space="preserve"> mục 4.2</w:t>
        </w:r>
        <w:r w:rsidR="00CD76C3">
          <w:t xml:space="preserve">, </w:t>
        </w:r>
      </w:ins>
      <w:ins w:id="6540" w:author="superchickend" w:date="2012-12-16T15:15:00Z">
        <w:r w:rsidR="00C46E9E">
          <w:t xml:space="preserve">chúng tôi giới thiệu </w:t>
        </w:r>
      </w:ins>
      <w:ins w:id="6541" w:author="superchickend" w:date="2012-12-16T15:17:00Z">
        <w:r>
          <w:t>nguyên tắc hoạt động của mạng</w:t>
        </w:r>
      </w:ins>
      <w:del w:id="6542" w:author="The Si Tran" w:date="2012-12-12T14:08:00Z">
        <w:r w:rsidR="0088753F" w:rsidRPr="00AD4B67" w:rsidDel="008E70A9">
          <w:rPr>
            <w:rPrChange w:id="6543" w:author="superchickend" w:date="2012-12-16T15:14:00Z">
              <w:rPr>
                <w:b w:val="0"/>
                <w:bCs w:val="0"/>
                <w:iCs w:val="0"/>
                <w:sz w:val="20"/>
                <w:szCs w:val="20"/>
              </w:rPr>
            </w:rPrChange>
          </w:rPr>
          <w:delText>NGUYÊN TẮC HOẠT ĐỘNG VÀ CÁC GIẢI THUẬT HUẤN LUYỆN CỦA MẠNG NEURON NHÂN TẠO</w:delText>
        </w:r>
      </w:del>
      <w:bookmarkEnd w:id="6532"/>
    </w:p>
    <w:p w14:paraId="539AF1DE" w14:textId="15A1C404" w:rsidR="00AD4B67" w:rsidRPr="00032D83" w:rsidRDefault="00445CC8">
      <w:pPr>
        <w:rPr>
          <w:ins w:id="6544" w:author="superchickend" w:date="2012-12-16T15:14:00Z"/>
        </w:rPr>
        <w:pPrChange w:id="6545" w:author="The Si Tran" w:date="2012-12-16T17:26:00Z">
          <w:pPr>
            <w:pStyle w:val="Heading3"/>
          </w:pPr>
        </w:pPrChange>
      </w:pPr>
      <w:bookmarkStart w:id="6546" w:name="_Toc327348173"/>
      <w:ins w:id="6547" w:author="superchickend" w:date="2012-12-16T15:18:00Z">
        <w:r>
          <w:t xml:space="preserve">  </w:t>
        </w:r>
      </w:ins>
      <w:ins w:id="6548" w:author="The Si Tran" w:date="2012-12-16T09:43:00Z">
        <w:r w:rsidR="00976130">
          <w:t xml:space="preserve">nơron </w:t>
        </w:r>
      </w:ins>
      <w:ins w:id="6549" w:author="superchickend" w:date="2012-12-16T15:18:00Z">
        <w:r>
          <w:t>nhân tạo</w:t>
        </w:r>
      </w:ins>
      <w:ins w:id="6550" w:author="superchickend" w:date="2012-12-16T15:19:00Z">
        <w:r>
          <w:t xml:space="preserve"> và trình bày hai giải thuật huấn luyện được sử dụng phổ biến trong mạng neural truyền thẳng</w:t>
        </w:r>
      </w:ins>
      <w:ins w:id="6551" w:author="superchickend" w:date="2012-12-16T15:22:00Z">
        <w:r w:rsidR="00CD76C3">
          <w:t xml:space="preserve"> là: giải thuật lan truyền ngược </w:t>
        </w:r>
      </w:ins>
      <w:ins w:id="6552" w:author="superchickend" w:date="2012-12-16T15:23:00Z">
        <w:r w:rsidR="00CD76C3">
          <w:t xml:space="preserve">(Back Propagation) </w:t>
        </w:r>
      </w:ins>
      <w:ins w:id="6553"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554" w:name="_Toc343711211"/>
      <w:r w:rsidRPr="0049233F">
        <w:lastRenderedPageBreak/>
        <w:t>Perceptron</w:t>
      </w:r>
      <w:bookmarkEnd w:id="6546"/>
      <w:bookmarkEnd w:id="6554"/>
    </w:p>
    <w:p w14:paraId="5FD72664" w14:textId="066DDECB" w:rsidR="0088753F" w:rsidRPr="0049233F" w:rsidRDefault="0088753F">
      <w:pPr>
        <w:pPrChange w:id="6555"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0B03118C">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556" w:author="The Si Tran" w:date="2012-12-16T10:10:00Z">
          <w:pPr>
            <w:pStyle w:val="Caption"/>
          </w:pPr>
        </w:pPrChange>
      </w:pPr>
      <w:bookmarkStart w:id="6557" w:name="_Toc327348213"/>
      <w:bookmarkStart w:id="6558" w:name="_Toc343029963"/>
      <w:bookmarkStart w:id="6559" w:name="_Toc343711398"/>
      <w:r w:rsidRPr="00CA1F7F">
        <w:t xml:space="preserve">Hình </w:t>
      </w:r>
      <w:ins w:id="6560" w:author="The Si Tran" w:date="2012-12-11T23:34:00Z">
        <w:r w:rsidR="006D47A7" w:rsidRPr="00CA1F7F">
          <w:t>4.</w:t>
        </w:r>
      </w:ins>
      <w:r w:rsidR="001E2676">
        <w:t>5</w:t>
      </w:r>
      <w:ins w:id="6561" w:author="The Si Tran" w:date="2012-12-11T23:34:00Z">
        <w:r w:rsidR="006D47A7" w:rsidRPr="00CA1F7F">
          <w:t xml:space="preserve">: </w:t>
        </w:r>
      </w:ins>
      <w:del w:id="6562" w:author="The Si Tran" w:date="2012-12-11T23:34:00Z">
        <w:r w:rsidRPr="00CA1F7F" w:rsidDel="006D47A7">
          <w:fldChar w:fldCharType="begin"/>
        </w:r>
        <w:r w:rsidRPr="00CA1F7F" w:rsidDel="006D47A7">
          <w:rPr>
            <w:rPrChange w:id="6563" w:author="The Si Tran" w:date="2012-12-11T23:34:00Z">
              <w:rPr>
                <w:b w:val="0"/>
              </w:rPr>
            </w:rPrChange>
          </w:rPr>
          <w:delInstrText xml:space="preserve"> STYLEREF 1 \s </w:delInstrText>
        </w:r>
        <w:r w:rsidRPr="00CA1F7F" w:rsidDel="006D47A7">
          <w:rPr>
            <w:rPrChange w:id="6564" w:author="The Si Tran" w:date="2012-12-11T23:34:00Z">
              <w:rPr>
                <w:b w:val="0"/>
              </w:rPr>
            </w:rPrChange>
          </w:rPr>
          <w:fldChar w:fldCharType="separate"/>
        </w:r>
        <w:r w:rsidRPr="00CA1F7F" w:rsidDel="006D47A7">
          <w:rPr>
            <w:rPrChange w:id="6565" w:author="The Si Tran" w:date="2012-12-11T23:34:00Z">
              <w:rPr>
                <w:b w:val="0"/>
                <w:noProof/>
              </w:rPr>
            </w:rPrChange>
          </w:rPr>
          <w:delText>2</w:delText>
        </w:r>
        <w:r w:rsidRPr="00CA1F7F" w:rsidDel="006D47A7">
          <w:rPr>
            <w:rPrChange w:id="6566" w:author="The Si Tran" w:date="2012-12-11T23:34:00Z">
              <w:rPr>
                <w:b w:val="0"/>
              </w:rPr>
            </w:rPrChange>
          </w:rPr>
          <w:fldChar w:fldCharType="end"/>
        </w:r>
        <w:r w:rsidRPr="00CA1F7F" w:rsidDel="006D47A7">
          <w:rPr>
            <w:rPrChange w:id="6567" w:author="The Si Tran" w:date="2012-12-11T23:34:00Z">
              <w:rPr>
                <w:b w:val="0"/>
              </w:rPr>
            </w:rPrChange>
          </w:rPr>
          <w:delText>.</w:delText>
        </w:r>
        <w:r w:rsidRPr="00CA1F7F" w:rsidDel="006D47A7">
          <w:rPr>
            <w:rPrChange w:id="6568" w:author="The Si Tran" w:date="2012-12-11T23:34:00Z">
              <w:rPr>
                <w:b w:val="0"/>
              </w:rPr>
            </w:rPrChange>
          </w:rPr>
          <w:fldChar w:fldCharType="begin"/>
        </w:r>
        <w:r w:rsidRPr="00CA1F7F" w:rsidDel="006D47A7">
          <w:rPr>
            <w:rPrChange w:id="6569" w:author="The Si Tran" w:date="2012-12-11T23:34:00Z">
              <w:rPr>
                <w:b w:val="0"/>
              </w:rPr>
            </w:rPrChange>
          </w:rPr>
          <w:delInstrText xml:space="preserve"> SEQ Hình \* ARABIC \s 1 </w:delInstrText>
        </w:r>
        <w:r w:rsidRPr="00CA1F7F" w:rsidDel="006D47A7">
          <w:rPr>
            <w:rPrChange w:id="6570" w:author="The Si Tran" w:date="2012-12-11T23:34:00Z">
              <w:rPr>
                <w:b w:val="0"/>
              </w:rPr>
            </w:rPrChange>
          </w:rPr>
          <w:fldChar w:fldCharType="separate"/>
        </w:r>
        <w:r w:rsidRPr="00CA1F7F" w:rsidDel="006D47A7">
          <w:rPr>
            <w:rPrChange w:id="6571" w:author="The Si Tran" w:date="2012-12-11T23:34:00Z">
              <w:rPr>
                <w:b w:val="0"/>
                <w:noProof/>
              </w:rPr>
            </w:rPrChange>
          </w:rPr>
          <w:delText>5</w:delText>
        </w:r>
        <w:r w:rsidRPr="00CA1F7F" w:rsidDel="006D47A7">
          <w:rPr>
            <w:rPrChange w:id="6572" w:author="The Si Tran" w:date="2012-12-11T23:34:00Z">
              <w:rPr>
                <w:b w:val="0"/>
              </w:rPr>
            </w:rPrChange>
          </w:rPr>
          <w:fldChar w:fldCharType="end"/>
        </w:r>
        <w:r w:rsidRPr="00CA1F7F" w:rsidDel="006D47A7">
          <w:rPr>
            <w:rPrChange w:id="6573" w:author="The Si Tran" w:date="2012-12-11T23:34:00Z">
              <w:rPr>
                <w:b w:val="0"/>
              </w:rPr>
            </w:rPrChange>
          </w:rPr>
          <w:delText xml:space="preserve">: </w:delText>
        </w:r>
      </w:del>
      <w:r w:rsidRPr="00CA1F7F">
        <w:rPr>
          <w:rPrChange w:id="6574" w:author="The Si Tran" w:date="2012-12-11T23:34:00Z">
            <w:rPr>
              <w:b w:val="0"/>
            </w:rPr>
          </w:rPrChange>
        </w:rPr>
        <w:t xml:space="preserve">Đơn vị mạng </w:t>
      </w:r>
      <w:r w:rsidR="00976130" w:rsidRPr="00CA1F7F">
        <w:t>Nơron</w:t>
      </w:r>
      <w:bookmarkEnd w:id="6557"/>
      <w:bookmarkEnd w:id="6558"/>
      <w:bookmarkEnd w:id="6559"/>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575" w:author="The Si Tran" w:date="2012-12-06T02:05:00Z"/>
        </w:rPr>
        <w:pPrChange w:id="6576"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577" w:author="The Si Tran" w:date="2012-12-06T02:07:00Z"/>
          <w:szCs w:val="26"/>
        </w:rPr>
      </w:pPr>
      <w:ins w:id="6578"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579" w:author="The Si Tran" w:date="2012-12-06T02:07:00Z">
          <w:pPr>
            <w:spacing w:before="0"/>
            <w:ind w:left="720" w:firstLine="720"/>
          </w:pPr>
        </w:pPrChange>
      </w:pPr>
      <w:del w:id="6580" w:author="The Si Tran" w:date="2012-12-06T02:07:00Z">
        <w:r w:rsidRPr="008A1996" w:rsidDel="00CD6D90">
          <w:rPr>
            <w:noProof/>
            <w:szCs w:val="26"/>
          </w:rPr>
          <w:drawing>
            <wp:inline distT="0" distB="0" distL="0" distR="0" wp14:anchorId="03B62084" wp14:editId="0FC4ECA6">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581" w:author="The Si Tran" w:date="2012-12-06T01:59:00Z"/>
        </w:rPr>
        <w:pPrChange w:id="6582" w:author="The Si Tran" w:date="2012-12-16T08:22:00Z">
          <w:pPr>
            <w:spacing w:before="0"/>
            <w:ind w:firstLine="720"/>
          </w:pPr>
        </w:pPrChange>
      </w:pPr>
      <w:r w:rsidRPr="0049233F">
        <w:t xml:space="preserve">Ở đây các số thực </w:t>
      </w:r>
      <m:oMath>
        <m:sSub>
          <m:sSubPr>
            <m:ctrlPr>
              <w:ins w:id="6583" w:author="The Si Tran" w:date="2012-12-06T02:07:00Z">
                <w:rPr>
                  <w:rFonts w:ascii="Cambria Math" w:hAnsi="Cambria Math"/>
                  <w:i/>
                </w:rPr>
              </w:ins>
            </m:ctrlPr>
          </m:sSubPr>
          <m:e>
            <w:ins w:id="6584" w:author="The Si Tran" w:date="2012-12-06T02:07:00Z">
              <m:r>
                <w:rPr>
                  <w:rFonts w:ascii="Cambria Math" w:hAnsi="Cambria Math"/>
                </w:rPr>
                <m:t>w</m:t>
              </m:r>
            </w:ins>
          </m:e>
          <m:sub>
            <w:ins w:id="6585" w:author="The Si Tran" w:date="2012-12-06T02:07:00Z">
              <m:r>
                <w:rPr>
                  <w:rFonts w:ascii="Cambria Math" w:hAnsi="Cambria Math"/>
                </w:rPr>
                <m:t>i</m:t>
              </m:r>
            </w:ins>
          </m:sub>
        </m:sSub>
      </m:oMath>
      <w:ins w:id="6586" w:author="The Si Tran" w:date="2012-12-06T02:07:00Z">
        <w:r w:rsidR="00CD6D90">
          <w:t xml:space="preserve"> </w:t>
        </w:r>
      </w:ins>
      <w:del w:id="6587"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588" w:author="The Si Tran" w:date="2012-12-06T02:08:00Z">
                <w:rPr>
                  <w:rFonts w:ascii="Cambria Math" w:hAnsi="Cambria Math"/>
                  <w:i/>
                </w:rPr>
              </w:ins>
            </m:ctrlPr>
          </m:sSubPr>
          <m:e>
            <w:ins w:id="6589" w:author="The Si Tran" w:date="2012-12-06T02:08:00Z">
              <m:r>
                <w:rPr>
                  <w:rFonts w:ascii="Cambria Math" w:hAnsi="Cambria Math"/>
                </w:rPr>
                <m:t>x</m:t>
              </m:r>
            </w:ins>
          </m:e>
          <m:sub>
            <w:ins w:id="6590" w:author="The Si Tran" w:date="2012-12-06T02:08:00Z">
              <m:r>
                <w:rPr>
                  <w:rFonts w:ascii="Cambria Math" w:hAnsi="Cambria Math"/>
                </w:rPr>
                <m:t>i</m:t>
              </m:r>
            </w:ins>
          </m:sub>
        </m:sSub>
      </m:oMath>
      <w:ins w:id="6591" w:author="The Si Tran" w:date="2012-12-06T02:08:00Z">
        <w:r w:rsidR="0001105D">
          <w:t xml:space="preserve"> </w:t>
        </w:r>
      </w:ins>
      <w:del w:id="6592"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593" w:author="The Si Tran" w:date="2012-12-06T02:09:00Z">
                <w:rPr>
                  <w:rFonts w:ascii="Cambria Math" w:hAnsi="Cambria Math"/>
                  <w:i/>
                </w:rPr>
              </w:ins>
            </m:ctrlPr>
          </m:sSubPr>
          <m:e>
            <w:ins w:id="6594" w:author="The Si Tran" w:date="2012-12-06T02:09:00Z">
              <m:r>
                <w:rPr>
                  <w:rFonts w:ascii="Cambria Math" w:hAnsi="Cambria Math"/>
                </w:rPr>
                <m:t>-w</m:t>
              </m:r>
            </w:ins>
          </m:e>
          <m:sub>
            <w:ins w:id="6595" w:author="The Si Tran" w:date="2012-12-06T02:09:00Z">
              <m:r>
                <w:rPr>
                  <w:rFonts w:ascii="Cambria Math" w:hAnsi="Cambria Math"/>
                </w:rPr>
                <m:t>0</m:t>
              </m:r>
            </w:ins>
          </m:sub>
        </m:sSub>
      </m:oMath>
      <w:del w:id="6596"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597"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598"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599" w:author="The Si Tran" w:date="2012-12-06T02:00:00Z"/>
        </w:rPr>
        <w:pPrChange w:id="6600" w:author="The Si Tran" w:date="2012-12-06T02:00:00Z">
          <w:pPr>
            <w:spacing w:before="0"/>
            <w:ind w:firstLine="720"/>
          </w:pPr>
        </w:pPrChange>
      </w:pPr>
      <w:ins w:id="6601"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602" w:author="The Si Tran" w:date="2012-12-06T02:00:00Z">
          <w:pPr>
            <w:spacing w:before="0"/>
            <w:ind w:firstLine="720"/>
          </w:pPr>
        </w:pPrChange>
      </w:pPr>
      <w:del w:id="6603" w:author="The Si Tran" w:date="2012-12-06T02:00:00Z">
        <w:r w:rsidRPr="008A1996" w:rsidDel="000B65E4">
          <w:rPr>
            <w:noProof/>
          </w:rPr>
          <w:drawing>
            <wp:inline distT="0" distB="0" distL="0" distR="0" wp14:anchorId="05F691B7" wp14:editId="10B7460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604" w:author="The Si Tran" w:date="2012-12-06T02:01:00Z"/>
        </w:rPr>
        <w:pPrChange w:id="6605" w:author="The Si Tran" w:date="2012-12-16T08:22:00Z">
          <w:pPr>
            <w:spacing w:before="0"/>
            <w:ind w:firstLine="720"/>
          </w:pPr>
        </w:pPrChange>
      </w:pPr>
      <w:r w:rsidRPr="0049233F">
        <w:t xml:space="preserve">Ở đây </w:t>
      </w:r>
      <w:del w:id="6606" w:author="The Si Tran" w:date="2012-12-06T02:00:00Z">
        <w:r w:rsidRPr="00AF1345" w:rsidDel="000B65E4">
          <w:rPr>
            <w:position w:val="-6"/>
          </w:rPr>
          <w:object w:dxaOrig="200" w:dyaOrig="279" w14:anchorId="56E38391">
            <v:shape id="_x0000_i1103" type="#_x0000_t75" style="width:7.5pt;height:12.75pt" o:ole="">
              <v:imagedata r:id="rId196" o:title=""/>
            </v:shape>
            <o:OLEObject Type="Embed" ProgID="Equation.DSMT4" ShapeID="_x0000_i1103" DrawAspect="Content" ObjectID="_1417549068" r:id="rId197"/>
          </w:object>
        </w:r>
      </w:del>
      <m:oMath>
        <m:acc>
          <m:accPr>
            <m:chr m:val="⃗"/>
            <m:ctrlPr>
              <w:ins w:id="6607" w:author="The Si Tran" w:date="2012-12-06T02:00:00Z">
                <w:rPr>
                  <w:rFonts w:ascii="Cambria Math" w:hAnsi="Cambria Math"/>
                  <w:i/>
                </w:rPr>
              </w:ins>
            </m:ctrlPr>
          </m:accPr>
          <m:e>
            <w:ins w:id="6608" w:author="The Si Tran" w:date="2012-12-06T02:00:00Z">
              <m:r>
                <w:rPr>
                  <w:rFonts w:ascii="Cambria Math" w:hAnsi="Cambria Math"/>
                </w:rPr>
                <m:t>x</m:t>
              </m:r>
            </w:ins>
          </m:e>
        </m:acc>
      </m:oMath>
      <w:r w:rsidRPr="0049233F">
        <w:t xml:space="preserve"> và </w:t>
      </w:r>
      <w:del w:id="6609" w:author="The Si Tran" w:date="2012-12-06T02:00:00Z">
        <w:r w:rsidRPr="00AF1345" w:rsidDel="000B65E4">
          <w:rPr>
            <w:position w:val="-6"/>
          </w:rPr>
          <w:object w:dxaOrig="240" w:dyaOrig="279" w14:anchorId="713B3E3F">
            <v:shape id="_x0000_i1104" type="#_x0000_t75" style="width:12.75pt;height:12.75pt" o:ole="">
              <v:imagedata r:id="rId198" o:title=""/>
            </v:shape>
            <o:OLEObject Type="Embed" ProgID="Equation.DSMT4" ShapeID="_x0000_i1104" DrawAspect="Content" ObjectID="_1417549069" r:id="rId199"/>
          </w:object>
        </w:r>
      </w:del>
      <m:oMath>
        <m:acc>
          <m:accPr>
            <m:chr m:val="⃗"/>
            <m:ctrlPr>
              <w:ins w:id="6610" w:author="The Si Tran" w:date="2012-12-06T02:00:00Z">
                <w:rPr>
                  <w:rFonts w:ascii="Cambria Math" w:hAnsi="Cambria Math"/>
                  <w:i/>
                </w:rPr>
              </w:ins>
            </m:ctrlPr>
          </m:accPr>
          <m:e>
            <w:ins w:id="6611"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612" w:author="The Si Tran" w:date="2012-12-06T02:01:00Z">
        <m:oMath>
          <m:r>
            <w:rPr>
              <w:rFonts w:ascii="Cambria Math" w:hAnsi="Cambria Math"/>
            </w:rPr>
            <m:t>sgn()</m:t>
          </m:r>
        </m:oMath>
      </w:ins>
      <w:del w:id="6613"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614" w:author="The Si Tran" w:date="2012-12-06T02:04:00Z"/>
        </w:rPr>
        <w:pPrChange w:id="6615" w:author="The Si Tran" w:date="2012-12-06T02:04:00Z">
          <w:pPr>
            <w:spacing w:before="0"/>
            <w:ind w:firstLine="720"/>
          </w:pPr>
        </w:pPrChange>
      </w:pPr>
      <w:ins w:id="6616"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617" w:author="The Si Tran" w:date="2012-12-06T02:04:00Z">
          <w:pPr>
            <w:spacing w:before="0"/>
            <w:ind w:firstLine="720"/>
          </w:pPr>
        </w:pPrChange>
      </w:pPr>
      <w:del w:id="6618" w:author="The Si Tran" w:date="2012-12-06T02:04:00Z">
        <w:r w:rsidRPr="008A1996" w:rsidDel="00CD6D90">
          <w:rPr>
            <w:noProof/>
          </w:rPr>
          <w:drawing>
            <wp:inline distT="0" distB="0" distL="0" distR="0" wp14:anchorId="08CFD84C" wp14:editId="6206CE24">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619"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620" w:author="The Si Tran" w:date="2012-12-06T02:10:00Z">
                <w:rPr>
                  <w:rFonts w:ascii="Cambria Math" w:hAnsi="Cambria Math"/>
                  <w:i/>
                </w:rPr>
              </w:ins>
            </m:ctrlPr>
          </m:sSubPr>
          <m:e>
            <w:ins w:id="6621" w:author="The Si Tran" w:date="2012-12-06T02:10:00Z">
              <m:r>
                <w:rPr>
                  <w:rFonts w:ascii="Cambria Math" w:hAnsi="Cambria Math"/>
                </w:rPr>
                <m:t>(x</m:t>
              </m:r>
            </w:ins>
          </m:e>
          <m:sub>
            <w:ins w:id="6622" w:author="The Si Tran" w:date="2012-12-06T02:10:00Z">
              <m:r>
                <w:rPr>
                  <w:rFonts w:ascii="Cambria Math" w:hAnsi="Cambria Math"/>
                </w:rPr>
                <m:t>1</m:t>
              </m:r>
            </w:ins>
          </m:sub>
        </m:sSub>
        <w:ins w:id="6623" w:author="The Si Tran" w:date="2012-12-06T02:10:00Z">
          <m:r>
            <w:rPr>
              <w:rFonts w:ascii="Cambria Math" w:hAnsi="Cambria Math"/>
            </w:rPr>
            <m:t>,</m:t>
          </m:r>
        </w:ins>
        <m:sSub>
          <m:sSubPr>
            <m:ctrlPr>
              <w:ins w:id="6624" w:author="The Si Tran" w:date="2012-12-06T02:10:00Z">
                <w:rPr>
                  <w:rFonts w:ascii="Cambria Math" w:hAnsi="Cambria Math"/>
                  <w:i/>
                </w:rPr>
              </w:ins>
            </m:ctrlPr>
          </m:sSubPr>
          <m:e>
            <w:ins w:id="6625" w:author="The Si Tran" w:date="2012-12-06T02:10:00Z">
              <m:r>
                <w:rPr>
                  <w:rFonts w:ascii="Cambria Math" w:hAnsi="Cambria Math"/>
                </w:rPr>
                <m:t>x</m:t>
              </m:r>
            </w:ins>
          </m:e>
          <m:sub>
            <w:ins w:id="6626" w:author="The Si Tran" w:date="2012-12-06T02:10:00Z">
              <m:r>
                <w:rPr>
                  <w:rFonts w:ascii="Cambria Math" w:hAnsi="Cambria Math"/>
                </w:rPr>
                <m:t>2</m:t>
              </m:r>
            </w:ins>
          </m:sub>
        </m:sSub>
        <w:ins w:id="6627" w:author="The Si Tran" w:date="2012-12-06T02:10:00Z">
          <m:r>
            <w:rPr>
              <w:rFonts w:ascii="Cambria Math" w:hAnsi="Cambria Math"/>
            </w:rPr>
            <m:t>,…,</m:t>
          </m:r>
        </w:ins>
        <m:sSub>
          <m:sSubPr>
            <m:ctrlPr>
              <w:ins w:id="6628" w:author="The Si Tran" w:date="2012-12-06T02:10:00Z">
                <w:rPr>
                  <w:rFonts w:ascii="Cambria Math" w:hAnsi="Cambria Math"/>
                  <w:i/>
                </w:rPr>
              </w:ins>
            </m:ctrlPr>
          </m:sSubPr>
          <m:e>
            <w:ins w:id="6629" w:author="The Si Tran" w:date="2012-12-06T02:10:00Z">
              <m:r>
                <w:rPr>
                  <w:rFonts w:ascii="Cambria Math" w:hAnsi="Cambria Math"/>
                </w:rPr>
                <m:t>x</m:t>
              </m:r>
            </w:ins>
          </m:e>
          <m:sub>
            <w:ins w:id="6630" w:author="The Si Tran" w:date="2012-12-06T02:10:00Z">
              <m:r>
                <w:rPr>
                  <w:rFonts w:ascii="Cambria Math" w:hAnsi="Cambria Math"/>
                </w:rPr>
                <m:t>n</m:t>
              </m:r>
            </w:ins>
          </m:sub>
        </m:sSub>
        <w:ins w:id="6631" w:author="The Si Tran" w:date="2012-12-06T02:10:00Z">
          <m:r>
            <w:rPr>
              <w:rFonts w:ascii="Cambria Math" w:hAnsi="Cambria Math"/>
            </w:rPr>
            <m:t>)</m:t>
          </m:r>
        </w:ins>
      </m:oMath>
      <w:del w:id="6632"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633" w:author="The Si Tran" w:date="2012-12-06T02:10:00Z">
        <m:oMath>
          <m:r>
            <w:rPr>
              <w:rFonts w:ascii="Cambria Math" w:hAnsi="Cambria Math"/>
            </w:rPr>
            <m:t>n+1</m:t>
          </m:r>
        </m:oMath>
      </w:ins>
      <w:del w:id="6634"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635" w:author="The Si Tran" w:date="2012-12-06T02:11:00Z">
                <w:rPr>
                  <w:rFonts w:ascii="Cambria Math" w:hAnsi="Cambria Math"/>
                  <w:i/>
                </w:rPr>
              </w:ins>
            </m:ctrlPr>
          </m:sSubPr>
          <m:e>
            <w:ins w:id="6636" w:author="The Si Tran" w:date="2012-12-06T02:11:00Z">
              <m:r>
                <w:rPr>
                  <w:rFonts w:ascii="Cambria Math" w:hAnsi="Cambria Math"/>
                </w:rPr>
                <m:t>x</m:t>
              </m:r>
            </w:ins>
          </m:e>
          <m:sub>
            <w:ins w:id="6637" w:author="The Si Tran" w:date="2012-12-06T02:11:00Z">
              <m:r>
                <w:rPr>
                  <w:rFonts w:ascii="Cambria Math" w:hAnsi="Cambria Math"/>
                </w:rPr>
                <m:t>0</m:t>
              </m:r>
            </w:ins>
          </m:sub>
        </m:sSub>
      </m:oMath>
      <w:del w:id="6638"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639" w:author="The Si Tran" w:date="2012-12-06T02:11:00Z">
        <w:r w:rsidRPr="00AF1345" w:rsidDel="00E81970">
          <w:rPr>
            <w:position w:val="-6"/>
          </w:rPr>
          <w:object w:dxaOrig="760" w:dyaOrig="279" w14:anchorId="0CA687E0">
            <v:shape id="_x0000_i1105" type="#_x0000_t75" style="width:36pt;height:14.25pt" o:ole="">
              <v:imagedata r:id="rId201" o:title=""/>
            </v:shape>
            <o:OLEObject Type="Embed" ProgID="Equation.DSMT4" ShapeID="_x0000_i1105" DrawAspect="Content" ObjectID="_1417549070" r:id="rId202"/>
          </w:object>
        </w:r>
      </w:del>
      <m:oMath>
        <m:acc>
          <m:accPr>
            <m:chr m:val="⃗"/>
            <m:ctrlPr>
              <w:ins w:id="6640" w:author="The Si Tran" w:date="2012-12-06T02:11:00Z">
                <w:rPr>
                  <w:rFonts w:ascii="Cambria Math" w:hAnsi="Cambria Math"/>
                  <w:i/>
                </w:rPr>
              </w:ins>
            </m:ctrlPr>
          </m:accPr>
          <m:e>
            <w:ins w:id="6641" w:author="The Si Tran" w:date="2012-12-06T02:11:00Z">
              <m:r>
                <w:rPr>
                  <w:rFonts w:ascii="Cambria Math" w:hAnsi="Cambria Math"/>
                </w:rPr>
                <m:t>w</m:t>
              </m:r>
            </w:ins>
          </m:e>
        </m:acc>
        <w:ins w:id="6642" w:author="The Si Tran" w:date="2012-12-06T02:11:00Z">
          <m:r>
            <w:rPr>
              <w:rFonts w:ascii="Cambria Math" w:hAnsi="Cambria Math"/>
            </w:rPr>
            <m:t>∙</m:t>
          </m:r>
        </w:ins>
        <m:acc>
          <m:accPr>
            <m:chr m:val="⃗"/>
            <m:ctrlPr>
              <w:ins w:id="6643" w:author="The Si Tran" w:date="2012-12-06T02:11:00Z">
                <w:rPr>
                  <w:rFonts w:ascii="Cambria Math" w:hAnsi="Cambria Math"/>
                  <w:i/>
                </w:rPr>
              </w:ins>
            </m:ctrlPr>
          </m:accPr>
          <m:e>
            <w:ins w:id="6644" w:author="The Si Tran" w:date="2012-12-06T02:11:00Z">
              <m:r>
                <w:rPr>
                  <w:rFonts w:ascii="Cambria Math" w:hAnsi="Cambria Math"/>
                </w:rPr>
                <m:t>x</m:t>
              </m:r>
            </w:ins>
          </m:e>
        </m:acc>
        <w:ins w:id="6645"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646"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647" w:author="The Si Tran" w:date="2012-12-06T02:12:00Z">
        <w:r w:rsidRPr="00AF1345" w:rsidDel="00721CBD">
          <w:rPr>
            <w:position w:val="-6"/>
          </w:rPr>
          <w:object w:dxaOrig="240" w:dyaOrig="279" w14:anchorId="6BB743B6">
            <v:shape id="_x0000_i1106" type="#_x0000_t75" style="width:14.25pt;height:14.25pt" o:ole="">
              <v:imagedata r:id="rId203" o:title=""/>
            </v:shape>
            <o:OLEObject Type="Embed" ProgID="Equation.DSMT4" ShapeID="_x0000_i1106" DrawAspect="Content" ObjectID="_1417549071" r:id="rId204"/>
          </w:object>
        </w:r>
      </w:del>
      <m:oMath>
        <m:acc>
          <m:accPr>
            <m:chr m:val="⃗"/>
            <m:ctrlPr>
              <w:ins w:id="6648" w:author="The Si Tran" w:date="2012-12-06T02:12:00Z">
                <w:rPr>
                  <w:rFonts w:ascii="Cambria Math" w:hAnsi="Cambria Math"/>
                  <w:i/>
                </w:rPr>
              </w:ins>
            </m:ctrlPr>
          </m:accPr>
          <m:e>
            <w:ins w:id="6649" w:author="The Si Tran" w:date="2012-12-06T02:12:00Z">
              <m:r>
                <w:rPr>
                  <w:rFonts w:ascii="Cambria Math" w:hAnsi="Cambria Math"/>
                </w:rPr>
                <m:t>w</m:t>
              </m:r>
            </w:ins>
          </m:e>
        </m:acc>
      </m:oMath>
      <w:r w:rsidRPr="0049233F">
        <w:t xml:space="preserve"> sau cho siêu phẳng </w:t>
      </w:r>
      <w:del w:id="6650" w:author="The Si Tran" w:date="2012-12-06T02:12:00Z">
        <w:r w:rsidRPr="00AF1345" w:rsidDel="00721CBD">
          <w:rPr>
            <w:position w:val="-6"/>
          </w:rPr>
          <w:object w:dxaOrig="760" w:dyaOrig="279" w14:anchorId="70AD84D1">
            <v:shape id="_x0000_i1107" type="#_x0000_t75" style="width:36pt;height:14.25pt" o:ole="">
              <v:imagedata r:id="rId201" o:title=""/>
            </v:shape>
            <o:OLEObject Type="Embed" ProgID="Equation.DSMT4" ShapeID="_x0000_i1107" DrawAspect="Content" ObjectID="_1417549072" r:id="rId205"/>
          </w:object>
        </w:r>
      </w:del>
      <m:oMath>
        <m:acc>
          <m:accPr>
            <m:chr m:val="⃗"/>
            <m:ctrlPr>
              <w:ins w:id="6651" w:author="The Si Tran" w:date="2012-12-06T02:12:00Z">
                <w:rPr>
                  <w:rFonts w:ascii="Cambria Math" w:hAnsi="Cambria Math"/>
                  <w:i/>
                </w:rPr>
              </w:ins>
            </m:ctrlPr>
          </m:accPr>
          <m:e>
            <w:ins w:id="6652" w:author="The Si Tran" w:date="2012-12-06T02:12:00Z">
              <m:r>
                <w:rPr>
                  <w:rFonts w:ascii="Cambria Math" w:hAnsi="Cambria Math"/>
                </w:rPr>
                <m:t>w</m:t>
              </m:r>
            </w:ins>
          </m:e>
        </m:acc>
        <w:ins w:id="6653" w:author="The Si Tran" w:date="2012-12-06T02:12:00Z">
          <m:r>
            <w:rPr>
              <w:rFonts w:ascii="Cambria Math" w:hAnsi="Cambria Math"/>
            </w:rPr>
            <m:t>∙</m:t>
          </m:r>
        </w:ins>
        <m:acc>
          <m:accPr>
            <m:chr m:val="⃗"/>
            <m:ctrlPr>
              <w:ins w:id="6654" w:author="The Si Tran" w:date="2012-12-06T02:12:00Z">
                <w:rPr>
                  <w:rFonts w:ascii="Cambria Math" w:hAnsi="Cambria Math"/>
                  <w:i/>
                </w:rPr>
              </w:ins>
            </m:ctrlPr>
          </m:accPr>
          <m:e>
            <w:ins w:id="6655" w:author="The Si Tran" w:date="2012-12-06T02:12:00Z">
              <m:r>
                <w:rPr>
                  <w:rFonts w:ascii="Cambria Math" w:hAnsi="Cambria Math"/>
                </w:rPr>
                <m:t>x</m:t>
              </m:r>
            </w:ins>
          </m:e>
        </m:acc>
        <w:ins w:id="6656" w:author="The Si Tran" w:date="2012-12-06T02:12:00Z">
          <m:r>
            <w:rPr>
              <w:rFonts w:ascii="Cambria Math" w:hAnsi="Cambria Math"/>
            </w:rPr>
            <m:t>=0</m:t>
          </m:r>
        </w:ins>
      </m:oMath>
      <w:ins w:id="6657"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658" w:author="The Si Tran" w:date="2012-12-16T17:26:00Z">
          <w:pPr>
            <w:keepNext/>
            <w:spacing w:before="0"/>
            <w:ind w:firstLine="720"/>
          </w:pPr>
        </w:pPrChange>
      </w:pPr>
      <w:r w:rsidRPr="002B1464">
        <w:rPr>
          <w:noProof/>
        </w:rPr>
        <w:drawing>
          <wp:inline distT="0" distB="0" distL="0" distR="0" wp14:anchorId="4BCD2EC0" wp14:editId="3A1F131F">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659" w:author="The Si Tran" w:date="2012-12-16T10:10:00Z">
          <w:pPr>
            <w:pStyle w:val="Caption"/>
          </w:pPr>
        </w:pPrChange>
      </w:pPr>
      <w:r w:rsidRPr="0049233F">
        <w:t xml:space="preserve">              </w:t>
      </w:r>
      <w:bookmarkStart w:id="6660" w:name="_Toc327348214"/>
      <w:bookmarkStart w:id="6661" w:name="_Toc343029964"/>
      <w:bookmarkStart w:id="6662" w:name="_Toc343711399"/>
      <w:r w:rsidRPr="0049233F">
        <w:t>Hình</w:t>
      </w:r>
      <w:ins w:id="6663" w:author="The Si Tran" w:date="2012-12-11T23:35:00Z">
        <w:r w:rsidR="006D47A7">
          <w:t xml:space="preserve"> 4.</w:t>
        </w:r>
      </w:ins>
      <w:r w:rsidR="001E2676">
        <w:t>6</w:t>
      </w:r>
      <w:del w:id="6664"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665"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666" w:author="The Si Tran" w:date="2012-12-11T23:34:00Z">
        <w:r w:rsidRPr="00082976" w:rsidDel="006D47A7">
          <w:fldChar w:fldCharType="begin"/>
        </w:r>
        <w:r w:rsidRPr="0049233F" w:rsidDel="006D47A7">
          <w:delInstrText xml:space="preserve"> SEQ Hình \* ARABIC \s 1 </w:delInstrText>
        </w:r>
        <w:r w:rsidRPr="00082976" w:rsidDel="006D47A7">
          <w:rPr>
            <w:rPrChange w:id="6667"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8A1996">
        <w:t>t đ</w:t>
      </w:r>
      <w:r w:rsidRPr="006D47A7">
        <w:rPr>
          <w:rPrChange w:id="6668" w:author="The Si Tran" w:date="2012-12-11T23:35:00Z">
            <w:rPr>
              <w:b w:val="0"/>
            </w:rPr>
          </w:rPrChange>
        </w:rPr>
        <w:t>ịnh biểu diễn bởi perceptron hai đầu nhập</w:t>
      </w:r>
      <w:bookmarkEnd w:id="6660"/>
      <w:bookmarkEnd w:id="6661"/>
      <w:bookmarkEnd w:id="6662"/>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669" w:author="The Si Tran" w:date="2012-12-16T08:22:00Z">
          <w:pPr>
            <w:spacing w:before="0"/>
            <w:ind w:firstLine="720"/>
          </w:pPr>
        </w:pPrChange>
      </w:pPr>
      <w:r w:rsidRPr="0049233F">
        <w:t xml:space="preserve">Hình </w:t>
      </w:r>
      <w:ins w:id="6670" w:author="The Si Tran" w:date="2012-12-11T23:35:00Z">
        <w:r w:rsidR="006D47A7">
          <w:t>4.</w:t>
        </w:r>
      </w:ins>
      <w:r w:rsidR="001E2676">
        <w:t>6</w:t>
      </w:r>
      <w:del w:id="6671"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672" w:author="The Si Tran" w:date="2012-12-11T23:35:00Z">
        <w:r w:rsidRPr="0049233F" w:rsidDel="006D47A7">
          <w:delText>2.6</w:delText>
        </w:r>
      </w:del>
      <w:ins w:id="6673"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674"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675" w:author="The Si Tran" w:date="2012-12-06T02:12:00Z">
        <w:r w:rsidRPr="00AF1345" w:rsidDel="00900AAA">
          <w:rPr>
            <w:position w:val="-6"/>
          </w:rPr>
          <w:object w:dxaOrig="240" w:dyaOrig="279" w14:anchorId="7897CBC4">
            <v:shape id="_x0000_i1108" type="#_x0000_t75" style="width:14.25pt;height:14.25pt" o:ole="">
              <v:imagedata r:id="rId198" o:title=""/>
            </v:shape>
            <o:OLEObject Type="Embed" ProgID="Equation.DSMT4" ShapeID="_x0000_i1108" DrawAspect="Content" ObjectID="_1417549073" r:id="rId207"/>
          </w:object>
        </w:r>
      </w:del>
      <m:oMath>
        <m:acc>
          <m:accPr>
            <m:chr m:val="⃗"/>
            <m:ctrlPr>
              <w:ins w:id="6676" w:author="The Si Tran" w:date="2012-12-06T02:12:00Z">
                <w:rPr>
                  <w:rFonts w:ascii="Cambria Math" w:hAnsi="Cambria Math"/>
                  <w:i/>
                </w:rPr>
              </w:ins>
            </m:ctrlPr>
          </m:accPr>
          <m:e>
            <w:ins w:id="6677" w:author="The Si Tran" w:date="2012-12-06T02:12:00Z">
              <m:r>
                <w:rPr>
                  <w:rFonts w:ascii="Cambria Math" w:hAnsi="Cambria Math"/>
                </w:rPr>
                <m:t>w</m:t>
              </m:r>
            </w:ins>
          </m:e>
        </m:acc>
      </m:oMath>
      <w:r w:rsidRPr="0049233F">
        <w:t xml:space="preserve"> trên một không gian thực </w:t>
      </w:r>
      <w:ins w:id="6678" w:author="The Si Tran" w:date="2012-12-06T02:12:00Z">
        <m:oMath>
          <m:r>
            <w:rPr>
              <w:rFonts w:ascii="Cambria Math" w:hAnsi="Cambria Math"/>
            </w:rPr>
            <m:t>n+1</m:t>
          </m:r>
        </m:oMath>
      </w:ins>
      <w:del w:id="6679"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680" w:author="The Si Tran" w:date="2012-12-06T02:13:00Z"/>
          <w:rFonts w:ascii="Times New Roman" w:hAnsi="Times New Roman"/>
          <w:i/>
          <w:sz w:val="26"/>
          <w:szCs w:val="26"/>
          <w:u w:val="single"/>
          <w:rPrChange w:id="6681" w:author="The Si Tran" w:date="2012-12-06T02:13:00Z">
            <w:rPr>
              <w:ins w:id="6682"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683" w:author="The Si Tran" w:date="2012-12-06T02:13:00Z">
        <w:r w:rsidRPr="0049233F" w:rsidDel="00900AAA">
          <w:rPr>
            <w:rFonts w:ascii="Times New Roman" w:hAnsi="Times New Roman"/>
            <w:position w:val="-6"/>
            <w:sz w:val="26"/>
            <w:szCs w:val="26"/>
            <w:rPrChange w:id="6684"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203" o:title=""/>
            </v:shape>
            <o:OLEObject Type="Embed" ProgID="Equation.DSMT4" ShapeID="_x0000_i1109" DrawAspect="Content" ObjectID="_1417549074" r:id="rId208"/>
          </w:object>
        </w:r>
      </w:del>
      <m:oMath>
        <m:acc>
          <m:accPr>
            <m:chr m:val="⃗"/>
            <m:ctrlPr>
              <w:ins w:id="6685" w:author="The Si Tran" w:date="2012-12-06T02:13:00Z">
                <w:rPr>
                  <w:rFonts w:ascii="Cambria Math" w:eastAsia="Times New Roman" w:hAnsi="Cambria Math"/>
                  <w:i/>
                  <w:sz w:val="26"/>
                  <w:szCs w:val="26"/>
                </w:rPr>
              </w:ins>
            </m:ctrlPr>
          </m:accPr>
          <m:e>
            <w:ins w:id="6686" w:author="The Si Tran" w:date="2012-12-06T02:13:00Z">
              <m:r>
                <w:rPr>
                  <w:rFonts w:ascii="Cambria Math" w:hAnsi="Cambria Math"/>
                  <w:szCs w:val="26"/>
                </w:rPr>
                <m:t>w</m:t>
              </m:r>
            </w:ins>
          </m:e>
        </m:acc>
      </m:oMath>
      <w:ins w:id="6687"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688" w:author="The Si Tran" w:date="2012-12-06T02:13:00Z">
        <w:r w:rsidRPr="0049233F" w:rsidDel="00900AAA">
          <w:rPr>
            <w:rFonts w:ascii="Times New Roman" w:hAnsi="Times New Roman"/>
            <w:position w:val="-6"/>
            <w:sz w:val="26"/>
            <w:szCs w:val="26"/>
            <w:rPrChange w:id="6689"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203" o:title=""/>
            </v:shape>
            <o:OLEObject Type="Embed" ProgID="Equation.DSMT4" ShapeID="_x0000_i1110" DrawAspect="Content" ObjectID="_1417549075" r:id="rId209"/>
          </w:object>
        </w:r>
      </w:del>
      <m:oMath>
        <m:acc>
          <m:accPr>
            <m:chr m:val="⃗"/>
            <m:ctrlPr>
              <w:ins w:id="6690" w:author="The Si Tran" w:date="2012-12-06T02:13:00Z">
                <w:rPr>
                  <w:rFonts w:ascii="Cambria Math" w:eastAsia="Times New Roman" w:hAnsi="Cambria Math"/>
                  <w:i/>
                  <w:sz w:val="26"/>
                  <w:szCs w:val="26"/>
                </w:rPr>
              </w:ins>
            </m:ctrlPr>
          </m:accPr>
          <m:e>
            <w:ins w:id="6691" w:author="The Si Tran" w:date="2012-12-06T02:13:00Z">
              <m:r>
                <w:rPr>
                  <w:rFonts w:ascii="Cambria Math" w:hAnsi="Cambria Math"/>
                  <w:szCs w:val="26"/>
                </w:rPr>
                <m:t>w</m:t>
              </m:r>
            </w:ins>
          </m:e>
        </m:acc>
      </m:oMath>
      <w:ins w:id="6692"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8A1996">
      <w:pPr>
        <w:pStyle w:val="Canhgiua"/>
        <w:rPr>
          <w:ins w:id="6693" w:author="The Si Tran" w:date="2012-12-06T02:14:00Z"/>
        </w:rPr>
        <w:pPrChange w:id="6694" w:author="The Si Tran" w:date="2012-12-06T02:13:00Z">
          <w:pPr>
            <w:pStyle w:val="ListParagraph"/>
            <w:numPr>
              <w:numId w:val="10"/>
            </w:numPr>
            <w:spacing w:after="0" w:line="360" w:lineRule="auto"/>
            <w:ind w:left="0" w:hanging="360"/>
          </w:pPr>
        </w:pPrChange>
      </w:pPr>
      <m:oMathPara>
        <m:oMathParaPr>
          <m:jc m:val="center"/>
        </m:oMathParaPr>
        <m:oMath>
          <m:sSub>
            <m:sSubPr>
              <m:ctrlPr>
                <w:ins w:id="6695" w:author="The Si Tran" w:date="2012-12-06T02:13:00Z">
                  <w:rPr>
                    <w:rFonts w:ascii="Cambria Math" w:hAnsi="Cambria Math"/>
                  </w:rPr>
                </w:ins>
              </m:ctrlPr>
            </m:sSubPr>
            <m:e>
              <w:ins w:id="6696" w:author="The Si Tran" w:date="2012-12-06T02:13:00Z">
                <m:r>
                  <w:rPr>
                    <w:rFonts w:ascii="Cambria Math" w:hAnsi="Cambria Math"/>
                  </w:rPr>
                  <m:t>w</m:t>
                </m:r>
              </w:ins>
            </m:e>
            <m:sub>
              <w:ins w:id="6697" w:author="The Si Tran" w:date="2012-12-06T02:13:00Z">
                <m:r>
                  <w:rPr>
                    <w:rFonts w:ascii="Cambria Math" w:hAnsi="Cambria Math"/>
                  </w:rPr>
                  <m:t>i</m:t>
                </m:r>
              </w:ins>
            </m:sub>
          </m:sSub>
          <w:ins w:id="6698" w:author="The Si Tran" w:date="2012-12-06T02:14:00Z">
            <m:r>
              <m:rPr>
                <m:sty m:val="p"/>
              </m:rPr>
              <w:rPr>
                <w:rFonts w:ascii="Cambria Math" w:hAnsi="Cambria Math"/>
              </w:rPr>
              <m:t>←</m:t>
            </m:r>
          </w:ins>
          <m:sSub>
            <m:sSubPr>
              <m:ctrlPr>
                <w:ins w:id="6699" w:author="The Si Tran" w:date="2012-12-06T02:14:00Z">
                  <w:rPr>
                    <w:rFonts w:ascii="Cambria Math" w:hAnsi="Cambria Math"/>
                  </w:rPr>
                </w:ins>
              </m:ctrlPr>
            </m:sSubPr>
            <m:e>
              <w:ins w:id="6700" w:author="The Si Tran" w:date="2012-12-06T02:14:00Z">
                <m:r>
                  <w:rPr>
                    <w:rFonts w:ascii="Cambria Math" w:hAnsi="Cambria Math"/>
                  </w:rPr>
                  <m:t>w</m:t>
                </m:r>
              </w:ins>
            </m:e>
            <m:sub>
              <w:ins w:id="6701" w:author="The Si Tran" w:date="2012-12-06T02:14:00Z">
                <m:r>
                  <w:rPr>
                    <w:rFonts w:ascii="Cambria Math" w:hAnsi="Cambria Math"/>
                  </w:rPr>
                  <m:t>i</m:t>
                </m:r>
              </w:ins>
            </m:sub>
          </m:sSub>
          <w:ins w:id="6702" w:author="The Si Tran" w:date="2012-12-06T02:14:00Z">
            <m:r>
              <m:rPr>
                <m:sty m:val="p"/>
              </m:rPr>
              <w:rPr>
                <w:rFonts w:ascii="Cambria Math" w:hAnsi="Cambria Math"/>
              </w:rPr>
              <m:t>+</m:t>
            </m:r>
          </w:ins>
          <m:sSub>
            <m:sSubPr>
              <m:ctrlPr>
                <w:ins w:id="6703" w:author="The Si Tran" w:date="2012-12-06T02:14:00Z">
                  <w:rPr>
                    <w:rFonts w:ascii="Cambria Math" w:hAnsi="Cambria Math"/>
                  </w:rPr>
                </w:ins>
              </m:ctrlPr>
            </m:sSubPr>
            <m:e>
              <w:ins w:id="6704" w:author="The Si Tran" w:date="2012-12-06T02:14:00Z">
                <m:r>
                  <m:rPr>
                    <m:sty m:val="p"/>
                  </m:rPr>
                  <w:rPr>
                    <w:rFonts w:ascii="Cambria Math" w:hAnsi="Cambria Math"/>
                  </w:rPr>
                  <m:t>∆</m:t>
                </m:r>
                <m:r>
                  <w:rPr>
                    <w:rFonts w:ascii="Cambria Math" w:hAnsi="Cambria Math"/>
                  </w:rPr>
                  <m:t>w</m:t>
                </m:r>
              </w:ins>
            </m:e>
            <m:sub>
              <w:ins w:id="6705" w:author="The Si Tran" w:date="2012-12-06T02:14:00Z">
                <m:r>
                  <w:rPr>
                    <w:rFonts w:ascii="Cambria Math" w:hAnsi="Cambria Math"/>
                  </w:rPr>
                  <m:t>i</m:t>
                </m:r>
              </w:ins>
            </m:sub>
          </m:sSub>
        </m:oMath>
      </m:oMathPara>
    </w:p>
    <w:p w14:paraId="35EF2FE2" w14:textId="77777777" w:rsidR="00A40DAF" w:rsidRPr="00B71547" w:rsidDel="00A40DAF" w:rsidRDefault="008A1996">
      <w:pPr>
        <w:pStyle w:val="Canhgiua"/>
        <w:rPr>
          <w:del w:id="6706" w:author="The Si Tran" w:date="2012-12-06T02:15:00Z"/>
          <w:u w:val="single"/>
          <w:rPrChange w:id="6707" w:author="The Si Tran" w:date="2012-12-06T02:15:00Z">
            <w:rPr>
              <w:del w:id="6708" w:author="The Si Tran" w:date="2012-12-06T02:15:00Z"/>
              <w:rFonts w:ascii="Times New Roman" w:hAnsi="Times New Roman"/>
              <w:i/>
              <w:sz w:val="26"/>
              <w:szCs w:val="26"/>
              <w:u w:val="single"/>
            </w:rPr>
          </w:rPrChange>
        </w:rPr>
        <w:pPrChange w:id="6709" w:author="The Si Tran" w:date="2012-12-06T02:13:00Z">
          <w:pPr>
            <w:pStyle w:val="ListParagraph"/>
            <w:numPr>
              <w:numId w:val="10"/>
            </w:numPr>
            <w:spacing w:after="0" w:line="360" w:lineRule="auto"/>
            <w:ind w:left="0" w:hanging="360"/>
          </w:pPr>
        </w:pPrChange>
      </w:pPr>
      <m:oMathPara>
        <m:oMathParaPr>
          <m:jc m:val="center"/>
        </m:oMathParaPr>
        <m:oMath>
          <m:sSub>
            <m:sSubPr>
              <m:ctrlPr>
                <w:ins w:id="6710" w:author="The Si Tran" w:date="2012-12-06T02:14:00Z">
                  <w:rPr>
                    <w:rFonts w:ascii="Cambria Math" w:hAnsi="Cambria Math"/>
                  </w:rPr>
                </w:ins>
              </m:ctrlPr>
            </m:sSubPr>
            <m:e>
              <w:ins w:id="6711" w:author="The Si Tran" w:date="2012-12-06T02:14:00Z">
                <m:r>
                  <m:rPr>
                    <m:sty m:val="p"/>
                  </m:rPr>
                  <w:rPr>
                    <w:rFonts w:ascii="Cambria Math" w:hAnsi="Cambria Math"/>
                  </w:rPr>
                  <m:t>∆</m:t>
                </m:r>
                <m:r>
                  <w:rPr>
                    <w:rFonts w:ascii="Cambria Math" w:hAnsi="Cambria Math"/>
                  </w:rPr>
                  <m:t>w</m:t>
                </m:r>
              </w:ins>
            </m:e>
            <m:sub>
              <w:ins w:id="6712" w:author="The Si Tran" w:date="2012-12-06T02:14:00Z">
                <m:r>
                  <w:rPr>
                    <w:rFonts w:ascii="Cambria Math" w:hAnsi="Cambria Math"/>
                  </w:rPr>
                  <m:t>i</m:t>
                </m:r>
              </w:ins>
            </m:sub>
          </m:sSub>
          <w:ins w:id="6713" w:author="The Si Tran" w:date="2012-12-06T02:14:00Z">
            <m:r>
              <m:rPr>
                <m:sty m:val="p"/>
              </m:rPr>
              <w:rPr>
                <w:rFonts w:ascii="Cambria Math" w:hAnsi="Cambria Math"/>
              </w:rPr>
              <m:t>=</m:t>
            </m:r>
          </w:ins>
          <w:ins w:id="6714"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715" w:author="The Si Tran" w:date="2012-12-06T02:15:00Z">
                  <w:rPr>
                    <w:rFonts w:ascii="Cambria Math" w:hAnsi="Cambria Math"/>
                  </w:rPr>
                </w:ins>
              </m:ctrlPr>
            </m:sSubPr>
            <m:e>
              <w:ins w:id="6716" w:author="The Si Tran" w:date="2012-12-06T02:15:00Z">
                <m:r>
                  <w:rPr>
                    <w:rFonts w:ascii="Cambria Math" w:hAnsi="Cambria Math"/>
                  </w:rPr>
                  <m:t>x</m:t>
                </m:r>
              </w:ins>
            </m:e>
            <m:sub>
              <w:ins w:id="6717"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718" w:author="The Si Tran" w:date="2012-12-06T02:15:00Z"/>
        </w:rPr>
      </w:pPr>
      <w:del w:id="6719" w:author="The Si Tran" w:date="2012-12-06T02:15:00Z">
        <w:r w:rsidRPr="0049233F" w:rsidDel="00A40DAF">
          <w:delText xml:space="preserve">                  </w:delText>
        </w:r>
        <w:r w:rsidRPr="0015771C" w:rsidDel="00A40DAF">
          <w:rPr>
            <w:noProof/>
            <w:rPrChange w:id="6720" w:author="Unknown">
              <w:rPr>
                <w:rFonts w:ascii="Calibri" w:eastAsia="Calibri" w:hAnsi="Calibri"/>
                <w:noProof/>
                <w:sz w:val="22"/>
              </w:rPr>
            </w:rPrChange>
          </w:rPr>
          <w:drawing>
            <wp:inline distT="0" distB="0" distL="0" distR="0" wp14:anchorId="1F564A10" wp14:editId="552D502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721" w:author="The Si Tran" w:date="2012-12-06T02:15:00Z">
          <w:pPr>
            <w:pStyle w:val="ListParagraph"/>
            <w:spacing w:after="0" w:line="360" w:lineRule="auto"/>
            <w:ind w:left="0"/>
          </w:pPr>
        </w:pPrChange>
      </w:pPr>
      <w:del w:id="6722" w:author="The Si Tran" w:date="2012-12-06T02:15:00Z">
        <w:r w:rsidRPr="0049233F" w:rsidDel="00A40DAF">
          <w:delText xml:space="preserve">                   </w:delText>
        </w:r>
        <w:r w:rsidRPr="008A1996" w:rsidDel="00A40DAF">
          <w:rPr>
            <w:noProof/>
          </w:rPr>
          <w:drawing>
            <wp:inline distT="0" distB="0" distL="0" distR="0" wp14:anchorId="357AB739" wp14:editId="46688B0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12" o:title=""/>
          </v:shape>
          <o:OLEObject Type="Embed" ProgID="Equation.DSMT4" ShapeID="_x0000_i1111" DrawAspect="Content" ObjectID="_1417549076" r:id="rId213"/>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723" w:author="The Si Tran" w:date="2012-12-06T02:16:00Z"/>
          <w:rFonts w:ascii="Times New Roman" w:hAnsi="Times New Roman"/>
          <w:i/>
          <w:sz w:val="26"/>
          <w:szCs w:val="26"/>
          <w:u w:val="single"/>
          <w:rPrChange w:id="6724" w:author="The Si Tran" w:date="2012-12-06T02:16:00Z">
            <w:rPr>
              <w:ins w:id="6725"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726" w:author="The Si Tran" w:date="2012-12-06T02:17:00Z">
            <w:rPr>
              <w:rFonts w:ascii="Times New Roman" w:hAnsi="Times New Roman"/>
              <w:i/>
              <w:sz w:val="26"/>
              <w:szCs w:val="26"/>
              <w:u w:val="single"/>
            </w:rPr>
          </w:rPrChange>
        </w:rPr>
        <w:pPrChange w:id="6727" w:author="The Si Tran" w:date="2012-12-06T02:16:00Z">
          <w:pPr>
            <w:pStyle w:val="ListParagraph"/>
            <w:numPr>
              <w:numId w:val="10"/>
            </w:numPr>
            <w:spacing w:after="0" w:line="360" w:lineRule="auto"/>
            <w:ind w:left="0" w:hanging="360"/>
          </w:pPr>
        </w:pPrChange>
      </w:pPr>
      <w:ins w:id="6728"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729" w:author="The Si Tran" w:date="2012-12-06T02:16:00Z"/>
          <w:rFonts w:ascii="Times New Roman" w:hAnsi="Times New Roman"/>
          <w:b/>
          <w:i/>
          <w:sz w:val="26"/>
          <w:szCs w:val="26"/>
        </w:rPr>
      </w:pPr>
      <w:del w:id="6730" w:author="The Si Tran" w:date="2012-12-06T02:17:00Z">
        <w:r w:rsidRPr="0049233F" w:rsidDel="00C841C4">
          <w:rPr>
            <w:rFonts w:ascii="Times New Roman" w:hAnsi="Times New Roman"/>
            <w:b/>
            <w:i/>
            <w:sz w:val="26"/>
            <w:szCs w:val="26"/>
          </w:rPr>
          <w:delText xml:space="preserve">             </w:delText>
        </w:r>
      </w:del>
      <w:del w:id="6731"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732" w:author="Unknown">
              <w:rPr>
                <w:noProof/>
              </w:rPr>
            </w:rPrChange>
          </w:rPr>
          <w:drawing>
            <wp:inline distT="0" distB="0" distL="0" distR="0" wp14:anchorId="2F618E5D" wp14:editId="33A9B753">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733"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734" w:author="The Si Tran" w:date="2012-12-06T02:19:00Z"/>
        </w:rPr>
        <w:pPrChange w:id="6735" w:author="The Si Tran" w:date="2012-12-06T02:19:00Z">
          <w:pPr>
            <w:pStyle w:val="ListParagraph"/>
            <w:spacing w:after="0" w:line="360" w:lineRule="auto"/>
            <w:ind w:left="0"/>
          </w:pPr>
        </w:pPrChange>
      </w:pPr>
      <w:ins w:id="6736"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737" w:author="The Si Tran" w:date="2012-12-06T02:19:00Z">
          <w:pPr>
            <w:pStyle w:val="ListParagraph"/>
            <w:spacing w:after="0" w:line="360" w:lineRule="auto"/>
            <w:ind w:firstLine="720"/>
          </w:pPr>
        </w:pPrChange>
      </w:pPr>
      <w:del w:id="6738" w:author="The Si Tran" w:date="2012-12-06T02:19:00Z">
        <w:r w:rsidRPr="008A1996" w:rsidDel="00DF09B3">
          <w:rPr>
            <w:noProof/>
          </w:rPr>
          <w:drawing>
            <wp:inline distT="0" distB="0" distL="0" distR="0" wp14:anchorId="15785917" wp14:editId="10EABEB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739" w:author="The Si Tran" w:date="2012-12-06T02:18:00Z">
                <w:rPr>
                  <w:rFonts w:ascii="Cambria Math" w:hAnsi="Cambria Math"/>
                </w:rPr>
              </w:ins>
            </m:ctrlPr>
          </m:sSubPr>
          <m:e>
            <w:ins w:id="6740" w:author="The Si Tran" w:date="2012-12-06T02:18:00Z">
              <m:r>
                <w:rPr>
                  <w:rFonts w:ascii="Cambria Math" w:hAnsi="Cambria Math"/>
                </w:rPr>
                <m:t>t</m:t>
              </m:r>
            </w:ins>
          </m:e>
          <m:sub>
            <w:ins w:id="6741"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742" w:author="The Si Tran" w:date="2012-12-06T02:18:00Z">
                <w:rPr>
                  <w:rFonts w:ascii="Cambria Math" w:hAnsi="Cambria Math"/>
                </w:rPr>
              </w:ins>
            </m:ctrlPr>
          </m:sSubPr>
          <m:e>
            <w:ins w:id="6743" w:author="The Si Tran" w:date="2012-12-06T02:18:00Z">
              <m:r>
                <w:rPr>
                  <w:rFonts w:ascii="Cambria Math" w:hAnsi="Cambria Math"/>
                </w:rPr>
                <m:t>o</m:t>
              </m:r>
            </w:ins>
          </m:e>
          <m:sub>
            <w:ins w:id="6744"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745" w:author="The Si Tran" w:date="2012-12-06T02:18:00Z">
                <w:rPr>
                  <w:rFonts w:ascii="Cambria Math" w:hAnsi="Cambria Math"/>
                </w:rPr>
              </w:ins>
            </m:ctrlPr>
          </m:accPr>
          <m:e>
            <w:ins w:id="6746" w:author="The Si Tran" w:date="2012-12-06T02:18:00Z">
              <m:r>
                <w:rPr>
                  <w:rFonts w:ascii="Cambria Math" w:hAnsi="Cambria Math"/>
                </w:rPr>
                <m:t>w</m:t>
              </m:r>
            </w:ins>
          </m:e>
        </m:acc>
      </m:oMath>
      <w:r w:rsidRPr="0049233F">
        <w:t xml:space="preserve"> sau cho </w:t>
      </w:r>
      <w:ins w:id="6747"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748"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749"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750" w:author="The Si Tran" w:date="2012-12-06T02:22:00Z">
        <w:r w:rsidRPr="0049233F" w:rsidDel="008A19A3">
          <w:rPr>
            <w:rFonts w:ascii="Times New Roman" w:hAnsi="Times New Roman"/>
            <w:i/>
            <w:sz w:val="26"/>
            <w:szCs w:val="26"/>
          </w:rPr>
          <w:delText>E</w:delText>
        </w:r>
      </w:del>
      <w:del w:id="6751"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8" o:title=""/>
            </v:shape>
            <o:OLEObject Type="Embed" ProgID="Equation.DSMT4" ShapeID="_x0000_i1112" DrawAspect="Content" ObjectID="_1417549077" r:id="rId216"/>
          </w:object>
        </w:r>
        <w:r w:rsidRPr="0049233F" w:rsidDel="008A19A3">
          <w:rPr>
            <w:rFonts w:ascii="Times New Roman" w:hAnsi="Times New Roman"/>
            <w:sz w:val="26"/>
            <w:szCs w:val="26"/>
          </w:rPr>
          <w:delText xml:space="preserve">, ký hiệu là </w:delText>
        </w:r>
      </w:del>
      <w:del w:id="6752"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7" o:title=""/>
            </v:shape>
            <o:OLEObject Type="Embed" ProgID="Equation.DSMT4" ShapeID="_x0000_i1113" DrawAspect="Content" ObjectID="_1417549078" r:id="rId218"/>
          </w:object>
        </w:r>
      </w:del>
      <w:ins w:id="6753"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754" w:author="The Si Tran" w:date="2012-12-06T02:22:00Z"/>
        </w:rPr>
        <w:pPrChange w:id="6755" w:author="The Si Tran" w:date="2012-12-14T06:06:00Z">
          <w:pPr>
            <w:pStyle w:val="ListParagraph"/>
            <w:spacing w:after="0" w:line="360" w:lineRule="auto"/>
            <w:ind w:left="0"/>
          </w:pPr>
        </w:pPrChange>
      </w:pPr>
      <w:ins w:id="6756"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757" w:author="The Si Tran" w:date="2012-12-14T06:06:00Z">
          <w:pPr>
            <w:pStyle w:val="ListParagraph"/>
            <w:spacing w:after="0" w:line="360" w:lineRule="auto"/>
            <w:ind w:left="0"/>
          </w:pPr>
        </w:pPrChange>
      </w:pPr>
      <w:del w:id="6758" w:author="The Si Tran" w:date="2012-12-06T02:22:00Z">
        <w:r w:rsidRPr="0049233F" w:rsidDel="008A19A3">
          <w:delText xml:space="preserve">                      </w:delText>
        </w:r>
        <w:r w:rsidRPr="008A1996" w:rsidDel="008A19A3">
          <w:rPr>
            <w:noProof/>
          </w:rPr>
          <w:drawing>
            <wp:inline distT="0" distB="0" distL="0" distR="0" wp14:anchorId="607F83D3" wp14:editId="18A2A0D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759" w:author="The Si Tran" w:date="2012-12-06T02:25:00Z"/>
        </w:rPr>
        <w:pPrChange w:id="6760"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761" w:author="The Si Tran" w:date="2012-12-06T02:24:00Z">
        <w:r w:rsidR="008A19A3">
          <w:t>-</w:t>
        </w:r>
      </w:ins>
      <w:del w:id="6762" w:author="The Si Tran" w:date="2012-12-06T02:23:00Z">
        <w:r w:rsidRPr="00AF1345" w:rsidDel="008A19A3">
          <w:rPr>
            <w:position w:val="-10"/>
          </w:rPr>
          <w:object w:dxaOrig="859" w:dyaOrig="320" w14:anchorId="3B61AA20">
            <v:shape id="_x0000_i1114" type="#_x0000_t75" style="width:43.5pt;height:14.25pt" o:ole="">
              <v:imagedata r:id="rId220" o:title=""/>
            </v:shape>
            <o:OLEObject Type="Embed" ProgID="Equation.DSMT4" ShapeID="_x0000_i1114" DrawAspect="Content" ObjectID="_1417549079" r:id="rId221"/>
          </w:object>
        </w:r>
      </w:del>
      <w:ins w:id="6763"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764" w:author="The Si Tran" w:date="2012-12-06T02:24:00Z">
        <m:oMath>
          <m:r>
            <w:rPr>
              <w:rFonts w:ascii="Cambria Math" w:hAnsi="Cambria Math"/>
            </w:rPr>
            <m:t>E</m:t>
          </m:r>
        </m:oMath>
      </w:ins>
      <w:del w:id="6765"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8A1996">
      <w:pPr>
        <w:pStyle w:val="Canhgiua"/>
        <w:rPr>
          <w:ins w:id="6766" w:author="The Si Tran" w:date="2012-12-06T02:27:00Z"/>
        </w:rPr>
        <w:pPrChange w:id="6767" w:author="The Si Tran" w:date="2012-12-14T06:08:00Z">
          <w:pPr>
            <w:pStyle w:val="ListParagraph"/>
            <w:spacing w:after="0" w:line="360" w:lineRule="auto"/>
            <w:ind w:left="0"/>
          </w:pPr>
        </w:pPrChange>
      </w:pPr>
      <m:oMathPara>
        <m:oMath>
          <m:acc>
            <m:accPr>
              <m:chr m:val="⃗"/>
              <m:ctrlPr>
                <w:ins w:id="6768" w:author="The Si Tran" w:date="2012-12-06T02:26:00Z">
                  <w:rPr>
                    <w:rFonts w:ascii="Cambria Math" w:hAnsi="Cambria Math"/>
                  </w:rPr>
                </w:ins>
              </m:ctrlPr>
            </m:accPr>
            <m:e>
              <w:ins w:id="6769" w:author="The Si Tran" w:date="2012-12-06T02:26:00Z">
                <m:r>
                  <w:rPr>
                    <w:rFonts w:ascii="Cambria Math" w:hAnsi="Cambria Math"/>
                  </w:rPr>
                  <m:t>w</m:t>
                </m:r>
              </w:ins>
            </m:e>
          </m:acc>
          <w:ins w:id="6770" w:author="The Si Tran" w:date="2012-12-06T02:26:00Z">
            <m:r>
              <m:rPr>
                <m:sty m:val="p"/>
              </m:rPr>
              <w:rPr>
                <w:rFonts w:ascii="Cambria Math" w:hAnsi="Cambria Math"/>
              </w:rPr>
              <m:t>←</m:t>
            </m:r>
          </w:ins>
          <m:acc>
            <m:accPr>
              <m:chr m:val="⃗"/>
              <m:ctrlPr>
                <w:ins w:id="6771" w:author="The Si Tran" w:date="2012-12-06T02:26:00Z">
                  <w:rPr>
                    <w:rFonts w:ascii="Cambria Math" w:hAnsi="Cambria Math"/>
                  </w:rPr>
                </w:ins>
              </m:ctrlPr>
            </m:accPr>
            <m:e>
              <w:ins w:id="6772" w:author="The Si Tran" w:date="2012-12-06T02:26:00Z">
                <m:r>
                  <w:rPr>
                    <w:rFonts w:ascii="Cambria Math" w:hAnsi="Cambria Math"/>
                  </w:rPr>
                  <m:t>w</m:t>
                </m:r>
              </w:ins>
            </m:e>
          </m:acc>
          <w:ins w:id="6773" w:author="The Si Tran" w:date="2012-12-06T02:27:00Z">
            <m:r>
              <m:rPr>
                <m:sty m:val="p"/>
              </m:rPr>
              <w:rPr>
                <w:rFonts w:ascii="Cambria Math" w:hAnsi="Cambria Math"/>
              </w:rPr>
              <m:t>+</m:t>
            </m:r>
          </w:ins>
          <m:acc>
            <m:accPr>
              <m:chr m:val="⃗"/>
              <m:ctrlPr>
                <w:ins w:id="6774" w:author="The Si Tran" w:date="2012-12-06T02:27:00Z">
                  <w:rPr>
                    <w:rFonts w:ascii="Cambria Math" w:hAnsi="Cambria Math"/>
                  </w:rPr>
                </w:ins>
              </m:ctrlPr>
            </m:accPr>
            <m:e>
              <w:ins w:id="6775"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776" w:author="The Si Tran" w:date="2012-12-06T02:29:00Z"/>
        </w:rPr>
      </w:pPr>
      <w:ins w:id="6777" w:author="The Si Tran" w:date="2012-12-06T02:28:00Z">
        <m:oMathPara>
          <m:oMath>
            <m:r>
              <m:rPr>
                <m:sty m:val="p"/>
              </m:rPr>
              <w:rPr>
                <w:rFonts w:ascii="Cambria Math" w:hAnsi="Cambria Math"/>
              </w:rPr>
              <m:t>∆</m:t>
            </m:r>
          </m:oMath>
        </m:oMathPara>
      </w:ins>
      <m:oMathPara>
        <m:oMath>
          <m:acc>
            <m:accPr>
              <m:chr m:val="⃗"/>
              <m:ctrlPr>
                <w:ins w:id="6778" w:author="The Si Tran" w:date="2012-12-06T02:27:00Z">
                  <w:rPr>
                    <w:rFonts w:ascii="Cambria Math" w:hAnsi="Cambria Math"/>
                  </w:rPr>
                </w:ins>
              </m:ctrlPr>
            </m:accPr>
            <m:e>
              <w:ins w:id="6779" w:author="The Si Tran" w:date="2012-12-06T02:28:00Z">
                <m:r>
                  <w:rPr>
                    <w:rFonts w:ascii="Cambria Math" w:hAnsi="Cambria Math"/>
                  </w:rPr>
                  <m:t>w</m:t>
                </m:r>
              </w:ins>
            </m:e>
          </m:acc>
          <w:ins w:id="6780"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781" w:author="The Si Tran" w:date="2012-12-06T02:28:00Z">
                  <w:rPr>
                    <w:rFonts w:ascii="Cambria Math" w:hAnsi="Cambria Math"/>
                  </w:rPr>
                </w:ins>
              </m:ctrlPr>
            </m:accPr>
            <m:e>
              <w:ins w:id="6782" w:author="The Si Tran" w:date="2012-12-06T02:28:00Z">
                <m:r>
                  <w:rPr>
                    <w:rFonts w:ascii="Cambria Math" w:hAnsi="Cambria Math"/>
                  </w:rPr>
                  <m:t>w</m:t>
                </m:r>
              </w:ins>
            </m:e>
          </m:acc>
          <w:ins w:id="6783"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784" w:author="The Si Tran" w:date="2012-12-06T02:29:00Z"/>
        </w:rPr>
      </w:pPr>
      <w:del w:id="6785" w:author="The Si Tran" w:date="2012-12-06T02:29:00Z">
        <w:r w:rsidRPr="0049233F" w:rsidDel="004D3F55">
          <w:delText xml:space="preserve">                      </w:delText>
        </w:r>
        <w:r w:rsidRPr="0015771C" w:rsidDel="004D3F55">
          <w:rPr>
            <w:noProof/>
            <w:rPrChange w:id="6786" w:author="Unknown">
              <w:rPr>
                <w:rFonts w:ascii="Calibri" w:eastAsia="Calibri" w:hAnsi="Calibri"/>
                <w:noProof/>
                <w:sz w:val="22"/>
              </w:rPr>
            </w:rPrChange>
          </w:rPr>
          <w:drawing>
            <wp:inline distT="0" distB="0" distL="0" distR="0" wp14:anchorId="2CC852DC" wp14:editId="31FFFF7D">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787"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788" w:author="The Si Tran" w:date="2012-12-06T02:29:00Z"/>
        </w:rPr>
      </w:pPr>
      <w:del w:id="6789" w:author="The Si Tran" w:date="2012-12-06T02:29:00Z">
        <w:r w:rsidRPr="0049233F" w:rsidDel="004D3F55">
          <w:delText xml:space="preserve">           </w:delText>
        </w:r>
      </w:del>
      <w:r w:rsidRPr="0049233F">
        <w:t xml:space="preserve">            </w:t>
      </w:r>
      <w:del w:id="6790" w:author="The Si Tran" w:date="2012-12-06T02:29:00Z">
        <w:r w:rsidRPr="0015771C" w:rsidDel="004D3F55">
          <w:rPr>
            <w:noProof/>
            <w:rPrChange w:id="6791" w:author="Unknown">
              <w:rPr>
                <w:rFonts w:ascii="Calibri" w:eastAsia="Calibri" w:hAnsi="Calibri"/>
                <w:noProof/>
                <w:sz w:val="22"/>
              </w:rPr>
            </w:rPrChange>
          </w:rPr>
          <w:drawing>
            <wp:inline distT="0" distB="0" distL="0" distR="0" wp14:anchorId="02B5E461" wp14:editId="44F9338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792" w:author="The Si Tran" w:date="2012-12-06T02:30:00Z"/>
          <w:rFonts w:ascii="Times New Roman" w:hAnsi="Times New Roman"/>
          <w:sz w:val="26"/>
          <w:szCs w:val="26"/>
        </w:rPr>
      </w:pPr>
      <w:ins w:id="6793" w:author="The Si Tran" w:date="2012-12-06T02:41:00Z">
        <w:r w:rsidRPr="008A1996">
          <w:rPr>
            <w:noProof/>
            <w:szCs w:val="26"/>
          </w:rPr>
          <mc:AlternateContent>
            <mc:Choice Requires="wps">
              <w:drawing>
                <wp:anchor distT="0" distB="0" distL="114300" distR="114300" simplePos="0" relativeHeight="251691008" behindDoc="0" locked="0" layoutInCell="1" allowOverlap="1" wp14:anchorId="1A8B7229" wp14:editId="273AA91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8A1996" w:rsidRDefault="008A1996">
                              <w:pPr>
                                <w:pStyle w:val="EquationIndex"/>
                                <w:pPrChange w:id="6794" w:author="The Si Tran" w:date="2012-12-16T08:23:00Z">
                                  <w:pPr/>
                                </w:pPrChange>
                              </w:pPr>
                              <w:ins w:id="6795" w:author="The Si Tran" w:date="2012-12-06T02:41:00Z">
                                <w:r>
                                  <w:t>(4.</w:t>
                                </w:r>
                              </w:ins>
                              <w:r>
                                <w:t>1</w:t>
                              </w:r>
                              <w:ins w:id="679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A8B7229" id="Text Box 67" o:spid="_x0000_s1044" type="#_x0000_t202" style="position:absolute;left:0;text-align:left;margin-left:411.55pt;margin-top:57.9pt;width:41.8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B32EE" w:rsidRDefault="00CB32EE">
                        <w:pPr>
                          <w:pStyle w:val="EquationIndex"/>
                          <w:pPrChange w:id="6949" w:author="The Si Tran" w:date="2012-12-16T08:23:00Z">
                            <w:pPr/>
                          </w:pPrChange>
                        </w:pPr>
                        <w:ins w:id="6950" w:author="The Si Tran" w:date="2012-12-06T02:41:00Z">
                          <w:r>
                            <w:t>(4.</w:t>
                          </w:r>
                        </w:ins>
                        <w:r>
                          <w:t>1</w:t>
                        </w:r>
                        <w:ins w:id="6951"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8A1996">
      <w:pPr>
        <w:pStyle w:val="Canhgiua"/>
        <w:rPr>
          <w:ins w:id="6797" w:author="The Si Tran" w:date="2012-12-06T02:30:00Z"/>
        </w:rPr>
        <w:pPrChange w:id="6798" w:author="The Si Tran" w:date="2012-12-15T08:05:00Z">
          <w:pPr>
            <w:ind w:left="1440"/>
          </w:pPr>
        </w:pPrChange>
      </w:pPr>
      <m:oMathPara>
        <m:oMath>
          <m:sSub>
            <m:sSubPr>
              <m:ctrlPr>
                <w:ins w:id="6799" w:author="The Si Tran" w:date="2012-12-06T02:30:00Z">
                  <w:rPr>
                    <w:rFonts w:ascii="Cambria Math" w:hAnsi="Cambria Math"/>
                  </w:rPr>
                </w:ins>
              </m:ctrlPr>
            </m:sSubPr>
            <m:e>
              <w:ins w:id="6800" w:author="The Si Tran" w:date="2012-12-06T02:30:00Z">
                <m:r>
                  <w:rPr>
                    <w:rFonts w:ascii="Cambria Math" w:hAnsi="Cambria Math"/>
                  </w:rPr>
                  <m:t>w</m:t>
                </m:r>
              </w:ins>
            </m:e>
            <m:sub>
              <w:ins w:id="6801" w:author="The Si Tran" w:date="2012-12-06T02:30:00Z">
                <m:r>
                  <w:rPr>
                    <w:rFonts w:ascii="Cambria Math" w:hAnsi="Cambria Math"/>
                  </w:rPr>
                  <m:t>i</m:t>
                </m:r>
              </w:ins>
            </m:sub>
          </m:sSub>
          <w:ins w:id="6802" w:author="The Si Tran" w:date="2012-12-06T02:30:00Z">
            <m:r>
              <m:rPr>
                <m:sty m:val="p"/>
              </m:rPr>
              <w:rPr>
                <w:rFonts w:ascii="Cambria Math" w:hAnsi="Cambria Math"/>
              </w:rPr>
              <m:t>←</m:t>
            </m:r>
          </w:ins>
          <m:sSub>
            <m:sSubPr>
              <m:ctrlPr>
                <w:ins w:id="6803" w:author="The Si Tran" w:date="2012-12-06T02:30:00Z">
                  <w:rPr>
                    <w:rFonts w:ascii="Cambria Math" w:hAnsi="Cambria Math"/>
                  </w:rPr>
                </w:ins>
              </m:ctrlPr>
            </m:sSubPr>
            <m:e>
              <w:ins w:id="6804" w:author="The Si Tran" w:date="2012-12-06T02:30:00Z">
                <m:r>
                  <w:rPr>
                    <w:rFonts w:ascii="Cambria Math" w:hAnsi="Cambria Math"/>
                  </w:rPr>
                  <m:t>w</m:t>
                </m:r>
              </w:ins>
            </m:e>
            <m:sub>
              <w:ins w:id="6805" w:author="The Si Tran" w:date="2012-12-06T02:30:00Z">
                <m:r>
                  <w:rPr>
                    <w:rFonts w:ascii="Cambria Math" w:hAnsi="Cambria Math"/>
                  </w:rPr>
                  <m:t>i</m:t>
                </m:r>
              </w:ins>
            </m:sub>
          </m:sSub>
          <w:ins w:id="6806" w:author="The Si Tran" w:date="2012-12-06T02:30:00Z">
            <m:r>
              <m:rPr>
                <m:sty m:val="p"/>
              </m:rPr>
              <w:rPr>
                <w:rFonts w:ascii="Cambria Math" w:hAnsi="Cambria Math"/>
              </w:rPr>
              <m:t>+</m:t>
            </m:r>
          </w:ins>
          <m:sSub>
            <m:sSubPr>
              <m:ctrlPr>
                <w:ins w:id="6807" w:author="The Si Tran" w:date="2012-12-06T02:30:00Z">
                  <w:rPr>
                    <w:rFonts w:ascii="Cambria Math" w:hAnsi="Cambria Math"/>
                  </w:rPr>
                </w:ins>
              </m:ctrlPr>
            </m:sSubPr>
            <m:e>
              <w:ins w:id="6808" w:author="The Si Tran" w:date="2012-12-06T02:30:00Z">
                <m:r>
                  <m:rPr>
                    <m:sty m:val="p"/>
                  </m:rPr>
                  <w:rPr>
                    <w:rFonts w:ascii="Cambria Math" w:hAnsi="Cambria Math"/>
                  </w:rPr>
                  <m:t>∆</m:t>
                </m:r>
                <m:r>
                  <w:rPr>
                    <w:rFonts w:ascii="Cambria Math" w:hAnsi="Cambria Math"/>
                  </w:rPr>
                  <m:t>w</m:t>
                </m:r>
              </w:ins>
            </m:e>
            <m:sub>
              <w:ins w:id="6809" w:author="The Si Tran" w:date="2012-12-06T02:30:00Z">
                <m:r>
                  <w:rPr>
                    <w:rFonts w:ascii="Cambria Math" w:hAnsi="Cambria Math"/>
                  </w:rPr>
                  <m:t>i</m:t>
                </m:r>
              </w:ins>
            </m:sub>
          </m:sSub>
        </m:oMath>
      </m:oMathPara>
    </w:p>
    <w:p w14:paraId="14A84423" w14:textId="77777777" w:rsidR="004D3F55" w:rsidRPr="00097101" w:rsidRDefault="008A1996">
      <w:pPr>
        <w:pStyle w:val="Canhgiua"/>
        <w:rPr>
          <w:ins w:id="6810" w:author="The Si Tran" w:date="2012-12-06T02:30:00Z"/>
        </w:rPr>
        <w:pPrChange w:id="6811" w:author="The Si Tran" w:date="2012-12-15T08:05:00Z">
          <w:pPr>
            <w:ind w:left="1440"/>
          </w:pPr>
        </w:pPrChange>
      </w:pPr>
      <m:oMathPara>
        <m:oMath>
          <m:sSub>
            <m:sSubPr>
              <m:ctrlPr>
                <w:ins w:id="6812" w:author="The Si Tran" w:date="2012-12-06T02:30:00Z">
                  <w:rPr>
                    <w:rFonts w:ascii="Cambria Math" w:hAnsi="Cambria Math"/>
                  </w:rPr>
                </w:ins>
              </m:ctrlPr>
            </m:sSubPr>
            <m:e>
              <w:ins w:id="6813" w:author="The Si Tran" w:date="2012-12-06T02:30:00Z">
                <m:r>
                  <m:rPr>
                    <m:sty m:val="p"/>
                  </m:rPr>
                  <w:rPr>
                    <w:rFonts w:ascii="Cambria Math" w:hAnsi="Cambria Math"/>
                  </w:rPr>
                  <m:t>∆</m:t>
                </m:r>
                <m:r>
                  <w:rPr>
                    <w:rFonts w:ascii="Cambria Math" w:hAnsi="Cambria Math"/>
                  </w:rPr>
                  <m:t>w</m:t>
                </m:r>
              </w:ins>
            </m:e>
            <m:sub>
              <w:ins w:id="6814" w:author="The Si Tran" w:date="2012-12-06T02:30:00Z">
                <m:r>
                  <w:rPr>
                    <w:rFonts w:ascii="Cambria Math" w:hAnsi="Cambria Math"/>
                  </w:rPr>
                  <m:t>i</m:t>
                </m:r>
              </w:ins>
            </m:sub>
          </m:sSub>
          <w:ins w:id="6815" w:author="The Si Tran" w:date="2012-12-06T02:30:00Z">
            <m:r>
              <m:rPr>
                <m:sty m:val="p"/>
              </m:rPr>
              <w:rPr>
                <w:rFonts w:ascii="Cambria Math" w:hAnsi="Cambria Math"/>
              </w:rPr>
              <m:t>=-</m:t>
            </m:r>
            <m:r>
              <w:rPr>
                <w:rFonts w:ascii="Cambria Math" w:hAnsi="Cambria Math"/>
              </w:rPr>
              <m:t>η</m:t>
            </m:r>
          </w:ins>
          <m:f>
            <m:fPr>
              <m:ctrlPr>
                <w:ins w:id="6816" w:author="The Si Tran" w:date="2012-12-06T02:30:00Z">
                  <w:rPr>
                    <w:rFonts w:ascii="Cambria Math" w:hAnsi="Cambria Math"/>
                  </w:rPr>
                </w:ins>
              </m:ctrlPr>
            </m:fPr>
            <m:num>
              <w:ins w:id="6817" w:author="The Si Tran" w:date="2012-12-06T02:30:00Z">
                <m:r>
                  <w:rPr>
                    <w:rFonts w:ascii="Cambria Math" w:hAnsi="Cambria Math"/>
                  </w:rPr>
                  <m:t>∂E</m:t>
                </m:r>
              </w:ins>
            </m:num>
            <m:den>
              <w:ins w:id="6818" w:author="The Si Tran" w:date="2012-12-06T02:30:00Z">
                <m:r>
                  <w:rPr>
                    <w:rFonts w:ascii="Cambria Math" w:hAnsi="Cambria Math"/>
                  </w:rPr>
                  <m:t>∂</m:t>
                </m:r>
              </w:ins>
              <m:sSub>
                <m:sSubPr>
                  <m:ctrlPr>
                    <w:ins w:id="6819" w:author="The Si Tran" w:date="2012-12-06T02:30:00Z">
                      <w:rPr>
                        <w:rFonts w:ascii="Cambria Math" w:hAnsi="Cambria Math"/>
                      </w:rPr>
                    </w:ins>
                  </m:ctrlPr>
                </m:sSubPr>
                <m:e>
                  <w:ins w:id="6820" w:author="The Si Tran" w:date="2012-12-06T02:31:00Z">
                    <m:r>
                      <w:rPr>
                        <w:rFonts w:ascii="Cambria Math" w:hAnsi="Cambria Math"/>
                      </w:rPr>
                      <m:t>w</m:t>
                    </m:r>
                  </w:ins>
                </m:e>
                <m:sub>
                  <w:ins w:id="6821"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822"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823" w:author="The Si Tran" w:date="2012-12-06T02:31:00Z"/>
          <w:rFonts w:ascii="Times New Roman" w:hAnsi="Times New Roman"/>
          <w:sz w:val="26"/>
          <w:szCs w:val="26"/>
        </w:rPr>
      </w:pPr>
      <w:del w:id="6824" w:author="The Si Tran" w:date="2012-12-06T02:31:00Z">
        <w:r w:rsidRPr="0049233F" w:rsidDel="00FC5644">
          <w:rPr>
            <w:rFonts w:ascii="Times New Roman" w:hAnsi="Times New Roman"/>
            <w:sz w:val="26"/>
            <w:szCs w:val="26"/>
          </w:rPr>
          <w:delText xml:space="preserve">                      </w:delText>
        </w:r>
        <w:r w:rsidRPr="008A1996" w:rsidDel="00FC5644">
          <w:rPr>
            <w:noProof/>
            <w:szCs w:val="26"/>
          </w:rPr>
          <w:drawing>
            <wp:inline distT="0" distB="0" distL="0" distR="0" wp14:anchorId="052A4D62" wp14:editId="1074E80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82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826" w:author="Unknown">
              <w:rPr>
                <w:rFonts w:ascii="Times New Roman" w:eastAsiaTheme="minorHAnsi" w:hAnsi="Times New Roman"/>
                <w:noProof/>
                <w:sz w:val="26"/>
              </w:rPr>
            </w:rPrChange>
          </w:rPr>
          <w:drawing>
            <wp:inline distT="0" distB="0" distL="0" distR="0" wp14:anchorId="4070E0B0" wp14:editId="6FF59813">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827" w:author="The Si Tran" w:date="2012-12-16T17:27:00Z"/>
        </w:rPr>
        <w:pPrChange w:id="6828" w:author="The Si Tran" w:date="2012-12-16T17:27:00Z">
          <w:pPr>
            <w:pStyle w:val="Caption"/>
          </w:pPr>
        </w:pPrChange>
      </w:pPr>
      <w:r w:rsidRPr="002B1464">
        <w:rPr>
          <w:noProof/>
        </w:rPr>
        <w:drawing>
          <wp:inline distT="0" distB="0" distL="0" distR="0" wp14:anchorId="5978921C" wp14:editId="3BD7FAB4">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829" w:author="The Si Tran" w:date="2012-12-16T17:27:00Z"/>
        </w:rPr>
        <w:pPrChange w:id="6830"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831" w:author="The Si Tran" w:date="2012-12-16T17:27:00Z">
            <w:rPr/>
          </w:rPrChange>
        </w:rPr>
        <w:pPrChange w:id="6832" w:author="The Si Tran" w:date="2012-12-16T17:27:00Z">
          <w:pPr>
            <w:pStyle w:val="Caption"/>
          </w:pPr>
        </w:pPrChange>
      </w:pPr>
      <w:del w:id="6833" w:author="The Si Tran" w:date="2012-12-16T17:27:00Z">
        <w:r w:rsidRPr="0049233F" w:rsidDel="002F7B80">
          <w:delText xml:space="preserve">                                   </w:delText>
        </w:r>
        <w:r w:rsidRPr="0049233F" w:rsidDel="002F7B80">
          <w:tab/>
        </w:r>
        <w:r w:rsidRPr="00032D83" w:rsidDel="002F7B80">
          <w:delText xml:space="preserve"> </w:delText>
        </w:r>
      </w:del>
      <w:bookmarkStart w:id="6834" w:name="_Toc327348215"/>
      <w:bookmarkStart w:id="6835" w:name="_Toc343029965"/>
      <w:bookmarkStart w:id="6836" w:name="_Toc343711400"/>
      <w:r w:rsidRPr="006D6C8D">
        <w:t>Hình</w:t>
      </w:r>
      <w:ins w:id="6837" w:author="The Si Tran" w:date="2012-12-11T23:35:00Z">
        <w:r w:rsidR="003E4F58" w:rsidRPr="000C3A28">
          <w:t xml:space="preserve"> 4.</w:t>
        </w:r>
      </w:ins>
      <w:r w:rsidR="001E2676">
        <w:t>7</w:t>
      </w:r>
      <w:del w:id="6838" w:author="The Si Tran" w:date="2012-12-11T23:35:00Z">
        <w:r w:rsidRPr="0015771C" w:rsidDel="003E4F58">
          <w:delText xml:space="preserve"> </w:delText>
        </w:r>
        <w:r w:rsidRPr="008A1996" w:rsidDel="003E4F58">
          <w:fldChar w:fldCharType="begin"/>
        </w:r>
        <w:r w:rsidRPr="002F7B80" w:rsidDel="003E4F58">
          <w:rPr>
            <w:rPrChange w:id="6839" w:author="The Si Tran" w:date="2012-12-16T17:27:00Z">
              <w:rPr>
                <w:b w:val="0"/>
              </w:rPr>
            </w:rPrChange>
          </w:rPr>
          <w:delInstrText xml:space="preserve"> STYLEREF 1 \s </w:delInstrText>
        </w:r>
        <w:r w:rsidRPr="002F7B80" w:rsidDel="003E4F58">
          <w:rPr>
            <w:rPrChange w:id="6840" w:author="The Si Tran" w:date="2012-12-16T17:27:00Z">
              <w:rPr>
                <w:b w:val="0"/>
              </w:rPr>
            </w:rPrChange>
          </w:rPr>
          <w:fldChar w:fldCharType="separate"/>
        </w:r>
        <w:r w:rsidRPr="002F7B80" w:rsidDel="003E4F58">
          <w:rPr>
            <w:rPrChange w:id="6841" w:author="The Si Tran" w:date="2012-12-16T17:27:00Z">
              <w:rPr>
                <w:b w:val="0"/>
                <w:noProof/>
              </w:rPr>
            </w:rPrChange>
          </w:rPr>
          <w:delText>2</w:delText>
        </w:r>
        <w:r w:rsidRPr="002F7B80" w:rsidDel="003E4F58">
          <w:rPr>
            <w:rPrChange w:id="6842" w:author="The Si Tran" w:date="2012-12-16T17:27:00Z">
              <w:rPr>
                <w:b w:val="0"/>
              </w:rPr>
            </w:rPrChange>
          </w:rPr>
          <w:fldChar w:fldCharType="end"/>
        </w:r>
        <w:r w:rsidRPr="002F7B80" w:rsidDel="003E4F58">
          <w:rPr>
            <w:rPrChange w:id="6843" w:author="The Si Tran" w:date="2012-12-16T17:27:00Z">
              <w:rPr>
                <w:b w:val="0"/>
              </w:rPr>
            </w:rPrChange>
          </w:rPr>
          <w:delText>.</w:delText>
        </w:r>
        <w:r w:rsidRPr="002F7B80" w:rsidDel="003E4F58">
          <w:rPr>
            <w:rPrChange w:id="6844" w:author="The Si Tran" w:date="2012-12-16T17:27:00Z">
              <w:rPr>
                <w:b w:val="0"/>
              </w:rPr>
            </w:rPrChange>
          </w:rPr>
          <w:fldChar w:fldCharType="begin"/>
        </w:r>
        <w:r w:rsidRPr="002F7B80" w:rsidDel="003E4F58">
          <w:rPr>
            <w:rPrChange w:id="6845" w:author="The Si Tran" w:date="2012-12-16T17:27:00Z">
              <w:rPr>
                <w:b w:val="0"/>
              </w:rPr>
            </w:rPrChange>
          </w:rPr>
          <w:delInstrText xml:space="preserve"> SEQ Hình \* ARABIC \s 1 </w:delInstrText>
        </w:r>
        <w:r w:rsidRPr="002F7B80" w:rsidDel="003E4F58">
          <w:rPr>
            <w:rPrChange w:id="6846" w:author="The Si Tran" w:date="2012-12-16T17:27:00Z">
              <w:rPr>
                <w:b w:val="0"/>
              </w:rPr>
            </w:rPrChange>
          </w:rPr>
          <w:fldChar w:fldCharType="separate"/>
        </w:r>
        <w:r w:rsidRPr="002F7B80" w:rsidDel="003E4F58">
          <w:rPr>
            <w:rPrChange w:id="6847" w:author="The Si Tran" w:date="2012-12-16T17:27:00Z">
              <w:rPr>
                <w:b w:val="0"/>
                <w:noProof/>
              </w:rPr>
            </w:rPrChange>
          </w:rPr>
          <w:delText>7</w:delText>
        </w:r>
        <w:r w:rsidRPr="002F7B80" w:rsidDel="003E4F58">
          <w:rPr>
            <w:rPrChange w:id="6848" w:author="The Si Tran" w:date="2012-12-16T17:27:00Z">
              <w:rPr>
                <w:b w:val="0"/>
              </w:rPr>
            </w:rPrChange>
          </w:rPr>
          <w:fldChar w:fldCharType="end"/>
        </w:r>
      </w:del>
      <w:r w:rsidRPr="002F7B80">
        <w:rPr>
          <w:rPrChange w:id="6849" w:author="The Si Tran" w:date="2012-12-16T17:27:00Z">
            <w:rPr>
              <w:b w:val="0"/>
            </w:rPr>
          </w:rPrChange>
        </w:rPr>
        <w:t>: Hàm lỗi của một đơn vị tuyến tính</w:t>
      </w:r>
      <w:bookmarkEnd w:id="6834"/>
      <w:bookmarkEnd w:id="6835"/>
      <w:bookmarkEnd w:id="6836"/>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850" w:author="The Si Tran" w:date="2012-12-06T02:32:00Z"/>
          <w:szCs w:val="26"/>
        </w:rPr>
      </w:pPr>
      <w:del w:id="6851" w:author="The Si Tran" w:date="2012-12-14T06:12:00Z">
        <w:r w:rsidRPr="0049233F" w:rsidDel="0008713C">
          <w:rPr>
            <w:szCs w:val="26"/>
          </w:rPr>
          <w:lastRenderedPageBreak/>
          <w:delText>Để  thực</w:delText>
        </w:r>
      </w:del>
      <w:ins w:id="6852"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8A1996" w:rsidP="0088753F">
      <w:pPr>
        <w:spacing w:before="0"/>
        <w:rPr>
          <w:ins w:id="6853" w:author="The Si Tran" w:date="2012-12-06T02:42:00Z"/>
          <w:szCs w:val="26"/>
          <w:rPrChange w:id="6854" w:author="The Si Tran" w:date="2012-12-06T02:42:00Z">
            <w:rPr>
              <w:ins w:id="6855" w:author="The Si Tran" w:date="2012-12-06T02:42:00Z"/>
              <w:rFonts w:ascii="Cambria Math" w:hAnsi="Cambria Math"/>
              <w:i/>
              <w:szCs w:val="26"/>
            </w:rPr>
          </w:rPrChange>
        </w:rPr>
      </w:pPr>
      <m:oMathPara>
        <m:oMath>
          <m:f>
            <m:fPr>
              <m:ctrlPr>
                <w:ins w:id="6856" w:author="The Si Tran" w:date="2012-12-06T02:32:00Z">
                  <w:rPr>
                    <w:rFonts w:ascii="Cambria Math" w:hAnsi="Cambria Math"/>
                    <w:i/>
                    <w:szCs w:val="26"/>
                  </w:rPr>
                </w:ins>
              </m:ctrlPr>
            </m:fPr>
            <m:num>
              <w:ins w:id="6857" w:author="The Si Tran" w:date="2012-12-06T02:32:00Z">
                <m:r>
                  <w:rPr>
                    <w:rFonts w:ascii="Cambria Math" w:hAnsi="Cambria Math"/>
                    <w:szCs w:val="26"/>
                  </w:rPr>
                  <m:t>∂E</m:t>
                </m:r>
              </w:ins>
            </m:num>
            <m:den>
              <w:ins w:id="6858" w:author="The Si Tran" w:date="2012-12-06T02:32:00Z">
                <m:r>
                  <w:rPr>
                    <w:rFonts w:ascii="Cambria Math" w:hAnsi="Cambria Math"/>
                    <w:szCs w:val="26"/>
                  </w:rPr>
                  <m:t>∂</m:t>
                </m:r>
              </w:ins>
              <m:sSub>
                <m:sSubPr>
                  <m:ctrlPr>
                    <w:ins w:id="6859" w:author="The Si Tran" w:date="2012-12-06T02:32:00Z">
                      <w:rPr>
                        <w:rFonts w:ascii="Cambria Math" w:hAnsi="Cambria Math"/>
                        <w:i/>
                        <w:szCs w:val="26"/>
                      </w:rPr>
                    </w:ins>
                  </m:ctrlPr>
                </m:sSubPr>
                <m:e>
                  <w:ins w:id="6860" w:author="The Si Tran" w:date="2012-12-06T02:32:00Z">
                    <m:r>
                      <w:rPr>
                        <w:rFonts w:ascii="Cambria Math" w:hAnsi="Cambria Math"/>
                        <w:szCs w:val="26"/>
                      </w:rPr>
                      <m:t>w</m:t>
                    </m:r>
                  </w:ins>
                </m:e>
                <m:sub>
                  <w:ins w:id="6861" w:author="The Si Tran" w:date="2012-12-06T02:32:00Z">
                    <m:r>
                      <w:rPr>
                        <w:rFonts w:ascii="Cambria Math" w:hAnsi="Cambria Math"/>
                        <w:szCs w:val="26"/>
                      </w:rPr>
                      <m:t>i</m:t>
                    </m:r>
                  </w:ins>
                </m:sub>
              </m:sSub>
            </m:den>
          </m:f>
          <w:ins w:id="6862" w:author="The Si Tran" w:date="2012-12-06T02:32:00Z">
            <m:r>
              <w:rPr>
                <w:rFonts w:ascii="Cambria Math" w:hAnsi="Cambria Math"/>
                <w:szCs w:val="26"/>
              </w:rPr>
              <m:t>=</m:t>
            </m:r>
          </w:ins>
          <m:f>
            <m:fPr>
              <m:ctrlPr>
                <w:ins w:id="6863" w:author="The Si Tran" w:date="2012-12-06T02:32:00Z">
                  <w:rPr>
                    <w:rFonts w:ascii="Cambria Math" w:hAnsi="Cambria Math"/>
                    <w:i/>
                    <w:szCs w:val="26"/>
                  </w:rPr>
                </w:ins>
              </m:ctrlPr>
            </m:fPr>
            <m:num>
              <w:ins w:id="6864" w:author="The Si Tran" w:date="2012-12-06T02:33:00Z">
                <m:r>
                  <w:rPr>
                    <w:rFonts w:ascii="Cambria Math" w:hAnsi="Cambria Math"/>
                    <w:szCs w:val="26"/>
                  </w:rPr>
                  <m:t>∂</m:t>
                </m:r>
              </w:ins>
            </m:num>
            <m:den>
              <w:ins w:id="6865" w:author="The Si Tran" w:date="2012-12-06T02:33:00Z">
                <m:r>
                  <w:rPr>
                    <w:rFonts w:ascii="Cambria Math" w:hAnsi="Cambria Math"/>
                    <w:szCs w:val="26"/>
                  </w:rPr>
                  <m:t>∂</m:t>
                </m:r>
              </w:ins>
              <m:sSub>
                <m:sSubPr>
                  <m:ctrlPr>
                    <w:ins w:id="6866" w:author="The Si Tran" w:date="2012-12-06T02:33:00Z">
                      <w:rPr>
                        <w:rFonts w:ascii="Cambria Math" w:hAnsi="Cambria Math"/>
                        <w:i/>
                        <w:szCs w:val="26"/>
                      </w:rPr>
                    </w:ins>
                  </m:ctrlPr>
                </m:sSubPr>
                <m:e>
                  <w:ins w:id="6867" w:author="The Si Tran" w:date="2012-12-06T02:33:00Z">
                    <m:r>
                      <w:rPr>
                        <w:rFonts w:ascii="Cambria Math" w:hAnsi="Cambria Math"/>
                        <w:szCs w:val="26"/>
                      </w:rPr>
                      <m:t>w</m:t>
                    </m:r>
                  </w:ins>
                </m:e>
                <m:sub>
                  <w:ins w:id="6868" w:author="The Si Tran" w:date="2012-12-06T02:33:00Z">
                    <m:r>
                      <w:rPr>
                        <w:rFonts w:ascii="Cambria Math" w:hAnsi="Cambria Math"/>
                        <w:szCs w:val="26"/>
                      </w:rPr>
                      <m:t>i</m:t>
                    </m:r>
                  </w:ins>
                </m:sub>
              </m:sSub>
            </m:den>
          </m:f>
          <m:f>
            <m:fPr>
              <m:ctrlPr>
                <w:ins w:id="6869" w:author="The Si Tran" w:date="2012-12-06T02:33:00Z">
                  <w:rPr>
                    <w:rFonts w:ascii="Cambria Math" w:hAnsi="Cambria Math"/>
                    <w:i/>
                    <w:szCs w:val="26"/>
                  </w:rPr>
                </w:ins>
              </m:ctrlPr>
            </m:fPr>
            <m:num>
              <w:ins w:id="6870" w:author="The Si Tran" w:date="2012-12-06T02:33:00Z">
                <m:r>
                  <w:rPr>
                    <w:rFonts w:ascii="Cambria Math" w:hAnsi="Cambria Math"/>
                    <w:szCs w:val="26"/>
                  </w:rPr>
                  <m:t>1</m:t>
                </m:r>
              </w:ins>
            </m:num>
            <m:den>
              <w:ins w:id="6871" w:author="The Si Tran" w:date="2012-12-06T02:33:00Z">
                <m:r>
                  <w:rPr>
                    <w:rFonts w:ascii="Cambria Math" w:hAnsi="Cambria Math"/>
                    <w:szCs w:val="26"/>
                  </w:rPr>
                  <m:t>2</m:t>
                </m:r>
              </w:ins>
            </m:den>
          </m:f>
          <m:nary>
            <m:naryPr>
              <m:chr m:val="∑"/>
              <m:limLoc m:val="subSup"/>
              <m:supHide m:val="1"/>
              <m:ctrlPr>
                <w:ins w:id="6872" w:author="The Si Tran" w:date="2012-12-06T02:33:00Z">
                  <w:rPr>
                    <w:rFonts w:ascii="Cambria Math" w:hAnsi="Cambria Math"/>
                    <w:i/>
                    <w:szCs w:val="26"/>
                  </w:rPr>
                </w:ins>
              </m:ctrlPr>
            </m:naryPr>
            <m:sub>
              <w:ins w:id="6873" w:author="The Si Tran" w:date="2012-12-06T02:33:00Z">
                <m:r>
                  <w:rPr>
                    <w:rFonts w:ascii="Cambria Math" w:hAnsi="Cambria Math"/>
                    <w:szCs w:val="26"/>
                  </w:rPr>
                  <m:t>d∈D</m:t>
                </m:r>
              </w:ins>
            </m:sub>
            <m:sup/>
            <m:e>
              <m:sSup>
                <m:sSupPr>
                  <m:ctrlPr>
                    <w:ins w:id="6874" w:author="The Si Tran" w:date="2012-12-06T02:33:00Z">
                      <w:rPr>
                        <w:rFonts w:ascii="Cambria Math" w:hAnsi="Cambria Math"/>
                        <w:i/>
                        <w:szCs w:val="26"/>
                      </w:rPr>
                    </w:ins>
                  </m:ctrlPr>
                </m:sSupPr>
                <m:e>
                  <m:d>
                    <m:dPr>
                      <m:ctrlPr>
                        <w:ins w:id="6875" w:author="The Si Tran" w:date="2012-12-06T02:33:00Z">
                          <w:rPr>
                            <w:rFonts w:ascii="Cambria Math" w:hAnsi="Cambria Math"/>
                            <w:i/>
                            <w:szCs w:val="26"/>
                          </w:rPr>
                        </w:ins>
                      </m:ctrlPr>
                    </m:dPr>
                    <m:e>
                      <m:sSub>
                        <m:sSubPr>
                          <m:ctrlPr>
                            <w:ins w:id="6876" w:author="The Si Tran" w:date="2012-12-06T02:33:00Z">
                              <w:rPr>
                                <w:rFonts w:ascii="Cambria Math" w:hAnsi="Cambria Math"/>
                                <w:i/>
                                <w:szCs w:val="26"/>
                              </w:rPr>
                            </w:ins>
                          </m:ctrlPr>
                        </m:sSubPr>
                        <m:e>
                          <w:ins w:id="6877" w:author="The Si Tran" w:date="2012-12-06T02:33:00Z">
                            <m:r>
                              <w:rPr>
                                <w:rFonts w:ascii="Cambria Math" w:hAnsi="Cambria Math"/>
                                <w:szCs w:val="26"/>
                              </w:rPr>
                              <m:t>t</m:t>
                            </m:r>
                          </w:ins>
                        </m:e>
                        <m:sub>
                          <w:ins w:id="6878" w:author="The Si Tran" w:date="2012-12-06T02:33:00Z">
                            <m:r>
                              <w:rPr>
                                <w:rFonts w:ascii="Cambria Math" w:hAnsi="Cambria Math"/>
                                <w:szCs w:val="26"/>
                              </w:rPr>
                              <m:t>d</m:t>
                            </m:r>
                          </w:ins>
                        </m:sub>
                      </m:sSub>
                      <w:ins w:id="6879" w:author="The Si Tran" w:date="2012-12-06T02:33:00Z">
                        <m:r>
                          <w:rPr>
                            <w:rFonts w:ascii="Cambria Math" w:hAnsi="Cambria Math"/>
                            <w:szCs w:val="26"/>
                          </w:rPr>
                          <m:t>-</m:t>
                        </m:r>
                      </w:ins>
                      <m:sSub>
                        <m:sSubPr>
                          <m:ctrlPr>
                            <w:ins w:id="6880" w:author="The Si Tran" w:date="2012-12-06T02:33:00Z">
                              <w:rPr>
                                <w:rFonts w:ascii="Cambria Math" w:hAnsi="Cambria Math"/>
                                <w:i/>
                                <w:szCs w:val="26"/>
                              </w:rPr>
                            </w:ins>
                          </m:ctrlPr>
                        </m:sSubPr>
                        <m:e>
                          <w:ins w:id="6881" w:author="The Si Tran" w:date="2012-12-06T02:34:00Z">
                            <m:r>
                              <w:rPr>
                                <w:rFonts w:ascii="Cambria Math" w:hAnsi="Cambria Math"/>
                                <w:szCs w:val="26"/>
                              </w:rPr>
                              <m:t>o</m:t>
                            </m:r>
                          </w:ins>
                        </m:e>
                        <m:sub>
                          <w:ins w:id="6882" w:author="The Si Tran" w:date="2012-12-06T02:34:00Z">
                            <m:r>
                              <w:rPr>
                                <w:rFonts w:ascii="Cambria Math" w:hAnsi="Cambria Math"/>
                                <w:szCs w:val="26"/>
                              </w:rPr>
                              <m:t>d</m:t>
                            </m:r>
                          </w:ins>
                        </m:sub>
                      </m:sSub>
                    </m:e>
                  </m:d>
                </m:e>
                <m:sup>
                  <w:ins w:id="6883" w:author="The Si Tran" w:date="2012-12-06T02:33:00Z">
                    <m:r>
                      <w:rPr>
                        <w:rFonts w:ascii="Cambria Math" w:hAnsi="Cambria Math"/>
                        <w:szCs w:val="26"/>
                      </w:rPr>
                      <m:t>2</m:t>
                    </m:r>
                  </w:ins>
                </m:sup>
              </m:sSup>
              <w:ins w:id="6884" w:author="The Si Tran" w:date="2012-12-06T02:34:00Z">
                <m:r>
                  <w:rPr>
                    <w:rFonts w:ascii="Cambria Math" w:hAnsi="Cambria Math"/>
                    <w:szCs w:val="26"/>
                  </w:rPr>
                  <m:t>=</m:t>
                </m:r>
              </w:ins>
              <m:f>
                <m:fPr>
                  <m:ctrlPr>
                    <w:ins w:id="6885" w:author="The Si Tran" w:date="2012-12-06T02:34:00Z">
                      <w:rPr>
                        <w:rFonts w:ascii="Cambria Math" w:hAnsi="Cambria Math"/>
                        <w:i/>
                        <w:szCs w:val="26"/>
                      </w:rPr>
                    </w:ins>
                  </m:ctrlPr>
                </m:fPr>
                <m:num>
                  <w:ins w:id="6886" w:author="The Si Tran" w:date="2012-12-06T02:34:00Z">
                    <m:r>
                      <w:rPr>
                        <w:rFonts w:ascii="Cambria Math" w:hAnsi="Cambria Math"/>
                        <w:szCs w:val="26"/>
                      </w:rPr>
                      <m:t>1</m:t>
                    </m:r>
                  </w:ins>
                </m:num>
                <m:den>
                  <w:ins w:id="6887" w:author="The Si Tran" w:date="2012-12-06T02:34:00Z">
                    <m:r>
                      <w:rPr>
                        <w:rFonts w:ascii="Cambria Math" w:hAnsi="Cambria Math"/>
                        <w:szCs w:val="26"/>
                      </w:rPr>
                      <m:t>2</m:t>
                    </m:r>
                  </w:ins>
                </m:den>
              </m:f>
            </m:e>
          </m:nary>
          <m:nary>
            <m:naryPr>
              <m:chr m:val="∑"/>
              <m:limLoc m:val="subSup"/>
              <m:supHide m:val="1"/>
              <m:ctrlPr>
                <w:ins w:id="6888" w:author="The Si Tran" w:date="2012-12-06T02:34:00Z">
                  <w:rPr>
                    <w:rFonts w:ascii="Cambria Math" w:hAnsi="Cambria Math"/>
                    <w:i/>
                    <w:szCs w:val="26"/>
                  </w:rPr>
                </w:ins>
              </m:ctrlPr>
            </m:naryPr>
            <m:sub>
              <w:ins w:id="6889" w:author="The Si Tran" w:date="2012-12-06T02:34:00Z">
                <m:r>
                  <w:rPr>
                    <w:rFonts w:ascii="Cambria Math" w:hAnsi="Cambria Math"/>
                    <w:szCs w:val="26"/>
                  </w:rPr>
                  <m:t>d∈D</m:t>
                </m:r>
              </w:ins>
            </m:sub>
            <m:sup/>
            <m:e>
              <m:f>
                <m:fPr>
                  <m:ctrlPr>
                    <w:ins w:id="6890" w:author="The Si Tran" w:date="2012-12-06T02:34:00Z">
                      <w:rPr>
                        <w:rFonts w:ascii="Cambria Math" w:hAnsi="Cambria Math"/>
                        <w:i/>
                        <w:szCs w:val="26"/>
                      </w:rPr>
                    </w:ins>
                  </m:ctrlPr>
                </m:fPr>
                <m:num>
                  <w:ins w:id="6891" w:author="The Si Tran" w:date="2012-12-06T02:35:00Z">
                    <m:r>
                      <w:rPr>
                        <w:rFonts w:ascii="Cambria Math" w:hAnsi="Cambria Math"/>
                        <w:szCs w:val="26"/>
                      </w:rPr>
                      <m:t>∂</m:t>
                    </m:r>
                  </w:ins>
                </m:num>
                <m:den>
                  <w:ins w:id="6892" w:author="The Si Tran" w:date="2012-12-06T02:35:00Z">
                    <m:r>
                      <w:rPr>
                        <w:rFonts w:ascii="Cambria Math" w:hAnsi="Cambria Math"/>
                        <w:szCs w:val="26"/>
                      </w:rPr>
                      <m:t>∂</m:t>
                    </m:r>
                  </w:ins>
                  <m:sSub>
                    <m:sSubPr>
                      <m:ctrlPr>
                        <w:ins w:id="6893" w:author="The Si Tran" w:date="2012-12-06T02:35:00Z">
                          <w:rPr>
                            <w:rFonts w:ascii="Cambria Math" w:hAnsi="Cambria Math"/>
                            <w:i/>
                            <w:szCs w:val="26"/>
                          </w:rPr>
                        </w:ins>
                      </m:ctrlPr>
                    </m:sSubPr>
                    <m:e>
                      <w:ins w:id="6894" w:author="The Si Tran" w:date="2012-12-06T02:35:00Z">
                        <m:r>
                          <w:rPr>
                            <w:rFonts w:ascii="Cambria Math" w:hAnsi="Cambria Math"/>
                            <w:szCs w:val="26"/>
                          </w:rPr>
                          <m:t>w</m:t>
                        </m:r>
                      </w:ins>
                    </m:e>
                    <m:sub>
                      <w:ins w:id="6895" w:author="The Si Tran" w:date="2012-12-06T02:35:00Z">
                        <m:r>
                          <w:rPr>
                            <w:rFonts w:ascii="Cambria Math" w:hAnsi="Cambria Math"/>
                            <w:szCs w:val="26"/>
                          </w:rPr>
                          <m:t>i</m:t>
                        </m:r>
                      </w:ins>
                    </m:sub>
                  </m:sSub>
                </m:den>
              </m:f>
            </m:e>
          </m:nary>
          <m:sSup>
            <m:sSupPr>
              <m:ctrlPr>
                <w:ins w:id="6896" w:author="The Si Tran" w:date="2012-12-06T02:35:00Z">
                  <w:rPr>
                    <w:rFonts w:ascii="Cambria Math" w:hAnsi="Cambria Math"/>
                    <w:i/>
                    <w:szCs w:val="26"/>
                  </w:rPr>
                </w:ins>
              </m:ctrlPr>
            </m:sSupPr>
            <m:e>
              <m:d>
                <m:dPr>
                  <m:ctrlPr>
                    <w:ins w:id="6897" w:author="The Si Tran" w:date="2012-12-06T02:35:00Z">
                      <w:rPr>
                        <w:rFonts w:ascii="Cambria Math" w:hAnsi="Cambria Math"/>
                        <w:i/>
                        <w:szCs w:val="26"/>
                      </w:rPr>
                    </w:ins>
                  </m:ctrlPr>
                </m:dPr>
                <m:e>
                  <m:sSub>
                    <m:sSubPr>
                      <m:ctrlPr>
                        <w:ins w:id="6898" w:author="The Si Tran" w:date="2012-12-06T02:35:00Z">
                          <w:rPr>
                            <w:rFonts w:ascii="Cambria Math" w:hAnsi="Cambria Math"/>
                            <w:i/>
                            <w:szCs w:val="26"/>
                          </w:rPr>
                        </w:ins>
                      </m:ctrlPr>
                    </m:sSubPr>
                    <m:e>
                      <w:ins w:id="6899" w:author="The Si Tran" w:date="2012-12-06T02:35:00Z">
                        <m:r>
                          <w:rPr>
                            <w:rFonts w:ascii="Cambria Math" w:hAnsi="Cambria Math"/>
                            <w:szCs w:val="26"/>
                          </w:rPr>
                          <m:t>t</m:t>
                        </m:r>
                      </w:ins>
                    </m:e>
                    <m:sub>
                      <w:ins w:id="6900" w:author="The Si Tran" w:date="2012-12-06T02:35:00Z">
                        <m:r>
                          <w:rPr>
                            <w:rFonts w:ascii="Cambria Math" w:hAnsi="Cambria Math"/>
                            <w:szCs w:val="26"/>
                          </w:rPr>
                          <m:t>d</m:t>
                        </m:r>
                      </w:ins>
                    </m:sub>
                  </m:sSub>
                  <w:ins w:id="6901" w:author="The Si Tran" w:date="2012-12-06T02:35:00Z">
                    <m:r>
                      <w:rPr>
                        <w:rFonts w:ascii="Cambria Math" w:hAnsi="Cambria Math"/>
                        <w:szCs w:val="26"/>
                      </w:rPr>
                      <m:t>-</m:t>
                    </m:r>
                  </w:ins>
                  <m:sSub>
                    <m:sSubPr>
                      <m:ctrlPr>
                        <w:ins w:id="6902" w:author="The Si Tran" w:date="2012-12-06T02:35:00Z">
                          <w:rPr>
                            <w:rFonts w:ascii="Cambria Math" w:hAnsi="Cambria Math"/>
                            <w:i/>
                            <w:szCs w:val="26"/>
                          </w:rPr>
                        </w:ins>
                      </m:ctrlPr>
                    </m:sSubPr>
                    <m:e>
                      <w:ins w:id="6903" w:author="The Si Tran" w:date="2012-12-06T02:35:00Z">
                        <m:r>
                          <w:rPr>
                            <w:rFonts w:ascii="Cambria Math" w:hAnsi="Cambria Math"/>
                            <w:szCs w:val="26"/>
                          </w:rPr>
                          <m:t>o</m:t>
                        </m:r>
                      </w:ins>
                    </m:e>
                    <m:sub>
                      <w:ins w:id="6904" w:author="The Si Tran" w:date="2012-12-06T02:35:00Z">
                        <m:r>
                          <w:rPr>
                            <w:rFonts w:ascii="Cambria Math" w:hAnsi="Cambria Math"/>
                            <w:szCs w:val="26"/>
                          </w:rPr>
                          <m:t>d</m:t>
                        </m:r>
                      </w:ins>
                    </m:sub>
                  </m:sSub>
                </m:e>
              </m:d>
            </m:e>
            <m:sup>
              <w:ins w:id="6905" w:author="The Si Tran" w:date="2012-12-06T02:35:00Z">
                <m:r>
                  <w:rPr>
                    <w:rFonts w:ascii="Cambria Math" w:hAnsi="Cambria Math"/>
                    <w:szCs w:val="26"/>
                  </w:rPr>
                  <m:t>2</m:t>
                </m:r>
              </w:ins>
            </m:sup>
          </m:sSup>
          <w:ins w:id="6906" w:author="The Si Tran" w:date="2012-12-06T02:35:00Z">
            <m:r>
              <w:rPr>
                <w:rFonts w:ascii="Cambria Math" w:hAnsi="Cambria Math"/>
                <w:szCs w:val="26"/>
              </w:rPr>
              <m:t>=</m:t>
            </m:r>
          </w:ins>
          <m:f>
            <m:fPr>
              <m:ctrlPr>
                <w:ins w:id="6907" w:author="The Si Tran" w:date="2012-12-06T02:35:00Z">
                  <w:rPr>
                    <w:rFonts w:ascii="Cambria Math" w:hAnsi="Cambria Math"/>
                    <w:i/>
                    <w:szCs w:val="26"/>
                  </w:rPr>
                </w:ins>
              </m:ctrlPr>
            </m:fPr>
            <m:num>
              <w:ins w:id="6908" w:author="The Si Tran" w:date="2012-12-06T02:35:00Z">
                <m:r>
                  <w:rPr>
                    <w:rFonts w:ascii="Cambria Math" w:hAnsi="Cambria Math"/>
                    <w:szCs w:val="26"/>
                  </w:rPr>
                  <m:t>1</m:t>
                </m:r>
              </w:ins>
            </m:num>
            <m:den>
              <w:ins w:id="6909" w:author="The Si Tran" w:date="2012-12-06T02:35:00Z">
                <m:r>
                  <w:rPr>
                    <w:rFonts w:ascii="Cambria Math" w:hAnsi="Cambria Math"/>
                    <w:szCs w:val="26"/>
                  </w:rPr>
                  <m:t>2</m:t>
                </m:r>
              </w:ins>
            </m:den>
          </m:f>
          <m:nary>
            <m:naryPr>
              <m:chr m:val="∑"/>
              <m:limLoc m:val="subSup"/>
              <m:supHide m:val="1"/>
              <m:ctrlPr>
                <w:ins w:id="6910" w:author="The Si Tran" w:date="2012-12-06T02:35:00Z">
                  <w:rPr>
                    <w:rFonts w:ascii="Cambria Math" w:hAnsi="Cambria Math"/>
                    <w:i/>
                    <w:szCs w:val="26"/>
                  </w:rPr>
                </w:ins>
              </m:ctrlPr>
            </m:naryPr>
            <m:sub>
              <w:ins w:id="6911" w:author="The Si Tran" w:date="2012-12-06T02:35:00Z">
                <m:r>
                  <w:rPr>
                    <w:rFonts w:ascii="Cambria Math" w:hAnsi="Cambria Math"/>
                    <w:szCs w:val="26"/>
                  </w:rPr>
                  <m:t>d∈D</m:t>
                </m:r>
              </w:ins>
            </m:sub>
            <m:sup/>
            <m:e>
              <w:ins w:id="6912" w:author="The Si Tran" w:date="2012-12-06T02:36:00Z">
                <m:r>
                  <w:rPr>
                    <w:rFonts w:ascii="Cambria Math" w:hAnsi="Cambria Math"/>
                    <w:szCs w:val="26"/>
                  </w:rPr>
                  <m:t>2</m:t>
                </m:r>
              </w:ins>
              <m:d>
                <m:dPr>
                  <m:ctrlPr>
                    <w:ins w:id="6913" w:author="The Si Tran" w:date="2012-12-06T02:36:00Z">
                      <w:rPr>
                        <w:rFonts w:ascii="Cambria Math" w:hAnsi="Cambria Math"/>
                        <w:i/>
                        <w:szCs w:val="26"/>
                      </w:rPr>
                    </w:ins>
                  </m:ctrlPr>
                </m:dPr>
                <m:e>
                  <m:sSub>
                    <m:sSubPr>
                      <m:ctrlPr>
                        <w:ins w:id="6914" w:author="The Si Tran" w:date="2012-12-06T02:36:00Z">
                          <w:rPr>
                            <w:rFonts w:ascii="Cambria Math" w:hAnsi="Cambria Math"/>
                            <w:i/>
                            <w:szCs w:val="26"/>
                          </w:rPr>
                        </w:ins>
                      </m:ctrlPr>
                    </m:sSubPr>
                    <m:e>
                      <w:ins w:id="6915" w:author="The Si Tran" w:date="2012-12-06T02:36:00Z">
                        <m:r>
                          <w:rPr>
                            <w:rFonts w:ascii="Cambria Math" w:hAnsi="Cambria Math"/>
                            <w:szCs w:val="26"/>
                          </w:rPr>
                          <m:t>t</m:t>
                        </m:r>
                      </w:ins>
                    </m:e>
                    <m:sub>
                      <w:ins w:id="6916" w:author="The Si Tran" w:date="2012-12-06T02:36:00Z">
                        <m:r>
                          <w:rPr>
                            <w:rFonts w:ascii="Cambria Math" w:hAnsi="Cambria Math"/>
                            <w:szCs w:val="26"/>
                          </w:rPr>
                          <m:t>d</m:t>
                        </m:r>
                      </w:ins>
                    </m:sub>
                  </m:sSub>
                  <w:ins w:id="6917" w:author="The Si Tran" w:date="2012-12-06T02:36:00Z">
                    <m:r>
                      <w:rPr>
                        <w:rFonts w:ascii="Cambria Math" w:hAnsi="Cambria Math"/>
                        <w:szCs w:val="26"/>
                      </w:rPr>
                      <m:t>-</m:t>
                    </m:r>
                  </w:ins>
                  <m:sSub>
                    <m:sSubPr>
                      <m:ctrlPr>
                        <w:ins w:id="6918" w:author="The Si Tran" w:date="2012-12-06T02:36:00Z">
                          <w:rPr>
                            <w:rFonts w:ascii="Cambria Math" w:hAnsi="Cambria Math"/>
                            <w:i/>
                            <w:szCs w:val="26"/>
                          </w:rPr>
                        </w:ins>
                      </m:ctrlPr>
                    </m:sSubPr>
                    <m:e>
                      <w:ins w:id="6919" w:author="The Si Tran" w:date="2012-12-06T02:36:00Z">
                        <m:r>
                          <w:rPr>
                            <w:rFonts w:ascii="Cambria Math" w:hAnsi="Cambria Math"/>
                            <w:szCs w:val="26"/>
                          </w:rPr>
                          <m:t>o</m:t>
                        </m:r>
                      </w:ins>
                    </m:e>
                    <m:sub>
                      <w:ins w:id="6920" w:author="The Si Tran" w:date="2012-12-06T02:36:00Z">
                        <m:r>
                          <w:rPr>
                            <w:rFonts w:ascii="Cambria Math" w:hAnsi="Cambria Math"/>
                            <w:szCs w:val="26"/>
                          </w:rPr>
                          <m:t>d</m:t>
                        </m:r>
                      </w:ins>
                    </m:sub>
                  </m:sSub>
                </m:e>
              </m:d>
            </m:e>
          </m:nary>
          <m:f>
            <m:fPr>
              <m:ctrlPr>
                <w:ins w:id="6921" w:author="The Si Tran" w:date="2012-12-06T02:36:00Z">
                  <w:rPr>
                    <w:rFonts w:ascii="Cambria Math" w:hAnsi="Cambria Math"/>
                    <w:i/>
                    <w:szCs w:val="26"/>
                  </w:rPr>
                </w:ins>
              </m:ctrlPr>
            </m:fPr>
            <m:num>
              <w:ins w:id="6922" w:author="The Si Tran" w:date="2012-12-06T02:36:00Z">
                <m:r>
                  <w:rPr>
                    <w:rFonts w:ascii="Cambria Math" w:hAnsi="Cambria Math"/>
                    <w:szCs w:val="26"/>
                  </w:rPr>
                  <m:t>∂</m:t>
                </m:r>
              </w:ins>
            </m:num>
            <m:den>
              <w:ins w:id="6923" w:author="The Si Tran" w:date="2012-12-06T02:36:00Z">
                <m:r>
                  <w:rPr>
                    <w:rFonts w:ascii="Cambria Math" w:hAnsi="Cambria Math"/>
                    <w:szCs w:val="26"/>
                  </w:rPr>
                  <m:t>∂</m:t>
                </m:r>
              </w:ins>
              <m:sSub>
                <m:sSubPr>
                  <m:ctrlPr>
                    <w:ins w:id="6924" w:author="The Si Tran" w:date="2012-12-06T02:36:00Z">
                      <w:rPr>
                        <w:rFonts w:ascii="Cambria Math" w:hAnsi="Cambria Math"/>
                        <w:i/>
                        <w:szCs w:val="26"/>
                      </w:rPr>
                    </w:ins>
                  </m:ctrlPr>
                </m:sSubPr>
                <m:e>
                  <w:ins w:id="6925" w:author="The Si Tran" w:date="2012-12-06T02:36:00Z">
                    <m:r>
                      <w:rPr>
                        <w:rFonts w:ascii="Cambria Math" w:hAnsi="Cambria Math"/>
                        <w:szCs w:val="26"/>
                      </w:rPr>
                      <m:t>w</m:t>
                    </m:r>
                  </w:ins>
                </m:e>
                <m:sub>
                  <w:ins w:id="6926" w:author="The Si Tran" w:date="2012-12-06T02:36:00Z">
                    <m:r>
                      <w:rPr>
                        <w:rFonts w:ascii="Cambria Math" w:hAnsi="Cambria Math"/>
                        <w:szCs w:val="26"/>
                      </w:rPr>
                      <m:t>i</m:t>
                    </m:r>
                  </w:ins>
                </m:sub>
              </m:sSub>
            </m:den>
          </m:f>
          <m:d>
            <m:dPr>
              <m:ctrlPr>
                <w:ins w:id="6927" w:author="The Si Tran" w:date="2012-12-06T02:36:00Z">
                  <w:rPr>
                    <w:rFonts w:ascii="Cambria Math" w:hAnsi="Cambria Math"/>
                    <w:i/>
                    <w:szCs w:val="26"/>
                  </w:rPr>
                </w:ins>
              </m:ctrlPr>
            </m:dPr>
            <m:e>
              <m:sSub>
                <m:sSubPr>
                  <m:ctrlPr>
                    <w:ins w:id="6928" w:author="The Si Tran" w:date="2012-12-06T02:36:00Z">
                      <w:rPr>
                        <w:rFonts w:ascii="Cambria Math" w:hAnsi="Cambria Math"/>
                        <w:i/>
                        <w:szCs w:val="26"/>
                      </w:rPr>
                    </w:ins>
                  </m:ctrlPr>
                </m:sSubPr>
                <m:e>
                  <w:ins w:id="6929" w:author="The Si Tran" w:date="2012-12-06T02:36:00Z">
                    <m:r>
                      <w:rPr>
                        <w:rFonts w:ascii="Cambria Math" w:hAnsi="Cambria Math"/>
                        <w:szCs w:val="26"/>
                      </w:rPr>
                      <m:t>t</m:t>
                    </m:r>
                  </w:ins>
                </m:e>
                <m:sub>
                  <w:ins w:id="6930" w:author="The Si Tran" w:date="2012-12-06T02:36:00Z">
                    <m:r>
                      <w:rPr>
                        <w:rFonts w:ascii="Cambria Math" w:hAnsi="Cambria Math"/>
                        <w:szCs w:val="26"/>
                      </w:rPr>
                      <m:t>d</m:t>
                    </m:r>
                  </w:ins>
                </m:sub>
              </m:sSub>
              <w:ins w:id="6931" w:author="The Si Tran" w:date="2012-12-06T02:36:00Z">
                <m:r>
                  <w:rPr>
                    <w:rFonts w:ascii="Cambria Math" w:hAnsi="Cambria Math"/>
                    <w:szCs w:val="26"/>
                  </w:rPr>
                  <m:t>-</m:t>
                </m:r>
              </w:ins>
              <m:sSub>
                <m:sSubPr>
                  <m:ctrlPr>
                    <w:ins w:id="6932" w:author="The Si Tran" w:date="2012-12-06T02:36:00Z">
                      <w:rPr>
                        <w:rFonts w:ascii="Cambria Math" w:hAnsi="Cambria Math"/>
                        <w:i/>
                        <w:szCs w:val="26"/>
                      </w:rPr>
                    </w:ins>
                  </m:ctrlPr>
                </m:sSubPr>
                <m:e>
                  <w:ins w:id="6933" w:author="The Si Tran" w:date="2012-12-06T02:36:00Z">
                    <m:r>
                      <w:rPr>
                        <w:rFonts w:ascii="Cambria Math" w:hAnsi="Cambria Math"/>
                        <w:szCs w:val="26"/>
                      </w:rPr>
                      <m:t>o</m:t>
                    </m:r>
                  </w:ins>
                </m:e>
                <m:sub>
                  <w:ins w:id="6934"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6935" w:author="The Si Tran" w:date="2012-12-06T02:42:00Z">
        <w:r>
          <w:rPr>
            <w:szCs w:val="26"/>
          </w:rPr>
          <w:t xml:space="preserve">   </w:t>
        </w:r>
        <w:r>
          <w:rPr>
            <w:szCs w:val="26"/>
          </w:rPr>
          <w:tab/>
        </w:r>
        <w:r>
          <w:rPr>
            <w:szCs w:val="26"/>
          </w:rPr>
          <w:tab/>
        </w:r>
        <w:r>
          <w:rPr>
            <w:szCs w:val="26"/>
          </w:rPr>
          <w:tab/>
        </w:r>
        <w:r>
          <w:rPr>
            <w:szCs w:val="26"/>
          </w:rPr>
          <w:tab/>
          <w:t xml:space="preserve">   </w:t>
        </w:r>
      </w:ins>
      <w:ins w:id="6936"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6937" w:author="The Si Tran" w:date="2012-12-06T02:44:00Z">
          <w:pPr>
            <w:spacing w:before="0"/>
          </w:pPr>
        </w:pPrChange>
      </w:pPr>
      <w:ins w:id="6938" w:author="The Si Tran" w:date="2012-12-06T02:41:00Z">
        <w:r w:rsidRPr="008A1996">
          <w:rPr>
            <w:noProof/>
            <w:szCs w:val="26"/>
          </w:rPr>
          <mc:AlternateContent>
            <mc:Choice Requires="wps">
              <w:drawing>
                <wp:anchor distT="0" distB="0" distL="114300" distR="114300" simplePos="0" relativeHeight="251572224" behindDoc="1" locked="0" layoutInCell="1" allowOverlap="1" wp14:anchorId="798E5BC6" wp14:editId="67B99126">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8A1996" w:rsidRDefault="008A1996">
                              <w:pPr>
                                <w:pStyle w:val="EquationIndex"/>
                                <w:pPrChange w:id="6939" w:author="The Si Tran" w:date="2012-12-16T08:23:00Z">
                                  <w:pPr/>
                                </w:pPrChange>
                              </w:pPr>
                              <w:ins w:id="6940"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8E5BC6" id="Text Box 62" o:spid="_x0000_s1045" type="#_x0000_t202" style="position:absolute;left:0;text-align:left;margin-left:409.85pt;margin-top:.8pt;width:41.85pt;height:2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B32EE" w:rsidRDefault="00CB32EE">
                        <w:pPr>
                          <w:pStyle w:val="EquationIndex"/>
                          <w:pPrChange w:id="7097" w:author="The Si Tran" w:date="2012-12-16T08:23:00Z">
                            <w:pPr/>
                          </w:pPrChange>
                        </w:pPr>
                        <w:ins w:id="7098" w:author="The Si Tran" w:date="2012-12-06T02:41:00Z">
                          <w:r>
                            <w:t>(4.2)</w:t>
                          </w:r>
                        </w:ins>
                      </w:p>
                    </w:txbxContent>
                  </v:textbox>
                  <w10:wrap type="tight"/>
                </v:shape>
              </w:pict>
            </mc:Fallback>
          </mc:AlternateContent>
        </w:r>
      </w:ins>
      <w:r w:rsidR="0088753F" w:rsidRPr="0049233F">
        <w:rPr>
          <w:szCs w:val="26"/>
        </w:rPr>
        <w:t xml:space="preserve">            </w:t>
      </w:r>
      <w:del w:id="6941" w:author="The Si Tran" w:date="2012-12-06T02:44:00Z">
        <w:r w:rsidR="0088753F" w:rsidRPr="0049233F" w:rsidDel="0020765F">
          <w:rPr>
            <w:szCs w:val="26"/>
          </w:rPr>
          <w:delText xml:space="preserve">     </w:delText>
        </w:r>
      </w:del>
      <m:oMath>
        <m:f>
          <m:fPr>
            <m:ctrlPr>
              <w:ins w:id="6942" w:author="The Si Tran" w:date="2012-12-06T02:39:00Z">
                <w:rPr>
                  <w:rFonts w:ascii="Cambria Math" w:hAnsi="Cambria Math"/>
                  <w:i/>
                  <w:szCs w:val="26"/>
                </w:rPr>
              </w:ins>
            </m:ctrlPr>
          </m:fPr>
          <m:num>
            <w:ins w:id="6943" w:author="The Si Tran" w:date="2012-12-06T02:39:00Z">
              <m:r>
                <w:rPr>
                  <w:rFonts w:ascii="Cambria Math" w:hAnsi="Cambria Math"/>
                  <w:szCs w:val="26"/>
                </w:rPr>
                <m:t>∂E</m:t>
              </m:r>
            </w:ins>
          </m:num>
          <m:den>
            <w:ins w:id="6944" w:author="The Si Tran" w:date="2012-12-06T02:39:00Z">
              <m:r>
                <w:rPr>
                  <w:rFonts w:ascii="Cambria Math" w:hAnsi="Cambria Math"/>
                  <w:szCs w:val="26"/>
                </w:rPr>
                <m:t>∂</m:t>
              </m:r>
            </w:ins>
            <m:sSub>
              <m:sSubPr>
                <m:ctrlPr>
                  <w:ins w:id="6945" w:author="The Si Tran" w:date="2012-12-06T02:39:00Z">
                    <w:rPr>
                      <w:rFonts w:ascii="Cambria Math" w:hAnsi="Cambria Math"/>
                      <w:i/>
                      <w:szCs w:val="26"/>
                    </w:rPr>
                  </w:ins>
                </m:ctrlPr>
              </m:sSubPr>
              <m:e>
                <w:ins w:id="6946" w:author="The Si Tran" w:date="2012-12-06T02:39:00Z">
                  <m:r>
                    <w:rPr>
                      <w:rFonts w:ascii="Cambria Math" w:hAnsi="Cambria Math"/>
                      <w:szCs w:val="26"/>
                    </w:rPr>
                    <m:t>w</m:t>
                  </m:r>
                </w:ins>
              </m:e>
              <m:sub>
                <w:ins w:id="6947" w:author="The Si Tran" w:date="2012-12-06T02:39:00Z">
                  <m:r>
                    <w:rPr>
                      <w:rFonts w:ascii="Cambria Math" w:hAnsi="Cambria Math"/>
                      <w:szCs w:val="26"/>
                    </w:rPr>
                    <m:t>i</m:t>
                  </m:r>
                </w:ins>
              </m:sub>
            </m:sSub>
          </m:den>
        </m:f>
        <w:ins w:id="6948" w:author="The Si Tran" w:date="2012-12-06T02:39:00Z">
          <m:r>
            <w:rPr>
              <w:rFonts w:ascii="Cambria Math" w:hAnsi="Cambria Math"/>
              <w:szCs w:val="26"/>
            </w:rPr>
            <m:t>=</m:t>
          </m:r>
        </w:ins>
        <m:nary>
          <m:naryPr>
            <m:chr m:val="∑"/>
            <m:limLoc m:val="subSup"/>
            <m:supHide m:val="1"/>
            <m:ctrlPr>
              <w:ins w:id="6949" w:author="The Si Tran" w:date="2012-12-06T02:40:00Z">
                <w:rPr>
                  <w:rFonts w:ascii="Cambria Math" w:hAnsi="Cambria Math"/>
                  <w:i/>
                  <w:szCs w:val="26"/>
                </w:rPr>
              </w:ins>
            </m:ctrlPr>
          </m:naryPr>
          <m:sub>
            <w:ins w:id="6950" w:author="The Si Tran" w:date="2012-12-06T02:40:00Z">
              <m:r>
                <w:rPr>
                  <w:rFonts w:ascii="Cambria Math" w:hAnsi="Cambria Math"/>
                  <w:szCs w:val="26"/>
                </w:rPr>
                <m:t>d∈D</m:t>
              </m:r>
            </w:ins>
          </m:sub>
          <m:sup/>
          <m:e>
            <w:ins w:id="6951" w:author="The Si Tran" w:date="2012-12-06T02:40:00Z">
              <m:r>
                <w:rPr>
                  <w:rFonts w:ascii="Cambria Math" w:hAnsi="Cambria Math"/>
                  <w:szCs w:val="26"/>
                </w:rPr>
                <m:t>(</m:t>
              </m:r>
            </w:ins>
            <m:sSub>
              <m:sSubPr>
                <m:ctrlPr>
                  <w:ins w:id="6952" w:author="The Si Tran" w:date="2012-12-06T02:40:00Z">
                    <w:rPr>
                      <w:rFonts w:ascii="Cambria Math" w:hAnsi="Cambria Math"/>
                      <w:i/>
                      <w:szCs w:val="26"/>
                    </w:rPr>
                  </w:ins>
                </m:ctrlPr>
              </m:sSubPr>
              <m:e>
                <w:ins w:id="6953" w:author="The Si Tran" w:date="2012-12-06T02:40:00Z">
                  <m:r>
                    <w:rPr>
                      <w:rFonts w:ascii="Cambria Math" w:hAnsi="Cambria Math"/>
                      <w:szCs w:val="26"/>
                    </w:rPr>
                    <m:t>t</m:t>
                  </m:r>
                </w:ins>
              </m:e>
              <m:sub>
                <w:ins w:id="6954" w:author="The Si Tran" w:date="2012-12-06T02:40:00Z">
                  <m:r>
                    <w:rPr>
                      <w:rFonts w:ascii="Cambria Math" w:hAnsi="Cambria Math"/>
                      <w:szCs w:val="26"/>
                    </w:rPr>
                    <m:t>d</m:t>
                  </m:r>
                </w:ins>
              </m:sub>
            </m:sSub>
            <w:ins w:id="6955" w:author="The Si Tran" w:date="2012-12-06T02:40:00Z">
              <m:r>
                <w:rPr>
                  <w:rFonts w:ascii="Cambria Math" w:hAnsi="Cambria Math"/>
                  <w:szCs w:val="26"/>
                </w:rPr>
                <m:t>-</m:t>
              </m:r>
            </w:ins>
            <m:sSub>
              <m:sSubPr>
                <m:ctrlPr>
                  <w:ins w:id="6956" w:author="The Si Tran" w:date="2012-12-06T02:40:00Z">
                    <w:rPr>
                      <w:rFonts w:ascii="Cambria Math" w:hAnsi="Cambria Math"/>
                      <w:i/>
                      <w:szCs w:val="26"/>
                    </w:rPr>
                  </w:ins>
                </m:ctrlPr>
              </m:sSubPr>
              <m:e>
                <w:ins w:id="6957" w:author="The Si Tran" w:date="2012-12-06T02:40:00Z">
                  <m:r>
                    <w:rPr>
                      <w:rFonts w:ascii="Cambria Math" w:hAnsi="Cambria Math"/>
                      <w:szCs w:val="26"/>
                    </w:rPr>
                    <m:t>o</m:t>
                  </m:r>
                </w:ins>
              </m:e>
              <m:sub>
                <w:ins w:id="6958" w:author="The Si Tran" w:date="2012-12-06T02:40:00Z">
                  <m:r>
                    <w:rPr>
                      <w:rFonts w:ascii="Cambria Math" w:hAnsi="Cambria Math"/>
                      <w:szCs w:val="26"/>
                    </w:rPr>
                    <m:t>d</m:t>
                  </m:r>
                </w:ins>
              </m:sub>
            </m:sSub>
            <w:ins w:id="6959" w:author="The Si Tran" w:date="2012-12-06T02:40:00Z">
              <m:r>
                <w:rPr>
                  <w:rFonts w:ascii="Cambria Math" w:hAnsi="Cambria Math"/>
                  <w:szCs w:val="26"/>
                </w:rPr>
                <m:t>)(-</m:t>
              </m:r>
            </w:ins>
            <m:sSub>
              <m:sSubPr>
                <m:ctrlPr>
                  <w:ins w:id="6960" w:author="The Si Tran" w:date="2012-12-06T02:40:00Z">
                    <w:rPr>
                      <w:rFonts w:ascii="Cambria Math" w:hAnsi="Cambria Math"/>
                      <w:i/>
                      <w:szCs w:val="26"/>
                    </w:rPr>
                  </w:ins>
                </m:ctrlPr>
              </m:sSubPr>
              <m:e>
                <w:ins w:id="6961" w:author="The Si Tran" w:date="2012-12-06T02:40:00Z">
                  <m:r>
                    <w:rPr>
                      <w:rFonts w:ascii="Cambria Math" w:hAnsi="Cambria Math"/>
                      <w:szCs w:val="26"/>
                    </w:rPr>
                    <m:t>x</m:t>
                  </m:r>
                </w:ins>
              </m:e>
              <m:sub>
                <w:ins w:id="6962" w:author="The Si Tran" w:date="2012-12-06T02:40:00Z">
                  <m:r>
                    <w:rPr>
                      <w:rFonts w:ascii="Cambria Math" w:hAnsi="Cambria Math"/>
                      <w:szCs w:val="26"/>
                    </w:rPr>
                    <m:t>id</m:t>
                  </m:r>
                </w:ins>
              </m:sub>
            </m:sSub>
            <w:ins w:id="6963" w:author="The Si Tran" w:date="2012-12-06T02:40:00Z">
              <m:r>
                <w:rPr>
                  <w:rFonts w:ascii="Cambria Math" w:hAnsi="Cambria Math"/>
                  <w:szCs w:val="26"/>
                </w:rPr>
                <m:t>)</m:t>
              </m:r>
            </w:ins>
          </m:e>
        </m:nary>
      </m:oMath>
      <w:ins w:id="6964" w:author="The Si Tran" w:date="2012-12-06T02:41:00Z">
        <w:r>
          <w:rPr>
            <w:szCs w:val="26"/>
          </w:rPr>
          <w:t xml:space="preserve">  </w:t>
        </w:r>
      </w:ins>
      <w:del w:id="6965" w:author="The Si Tran" w:date="2012-12-06T02:38:00Z">
        <w:r w:rsidR="0088753F" w:rsidRPr="008A1996" w:rsidDel="00CA1FAD">
          <w:rPr>
            <w:noProof/>
            <w:szCs w:val="26"/>
          </w:rPr>
          <w:drawing>
            <wp:inline distT="0" distB="0" distL="0" distR="0" wp14:anchorId="3EF07EE9" wp14:editId="55023CC4">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966" w:author="The Si Tran" w:date="2012-12-06T02:41:00Z">
        <w:r w:rsidRPr="008A1996" w:rsidDel="002972CB">
          <w:rPr>
            <w:noProof/>
            <w:szCs w:val="26"/>
          </w:rPr>
          <w:drawing>
            <wp:inline distT="0" distB="0" distL="0" distR="0" wp14:anchorId="0A624021" wp14:editId="51E1FC80">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967" w:author="The Si Tran" w:date="2012-12-06T02:43:00Z"/>
          <w:szCs w:val="26"/>
        </w:rPr>
      </w:pPr>
      <w:ins w:id="6968" w:author="The Si Tran" w:date="2012-12-06T02:44:00Z">
        <w:r w:rsidRPr="008A1996">
          <w:rPr>
            <w:noProof/>
            <w:szCs w:val="26"/>
          </w:rPr>
          <mc:AlternateContent>
            <mc:Choice Requires="wps">
              <w:drawing>
                <wp:anchor distT="0" distB="0" distL="114300" distR="114300" simplePos="0" relativeHeight="251578368" behindDoc="1" locked="0" layoutInCell="1" allowOverlap="1" wp14:anchorId="01E51B53" wp14:editId="65A09769">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8A1996" w:rsidRDefault="008A1996">
                              <w:pPr>
                                <w:pStyle w:val="EquationIndex"/>
                                <w:pPrChange w:id="6969" w:author="The Si Tran" w:date="2012-12-16T08:23:00Z">
                                  <w:pPr/>
                                </w:pPrChange>
                              </w:pPr>
                              <w:ins w:id="6970" w:author="The Si Tran" w:date="2012-12-06T02:41:00Z">
                                <w:r>
                                  <w:t>(4.</w:t>
                                </w:r>
                              </w:ins>
                              <w:ins w:id="6971" w:author="The Si Tran" w:date="2012-12-06T02:44:00Z">
                                <w:r>
                                  <w:t>3</w:t>
                                </w:r>
                              </w:ins>
                              <w:ins w:id="69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1E51B53" id="Text Box 64" o:spid="_x0000_s1046" type="#_x0000_t202" style="position:absolute;left:0;text-align:left;margin-left:410.8pt;margin-top:21.95pt;width:42.6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B32EE" w:rsidRDefault="00CB32EE">
                        <w:pPr>
                          <w:pStyle w:val="EquationIndex"/>
                          <w:pPrChange w:id="7131" w:author="The Si Tran" w:date="2012-12-16T08:23:00Z">
                            <w:pPr/>
                          </w:pPrChange>
                        </w:pPr>
                        <w:ins w:id="7132" w:author="The Si Tran" w:date="2012-12-06T02:41:00Z">
                          <w:r>
                            <w:t>(4.</w:t>
                          </w:r>
                        </w:ins>
                        <w:ins w:id="7133" w:author="The Si Tran" w:date="2012-12-06T02:44:00Z">
                          <w:r>
                            <w:t>3</w:t>
                          </w:r>
                        </w:ins>
                        <w:ins w:id="7134" w:author="The Si Tran" w:date="2012-12-06T02:41:00Z">
                          <w:r>
                            <w:t>)</w:t>
                          </w:r>
                        </w:ins>
                      </w:p>
                    </w:txbxContent>
                  </v:textbox>
                  <w10:wrap type="tight"/>
                </v:shape>
              </w:pict>
            </mc:Fallback>
          </mc:AlternateContent>
        </w:r>
      </w:ins>
      <w:r w:rsidR="0088753F" w:rsidRPr="0049233F">
        <w:rPr>
          <w:szCs w:val="26"/>
        </w:rPr>
        <w:t>Thay (</w:t>
      </w:r>
      <w:ins w:id="6973" w:author="The Si Tran" w:date="2012-12-14T06:11:00Z">
        <w:r>
          <w:rPr>
            <w:szCs w:val="26"/>
          </w:rPr>
          <w:t>4</w:t>
        </w:r>
      </w:ins>
      <w:del w:id="6974" w:author="The Si Tran" w:date="2012-12-14T06:11:00Z">
        <w:r w:rsidR="0088753F" w:rsidRPr="0049233F" w:rsidDel="0008713C">
          <w:rPr>
            <w:szCs w:val="26"/>
          </w:rPr>
          <w:delText>2</w:delText>
        </w:r>
      </w:del>
      <w:r w:rsidR="0088753F" w:rsidRPr="0049233F">
        <w:rPr>
          <w:szCs w:val="26"/>
        </w:rPr>
        <w:t>.2) vào (</w:t>
      </w:r>
      <w:ins w:id="6975" w:author="The Si Tran" w:date="2012-12-14T06:11:00Z">
        <w:r>
          <w:rPr>
            <w:szCs w:val="26"/>
          </w:rPr>
          <w:t>4</w:t>
        </w:r>
      </w:ins>
      <w:del w:id="6976"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8A1996">
      <w:pPr>
        <w:pStyle w:val="Canhgiua"/>
        <w:pPrChange w:id="6977" w:author="The Si Tran" w:date="2012-12-16T17:29:00Z">
          <w:pPr>
            <w:spacing w:before="0"/>
          </w:pPr>
        </w:pPrChange>
      </w:pPr>
      <m:oMathPara>
        <m:oMathParaPr>
          <m:jc m:val="center"/>
        </m:oMathParaPr>
        <m:oMath>
          <m:sSub>
            <m:sSubPr>
              <m:ctrlPr>
                <w:ins w:id="6978" w:author="The Si Tran" w:date="2012-12-06T02:43:00Z">
                  <w:rPr>
                    <w:rFonts w:ascii="Cambria Math" w:hAnsi="Cambria Math"/>
                  </w:rPr>
                </w:ins>
              </m:ctrlPr>
            </m:sSubPr>
            <m:e>
              <w:ins w:id="6979" w:author="The Si Tran" w:date="2012-12-06T02:43:00Z">
                <m:r>
                  <m:rPr>
                    <m:sty m:val="p"/>
                  </m:rPr>
                  <w:rPr>
                    <w:rFonts w:ascii="Cambria Math" w:hAnsi="Cambria Math"/>
                  </w:rPr>
                  <m:t>∆</m:t>
                </m:r>
                <m:r>
                  <w:rPr>
                    <w:rFonts w:ascii="Cambria Math" w:hAnsi="Cambria Math"/>
                  </w:rPr>
                  <m:t>w</m:t>
                </m:r>
              </w:ins>
            </m:e>
            <m:sub>
              <w:ins w:id="6980" w:author="The Si Tran" w:date="2012-12-06T02:43:00Z">
                <m:r>
                  <w:rPr>
                    <w:rFonts w:ascii="Cambria Math" w:hAnsi="Cambria Math"/>
                  </w:rPr>
                  <m:t>i</m:t>
                </m:r>
              </w:ins>
            </m:sub>
          </m:sSub>
          <w:ins w:id="6981" w:author="The Si Tran" w:date="2012-12-06T02:43:00Z">
            <m:r>
              <m:rPr>
                <m:sty m:val="p"/>
              </m:rPr>
              <w:rPr>
                <w:rFonts w:ascii="Cambria Math" w:hAnsi="Cambria Math"/>
              </w:rPr>
              <m:t>=</m:t>
            </m:r>
          </w:ins>
          <w:ins w:id="6982" w:author="The Si Tran" w:date="2012-12-06T02:44:00Z">
            <m:r>
              <w:rPr>
                <w:rFonts w:ascii="Cambria Math" w:hAnsi="Cambria Math"/>
              </w:rPr>
              <m:t>η</m:t>
            </m:r>
          </w:ins>
          <m:nary>
            <m:naryPr>
              <m:chr m:val="∑"/>
              <m:limLoc m:val="subSup"/>
              <m:supHide m:val="1"/>
              <m:ctrlPr>
                <w:ins w:id="6983" w:author="The Si Tran" w:date="2012-12-06T02:43:00Z">
                  <w:rPr>
                    <w:rFonts w:ascii="Cambria Math" w:hAnsi="Cambria Math"/>
                  </w:rPr>
                </w:ins>
              </m:ctrlPr>
            </m:naryPr>
            <m:sub>
              <w:ins w:id="6984"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985" w:author="The Si Tran" w:date="2012-12-06T02:43:00Z">
                <m:r>
                  <m:rPr>
                    <m:sty m:val="p"/>
                  </m:rPr>
                  <w:rPr>
                    <w:rFonts w:ascii="Cambria Math" w:hAnsi="Cambria Math"/>
                  </w:rPr>
                  <m:t>(</m:t>
                </m:r>
              </w:ins>
              <m:sSub>
                <m:sSubPr>
                  <m:ctrlPr>
                    <w:ins w:id="6986" w:author="The Si Tran" w:date="2012-12-06T02:43:00Z">
                      <w:rPr>
                        <w:rFonts w:ascii="Cambria Math" w:hAnsi="Cambria Math"/>
                      </w:rPr>
                    </w:ins>
                  </m:ctrlPr>
                </m:sSubPr>
                <m:e>
                  <w:ins w:id="6987" w:author="The Si Tran" w:date="2012-12-06T02:43:00Z">
                    <m:r>
                      <w:rPr>
                        <w:rFonts w:ascii="Cambria Math" w:hAnsi="Cambria Math"/>
                      </w:rPr>
                      <m:t>t</m:t>
                    </m:r>
                  </w:ins>
                </m:e>
                <m:sub>
                  <w:ins w:id="6988" w:author="The Si Tran" w:date="2012-12-06T02:43:00Z">
                    <m:r>
                      <w:rPr>
                        <w:rFonts w:ascii="Cambria Math" w:hAnsi="Cambria Math"/>
                      </w:rPr>
                      <m:t>d</m:t>
                    </m:r>
                  </w:ins>
                </m:sub>
              </m:sSub>
              <w:ins w:id="6989" w:author="The Si Tran" w:date="2012-12-06T02:43:00Z">
                <m:r>
                  <m:rPr>
                    <m:sty m:val="p"/>
                  </m:rPr>
                  <w:rPr>
                    <w:rFonts w:ascii="Cambria Math" w:hAnsi="Cambria Math"/>
                  </w:rPr>
                  <m:t>-</m:t>
                </m:r>
              </w:ins>
              <m:sSub>
                <m:sSubPr>
                  <m:ctrlPr>
                    <w:ins w:id="6990" w:author="The Si Tran" w:date="2012-12-06T02:43:00Z">
                      <w:rPr>
                        <w:rFonts w:ascii="Cambria Math" w:hAnsi="Cambria Math"/>
                      </w:rPr>
                    </w:ins>
                  </m:ctrlPr>
                </m:sSubPr>
                <m:e>
                  <w:ins w:id="6991" w:author="The Si Tran" w:date="2012-12-06T02:43:00Z">
                    <m:r>
                      <w:rPr>
                        <w:rFonts w:ascii="Cambria Math" w:hAnsi="Cambria Math"/>
                      </w:rPr>
                      <m:t>o</m:t>
                    </m:r>
                  </w:ins>
                </m:e>
                <m:sub>
                  <w:ins w:id="6992" w:author="The Si Tran" w:date="2012-12-06T02:43:00Z">
                    <m:r>
                      <w:rPr>
                        <w:rFonts w:ascii="Cambria Math" w:hAnsi="Cambria Math"/>
                      </w:rPr>
                      <m:t>d</m:t>
                    </m:r>
                  </w:ins>
                </m:sub>
              </m:sSub>
              <w:ins w:id="6993" w:author="The Si Tran" w:date="2012-12-06T02:43:00Z">
                <m:r>
                  <m:rPr>
                    <m:sty m:val="p"/>
                  </m:rPr>
                  <w:rPr>
                    <w:rFonts w:ascii="Cambria Math" w:hAnsi="Cambria Math"/>
                  </w:rPr>
                  <m:t>)(</m:t>
                </m:r>
              </w:ins>
              <m:sSub>
                <m:sSubPr>
                  <m:ctrlPr>
                    <w:ins w:id="6994" w:author="The Si Tran" w:date="2012-12-06T02:43:00Z">
                      <w:rPr>
                        <w:rFonts w:ascii="Cambria Math" w:hAnsi="Cambria Math"/>
                      </w:rPr>
                    </w:ins>
                  </m:ctrlPr>
                </m:sSubPr>
                <m:e>
                  <w:ins w:id="6995" w:author="The Si Tran" w:date="2012-12-06T02:43:00Z">
                    <m:r>
                      <w:rPr>
                        <w:rFonts w:ascii="Cambria Math" w:hAnsi="Cambria Math"/>
                      </w:rPr>
                      <m:t>x</m:t>
                    </m:r>
                  </w:ins>
                </m:e>
                <m:sub>
                  <w:ins w:id="6996" w:author="The Si Tran" w:date="2012-12-06T02:43:00Z">
                    <m:r>
                      <w:rPr>
                        <w:rFonts w:ascii="Cambria Math" w:hAnsi="Cambria Math"/>
                      </w:rPr>
                      <m:t>id</m:t>
                    </m:r>
                  </w:ins>
                </m:sub>
              </m:sSub>
              <w:ins w:id="6997"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998" w:author="The Si Tran" w:date="2012-12-06T02:44:00Z">
        <w:r w:rsidRPr="008A1996" w:rsidDel="00DF1A0E">
          <w:rPr>
            <w:noProof/>
            <w:szCs w:val="26"/>
          </w:rPr>
          <w:drawing>
            <wp:inline distT="0" distB="0" distL="0" distR="0" wp14:anchorId="76B9CB9B" wp14:editId="5CDD79F9">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6999" w:author="The Si Tran" w:date="2012-12-06T02:45:00Z">
                <w:rPr>
                  <w:rFonts w:ascii="Cambria Math" w:hAnsi="Cambria Math"/>
                  <w:i/>
                  <w:szCs w:val="26"/>
                </w:rPr>
              </w:ins>
            </m:ctrlPr>
          </m:sSubPr>
          <m:e>
            <w:ins w:id="7000" w:author="The Si Tran" w:date="2012-12-06T02:45:00Z">
              <m:r>
                <w:rPr>
                  <w:rFonts w:ascii="Cambria Math" w:hAnsi="Cambria Math"/>
                  <w:szCs w:val="26"/>
                </w:rPr>
                <m:t>x</m:t>
              </m:r>
            </w:ins>
          </m:e>
          <m:sub>
            <w:ins w:id="7001" w:author="The Si Tran" w:date="2012-12-06T02:45:00Z">
              <m:r>
                <w:rPr>
                  <w:rFonts w:ascii="Cambria Math" w:hAnsi="Cambria Math"/>
                  <w:szCs w:val="26"/>
                </w:rPr>
                <m:t>id</m:t>
              </m:r>
            </w:ins>
          </m:sub>
        </m:sSub>
      </m:oMath>
      <w:ins w:id="7002" w:author="The Si Tran" w:date="2012-12-06T02:45:00Z">
        <w:r w:rsidR="00F84346">
          <w:rPr>
            <w:szCs w:val="26"/>
          </w:rPr>
          <w:t xml:space="preserve"> </w:t>
        </w:r>
      </w:ins>
      <w:del w:id="7003"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004" w:author="The Si Tran" w:date="2012-12-06T02:46:00Z"/>
        </w:rPr>
        <w:pPrChange w:id="7005" w:author="The Si Tran" w:date="2012-12-16T08:23:00Z">
          <w:pPr>
            <w:spacing w:before="0"/>
          </w:pPr>
        </w:pPrChange>
      </w:pPr>
      <w:ins w:id="7006" w:author="The Si Tran" w:date="2012-12-06T02:47:00Z">
        <w:r w:rsidRPr="00032D83">
          <w:rPr>
            <w:noProof/>
          </w:rPr>
          <mc:AlternateContent>
            <mc:Choice Requires="wps">
              <w:drawing>
                <wp:anchor distT="0" distB="0" distL="114300" distR="114300" simplePos="0" relativeHeight="251584512" behindDoc="1" locked="0" layoutInCell="1" allowOverlap="1" wp14:anchorId="2EB652FF" wp14:editId="379D35B3">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8A1996" w:rsidRDefault="008A1996">
                              <w:pPr>
                                <w:pStyle w:val="EquationIndex"/>
                                <w:pPrChange w:id="7007" w:author="The Si Tran" w:date="2012-12-16T08:23:00Z">
                                  <w:pPr/>
                                </w:pPrChange>
                              </w:pPr>
                              <w:ins w:id="7008" w:author="The Si Tran" w:date="2012-12-06T02:41:00Z">
                                <w:r>
                                  <w:t>(4.</w:t>
                                </w:r>
                              </w:ins>
                              <w:ins w:id="7009" w:author="The Si Tran" w:date="2012-12-06T02:44:00Z">
                                <w:r>
                                  <w:t>4</w:t>
                                </w:r>
                              </w:ins>
                              <w:ins w:id="70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EB652FF" id="Text Box 65" o:spid="_x0000_s1047" type="#_x0000_t202" style="position:absolute;left:0;text-align:left;margin-left:411.55pt;margin-top:182.2pt;width:41.85pt;height:2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B32EE" w:rsidRDefault="00CB32EE">
                        <w:pPr>
                          <w:pStyle w:val="EquationIndex"/>
                          <w:pPrChange w:id="7173" w:author="The Si Tran" w:date="2012-12-16T08:23:00Z">
                            <w:pPr/>
                          </w:pPrChange>
                        </w:pPr>
                        <w:ins w:id="7174" w:author="The Si Tran" w:date="2012-12-06T02:41:00Z">
                          <w:r>
                            <w:t>(4.</w:t>
                          </w:r>
                        </w:ins>
                        <w:ins w:id="7175" w:author="The Si Tran" w:date="2012-12-06T02:44:00Z">
                          <w:r>
                            <w:t>4</w:t>
                          </w:r>
                        </w:ins>
                        <w:ins w:id="7176"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011" w:author="The Si Tran" w:date="2012-12-06T02:47:00Z"/>
        </w:rPr>
        <w:pPrChange w:id="7012" w:author="The Si Tran" w:date="2012-12-16T17:29:00Z">
          <w:pPr>
            <w:spacing w:before="0"/>
          </w:pPr>
        </w:pPrChange>
      </w:pPr>
      <w:ins w:id="7013"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014"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015" w:author="The Si Tran" w:date="2012-12-16T17:29:00Z">
          <w:pPr>
            <w:spacing w:before="0"/>
          </w:pPr>
        </w:pPrChange>
      </w:pPr>
      <w:del w:id="7016" w:author="The Si Tran" w:date="2012-12-06T02:47:00Z">
        <w:r w:rsidRPr="0049233F" w:rsidDel="00A55FB2">
          <w:delText xml:space="preserve">       </w:delText>
        </w:r>
      </w:del>
      <w:r w:rsidRPr="0049233F">
        <w:t xml:space="preserve">                </w:t>
      </w:r>
      <w:del w:id="7017" w:author="The Si Tran" w:date="2012-12-06T02:47:00Z">
        <w:r w:rsidRPr="008A1996" w:rsidDel="00A55FB2">
          <w:rPr>
            <w:noProof/>
          </w:rPr>
          <w:drawing>
            <wp:inline distT="0" distB="0" distL="0" distR="0" wp14:anchorId="062F7255" wp14:editId="2521F19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018" w:author="The Si Tran" w:date="2012-12-06T02:48:00Z"/>
        </w:rPr>
        <w:pPrChange w:id="7019"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8A1996">
      <w:pPr>
        <w:spacing w:before="0"/>
        <w:jc w:val="center"/>
        <w:rPr>
          <w:del w:id="7020" w:author="The Si Tran" w:date="2012-12-06T02:49:00Z"/>
          <w:szCs w:val="26"/>
        </w:rPr>
        <w:pPrChange w:id="7021" w:author="The Si Tran" w:date="2012-12-16T17:29:00Z">
          <w:pPr>
            <w:spacing w:before="0"/>
          </w:pPr>
        </w:pPrChange>
      </w:pPr>
      <m:oMathPara>
        <m:oMath>
          <m:sSub>
            <m:sSubPr>
              <m:ctrlPr>
                <w:ins w:id="7022" w:author="The Si Tran" w:date="2012-12-06T02:49:00Z">
                  <w:rPr>
                    <w:rFonts w:ascii="Cambria Math" w:hAnsi="Cambria Math"/>
                    <w:i/>
                    <w:szCs w:val="26"/>
                  </w:rPr>
                </w:ins>
              </m:ctrlPr>
            </m:sSubPr>
            <m:e>
              <w:ins w:id="7023" w:author="The Si Tran" w:date="2012-12-06T02:49:00Z">
                <m:r>
                  <w:rPr>
                    <w:rFonts w:ascii="Cambria Math" w:hAnsi="Cambria Math"/>
                    <w:szCs w:val="26"/>
                  </w:rPr>
                  <m:t>E</m:t>
                </m:r>
              </w:ins>
            </m:e>
            <m:sub>
              <w:ins w:id="7024" w:author="The Si Tran" w:date="2012-12-06T02:49:00Z">
                <m:r>
                  <w:rPr>
                    <w:rFonts w:ascii="Cambria Math" w:hAnsi="Cambria Math"/>
                    <w:szCs w:val="26"/>
                  </w:rPr>
                  <m:t>d</m:t>
                </m:r>
              </w:ins>
            </m:sub>
          </m:sSub>
          <m:d>
            <m:dPr>
              <m:ctrlPr>
                <w:ins w:id="7025" w:author="The Si Tran" w:date="2012-12-06T02:49:00Z">
                  <w:rPr>
                    <w:rFonts w:ascii="Cambria Math" w:hAnsi="Cambria Math"/>
                    <w:i/>
                    <w:szCs w:val="26"/>
                  </w:rPr>
                </w:ins>
              </m:ctrlPr>
            </m:dPr>
            <m:e>
              <m:acc>
                <m:accPr>
                  <m:chr m:val="⃗"/>
                  <m:ctrlPr>
                    <w:ins w:id="7026" w:author="The Si Tran" w:date="2012-12-06T02:49:00Z">
                      <w:rPr>
                        <w:rFonts w:ascii="Cambria Math" w:hAnsi="Cambria Math"/>
                        <w:i/>
                        <w:szCs w:val="26"/>
                      </w:rPr>
                    </w:ins>
                  </m:ctrlPr>
                </m:accPr>
                <m:e>
                  <w:ins w:id="7027" w:author="The Si Tran" w:date="2012-12-06T02:49:00Z">
                    <m:r>
                      <w:rPr>
                        <w:rFonts w:ascii="Cambria Math" w:hAnsi="Cambria Math"/>
                        <w:szCs w:val="26"/>
                      </w:rPr>
                      <m:t>w</m:t>
                    </m:r>
                  </w:ins>
                </m:e>
              </m:acc>
            </m:e>
          </m:d>
          <w:ins w:id="7028" w:author="The Si Tran" w:date="2012-12-06T02:49:00Z">
            <m:r>
              <w:rPr>
                <w:rFonts w:ascii="Cambria Math" w:hAnsi="Cambria Math"/>
                <w:szCs w:val="26"/>
              </w:rPr>
              <m:t>=</m:t>
            </m:r>
          </w:ins>
          <m:f>
            <m:fPr>
              <m:ctrlPr>
                <w:ins w:id="7029" w:author="The Si Tran" w:date="2012-12-06T02:49:00Z">
                  <w:rPr>
                    <w:rFonts w:ascii="Cambria Math" w:hAnsi="Cambria Math"/>
                    <w:i/>
                    <w:szCs w:val="26"/>
                  </w:rPr>
                </w:ins>
              </m:ctrlPr>
            </m:fPr>
            <m:num>
              <w:ins w:id="7030" w:author="The Si Tran" w:date="2012-12-06T02:49:00Z">
                <m:r>
                  <w:rPr>
                    <w:rFonts w:ascii="Cambria Math" w:hAnsi="Cambria Math"/>
                    <w:szCs w:val="26"/>
                  </w:rPr>
                  <m:t>1</m:t>
                </m:r>
              </w:ins>
            </m:num>
            <m:den>
              <w:ins w:id="7031" w:author="The Si Tran" w:date="2012-12-06T02:49:00Z">
                <m:r>
                  <w:rPr>
                    <w:rFonts w:ascii="Cambria Math" w:hAnsi="Cambria Math"/>
                    <w:szCs w:val="26"/>
                  </w:rPr>
                  <m:t>2</m:t>
                </m:r>
              </w:ins>
            </m:den>
          </m:f>
          <m:sSup>
            <m:sSupPr>
              <m:ctrlPr>
                <w:ins w:id="7032" w:author="The Si Tran" w:date="2012-12-06T02:49:00Z">
                  <w:rPr>
                    <w:rFonts w:ascii="Cambria Math" w:hAnsi="Cambria Math"/>
                    <w:i/>
                    <w:szCs w:val="26"/>
                  </w:rPr>
                </w:ins>
              </m:ctrlPr>
            </m:sSupPr>
            <m:e>
              <w:ins w:id="7033" w:author="The Si Tran" w:date="2012-12-06T02:49:00Z">
                <m:r>
                  <w:rPr>
                    <w:rFonts w:ascii="Cambria Math" w:hAnsi="Cambria Math"/>
                    <w:szCs w:val="26"/>
                  </w:rPr>
                  <m:t>(</m:t>
                </m:r>
              </w:ins>
              <m:sSub>
                <m:sSubPr>
                  <m:ctrlPr>
                    <w:ins w:id="7034" w:author="The Si Tran" w:date="2012-12-06T02:49:00Z">
                      <w:rPr>
                        <w:rFonts w:ascii="Cambria Math" w:hAnsi="Cambria Math"/>
                        <w:i/>
                        <w:szCs w:val="26"/>
                      </w:rPr>
                    </w:ins>
                  </m:ctrlPr>
                </m:sSubPr>
                <m:e>
                  <w:ins w:id="7035" w:author="The Si Tran" w:date="2012-12-06T02:49:00Z">
                    <m:r>
                      <w:rPr>
                        <w:rFonts w:ascii="Cambria Math" w:hAnsi="Cambria Math"/>
                        <w:szCs w:val="26"/>
                      </w:rPr>
                      <m:t>t</m:t>
                    </m:r>
                  </w:ins>
                </m:e>
                <m:sub>
                  <w:ins w:id="7036" w:author="The Si Tran" w:date="2012-12-06T02:49:00Z">
                    <m:r>
                      <w:rPr>
                        <w:rFonts w:ascii="Cambria Math" w:hAnsi="Cambria Math"/>
                        <w:szCs w:val="26"/>
                      </w:rPr>
                      <m:t>d</m:t>
                    </m:r>
                  </w:ins>
                </m:sub>
              </m:sSub>
              <w:ins w:id="7037" w:author="The Si Tran" w:date="2012-12-06T02:49:00Z">
                <m:r>
                  <w:rPr>
                    <w:rFonts w:ascii="Cambria Math" w:hAnsi="Cambria Math"/>
                    <w:szCs w:val="26"/>
                  </w:rPr>
                  <m:t>-</m:t>
                </m:r>
              </w:ins>
              <m:sSub>
                <m:sSubPr>
                  <m:ctrlPr>
                    <w:ins w:id="7038" w:author="The Si Tran" w:date="2012-12-06T02:49:00Z">
                      <w:rPr>
                        <w:rFonts w:ascii="Cambria Math" w:hAnsi="Cambria Math"/>
                        <w:i/>
                        <w:szCs w:val="26"/>
                      </w:rPr>
                    </w:ins>
                  </m:ctrlPr>
                </m:sSubPr>
                <m:e>
                  <w:ins w:id="7039" w:author="The Si Tran" w:date="2012-12-06T02:49:00Z">
                    <m:r>
                      <w:rPr>
                        <w:rFonts w:ascii="Cambria Math" w:hAnsi="Cambria Math"/>
                        <w:szCs w:val="26"/>
                      </w:rPr>
                      <m:t>o</m:t>
                    </m:r>
                  </w:ins>
                </m:e>
                <m:sub>
                  <w:ins w:id="7040" w:author="The Si Tran" w:date="2012-12-06T02:49:00Z">
                    <m:r>
                      <w:rPr>
                        <w:rFonts w:ascii="Cambria Math" w:hAnsi="Cambria Math"/>
                        <w:szCs w:val="26"/>
                      </w:rPr>
                      <m:t>d</m:t>
                    </m:r>
                  </w:ins>
                </m:sub>
              </m:sSub>
              <w:ins w:id="7041" w:author="The Si Tran" w:date="2012-12-06T02:49:00Z">
                <m:r>
                  <w:rPr>
                    <w:rFonts w:ascii="Cambria Math" w:hAnsi="Cambria Math"/>
                    <w:szCs w:val="26"/>
                  </w:rPr>
                  <m:t>)</m:t>
                </m:r>
              </w:ins>
            </m:e>
            <m:sup>
              <w:ins w:id="7042"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043" w:author="The Si Tran" w:date="2012-12-16T17:29:00Z">
          <w:pPr>
            <w:spacing w:before="0"/>
          </w:pPr>
        </w:pPrChange>
      </w:pPr>
      <w:del w:id="7044" w:author="The Si Tran" w:date="2012-12-06T02:49:00Z">
        <w:r w:rsidRPr="0049233F" w:rsidDel="00AF56B2">
          <w:rPr>
            <w:szCs w:val="26"/>
          </w:rPr>
          <w:delText xml:space="preserve">                      </w:delText>
        </w:r>
        <w:r w:rsidRPr="008A1996" w:rsidDel="00AF56B2">
          <w:rPr>
            <w:noProof/>
            <w:szCs w:val="26"/>
          </w:rPr>
          <w:drawing>
            <wp:inline distT="0" distB="0" distL="0" distR="0" wp14:anchorId="2BD5760D" wp14:editId="223EE8D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045" w:author="The Si Tran" w:date="2012-12-16T08:23:00Z">
          <w:pPr>
            <w:spacing w:before="0"/>
          </w:pPr>
        </w:pPrChange>
      </w:pPr>
      <w:r w:rsidRPr="0049233F">
        <w:lastRenderedPageBreak/>
        <w:t xml:space="preserve">Ở đây giá trị </w:t>
      </w:r>
      <m:oMath>
        <m:sSub>
          <m:sSubPr>
            <m:ctrlPr>
              <w:ins w:id="7046" w:author="The Si Tran" w:date="2012-12-06T02:49:00Z">
                <w:rPr>
                  <w:rFonts w:ascii="Cambria Math" w:hAnsi="Cambria Math"/>
                  <w:i/>
                </w:rPr>
              </w:ins>
            </m:ctrlPr>
          </m:sSubPr>
          <m:e>
            <w:ins w:id="7047" w:author="The Si Tran" w:date="2012-12-06T02:49:00Z">
              <m:r>
                <w:rPr>
                  <w:rFonts w:ascii="Cambria Math" w:hAnsi="Cambria Math"/>
                </w:rPr>
                <m:t>t</m:t>
              </m:r>
            </w:ins>
          </m:e>
          <m:sub>
            <w:ins w:id="7048" w:author="The Si Tran" w:date="2012-12-06T02:49:00Z">
              <m:r>
                <w:rPr>
                  <w:rFonts w:ascii="Cambria Math" w:hAnsi="Cambria Math"/>
                </w:rPr>
                <m:t>d</m:t>
              </m:r>
            </w:ins>
          </m:sub>
        </m:sSub>
      </m:oMath>
      <w:del w:id="7049"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050" w:author="The Si Tran" w:date="2012-12-06T02:49:00Z">
                <w:rPr>
                  <w:rFonts w:ascii="Cambria Math" w:hAnsi="Cambria Math"/>
                  <w:i/>
                </w:rPr>
              </w:ins>
            </m:ctrlPr>
          </m:sSubPr>
          <m:e>
            <w:ins w:id="7051" w:author="The Si Tran" w:date="2012-12-06T02:49:00Z">
              <m:r>
                <w:rPr>
                  <w:rFonts w:ascii="Cambria Math" w:hAnsi="Cambria Math"/>
                </w:rPr>
                <m:t>o</m:t>
              </m:r>
            </w:ins>
          </m:e>
          <m:sub>
            <w:ins w:id="7052" w:author="The Si Tran" w:date="2012-12-06T02:49:00Z">
              <m:r>
                <w:rPr>
                  <w:rFonts w:ascii="Cambria Math" w:hAnsi="Cambria Math"/>
                </w:rPr>
                <m:t>d</m:t>
              </m:r>
            </w:ins>
          </m:sub>
        </m:sSub>
      </m:oMath>
      <w:del w:id="7053"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054"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55" w:author="The Si Tran" w:date="2012-12-06T02:50:00Z">
        <w:r w:rsidRPr="00AF1345" w:rsidDel="00FB4B5C">
          <w:rPr>
            <w:position w:val="-12"/>
          </w:rPr>
          <w:object w:dxaOrig="820" w:dyaOrig="360" w14:anchorId="29830189">
            <v:shape id="_x0000_i1115" type="#_x0000_t75" style="width:43.5pt;height:14.25pt" o:ole="">
              <v:imagedata r:id="rId232" o:title=""/>
            </v:shape>
            <o:OLEObject Type="Embed" ProgID="Equation.DSMT4" ShapeID="_x0000_i1115" DrawAspect="Content" ObjectID="_1417549080" r:id="rId233"/>
          </w:object>
        </w:r>
        <w:r w:rsidRPr="0049233F" w:rsidDel="00FB4B5C">
          <w:delText xml:space="preserve"> </w:delText>
        </w:r>
      </w:del>
      <w:r w:rsidRPr="0049233F">
        <w:t>thay cho</w:t>
      </w:r>
      <w:ins w:id="7056"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57" w:author="The Si Tran" w:date="2012-12-06T02:51:00Z">
        <w:r w:rsidRPr="00AF1345" w:rsidDel="00FB4B5C">
          <w:rPr>
            <w:position w:val="-10"/>
          </w:rPr>
          <w:object w:dxaOrig="740" w:dyaOrig="320" w14:anchorId="21DEB698">
            <v:shape id="_x0000_i1116" type="#_x0000_t75" style="width:36pt;height:14.25pt" o:ole="">
              <v:imagedata r:id="rId234" o:title=""/>
            </v:shape>
            <o:OLEObject Type="Embed" ProgID="Equation.DSMT4" ShapeID="_x0000_i1116" DrawAspect="Content" ObjectID="_1417549081" r:id="rId235"/>
          </w:object>
        </w:r>
        <w:r w:rsidRPr="0049233F" w:rsidDel="003264F7">
          <w:delText xml:space="preserve"> </w:delText>
        </w:r>
      </w:del>
      <w:r w:rsidRPr="0049233F">
        <w:t>để tìm kiếm.</w:t>
      </w:r>
    </w:p>
    <w:p w14:paraId="2A35791F" w14:textId="77777777" w:rsidR="0088753F" w:rsidRPr="0049233F" w:rsidRDefault="0088753F">
      <w:pPr>
        <w:pPrChange w:id="7058"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059" w:name="_Toc327348174"/>
      <w:bookmarkStart w:id="7060" w:name="_Toc343711212"/>
      <w:r w:rsidRPr="0049233F">
        <w:t>Mạng nhiều lớp và giải thuật lan truyền ngược</w:t>
      </w:r>
      <w:bookmarkEnd w:id="7059"/>
      <w:bookmarkEnd w:id="7060"/>
    </w:p>
    <w:p w14:paraId="6C665455" w14:textId="10DDEF11" w:rsidR="0088753F" w:rsidRPr="0049233F" w:rsidRDefault="0088753F">
      <w:pPr>
        <w:pPrChange w:id="7061"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062"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063" w:author="The Si Tran" w:date="2012-12-16T17:30:00Z">
          <w:pPr>
            <w:keepNext/>
            <w:spacing w:before="0"/>
            <w:ind w:firstLine="720"/>
          </w:pPr>
        </w:pPrChange>
      </w:pPr>
      <w:r w:rsidRPr="002B1464">
        <w:rPr>
          <w:noProof/>
        </w:rPr>
        <w:lastRenderedPageBreak/>
        <w:drawing>
          <wp:inline distT="0" distB="0" distL="0" distR="0" wp14:anchorId="780FA62E" wp14:editId="6277E4B6">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064" w:author="The Si Tran" w:date="2012-12-16T08:23:00Z"/>
        </w:rPr>
        <w:pPrChange w:id="7065" w:author="The Si Tran" w:date="2012-12-16T17:30:00Z">
          <w:pPr>
            <w:pStyle w:val="Caption"/>
          </w:pPr>
        </w:pPrChange>
      </w:pPr>
      <w:del w:id="7066" w:author="The Si Tran" w:date="2012-12-16T17:30:00Z">
        <w:r w:rsidRPr="0049233F" w:rsidDel="00DD6ED6">
          <w:delText xml:space="preserve">                                        </w:delText>
        </w:r>
      </w:del>
      <w:bookmarkStart w:id="7067" w:name="_Toc327348216"/>
      <w:bookmarkStart w:id="7068" w:name="_Toc343029966"/>
      <w:bookmarkStart w:id="7069" w:name="_Toc343711401"/>
      <w:r w:rsidRPr="00032D83">
        <w:rPr>
          <w:bCs w:val="0"/>
        </w:rPr>
        <w:t>Hình</w:t>
      </w:r>
      <w:ins w:id="7070" w:author="The Si Tran" w:date="2012-12-11T23:36:00Z">
        <w:r w:rsidR="002400FD">
          <w:t xml:space="preserve"> 4.</w:t>
        </w:r>
      </w:ins>
      <w:r w:rsidR="001E2676">
        <w:t>8</w:t>
      </w:r>
      <w:del w:id="7071"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072"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073"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067"/>
      <w:bookmarkEnd w:id="7068"/>
      <w:bookmarkEnd w:id="7069"/>
    </w:p>
    <w:p w14:paraId="68C26619" w14:textId="77777777" w:rsidR="0088753F" w:rsidRPr="0049233F" w:rsidRDefault="0088753F">
      <w:pPr>
        <w:pStyle w:val="Hinh"/>
        <w:pPrChange w:id="7074" w:author="The Si Tran" w:date="2012-12-16T17:30:00Z">
          <w:pPr>
            <w:spacing w:before="0"/>
            <w:ind w:firstLine="720"/>
          </w:pPr>
        </w:pPrChange>
      </w:pPr>
    </w:p>
    <w:p w14:paraId="04D3C113" w14:textId="77777777" w:rsidR="0088753F" w:rsidRDefault="0088753F">
      <w:pPr>
        <w:rPr>
          <w:ins w:id="7075" w:author="The Si Tran" w:date="2012-12-06T02:51:00Z"/>
        </w:rPr>
        <w:pPrChange w:id="7076"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077" w:author="The Si Tran" w:date="2012-12-06T02:52:00Z"/>
        </w:rPr>
        <w:pPrChange w:id="7078" w:author="The Si Tran" w:date="2012-12-15T08:05:00Z">
          <w:pPr>
            <w:spacing w:before="0"/>
            <w:ind w:firstLine="720"/>
          </w:pPr>
        </w:pPrChange>
      </w:pPr>
      <w:ins w:id="7079"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080" w:author="The Si Tran" w:date="2012-12-06T02:52:00Z">
                  <w:rPr>
                    <w:rFonts w:ascii="Cambria Math" w:hAnsi="Cambria Math"/>
                  </w:rPr>
                </w:ins>
              </m:ctrlPr>
            </m:accPr>
            <m:e>
              <w:ins w:id="7081" w:author="The Si Tran" w:date="2012-12-06T02:52:00Z">
                <m:r>
                  <w:rPr>
                    <w:rFonts w:ascii="Cambria Math" w:hAnsi="Cambria Math"/>
                  </w:rPr>
                  <m:t>w</m:t>
                </m:r>
              </w:ins>
            </m:e>
          </m:acc>
          <w:ins w:id="7082" w:author="The Si Tran" w:date="2012-12-06T02:52:00Z">
            <m:r>
              <m:rPr>
                <m:sty m:val="p"/>
              </m:rPr>
              <w:rPr>
                <w:rFonts w:ascii="Cambria Math" w:hAnsi="Cambria Math"/>
              </w:rPr>
              <m:t>∙</m:t>
            </m:r>
          </w:ins>
          <m:acc>
            <m:accPr>
              <m:chr m:val="⃗"/>
              <m:ctrlPr>
                <w:ins w:id="7083" w:author="The Si Tran" w:date="2012-12-06T02:52:00Z">
                  <w:rPr>
                    <w:rFonts w:ascii="Cambria Math" w:hAnsi="Cambria Math"/>
                  </w:rPr>
                </w:ins>
              </m:ctrlPr>
            </m:accPr>
            <m:e>
              <w:ins w:id="7084" w:author="The Si Tran" w:date="2012-12-06T02:52:00Z">
                <m:r>
                  <w:rPr>
                    <w:rFonts w:ascii="Cambria Math" w:hAnsi="Cambria Math"/>
                  </w:rPr>
                  <m:t>x</m:t>
                </m:r>
              </w:ins>
            </m:e>
          </m:acc>
          <w:ins w:id="7085"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086" w:author="The Si Tran" w:date="2012-12-15T08:05:00Z">
          <w:pPr>
            <w:spacing w:before="0"/>
            <w:ind w:firstLine="720"/>
          </w:pPr>
        </w:pPrChange>
      </w:pPr>
      <w:del w:id="7087" w:author="The Si Tran" w:date="2012-12-06T02:52:00Z">
        <w:r w:rsidRPr="0049233F" w:rsidDel="00E46E0A">
          <w:delText xml:space="preserve">          </w:delText>
        </w:r>
        <w:r w:rsidRPr="008A1996" w:rsidDel="00E46E0A">
          <w:rPr>
            <w:noProof/>
          </w:rPr>
          <w:drawing>
            <wp:inline distT="0" distB="0" distL="0" distR="0" wp14:anchorId="0E1F4F1B" wp14:editId="2C8DFB1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088" w:author="The Si Tran" w:date="2012-12-06T02:52:00Z"/>
        </w:rPr>
        <w:pPrChange w:id="7089"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090" w:author="The Si Tran" w:date="2012-12-06T02:53:00Z"/>
        </w:rPr>
        <w:pPrChange w:id="7091" w:author="The Si Tran" w:date="2012-12-15T08:05:00Z">
          <w:pPr>
            <w:spacing w:before="0"/>
            <w:ind w:firstLine="720"/>
          </w:pPr>
        </w:pPrChange>
      </w:pPr>
      <w:ins w:id="7092" w:author="The Si Tran" w:date="2012-12-06T02:52:00Z">
        <m:oMathPara>
          <m:oMathParaPr>
            <m:jc m:val="center"/>
          </m:oMathParaPr>
          <m:oMath>
            <m:r>
              <w:rPr>
                <w:rFonts w:ascii="Cambria Math" w:hAnsi="Cambria Math"/>
                <w:rPrChange w:id="7093" w:author="The Si Tran" w:date="2012-12-14T06:15:00Z">
                  <w:rPr/>
                </w:rPrChange>
              </w:rPr>
              <m:t>σ</m:t>
            </m:r>
          </m:oMath>
        </m:oMathPara>
      </w:ins>
      <m:oMathPara>
        <m:oMathParaPr>
          <m:jc m:val="center"/>
        </m:oMathParaPr>
        <m:oMath>
          <m:d>
            <m:dPr>
              <m:ctrlPr>
                <w:ins w:id="7094" w:author="The Si Tran" w:date="2012-12-06T02:53:00Z">
                  <w:rPr>
                    <w:rFonts w:ascii="Cambria Math" w:hAnsi="Cambria Math"/>
                  </w:rPr>
                </w:ins>
              </m:ctrlPr>
            </m:dPr>
            <m:e>
              <w:ins w:id="7095" w:author="The Si Tran" w:date="2012-12-06T02:53:00Z">
                <m:r>
                  <m:rPr>
                    <m:sty m:val="p"/>
                  </m:rPr>
                  <w:rPr>
                    <w:rFonts w:ascii="Cambria Math" w:hAnsi="Cambria Math"/>
                  </w:rPr>
                  <m:t>y</m:t>
                </m:r>
              </w:ins>
            </m:e>
          </m:d>
          <w:ins w:id="7096" w:author="The Si Tran" w:date="2012-12-06T02:53:00Z">
            <m:r>
              <m:rPr>
                <m:sty m:val="p"/>
              </m:rPr>
              <w:rPr>
                <w:rFonts w:ascii="Cambria Math" w:hAnsi="Cambria Math"/>
              </w:rPr>
              <m:t>=</m:t>
            </m:r>
          </w:ins>
          <m:f>
            <m:fPr>
              <m:ctrlPr>
                <w:ins w:id="7097" w:author="The Si Tran" w:date="2012-12-06T02:53:00Z">
                  <w:rPr>
                    <w:rFonts w:ascii="Cambria Math" w:hAnsi="Cambria Math"/>
                  </w:rPr>
                </w:ins>
              </m:ctrlPr>
            </m:fPr>
            <m:num>
              <w:ins w:id="7098" w:author="The Si Tran" w:date="2012-12-06T02:53:00Z">
                <m:r>
                  <m:rPr>
                    <m:sty m:val="p"/>
                  </m:rPr>
                  <w:rPr>
                    <w:rFonts w:ascii="Cambria Math" w:hAnsi="Cambria Math"/>
                  </w:rPr>
                  <m:t>1</m:t>
                </m:r>
              </w:ins>
            </m:num>
            <m:den>
              <w:ins w:id="7099" w:author="The Si Tran" w:date="2012-12-06T02:53:00Z">
                <m:r>
                  <m:rPr>
                    <m:sty m:val="p"/>
                  </m:rPr>
                  <w:rPr>
                    <w:rFonts w:ascii="Cambria Math" w:hAnsi="Cambria Math"/>
                  </w:rPr>
                  <m:t>1+</m:t>
                </m:r>
              </w:ins>
              <m:sSup>
                <m:sSupPr>
                  <m:ctrlPr>
                    <w:ins w:id="7100" w:author="The Si Tran" w:date="2012-12-06T02:53:00Z">
                      <w:rPr>
                        <w:rFonts w:ascii="Cambria Math" w:hAnsi="Cambria Math"/>
                      </w:rPr>
                    </w:ins>
                  </m:ctrlPr>
                </m:sSupPr>
                <m:e>
                  <w:ins w:id="7101" w:author="The Si Tran" w:date="2012-12-06T02:53:00Z">
                    <m:r>
                      <m:rPr>
                        <m:sty m:val="p"/>
                      </m:rPr>
                      <w:rPr>
                        <w:rFonts w:ascii="Cambria Math" w:hAnsi="Cambria Math"/>
                      </w:rPr>
                      <m:t>e</m:t>
                    </m:r>
                  </w:ins>
                </m:e>
                <m:sup>
                  <w:ins w:id="7102" w:author="The Si Tran" w:date="2012-12-06T02:53:00Z">
                    <m:r>
                      <m:rPr>
                        <m:sty m:val="p"/>
                      </m:rPr>
                      <w:rPr>
                        <w:rFonts w:ascii="Cambria Math" w:hAnsi="Cambria Math"/>
                      </w:rPr>
                      <m:t>-</m:t>
                    </m:r>
                    <m:r>
                      <m:rPr>
                        <m:sty m:val="p"/>
                      </m:rPr>
                      <w:rPr>
                        <w:rFonts w:ascii="Cambria Math" w:hAnsi="Cambria Math"/>
                        <w:rPrChange w:id="7103" w:author="The Si Tran" w:date="2012-12-14T06:15:00Z">
                          <w:rPr/>
                        </w:rPrChange>
                      </w:rPr>
                      <m:t>y</m:t>
                    </m:r>
                  </w:ins>
                </m:sup>
              </m:sSup>
            </m:den>
          </m:f>
        </m:oMath>
      </m:oMathPara>
    </w:p>
    <w:p w14:paraId="57B403D6" w14:textId="77777777" w:rsidR="0088753F" w:rsidRPr="0049233F" w:rsidRDefault="0088753F">
      <w:pPr>
        <w:pStyle w:val="EquationIndex"/>
        <w:pPrChange w:id="7104" w:author="The Si Tran" w:date="2012-12-15T08:05:00Z">
          <w:pPr>
            <w:spacing w:before="0"/>
            <w:ind w:firstLine="720"/>
          </w:pPr>
        </w:pPrChange>
      </w:pPr>
      <w:del w:id="7105" w:author="The Si Tran" w:date="2012-12-06T02:53:00Z">
        <w:r w:rsidRPr="0049233F" w:rsidDel="00E46E0A">
          <w:delText xml:space="preserve">           </w:delText>
        </w:r>
        <w:r w:rsidRPr="008A1996" w:rsidDel="00E46E0A">
          <w:rPr>
            <w:noProof/>
          </w:rPr>
          <w:drawing>
            <wp:inline distT="0" distB="0" distL="0" distR="0" wp14:anchorId="1063D839" wp14:editId="5DE5E363">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106" w:author="The Si Tran" w:date="2012-12-16T08:24:00Z">
          <w:pPr>
            <w:spacing w:before="0"/>
            <w:ind w:firstLine="720"/>
          </w:pPr>
        </w:pPrChange>
      </w:pPr>
      <w:r w:rsidRPr="0049233F">
        <w:t>Một thuận lợi khi sử dụng các đơn vị sigmoid là nhờ đạo hàm của hàm sigmoid rất dễ tính</w:t>
      </w:r>
      <w:ins w:id="7107" w:author="The Si Tran" w:date="2012-12-06T02:54:00Z">
        <w:r w:rsidR="00E46E0A">
          <w:t xml:space="preserve"> </w:t>
        </w:r>
      </w:ins>
      <w:ins w:id="7108" w:author="The Si Tran" w:date="2012-12-06T02:55:00Z">
        <w:r w:rsidR="00E46E0A">
          <w:t>(</w:t>
        </w:r>
      </w:ins>
      <m:oMath>
        <m:sSup>
          <m:sSupPr>
            <m:ctrlPr>
              <w:ins w:id="7109" w:author="The Si Tran" w:date="2012-12-06T02:54:00Z">
                <w:rPr>
                  <w:rFonts w:ascii="Cambria Math" w:hAnsi="Cambria Math"/>
                  <w:i/>
                </w:rPr>
              </w:ins>
            </m:ctrlPr>
          </m:sSupPr>
          <m:e>
            <w:ins w:id="7110" w:author="The Si Tran" w:date="2012-12-06T02:54:00Z">
              <m:r>
                <w:rPr>
                  <w:rFonts w:ascii="Cambria Math" w:hAnsi="Cambria Math"/>
                </w:rPr>
                <m:t>σ</m:t>
              </m:r>
            </w:ins>
          </m:e>
          <m:sup>
            <w:ins w:id="7111" w:author="The Si Tran" w:date="2012-12-06T02:54:00Z">
              <m:r>
                <w:rPr>
                  <w:rFonts w:ascii="Cambria Math" w:hAnsi="Cambria Math"/>
                </w:rPr>
                <m:t>'</m:t>
              </m:r>
            </w:ins>
          </m:sup>
        </m:sSup>
        <m:d>
          <m:dPr>
            <m:ctrlPr>
              <w:ins w:id="7112" w:author="The Si Tran" w:date="2012-12-06T02:54:00Z">
                <w:rPr>
                  <w:rFonts w:ascii="Cambria Math" w:hAnsi="Cambria Math"/>
                  <w:i/>
                </w:rPr>
              </w:ins>
            </m:ctrlPr>
          </m:dPr>
          <m:e>
            <w:ins w:id="7113" w:author="The Si Tran" w:date="2012-12-06T02:54:00Z">
              <m:r>
                <w:rPr>
                  <w:rFonts w:ascii="Cambria Math" w:hAnsi="Cambria Math"/>
                </w:rPr>
                <m:t>y</m:t>
              </m:r>
            </w:ins>
          </m:e>
        </m:d>
        <w:ins w:id="7114" w:author="The Si Tran" w:date="2012-12-06T02:54:00Z">
          <m:r>
            <w:rPr>
              <w:rFonts w:ascii="Cambria Math" w:hAnsi="Cambria Math"/>
            </w:rPr>
            <m:t>=σ</m:t>
          </m:r>
        </w:ins>
        <m:d>
          <m:dPr>
            <m:ctrlPr>
              <w:ins w:id="7115" w:author="The Si Tran" w:date="2012-12-06T02:54:00Z">
                <w:rPr>
                  <w:rFonts w:ascii="Cambria Math" w:hAnsi="Cambria Math"/>
                  <w:i/>
                </w:rPr>
              </w:ins>
            </m:ctrlPr>
          </m:dPr>
          <m:e>
            <w:ins w:id="7116" w:author="The Si Tran" w:date="2012-12-06T02:54:00Z">
              <m:r>
                <w:rPr>
                  <w:rFonts w:ascii="Cambria Math" w:hAnsi="Cambria Math"/>
                </w:rPr>
                <m:t>y</m:t>
              </m:r>
            </w:ins>
          </m:e>
        </m:d>
        <w:ins w:id="7117" w:author="The Si Tran" w:date="2012-12-06T02:54:00Z">
          <m:r>
            <w:rPr>
              <w:rFonts w:ascii="Cambria Math" w:hAnsi="Cambria Math"/>
            </w:rPr>
            <m:t>*(1-σ</m:t>
          </m:r>
        </w:ins>
        <m:d>
          <m:dPr>
            <m:ctrlPr>
              <w:ins w:id="7118" w:author="The Si Tran" w:date="2012-12-06T02:54:00Z">
                <w:rPr>
                  <w:rFonts w:ascii="Cambria Math" w:hAnsi="Cambria Math"/>
                  <w:i/>
                </w:rPr>
              </w:ins>
            </m:ctrlPr>
          </m:dPr>
          <m:e>
            <w:ins w:id="7119" w:author="The Si Tran" w:date="2012-12-06T02:54:00Z">
              <m:r>
                <w:rPr>
                  <w:rFonts w:ascii="Cambria Math" w:hAnsi="Cambria Math"/>
                </w:rPr>
                <m:t>y</m:t>
              </m:r>
            </w:ins>
          </m:e>
        </m:d>
        <w:ins w:id="7120" w:author="The Si Tran" w:date="2012-12-06T02:55:00Z">
          <m:r>
            <w:rPr>
              <w:rFonts w:ascii="Cambria Math" w:hAnsi="Cambria Math"/>
            </w:rPr>
            <m:t>)</m:t>
          </m:r>
        </w:ins>
      </m:oMath>
      <w:ins w:id="7121" w:author="The Si Tran" w:date="2012-12-06T02:55:00Z">
        <w:r w:rsidR="00E46E0A">
          <w:t>).</w:t>
        </w:r>
      </w:ins>
      <w:r w:rsidRPr="0049233F">
        <w:t xml:space="preserve"> </w:t>
      </w:r>
      <w:del w:id="7122"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9" o:title=""/>
            </v:shape>
            <o:OLEObject Type="Embed" ProgID="Equation.DSMT4" ShapeID="_x0000_i1117" DrawAspect="Content" ObjectID="_1417549082" r:id="rId240"/>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123"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124"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125" w:author="The Si Tran" w:date="2012-12-06T02:57:00Z">
                  <m:r>
                    <w:rPr>
                      <w:rFonts w:ascii="Cambria Math" w:hAnsi="Cambria Math"/>
                    </w:rPr>
                    <m:t>w</m:t>
                  </m:r>
                </w:ins>
              </m:e>
            </m:acc>
          </m:e>
        </m:d>
      </m:oMath>
      <w:r w:rsidR="00A61A4D">
        <w:t>.</w:t>
      </w:r>
    </w:p>
    <w:p w14:paraId="5EAF2649" w14:textId="77777777" w:rsidR="00783376" w:rsidRDefault="0088753F">
      <w:pPr>
        <w:rPr>
          <w:ins w:id="7126" w:author="The Si Tran" w:date="2012-12-06T02:56:00Z"/>
        </w:rPr>
        <w:pPrChange w:id="7127"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128" w:author="The Si Tran" w:date="2012-12-06T02:58:00Z"/>
          <w:position w:val="-6"/>
        </w:rPr>
        <w:pPrChange w:id="7129" w:author="The Si Tran" w:date="2012-12-15T08:05:00Z">
          <w:pPr>
            <w:spacing w:before="0"/>
            <w:ind w:firstLine="720"/>
          </w:pPr>
        </w:pPrChange>
      </w:pPr>
      <w:ins w:id="7130"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131" w:author="The Si Tran" w:date="2012-12-06T02:57:00Z">
                    <m:r>
                      <w:rPr>
                        <w:rFonts w:ascii="Cambria Math" w:hAnsi="Cambria Math"/>
                      </w:rPr>
                      <m:t>w</m:t>
                    </m:r>
                  </w:ins>
                </m:e>
              </m:acc>
            </m:e>
          </m:d>
          <w:ins w:id="7132" w:author="The Si Tran" w:date="2012-12-06T02:57:00Z">
            <m:r>
              <m:rPr>
                <m:sty m:val="p"/>
              </m:rPr>
              <w:rPr>
                <w:rFonts w:ascii="Cambria Math" w:hAnsi="Cambria Math"/>
              </w:rPr>
              <m:t>=</m:t>
            </m:r>
          </w:ins>
          <m:f>
            <m:fPr>
              <m:ctrlPr>
                <w:rPr>
                  <w:rFonts w:ascii="Cambria Math" w:hAnsi="Cambria Math"/>
                </w:rPr>
              </m:ctrlPr>
            </m:fPr>
            <m:num>
              <w:ins w:id="7133" w:author="The Si Tran" w:date="2012-12-06T02:57:00Z">
                <m:r>
                  <m:rPr>
                    <m:sty m:val="p"/>
                  </m:rPr>
                  <w:rPr>
                    <w:rFonts w:ascii="Cambria Math" w:hAnsi="Cambria Math"/>
                  </w:rPr>
                  <m:t>1</m:t>
                </m:r>
              </w:ins>
            </m:num>
            <m:den>
              <w:ins w:id="7134" w:author="The Si Tran" w:date="2012-12-06T02:57:00Z">
                <m:r>
                  <m:rPr>
                    <m:sty m:val="p"/>
                  </m:rPr>
                  <w:rPr>
                    <w:rFonts w:ascii="Cambria Math" w:hAnsi="Cambria Math"/>
                  </w:rPr>
                  <m:t>2</m:t>
                </m:r>
              </w:ins>
            </m:den>
          </m:f>
          <m:nary>
            <m:naryPr>
              <m:chr m:val="∑"/>
              <m:limLoc m:val="subSup"/>
              <m:supHide m:val="1"/>
              <m:ctrlPr>
                <w:ins w:id="7135" w:author="The Si Tran" w:date="2012-12-06T02:58:00Z">
                  <w:rPr>
                    <w:rFonts w:ascii="Cambria Math" w:hAnsi="Cambria Math"/>
                  </w:rPr>
                </w:ins>
              </m:ctrlPr>
            </m:naryPr>
            <m:sub>
              <w:ins w:id="7136"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137" w:author="The Si Tran" w:date="2012-12-06T02:58:00Z">
                      <w:rPr>
                        <w:rFonts w:ascii="Cambria Math" w:hAnsi="Cambria Math"/>
                      </w:rPr>
                    </w:ins>
                  </m:ctrlPr>
                </m:naryPr>
                <m:sub>
                  <w:ins w:id="7138"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139" w:author="The Si Tran" w:date="2012-12-06T02:58:00Z">
                          <w:rPr>
                            <w:rFonts w:ascii="Cambria Math" w:hAnsi="Cambria Math"/>
                          </w:rPr>
                        </w:ins>
                      </m:ctrlPr>
                    </m:sSupPr>
                    <m:e>
                      <w:ins w:id="7140" w:author="The Si Tran" w:date="2012-12-06T02:58:00Z">
                        <m:r>
                          <m:rPr>
                            <m:sty m:val="p"/>
                          </m:rPr>
                          <w:rPr>
                            <w:rFonts w:ascii="Cambria Math" w:hAnsi="Cambria Math"/>
                          </w:rPr>
                          <m:t>(</m:t>
                        </m:r>
                      </w:ins>
                      <m:sSub>
                        <m:sSubPr>
                          <m:ctrlPr>
                            <w:ins w:id="7141" w:author="The Si Tran" w:date="2012-12-06T02:58:00Z">
                              <w:rPr>
                                <w:rFonts w:ascii="Cambria Math" w:hAnsi="Cambria Math"/>
                              </w:rPr>
                            </w:ins>
                          </m:ctrlPr>
                        </m:sSubPr>
                        <m:e>
                          <w:ins w:id="7142" w:author="The Si Tran" w:date="2012-12-06T02:58:00Z">
                            <m:r>
                              <w:rPr>
                                <w:rFonts w:ascii="Cambria Math" w:hAnsi="Cambria Math"/>
                              </w:rPr>
                              <m:t>t</m:t>
                            </m:r>
                          </w:ins>
                        </m:e>
                        <m:sub>
                          <w:ins w:id="7143" w:author="The Si Tran" w:date="2012-12-06T02:58:00Z">
                            <m:r>
                              <w:rPr>
                                <w:rFonts w:ascii="Cambria Math" w:hAnsi="Cambria Math"/>
                              </w:rPr>
                              <m:t>kd</m:t>
                            </m:r>
                          </w:ins>
                        </m:sub>
                      </m:sSub>
                      <w:ins w:id="7144" w:author="The Si Tran" w:date="2012-12-06T02:58:00Z">
                        <m:r>
                          <m:rPr>
                            <m:sty m:val="p"/>
                          </m:rPr>
                          <w:rPr>
                            <w:rFonts w:ascii="Cambria Math" w:hAnsi="Cambria Math"/>
                          </w:rPr>
                          <m:t>-</m:t>
                        </m:r>
                      </w:ins>
                      <m:sSub>
                        <m:sSubPr>
                          <m:ctrlPr>
                            <w:ins w:id="7145" w:author="The Si Tran" w:date="2012-12-06T02:58:00Z">
                              <w:rPr>
                                <w:rFonts w:ascii="Cambria Math" w:hAnsi="Cambria Math"/>
                              </w:rPr>
                            </w:ins>
                          </m:ctrlPr>
                        </m:sSubPr>
                        <m:e>
                          <w:ins w:id="7146" w:author="The Si Tran" w:date="2012-12-06T02:58:00Z">
                            <m:r>
                              <w:rPr>
                                <w:rFonts w:ascii="Cambria Math" w:hAnsi="Cambria Math"/>
                              </w:rPr>
                              <m:t>o</m:t>
                            </m:r>
                          </w:ins>
                        </m:e>
                        <m:sub>
                          <w:ins w:id="7147" w:author="The Si Tran" w:date="2012-12-06T02:58:00Z">
                            <m:r>
                              <w:rPr>
                                <w:rFonts w:ascii="Cambria Math" w:hAnsi="Cambria Math"/>
                              </w:rPr>
                              <m:t>kd</m:t>
                            </m:r>
                          </w:ins>
                        </m:sub>
                      </m:sSub>
                      <w:ins w:id="7148" w:author="The Si Tran" w:date="2012-12-06T02:58:00Z">
                        <m:r>
                          <m:rPr>
                            <m:sty m:val="p"/>
                          </m:rPr>
                          <w:rPr>
                            <w:rFonts w:ascii="Cambria Math" w:hAnsi="Cambria Math"/>
                          </w:rPr>
                          <m:t>)</m:t>
                        </m:r>
                      </w:ins>
                    </m:e>
                    <m:sup>
                      <w:ins w:id="7149"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150" w:author="The Si Tran" w:date="2012-12-15T08:05:00Z">
          <w:pPr>
            <w:spacing w:before="0"/>
            <w:ind w:firstLine="720"/>
          </w:pPr>
        </w:pPrChange>
      </w:pPr>
      <w:del w:id="7151" w:author="The Si Tran" w:date="2012-12-06T02:58:00Z">
        <w:r w:rsidRPr="0049233F" w:rsidDel="00783376">
          <w:delText xml:space="preserve">   </w:delText>
        </w:r>
      </w:del>
      <w:r w:rsidRPr="0049233F">
        <w:t xml:space="preserve">           </w:t>
      </w:r>
      <w:del w:id="7152" w:author="The Si Tran" w:date="2012-12-06T02:58:00Z">
        <w:r w:rsidRPr="008A1996" w:rsidDel="00783376">
          <w:rPr>
            <w:noProof/>
          </w:rPr>
          <w:drawing>
            <wp:inline distT="0" distB="0" distL="0" distR="0" wp14:anchorId="540D1049" wp14:editId="575144D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153"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154" w:author="The Si Tran" w:date="2012-12-06T02:58:00Z">
                <w:rPr>
                  <w:rFonts w:ascii="Cambria Math" w:hAnsi="Cambria Math"/>
                </w:rPr>
              </w:ins>
            </m:ctrlPr>
          </m:sSubPr>
          <m:e>
            <w:ins w:id="7155" w:author="The Si Tran" w:date="2012-12-06T02:58:00Z">
              <m:r>
                <w:rPr>
                  <w:rFonts w:ascii="Cambria Math" w:hAnsi="Cambria Math"/>
                </w:rPr>
                <m:t>t</m:t>
              </m:r>
            </w:ins>
          </m:e>
          <m:sub>
            <w:ins w:id="7156" w:author="The Si Tran" w:date="2012-12-06T02:58:00Z">
              <m:r>
                <w:rPr>
                  <w:rFonts w:ascii="Cambria Math" w:hAnsi="Cambria Math"/>
                </w:rPr>
                <m:t>kd</m:t>
              </m:r>
            </w:ins>
          </m:sub>
        </m:sSub>
      </m:oMath>
      <w:r w:rsidRPr="0049233F">
        <w:t xml:space="preserve"> và </w:t>
      </w:r>
      <m:oMath>
        <m:sSub>
          <m:sSubPr>
            <m:ctrlPr>
              <w:ins w:id="7157" w:author="The Si Tran" w:date="2012-12-06T02:58:00Z">
                <w:rPr>
                  <w:rFonts w:ascii="Cambria Math" w:hAnsi="Cambria Math"/>
                </w:rPr>
              </w:ins>
            </m:ctrlPr>
          </m:sSubPr>
          <m:e>
            <w:ins w:id="7158" w:author="The Si Tran" w:date="2012-12-06T02:58:00Z">
              <m:r>
                <w:rPr>
                  <w:rFonts w:ascii="Cambria Math" w:hAnsi="Cambria Math"/>
                </w:rPr>
                <m:t>o</m:t>
              </m:r>
            </w:ins>
          </m:e>
          <m:sub>
            <w:ins w:id="7159"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160"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161"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162" w:author="The Si Tran" w:date="2012-12-06T02:59:00Z"/>
        </w:rPr>
        <w:pPrChange w:id="7163" w:author="The Si Tran" w:date="2012-12-16T08:24:00Z">
          <w:pPr>
            <w:spacing w:before="0"/>
            <w:ind w:firstLine="720"/>
          </w:pPr>
        </w:pPrChange>
      </w:pPr>
      <w:ins w:id="7164" w:author="The Si Tran" w:date="2012-12-14T05:37:00Z">
        <w:r w:rsidRPr="00032D83">
          <w:rPr>
            <w:noProof/>
          </w:rPr>
          <w:lastRenderedPageBreak/>
          <mc:AlternateContent>
            <mc:Choice Requires="wps">
              <w:drawing>
                <wp:anchor distT="0" distB="0" distL="114300" distR="114300" simplePos="0" relativeHeight="251590656" behindDoc="1" locked="0" layoutInCell="1" allowOverlap="1" wp14:anchorId="0F7263C0" wp14:editId="63CB2AA5">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8A1996" w:rsidRDefault="008A1996">
                              <w:pPr>
                                <w:pStyle w:val="EquationIndex"/>
                                <w:pPrChange w:id="7165" w:author="The Si Tran" w:date="2012-12-16T08:24:00Z">
                                  <w:pPr/>
                                </w:pPrChange>
                              </w:pPr>
                              <w:ins w:id="7166" w:author="The Si Tran" w:date="2012-12-06T02:41:00Z">
                                <w:r>
                                  <w:t>(4.</w:t>
                                </w:r>
                              </w:ins>
                              <w:ins w:id="7167" w:author="The Si Tran" w:date="2012-12-06T02:44:00Z">
                                <w:r>
                                  <w:t>5</w:t>
                                </w:r>
                              </w:ins>
                              <w:ins w:id="71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F7263C0" id="Text Box 205" o:spid="_x0000_s1048" type="#_x0000_t202" style="position:absolute;left:0;text-align:left;margin-left:411.55pt;margin-top:20.85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B32EE" w:rsidRDefault="00CB32EE">
                        <w:pPr>
                          <w:pStyle w:val="EquationIndex"/>
                          <w:pPrChange w:id="7335" w:author="The Si Tran" w:date="2012-12-16T08:24:00Z">
                            <w:pPr/>
                          </w:pPrChange>
                        </w:pPr>
                        <w:ins w:id="7336" w:author="The Si Tran" w:date="2012-12-06T02:41:00Z">
                          <w:r>
                            <w:t>(4.</w:t>
                          </w:r>
                        </w:ins>
                        <w:ins w:id="7337" w:author="The Si Tran" w:date="2012-12-06T02:44:00Z">
                          <w:r>
                            <w:t>5</w:t>
                          </w:r>
                        </w:ins>
                        <w:ins w:id="7338" w:author="The Si Tran" w:date="2012-12-06T02:41:00Z">
                          <w:r>
                            <w:t>)</w:t>
                          </w:r>
                        </w:ins>
                      </w:p>
                    </w:txbxContent>
                  </v:textbox>
                  <w10:wrap type="tight"/>
                </v:shape>
              </w:pict>
            </mc:Fallback>
          </mc:AlternateContent>
        </w:r>
      </w:ins>
      <w:r w:rsidR="0088753F" w:rsidRPr="0049233F">
        <w:t>Ta tính đạo hàm riêng phần này như sau:</w:t>
      </w:r>
      <w:ins w:id="7169" w:author="The Si Tran" w:date="2012-12-14T05:37:00Z">
        <w:r w:rsidRPr="00686079">
          <w:rPr>
            <w:noProof/>
          </w:rPr>
          <w:t xml:space="preserve"> </w:t>
        </w:r>
      </w:ins>
    </w:p>
    <w:p w14:paraId="56B5ADCF" w14:textId="0830EBB0" w:rsidR="00783376" w:rsidRPr="0008713C" w:rsidDel="00783376" w:rsidRDefault="008A1996">
      <w:pPr>
        <w:pStyle w:val="EquationIndex"/>
        <w:rPr>
          <w:del w:id="7170" w:author="The Si Tran" w:date="2012-12-06T03:01:00Z"/>
        </w:rPr>
        <w:pPrChange w:id="7171" w:author="The Si Tran" w:date="2012-12-15T08:05:00Z">
          <w:pPr>
            <w:spacing w:before="0"/>
            <w:ind w:firstLine="720"/>
          </w:pPr>
        </w:pPrChange>
      </w:pPr>
      <m:oMathPara>
        <m:oMathParaPr>
          <m:jc m:val="center"/>
        </m:oMathParaPr>
        <m:oMath>
          <m:f>
            <m:fPr>
              <m:ctrlPr>
                <w:ins w:id="7172" w:author="The Si Tran" w:date="2012-12-06T02:59:00Z">
                  <w:rPr>
                    <w:rFonts w:ascii="Cambria Math" w:hAnsi="Cambria Math"/>
                  </w:rPr>
                </w:ins>
              </m:ctrlPr>
            </m:fPr>
            <m:num>
              <w:ins w:id="7173" w:author="The Si Tran" w:date="2012-12-06T02:59:00Z">
                <m:r>
                  <w:rPr>
                    <w:rFonts w:ascii="Cambria Math" w:hAnsi="Cambria Math"/>
                  </w:rPr>
                  <m:t>∂E</m:t>
                </m:r>
              </w:ins>
            </m:num>
            <m:den>
              <w:ins w:id="7174" w:author="The Si Tran" w:date="2012-12-06T02:59:00Z">
                <m:r>
                  <w:rPr>
                    <w:rFonts w:ascii="Cambria Math" w:hAnsi="Cambria Math"/>
                  </w:rPr>
                  <m:t>∂</m:t>
                </m:r>
              </w:ins>
              <m:sSub>
                <m:sSubPr>
                  <m:ctrlPr>
                    <w:ins w:id="7175" w:author="The Si Tran" w:date="2012-12-06T02:59:00Z">
                      <w:rPr>
                        <w:rFonts w:ascii="Cambria Math" w:hAnsi="Cambria Math"/>
                      </w:rPr>
                    </w:ins>
                  </m:ctrlPr>
                </m:sSubPr>
                <m:e>
                  <w:ins w:id="7176" w:author="The Si Tran" w:date="2012-12-06T02:59:00Z">
                    <m:r>
                      <w:rPr>
                        <w:rFonts w:ascii="Cambria Math" w:hAnsi="Cambria Math"/>
                      </w:rPr>
                      <m:t>w</m:t>
                    </m:r>
                  </w:ins>
                </m:e>
                <m:sub>
                  <w:ins w:id="7177" w:author="The Si Tran" w:date="2012-12-06T02:59:00Z">
                    <m:r>
                      <w:rPr>
                        <w:rFonts w:ascii="Cambria Math" w:hAnsi="Cambria Math"/>
                      </w:rPr>
                      <m:t>ij</m:t>
                    </m:r>
                  </w:ins>
                </m:sub>
              </m:sSub>
            </m:den>
          </m:f>
          <w:ins w:id="7178" w:author="The Si Tran" w:date="2012-12-06T02:59:00Z">
            <m:r>
              <m:rPr>
                <m:sty m:val="p"/>
              </m:rPr>
              <w:rPr>
                <w:rFonts w:ascii="Cambria Math" w:hAnsi="Cambria Math"/>
              </w:rPr>
              <m:t>=</m:t>
            </m:r>
          </w:ins>
          <m:f>
            <m:fPr>
              <m:ctrlPr>
                <w:ins w:id="7179" w:author="The Si Tran" w:date="2012-12-06T03:00:00Z">
                  <w:rPr>
                    <w:rFonts w:ascii="Cambria Math" w:hAnsi="Cambria Math"/>
                  </w:rPr>
                </w:ins>
              </m:ctrlPr>
            </m:fPr>
            <m:num>
              <w:ins w:id="7180" w:author="The Si Tran" w:date="2012-12-06T03:00:00Z">
                <m:r>
                  <m:rPr>
                    <m:sty m:val="p"/>
                  </m:rPr>
                  <w:rPr>
                    <w:rFonts w:ascii="Cambria Math" w:hAnsi="Cambria Math"/>
                  </w:rPr>
                  <m:t>∂E</m:t>
                </m:r>
              </w:ins>
            </m:num>
            <m:den>
              <w:ins w:id="7181" w:author="The Si Tran" w:date="2012-12-06T03:00:00Z">
                <m:r>
                  <w:rPr>
                    <w:rFonts w:ascii="Cambria Math" w:hAnsi="Cambria Math"/>
                  </w:rPr>
                  <m:t>∂</m:t>
                </m:r>
              </w:ins>
              <m:sSub>
                <m:sSubPr>
                  <m:ctrlPr>
                    <w:ins w:id="7182" w:author="The Si Tran" w:date="2012-12-06T03:00:00Z">
                      <w:rPr>
                        <w:rFonts w:ascii="Cambria Math" w:hAnsi="Cambria Math"/>
                      </w:rPr>
                    </w:ins>
                  </m:ctrlPr>
                </m:sSubPr>
                <m:e>
                  <w:ins w:id="7183" w:author="The Si Tran" w:date="2012-12-06T03:00:00Z">
                    <m:r>
                      <w:rPr>
                        <w:rFonts w:ascii="Cambria Math" w:hAnsi="Cambria Math"/>
                      </w:rPr>
                      <m:t>o</m:t>
                    </m:r>
                  </w:ins>
                </m:e>
                <m:sub>
                  <w:ins w:id="7184" w:author="The Si Tran" w:date="2012-12-06T03:00:00Z">
                    <m:r>
                      <w:rPr>
                        <w:rFonts w:ascii="Cambria Math" w:hAnsi="Cambria Math"/>
                      </w:rPr>
                      <m:t>i</m:t>
                    </m:r>
                  </w:ins>
                </m:sub>
              </m:sSub>
            </m:den>
          </m:f>
          <m:f>
            <m:fPr>
              <m:ctrlPr>
                <w:ins w:id="7185" w:author="The Si Tran" w:date="2012-12-06T03:00:00Z">
                  <w:rPr>
                    <w:rFonts w:ascii="Cambria Math" w:hAnsi="Cambria Math"/>
                  </w:rPr>
                </w:ins>
              </m:ctrlPr>
            </m:fPr>
            <m:num>
              <w:ins w:id="7186" w:author="The Si Tran" w:date="2012-12-06T03:00:00Z">
                <m:r>
                  <w:rPr>
                    <w:rFonts w:ascii="Cambria Math" w:hAnsi="Cambria Math"/>
                  </w:rPr>
                  <m:t>∂</m:t>
                </m:r>
              </w:ins>
              <m:sSub>
                <m:sSubPr>
                  <m:ctrlPr>
                    <w:ins w:id="7187" w:author="The Si Tran" w:date="2012-12-06T03:00:00Z">
                      <w:rPr>
                        <w:rFonts w:ascii="Cambria Math" w:hAnsi="Cambria Math"/>
                      </w:rPr>
                    </w:ins>
                  </m:ctrlPr>
                </m:sSubPr>
                <m:e>
                  <w:ins w:id="7188" w:author="The Si Tran" w:date="2012-12-06T03:00:00Z">
                    <m:r>
                      <w:rPr>
                        <w:rFonts w:ascii="Cambria Math" w:hAnsi="Cambria Math"/>
                      </w:rPr>
                      <m:t>o</m:t>
                    </m:r>
                  </w:ins>
                </m:e>
                <m:sub>
                  <w:ins w:id="7189" w:author="The Si Tran" w:date="2012-12-06T03:00:00Z">
                    <m:r>
                      <w:rPr>
                        <w:rFonts w:ascii="Cambria Math" w:hAnsi="Cambria Math"/>
                      </w:rPr>
                      <m:t>i</m:t>
                    </m:r>
                  </w:ins>
                </m:sub>
              </m:sSub>
            </m:num>
            <m:den>
              <w:ins w:id="7190" w:author="The Si Tran" w:date="2012-12-06T03:00:00Z">
                <m:r>
                  <w:rPr>
                    <w:rFonts w:ascii="Cambria Math" w:hAnsi="Cambria Math"/>
                  </w:rPr>
                  <m:t>∂</m:t>
                </m:r>
              </w:ins>
              <m:sSub>
                <m:sSubPr>
                  <m:ctrlPr>
                    <w:ins w:id="7191" w:author="The Si Tran" w:date="2012-12-06T03:00:00Z">
                      <w:rPr>
                        <w:rFonts w:ascii="Cambria Math" w:hAnsi="Cambria Math"/>
                      </w:rPr>
                    </w:ins>
                  </m:ctrlPr>
                </m:sSubPr>
                <m:e>
                  <w:ins w:id="7192" w:author="The Si Tran" w:date="2012-12-06T03:00:00Z">
                    <m:r>
                      <w:rPr>
                        <w:rFonts w:ascii="Cambria Math" w:hAnsi="Cambria Math"/>
                      </w:rPr>
                      <m:t>w</m:t>
                    </m:r>
                  </w:ins>
                </m:e>
                <m:sub>
                  <w:ins w:id="7193" w:author="The Si Tran" w:date="2012-12-06T03:00:00Z">
                    <m:r>
                      <w:rPr>
                        <w:rFonts w:ascii="Cambria Math" w:hAnsi="Cambria Math"/>
                      </w:rPr>
                      <m:t>ij</m:t>
                    </m:r>
                  </w:ins>
                </m:sub>
              </m:sSub>
            </m:den>
          </m:f>
          <w:ins w:id="7194"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195" w:author="The Si Tran" w:date="2012-12-06T03:01:00Z"/>
        </w:rPr>
        <w:pPrChange w:id="7196" w:author="The Si Tran" w:date="2012-12-15T08:05:00Z">
          <w:pPr>
            <w:spacing w:before="0"/>
            <w:ind w:firstLine="720"/>
          </w:pPr>
        </w:pPrChange>
      </w:pPr>
    </w:p>
    <w:p w14:paraId="48A68493" w14:textId="23A10CEF" w:rsidR="00FA0144" w:rsidRDefault="007A1632">
      <w:pPr>
        <w:rPr>
          <w:ins w:id="7197" w:author="The Si Tran" w:date="2012-12-06T03:07:00Z"/>
        </w:rPr>
        <w:pPrChange w:id="7198" w:author="The Si Tran" w:date="2012-12-16T08:24:00Z">
          <w:pPr>
            <w:spacing w:before="0"/>
            <w:ind w:firstLine="720"/>
          </w:pPr>
        </w:pPrChange>
      </w:pPr>
      <w:ins w:id="7199" w:author="The Si Tran" w:date="2012-12-14T05:37:00Z">
        <w:r w:rsidRPr="00032D83">
          <w:rPr>
            <w:noProof/>
          </w:rPr>
          <mc:AlternateContent>
            <mc:Choice Requires="wps">
              <w:drawing>
                <wp:anchor distT="0" distB="0" distL="114300" distR="114300" simplePos="0" relativeHeight="251639808" behindDoc="1" locked="0" layoutInCell="1" allowOverlap="1" wp14:anchorId="22345B2F" wp14:editId="042FF8C7">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8A1996" w:rsidRDefault="008A1996">
                              <w:pPr>
                                <w:pStyle w:val="EquationIndex"/>
                                <w:pPrChange w:id="7200" w:author="The Si Tran" w:date="2012-12-16T08:24:00Z">
                                  <w:pPr/>
                                </w:pPrChange>
                              </w:pPr>
                              <w:ins w:id="7201" w:author="The Si Tran" w:date="2012-12-06T02:41:00Z">
                                <w:r>
                                  <w:t>(4.</w:t>
                                </w:r>
                              </w:ins>
                              <w:ins w:id="7202" w:author="The Si Tran" w:date="2012-12-06T02:44:00Z">
                                <w:r>
                                  <w:t>6</w:t>
                                </w:r>
                              </w:ins>
                              <w:ins w:id="72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345B2F" id="Text Box 206" o:spid="_x0000_s1049" type="#_x0000_t202" style="position:absolute;left:0;text-align:left;margin-left:411.55pt;margin-top:34.95pt;width:41.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B32EE" w:rsidRDefault="00CB32EE">
                        <w:pPr>
                          <w:pStyle w:val="EquationIndex"/>
                          <w:pPrChange w:id="7374" w:author="The Si Tran" w:date="2012-12-16T08:24:00Z">
                            <w:pPr/>
                          </w:pPrChange>
                        </w:pPr>
                        <w:ins w:id="7375" w:author="The Si Tran" w:date="2012-12-06T02:41:00Z">
                          <w:r>
                            <w:t>(4.</w:t>
                          </w:r>
                        </w:ins>
                        <w:ins w:id="7376" w:author="The Si Tran" w:date="2012-12-06T02:44:00Z">
                          <w:r>
                            <w:t>6</w:t>
                          </w:r>
                        </w:ins>
                        <w:ins w:id="7377" w:author="The Si Tran" w:date="2012-12-06T02:41:00Z">
                          <w:r>
                            <w:t>)</w:t>
                          </w:r>
                        </w:ins>
                      </w:p>
                    </w:txbxContent>
                  </v:textbox>
                  <w10:wrap type="tight"/>
                </v:shape>
              </w:pict>
            </mc:Fallback>
          </mc:AlternateContent>
        </w:r>
      </w:ins>
      <w:ins w:id="7204" w:author="The Si Tran" w:date="2012-12-14T05:38:00Z">
        <w:r w:rsidRPr="007C782C">
          <w:rPr>
            <w:noProof/>
            <w:rPrChange w:id="7205" w:author="Unknown">
              <w:rPr>
                <w:noProof/>
              </w:rPr>
            </w:rPrChange>
          </w:rPr>
          <mc:AlternateContent>
            <mc:Choice Requires="wps">
              <w:drawing>
                <wp:anchor distT="0" distB="0" distL="114300" distR="114300" simplePos="0" relativeHeight="251645952" behindDoc="1" locked="0" layoutInCell="1" allowOverlap="1" wp14:anchorId="318CF997" wp14:editId="3F678EE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8A1996" w:rsidRDefault="008A1996">
                              <w:pPr>
                                <w:pStyle w:val="EquationIndex"/>
                                <w:pPrChange w:id="7206" w:author="The Si Tran" w:date="2012-12-16T08:25:00Z">
                                  <w:pPr/>
                                </w:pPrChange>
                              </w:pPr>
                              <w:ins w:id="7207" w:author="The Si Tran" w:date="2012-12-06T02:41:00Z">
                                <w:r>
                                  <w:t>(4.</w:t>
                                </w:r>
                              </w:ins>
                              <w:ins w:id="7208" w:author="The Si Tran" w:date="2012-12-06T02:44:00Z">
                                <w:r>
                                  <w:t>7</w:t>
                                </w:r>
                              </w:ins>
                              <w:ins w:id="72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8CF997" id="Text Box 207" o:spid="_x0000_s1050" type="#_x0000_t202" style="position:absolute;left:0;text-align:left;margin-left:411.55pt;margin-top:82.9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B32EE" w:rsidRDefault="00CB32EE">
                        <w:pPr>
                          <w:pStyle w:val="EquationIndex"/>
                          <w:pPrChange w:id="7384" w:author="The Si Tran" w:date="2012-12-16T08:25:00Z">
                            <w:pPr/>
                          </w:pPrChange>
                        </w:pPr>
                        <w:ins w:id="7385" w:author="The Si Tran" w:date="2012-12-06T02:41:00Z">
                          <w:r>
                            <w:t>(4.</w:t>
                          </w:r>
                        </w:ins>
                        <w:ins w:id="7386" w:author="The Si Tran" w:date="2012-12-06T02:44:00Z">
                          <w:r>
                            <w:t>7</w:t>
                          </w:r>
                        </w:ins>
                        <w:ins w:id="7387" w:author="The Si Tran" w:date="2012-12-06T02:41:00Z">
                          <w:r>
                            <w:t>)</w:t>
                          </w:r>
                        </w:ins>
                      </w:p>
                    </w:txbxContent>
                  </v:textbox>
                  <w10:wrap type="tight"/>
                </v:shape>
              </w:pict>
            </mc:Fallback>
          </mc:AlternateContent>
        </w:r>
      </w:ins>
      <w:ins w:id="7210" w:author="The Si Tran" w:date="2012-12-06T03:07:00Z">
        <w:r w:rsidR="00FA0144">
          <w:t>Với</w:t>
        </w:r>
      </w:ins>
    </w:p>
    <w:p w14:paraId="3738E7AD" w14:textId="229B1307" w:rsidR="00FA0144" w:rsidRPr="00032D83" w:rsidRDefault="008A1996">
      <w:pPr>
        <w:pStyle w:val="Canhgiua"/>
        <w:rPr>
          <w:ins w:id="7211" w:author="The Si Tran" w:date="2012-12-06T03:04:00Z"/>
        </w:rPr>
        <w:pPrChange w:id="7212" w:author="The Si Tran" w:date="2012-12-15T08:05:00Z">
          <w:pPr>
            <w:spacing w:before="0"/>
            <w:ind w:firstLine="720"/>
          </w:pPr>
        </w:pPrChange>
      </w:pPr>
      <m:oMathPara>
        <m:oMathParaPr>
          <m:jc m:val="center"/>
        </m:oMathParaPr>
        <m:oMath>
          <m:f>
            <m:fPr>
              <m:ctrlPr>
                <w:ins w:id="7213" w:author="The Si Tran" w:date="2012-12-06T03:07:00Z">
                  <w:rPr>
                    <w:rFonts w:ascii="Cambria Math" w:hAnsi="Cambria Math"/>
                  </w:rPr>
                </w:ins>
              </m:ctrlPr>
            </m:fPr>
            <m:num>
              <w:ins w:id="7214" w:author="The Si Tran" w:date="2012-12-06T03:07:00Z">
                <m:r>
                  <w:rPr>
                    <w:rFonts w:ascii="Cambria Math" w:hAnsi="Cambria Math"/>
                  </w:rPr>
                  <m:t>∂</m:t>
                </m:r>
              </w:ins>
              <m:sSub>
                <m:sSubPr>
                  <m:ctrlPr>
                    <w:ins w:id="7215" w:author="The Si Tran" w:date="2012-12-06T03:07:00Z">
                      <w:rPr>
                        <w:rFonts w:ascii="Cambria Math" w:hAnsi="Cambria Math"/>
                      </w:rPr>
                    </w:ins>
                  </m:ctrlPr>
                </m:sSubPr>
                <m:e>
                  <w:ins w:id="7216" w:author="The Si Tran" w:date="2012-12-06T03:07:00Z">
                    <m:r>
                      <w:rPr>
                        <w:rFonts w:ascii="Cambria Math" w:hAnsi="Cambria Math"/>
                      </w:rPr>
                      <m:t>o</m:t>
                    </m:r>
                  </w:ins>
                </m:e>
                <m:sub>
                  <w:ins w:id="7217" w:author="The Si Tran" w:date="2012-12-06T03:07:00Z">
                    <m:r>
                      <w:rPr>
                        <w:rFonts w:ascii="Cambria Math" w:hAnsi="Cambria Math"/>
                      </w:rPr>
                      <m:t>i</m:t>
                    </m:r>
                  </w:ins>
                </m:sub>
              </m:sSub>
            </m:num>
            <m:den>
              <w:ins w:id="7218" w:author="The Si Tran" w:date="2012-12-06T03:07:00Z">
                <m:r>
                  <w:rPr>
                    <w:rFonts w:ascii="Cambria Math" w:hAnsi="Cambria Math"/>
                  </w:rPr>
                  <m:t>∂</m:t>
                </m:r>
              </w:ins>
              <m:sSub>
                <m:sSubPr>
                  <m:ctrlPr>
                    <w:ins w:id="7219" w:author="The Si Tran" w:date="2012-12-06T03:07:00Z">
                      <w:rPr>
                        <w:rFonts w:ascii="Cambria Math" w:hAnsi="Cambria Math"/>
                      </w:rPr>
                    </w:ins>
                  </m:ctrlPr>
                </m:sSubPr>
                <m:e>
                  <w:ins w:id="7220" w:author="The Si Tran" w:date="2012-12-06T03:07:00Z">
                    <m:r>
                      <w:rPr>
                        <w:rFonts w:ascii="Cambria Math" w:hAnsi="Cambria Math"/>
                      </w:rPr>
                      <m:t>w</m:t>
                    </m:r>
                  </w:ins>
                </m:e>
                <m:sub>
                  <w:ins w:id="7221" w:author="The Si Tran" w:date="2012-12-06T03:07:00Z">
                    <m:r>
                      <w:rPr>
                        <w:rFonts w:ascii="Cambria Math" w:hAnsi="Cambria Math"/>
                      </w:rPr>
                      <m:t>ij</m:t>
                    </m:r>
                  </w:ins>
                </m:sub>
              </m:sSub>
            </m:den>
          </m:f>
          <w:ins w:id="7222" w:author="The Si Tran" w:date="2012-12-06T03:07:00Z">
            <m:r>
              <m:rPr>
                <m:sty m:val="p"/>
              </m:rPr>
              <w:rPr>
                <w:rFonts w:ascii="Cambria Math" w:hAnsi="Cambria Math"/>
              </w:rPr>
              <m:t>=</m:t>
            </m:r>
          </w:ins>
          <m:f>
            <m:fPr>
              <m:ctrlPr>
                <w:ins w:id="7223" w:author="The Si Tran" w:date="2012-12-06T03:07:00Z">
                  <w:rPr>
                    <w:rFonts w:ascii="Cambria Math" w:hAnsi="Cambria Math"/>
                  </w:rPr>
                </w:ins>
              </m:ctrlPr>
            </m:fPr>
            <m:num>
              <w:ins w:id="7224" w:author="The Si Tran" w:date="2012-12-06T03:07:00Z">
                <m:r>
                  <w:rPr>
                    <w:rFonts w:ascii="Cambria Math" w:hAnsi="Cambria Math"/>
                  </w:rPr>
                  <m:t>∂</m:t>
                </m:r>
              </w:ins>
              <m:sSub>
                <m:sSubPr>
                  <m:ctrlPr>
                    <w:ins w:id="7225" w:author="The Si Tran" w:date="2012-12-06T03:07:00Z">
                      <w:rPr>
                        <w:rFonts w:ascii="Cambria Math" w:hAnsi="Cambria Math"/>
                      </w:rPr>
                    </w:ins>
                  </m:ctrlPr>
                </m:sSubPr>
                <m:e>
                  <w:ins w:id="7226" w:author="The Si Tran" w:date="2012-12-06T03:07:00Z">
                    <m:r>
                      <w:rPr>
                        <w:rFonts w:ascii="Cambria Math" w:hAnsi="Cambria Math"/>
                      </w:rPr>
                      <m:t>o</m:t>
                    </m:r>
                  </w:ins>
                </m:e>
                <m:sub>
                  <w:ins w:id="7227" w:author="The Si Tran" w:date="2012-12-06T03:07:00Z">
                    <m:r>
                      <w:rPr>
                        <w:rFonts w:ascii="Cambria Math" w:hAnsi="Cambria Math"/>
                      </w:rPr>
                      <m:t>i</m:t>
                    </m:r>
                  </w:ins>
                </m:sub>
              </m:sSub>
            </m:num>
            <m:den>
              <w:ins w:id="7228" w:author="The Si Tran" w:date="2012-12-06T03:07:00Z">
                <m:r>
                  <w:rPr>
                    <w:rFonts w:ascii="Cambria Math" w:hAnsi="Cambria Math"/>
                  </w:rPr>
                  <m:t>∂</m:t>
                </m:r>
              </w:ins>
              <m:sSub>
                <m:sSubPr>
                  <m:ctrlPr>
                    <w:ins w:id="7229" w:author="The Si Tran" w:date="2012-12-06T03:07:00Z">
                      <w:rPr>
                        <w:rFonts w:ascii="Cambria Math" w:hAnsi="Cambria Math"/>
                      </w:rPr>
                    </w:ins>
                  </m:ctrlPr>
                </m:sSubPr>
                <m:e>
                  <w:ins w:id="7230" w:author="The Si Tran" w:date="2012-12-06T03:07:00Z">
                    <m:r>
                      <w:rPr>
                        <w:rFonts w:ascii="Cambria Math" w:hAnsi="Cambria Math"/>
                      </w:rPr>
                      <m:t>net</m:t>
                    </m:r>
                  </w:ins>
                </m:e>
                <m:sub>
                  <w:ins w:id="7231" w:author="The Si Tran" w:date="2012-12-06T03:07:00Z">
                    <m:r>
                      <w:rPr>
                        <w:rFonts w:ascii="Cambria Math" w:hAnsi="Cambria Math"/>
                      </w:rPr>
                      <m:t>i</m:t>
                    </m:r>
                  </w:ins>
                </m:sub>
              </m:sSub>
            </m:den>
          </m:f>
          <m:f>
            <m:fPr>
              <m:ctrlPr>
                <w:ins w:id="7232" w:author="The Si Tran" w:date="2012-12-06T03:07:00Z">
                  <w:rPr>
                    <w:rFonts w:ascii="Cambria Math" w:hAnsi="Cambria Math"/>
                  </w:rPr>
                </w:ins>
              </m:ctrlPr>
            </m:fPr>
            <m:num>
              <w:ins w:id="7233" w:author="The Si Tran" w:date="2012-12-06T03:07:00Z">
                <m:r>
                  <w:rPr>
                    <w:rFonts w:ascii="Cambria Math" w:hAnsi="Cambria Math"/>
                  </w:rPr>
                  <m:t>∂</m:t>
                </m:r>
              </w:ins>
              <m:sSub>
                <m:sSubPr>
                  <m:ctrlPr>
                    <w:ins w:id="7234" w:author="The Si Tran" w:date="2012-12-06T03:07:00Z">
                      <w:rPr>
                        <w:rFonts w:ascii="Cambria Math" w:hAnsi="Cambria Math"/>
                      </w:rPr>
                    </w:ins>
                  </m:ctrlPr>
                </m:sSubPr>
                <m:e>
                  <w:ins w:id="7235" w:author="The Si Tran" w:date="2012-12-06T03:07:00Z">
                    <m:r>
                      <w:rPr>
                        <w:rFonts w:ascii="Cambria Math" w:hAnsi="Cambria Math"/>
                      </w:rPr>
                      <m:t>net</m:t>
                    </m:r>
                  </w:ins>
                </m:e>
                <m:sub>
                  <w:ins w:id="7236" w:author="The Si Tran" w:date="2012-12-06T03:07:00Z">
                    <m:r>
                      <w:rPr>
                        <w:rFonts w:ascii="Cambria Math" w:hAnsi="Cambria Math"/>
                      </w:rPr>
                      <m:t>i</m:t>
                    </m:r>
                  </w:ins>
                </m:sub>
              </m:sSub>
            </m:num>
            <m:den>
              <w:ins w:id="7237" w:author="The Si Tran" w:date="2012-12-06T03:07:00Z">
                <m:r>
                  <w:rPr>
                    <w:rFonts w:ascii="Cambria Math" w:hAnsi="Cambria Math"/>
                  </w:rPr>
                  <m:t>∂</m:t>
                </m:r>
              </w:ins>
              <m:sSub>
                <m:sSubPr>
                  <m:ctrlPr>
                    <w:ins w:id="7238" w:author="The Si Tran" w:date="2012-12-06T03:07:00Z">
                      <w:rPr>
                        <w:rFonts w:ascii="Cambria Math" w:hAnsi="Cambria Math"/>
                      </w:rPr>
                    </w:ins>
                  </m:ctrlPr>
                </m:sSubPr>
                <m:e>
                  <w:ins w:id="7239" w:author="The Si Tran" w:date="2012-12-06T03:07:00Z">
                    <m:r>
                      <w:rPr>
                        <w:rFonts w:ascii="Cambria Math" w:hAnsi="Cambria Math"/>
                      </w:rPr>
                      <m:t>w</m:t>
                    </m:r>
                  </w:ins>
                </m:e>
                <m:sub>
                  <w:ins w:id="7240" w:author="The Si Tran" w:date="2012-12-06T03:07:00Z">
                    <m:r>
                      <w:rPr>
                        <w:rFonts w:ascii="Cambria Math" w:hAnsi="Cambria Math"/>
                      </w:rPr>
                      <m:t>ij</m:t>
                    </m:r>
                  </w:ins>
                </m:sub>
              </m:sSub>
            </m:den>
          </m:f>
          <w:ins w:id="7241" w:author="The Si Tran" w:date="2012-12-06T03:07:00Z">
            <m:r>
              <m:rPr>
                <m:sty m:val="p"/>
              </m:rPr>
              <w:rPr>
                <w:rFonts w:ascii="Cambria Math" w:hAnsi="Cambria Math"/>
              </w:rPr>
              <m:t>=</m:t>
            </m:r>
          </w:ins>
          <m:sSup>
            <m:sSupPr>
              <m:ctrlPr>
                <w:ins w:id="7242" w:author="The Si Tran" w:date="2012-12-06T03:07:00Z">
                  <w:rPr>
                    <w:rFonts w:ascii="Cambria Math" w:hAnsi="Cambria Math"/>
                  </w:rPr>
                </w:ins>
              </m:ctrlPr>
            </m:sSupPr>
            <m:e>
              <w:ins w:id="7243" w:author="The Si Tran" w:date="2012-12-06T03:07:00Z">
                <m:r>
                  <w:rPr>
                    <w:rFonts w:ascii="Cambria Math" w:hAnsi="Cambria Math"/>
                  </w:rPr>
                  <m:t>f</m:t>
                </m:r>
              </w:ins>
            </m:e>
            <m:sup>
              <w:ins w:id="7244" w:author="The Si Tran" w:date="2012-12-06T03:07:00Z">
                <m:r>
                  <m:rPr>
                    <m:sty m:val="p"/>
                  </m:rPr>
                  <w:rPr>
                    <w:rFonts w:ascii="Cambria Math" w:hAnsi="Cambria Math"/>
                  </w:rPr>
                  <m:t>'</m:t>
                </m:r>
              </w:ins>
            </m:sup>
          </m:sSup>
          <m:d>
            <m:dPr>
              <m:ctrlPr>
                <w:ins w:id="7245" w:author="The Si Tran" w:date="2012-12-06T03:07:00Z">
                  <w:rPr>
                    <w:rFonts w:ascii="Cambria Math" w:hAnsi="Cambria Math"/>
                  </w:rPr>
                </w:ins>
              </m:ctrlPr>
            </m:dPr>
            <m:e>
              <m:sSub>
                <m:sSubPr>
                  <m:ctrlPr>
                    <w:ins w:id="7246" w:author="The Si Tran" w:date="2012-12-06T03:07:00Z">
                      <w:rPr>
                        <w:rFonts w:ascii="Cambria Math" w:hAnsi="Cambria Math"/>
                      </w:rPr>
                    </w:ins>
                  </m:ctrlPr>
                </m:sSubPr>
                <m:e>
                  <w:ins w:id="7247" w:author="The Si Tran" w:date="2012-12-06T03:07:00Z">
                    <m:r>
                      <w:rPr>
                        <w:rFonts w:ascii="Cambria Math" w:hAnsi="Cambria Math"/>
                      </w:rPr>
                      <m:t>net</m:t>
                    </m:r>
                  </w:ins>
                </m:e>
                <m:sub>
                  <w:ins w:id="7248" w:author="The Si Tran" w:date="2012-12-06T03:07:00Z">
                    <m:r>
                      <w:rPr>
                        <w:rFonts w:ascii="Cambria Math" w:hAnsi="Cambria Math"/>
                      </w:rPr>
                      <m:t>i</m:t>
                    </m:r>
                  </w:ins>
                </m:sub>
              </m:sSub>
            </m:e>
          </m:d>
          <m:sSub>
            <m:sSubPr>
              <m:ctrlPr>
                <w:ins w:id="7249" w:author="The Si Tran" w:date="2012-12-06T03:07:00Z">
                  <w:rPr>
                    <w:rFonts w:ascii="Cambria Math" w:hAnsi="Cambria Math"/>
                  </w:rPr>
                </w:ins>
              </m:ctrlPr>
            </m:sSubPr>
            <m:e>
              <w:ins w:id="7250" w:author="The Si Tran" w:date="2012-12-06T03:07:00Z">
                <m:r>
                  <w:rPr>
                    <w:rFonts w:ascii="Cambria Math" w:hAnsi="Cambria Math"/>
                  </w:rPr>
                  <m:t>o</m:t>
                </m:r>
              </w:ins>
            </m:e>
            <m:sub>
              <w:ins w:id="7251" w:author="The Si Tran" w:date="2012-12-06T03:07:00Z">
                <m:r>
                  <w:rPr>
                    <w:rFonts w:ascii="Cambria Math" w:hAnsi="Cambria Math"/>
                  </w:rPr>
                  <m:t>j</m:t>
                </m:r>
              </w:ins>
            </m:sub>
          </m:sSub>
          <w:ins w:id="7252" w:author="The Si Tran" w:date="2012-12-06T03:07:00Z">
            <m:r>
              <m:rPr>
                <m:sty m:val="p"/>
              </m:rPr>
              <w:rPr>
                <w:rFonts w:ascii="Cambria Math" w:hAnsi="Cambria Math"/>
              </w:rPr>
              <m:t xml:space="preserve"> </m:t>
            </m:r>
          </w:ins>
        </m:oMath>
      </m:oMathPara>
    </w:p>
    <w:p w14:paraId="6DCE81A7" w14:textId="56C52D35" w:rsidR="00FA0144" w:rsidRDefault="008A1996">
      <w:pPr>
        <w:pStyle w:val="Canhgiua"/>
        <w:rPr>
          <w:ins w:id="7253" w:author="The Si Tran" w:date="2012-12-06T03:03:00Z"/>
        </w:rPr>
        <w:pPrChange w:id="7254" w:author="The Si Tran" w:date="2012-12-16T08:25:00Z">
          <w:pPr>
            <w:spacing w:before="0"/>
            <w:ind w:firstLine="720"/>
          </w:pPr>
        </w:pPrChange>
      </w:pPr>
      <m:oMathPara>
        <m:oMath>
          <m:sSub>
            <m:sSubPr>
              <m:ctrlPr>
                <w:ins w:id="7255" w:author="The Si Tran" w:date="2012-12-06T03:04:00Z">
                  <w:rPr>
                    <w:rFonts w:ascii="Cambria Math" w:hAnsi="Cambria Math"/>
                  </w:rPr>
                </w:ins>
              </m:ctrlPr>
            </m:sSubPr>
            <m:e>
              <w:ins w:id="7256" w:author="The Si Tran" w:date="2012-12-06T03:04:00Z">
                <m:r>
                  <w:rPr>
                    <w:rFonts w:ascii="Cambria Math" w:hAnsi="Cambria Math"/>
                  </w:rPr>
                  <m:t>net</m:t>
                </m:r>
              </w:ins>
            </m:e>
            <m:sub>
              <w:ins w:id="7257" w:author="The Si Tran" w:date="2012-12-06T03:04:00Z">
                <m:r>
                  <w:rPr>
                    <w:rFonts w:ascii="Cambria Math" w:hAnsi="Cambria Math"/>
                  </w:rPr>
                  <m:t>i</m:t>
                </m:r>
              </w:ins>
            </m:sub>
          </m:sSub>
          <w:ins w:id="7258" w:author="The Si Tran" w:date="2012-12-06T03:04:00Z">
            <m:r>
              <m:rPr>
                <m:sty m:val="p"/>
              </m:rPr>
              <w:rPr>
                <w:rFonts w:ascii="Cambria Math" w:hAnsi="Cambria Math"/>
              </w:rPr>
              <m:t>=</m:t>
            </m:r>
          </w:ins>
          <m:nary>
            <m:naryPr>
              <m:chr m:val="∑"/>
              <m:limLoc m:val="subSup"/>
              <m:supHide m:val="1"/>
              <m:ctrlPr>
                <w:ins w:id="7259" w:author="The Si Tran" w:date="2012-12-06T03:04:00Z">
                  <w:rPr>
                    <w:rFonts w:ascii="Cambria Math" w:hAnsi="Cambria Math"/>
                  </w:rPr>
                </w:ins>
              </m:ctrlPr>
            </m:naryPr>
            <m:sub>
              <w:ins w:id="726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261" w:author="The Si Tran" w:date="2012-12-06T03:05:00Z">
                      <w:rPr>
                        <w:rFonts w:ascii="Cambria Math" w:hAnsi="Cambria Math"/>
                      </w:rPr>
                    </w:ins>
                  </m:ctrlPr>
                </m:sSubPr>
                <m:e>
                  <w:ins w:id="7262" w:author="The Si Tran" w:date="2012-12-06T03:05:00Z">
                    <m:r>
                      <w:rPr>
                        <w:rFonts w:ascii="Cambria Math" w:hAnsi="Cambria Math"/>
                      </w:rPr>
                      <m:t>s</m:t>
                    </m:r>
                  </w:ins>
                </m:e>
                <m:sub>
                  <w:ins w:id="7263" w:author="The Si Tran" w:date="2012-12-06T03:05:00Z">
                    <m:r>
                      <w:rPr>
                        <w:rFonts w:ascii="Cambria Math" w:hAnsi="Cambria Math"/>
                      </w:rPr>
                      <m:t>j</m:t>
                    </m:r>
                  </w:ins>
                </m:sub>
              </m:sSub>
              <m:sSub>
                <m:sSubPr>
                  <m:ctrlPr>
                    <w:ins w:id="7264" w:author="The Si Tran" w:date="2012-12-06T03:05:00Z">
                      <w:rPr>
                        <w:rFonts w:ascii="Cambria Math" w:hAnsi="Cambria Math"/>
                      </w:rPr>
                    </w:ins>
                  </m:ctrlPr>
                </m:sSubPr>
                <m:e>
                  <w:ins w:id="7265" w:author="The Si Tran" w:date="2012-12-06T03:05:00Z">
                    <m:r>
                      <w:rPr>
                        <w:rFonts w:ascii="Cambria Math" w:hAnsi="Cambria Math"/>
                      </w:rPr>
                      <m:t>w</m:t>
                    </m:r>
                  </w:ins>
                </m:e>
                <m:sub>
                  <w:ins w:id="7266" w:author="The Si Tran" w:date="2012-12-06T03:05:00Z">
                    <m:r>
                      <w:rPr>
                        <w:rFonts w:ascii="Cambria Math" w:hAnsi="Cambria Math"/>
                      </w:rPr>
                      <m:t>ij</m:t>
                    </m:r>
                  </w:ins>
                </m:sub>
              </m:sSub>
              <w:ins w:id="7267" w:author="The Si Tran" w:date="2012-12-06T03:05:00Z">
                <m:r>
                  <m:rPr>
                    <m:sty m:val="p"/>
                  </m:rPr>
                  <w:rPr>
                    <w:rFonts w:ascii="Cambria Math" w:hAnsi="Cambria Math"/>
                  </w:rPr>
                  <m:t>-</m:t>
                </m:r>
              </w:ins>
              <m:sSub>
                <m:sSubPr>
                  <m:ctrlPr>
                    <w:ins w:id="7268" w:author="The Si Tran" w:date="2012-12-06T03:05:00Z">
                      <w:rPr>
                        <w:rFonts w:ascii="Cambria Math" w:hAnsi="Cambria Math"/>
                      </w:rPr>
                    </w:ins>
                  </m:ctrlPr>
                </m:sSubPr>
                <m:e>
                  <w:ins w:id="7269" w:author="The Si Tran" w:date="2012-12-06T03:05:00Z">
                    <m:r>
                      <w:rPr>
                        <w:rFonts w:ascii="Cambria Math" w:hAnsi="Cambria Math"/>
                      </w:rPr>
                      <m:t>θ</m:t>
                    </m:r>
                  </w:ins>
                </m:e>
                <m:sub>
                  <w:ins w:id="7270" w:author="The Si Tran" w:date="2012-12-06T03:05:00Z">
                    <m:r>
                      <w:rPr>
                        <w:rFonts w:ascii="Cambria Math" w:hAnsi="Cambria Math"/>
                      </w:rPr>
                      <m:t>i</m:t>
                    </m:r>
                  </w:ins>
                </m:sub>
              </m:sSub>
              <w:ins w:id="727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272" w:author="The Si Tran" w:date="2012-12-06T03:04:00Z"/>
        </w:rPr>
        <w:pPrChange w:id="7273" w:author="The Si Tran" w:date="2012-12-16T08:25:00Z">
          <w:pPr>
            <w:spacing w:before="0"/>
            <w:ind w:firstLine="720"/>
          </w:pPr>
        </w:pPrChange>
      </w:pPr>
      <w:del w:id="7274" w:author="The Si Tran" w:date="2012-12-06T03:01:00Z">
        <w:r w:rsidRPr="00AF1345" w:rsidDel="00783376">
          <w:object w:dxaOrig="2160" w:dyaOrig="700" w14:anchorId="117E428C">
            <v:shape id="_x0000_i1118" type="#_x0000_t75" style="width:2in;height:50.25pt" o:ole="">
              <v:imagedata r:id="rId242" o:title=""/>
            </v:shape>
            <o:OLEObject Type="Embed" ProgID="Equation.DSMT4" ShapeID="_x0000_i1118" DrawAspect="Content" ObjectID="_1417549083" r:id="rId243"/>
          </w:object>
        </w:r>
      </w:del>
    </w:p>
    <w:p w14:paraId="08D54D3E" w14:textId="77777777" w:rsidR="0088753F" w:rsidRPr="0049233F" w:rsidDel="00FA0144" w:rsidRDefault="0088753F">
      <w:pPr>
        <w:rPr>
          <w:del w:id="7275" w:author="The Si Tran" w:date="2012-12-06T03:08:00Z"/>
        </w:rPr>
        <w:pPrChange w:id="7276" w:author="The Si Tran" w:date="2012-12-16T08:25:00Z">
          <w:pPr>
            <w:spacing w:before="0"/>
            <w:ind w:firstLine="720"/>
          </w:pPr>
        </w:pPrChange>
      </w:pPr>
      <w:del w:id="7277" w:author="The Si Tran" w:date="2012-12-06T03:08:00Z">
        <w:r w:rsidRPr="0049233F" w:rsidDel="00FA0144">
          <w:delText xml:space="preserve">với  </w:delText>
        </w:r>
      </w:del>
      <w:del w:id="7278" w:author="The Si Tran" w:date="2012-12-06T03:06:00Z">
        <w:r w:rsidRPr="00AF1345" w:rsidDel="00FA0144">
          <w:object w:dxaOrig="3700" w:dyaOrig="700" w14:anchorId="33CBC123">
            <v:shape id="_x0000_i1119" type="#_x0000_t75" style="width:237.75pt;height:50.25pt" o:ole="">
              <v:imagedata r:id="rId244" o:title=""/>
            </v:shape>
            <o:OLEObject Type="Embed" ProgID="Equation.DSMT4" ShapeID="_x0000_i1119" DrawAspect="Content" ObjectID="_1417549084" r:id="rId245"/>
          </w:object>
        </w:r>
      </w:del>
    </w:p>
    <w:p w14:paraId="7A00F220" w14:textId="77777777" w:rsidR="0088753F" w:rsidRPr="0049233F" w:rsidDel="00FA0144" w:rsidRDefault="0088753F">
      <w:pPr>
        <w:rPr>
          <w:del w:id="7279" w:author="The Si Tran" w:date="2012-12-06T03:08:00Z"/>
        </w:rPr>
        <w:pPrChange w:id="7280" w:author="The Si Tran" w:date="2012-12-16T08:25:00Z">
          <w:pPr>
            <w:spacing w:before="0"/>
            <w:ind w:firstLine="720"/>
          </w:pPr>
        </w:pPrChange>
      </w:pPr>
      <w:del w:id="7281"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6" o:title=""/>
            </v:shape>
            <o:OLEObject Type="Embed" ProgID="Equation.DSMT4" ShapeID="_x0000_i1120" DrawAspect="Content" ObjectID="_1417549085" r:id="rId247"/>
          </w:object>
        </w:r>
      </w:del>
    </w:p>
    <w:p w14:paraId="1155B515" w14:textId="77777777" w:rsidR="0088753F" w:rsidRPr="0049233F" w:rsidRDefault="0088753F">
      <w:pPr>
        <w:pPrChange w:id="7282" w:author="The Si Tran" w:date="2012-12-16T08:25:00Z">
          <w:pPr>
            <w:spacing w:before="0"/>
          </w:pPr>
        </w:pPrChange>
      </w:pPr>
      <w:r w:rsidRPr="0049233F">
        <w:t>Ở đây:</w:t>
      </w:r>
    </w:p>
    <w:p w14:paraId="2010990F" w14:textId="77777777" w:rsidR="0088753F" w:rsidRPr="0049233F" w:rsidRDefault="008A1996">
      <w:pPr>
        <w:pStyle w:val="BuletL2"/>
        <w:pPrChange w:id="7283" w:author="The Si Tran" w:date="2012-12-14T05:39:00Z">
          <w:pPr>
            <w:numPr>
              <w:numId w:val="9"/>
            </w:numPr>
            <w:spacing w:before="0"/>
            <w:ind w:left="2160" w:hanging="360"/>
          </w:pPr>
        </w:pPrChange>
      </w:pPr>
      <m:oMath>
        <m:sSub>
          <m:sSubPr>
            <m:ctrlPr>
              <w:ins w:id="7284" w:author="The Si Tran" w:date="2012-12-06T03:08:00Z">
                <w:rPr>
                  <w:rFonts w:ascii="Cambria Math" w:hAnsi="Cambria Math"/>
                  <w:i/>
                </w:rPr>
              </w:ins>
            </m:ctrlPr>
          </m:sSubPr>
          <m:e>
            <w:ins w:id="7285" w:author="The Si Tran" w:date="2012-12-06T03:08:00Z">
              <m:r>
                <w:rPr>
                  <w:rFonts w:ascii="Cambria Math" w:hAnsi="Cambria Math"/>
                </w:rPr>
                <m:t>w</m:t>
              </m:r>
            </w:ins>
          </m:e>
          <m:sub>
            <w:ins w:id="7286" w:author="The Si Tran" w:date="2012-12-06T03:08:00Z">
              <m:r>
                <w:rPr>
                  <w:rFonts w:ascii="Cambria Math" w:hAnsi="Cambria Math"/>
                </w:rPr>
                <m:t>ij</m:t>
              </m:r>
            </w:ins>
          </m:sub>
        </m:sSub>
      </m:oMath>
      <w:del w:id="7287"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8A1996">
      <w:pPr>
        <w:pStyle w:val="BuletL2"/>
        <w:pPrChange w:id="7288" w:author="The Si Tran" w:date="2012-12-14T05:39:00Z">
          <w:pPr>
            <w:numPr>
              <w:numId w:val="9"/>
            </w:numPr>
            <w:spacing w:before="0"/>
            <w:ind w:left="2160" w:hanging="360"/>
          </w:pPr>
        </w:pPrChange>
      </w:pPr>
      <m:oMath>
        <m:sSub>
          <m:sSubPr>
            <m:ctrlPr>
              <w:ins w:id="7289" w:author="The Si Tran" w:date="2012-12-06T03:09:00Z">
                <w:rPr>
                  <w:rFonts w:ascii="Cambria Math" w:hAnsi="Cambria Math"/>
                  <w:i/>
                </w:rPr>
              </w:ins>
            </m:ctrlPr>
          </m:sSubPr>
          <m:e>
            <w:ins w:id="7290" w:author="The Si Tran" w:date="2012-12-06T03:09:00Z">
              <m:r>
                <w:rPr>
                  <w:rFonts w:ascii="Cambria Math" w:hAnsi="Cambria Math"/>
                </w:rPr>
                <m:t>o</m:t>
              </m:r>
            </w:ins>
          </m:e>
          <m:sub>
            <w:ins w:id="7291" w:author="The Si Tran" w:date="2012-12-06T03:09:00Z">
              <m:r>
                <w:rPr>
                  <w:rFonts w:ascii="Cambria Math" w:hAnsi="Cambria Math"/>
                </w:rPr>
                <m:t>j</m:t>
              </m:r>
            </w:ins>
          </m:sub>
        </m:sSub>
      </m:oMath>
      <w:ins w:id="7292" w:author="The Si Tran" w:date="2012-12-06T03:09:00Z">
        <w:r w:rsidR="00FA0144">
          <w:rPr>
            <w:i/>
          </w:rPr>
          <w:t xml:space="preserve"> </w:t>
        </w:r>
      </w:ins>
      <w:del w:id="7293"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294" w:author="The Si Tran" w:date="2012-12-14T05:39:00Z">
          <w:pPr>
            <w:numPr>
              <w:numId w:val="9"/>
            </w:numPr>
            <w:spacing w:before="0"/>
            <w:ind w:left="2160" w:hanging="360"/>
          </w:pPr>
        </w:pPrChange>
      </w:pPr>
      <w:ins w:id="7295" w:author="The Si Tran" w:date="2012-12-06T03:09:00Z">
        <m:oMath>
          <m:r>
            <w:rPr>
              <w:rFonts w:ascii="Cambria Math" w:hAnsi="Cambria Math"/>
            </w:rPr>
            <m:t>f()</m:t>
          </m:r>
        </m:oMath>
        <w:r w:rsidR="001164BE">
          <w:rPr>
            <w:i/>
          </w:rPr>
          <w:t xml:space="preserve"> </w:t>
        </w:r>
      </w:ins>
      <w:del w:id="7296"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297" w:author="The Si Tran" w:date="2012-12-14T05:39:00Z">
          <w:pPr>
            <w:numPr>
              <w:numId w:val="9"/>
            </w:numPr>
            <w:spacing w:before="0"/>
            <w:ind w:left="2160" w:hanging="360"/>
          </w:pPr>
        </w:pPrChange>
      </w:pPr>
      <w:ins w:id="7298" w:author="The Si Tran" w:date="2012-12-06T03:09:00Z">
        <m:oMath>
          <m:r>
            <w:rPr>
              <w:rFonts w:ascii="Cambria Math" w:hAnsi="Cambria Math"/>
            </w:rPr>
            <m:t>pred</m:t>
          </m:r>
        </m:oMath>
      </w:ins>
      <w:ins w:id="7299" w:author="The Si Tran" w:date="2012-12-06T03:10:00Z">
        <m:oMath>
          <m:r>
            <w:rPr>
              <w:rFonts w:ascii="Cambria Math" w:hAnsi="Cambria Math"/>
            </w:rPr>
            <m:t>(i)</m:t>
          </m:r>
        </m:oMath>
      </w:ins>
      <w:del w:id="7300"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301" w:author="The Si Tran" w:date="2012-12-16T08:25:00Z">
          <w:pPr>
            <w:spacing w:before="0"/>
            <w:ind w:firstLine="720"/>
          </w:pPr>
        </w:pPrChange>
      </w:pPr>
      <w:r w:rsidRPr="0049233F">
        <w:t xml:space="preserve">Giá trị </w:t>
      </w:r>
      <w:del w:id="7302" w:author="The Si Tran" w:date="2012-12-06T03:10:00Z">
        <w:r w:rsidRPr="0049233F" w:rsidDel="00EF4DD4">
          <w:rPr>
            <w:position w:val="-30"/>
            <w:rPrChange w:id="7303" w:author="The Si Tran" w:date="2012-12-05T23:02:00Z">
              <w:rPr>
                <w:position w:val="-30"/>
              </w:rPr>
            </w:rPrChange>
          </w:rPr>
          <w:object w:dxaOrig="400" w:dyaOrig="680" w14:anchorId="37382035">
            <v:shape id="_x0000_i1121" type="#_x0000_t75" style="width:21.75pt;height:43.5pt" o:ole="">
              <v:imagedata r:id="rId248" o:title=""/>
            </v:shape>
            <o:OLEObject Type="Embed" ProgID="Equation.DSMT4" ShapeID="_x0000_i1121" DrawAspect="Content" ObjectID="_1417549086" r:id="rId249"/>
          </w:object>
        </w:r>
      </w:del>
      <m:oMath>
        <m:f>
          <m:fPr>
            <m:ctrlPr>
              <w:ins w:id="7304" w:author="The Si Tran" w:date="2012-12-06T03:10:00Z">
                <w:rPr>
                  <w:rFonts w:ascii="Cambria Math" w:hAnsi="Cambria Math"/>
                  <w:i/>
                  <w:sz w:val="30"/>
                  <w:szCs w:val="30"/>
                </w:rPr>
              </w:ins>
            </m:ctrlPr>
          </m:fPr>
          <m:num>
            <w:ins w:id="7305" w:author="The Si Tran" w:date="2012-12-06T03:10:00Z">
              <m:r>
                <w:rPr>
                  <w:rFonts w:ascii="Cambria Math" w:hAnsi="Cambria Math"/>
                  <w:sz w:val="30"/>
                  <w:szCs w:val="30"/>
                  <w:rPrChange w:id="7306" w:author="The Si Tran" w:date="2012-12-06T03:10:00Z">
                    <w:rPr>
                      <w:rFonts w:ascii="Cambria Math" w:hAnsi="Cambria Math"/>
                      <w:szCs w:val="26"/>
                    </w:rPr>
                  </w:rPrChange>
                </w:rPr>
                <m:t>∂E</m:t>
              </m:r>
            </w:ins>
          </m:num>
          <m:den>
            <w:ins w:id="7307" w:author="The Si Tran" w:date="2012-12-06T03:10:00Z">
              <m:r>
                <w:rPr>
                  <w:rFonts w:ascii="Cambria Math" w:hAnsi="Cambria Math"/>
                  <w:sz w:val="30"/>
                  <w:szCs w:val="30"/>
                  <w:rPrChange w:id="7308" w:author="The Si Tran" w:date="2012-12-06T03:10:00Z">
                    <w:rPr>
                      <w:rFonts w:ascii="Cambria Math" w:hAnsi="Cambria Math"/>
                      <w:szCs w:val="26"/>
                    </w:rPr>
                  </w:rPrChange>
                </w:rPr>
                <m:t>∂</m:t>
              </m:r>
            </w:ins>
            <m:sSub>
              <m:sSubPr>
                <m:ctrlPr>
                  <w:ins w:id="7309" w:author="The Si Tran" w:date="2012-12-06T03:10:00Z">
                    <w:rPr>
                      <w:rFonts w:ascii="Cambria Math" w:hAnsi="Cambria Math"/>
                      <w:i/>
                      <w:sz w:val="30"/>
                      <w:szCs w:val="30"/>
                    </w:rPr>
                  </w:ins>
                </m:ctrlPr>
              </m:sSubPr>
              <m:e>
                <w:ins w:id="7310" w:author="The Si Tran" w:date="2012-12-06T03:10:00Z">
                  <m:r>
                    <w:rPr>
                      <w:rFonts w:ascii="Cambria Math" w:hAnsi="Cambria Math"/>
                      <w:sz w:val="30"/>
                      <w:szCs w:val="30"/>
                      <w:rPrChange w:id="7311" w:author="The Si Tran" w:date="2012-12-06T03:10:00Z">
                        <w:rPr>
                          <w:rFonts w:ascii="Cambria Math" w:hAnsi="Cambria Math"/>
                          <w:szCs w:val="26"/>
                        </w:rPr>
                      </w:rPrChange>
                    </w:rPr>
                    <m:t>o</m:t>
                  </m:r>
                </w:ins>
              </m:e>
              <m:sub>
                <w:ins w:id="7312" w:author="The Si Tran" w:date="2012-12-06T03:10:00Z">
                  <m:r>
                    <w:rPr>
                      <w:rFonts w:ascii="Cambria Math" w:hAnsi="Cambria Math"/>
                      <w:sz w:val="30"/>
                      <w:szCs w:val="30"/>
                      <w:rPrChange w:id="7313" w:author="The Si Tran" w:date="2012-12-06T03:10:00Z">
                        <w:rPr>
                          <w:rFonts w:ascii="Cambria Math" w:hAnsi="Cambria Math"/>
                          <w:szCs w:val="26"/>
                        </w:rPr>
                      </w:rPrChange>
                    </w:rPr>
                    <m:t>i</m:t>
                  </m:r>
                </w:ins>
              </m:sub>
            </m:sSub>
          </m:den>
        </m:f>
      </m:oMath>
      <w:ins w:id="7314"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315" w:author="The Si Tran" w:date="2012-12-06T03:10:00Z"/>
        </w:rPr>
        <w:pPrChange w:id="731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8A1996">
      <w:pPr>
        <w:pStyle w:val="EquationIndex"/>
        <w:pPrChange w:id="7317" w:author="The Si Tran" w:date="2012-12-15T08:05:00Z">
          <w:pPr>
            <w:pStyle w:val="ListParagraph"/>
            <w:numPr>
              <w:numId w:val="4"/>
            </w:numPr>
            <w:spacing w:after="0" w:line="360" w:lineRule="auto"/>
            <w:ind w:left="0" w:hanging="360"/>
          </w:pPr>
        </w:pPrChange>
      </w:pPr>
      <m:oMathPara>
        <m:oMath>
          <m:f>
            <m:fPr>
              <m:ctrlPr>
                <w:ins w:id="7318" w:author="The Si Tran" w:date="2012-12-06T03:11:00Z">
                  <w:rPr>
                    <w:rFonts w:ascii="Cambria Math" w:hAnsi="Cambria Math"/>
                  </w:rPr>
                </w:ins>
              </m:ctrlPr>
            </m:fPr>
            <m:num>
              <w:ins w:id="7319" w:author="The Si Tran" w:date="2012-12-06T03:11:00Z">
                <m:r>
                  <w:rPr>
                    <w:rFonts w:ascii="Cambria Math" w:hAnsi="Cambria Math"/>
                  </w:rPr>
                  <m:t>∂E</m:t>
                </m:r>
              </w:ins>
            </m:num>
            <m:den>
              <w:ins w:id="7320" w:author="The Si Tran" w:date="2012-12-06T03:11:00Z">
                <m:r>
                  <w:rPr>
                    <w:rFonts w:ascii="Cambria Math" w:hAnsi="Cambria Math"/>
                  </w:rPr>
                  <m:t>∂</m:t>
                </m:r>
              </w:ins>
              <m:sSub>
                <m:sSubPr>
                  <m:ctrlPr>
                    <w:ins w:id="7321" w:author="The Si Tran" w:date="2012-12-06T03:11:00Z">
                      <w:rPr>
                        <w:rFonts w:ascii="Cambria Math" w:hAnsi="Cambria Math"/>
                      </w:rPr>
                    </w:ins>
                  </m:ctrlPr>
                </m:sSubPr>
                <m:e>
                  <w:ins w:id="7322" w:author="The Si Tran" w:date="2012-12-06T03:11:00Z">
                    <m:r>
                      <w:rPr>
                        <w:rFonts w:ascii="Cambria Math" w:hAnsi="Cambria Math"/>
                      </w:rPr>
                      <m:t>o</m:t>
                    </m:r>
                  </w:ins>
                </m:e>
                <m:sub>
                  <w:ins w:id="7323" w:author="The Si Tran" w:date="2012-12-06T03:11:00Z">
                    <m:r>
                      <w:rPr>
                        <w:rFonts w:ascii="Cambria Math" w:hAnsi="Cambria Math"/>
                      </w:rPr>
                      <m:t>i</m:t>
                    </m:r>
                  </w:ins>
                </m:sub>
              </m:sSub>
            </m:den>
          </m:f>
          <w:ins w:id="7324" w:author="The Si Tran" w:date="2012-12-06T03:11:00Z">
            <m:r>
              <m:rPr>
                <m:sty m:val="p"/>
              </m:rPr>
              <w:rPr>
                <w:rFonts w:ascii="Cambria Math" w:hAnsi="Cambria Math"/>
              </w:rPr>
              <m:t>=</m:t>
            </m:r>
          </w:ins>
          <m:f>
            <m:fPr>
              <m:ctrlPr>
                <w:ins w:id="7325" w:author="The Si Tran" w:date="2012-12-06T03:11:00Z">
                  <w:rPr>
                    <w:rFonts w:ascii="Cambria Math" w:hAnsi="Cambria Math"/>
                  </w:rPr>
                </w:ins>
              </m:ctrlPr>
            </m:fPr>
            <m:num>
              <w:ins w:id="7326" w:author="The Si Tran" w:date="2012-12-06T03:11:00Z">
                <m:r>
                  <w:rPr>
                    <w:rFonts w:ascii="Cambria Math" w:hAnsi="Cambria Math"/>
                  </w:rPr>
                  <m:t>∂</m:t>
                </m:r>
              </w:ins>
            </m:num>
            <m:den>
              <w:ins w:id="7327" w:author="The Si Tran" w:date="2012-12-06T03:11:00Z">
                <m:r>
                  <w:rPr>
                    <w:rFonts w:ascii="Cambria Math" w:hAnsi="Cambria Math"/>
                  </w:rPr>
                  <m:t>∂</m:t>
                </m:r>
              </w:ins>
              <m:sSub>
                <m:sSubPr>
                  <m:ctrlPr>
                    <w:ins w:id="7328" w:author="The Si Tran" w:date="2012-12-06T03:11:00Z">
                      <w:rPr>
                        <w:rFonts w:ascii="Cambria Math" w:hAnsi="Cambria Math"/>
                      </w:rPr>
                    </w:ins>
                  </m:ctrlPr>
                </m:sSubPr>
                <m:e>
                  <w:ins w:id="7329" w:author="The Si Tran" w:date="2012-12-06T03:11:00Z">
                    <m:r>
                      <w:rPr>
                        <w:rFonts w:ascii="Cambria Math" w:hAnsi="Cambria Math"/>
                      </w:rPr>
                      <m:t>o</m:t>
                    </m:r>
                  </w:ins>
                </m:e>
                <m:sub>
                  <w:ins w:id="7330" w:author="The Si Tran" w:date="2012-12-06T03:11:00Z">
                    <m:r>
                      <w:rPr>
                        <w:rFonts w:ascii="Cambria Math" w:hAnsi="Cambria Math"/>
                      </w:rPr>
                      <m:t>i</m:t>
                    </m:r>
                  </w:ins>
                </m:sub>
              </m:sSub>
            </m:den>
          </m:f>
          <m:f>
            <m:fPr>
              <m:ctrlPr>
                <w:ins w:id="7331" w:author="The Si Tran" w:date="2012-12-06T03:11:00Z">
                  <w:rPr>
                    <w:rFonts w:ascii="Cambria Math" w:hAnsi="Cambria Math"/>
                  </w:rPr>
                </w:ins>
              </m:ctrlPr>
            </m:fPr>
            <m:num>
              <w:ins w:id="7332" w:author="The Si Tran" w:date="2012-12-06T03:11:00Z">
                <m:r>
                  <m:rPr>
                    <m:sty m:val="p"/>
                  </m:rPr>
                  <w:rPr>
                    <w:rFonts w:ascii="Cambria Math" w:hAnsi="Cambria Math"/>
                  </w:rPr>
                  <m:t>1</m:t>
                </m:r>
              </w:ins>
            </m:num>
            <m:den>
              <w:ins w:id="7333" w:author="The Si Tran" w:date="2012-12-06T03:11:00Z">
                <m:r>
                  <m:rPr>
                    <m:sty m:val="p"/>
                  </m:rPr>
                  <w:rPr>
                    <w:rFonts w:ascii="Cambria Math" w:hAnsi="Cambria Math"/>
                  </w:rPr>
                  <m:t>2</m:t>
                </m:r>
              </w:ins>
            </m:den>
          </m:f>
          <m:nary>
            <m:naryPr>
              <m:chr m:val="∑"/>
              <m:limLoc m:val="subSup"/>
              <m:supHide m:val="1"/>
              <m:ctrlPr>
                <w:ins w:id="7334" w:author="The Si Tran" w:date="2012-12-06T03:11:00Z">
                  <w:rPr>
                    <w:rFonts w:ascii="Cambria Math" w:hAnsi="Cambria Math"/>
                  </w:rPr>
                </w:ins>
              </m:ctrlPr>
            </m:naryPr>
            <m:sub>
              <w:ins w:id="733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336" w:author="The Si Tran" w:date="2012-12-06T03:11:00Z">
                      <w:rPr>
                        <w:rFonts w:ascii="Cambria Math" w:hAnsi="Cambria Math"/>
                      </w:rPr>
                    </w:ins>
                  </m:ctrlPr>
                </m:sSupPr>
                <m:e>
                  <w:ins w:id="7337" w:author="The Si Tran" w:date="2012-12-06T03:11:00Z">
                    <m:r>
                      <m:rPr>
                        <m:sty m:val="p"/>
                      </m:rPr>
                      <w:rPr>
                        <w:rFonts w:ascii="Cambria Math" w:hAnsi="Cambria Math"/>
                      </w:rPr>
                      <m:t>(</m:t>
                    </m:r>
                  </w:ins>
                  <m:sSub>
                    <m:sSubPr>
                      <m:ctrlPr>
                        <w:ins w:id="7338" w:author="The Si Tran" w:date="2012-12-06T03:11:00Z">
                          <w:rPr>
                            <w:rFonts w:ascii="Cambria Math" w:hAnsi="Cambria Math"/>
                          </w:rPr>
                        </w:ins>
                      </m:ctrlPr>
                    </m:sSubPr>
                    <m:e>
                      <w:ins w:id="7339" w:author="The Si Tran" w:date="2012-12-06T03:12:00Z">
                        <m:r>
                          <w:rPr>
                            <w:rFonts w:ascii="Cambria Math" w:hAnsi="Cambria Math"/>
                          </w:rPr>
                          <m:t>t</m:t>
                        </m:r>
                      </w:ins>
                    </m:e>
                    <m:sub>
                      <w:ins w:id="7340" w:author="The Si Tran" w:date="2012-12-06T03:12:00Z">
                        <m:r>
                          <w:rPr>
                            <w:rFonts w:ascii="Cambria Math" w:hAnsi="Cambria Math"/>
                          </w:rPr>
                          <m:t>k</m:t>
                        </m:r>
                      </w:ins>
                    </m:sub>
                  </m:sSub>
                  <w:ins w:id="7341" w:author="The Si Tran" w:date="2012-12-06T03:12:00Z">
                    <m:r>
                      <m:rPr>
                        <m:sty m:val="p"/>
                      </m:rPr>
                      <w:rPr>
                        <w:rFonts w:ascii="Cambria Math" w:hAnsi="Cambria Math"/>
                      </w:rPr>
                      <m:t>-</m:t>
                    </m:r>
                  </w:ins>
                  <m:sSub>
                    <m:sSubPr>
                      <m:ctrlPr>
                        <w:ins w:id="7342" w:author="The Si Tran" w:date="2012-12-06T03:12:00Z">
                          <w:rPr>
                            <w:rFonts w:ascii="Cambria Math" w:hAnsi="Cambria Math"/>
                          </w:rPr>
                        </w:ins>
                      </m:ctrlPr>
                    </m:sSubPr>
                    <m:e>
                      <w:ins w:id="7343" w:author="The Si Tran" w:date="2012-12-06T03:12:00Z">
                        <m:r>
                          <w:rPr>
                            <w:rFonts w:ascii="Cambria Math" w:hAnsi="Cambria Math"/>
                          </w:rPr>
                          <m:t>o</m:t>
                        </m:r>
                      </w:ins>
                    </m:e>
                    <m:sub>
                      <w:ins w:id="7344" w:author="The Si Tran" w:date="2012-12-06T03:12:00Z">
                        <m:r>
                          <w:rPr>
                            <w:rFonts w:ascii="Cambria Math" w:hAnsi="Cambria Math"/>
                          </w:rPr>
                          <m:t>k</m:t>
                        </m:r>
                      </w:ins>
                    </m:sub>
                  </m:sSub>
                  <w:ins w:id="7345" w:author="The Si Tran" w:date="2012-12-06T03:11:00Z">
                    <m:r>
                      <m:rPr>
                        <m:sty m:val="p"/>
                      </m:rPr>
                      <w:rPr>
                        <w:rFonts w:ascii="Cambria Math" w:hAnsi="Cambria Math"/>
                      </w:rPr>
                      <m:t>)</m:t>
                    </m:r>
                  </w:ins>
                </m:e>
                <m:sup>
                  <w:ins w:id="734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347" w:author="The Si Tran" w:date="2012-12-06T03:13:00Z"/>
          <w:rFonts w:ascii="Times New Roman" w:hAnsi="Times New Roman"/>
          <w:sz w:val="26"/>
          <w:szCs w:val="26"/>
        </w:rPr>
      </w:pPr>
      <w:ins w:id="7348" w:author="The Si Tran" w:date="2012-12-14T05:40:00Z">
        <w:r w:rsidRPr="008A1996">
          <w:rPr>
            <w:noProof/>
            <w:szCs w:val="26"/>
          </w:rPr>
          <mc:AlternateContent>
            <mc:Choice Requires="wps">
              <w:drawing>
                <wp:anchor distT="0" distB="0" distL="114300" distR="114300" simplePos="0" relativeHeight="251609088" behindDoc="1" locked="0" layoutInCell="1" allowOverlap="1" wp14:anchorId="0B6A6565" wp14:editId="02E339D9">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8A1996" w:rsidRDefault="008A1996">
                              <w:pPr>
                                <w:pStyle w:val="EquationIndex"/>
                                <w:pPrChange w:id="7349" w:author="The Si Tran" w:date="2012-12-16T17:31:00Z">
                                  <w:pPr/>
                                </w:pPrChange>
                              </w:pPr>
                              <w:ins w:id="7350" w:author="The Si Tran" w:date="2012-12-06T02:41:00Z">
                                <w:r>
                                  <w:t>(4.</w:t>
                                </w:r>
                              </w:ins>
                              <w:ins w:id="7351" w:author="The Si Tran" w:date="2012-12-06T02:44:00Z">
                                <w:r>
                                  <w:t>8</w:t>
                                </w:r>
                              </w:ins>
                              <w:ins w:id="73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6A6565" id="Text Box 209" o:spid="_x0000_s1051" type="#_x0000_t202" style="position:absolute;left:0;text-align:left;margin-left:411.55pt;margin-top:36.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B32EE" w:rsidRDefault="00CB32EE">
                        <w:pPr>
                          <w:pStyle w:val="EquationIndex"/>
                          <w:pPrChange w:id="7531" w:author="The Si Tran" w:date="2012-12-16T17:31:00Z">
                            <w:pPr/>
                          </w:pPrChange>
                        </w:pPr>
                        <w:ins w:id="7532" w:author="The Si Tran" w:date="2012-12-06T02:41:00Z">
                          <w:r>
                            <w:t>(4.</w:t>
                          </w:r>
                        </w:ins>
                        <w:ins w:id="7533" w:author="The Si Tran" w:date="2012-12-06T02:44:00Z">
                          <w:r>
                            <w:t>8</w:t>
                          </w:r>
                        </w:ins>
                        <w:ins w:id="753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353"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50" o:title=""/>
            </v:shape>
            <o:OLEObject Type="Embed" ProgID="Equation.DSMT4" ShapeID="_x0000_i1122" DrawAspect="Content" ObjectID="_1417549087" r:id="rId251"/>
          </w:object>
        </w:r>
      </w:del>
    </w:p>
    <w:p w14:paraId="1DD0E63D" w14:textId="5A6E6883" w:rsidR="0088753F" w:rsidRDefault="0088753F" w:rsidP="0088753F">
      <w:pPr>
        <w:pStyle w:val="ListParagraph"/>
        <w:spacing w:after="0" w:line="360" w:lineRule="auto"/>
        <w:ind w:left="0"/>
        <w:rPr>
          <w:ins w:id="7354"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355" w:author="The Si Tran" w:date="2012-12-06T03:13:00Z">
                <w:rPr>
                  <w:rFonts w:ascii="Cambria Math" w:eastAsia="Times New Roman" w:hAnsi="Cambria Math"/>
                  <w:i/>
                  <w:sz w:val="26"/>
                  <w:szCs w:val="26"/>
                </w:rPr>
              </w:ins>
            </m:ctrlPr>
          </m:fPr>
          <m:num>
            <w:ins w:id="7356" w:author="The Si Tran" w:date="2012-12-06T03:13:00Z">
              <m:r>
                <w:rPr>
                  <w:rFonts w:ascii="Cambria Math" w:eastAsia="Times New Roman" w:hAnsi="Cambria Math"/>
                  <w:sz w:val="26"/>
                  <w:szCs w:val="26"/>
                </w:rPr>
                <m:t>∂</m:t>
              </m:r>
            </w:ins>
          </m:num>
          <m:den>
            <w:ins w:id="7357" w:author="The Si Tran" w:date="2012-12-06T03:13:00Z">
              <m:r>
                <w:rPr>
                  <w:rFonts w:ascii="Cambria Math" w:eastAsia="Times New Roman" w:hAnsi="Cambria Math"/>
                  <w:sz w:val="26"/>
                  <w:szCs w:val="26"/>
                </w:rPr>
                <m:t>∂</m:t>
              </m:r>
            </w:ins>
            <m:sSub>
              <m:sSubPr>
                <m:ctrlPr>
                  <w:ins w:id="7358" w:author="The Si Tran" w:date="2012-12-06T03:13:00Z">
                    <w:rPr>
                      <w:rFonts w:ascii="Cambria Math" w:eastAsia="Times New Roman" w:hAnsi="Cambria Math"/>
                      <w:i/>
                      <w:sz w:val="26"/>
                      <w:szCs w:val="26"/>
                    </w:rPr>
                  </w:ins>
                </m:ctrlPr>
              </m:sSubPr>
              <m:e>
                <w:ins w:id="7359" w:author="The Si Tran" w:date="2012-12-06T03:13:00Z">
                  <m:r>
                    <w:rPr>
                      <w:rFonts w:ascii="Cambria Math" w:eastAsia="Times New Roman" w:hAnsi="Cambria Math"/>
                      <w:sz w:val="26"/>
                      <w:szCs w:val="26"/>
                    </w:rPr>
                    <m:t>o</m:t>
                  </m:r>
                </w:ins>
              </m:e>
              <m:sub>
                <w:ins w:id="7360" w:author="The Si Tran" w:date="2012-12-06T03:13:00Z">
                  <m:r>
                    <w:rPr>
                      <w:rFonts w:ascii="Cambria Math" w:eastAsia="Times New Roman" w:hAnsi="Cambria Math"/>
                      <w:sz w:val="26"/>
                      <w:szCs w:val="26"/>
                    </w:rPr>
                    <m:t>i</m:t>
                  </m:r>
                </w:ins>
              </m:sub>
            </m:sSub>
          </m:den>
        </m:f>
        <m:sSup>
          <m:sSupPr>
            <m:ctrlPr>
              <w:ins w:id="7361" w:author="The Si Tran" w:date="2012-12-06T03:13:00Z">
                <w:rPr>
                  <w:rFonts w:ascii="Cambria Math" w:eastAsia="Times New Roman" w:hAnsi="Cambria Math"/>
                  <w:i/>
                  <w:sz w:val="26"/>
                  <w:szCs w:val="26"/>
                </w:rPr>
              </w:ins>
            </m:ctrlPr>
          </m:sSupPr>
          <m:e>
            <w:ins w:id="7362" w:author="The Si Tran" w:date="2012-12-06T03:13:00Z">
              <m:r>
                <w:rPr>
                  <w:rFonts w:ascii="Cambria Math" w:eastAsia="Times New Roman" w:hAnsi="Cambria Math"/>
                  <w:sz w:val="26"/>
                  <w:szCs w:val="26"/>
                </w:rPr>
                <m:t>(</m:t>
              </m:r>
            </w:ins>
            <m:sSub>
              <m:sSubPr>
                <m:ctrlPr>
                  <w:ins w:id="7363" w:author="The Si Tran" w:date="2012-12-06T03:13:00Z">
                    <w:rPr>
                      <w:rFonts w:ascii="Cambria Math" w:eastAsia="Times New Roman" w:hAnsi="Cambria Math"/>
                      <w:i/>
                      <w:sz w:val="26"/>
                      <w:szCs w:val="26"/>
                    </w:rPr>
                  </w:ins>
                </m:ctrlPr>
              </m:sSubPr>
              <m:e>
                <w:ins w:id="7364" w:author="The Si Tran" w:date="2012-12-06T03:13:00Z">
                  <m:r>
                    <w:rPr>
                      <w:rFonts w:ascii="Cambria Math" w:eastAsia="Times New Roman" w:hAnsi="Cambria Math"/>
                      <w:sz w:val="26"/>
                      <w:szCs w:val="26"/>
                    </w:rPr>
                    <m:t>t</m:t>
                  </m:r>
                </w:ins>
              </m:e>
              <m:sub>
                <w:ins w:id="7365" w:author="The Si Tran" w:date="2012-12-06T03:13:00Z">
                  <m:r>
                    <w:rPr>
                      <w:rFonts w:ascii="Cambria Math" w:eastAsia="Times New Roman" w:hAnsi="Cambria Math"/>
                      <w:sz w:val="26"/>
                      <w:szCs w:val="26"/>
                    </w:rPr>
                    <m:t>k</m:t>
                  </m:r>
                </w:ins>
              </m:sub>
            </m:sSub>
            <w:ins w:id="7366" w:author="The Si Tran" w:date="2012-12-06T03:13:00Z">
              <m:r>
                <w:rPr>
                  <w:rFonts w:ascii="Cambria Math" w:eastAsia="Times New Roman" w:hAnsi="Cambria Math"/>
                  <w:sz w:val="26"/>
                  <w:szCs w:val="26"/>
                </w:rPr>
                <m:t>-</m:t>
              </m:r>
            </w:ins>
            <m:sSub>
              <m:sSubPr>
                <m:ctrlPr>
                  <w:ins w:id="7367" w:author="The Si Tran" w:date="2012-12-06T03:13:00Z">
                    <w:rPr>
                      <w:rFonts w:ascii="Cambria Math" w:eastAsia="Times New Roman" w:hAnsi="Cambria Math"/>
                      <w:i/>
                      <w:sz w:val="26"/>
                      <w:szCs w:val="26"/>
                    </w:rPr>
                  </w:ins>
                </m:ctrlPr>
              </m:sSubPr>
              <m:e>
                <w:ins w:id="7368" w:author="The Si Tran" w:date="2012-12-06T03:13:00Z">
                  <m:r>
                    <w:rPr>
                      <w:rFonts w:ascii="Cambria Math" w:eastAsia="Times New Roman" w:hAnsi="Cambria Math"/>
                      <w:sz w:val="26"/>
                      <w:szCs w:val="26"/>
                    </w:rPr>
                    <m:t>o</m:t>
                  </m:r>
                </w:ins>
              </m:e>
              <m:sub>
                <w:ins w:id="7369" w:author="The Si Tran" w:date="2012-12-06T03:13:00Z">
                  <m:r>
                    <w:rPr>
                      <w:rFonts w:ascii="Cambria Math" w:eastAsia="Times New Roman" w:hAnsi="Cambria Math"/>
                      <w:sz w:val="26"/>
                      <w:szCs w:val="26"/>
                    </w:rPr>
                    <m:t>k</m:t>
                  </m:r>
                </w:ins>
              </m:sub>
            </m:sSub>
            <w:ins w:id="7370" w:author="The Si Tran" w:date="2012-12-06T03:13:00Z">
              <m:r>
                <w:rPr>
                  <w:rFonts w:ascii="Cambria Math" w:eastAsia="Times New Roman" w:hAnsi="Cambria Math"/>
                  <w:sz w:val="26"/>
                  <w:szCs w:val="26"/>
                </w:rPr>
                <m:t>)</m:t>
              </m:r>
            </w:ins>
          </m:e>
          <m:sup>
            <w:ins w:id="7371" w:author="The Si Tran" w:date="2012-12-06T03:13:00Z">
              <m:r>
                <w:rPr>
                  <w:rFonts w:ascii="Cambria Math" w:eastAsia="Times New Roman" w:hAnsi="Cambria Math"/>
                  <w:sz w:val="26"/>
                  <w:szCs w:val="26"/>
                </w:rPr>
                <m:t>2</m:t>
              </m:r>
            </w:ins>
          </m:sup>
        </m:sSup>
      </m:oMath>
      <w:del w:id="7372"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52" o:title=""/>
            </v:shape>
            <o:OLEObject Type="Embed" ProgID="Equation.DSMT4" ShapeID="_x0000_i1123" DrawAspect="Content" ObjectID="_1417549088" r:id="rId253"/>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373" w:author="The Si Tran" w:date="2012-12-14T05:40:00Z">
        <w:r w:rsidR="00BC0EFC">
          <w:rPr>
            <w:rFonts w:ascii="Times New Roman" w:hAnsi="Times New Roman"/>
            <w:sz w:val="26"/>
            <w:szCs w:val="26"/>
          </w:rPr>
          <w:t xml:space="preserve"> </w:t>
        </w:r>
      </w:ins>
    </w:p>
    <w:p w14:paraId="721D6D33" w14:textId="706DA5D1" w:rsidR="00EF4DD4" w:rsidRPr="00097101" w:rsidRDefault="008A1996">
      <w:pPr>
        <w:pStyle w:val="EquationIndex"/>
        <w:pPrChange w:id="7374" w:author="The Si Tran" w:date="2012-12-15T08:05:00Z">
          <w:pPr>
            <w:pStyle w:val="ListParagraph"/>
            <w:spacing w:after="0" w:line="360" w:lineRule="auto"/>
            <w:ind w:left="0"/>
          </w:pPr>
        </w:pPrChange>
      </w:pPr>
      <m:oMathPara>
        <m:oMathParaPr>
          <m:jc m:val="center"/>
        </m:oMathParaPr>
        <m:oMath>
          <m:f>
            <m:fPr>
              <m:ctrlPr>
                <w:ins w:id="7375" w:author="The Si Tran" w:date="2012-12-06T03:13:00Z">
                  <w:rPr>
                    <w:rFonts w:ascii="Cambria Math" w:hAnsi="Cambria Math"/>
                  </w:rPr>
                </w:ins>
              </m:ctrlPr>
            </m:fPr>
            <m:num>
              <w:ins w:id="7376" w:author="The Si Tran" w:date="2012-12-06T03:13:00Z">
                <m:r>
                  <w:rPr>
                    <w:rFonts w:ascii="Cambria Math" w:hAnsi="Cambria Math"/>
                  </w:rPr>
                  <m:t>∂E</m:t>
                </m:r>
              </w:ins>
            </m:num>
            <m:den>
              <w:ins w:id="7377" w:author="The Si Tran" w:date="2012-12-06T03:13:00Z">
                <m:r>
                  <w:rPr>
                    <w:rFonts w:ascii="Cambria Math" w:hAnsi="Cambria Math"/>
                  </w:rPr>
                  <m:t>∂</m:t>
                </m:r>
              </w:ins>
              <m:sSub>
                <m:sSubPr>
                  <m:ctrlPr>
                    <w:ins w:id="7378" w:author="The Si Tran" w:date="2012-12-06T03:13:00Z">
                      <w:rPr>
                        <w:rFonts w:ascii="Cambria Math" w:hAnsi="Cambria Math"/>
                      </w:rPr>
                    </w:ins>
                  </m:ctrlPr>
                </m:sSubPr>
                <m:e>
                  <w:ins w:id="7379" w:author="The Si Tran" w:date="2012-12-06T03:13:00Z">
                    <m:r>
                      <w:rPr>
                        <w:rFonts w:ascii="Cambria Math" w:hAnsi="Cambria Math"/>
                      </w:rPr>
                      <m:t>o</m:t>
                    </m:r>
                  </w:ins>
                </m:e>
                <m:sub>
                  <w:ins w:id="7380" w:author="The Si Tran" w:date="2012-12-06T03:13:00Z">
                    <m:r>
                      <w:rPr>
                        <w:rFonts w:ascii="Cambria Math" w:hAnsi="Cambria Math"/>
                      </w:rPr>
                      <m:t>i</m:t>
                    </m:r>
                  </w:ins>
                </m:sub>
              </m:sSub>
            </m:den>
          </m:f>
          <w:ins w:id="7381" w:author="The Si Tran" w:date="2012-12-06T03:13:00Z">
            <m:r>
              <m:rPr>
                <m:sty m:val="p"/>
              </m:rPr>
              <w:rPr>
                <w:rFonts w:ascii="Cambria Math" w:hAnsi="Cambria Math"/>
              </w:rPr>
              <m:t>=</m:t>
            </m:r>
          </w:ins>
          <m:f>
            <m:fPr>
              <m:ctrlPr>
                <w:ins w:id="7382" w:author="The Si Tran" w:date="2012-12-06T03:14:00Z">
                  <w:rPr>
                    <w:rFonts w:ascii="Cambria Math" w:hAnsi="Cambria Math"/>
                  </w:rPr>
                </w:ins>
              </m:ctrlPr>
            </m:fPr>
            <m:num>
              <w:ins w:id="7383" w:author="The Si Tran" w:date="2012-12-06T03:14:00Z">
                <m:r>
                  <w:rPr>
                    <w:rFonts w:ascii="Cambria Math" w:hAnsi="Cambria Math"/>
                  </w:rPr>
                  <m:t>∂</m:t>
                </m:r>
              </w:ins>
            </m:num>
            <m:den>
              <w:ins w:id="7384" w:author="The Si Tran" w:date="2012-12-06T03:14:00Z">
                <m:r>
                  <w:rPr>
                    <w:rFonts w:ascii="Cambria Math" w:hAnsi="Cambria Math"/>
                  </w:rPr>
                  <m:t>∂</m:t>
                </m:r>
              </w:ins>
              <m:sSub>
                <m:sSubPr>
                  <m:ctrlPr>
                    <w:ins w:id="7385" w:author="The Si Tran" w:date="2012-12-06T03:14:00Z">
                      <w:rPr>
                        <w:rFonts w:ascii="Cambria Math" w:hAnsi="Cambria Math"/>
                      </w:rPr>
                    </w:ins>
                  </m:ctrlPr>
                </m:sSubPr>
                <m:e>
                  <w:ins w:id="7386" w:author="The Si Tran" w:date="2012-12-06T03:14:00Z">
                    <m:r>
                      <w:rPr>
                        <w:rFonts w:ascii="Cambria Math" w:hAnsi="Cambria Math"/>
                      </w:rPr>
                      <m:t>o</m:t>
                    </m:r>
                  </w:ins>
                </m:e>
                <m:sub>
                  <w:ins w:id="7387" w:author="The Si Tran" w:date="2012-12-06T03:14:00Z">
                    <m:r>
                      <w:rPr>
                        <w:rFonts w:ascii="Cambria Math" w:hAnsi="Cambria Math"/>
                      </w:rPr>
                      <m:t>i</m:t>
                    </m:r>
                  </w:ins>
                </m:sub>
              </m:sSub>
            </m:den>
          </m:f>
          <m:sSup>
            <m:sSupPr>
              <m:ctrlPr>
                <w:ins w:id="7388" w:author="The Si Tran" w:date="2012-12-06T03:14:00Z">
                  <w:rPr>
                    <w:rFonts w:ascii="Cambria Math" w:hAnsi="Cambria Math"/>
                  </w:rPr>
                </w:ins>
              </m:ctrlPr>
            </m:sSupPr>
            <m:e>
              <w:ins w:id="7389" w:author="The Si Tran" w:date="2012-12-06T03:14:00Z">
                <m:r>
                  <m:rPr>
                    <m:sty m:val="p"/>
                  </m:rPr>
                  <w:rPr>
                    <w:rFonts w:ascii="Cambria Math" w:hAnsi="Cambria Math"/>
                  </w:rPr>
                  <m:t>(</m:t>
                </m:r>
              </w:ins>
              <m:sSub>
                <m:sSubPr>
                  <m:ctrlPr>
                    <w:ins w:id="7390" w:author="The Si Tran" w:date="2012-12-06T03:14:00Z">
                      <w:rPr>
                        <w:rFonts w:ascii="Cambria Math" w:hAnsi="Cambria Math"/>
                      </w:rPr>
                    </w:ins>
                  </m:ctrlPr>
                </m:sSubPr>
                <m:e>
                  <w:ins w:id="7391" w:author="The Si Tran" w:date="2012-12-06T03:14:00Z">
                    <m:r>
                      <w:rPr>
                        <w:rFonts w:ascii="Cambria Math" w:hAnsi="Cambria Math"/>
                      </w:rPr>
                      <m:t>t</m:t>
                    </m:r>
                  </w:ins>
                </m:e>
                <m:sub>
                  <w:ins w:id="7392" w:author="The Si Tran" w:date="2012-12-06T03:14:00Z">
                    <m:r>
                      <w:rPr>
                        <w:rFonts w:ascii="Cambria Math" w:hAnsi="Cambria Math"/>
                      </w:rPr>
                      <m:t>i</m:t>
                    </m:r>
                  </w:ins>
                </m:sub>
              </m:sSub>
              <w:ins w:id="7393" w:author="The Si Tran" w:date="2012-12-06T03:14:00Z">
                <m:r>
                  <m:rPr>
                    <m:sty m:val="p"/>
                  </m:rPr>
                  <w:rPr>
                    <w:rFonts w:ascii="Cambria Math" w:hAnsi="Cambria Math"/>
                  </w:rPr>
                  <m:t>-</m:t>
                </m:r>
              </w:ins>
              <m:sSub>
                <m:sSubPr>
                  <m:ctrlPr>
                    <w:ins w:id="7394" w:author="The Si Tran" w:date="2012-12-06T03:14:00Z">
                      <w:rPr>
                        <w:rFonts w:ascii="Cambria Math" w:hAnsi="Cambria Math"/>
                      </w:rPr>
                    </w:ins>
                  </m:ctrlPr>
                </m:sSubPr>
                <m:e>
                  <w:ins w:id="7395" w:author="The Si Tran" w:date="2012-12-06T03:14:00Z">
                    <m:r>
                      <w:rPr>
                        <w:rFonts w:ascii="Cambria Math" w:hAnsi="Cambria Math"/>
                      </w:rPr>
                      <m:t>o</m:t>
                    </m:r>
                  </w:ins>
                </m:e>
                <m:sub>
                  <w:ins w:id="7396" w:author="The Si Tran" w:date="2012-12-06T03:14:00Z">
                    <m:r>
                      <w:rPr>
                        <w:rFonts w:ascii="Cambria Math" w:hAnsi="Cambria Math"/>
                      </w:rPr>
                      <m:t>i</m:t>
                    </m:r>
                  </w:ins>
                </m:sub>
              </m:sSub>
              <w:ins w:id="7397" w:author="The Si Tran" w:date="2012-12-06T03:14:00Z">
                <m:r>
                  <m:rPr>
                    <m:sty m:val="p"/>
                  </m:rPr>
                  <w:rPr>
                    <w:rFonts w:ascii="Cambria Math" w:hAnsi="Cambria Math"/>
                  </w:rPr>
                  <m:t>)</m:t>
                </m:r>
              </w:ins>
            </m:e>
            <m:sup>
              <w:ins w:id="7398" w:author="The Si Tran" w:date="2012-12-06T03:14:00Z">
                <m:r>
                  <m:rPr>
                    <m:sty m:val="p"/>
                  </m:rPr>
                  <w:rPr>
                    <w:rFonts w:ascii="Cambria Math" w:hAnsi="Cambria Math"/>
                  </w:rPr>
                  <m:t>2</m:t>
                </m:r>
              </w:ins>
            </m:sup>
          </m:sSup>
          <w:ins w:id="7399" w:author="The Si Tran" w:date="2012-12-06T03:14:00Z">
            <m:r>
              <m:rPr>
                <m:sty m:val="p"/>
              </m:rPr>
              <w:rPr>
                <w:rFonts w:ascii="Cambria Math" w:hAnsi="Cambria Math"/>
              </w:rPr>
              <m:t>=</m:t>
            </m:r>
          </w:ins>
          <m:f>
            <m:fPr>
              <m:ctrlPr>
                <w:ins w:id="7400" w:author="The Si Tran" w:date="2012-12-06T03:14:00Z">
                  <w:rPr>
                    <w:rFonts w:ascii="Cambria Math" w:hAnsi="Cambria Math"/>
                  </w:rPr>
                </w:ins>
              </m:ctrlPr>
            </m:fPr>
            <m:num>
              <w:ins w:id="7401" w:author="The Si Tran" w:date="2012-12-06T03:14:00Z">
                <m:r>
                  <m:rPr>
                    <m:sty m:val="p"/>
                  </m:rPr>
                  <w:rPr>
                    <w:rFonts w:ascii="Cambria Math" w:hAnsi="Cambria Math"/>
                  </w:rPr>
                  <m:t>1</m:t>
                </m:r>
              </w:ins>
            </m:num>
            <m:den>
              <w:ins w:id="7402" w:author="The Si Tran" w:date="2012-12-06T03:14:00Z">
                <m:r>
                  <m:rPr>
                    <m:sty m:val="p"/>
                  </m:rPr>
                  <w:rPr>
                    <w:rFonts w:ascii="Cambria Math" w:hAnsi="Cambria Math"/>
                  </w:rPr>
                  <m:t>2</m:t>
                </m:r>
              </w:ins>
            </m:den>
          </m:f>
          <w:ins w:id="7403" w:author="The Si Tran" w:date="2012-12-06T03:14:00Z">
            <m:r>
              <m:rPr>
                <m:sty m:val="p"/>
              </m:rPr>
              <w:rPr>
                <w:rFonts w:ascii="Cambria Math" w:hAnsi="Cambria Math"/>
              </w:rPr>
              <m:t>2</m:t>
            </m:r>
          </w:ins>
          <m:d>
            <m:dPr>
              <m:ctrlPr>
                <w:ins w:id="7404" w:author="The Si Tran" w:date="2012-12-06T03:14:00Z">
                  <w:rPr>
                    <w:rFonts w:ascii="Cambria Math" w:hAnsi="Cambria Math"/>
                  </w:rPr>
                </w:ins>
              </m:ctrlPr>
            </m:dPr>
            <m:e>
              <m:sSub>
                <m:sSubPr>
                  <m:ctrlPr>
                    <w:ins w:id="7405" w:author="The Si Tran" w:date="2012-12-06T03:14:00Z">
                      <w:rPr>
                        <w:rFonts w:ascii="Cambria Math" w:hAnsi="Cambria Math"/>
                      </w:rPr>
                    </w:ins>
                  </m:ctrlPr>
                </m:sSubPr>
                <m:e>
                  <w:ins w:id="7406" w:author="The Si Tran" w:date="2012-12-06T03:14:00Z">
                    <m:r>
                      <w:rPr>
                        <w:rFonts w:ascii="Cambria Math" w:hAnsi="Cambria Math"/>
                      </w:rPr>
                      <m:t>t</m:t>
                    </m:r>
                  </w:ins>
                </m:e>
                <m:sub>
                  <w:ins w:id="7407" w:author="The Si Tran" w:date="2012-12-06T03:14:00Z">
                    <m:r>
                      <w:rPr>
                        <w:rFonts w:ascii="Cambria Math" w:hAnsi="Cambria Math"/>
                      </w:rPr>
                      <m:t>i</m:t>
                    </m:r>
                  </w:ins>
                </m:sub>
              </m:sSub>
              <w:ins w:id="7408" w:author="The Si Tran" w:date="2012-12-06T03:14:00Z">
                <m:r>
                  <m:rPr>
                    <m:sty m:val="p"/>
                  </m:rPr>
                  <w:rPr>
                    <w:rFonts w:ascii="Cambria Math" w:hAnsi="Cambria Math"/>
                  </w:rPr>
                  <m:t>-</m:t>
                </m:r>
              </w:ins>
              <m:sSub>
                <m:sSubPr>
                  <m:ctrlPr>
                    <w:ins w:id="7409" w:author="The Si Tran" w:date="2012-12-06T03:14:00Z">
                      <w:rPr>
                        <w:rFonts w:ascii="Cambria Math" w:hAnsi="Cambria Math"/>
                      </w:rPr>
                    </w:ins>
                  </m:ctrlPr>
                </m:sSubPr>
                <m:e>
                  <w:ins w:id="7410" w:author="The Si Tran" w:date="2012-12-06T03:14:00Z">
                    <m:r>
                      <w:rPr>
                        <w:rFonts w:ascii="Cambria Math" w:hAnsi="Cambria Math"/>
                      </w:rPr>
                      <m:t>o</m:t>
                    </m:r>
                  </w:ins>
                </m:e>
                <m:sub>
                  <w:ins w:id="7411" w:author="The Si Tran" w:date="2012-12-06T03:14:00Z">
                    <m:r>
                      <w:rPr>
                        <w:rFonts w:ascii="Cambria Math" w:hAnsi="Cambria Math"/>
                      </w:rPr>
                      <m:t>i</m:t>
                    </m:r>
                  </w:ins>
                </m:sub>
              </m:sSub>
            </m:e>
          </m:d>
          <m:f>
            <m:fPr>
              <m:ctrlPr>
                <w:ins w:id="7412" w:author="The Si Tran" w:date="2012-12-06T03:14:00Z">
                  <w:rPr>
                    <w:rFonts w:ascii="Cambria Math" w:hAnsi="Cambria Math"/>
                  </w:rPr>
                </w:ins>
              </m:ctrlPr>
            </m:fPr>
            <m:num>
              <w:ins w:id="7413" w:author="The Si Tran" w:date="2012-12-06T03:14:00Z">
                <m:r>
                  <w:rPr>
                    <w:rFonts w:ascii="Cambria Math" w:hAnsi="Cambria Math"/>
                  </w:rPr>
                  <m:t>∂</m:t>
                </m:r>
              </w:ins>
              <m:d>
                <m:dPr>
                  <m:ctrlPr>
                    <w:ins w:id="7414" w:author="The Si Tran" w:date="2012-12-06T03:14:00Z">
                      <w:rPr>
                        <w:rFonts w:ascii="Cambria Math" w:hAnsi="Cambria Math"/>
                      </w:rPr>
                    </w:ins>
                  </m:ctrlPr>
                </m:dPr>
                <m:e>
                  <m:sSub>
                    <m:sSubPr>
                      <m:ctrlPr>
                        <w:ins w:id="7415" w:author="The Si Tran" w:date="2012-12-06T03:14:00Z">
                          <w:rPr>
                            <w:rFonts w:ascii="Cambria Math" w:hAnsi="Cambria Math"/>
                          </w:rPr>
                        </w:ins>
                      </m:ctrlPr>
                    </m:sSubPr>
                    <m:e>
                      <w:ins w:id="7416" w:author="The Si Tran" w:date="2012-12-06T03:14:00Z">
                        <m:r>
                          <w:rPr>
                            <w:rFonts w:ascii="Cambria Math" w:hAnsi="Cambria Math"/>
                          </w:rPr>
                          <m:t>t</m:t>
                        </m:r>
                      </w:ins>
                    </m:e>
                    <m:sub>
                      <w:ins w:id="7417" w:author="The Si Tran" w:date="2012-12-06T03:14:00Z">
                        <m:r>
                          <w:rPr>
                            <w:rFonts w:ascii="Cambria Math" w:hAnsi="Cambria Math"/>
                          </w:rPr>
                          <m:t>i</m:t>
                        </m:r>
                      </w:ins>
                    </m:sub>
                  </m:sSub>
                  <w:ins w:id="7418" w:author="The Si Tran" w:date="2012-12-06T03:14:00Z">
                    <m:r>
                      <m:rPr>
                        <m:sty m:val="p"/>
                      </m:rPr>
                      <w:rPr>
                        <w:rFonts w:ascii="Cambria Math" w:hAnsi="Cambria Math"/>
                      </w:rPr>
                      <m:t>-</m:t>
                    </m:r>
                  </w:ins>
                  <m:sSub>
                    <m:sSubPr>
                      <m:ctrlPr>
                        <w:ins w:id="7419" w:author="The Si Tran" w:date="2012-12-06T03:14:00Z">
                          <w:rPr>
                            <w:rFonts w:ascii="Cambria Math" w:hAnsi="Cambria Math"/>
                          </w:rPr>
                        </w:ins>
                      </m:ctrlPr>
                    </m:sSubPr>
                    <m:e>
                      <w:ins w:id="7420" w:author="The Si Tran" w:date="2012-12-06T03:14:00Z">
                        <m:r>
                          <w:rPr>
                            <w:rFonts w:ascii="Cambria Math" w:hAnsi="Cambria Math"/>
                          </w:rPr>
                          <m:t>o</m:t>
                        </m:r>
                      </w:ins>
                    </m:e>
                    <m:sub>
                      <w:ins w:id="7421" w:author="The Si Tran" w:date="2012-12-06T03:14:00Z">
                        <m:r>
                          <w:rPr>
                            <w:rFonts w:ascii="Cambria Math" w:hAnsi="Cambria Math"/>
                          </w:rPr>
                          <m:t>i</m:t>
                        </m:r>
                      </w:ins>
                    </m:sub>
                  </m:sSub>
                </m:e>
              </m:d>
            </m:num>
            <m:den>
              <w:ins w:id="7422" w:author="The Si Tran" w:date="2012-12-06T03:14:00Z">
                <m:r>
                  <w:rPr>
                    <w:rFonts w:ascii="Cambria Math" w:hAnsi="Cambria Math"/>
                  </w:rPr>
                  <m:t>∂</m:t>
                </m:r>
              </w:ins>
              <m:sSub>
                <m:sSubPr>
                  <m:ctrlPr>
                    <w:ins w:id="7423" w:author="The Si Tran" w:date="2012-12-06T03:15:00Z">
                      <w:rPr>
                        <w:rFonts w:ascii="Cambria Math" w:hAnsi="Cambria Math"/>
                      </w:rPr>
                    </w:ins>
                  </m:ctrlPr>
                </m:sSubPr>
                <m:e>
                  <w:ins w:id="7424" w:author="The Si Tran" w:date="2012-12-06T03:15:00Z">
                    <m:r>
                      <w:rPr>
                        <w:rFonts w:ascii="Cambria Math" w:hAnsi="Cambria Math"/>
                      </w:rPr>
                      <m:t>o</m:t>
                    </m:r>
                  </w:ins>
                </m:e>
                <m:sub>
                  <w:ins w:id="7425" w:author="The Si Tran" w:date="2012-12-06T03:15:00Z">
                    <m:r>
                      <w:rPr>
                        <w:rFonts w:ascii="Cambria Math" w:hAnsi="Cambria Math"/>
                      </w:rPr>
                      <m:t>i</m:t>
                    </m:r>
                  </w:ins>
                </m:sub>
              </m:sSub>
            </m:den>
          </m:f>
          <w:ins w:id="7426" w:author="The Si Tran" w:date="2012-12-06T03:17:00Z">
            <m:r>
              <m:rPr>
                <m:sty m:val="p"/>
              </m:rPr>
              <w:rPr>
                <w:rFonts w:ascii="Cambria Math" w:hAnsi="Cambria Math"/>
              </w:rPr>
              <m:t>=-</m:t>
            </m:r>
          </w:ins>
          <m:d>
            <m:dPr>
              <m:ctrlPr>
                <w:ins w:id="7427" w:author="The Si Tran" w:date="2012-12-06T03:17:00Z">
                  <w:rPr>
                    <w:rFonts w:ascii="Cambria Math" w:hAnsi="Cambria Math"/>
                  </w:rPr>
                </w:ins>
              </m:ctrlPr>
            </m:dPr>
            <m:e>
              <m:sSub>
                <m:sSubPr>
                  <m:ctrlPr>
                    <w:ins w:id="7428" w:author="The Si Tran" w:date="2012-12-06T03:17:00Z">
                      <w:rPr>
                        <w:rFonts w:ascii="Cambria Math" w:hAnsi="Cambria Math"/>
                      </w:rPr>
                    </w:ins>
                  </m:ctrlPr>
                </m:sSubPr>
                <m:e>
                  <w:ins w:id="7429" w:author="The Si Tran" w:date="2012-12-06T03:17:00Z">
                    <m:r>
                      <w:rPr>
                        <w:rFonts w:ascii="Cambria Math" w:hAnsi="Cambria Math"/>
                      </w:rPr>
                      <m:t>t</m:t>
                    </m:r>
                  </w:ins>
                </m:e>
                <m:sub>
                  <w:ins w:id="7430" w:author="The Si Tran" w:date="2012-12-06T03:17:00Z">
                    <m:r>
                      <w:rPr>
                        <w:rFonts w:ascii="Cambria Math" w:hAnsi="Cambria Math"/>
                      </w:rPr>
                      <m:t>i</m:t>
                    </m:r>
                  </w:ins>
                </m:sub>
              </m:sSub>
              <w:ins w:id="7431" w:author="The Si Tran" w:date="2012-12-06T03:17:00Z">
                <m:r>
                  <m:rPr>
                    <m:sty m:val="p"/>
                  </m:rPr>
                  <w:rPr>
                    <w:rFonts w:ascii="Cambria Math" w:hAnsi="Cambria Math"/>
                  </w:rPr>
                  <m:t>-</m:t>
                </m:r>
              </w:ins>
              <m:sSub>
                <m:sSubPr>
                  <m:ctrlPr>
                    <w:ins w:id="7432" w:author="The Si Tran" w:date="2012-12-06T03:17:00Z">
                      <w:rPr>
                        <w:rFonts w:ascii="Cambria Math" w:hAnsi="Cambria Math"/>
                      </w:rPr>
                    </w:ins>
                  </m:ctrlPr>
                </m:sSubPr>
                <m:e>
                  <w:ins w:id="7433" w:author="The Si Tran" w:date="2012-12-06T03:17:00Z">
                    <m:r>
                      <w:rPr>
                        <w:rFonts w:ascii="Cambria Math" w:hAnsi="Cambria Math"/>
                      </w:rPr>
                      <m:t>o</m:t>
                    </m:r>
                  </w:ins>
                </m:e>
                <m:sub>
                  <w:ins w:id="7434"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435" w:author="The Si Tran" w:date="2012-12-06T03:16:00Z"/>
          <w:rFonts w:ascii="Times New Roman" w:hAnsi="Times New Roman"/>
          <w:position w:val="-30"/>
          <w:sz w:val="26"/>
          <w:szCs w:val="26"/>
        </w:rPr>
      </w:pPr>
      <w:ins w:id="7436" w:author="The Si Tran" w:date="2012-12-14T05:42:00Z">
        <w:r w:rsidRPr="008A1996">
          <w:rPr>
            <w:noProof/>
            <w:szCs w:val="26"/>
          </w:rPr>
          <mc:AlternateContent>
            <mc:Choice Requires="wps">
              <w:drawing>
                <wp:anchor distT="0" distB="0" distL="114300" distR="114300" simplePos="0" relativeHeight="251652096" behindDoc="1" locked="0" layoutInCell="1" allowOverlap="1" wp14:anchorId="559E3426" wp14:editId="622EF732">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8A1996" w:rsidRDefault="008A1996">
                              <w:pPr>
                                <w:pStyle w:val="EquationIndex"/>
                                <w:pPrChange w:id="7437" w:author="The Si Tran" w:date="2012-12-16T17:31:00Z">
                                  <w:pPr/>
                                </w:pPrChange>
                              </w:pPr>
                              <w:ins w:id="7438" w:author="The Si Tran" w:date="2012-12-06T02:41:00Z">
                                <w:r>
                                  <w:t>(4.</w:t>
                                </w:r>
                              </w:ins>
                              <w:ins w:id="7439" w:author="The Si Tran" w:date="2012-12-06T02:44:00Z">
                                <w:r>
                                  <w:t>9</w:t>
                                </w:r>
                              </w:ins>
                              <w:ins w:id="74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59E3426" id="Text Box 210" o:spid="_x0000_s1052" type="#_x0000_t202" style="position:absolute;left:0;text-align:left;margin-left:411.55pt;margin-top:69.6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B32EE" w:rsidRDefault="00CB32EE">
                        <w:pPr>
                          <w:pStyle w:val="EquationIndex"/>
                          <w:pPrChange w:id="7623" w:author="The Si Tran" w:date="2012-12-16T17:31:00Z">
                            <w:pPr/>
                          </w:pPrChange>
                        </w:pPr>
                        <w:ins w:id="7624" w:author="The Si Tran" w:date="2012-12-06T02:41:00Z">
                          <w:r>
                            <w:t>(4.</w:t>
                          </w:r>
                        </w:ins>
                        <w:ins w:id="7625" w:author="The Si Tran" w:date="2012-12-06T02:44:00Z">
                          <w:r>
                            <w:t>9</w:t>
                          </w:r>
                        </w:ins>
                        <w:ins w:id="7626"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441" w:author="The Si Tran" w:date="2012-12-14T05:41:00Z">
        <w:r w:rsidR="00BC0EFC">
          <w:rPr>
            <w:rFonts w:ascii="Times New Roman" w:hAnsi="Times New Roman"/>
            <w:position w:val="-30"/>
            <w:sz w:val="26"/>
            <w:szCs w:val="26"/>
          </w:rPr>
          <w:t>4.</w:t>
        </w:r>
      </w:ins>
      <w:del w:id="744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443" w:author="The Si Tran" w:date="2012-12-14T05:41:00Z">
        <w:r w:rsidR="00BC0EFC">
          <w:rPr>
            <w:rFonts w:ascii="Times New Roman" w:hAnsi="Times New Roman"/>
            <w:position w:val="-30"/>
            <w:sz w:val="26"/>
            <w:szCs w:val="26"/>
          </w:rPr>
          <w:t>4</w:t>
        </w:r>
      </w:ins>
      <w:del w:id="744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445" w:author="The Si Tran" w:date="2012-12-14T05:41:00Z">
        <w:r w:rsidR="00BC0EFC">
          <w:rPr>
            <w:rFonts w:ascii="Times New Roman" w:hAnsi="Times New Roman"/>
            <w:position w:val="-30"/>
            <w:sz w:val="26"/>
            <w:szCs w:val="26"/>
          </w:rPr>
          <w:t>4</w:t>
        </w:r>
      </w:ins>
      <w:del w:id="744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8A1996">
      <w:pPr>
        <w:pStyle w:val="EquationIndex"/>
        <w:rPr>
          <w:del w:id="7447" w:author="The Si Tran" w:date="2012-12-06T03:18:00Z"/>
          <w:i/>
          <w:position w:val="-30"/>
        </w:rPr>
        <w:pPrChange w:id="7448" w:author="The Si Tran" w:date="2012-12-15T08:05:00Z">
          <w:pPr>
            <w:pStyle w:val="ListParagraph"/>
            <w:spacing w:after="0" w:line="360" w:lineRule="auto"/>
            <w:ind w:left="0"/>
          </w:pPr>
        </w:pPrChange>
      </w:pPr>
      <m:oMathPara>
        <m:oMath>
          <m:f>
            <m:fPr>
              <m:ctrlPr>
                <w:ins w:id="7449" w:author="The Si Tran" w:date="2012-12-06T03:16:00Z">
                  <w:rPr>
                    <w:rFonts w:ascii="Cambria Math" w:eastAsia="Times New Roman" w:hAnsi="Cambria Math"/>
                    <w:i/>
                  </w:rPr>
                </w:ins>
              </m:ctrlPr>
            </m:fPr>
            <m:num>
              <w:ins w:id="7450" w:author="The Si Tran" w:date="2012-12-06T03:16:00Z">
                <m:r>
                  <w:rPr>
                    <w:rFonts w:ascii="Cambria Math" w:hAnsi="Cambria Math"/>
                  </w:rPr>
                  <m:t>∂E</m:t>
                </m:r>
              </w:ins>
            </m:num>
            <m:den>
              <w:ins w:id="7451" w:author="The Si Tran" w:date="2012-12-06T03:16:00Z">
                <m:r>
                  <w:rPr>
                    <w:rFonts w:ascii="Cambria Math" w:hAnsi="Cambria Math"/>
                  </w:rPr>
                  <m:t>∂</m:t>
                </m:r>
              </w:ins>
              <m:sSub>
                <m:sSubPr>
                  <m:ctrlPr>
                    <w:ins w:id="7452" w:author="The Si Tran" w:date="2012-12-06T03:16:00Z">
                      <w:rPr>
                        <w:rFonts w:ascii="Cambria Math" w:eastAsia="Times New Roman" w:hAnsi="Cambria Math"/>
                        <w:i/>
                      </w:rPr>
                    </w:ins>
                  </m:ctrlPr>
                </m:sSubPr>
                <m:e>
                  <w:ins w:id="7453" w:author="The Si Tran" w:date="2012-12-06T03:16:00Z">
                    <m:r>
                      <w:rPr>
                        <w:rFonts w:ascii="Cambria Math" w:hAnsi="Cambria Math"/>
                      </w:rPr>
                      <m:t>w</m:t>
                    </m:r>
                  </w:ins>
                </m:e>
                <m:sub>
                  <w:ins w:id="7454" w:author="The Si Tran" w:date="2012-12-06T03:16:00Z">
                    <m:r>
                      <w:rPr>
                        <w:rFonts w:ascii="Cambria Math" w:hAnsi="Cambria Math"/>
                      </w:rPr>
                      <m:t>ij</m:t>
                    </m:r>
                  </w:ins>
                </m:sub>
              </m:sSub>
            </m:den>
          </m:f>
          <w:ins w:id="7455" w:author="The Si Tran" w:date="2012-12-06T03:16:00Z">
            <m:r>
              <w:rPr>
                <w:rFonts w:ascii="Cambria Math" w:hAnsi="Cambria Math"/>
              </w:rPr>
              <m:t>=</m:t>
            </m:r>
          </w:ins>
          <w:ins w:id="7456" w:author="The Si Tran" w:date="2012-12-06T03:18:00Z">
            <m:r>
              <w:rPr>
                <w:rFonts w:ascii="Cambria Math" w:hAnsi="Cambria Math"/>
              </w:rPr>
              <m:t>-</m:t>
            </m:r>
          </w:ins>
          <m:d>
            <m:dPr>
              <m:ctrlPr>
                <w:ins w:id="7457" w:author="The Si Tran" w:date="2012-12-06T03:17:00Z">
                  <w:rPr>
                    <w:rFonts w:ascii="Cambria Math" w:eastAsia="Times New Roman" w:hAnsi="Cambria Math"/>
                    <w:i/>
                  </w:rPr>
                </w:ins>
              </m:ctrlPr>
            </m:dPr>
            <m:e>
              <m:sSub>
                <m:sSubPr>
                  <m:ctrlPr>
                    <w:ins w:id="7458" w:author="The Si Tran" w:date="2012-12-06T03:17:00Z">
                      <w:rPr>
                        <w:rFonts w:ascii="Cambria Math" w:eastAsia="Times New Roman" w:hAnsi="Cambria Math"/>
                        <w:i/>
                      </w:rPr>
                    </w:ins>
                  </m:ctrlPr>
                </m:sSubPr>
                <m:e>
                  <w:ins w:id="7459" w:author="The Si Tran" w:date="2012-12-06T03:17:00Z">
                    <m:r>
                      <w:rPr>
                        <w:rFonts w:ascii="Cambria Math" w:hAnsi="Cambria Math"/>
                      </w:rPr>
                      <m:t>t</m:t>
                    </m:r>
                  </w:ins>
                </m:e>
                <m:sub>
                  <w:ins w:id="7460" w:author="The Si Tran" w:date="2012-12-06T03:17:00Z">
                    <m:r>
                      <w:rPr>
                        <w:rFonts w:ascii="Cambria Math" w:hAnsi="Cambria Math"/>
                      </w:rPr>
                      <m:t>i</m:t>
                    </m:r>
                  </w:ins>
                </m:sub>
              </m:sSub>
              <w:ins w:id="7461" w:author="The Si Tran" w:date="2012-12-06T03:17:00Z">
                <m:r>
                  <w:rPr>
                    <w:rFonts w:ascii="Cambria Math" w:hAnsi="Cambria Math"/>
                  </w:rPr>
                  <m:t>-</m:t>
                </m:r>
              </w:ins>
              <m:sSub>
                <m:sSubPr>
                  <m:ctrlPr>
                    <w:ins w:id="7462" w:author="The Si Tran" w:date="2012-12-06T03:17:00Z">
                      <w:rPr>
                        <w:rFonts w:ascii="Cambria Math" w:eastAsia="Times New Roman" w:hAnsi="Cambria Math"/>
                        <w:i/>
                      </w:rPr>
                    </w:ins>
                  </m:ctrlPr>
                </m:sSubPr>
                <m:e>
                  <w:ins w:id="7463" w:author="The Si Tran" w:date="2012-12-06T03:17:00Z">
                    <m:r>
                      <w:rPr>
                        <w:rFonts w:ascii="Cambria Math" w:hAnsi="Cambria Math"/>
                      </w:rPr>
                      <m:t>o</m:t>
                    </m:r>
                  </w:ins>
                </m:e>
                <m:sub>
                  <w:ins w:id="7464" w:author="The Si Tran" w:date="2012-12-06T03:17:00Z">
                    <m:r>
                      <w:rPr>
                        <w:rFonts w:ascii="Cambria Math" w:hAnsi="Cambria Math"/>
                      </w:rPr>
                      <m:t>i</m:t>
                    </m:r>
                  </w:ins>
                </m:sub>
              </m:sSub>
            </m:e>
          </m:d>
          <w:ins w:id="7465" w:author="The Si Tran" w:date="2012-12-06T03:18:00Z">
            <m:r>
              <w:rPr>
                <w:rFonts w:ascii="Cambria Math" w:hAnsi="Cambria Math"/>
              </w:rPr>
              <m:t>*</m:t>
            </m:r>
          </w:ins>
          <m:sSup>
            <m:sSupPr>
              <m:ctrlPr>
                <w:ins w:id="7466" w:author="The Si Tran" w:date="2012-12-06T03:18:00Z">
                  <w:rPr>
                    <w:rFonts w:ascii="Cambria Math" w:eastAsia="Times New Roman" w:hAnsi="Cambria Math"/>
                    <w:i/>
                  </w:rPr>
                </w:ins>
              </m:ctrlPr>
            </m:sSupPr>
            <m:e>
              <w:ins w:id="7467" w:author="The Si Tran" w:date="2012-12-06T03:18:00Z">
                <m:r>
                  <w:rPr>
                    <w:rFonts w:ascii="Cambria Math" w:hAnsi="Cambria Math"/>
                  </w:rPr>
                  <m:t>f</m:t>
                </m:r>
              </w:ins>
            </m:e>
            <m:sup>
              <w:ins w:id="7468" w:author="The Si Tran" w:date="2012-12-06T03:18:00Z">
                <m:r>
                  <w:rPr>
                    <w:rFonts w:ascii="Cambria Math" w:hAnsi="Cambria Math"/>
                  </w:rPr>
                  <m:t>'</m:t>
                </m:r>
              </w:ins>
            </m:sup>
          </m:sSup>
          <m:d>
            <m:dPr>
              <m:ctrlPr>
                <w:ins w:id="7469" w:author="The Si Tran" w:date="2012-12-06T03:18:00Z">
                  <w:rPr>
                    <w:rFonts w:ascii="Cambria Math" w:hAnsi="Cambria Math"/>
                    <w:i/>
                  </w:rPr>
                </w:ins>
              </m:ctrlPr>
            </m:dPr>
            <m:e>
              <m:sSub>
                <m:sSubPr>
                  <m:ctrlPr>
                    <w:ins w:id="7470" w:author="The Si Tran" w:date="2012-12-06T03:18:00Z">
                      <w:rPr>
                        <w:rFonts w:ascii="Cambria Math" w:eastAsia="Times New Roman" w:hAnsi="Cambria Math"/>
                        <w:i/>
                      </w:rPr>
                    </w:ins>
                  </m:ctrlPr>
                </m:sSubPr>
                <m:e>
                  <w:ins w:id="7471" w:author="The Si Tran" w:date="2012-12-06T03:18:00Z">
                    <m:r>
                      <w:rPr>
                        <w:rFonts w:ascii="Cambria Math" w:hAnsi="Cambria Math"/>
                      </w:rPr>
                      <m:t>net</m:t>
                    </m:r>
                  </w:ins>
                </m:e>
                <m:sub>
                  <w:ins w:id="7472" w:author="The Si Tran" w:date="2012-12-06T03:18:00Z">
                    <m:r>
                      <w:rPr>
                        <w:rFonts w:ascii="Cambria Math" w:hAnsi="Cambria Math"/>
                      </w:rPr>
                      <m:t>i</m:t>
                    </m:r>
                  </w:ins>
                </m:sub>
              </m:sSub>
            </m:e>
          </m:d>
          <m:sSub>
            <m:sSubPr>
              <m:ctrlPr>
                <w:ins w:id="7473" w:author="The Si Tran" w:date="2012-12-06T03:18:00Z">
                  <w:rPr>
                    <w:rFonts w:ascii="Cambria Math" w:eastAsia="Times New Roman" w:hAnsi="Cambria Math"/>
                    <w:i/>
                  </w:rPr>
                </w:ins>
              </m:ctrlPr>
            </m:sSubPr>
            <m:e>
              <w:ins w:id="7474" w:author="The Si Tran" w:date="2012-12-06T03:18:00Z">
                <m:r>
                  <w:rPr>
                    <w:rFonts w:ascii="Cambria Math" w:hAnsi="Cambria Math"/>
                  </w:rPr>
                  <m:t>o</m:t>
                </m:r>
              </w:ins>
            </m:e>
            <m:sub>
              <w:ins w:id="7475" w:author="The Si Tran" w:date="2012-12-06T03:18:00Z">
                <m:r>
                  <w:rPr>
                    <w:rFonts w:ascii="Cambria Math" w:hAnsi="Cambria Math"/>
                  </w:rPr>
                  <m:t>j</m:t>
                </m:r>
              </w:ins>
              <w:ins w:id="7476"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477" w:author="The Si Tran" w:date="2012-12-15T08:05:00Z">
          <w:pPr>
            <w:pStyle w:val="ListParagraph"/>
            <w:spacing w:after="0" w:line="360" w:lineRule="auto"/>
            <w:ind w:left="0"/>
          </w:pPr>
        </w:pPrChange>
      </w:pPr>
      <w:del w:id="7478"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4" o:title=""/>
            </v:shape>
            <o:OLEObject Type="Embed" ProgID="Equation.DSMT4" ShapeID="_x0000_i1124" DrawAspect="Content" ObjectID="_1417549089" r:id="rId255"/>
          </w:object>
        </w:r>
      </w:del>
    </w:p>
    <w:p w14:paraId="12EBE08E" w14:textId="36B64F10" w:rsidR="0088753F" w:rsidRDefault="0088753F">
      <w:pPr>
        <w:pStyle w:val="BuletL1"/>
        <w:rPr>
          <w:ins w:id="7479" w:author="The Si Tran" w:date="2012-12-06T03:19:00Z"/>
        </w:rPr>
        <w:pPrChange w:id="7480"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8A1996">
      <w:pPr>
        <w:pStyle w:val="ListParagraph"/>
        <w:spacing w:after="0" w:line="360" w:lineRule="auto"/>
        <w:ind w:left="0" w:firstLine="0"/>
        <w:rPr>
          <w:rFonts w:ascii="Times New Roman" w:hAnsi="Times New Roman"/>
          <w:sz w:val="26"/>
          <w:szCs w:val="26"/>
        </w:rPr>
        <w:pPrChange w:id="7481" w:author="The Si Tran" w:date="2012-12-06T03:19:00Z">
          <w:pPr>
            <w:pStyle w:val="ListParagraph"/>
            <w:numPr>
              <w:numId w:val="4"/>
            </w:numPr>
            <w:spacing w:after="0" w:line="360" w:lineRule="auto"/>
            <w:ind w:left="0" w:hanging="360"/>
          </w:pPr>
        </w:pPrChange>
      </w:pPr>
      <m:oMathPara>
        <m:oMath>
          <m:f>
            <m:fPr>
              <m:ctrlPr>
                <w:ins w:id="7482" w:author="The Si Tran" w:date="2012-12-06T03:19:00Z">
                  <w:rPr>
                    <w:rFonts w:ascii="Cambria Math" w:eastAsia="Times New Roman" w:hAnsi="Cambria Math"/>
                    <w:i/>
                    <w:sz w:val="26"/>
                    <w:szCs w:val="26"/>
                  </w:rPr>
                </w:ins>
              </m:ctrlPr>
            </m:fPr>
            <m:num>
              <w:ins w:id="7483" w:author="The Si Tran" w:date="2012-12-06T03:19:00Z">
                <m:r>
                  <w:rPr>
                    <w:rFonts w:ascii="Cambria Math" w:hAnsi="Cambria Math"/>
                    <w:sz w:val="26"/>
                    <w:szCs w:val="26"/>
                    <w:rPrChange w:id="7484" w:author="The Si Tran" w:date="2012-12-06T03:20:00Z">
                      <w:rPr>
                        <w:rFonts w:ascii="Cambria Math" w:hAnsi="Cambria Math"/>
                        <w:szCs w:val="26"/>
                      </w:rPr>
                    </w:rPrChange>
                  </w:rPr>
                  <m:t>∂E</m:t>
                </m:r>
              </w:ins>
            </m:num>
            <m:den>
              <w:ins w:id="7485" w:author="The Si Tran" w:date="2012-12-06T03:19:00Z">
                <m:r>
                  <w:rPr>
                    <w:rFonts w:ascii="Cambria Math" w:hAnsi="Cambria Math"/>
                    <w:sz w:val="26"/>
                    <w:szCs w:val="26"/>
                    <w:rPrChange w:id="7486" w:author="The Si Tran" w:date="2012-12-06T03:20:00Z">
                      <w:rPr>
                        <w:rFonts w:ascii="Cambria Math" w:hAnsi="Cambria Math"/>
                        <w:szCs w:val="26"/>
                      </w:rPr>
                    </w:rPrChange>
                  </w:rPr>
                  <m:t>∂</m:t>
                </m:r>
              </w:ins>
              <m:sSub>
                <m:sSubPr>
                  <m:ctrlPr>
                    <w:ins w:id="7487" w:author="The Si Tran" w:date="2012-12-06T03:19:00Z">
                      <w:rPr>
                        <w:rFonts w:ascii="Cambria Math" w:eastAsia="Times New Roman" w:hAnsi="Cambria Math"/>
                        <w:i/>
                        <w:sz w:val="26"/>
                        <w:szCs w:val="26"/>
                      </w:rPr>
                    </w:ins>
                  </m:ctrlPr>
                </m:sSubPr>
                <m:e>
                  <w:ins w:id="7488" w:author="The Si Tran" w:date="2012-12-06T03:19:00Z">
                    <m:r>
                      <w:rPr>
                        <w:rFonts w:ascii="Cambria Math" w:hAnsi="Cambria Math"/>
                        <w:sz w:val="26"/>
                        <w:szCs w:val="26"/>
                        <w:rPrChange w:id="7489" w:author="The Si Tran" w:date="2012-12-06T03:20:00Z">
                          <w:rPr>
                            <w:rFonts w:ascii="Cambria Math" w:hAnsi="Cambria Math"/>
                            <w:szCs w:val="26"/>
                          </w:rPr>
                        </w:rPrChange>
                      </w:rPr>
                      <m:t>o</m:t>
                    </m:r>
                  </w:ins>
                </m:e>
                <m:sub>
                  <w:ins w:id="7490" w:author="The Si Tran" w:date="2012-12-06T03:19:00Z">
                    <m:r>
                      <w:rPr>
                        <w:rFonts w:ascii="Cambria Math" w:hAnsi="Cambria Math"/>
                        <w:sz w:val="26"/>
                        <w:szCs w:val="26"/>
                        <w:rPrChange w:id="7491" w:author="The Si Tran" w:date="2012-12-06T03:20:00Z">
                          <w:rPr>
                            <w:rFonts w:ascii="Cambria Math" w:hAnsi="Cambria Math"/>
                            <w:szCs w:val="26"/>
                          </w:rPr>
                        </w:rPrChange>
                      </w:rPr>
                      <m:t>i</m:t>
                    </m:r>
                  </w:ins>
                </m:sub>
              </m:sSub>
            </m:den>
          </m:f>
          <w:ins w:id="7492" w:author="The Si Tran" w:date="2012-12-06T03:19:00Z">
            <m:r>
              <w:rPr>
                <w:rFonts w:ascii="Cambria Math" w:eastAsia="Times New Roman" w:hAnsi="Cambria Math"/>
                <w:sz w:val="26"/>
                <w:szCs w:val="26"/>
              </w:rPr>
              <m:t>=</m:t>
            </m:r>
          </w:ins>
          <m:nary>
            <m:naryPr>
              <m:chr m:val="∑"/>
              <m:limLoc m:val="subSup"/>
              <m:supHide m:val="1"/>
              <m:ctrlPr>
                <w:ins w:id="7493" w:author="The Si Tran" w:date="2012-12-06T03:19:00Z">
                  <w:rPr>
                    <w:rFonts w:ascii="Cambria Math" w:eastAsia="Times New Roman" w:hAnsi="Cambria Math"/>
                    <w:i/>
                    <w:sz w:val="26"/>
                    <w:szCs w:val="26"/>
                  </w:rPr>
                </w:ins>
              </m:ctrlPr>
            </m:naryPr>
            <m:sub>
              <w:ins w:id="7494" w:author="The Si Tran" w:date="2012-12-06T03:19:00Z">
                <m:r>
                  <w:rPr>
                    <w:rFonts w:ascii="Cambria Math" w:eastAsia="Times New Roman" w:hAnsi="Cambria Math"/>
                    <w:sz w:val="26"/>
                    <w:szCs w:val="26"/>
                  </w:rPr>
                  <m:t>k∈succ(i)</m:t>
                </m:r>
              </w:ins>
            </m:sub>
            <m:sup/>
            <m:e>
              <m:f>
                <m:fPr>
                  <m:ctrlPr>
                    <w:ins w:id="7495" w:author="The Si Tran" w:date="2012-12-06T03:20:00Z">
                      <w:rPr>
                        <w:rFonts w:ascii="Cambria Math" w:eastAsia="Times New Roman" w:hAnsi="Cambria Math"/>
                        <w:i/>
                        <w:sz w:val="26"/>
                        <w:szCs w:val="26"/>
                      </w:rPr>
                    </w:ins>
                  </m:ctrlPr>
                </m:fPr>
                <m:num>
                  <w:ins w:id="7496" w:author="The Si Tran" w:date="2012-12-06T03:20:00Z">
                    <m:r>
                      <w:rPr>
                        <w:rFonts w:ascii="Cambria Math" w:hAnsi="Cambria Math"/>
                        <w:sz w:val="26"/>
                        <w:szCs w:val="26"/>
                        <w:rPrChange w:id="7497" w:author="The Si Tran" w:date="2012-12-06T03:20:00Z">
                          <w:rPr>
                            <w:rFonts w:ascii="Cambria Math" w:hAnsi="Cambria Math"/>
                            <w:szCs w:val="26"/>
                          </w:rPr>
                        </w:rPrChange>
                      </w:rPr>
                      <m:t>∂E</m:t>
                    </m:r>
                  </w:ins>
                </m:num>
                <m:den>
                  <w:ins w:id="7498" w:author="The Si Tran" w:date="2012-12-06T03:20:00Z">
                    <m:r>
                      <w:rPr>
                        <w:rFonts w:ascii="Cambria Math" w:hAnsi="Cambria Math"/>
                        <w:sz w:val="26"/>
                        <w:szCs w:val="26"/>
                        <w:rPrChange w:id="7499" w:author="The Si Tran" w:date="2012-12-06T03:20:00Z">
                          <w:rPr>
                            <w:rFonts w:ascii="Cambria Math" w:hAnsi="Cambria Math"/>
                            <w:szCs w:val="26"/>
                          </w:rPr>
                        </w:rPrChange>
                      </w:rPr>
                      <m:t>∂</m:t>
                    </m:r>
                  </w:ins>
                  <m:sSub>
                    <m:sSubPr>
                      <m:ctrlPr>
                        <w:ins w:id="7500" w:author="The Si Tran" w:date="2012-12-06T03:20:00Z">
                          <w:rPr>
                            <w:rFonts w:ascii="Cambria Math" w:eastAsia="Times New Roman" w:hAnsi="Cambria Math"/>
                            <w:i/>
                            <w:sz w:val="26"/>
                            <w:szCs w:val="26"/>
                          </w:rPr>
                        </w:ins>
                      </m:ctrlPr>
                    </m:sSubPr>
                    <m:e>
                      <w:ins w:id="7501" w:author="The Si Tran" w:date="2012-12-06T03:20:00Z">
                        <m:r>
                          <w:rPr>
                            <w:rFonts w:ascii="Cambria Math" w:hAnsi="Cambria Math"/>
                            <w:sz w:val="26"/>
                            <w:szCs w:val="26"/>
                            <w:rPrChange w:id="7502" w:author="The Si Tran" w:date="2012-12-06T03:20:00Z">
                              <w:rPr>
                                <w:rFonts w:ascii="Cambria Math" w:hAnsi="Cambria Math"/>
                                <w:szCs w:val="26"/>
                              </w:rPr>
                            </w:rPrChange>
                          </w:rPr>
                          <m:t>o</m:t>
                        </m:r>
                      </w:ins>
                    </m:e>
                    <m:sub>
                      <w:ins w:id="7503" w:author="The Si Tran" w:date="2012-12-06T03:20:00Z">
                        <m:r>
                          <w:rPr>
                            <w:rFonts w:ascii="Cambria Math" w:hAnsi="Cambria Math"/>
                            <w:sz w:val="26"/>
                            <w:szCs w:val="26"/>
                          </w:rPr>
                          <m:t>k</m:t>
                        </m:r>
                      </w:ins>
                    </m:sub>
                  </m:sSub>
                </m:den>
              </m:f>
              <m:f>
                <m:fPr>
                  <m:ctrlPr>
                    <w:ins w:id="7504" w:author="The Si Tran" w:date="2012-12-06T03:20:00Z">
                      <w:rPr>
                        <w:rFonts w:ascii="Cambria Math" w:eastAsia="Times New Roman" w:hAnsi="Cambria Math"/>
                        <w:i/>
                        <w:sz w:val="26"/>
                        <w:szCs w:val="26"/>
                      </w:rPr>
                    </w:ins>
                  </m:ctrlPr>
                </m:fPr>
                <m:num>
                  <w:ins w:id="7505" w:author="The Si Tran" w:date="2012-12-06T03:20:00Z">
                    <m:r>
                      <w:rPr>
                        <w:rFonts w:ascii="Cambria Math" w:hAnsi="Cambria Math"/>
                        <w:sz w:val="26"/>
                        <w:szCs w:val="26"/>
                        <w:rPrChange w:id="7506" w:author="The Si Tran" w:date="2012-12-06T03:20:00Z">
                          <w:rPr>
                            <w:rFonts w:ascii="Cambria Math" w:hAnsi="Cambria Math"/>
                            <w:szCs w:val="26"/>
                          </w:rPr>
                        </w:rPrChange>
                      </w:rPr>
                      <m:t>∂</m:t>
                    </m:r>
                  </w:ins>
                  <m:sSub>
                    <m:sSubPr>
                      <m:ctrlPr>
                        <w:ins w:id="7507" w:author="The Si Tran" w:date="2012-12-06T03:20:00Z">
                          <w:rPr>
                            <w:rFonts w:ascii="Cambria Math" w:eastAsia="Times New Roman" w:hAnsi="Cambria Math"/>
                            <w:i/>
                            <w:sz w:val="26"/>
                            <w:szCs w:val="26"/>
                          </w:rPr>
                        </w:ins>
                      </m:ctrlPr>
                    </m:sSubPr>
                    <m:e>
                      <w:ins w:id="7508" w:author="The Si Tran" w:date="2012-12-06T03:20:00Z">
                        <m:r>
                          <w:rPr>
                            <w:rFonts w:ascii="Cambria Math" w:hAnsi="Cambria Math"/>
                            <w:sz w:val="26"/>
                            <w:szCs w:val="26"/>
                            <w:rPrChange w:id="7509" w:author="The Si Tran" w:date="2012-12-06T03:20:00Z">
                              <w:rPr>
                                <w:rFonts w:ascii="Cambria Math" w:hAnsi="Cambria Math"/>
                                <w:szCs w:val="26"/>
                              </w:rPr>
                            </w:rPrChange>
                          </w:rPr>
                          <m:t>o</m:t>
                        </m:r>
                      </w:ins>
                    </m:e>
                    <m:sub>
                      <w:ins w:id="7510" w:author="The Si Tran" w:date="2012-12-06T03:20:00Z">
                        <m:r>
                          <w:rPr>
                            <w:rFonts w:ascii="Cambria Math" w:hAnsi="Cambria Math"/>
                            <w:sz w:val="26"/>
                            <w:szCs w:val="26"/>
                          </w:rPr>
                          <m:t>k</m:t>
                        </m:r>
                      </w:ins>
                    </m:sub>
                  </m:sSub>
                </m:num>
                <m:den>
                  <w:ins w:id="7511" w:author="The Si Tran" w:date="2012-12-06T03:20:00Z">
                    <m:r>
                      <w:rPr>
                        <w:rFonts w:ascii="Cambria Math" w:hAnsi="Cambria Math"/>
                        <w:sz w:val="26"/>
                        <w:szCs w:val="26"/>
                        <w:rPrChange w:id="7512" w:author="The Si Tran" w:date="2012-12-06T03:20:00Z">
                          <w:rPr>
                            <w:rFonts w:ascii="Cambria Math" w:hAnsi="Cambria Math"/>
                            <w:szCs w:val="26"/>
                          </w:rPr>
                        </w:rPrChange>
                      </w:rPr>
                      <m:t>∂</m:t>
                    </m:r>
                  </w:ins>
                  <m:sSub>
                    <m:sSubPr>
                      <m:ctrlPr>
                        <w:ins w:id="7513" w:author="The Si Tran" w:date="2012-12-06T03:20:00Z">
                          <w:rPr>
                            <w:rFonts w:ascii="Cambria Math" w:eastAsia="Times New Roman" w:hAnsi="Cambria Math"/>
                            <w:i/>
                            <w:sz w:val="26"/>
                            <w:szCs w:val="26"/>
                          </w:rPr>
                        </w:ins>
                      </m:ctrlPr>
                    </m:sSubPr>
                    <m:e>
                      <w:ins w:id="7514" w:author="The Si Tran" w:date="2012-12-06T03:20:00Z">
                        <m:r>
                          <w:rPr>
                            <w:rFonts w:ascii="Cambria Math" w:eastAsia="Times New Roman" w:hAnsi="Cambria Math"/>
                            <w:sz w:val="26"/>
                            <w:szCs w:val="26"/>
                          </w:rPr>
                          <m:t>o</m:t>
                        </m:r>
                      </w:ins>
                    </m:e>
                    <m:sub>
                      <w:ins w:id="7515" w:author="The Si Tran" w:date="2012-12-06T03:20:00Z">
                        <m:r>
                          <w:rPr>
                            <w:rFonts w:ascii="Cambria Math" w:hAnsi="Cambria Math"/>
                            <w:sz w:val="26"/>
                            <w:szCs w:val="26"/>
                          </w:rPr>
                          <m:t>i</m:t>
                        </m:r>
                      </w:ins>
                    </m:sub>
                  </m:sSub>
                </m:den>
              </m:f>
            </m:e>
          </m:nary>
          <w:ins w:id="7516" w:author="The Si Tran" w:date="2012-12-06T03:20:00Z">
            <m:r>
              <w:rPr>
                <w:rFonts w:ascii="Cambria Math" w:eastAsia="Times New Roman" w:hAnsi="Cambria Math"/>
                <w:sz w:val="26"/>
                <w:szCs w:val="26"/>
              </w:rPr>
              <m:t>=</m:t>
            </m:r>
          </w:ins>
          <m:nary>
            <m:naryPr>
              <m:chr m:val="∑"/>
              <m:limLoc m:val="subSup"/>
              <m:supHide m:val="1"/>
              <m:ctrlPr>
                <w:ins w:id="7517" w:author="The Si Tran" w:date="2012-12-06T03:21:00Z">
                  <w:rPr>
                    <w:rFonts w:ascii="Cambria Math" w:eastAsia="Times New Roman" w:hAnsi="Cambria Math"/>
                    <w:i/>
                    <w:sz w:val="26"/>
                    <w:szCs w:val="26"/>
                  </w:rPr>
                </w:ins>
              </m:ctrlPr>
            </m:naryPr>
            <m:sub>
              <w:ins w:id="7518" w:author="The Si Tran" w:date="2012-12-06T03:21:00Z">
                <m:r>
                  <w:rPr>
                    <w:rFonts w:ascii="Cambria Math" w:eastAsia="Times New Roman" w:hAnsi="Cambria Math"/>
                    <w:sz w:val="26"/>
                    <w:szCs w:val="26"/>
                  </w:rPr>
                  <m:t>k∈succ(i)</m:t>
                </m:r>
              </w:ins>
            </m:sub>
            <m:sup/>
            <m:e>
              <m:f>
                <m:fPr>
                  <m:ctrlPr>
                    <w:ins w:id="7519" w:author="The Si Tran" w:date="2012-12-06T03:21:00Z">
                      <w:rPr>
                        <w:rFonts w:ascii="Cambria Math" w:eastAsia="Times New Roman" w:hAnsi="Cambria Math"/>
                        <w:i/>
                        <w:sz w:val="26"/>
                        <w:szCs w:val="26"/>
                      </w:rPr>
                    </w:ins>
                  </m:ctrlPr>
                </m:fPr>
                <m:num>
                  <w:ins w:id="7520" w:author="The Si Tran" w:date="2012-12-06T03:21:00Z">
                    <m:r>
                      <w:rPr>
                        <w:rFonts w:ascii="Cambria Math" w:hAnsi="Cambria Math"/>
                        <w:sz w:val="26"/>
                        <w:szCs w:val="26"/>
                      </w:rPr>
                      <m:t>∂E</m:t>
                    </m:r>
                  </w:ins>
                </m:num>
                <m:den>
                  <w:ins w:id="7521" w:author="The Si Tran" w:date="2012-12-06T03:21:00Z">
                    <m:r>
                      <w:rPr>
                        <w:rFonts w:ascii="Cambria Math" w:hAnsi="Cambria Math"/>
                        <w:sz w:val="26"/>
                        <w:szCs w:val="26"/>
                      </w:rPr>
                      <m:t>∂</m:t>
                    </m:r>
                  </w:ins>
                  <m:sSub>
                    <m:sSubPr>
                      <m:ctrlPr>
                        <w:ins w:id="7522" w:author="The Si Tran" w:date="2012-12-06T03:21:00Z">
                          <w:rPr>
                            <w:rFonts w:ascii="Cambria Math" w:eastAsia="Times New Roman" w:hAnsi="Cambria Math"/>
                            <w:i/>
                            <w:sz w:val="26"/>
                            <w:szCs w:val="26"/>
                          </w:rPr>
                        </w:ins>
                      </m:ctrlPr>
                    </m:sSubPr>
                    <m:e>
                      <w:ins w:id="7523" w:author="The Si Tran" w:date="2012-12-06T03:21:00Z">
                        <m:r>
                          <w:rPr>
                            <w:rFonts w:ascii="Cambria Math" w:hAnsi="Cambria Math"/>
                            <w:sz w:val="26"/>
                            <w:szCs w:val="26"/>
                          </w:rPr>
                          <m:t>o</m:t>
                        </m:r>
                      </w:ins>
                    </m:e>
                    <m:sub>
                      <w:ins w:id="7524" w:author="The Si Tran" w:date="2012-12-06T03:21:00Z">
                        <m:r>
                          <w:rPr>
                            <w:rFonts w:ascii="Cambria Math" w:hAnsi="Cambria Math"/>
                            <w:sz w:val="26"/>
                            <w:szCs w:val="26"/>
                          </w:rPr>
                          <m:t>k</m:t>
                        </m:r>
                      </w:ins>
                    </m:sub>
                  </m:sSub>
                </m:den>
              </m:f>
              <m:f>
                <m:fPr>
                  <m:ctrlPr>
                    <w:ins w:id="7525" w:author="The Si Tran" w:date="2012-12-06T03:21:00Z">
                      <w:rPr>
                        <w:rFonts w:ascii="Cambria Math" w:eastAsia="Times New Roman" w:hAnsi="Cambria Math"/>
                        <w:i/>
                        <w:sz w:val="26"/>
                        <w:szCs w:val="26"/>
                      </w:rPr>
                    </w:ins>
                  </m:ctrlPr>
                </m:fPr>
                <m:num>
                  <w:ins w:id="7526" w:author="The Si Tran" w:date="2012-12-06T03:21:00Z">
                    <m:r>
                      <w:rPr>
                        <w:rFonts w:ascii="Cambria Math" w:hAnsi="Cambria Math"/>
                        <w:sz w:val="26"/>
                        <w:szCs w:val="26"/>
                      </w:rPr>
                      <m:t>∂</m:t>
                    </m:r>
                  </w:ins>
                  <m:sSub>
                    <m:sSubPr>
                      <m:ctrlPr>
                        <w:ins w:id="7527" w:author="The Si Tran" w:date="2012-12-06T03:21:00Z">
                          <w:rPr>
                            <w:rFonts w:ascii="Cambria Math" w:eastAsia="Times New Roman" w:hAnsi="Cambria Math"/>
                            <w:i/>
                            <w:sz w:val="26"/>
                            <w:szCs w:val="26"/>
                          </w:rPr>
                        </w:ins>
                      </m:ctrlPr>
                    </m:sSubPr>
                    <m:e>
                      <w:ins w:id="7528" w:author="The Si Tran" w:date="2012-12-06T03:21:00Z">
                        <m:r>
                          <w:rPr>
                            <w:rFonts w:ascii="Cambria Math" w:hAnsi="Cambria Math"/>
                            <w:sz w:val="26"/>
                            <w:szCs w:val="26"/>
                          </w:rPr>
                          <m:t>o</m:t>
                        </m:r>
                      </w:ins>
                    </m:e>
                    <m:sub>
                      <w:ins w:id="7529" w:author="The Si Tran" w:date="2012-12-06T03:21:00Z">
                        <m:r>
                          <w:rPr>
                            <w:rFonts w:ascii="Cambria Math" w:hAnsi="Cambria Math"/>
                            <w:sz w:val="26"/>
                            <w:szCs w:val="26"/>
                          </w:rPr>
                          <m:t>k</m:t>
                        </m:r>
                      </w:ins>
                    </m:sub>
                  </m:sSub>
                </m:num>
                <m:den>
                  <w:ins w:id="7530" w:author="The Si Tran" w:date="2012-12-06T03:21:00Z">
                    <m:r>
                      <w:rPr>
                        <w:rFonts w:ascii="Cambria Math" w:hAnsi="Cambria Math"/>
                        <w:sz w:val="26"/>
                        <w:szCs w:val="26"/>
                      </w:rPr>
                      <m:t>∂</m:t>
                    </m:r>
                  </w:ins>
                  <m:sSub>
                    <m:sSubPr>
                      <m:ctrlPr>
                        <w:ins w:id="7531" w:author="The Si Tran" w:date="2012-12-06T03:21:00Z">
                          <w:rPr>
                            <w:rFonts w:ascii="Cambria Math" w:eastAsia="Times New Roman" w:hAnsi="Cambria Math"/>
                            <w:i/>
                            <w:sz w:val="26"/>
                            <w:szCs w:val="26"/>
                          </w:rPr>
                        </w:ins>
                      </m:ctrlPr>
                    </m:sSubPr>
                    <m:e>
                      <w:ins w:id="7532" w:author="The Si Tran" w:date="2012-12-06T03:21:00Z">
                        <m:r>
                          <w:rPr>
                            <w:rFonts w:ascii="Cambria Math" w:eastAsia="Times New Roman" w:hAnsi="Cambria Math"/>
                            <w:sz w:val="26"/>
                            <w:szCs w:val="26"/>
                          </w:rPr>
                          <m:t>net</m:t>
                        </m:r>
                      </w:ins>
                    </m:e>
                    <m:sub>
                      <w:ins w:id="7533" w:author="The Si Tran" w:date="2012-12-06T03:21:00Z">
                        <m:r>
                          <w:rPr>
                            <w:rFonts w:ascii="Cambria Math" w:hAnsi="Cambria Math"/>
                            <w:sz w:val="26"/>
                            <w:szCs w:val="26"/>
                          </w:rPr>
                          <m:t>k</m:t>
                        </m:r>
                      </w:ins>
                    </m:sub>
                  </m:sSub>
                </m:den>
              </m:f>
              <m:f>
                <m:fPr>
                  <m:ctrlPr>
                    <w:ins w:id="7534" w:author="The Si Tran" w:date="2012-12-06T03:21:00Z">
                      <w:rPr>
                        <w:rFonts w:ascii="Cambria Math" w:eastAsia="Times New Roman" w:hAnsi="Cambria Math"/>
                        <w:i/>
                        <w:sz w:val="26"/>
                        <w:szCs w:val="26"/>
                      </w:rPr>
                    </w:ins>
                  </m:ctrlPr>
                </m:fPr>
                <m:num>
                  <w:ins w:id="7535" w:author="The Si Tran" w:date="2012-12-06T03:21:00Z">
                    <m:r>
                      <w:rPr>
                        <w:rFonts w:ascii="Cambria Math" w:hAnsi="Cambria Math"/>
                        <w:sz w:val="26"/>
                        <w:szCs w:val="26"/>
                      </w:rPr>
                      <m:t>∂</m:t>
                    </m:r>
                  </w:ins>
                  <m:sSub>
                    <m:sSubPr>
                      <m:ctrlPr>
                        <w:ins w:id="7536" w:author="The Si Tran" w:date="2012-12-06T03:21:00Z">
                          <w:rPr>
                            <w:rFonts w:ascii="Cambria Math" w:eastAsia="Times New Roman" w:hAnsi="Cambria Math"/>
                            <w:i/>
                            <w:sz w:val="26"/>
                            <w:szCs w:val="26"/>
                          </w:rPr>
                        </w:ins>
                      </m:ctrlPr>
                    </m:sSubPr>
                    <m:e>
                      <w:ins w:id="7537" w:author="The Si Tran" w:date="2012-12-06T03:21:00Z">
                        <m:r>
                          <w:rPr>
                            <w:rFonts w:ascii="Cambria Math" w:hAnsi="Cambria Math"/>
                            <w:sz w:val="26"/>
                            <w:szCs w:val="26"/>
                          </w:rPr>
                          <m:t>net</m:t>
                        </m:r>
                      </w:ins>
                    </m:e>
                    <m:sub>
                      <w:ins w:id="7538" w:author="The Si Tran" w:date="2012-12-06T03:21:00Z">
                        <m:r>
                          <w:rPr>
                            <w:rFonts w:ascii="Cambria Math" w:hAnsi="Cambria Math"/>
                            <w:sz w:val="26"/>
                            <w:szCs w:val="26"/>
                          </w:rPr>
                          <m:t>k</m:t>
                        </m:r>
                      </w:ins>
                    </m:sub>
                  </m:sSub>
                </m:num>
                <m:den>
                  <w:ins w:id="7539" w:author="The Si Tran" w:date="2012-12-06T03:21:00Z">
                    <m:r>
                      <w:rPr>
                        <w:rFonts w:ascii="Cambria Math" w:hAnsi="Cambria Math"/>
                        <w:sz w:val="26"/>
                        <w:szCs w:val="26"/>
                      </w:rPr>
                      <m:t>∂</m:t>
                    </m:r>
                  </w:ins>
                  <m:sSub>
                    <m:sSubPr>
                      <m:ctrlPr>
                        <w:ins w:id="7540" w:author="The Si Tran" w:date="2012-12-06T03:21:00Z">
                          <w:rPr>
                            <w:rFonts w:ascii="Cambria Math" w:eastAsia="Times New Roman" w:hAnsi="Cambria Math"/>
                            <w:i/>
                            <w:sz w:val="26"/>
                            <w:szCs w:val="26"/>
                          </w:rPr>
                        </w:ins>
                      </m:ctrlPr>
                    </m:sSubPr>
                    <m:e>
                      <w:ins w:id="7541" w:author="The Si Tran" w:date="2012-12-06T03:21:00Z">
                        <m:r>
                          <w:rPr>
                            <w:rFonts w:ascii="Cambria Math" w:eastAsia="Times New Roman" w:hAnsi="Cambria Math"/>
                            <w:sz w:val="26"/>
                            <w:szCs w:val="26"/>
                          </w:rPr>
                          <m:t>o</m:t>
                        </m:r>
                      </w:ins>
                    </m:e>
                    <m:sub>
                      <w:ins w:id="7542" w:author="The Si Tran" w:date="2012-12-06T03:21:00Z">
                        <m:r>
                          <w:rPr>
                            <w:rFonts w:ascii="Cambria Math" w:hAnsi="Cambria Math"/>
                            <w:sz w:val="26"/>
                            <w:szCs w:val="26"/>
                          </w:rPr>
                          <m:t>i</m:t>
                        </m:r>
                      </w:ins>
                    </m:sub>
                  </m:sSub>
                </m:den>
              </m:f>
              <w:ins w:id="7543" w:author="The Si Tran" w:date="2012-12-06T03:22:00Z">
                <m:r>
                  <w:rPr>
                    <w:rFonts w:ascii="Cambria Math" w:eastAsia="Times New Roman" w:hAnsi="Cambria Math"/>
                    <w:sz w:val="26"/>
                    <w:szCs w:val="26"/>
                  </w:rPr>
                  <m:t>=</m:t>
                </m:r>
              </w:ins>
            </m:e>
          </m:nary>
          <m:nary>
            <m:naryPr>
              <m:chr m:val="∑"/>
              <m:limLoc m:val="subSup"/>
              <m:supHide m:val="1"/>
              <m:ctrlPr>
                <w:ins w:id="7544" w:author="The Si Tran" w:date="2012-12-06T03:22:00Z">
                  <w:rPr>
                    <w:rFonts w:ascii="Cambria Math" w:eastAsia="Times New Roman" w:hAnsi="Cambria Math"/>
                    <w:i/>
                    <w:sz w:val="26"/>
                    <w:szCs w:val="26"/>
                  </w:rPr>
                </w:ins>
              </m:ctrlPr>
            </m:naryPr>
            <m:sub>
              <w:ins w:id="7545" w:author="The Si Tran" w:date="2012-12-06T03:22:00Z">
                <m:r>
                  <w:rPr>
                    <w:rFonts w:ascii="Cambria Math" w:eastAsia="Times New Roman" w:hAnsi="Cambria Math"/>
                    <w:sz w:val="26"/>
                    <w:szCs w:val="26"/>
                  </w:rPr>
                  <m:t>k∈succ(i)</m:t>
                </m:r>
              </w:ins>
            </m:sub>
            <m:sup/>
            <m:e>
              <m:f>
                <m:fPr>
                  <m:ctrlPr>
                    <w:ins w:id="7546" w:author="The Si Tran" w:date="2012-12-06T03:22:00Z">
                      <w:rPr>
                        <w:rFonts w:ascii="Cambria Math" w:eastAsia="Times New Roman" w:hAnsi="Cambria Math"/>
                        <w:i/>
                        <w:sz w:val="26"/>
                        <w:szCs w:val="26"/>
                      </w:rPr>
                    </w:ins>
                  </m:ctrlPr>
                </m:fPr>
                <m:num>
                  <w:ins w:id="7547" w:author="The Si Tran" w:date="2012-12-06T03:22:00Z">
                    <m:r>
                      <w:rPr>
                        <w:rFonts w:ascii="Cambria Math" w:hAnsi="Cambria Math"/>
                        <w:sz w:val="26"/>
                        <w:szCs w:val="26"/>
                      </w:rPr>
                      <m:t>∂E</m:t>
                    </m:r>
                  </w:ins>
                </m:num>
                <m:den>
                  <w:ins w:id="7548" w:author="The Si Tran" w:date="2012-12-06T03:22:00Z">
                    <m:r>
                      <w:rPr>
                        <w:rFonts w:ascii="Cambria Math" w:hAnsi="Cambria Math"/>
                        <w:sz w:val="26"/>
                        <w:szCs w:val="26"/>
                      </w:rPr>
                      <m:t>∂</m:t>
                    </m:r>
                  </w:ins>
                  <m:sSub>
                    <m:sSubPr>
                      <m:ctrlPr>
                        <w:ins w:id="7549" w:author="The Si Tran" w:date="2012-12-06T03:22:00Z">
                          <w:rPr>
                            <w:rFonts w:ascii="Cambria Math" w:eastAsia="Times New Roman" w:hAnsi="Cambria Math"/>
                            <w:i/>
                            <w:sz w:val="26"/>
                            <w:szCs w:val="26"/>
                          </w:rPr>
                        </w:ins>
                      </m:ctrlPr>
                    </m:sSubPr>
                    <m:e>
                      <w:ins w:id="7550" w:author="The Si Tran" w:date="2012-12-06T03:22:00Z">
                        <m:r>
                          <w:rPr>
                            <w:rFonts w:ascii="Cambria Math" w:hAnsi="Cambria Math"/>
                            <w:sz w:val="26"/>
                            <w:szCs w:val="26"/>
                          </w:rPr>
                          <m:t>o</m:t>
                        </m:r>
                      </w:ins>
                    </m:e>
                    <m:sub>
                      <w:ins w:id="7551" w:author="The Si Tran" w:date="2012-12-06T03:22:00Z">
                        <m:r>
                          <w:rPr>
                            <w:rFonts w:ascii="Cambria Math" w:hAnsi="Cambria Math"/>
                            <w:sz w:val="26"/>
                            <w:szCs w:val="26"/>
                          </w:rPr>
                          <m:t>k</m:t>
                        </m:r>
                      </w:ins>
                    </m:sub>
                  </m:sSub>
                </m:den>
              </m:f>
              <m:sSup>
                <m:sSupPr>
                  <m:ctrlPr>
                    <w:ins w:id="7552" w:author="The Si Tran" w:date="2012-12-06T03:22:00Z">
                      <w:rPr>
                        <w:rFonts w:ascii="Cambria Math" w:eastAsia="Times New Roman" w:hAnsi="Cambria Math"/>
                        <w:i/>
                        <w:sz w:val="26"/>
                        <w:szCs w:val="26"/>
                      </w:rPr>
                    </w:ins>
                  </m:ctrlPr>
                </m:sSupPr>
                <m:e>
                  <w:ins w:id="7553" w:author="The Si Tran" w:date="2012-12-06T03:22:00Z">
                    <m:r>
                      <w:rPr>
                        <w:rFonts w:ascii="Cambria Math" w:eastAsia="Times New Roman" w:hAnsi="Cambria Math"/>
                        <w:sz w:val="26"/>
                        <w:szCs w:val="26"/>
                      </w:rPr>
                      <m:t>f</m:t>
                    </m:r>
                  </w:ins>
                </m:e>
                <m:sup>
                  <w:ins w:id="7554" w:author="The Si Tran" w:date="2012-12-06T03:22:00Z">
                    <m:r>
                      <w:rPr>
                        <w:rFonts w:ascii="Cambria Math" w:eastAsia="Times New Roman" w:hAnsi="Cambria Math"/>
                        <w:sz w:val="26"/>
                        <w:szCs w:val="26"/>
                      </w:rPr>
                      <m:t>'</m:t>
                    </m:r>
                  </w:ins>
                </m:sup>
              </m:sSup>
              <m:d>
                <m:dPr>
                  <m:ctrlPr>
                    <w:ins w:id="7555" w:author="The Si Tran" w:date="2012-12-06T03:22:00Z">
                      <w:rPr>
                        <w:rFonts w:ascii="Cambria Math" w:eastAsia="Times New Roman" w:hAnsi="Cambria Math"/>
                        <w:i/>
                        <w:sz w:val="26"/>
                        <w:szCs w:val="26"/>
                      </w:rPr>
                    </w:ins>
                  </m:ctrlPr>
                </m:dPr>
                <m:e>
                  <m:sSub>
                    <m:sSubPr>
                      <m:ctrlPr>
                        <w:ins w:id="7556" w:author="The Si Tran" w:date="2012-12-06T03:22:00Z">
                          <w:rPr>
                            <w:rFonts w:ascii="Cambria Math" w:eastAsia="Times New Roman" w:hAnsi="Cambria Math"/>
                            <w:i/>
                            <w:sz w:val="26"/>
                            <w:szCs w:val="26"/>
                          </w:rPr>
                        </w:ins>
                      </m:ctrlPr>
                    </m:sSubPr>
                    <m:e>
                      <w:ins w:id="7557" w:author="The Si Tran" w:date="2012-12-06T03:23:00Z">
                        <m:r>
                          <w:rPr>
                            <w:rFonts w:ascii="Cambria Math" w:eastAsia="Times New Roman" w:hAnsi="Cambria Math"/>
                            <w:sz w:val="26"/>
                            <w:szCs w:val="26"/>
                          </w:rPr>
                          <m:t>net</m:t>
                        </m:r>
                      </w:ins>
                    </m:e>
                    <m:sub>
                      <w:ins w:id="7558" w:author="The Si Tran" w:date="2012-12-06T03:23:00Z">
                        <m:r>
                          <w:rPr>
                            <w:rFonts w:ascii="Cambria Math" w:eastAsia="Times New Roman" w:hAnsi="Cambria Math"/>
                            <w:sz w:val="26"/>
                            <w:szCs w:val="26"/>
                          </w:rPr>
                          <m:t>k</m:t>
                        </m:r>
                      </w:ins>
                    </m:sub>
                  </m:sSub>
                </m:e>
              </m:d>
              <m:sSub>
                <m:sSubPr>
                  <m:ctrlPr>
                    <w:ins w:id="7559" w:author="The Si Tran" w:date="2012-12-06T03:23:00Z">
                      <w:rPr>
                        <w:rFonts w:ascii="Cambria Math" w:eastAsia="Times New Roman" w:hAnsi="Cambria Math"/>
                        <w:i/>
                        <w:sz w:val="26"/>
                        <w:szCs w:val="26"/>
                      </w:rPr>
                    </w:ins>
                  </m:ctrlPr>
                </m:sSubPr>
                <m:e>
                  <w:ins w:id="7560" w:author="The Si Tran" w:date="2012-12-06T03:23:00Z">
                    <m:r>
                      <w:rPr>
                        <w:rFonts w:ascii="Cambria Math" w:eastAsia="Times New Roman" w:hAnsi="Cambria Math"/>
                        <w:sz w:val="26"/>
                        <w:szCs w:val="26"/>
                      </w:rPr>
                      <m:t>w</m:t>
                    </m:r>
                  </w:ins>
                </m:e>
                <m:sub>
                  <w:ins w:id="7561"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562" w:author="The Si Tran" w:date="2012-12-14T05:43:00Z">
        <w:r w:rsidRPr="000C3A28">
          <w:rPr>
            <w:noProof/>
          </w:rPr>
          <mc:AlternateContent>
            <mc:Choice Requires="wps">
              <w:drawing>
                <wp:anchor distT="0" distB="0" distL="114300" distR="114300" simplePos="0" relativeHeight="251627520" behindDoc="1" locked="0" layoutInCell="1" allowOverlap="1" wp14:anchorId="0BC2898F" wp14:editId="3ECE304E">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8A1996" w:rsidRDefault="008A1996">
                              <w:pPr>
                                <w:pStyle w:val="EquationIndex"/>
                                <w:pPrChange w:id="7563" w:author="The Si Tran" w:date="2012-12-16T08:25:00Z">
                                  <w:pPr/>
                                </w:pPrChange>
                              </w:pPr>
                              <w:ins w:id="7564" w:author="The Si Tran" w:date="2012-12-06T02:41:00Z">
                                <w:r>
                                  <w:t>(4.</w:t>
                                </w:r>
                              </w:ins>
                              <w:ins w:id="7565" w:author="The Si Tran" w:date="2012-12-06T02:44:00Z">
                                <w:r>
                                  <w:t>10</w:t>
                                </w:r>
                              </w:ins>
                              <w:ins w:id="75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C2898F" id="Text Box 213" o:spid="_x0000_s1053" type="#_x0000_t202" style="position:absolute;left:0;text-align:left;margin-left:402.2pt;margin-top:-83.65pt;width:51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B32EE" w:rsidRDefault="00CB32EE">
                        <w:pPr>
                          <w:pStyle w:val="EquationIndex"/>
                          <w:pPrChange w:id="7753" w:author="The Si Tran" w:date="2012-12-16T08:25:00Z">
                            <w:pPr/>
                          </w:pPrChange>
                        </w:pPr>
                        <w:ins w:id="7754" w:author="The Si Tran" w:date="2012-12-06T02:41:00Z">
                          <w:r>
                            <w:t>(4.</w:t>
                          </w:r>
                        </w:ins>
                        <w:ins w:id="7755" w:author="The Si Tran" w:date="2012-12-06T02:44:00Z">
                          <w:r>
                            <w:t>10</w:t>
                          </w:r>
                        </w:ins>
                        <w:ins w:id="7756"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567"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6" o:title=""/>
            </v:shape>
            <o:OLEObject Type="Embed" ProgID="Equation.DSMT4" ShapeID="_x0000_i1125" DrawAspect="Content" ObjectID="_1417549090" r:id="rId257"/>
          </w:object>
        </w:r>
      </w:del>
    </w:p>
    <w:p w14:paraId="615C4E77" w14:textId="796CC167" w:rsidR="0088753F" w:rsidRDefault="00E20E05" w:rsidP="0088753F">
      <w:pPr>
        <w:pStyle w:val="ListParagraph"/>
        <w:spacing w:after="0" w:line="360" w:lineRule="auto"/>
        <w:ind w:left="0"/>
        <w:rPr>
          <w:ins w:id="7568" w:author="The Si Tran" w:date="2012-12-06T03:24:00Z"/>
          <w:rFonts w:ascii="Times New Roman" w:hAnsi="Times New Roman"/>
          <w:sz w:val="26"/>
          <w:szCs w:val="26"/>
        </w:rPr>
      </w:pPr>
      <w:ins w:id="7569" w:author="The Si Tran" w:date="2012-12-14T05:43:00Z">
        <w:r w:rsidRPr="008A1996">
          <w:rPr>
            <w:noProof/>
            <w:szCs w:val="26"/>
          </w:rPr>
          <mc:AlternateContent>
            <mc:Choice Requires="wps">
              <w:drawing>
                <wp:anchor distT="0" distB="0" distL="114300" distR="114300" simplePos="0" relativeHeight="251621376" behindDoc="0" locked="0" layoutInCell="1" allowOverlap="1" wp14:anchorId="04312190" wp14:editId="071FE37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8A1996" w:rsidRDefault="008A1996">
                              <w:pPr>
                                <w:pStyle w:val="EquationIndex"/>
                                <w:pPrChange w:id="7570" w:author="The Si Tran" w:date="2012-12-16T08:25:00Z">
                                  <w:pPr/>
                                </w:pPrChange>
                              </w:pPr>
                              <w:ins w:id="7571" w:author="The Si Tran" w:date="2012-12-06T02:41:00Z">
                                <w:r>
                                  <w:t>(4.</w:t>
                                </w:r>
                              </w:ins>
                              <w:ins w:id="7572" w:author="The Si Tran" w:date="2012-12-06T02:44:00Z">
                                <w:r>
                                  <w:t>11</w:t>
                                </w:r>
                              </w:ins>
                              <w:ins w:id="757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4312190" id="Text Box 212" o:spid="_x0000_s1054" type="#_x0000_t202" style="position:absolute;left:0;text-align:left;margin-left:405.65pt;margin-top:46.05pt;width:46.85pt;height:28.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B32EE" w:rsidRDefault="00CB32EE">
                        <w:pPr>
                          <w:pStyle w:val="EquationIndex"/>
                          <w:pPrChange w:id="7764" w:author="The Si Tran" w:date="2012-12-16T08:25:00Z">
                            <w:pPr/>
                          </w:pPrChange>
                        </w:pPr>
                        <w:ins w:id="7765" w:author="The Si Tran" w:date="2012-12-06T02:41:00Z">
                          <w:r>
                            <w:t>(4.</w:t>
                          </w:r>
                        </w:ins>
                        <w:ins w:id="7766" w:author="The Si Tran" w:date="2012-12-06T02:44:00Z">
                          <w:r>
                            <w:t>11</w:t>
                          </w:r>
                        </w:ins>
                        <w:ins w:id="7767" w:author="The Si Tran" w:date="2012-12-06T02:41:00Z">
                          <w:r>
                            <w:t>)</w:t>
                          </w:r>
                        </w:ins>
                      </w:p>
                    </w:txbxContent>
                  </v:textbox>
                </v:shape>
              </w:pict>
            </mc:Fallback>
          </mc:AlternateContent>
        </w:r>
      </w:ins>
      <w:r w:rsidR="0088753F" w:rsidRPr="0049233F">
        <w:rPr>
          <w:rFonts w:ascii="Times New Roman" w:hAnsi="Times New Roman"/>
          <w:sz w:val="26"/>
          <w:szCs w:val="26"/>
        </w:rPr>
        <w:t>Thay (</w:t>
      </w:r>
      <w:ins w:id="7574" w:author="The Si Tran" w:date="2012-12-14T05:45:00Z">
        <w:r>
          <w:rPr>
            <w:rFonts w:ascii="Times New Roman" w:hAnsi="Times New Roman"/>
            <w:sz w:val="26"/>
            <w:szCs w:val="26"/>
          </w:rPr>
          <w:t>4</w:t>
        </w:r>
      </w:ins>
      <w:del w:id="757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576" w:author="The Si Tran" w:date="2012-12-14T05:45:00Z">
        <w:r>
          <w:rPr>
            <w:rFonts w:ascii="Times New Roman" w:hAnsi="Times New Roman"/>
            <w:sz w:val="26"/>
            <w:szCs w:val="26"/>
          </w:rPr>
          <w:t>4</w:t>
        </w:r>
      </w:ins>
      <w:del w:id="757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578" w:author="The Si Tran" w:date="2012-12-14T05:45:00Z">
        <w:r>
          <w:rPr>
            <w:rFonts w:ascii="Times New Roman" w:hAnsi="Times New Roman"/>
            <w:sz w:val="26"/>
            <w:szCs w:val="26"/>
          </w:rPr>
          <w:t>4</w:t>
        </w:r>
      </w:ins>
      <w:del w:id="757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8A1996">
      <w:pPr>
        <w:pStyle w:val="ListParagraph"/>
        <w:spacing w:after="0" w:line="360" w:lineRule="auto"/>
        <w:ind w:firstLine="720"/>
        <w:rPr>
          <w:rFonts w:ascii="Times New Roman" w:hAnsi="Times New Roman"/>
          <w:sz w:val="26"/>
          <w:szCs w:val="26"/>
        </w:rPr>
        <w:pPrChange w:id="7580" w:author="The Si Tran" w:date="2012-12-06T03:25:00Z">
          <w:pPr>
            <w:pStyle w:val="ListParagraph"/>
            <w:spacing w:after="0" w:line="360" w:lineRule="auto"/>
            <w:ind w:left="0"/>
          </w:pPr>
        </w:pPrChange>
      </w:pPr>
      <m:oMathPara>
        <m:oMath>
          <m:f>
            <m:fPr>
              <m:ctrlPr>
                <w:ins w:id="7581" w:author="The Si Tran" w:date="2012-12-06T03:24:00Z">
                  <w:rPr>
                    <w:rFonts w:ascii="Cambria Math" w:eastAsia="Times New Roman" w:hAnsi="Cambria Math"/>
                    <w:i/>
                    <w:sz w:val="26"/>
                    <w:szCs w:val="26"/>
                  </w:rPr>
                </w:ins>
              </m:ctrlPr>
            </m:fPr>
            <m:num>
              <w:ins w:id="7582" w:author="The Si Tran" w:date="2012-12-06T03:24:00Z">
                <m:r>
                  <w:rPr>
                    <w:rFonts w:ascii="Cambria Math" w:hAnsi="Cambria Math"/>
                    <w:sz w:val="26"/>
                    <w:szCs w:val="26"/>
                  </w:rPr>
                  <m:t>∂E</m:t>
                </m:r>
              </w:ins>
            </m:num>
            <m:den>
              <w:ins w:id="7583" w:author="The Si Tran" w:date="2012-12-06T03:24:00Z">
                <m:r>
                  <w:rPr>
                    <w:rFonts w:ascii="Cambria Math" w:hAnsi="Cambria Math"/>
                    <w:sz w:val="26"/>
                    <w:szCs w:val="26"/>
                  </w:rPr>
                  <m:t>∂</m:t>
                </m:r>
              </w:ins>
              <m:sSub>
                <m:sSubPr>
                  <m:ctrlPr>
                    <w:ins w:id="7584" w:author="The Si Tran" w:date="2012-12-06T03:24:00Z">
                      <w:rPr>
                        <w:rFonts w:ascii="Cambria Math" w:eastAsia="Times New Roman" w:hAnsi="Cambria Math"/>
                        <w:i/>
                        <w:sz w:val="26"/>
                        <w:szCs w:val="26"/>
                      </w:rPr>
                    </w:ins>
                  </m:ctrlPr>
                </m:sSubPr>
                <m:e>
                  <w:ins w:id="7585" w:author="The Si Tran" w:date="2012-12-06T03:24:00Z">
                    <m:r>
                      <w:rPr>
                        <w:rFonts w:ascii="Cambria Math" w:hAnsi="Cambria Math"/>
                        <w:sz w:val="26"/>
                        <w:szCs w:val="26"/>
                      </w:rPr>
                      <m:t>w</m:t>
                    </m:r>
                  </w:ins>
                </m:e>
                <m:sub>
                  <w:ins w:id="7586" w:author="The Si Tran" w:date="2012-12-06T03:24:00Z">
                    <m:r>
                      <w:rPr>
                        <w:rFonts w:ascii="Cambria Math" w:hAnsi="Cambria Math"/>
                        <w:sz w:val="26"/>
                        <w:szCs w:val="26"/>
                      </w:rPr>
                      <m:t>ij</m:t>
                    </m:r>
                  </w:ins>
                </m:sub>
              </m:sSub>
            </m:den>
          </m:f>
          <w:ins w:id="7587" w:author="The Si Tran" w:date="2012-12-06T03:24:00Z">
            <m:r>
              <w:rPr>
                <w:rFonts w:ascii="Cambria Math" w:hAnsi="Cambria Math"/>
                <w:sz w:val="26"/>
                <w:szCs w:val="26"/>
              </w:rPr>
              <m:t>=</m:t>
            </m:r>
          </w:ins>
          <m:d>
            <m:dPr>
              <m:ctrlPr>
                <w:ins w:id="7588" w:author="The Si Tran" w:date="2012-12-06T03:24:00Z">
                  <w:rPr>
                    <w:rFonts w:ascii="Cambria Math" w:hAnsi="Cambria Math"/>
                    <w:i/>
                    <w:sz w:val="26"/>
                    <w:szCs w:val="26"/>
                  </w:rPr>
                </w:ins>
              </m:ctrlPr>
            </m:dPr>
            <m:e>
              <m:nary>
                <m:naryPr>
                  <m:chr m:val="∑"/>
                  <m:limLoc m:val="subSup"/>
                  <m:supHide m:val="1"/>
                  <m:ctrlPr>
                    <w:ins w:id="7589" w:author="The Si Tran" w:date="2012-12-06T03:24:00Z">
                      <w:rPr>
                        <w:rFonts w:ascii="Cambria Math" w:eastAsia="Times New Roman" w:hAnsi="Cambria Math"/>
                        <w:i/>
                        <w:sz w:val="26"/>
                        <w:szCs w:val="26"/>
                      </w:rPr>
                    </w:ins>
                  </m:ctrlPr>
                </m:naryPr>
                <m:sub>
                  <w:ins w:id="7590" w:author="The Si Tran" w:date="2012-12-06T03:24:00Z">
                    <m:r>
                      <w:rPr>
                        <w:rFonts w:ascii="Cambria Math" w:eastAsia="Times New Roman" w:hAnsi="Cambria Math"/>
                        <w:sz w:val="26"/>
                        <w:szCs w:val="26"/>
                      </w:rPr>
                      <m:t>k∈succ</m:t>
                    </m:r>
                  </w:ins>
                  <m:d>
                    <m:dPr>
                      <m:ctrlPr>
                        <w:ins w:id="7591" w:author="The Si Tran" w:date="2012-12-06T03:24:00Z">
                          <w:rPr>
                            <w:rFonts w:ascii="Cambria Math" w:eastAsia="Times New Roman" w:hAnsi="Cambria Math"/>
                            <w:i/>
                            <w:sz w:val="26"/>
                            <w:szCs w:val="26"/>
                          </w:rPr>
                        </w:ins>
                      </m:ctrlPr>
                    </m:dPr>
                    <m:e>
                      <w:ins w:id="7592" w:author="The Si Tran" w:date="2012-12-06T03:24:00Z">
                        <m:r>
                          <w:rPr>
                            <w:rFonts w:ascii="Cambria Math" w:eastAsia="Times New Roman" w:hAnsi="Cambria Math"/>
                            <w:sz w:val="26"/>
                            <w:szCs w:val="26"/>
                          </w:rPr>
                          <m:t>i</m:t>
                        </m:r>
                      </w:ins>
                    </m:e>
                  </m:d>
                </m:sub>
                <m:sup/>
                <m:e>
                  <m:f>
                    <m:fPr>
                      <m:ctrlPr>
                        <w:ins w:id="7593" w:author="The Si Tran" w:date="2012-12-06T03:24:00Z">
                          <w:rPr>
                            <w:rFonts w:ascii="Cambria Math" w:eastAsia="Times New Roman" w:hAnsi="Cambria Math"/>
                            <w:i/>
                            <w:sz w:val="26"/>
                            <w:szCs w:val="26"/>
                          </w:rPr>
                        </w:ins>
                      </m:ctrlPr>
                    </m:fPr>
                    <m:num>
                      <w:ins w:id="7594" w:author="The Si Tran" w:date="2012-12-06T03:24:00Z">
                        <m:r>
                          <w:rPr>
                            <w:rFonts w:ascii="Cambria Math" w:hAnsi="Cambria Math"/>
                            <w:sz w:val="26"/>
                            <w:szCs w:val="26"/>
                          </w:rPr>
                          <m:t>∂E</m:t>
                        </m:r>
                      </w:ins>
                    </m:num>
                    <m:den>
                      <w:ins w:id="7595" w:author="The Si Tran" w:date="2012-12-06T03:24:00Z">
                        <m:r>
                          <w:rPr>
                            <w:rFonts w:ascii="Cambria Math" w:hAnsi="Cambria Math"/>
                            <w:sz w:val="26"/>
                            <w:szCs w:val="26"/>
                          </w:rPr>
                          <m:t>∂</m:t>
                        </m:r>
                      </w:ins>
                      <m:sSub>
                        <m:sSubPr>
                          <m:ctrlPr>
                            <w:ins w:id="7596" w:author="The Si Tran" w:date="2012-12-06T03:24:00Z">
                              <w:rPr>
                                <w:rFonts w:ascii="Cambria Math" w:eastAsia="Times New Roman" w:hAnsi="Cambria Math"/>
                                <w:i/>
                                <w:sz w:val="26"/>
                                <w:szCs w:val="26"/>
                              </w:rPr>
                            </w:ins>
                          </m:ctrlPr>
                        </m:sSubPr>
                        <m:e>
                          <w:ins w:id="7597" w:author="The Si Tran" w:date="2012-12-06T03:24:00Z">
                            <m:r>
                              <w:rPr>
                                <w:rFonts w:ascii="Cambria Math" w:hAnsi="Cambria Math"/>
                                <w:sz w:val="26"/>
                                <w:szCs w:val="26"/>
                              </w:rPr>
                              <m:t>o</m:t>
                            </m:r>
                          </w:ins>
                        </m:e>
                        <m:sub>
                          <w:ins w:id="7598" w:author="The Si Tran" w:date="2012-12-06T03:24:00Z">
                            <m:r>
                              <w:rPr>
                                <w:rFonts w:ascii="Cambria Math" w:hAnsi="Cambria Math"/>
                                <w:sz w:val="26"/>
                                <w:szCs w:val="26"/>
                              </w:rPr>
                              <m:t>k</m:t>
                            </m:r>
                          </w:ins>
                        </m:sub>
                      </m:sSub>
                    </m:den>
                  </m:f>
                  <m:sSup>
                    <m:sSupPr>
                      <m:ctrlPr>
                        <w:ins w:id="7599" w:author="The Si Tran" w:date="2012-12-06T03:24:00Z">
                          <w:rPr>
                            <w:rFonts w:ascii="Cambria Math" w:eastAsia="Times New Roman" w:hAnsi="Cambria Math"/>
                            <w:i/>
                            <w:sz w:val="26"/>
                            <w:szCs w:val="26"/>
                          </w:rPr>
                        </w:ins>
                      </m:ctrlPr>
                    </m:sSupPr>
                    <m:e>
                      <w:ins w:id="7600" w:author="The Si Tran" w:date="2012-12-06T03:24:00Z">
                        <m:r>
                          <w:rPr>
                            <w:rFonts w:ascii="Cambria Math" w:eastAsia="Times New Roman" w:hAnsi="Cambria Math"/>
                            <w:sz w:val="26"/>
                            <w:szCs w:val="26"/>
                          </w:rPr>
                          <m:t>f</m:t>
                        </m:r>
                      </w:ins>
                    </m:e>
                    <m:sup>
                      <w:ins w:id="7601" w:author="The Si Tran" w:date="2012-12-06T03:24:00Z">
                        <m:r>
                          <w:rPr>
                            <w:rFonts w:ascii="Cambria Math" w:eastAsia="Times New Roman" w:hAnsi="Cambria Math"/>
                            <w:sz w:val="26"/>
                            <w:szCs w:val="26"/>
                          </w:rPr>
                          <m:t>'</m:t>
                        </m:r>
                      </w:ins>
                    </m:sup>
                  </m:sSup>
                  <m:d>
                    <m:dPr>
                      <m:ctrlPr>
                        <w:ins w:id="7602" w:author="The Si Tran" w:date="2012-12-06T03:24:00Z">
                          <w:rPr>
                            <w:rFonts w:ascii="Cambria Math" w:eastAsia="Times New Roman" w:hAnsi="Cambria Math"/>
                            <w:i/>
                            <w:sz w:val="26"/>
                            <w:szCs w:val="26"/>
                          </w:rPr>
                        </w:ins>
                      </m:ctrlPr>
                    </m:dPr>
                    <m:e>
                      <m:sSub>
                        <m:sSubPr>
                          <m:ctrlPr>
                            <w:ins w:id="7603" w:author="The Si Tran" w:date="2012-12-06T03:24:00Z">
                              <w:rPr>
                                <w:rFonts w:ascii="Cambria Math" w:eastAsia="Times New Roman" w:hAnsi="Cambria Math"/>
                                <w:i/>
                                <w:sz w:val="26"/>
                                <w:szCs w:val="26"/>
                              </w:rPr>
                            </w:ins>
                          </m:ctrlPr>
                        </m:sSubPr>
                        <m:e>
                          <w:ins w:id="7604" w:author="The Si Tran" w:date="2012-12-06T03:24:00Z">
                            <m:r>
                              <w:rPr>
                                <w:rFonts w:ascii="Cambria Math" w:eastAsia="Times New Roman" w:hAnsi="Cambria Math"/>
                                <w:sz w:val="26"/>
                                <w:szCs w:val="26"/>
                              </w:rPr>
                              <m:t>net</m:t>
                            </m:r>
                          </w:ins>
                        </m:e>
                        <m:sub>
                          <w:ins w:id="7605" w:author="The Si Tran" w:date="2012-12-06T03:24:00Z">
                            <m:r>
                              <w:rPr>
                                <w:rFonts w:ascii="Cambria Math" w:eastAsia="Times New Roman" w:hAnsi="Cambria Math"/>
                                <w:sz w:val="26"/>
                                <w:szCs w:val="26"/>
                              </w:rPr>
                              <m:t>k</m:t>
                            </m:r>
                          </w:ins>
                        </m:sub>
                      </m:sSub>
                    </m:e>
                  </m:d>
                  <m:sSub>
                    <m:sSubPr>
                      <m:ctrlPr>
                        <w:ins w:id="7606" w:author="The Si Tran" w:date="2012-12-06T03:24:00Z">
                          <w:rPr>
                            <w:rFonts w:ascii="Cambria Math" w:eastAsia="Times New Roman" w:hAnsi="Cambria Math"/>
                            <w:i/>
                            <w:sz w:val="26"/>
                            <w:szCs w:val="26"/>
                          </w:rPr>
                        </w:ins>
                      </m:ctrlPr>
                    </m:sSubPr>
                    <m:e>
                      <w:ins w:id="7607" w:author="The Si Tran" w:date="2012-12-06T03:24:00Z">
                        <m:r>
                          <w:rPr>
                            <w:rFonts w:ascii="Cambria Math" w:eastAsia="Times New Roman" w:hAnsi="Cambria Math"/>
                            <w:sz w:val="26"/>
                            <w:szCs w:val="26"/>
                          </w:rPr>
                          <m:t>w</m:t>
                        </m:r>
                      </w:ins>
                    </m:e>
                    <m:sub>
                      <w:ins w:id="7608" w:author="The Si Tran" w:date="2012-12-06T03:24:00Z">
                        <m:r>
                          <w:rPr>
                            <w:rFonts w:ascii="Cambria Math" w:eastAsia="Times New Roman" w:hAnsi="Cambria Math"/>
                            <w:sz w:val="26"/>
                            <w:szCs w:val="26"/>
                          </w:rPr>
                          <m:t>ki</m:t>
                        </m:r>
                      </w:ins>
                    </m:sub>
                  </m:sSub>
                </m:e>
              </m:nary>
            </m:e>
          </m:d>
          <w:ins w:id="7609" w:author="The Si Tran" w:date="2012-12-06T03:24:00Z">
            <m:r>
              <w:rPr>
                <w:rFonts w:ascii="Cambria Math" w:hAnsi="Cambria Math"/>
                <w:sz w:val="26"/>
                <w:szCs w:val="26"/>
              </w:rPr>
              <m:t>*</m:t>
            </m:r>
          </w:ins>
          <m:sSup>
            <m:sSupPr>
              <m:ctrlPr>
                <w:ins w:id="7610" w:author="The Si Tran" w:date="2012-12-06T03:25:00Z">
                  <w:rPr>
                    <w:rFonts w:ascii="Cambria Math" w:eastAsia="Times New Roman" w:hAnsi="Cambria Math"/>
                    <w:i/>
                    <w:sz w:val="26"/>
                    <w:szCs w:val="26"/>
                  </w:rPr>
                </w:ins>
              </m:ctrlPr>
            </m:sSupPr>
            <m:e>
              <w:ins w:id="7611" w:author="The Si Tran" w:date="2012-12-06T03:25:00Z">
                <m:r>
                  <w:rPr>
                    <w:rFonts w:ascii="Cambria Math" w:hAnsi="Cambria Math"/>
                    <w:sz w:val="26"/>
                    <w:szCs w:val="26"/>
                  </w:rPr>
                  <m:t>f</m:t>
                </m:r>
              </w:ins>
            </m:e>
            <m:sup>
              <w:ins w:id="7612" w:author="The Si Tran" w:date="2012-12-06T03:25:00Z">
                <m:r>
                  <w:rPr>
                    <w:rFonts w:ascii="Cambria Math" w:hAnsi="Cambria Math"/>
                    <w:sz w:val="26"/>
                    <w:szCs w:val="26"/>
                  </w:rPr>
                  <m:t>'</m:t>
                </m:r>
              </w:ins>
            </m:sup>
          </m:sSup>
          <m:d>
            <m:dPr>
              <m:ctrlPr>
                <w:ins w:id="7613" w:author="The Si Tran" w:date="2012-12-06T03:25:00Z">
                  <w:rPr>
                    <w:rFonts w:ascii="Cambria Math" w:hAnsi="Cambria Math"/>
                    <w:i/>
                    <w:sz w:val="26"/>
                    <w:szCs w:val="26"/>
                  </w:rPr>
                </w:ins>
              </m:ctrlPr>
            </m:dPr>
            <m:e>
              <m:sSub>
                <m:sSubPr>
                  <m:ctrlPr>
                    <w:ins w:id="7614" w:author="The Si Tran" w:date="2012-12-06T03:25:00Z">
                      <w:rPr>
                        <w:rFonts w:ascii="Cambria Math" w:eastAsia="Times New Roman" w:hAnsi="Cambria Math"/>
                        <w:i/>
                        <w:sz w:val="26"/>
                        <w:szCs w:val="26"/>
                      </w:rPr>
                    </w:ins>
                  </m:ctrlPr>
                </m:sSubPr>
                <m:e>
                  <w:ins w:id="7615" w:author="The Si Tran" w:date="2012-12-06T03:25:00Z">
                    <m:r>
                      <w:rPr>
                        <w:rFonts w:ascii="Cambria Math" w:hAnsi="Cambria Math"/>
                        <w:sz w:val="26"/>
                        <w:szCs w:val="26"/>
                      </w:rPr>
                      <m:t>net</m:t>
                    </m:r>
                  </w:ins>
                </m:e>
                <m:sub>
                  <w:ins w:id="7616" w:author="The Si Tran" w:date="2012-12-06T03:25:00Z">
                    <m:r>
                      <w:rPr>
                        <w:rFonts w:ascii="Cambria Math" w:hAnsi="Cambria Math"/>
                        <w:sz w:val="26"/>
                        <w:szCs w:val="26"/>
                      </w:rPr>
                      <m:t>i</m:t>
                    </m:r>
                  </w:ins>
                </m:sub>
              </m:sSub>
            </m:e>
          </m:d>
          <m:sSub>
            <m:sSubPr>
              <m:ctrlPr>
                <w:ins w:id="7617" w:author="The Si Tran" w:date="2012-12-06T03:25:00Z">
                  <w:rPr>
                    <w:rFonts w:ascii="Cambria Math" w:eastAsia="Times New Roman" w:hAnsi="Cambria Math"/>
                    <w:i/>
                    <w:sz w:val="26"/>
                    <w:szCs w:val="26"/>
                  </w:rPr>
                </w:ins>
              </m:ctrlPr>
            </m:sSubPr>
            <m:e>
              <w:ins w:id="7618" w:author="The Si Tran" w:date="2012-12-06T03:25:00Z">
                <m:r>
                  <w:rPr>
                    <w:rFonts w:ascii="Cambria Math" w:hAnsi="Cambria Math"/>
                    <w:sz w:val="26"/>
                    <w:szCs w:val="26"/>
                  </w:rPr>
                  <m:t>o</m:t>
                </m:r>
              </w:ins>
            </m:e>
            <m:sub>
              <w:ins w:id="7619"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620"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8" o:title=""/>
            </v:shape>
            <o:OLEObject Type="Embed" ProgID="Equation.DSMT4" ShapeID="_x0000_i1126" DrawAspect="Content" ObjectID="_1417549091" r:id="rId259"/>
          </w:object>
        </w:r>
      </w:del>
    </w:p>
    <w:p w14:paraId="1B4AB723" w14:textId="4F7D63EE" w:rsidR="0088753F" w:rsidRPr="0049233F" w:rsidRDefault="0088753F">
      <w:pPr>
        <w:pPrChange w:id="7621"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7622" w:author="The Si Tran" w:date="2012-12-06T03:26:00Z"/>
        </w:rPr>
        <w:pPrChange w:id="7623" w:author="The Si Tran" w:date="2012-12-16T08:26:00Z">
          <w:pPr>
            <w:pStyle w:val="ListParagraph"/>
            <w:tabs>
              <w:tab w:val="left" w:pos="720"/>
            </w:tabs>
            <w:spacing w:after="0" w:line="360" w:lineRule="auto"/>
            <w:ind w:left="0" w:firstLine="720"/>
          </w:pPr>
        </w:pPrChange>
      </w:pPr>
      <w:ins w:id="7624" w:author="The Si Tran" w:date="2012-12-14T05:54:00Z">
        <w:r w:rsidRPr="008A1996">
          <w:rPr>
            <w:noProof/>
          </w:rPr>
          <mc:AlternateContent>
            <mc:Choice Requires="wps">
              <w:drawing>
                <wp:anchor distT="0" distB="0" distL="114300" distR="114300" simplePos="0" relativeHeight="251665408" behindDoc="0" locked="0" layoutInCell="1" allowOverlap="1" wp14:anchorId="404F4B27" wp14:editId="6D66693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8A1996" w:rsidRDefault="008A1996">
                              <w:pPr>
                                <w:pStyle w:val="EquationIndex"/>
                                <w:pPrChange w:id="7625" w:author="The Si Tran" w:date="2012-12-16T08:25:00Z">
                                  <w:pPr/>
                                </w:pPrChange>
                              </w:pPr>
                              <w:ins w:id="7626" w:author="The Si Tran" w:date="2012-12-06T02:41:00Z">
                                <w:r>
                                  <w:t>(4.</w:t>
                                </w:r>
                              </w:ins>
                              <w:ins w:id="7627" w:author="The Si Tran" w:date="2012-12-06T02:44:00Z">
                                <w:r>
                                  <w:t>12</w:t>
                                </w:r>
                              </w:ins>
                              <w:ins w:id="76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4F4B27" id="Text Box 214" o:spid="_x0000_s1055" type="#_x0000_t202" style="position:absolute;left:0;text-align:left;margin-left:407.9pt;margin-top:50.45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B32EE" w:rsidRDefault="00CB32EE">
                        <w:pPr>
                          <w:pStyle w:val="EquationIndex"/>
                          <w:pPrChange w:id="7823" w:author="The Si Tran" w:date="2012-12-16T08:25:00Z">
                            <w:pPr/>
                          </w:pPrChange>
                        </w:pPr>
                        <w:ins w:id="7824" w:author="The Si Tran" w:date="2012-12-06T02:41:00Z">
                          <w:r>
                            <w:t>(4.</w:t>
                          </w:r>
                        </w:ins>
                        <w:ins w:id="7825" w:author="The Si Tran" w:date="2012-12-06T02:44:00Z">
                          <w:r>
                            <w:t>12</w:t>
                          </w:r>
                        </w:ins>
                        <w:ins w:id="7826"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629" w:author="The Si Tran" w:date="2012-12-06T03:30:00Z"/>
          <w:rFonts w:ascii="Times New Roman" w:hAnsi="Times New Roman"/>
          <w:sz w:val="26"/>
          <w:szCs w:val="26"/>
        </w:rPr>
        <w:pPrChange w:id="7630" w:author="The Si Tran" w:date="2012-12-14T06:17:00Z">
          <w:pPr>
            <w:pStyle w:val="ListParagraph"/>
            <w:tabs>
              <w:tab w:val="left" w:pos="720"/>
            </w:tabs>
            <w:spacing w:after="0" w:line="360" w:lineRule="auto"/>
            <w:ind w:left="0" w:firstLine="720"/>
          </w:pPr>
        </w:pPrChange>
      </w:pPr>
      <w:ins w:id="7631" w:author="The Si Tran" w:date="2012-12-14T05:55:00Z">
        <w:r w:rsidRPr="008A1996">
          <w:rPr>
            <w:noProof/>
            <w:szCs w:val="26"/>
          </w:rPr>
          <mc:AlternateContent>
            <mc:Choice Requires="wps">
              <w:drawing>
                <wp:anchor distT="0" distB="0" distL="114300" distR="114300" simplePos="0" relativeHeight="251703296" behindDoc="0" locked="0" layoutInCell="1" allowOverlap="1" wp14:anchorId="78175529" wp14:editId="0CDEDE57">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8A1996" w:rsidRDefault="008A1996">
                              <w:pPr>
                                <w:pStyle w:val="EquationIndex"/>
                                <w:pPrChange w:id="7632" w:author="The Si Tran" w:date="2012-12-16T08:25:00Z">
                                  <w:pPr/>
                                </w:pPrChange>
                              </w:pPr>
                              <w:ins w:id="7633" w:author="The Si Tran" w:date="2012-12-06T02:41:00Z">
                                <w:r>
                                  <w:t>(4.</w:t>
                                </w:r>
                              </w:ins>
                              <w:ins w:id="7634" w:author="The Si Tran" w:date="2012-12-06T02:44:00Z">
                                <w:r>
                                  <w:t>13</w:t>
                                </w:r>
                              </w:ins>
                              <w:ins w:id="76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175529" id="Text Box 215" o:spid="_x0000_s1056" type="#_x0000_t202" style="position:absolute;left:0;text-align:left;margin-left:406.4pt;margin-top:25.55pt;width:46.85pt;height:2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B32EE" w:rsidRDefault="00CB32EE">
                        <w:pPr>
                          <w:pStyle w:val="EquationIndex"/>
                          <w:pPrChange w:id="7834" w:author="The Si Tran" w:date="2012-12-16T08:25:00Z">
                            <w:pPr/>
                          </w:pPrChange>
                        </w:pPr>
                        <w:ins w:id="7835" w:author="The Si Tran" w:date="2012-12-06T02:41:00Z">
                          <w:r>
                            <w:t>(4.</w:t>
                          </w:r>
                        </w:ins>
                        <w:ins w:id="7836" w:author="The Si Tran" w:date="2012-12-06T02:44:00Z">
                          <w:r>
                            <w:t>13</w:t>
                          </w:r>
                        </w:ins>
                        <w:ins w:id="7837" w:author="The Si Tran" w:date="2012-12-06T02:41:00Z">
                          <w:r>
                            <w:t>)</w:t>
                          </w:r>
                        </w:ins>
                      </w:p>
                    </w:txbxContent>
                  </v:textbox>
                </v:shape>
              </w:pict>
            </mc:Fallback>
          </mc:AlternateContent>
        </w:r>
      </w:ins>
      <w:ins w:id="7636"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637" w:author="The Si Tran" w:date="2012-12-06T03:30:00Z"/>
          <w:rFonts w:ascii="Times New Roman" w:hAnsi="Times New Roman"/>
          <w:sz w:val="26"/>
          <w:szCs w:val="26"/>
        </w:rPr>
        <w:pPrChange w:id="7638" w:author="The Si Tran" w:date="2012-12-14T06:17:00Z">
          <w:pPr>
            <w:pStyle w:val="ListParagraph"/>
            <w:tabs>
              <w:tab w:val="left" w:pos="720"/>
            </w:tabs>
            <w:spacing w:after="0" w:line="360" w:lineRule="auto"/>
            <w:ind w:left="0" w:firstLine="720"/>
          </w:pPr>
        </w:pPrChange>
      </w:pPr>
      <w:ins w:id="7639"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640" w:author="The Si Tran" w:date="2012-12-06T03:30:00Z">
            <w:rPr/>
          </w:rPrChange>
        </w:rPr>
        <w:pPrChange w:id="7641" w:author="The Si Tran" w:date="2012-12-14T06:17:00Z">
          <w:pPr>
            <w:pStyle w:val="ListParagraph"/>
            <w:spacing w:after="0" w:line="360" w:lineRule="auto"/>
            <w:ind w:left="0" w:firstLine="720"/>
          </w:pPr>
        </w:pPrChange>
      </w:pPr>
      <w:del w:id="7642" w:author="The Si Tran" w:date="2012-12-06T03:30:00Z">
        <w:r w:rsidRPr="00AF1345" w:rsidDel="00962DC9">
          <w:object w:dxaOrig="4040" w:dyaOrig="1040" w14:anchorId="7127A6C4">
            <v:shape id="_x0000_i1127" type="#_x0000_t75" style="width:266.25pt;height:1in" o:ole="">
              <v:imagedata r:id="rId260" o:title=""/>
            </v:shape>
            <o:OLEObject Type="Embed" ProgID="Equation.DSMT4" ShapeID="_x0000_i1127" DrawAspect="Content" ObjectID="_1417549092" r:id="rId261"/>
          </w:object>
        </w:r>
      </w:del>
    </w:p>
    <w:p w14:paraId="41B71683" w14:textId="60BCD495" w:rsidR="0088753F" w:rsidRPr="0049233F" w:rsidRDefault="0088753F">
      <w:pPr>
        <w:pPrChange w:id="7643"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4.25pt" o:ole="">
            <v:imagedata r:id="rId262" o:title=""/>
          </v:shape>
          <o:OLEObject Type="Embed" ProgID="Equation.DSMT4" ShapeID="_x0000_i1128" DrawAspect="Content" ObjectID="_1417549093" r:id="rId263"/>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644"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645"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646"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7647"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648" w:name="OLE_LINK1"/>
      <w:r w:rsidRPr="0049233F">
        <w:t>oscillation</w:t>
      </w:r>
      <w:bookmarkEnd w:id="7648"/>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649" w:author="The Si Tran" w:date="2012-12-06T03:30:00Z">
        <m:oMath>
          <m:r>
            <w:rPr>
              <w:rFonts w:ascii="Cambria Math" w:hAnsi="Cambria Math"/>
              <w:szCs w:val="26"/>
            </w:rPr>
            <m:t>∆w</m:t>
          </m:r>
        </m:oMath>
      </w:ins>
      <w:r w:rsidRPr="0049233F">
        <w:t xml:space="preserve"> nhỏ, nếu đạo hàm riêng phần lớn thì </w:t>
      </w:r>
      <w:ins w:id="7650"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651" w:author="The Si Tran" w:date="2012-12-06T03:34:00Z"/>
        </w:rPr>
        <w:pPrChange w:id="7652" w:author="The Si Tran" w:date="2012-12-16T08:27:00Z">
          <w:pPr>
            <w:pStyle w:val="ListParagraph"/>
            <w:spacing w:after="0" w:line="360" w:lineRule="auto"/>
            <w:ind w:left="0" w:firstLine="720"/>
          </w:pPr>
        </w:pPrChange>
      </w:pPr>
      <w:ins w:id="7653" w:author="The Si Tran" w:date="2012-12-14T05:55:00Z">
        <w:r w:rsidRPr="008A1996">
          <w:rPr>
            <w:noProof/>
          </w:rPr>
          <mc:AlternateContent>
            <mc:Choice Requires="wps">
              <w:drawing>
                <wp:anchor distT="0" distB="0" distL="114300" distR="114300" simplePos="0" relativeHeight="251709440" behindDoc="0" locked="0" layoutInCell="1" allowOverlap="1" wp14:anchorId="6A99BEC4" wp14:editId="5D045930">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8A1996" w:rsidRDefault="008A1996">
                              <w:pPr>
                                <w:pStyle w:val="EquationIndex"/>
                                <w:pPrChange w:id="7654" w:author="The Si Tran" w:date="2012-12-16T08:27:00Z">
                                  <w:pPr/>
                                </w:pPrChange>
                              </w:pPr>
                              <w:ins w:id="7655" w:author="The Si Tran" w:date="2012-12-06T02:41:00Z">
                                <w:r>
                                  <w:t>(4.</w:t>
                                </w:r>
                              </w:ins>
                              <w:ins w:id="7656" w:author="The Si Tran" w:date="2012-12-06T02:44:00Z">
                                <w:r>
                                  <w:t>14</w:t>
                                </w:r>
                              </w:ins>
                              <w:ins w:id="765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99BEC4" id="Text Box 216" o:spid="_x0000_s1057" type="#_x0000_t202" style="position:absolute;left:0;text-align:left;margin-left:406.4pt;margin-top:51.7pt;width:46.85pt;height:2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B32EE" w:rsidRDefault="00CB32EE">
                        <w:pPr>
                          <w:pStyle w:val="EquationIndex"/>
                          <w:pPrChange w:id="7860" w:author="The Si Tran" w:date="2012-12-16T08:27:00Z">
                            <w:pPr/>
                          </w:pPrChange>
                        </w:pPr>
                        <w:ins w:id="7861" w:author="The Si Tran" w:date="2012-12-06T02:41:00Z">
                          <w:r>
                            <w:t>(4.</w:t>
                          </w:r>
                        </w:ins>
                        <w:ins w:id="7862" w:author="The Si Tran" w:date="2012-12-06T02:44:00Z">
                          <w:r>
                            <w:t>14</w:t>
                          </w:r>
                        </w:ins>
                        <w:ins w:id="7863"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658" w:author="The Si Tran" w:date="2012-12-06T03:31:00Z"/>
          <w:rPrChange w:id="7659" w:author="The Si Tran" w:date="2012-12-06T03:34:00Z">
            <w:rPr>
              <w:ins w:id="7660" w:author="The Si Tran" w:date="2012-12-06T03:31:00Z"/>
            </w:rPr>
          </w:rPrChange>
        </w:rPr>
        <w:pPrChange w:id="7661" w:author="The Si Tran" w:date="2012-12-16T08:27:00Z">
          <w:pPr>
            <w:pStyle w:val="ListParagraph"/>
            <w:spacing w:after="0" w:line="360" w:lineRule="auto"/>
            <w:ind w:left="0" w:firstLine="720"/>
          </w:pPr>
        </w:pPrChange>
      </w:pPr>
      <w:del w:id="7662" w:author="The Si Tran" w:date="2012-12-06T03:34:00Z">
        <w:r w:rsidRPr="0049233F" w:rsidDel="003B3962">
          <w:rPr>
            <w:rPrChange w:id="7663" w:author="The Si Tran" w:date="2012-12-05T23:02:00Z">
              <w:rPr/>
            </w:rPrChange>
          </w:rPr>
          <w:object w:dxaOrig="4760" w:dyaOrig="700" w14:anchorId="60BD1AD6">
            <v:shape id="_x0000_i1129" type="#_x0000_t75" style="width:302.25pt;height:43.5pt" o:ole="">
              <v:imagedata r:id="rId264" o:title=""/>
            </v:shape>
            <o:OLEObject Type="Embed" ProgID="Equation.DSMT4" ShapeID="_x0000_i1129" DrawAspect="Content" ObjectID="_1417549094" r:id="rId265"/>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664" w:author="The Si Tran" w:date="2012-12-06T03:34:00Z">
          <w:pPr>
            <w:pStyle w:val="ListParagraph"/>
            <w:spacing w:after="0" w:line="360" w:lineRule="auto"/>
            <w:ind w:left="0" w:firstLine="720"/>
          </w:pPr>
        </w:pPrChange>
      </w:pPr>
      <w:ins w:id="7665"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666"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667" w:author="The Si Tran" w:date="2012-12-06T03:34:00Z">
                  <w:rPr>
                    <w:rFonts w:ascii="Cambria Math" w:hAnsi="Cambria Math"/>
                    <w:i/>
                    <w:sz w:val="26"/>
                    <w:szCs w:val="26"/>
                  </w:rPr>
                </w:ins>
              </m:ctrlPr>
            </m:sSubPr>
            <m:e>
              <w:ins w:id="7668" w:author="The Si Tran" w:date="2012-12-06T03:34:00Z">
                <m:r>
                  <w:rPr>
                    <w:rFonts w:ascii="Cambria Math" w:hAnsi="Cambria Math"/>
                    <w:sz w:val="26"/>
                    <w:szCs w:val="26"/>
                  </w:rPr>
                  <m:t>w</m:t>
                </m:r>
              </w:ins>
            </m:e>
            <m:sub>
              <w:ins w:id="7669" w:author="The Si Tran" w:date="2012-12-06T03:34:00Z">
                <m:r>
                  <w:rPr>
                    <w:rFonts w:ascii="Cambria Math" w:hAnsi="Cambria Math"/>
                    <w:sz w:val="26"/>
                    <w:szCs w:val="26"/>
                  </w:rPr>
                  <m:t>ij</m:t>
                </m:r>
              </w:ins>
            </m:sub>
          </m:sSub>
          <m:d>
            <m:dPr>
              <m:ctrlPr>
                <w:ins w:id="7670" w:author="The Si Tran" w:date="2012-12-06T03:34:00Z">
                  <w:rPr>
                    <w:rFonts w:ascii="Cambria Math" w:hAnsi="Cambria Math"/>
                    <w:i/>
                    <w:sz w:val="26"/>
                    <w:szCs w:val="26"/>
                  </w:rPr>
                </w:ins>
              </m:ctrlPr>
            </m:dPr>
            <m:e>
              <w:ins w:id="7671" w:author="The Si Tran" w:date="2012-12-06T03:34:00Z">
                <m:r>
                  <w:rPr>
                    <w:rFonts w:ascii="Cambria Math" w:hAnsi="Cambria Math"/>
                    <w:sz w:val="26"/>
                    <w:szCs w:val="26"/>
                  </w:rPr>
                  <m:t>t-1</m:t>
                </m:r>
              </w:ins>
            </m:e>
          </m:d>
          <w:ins w:id="7672"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673"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6" o:title=""/>
          </v:shape>
          <o:OLEObject Type="Embed" ProgID="Equation.DSMT4" ShapeID="_x0000_i1130" DrawAspect="Content" ObjectID="_1417549095" r:id="rId267"/>
        </w:object>
      </w:r>
      <w:r w:rsidRPr="0049233F">
        <w:t xml:space="preserve">có tác dụng điều chỉnh mức độ ảnh hưởng của giá trị </w:t>
      </w:r>
      <w:ins w:id="7674" w:author="The Si Tran" w:date="2012-12-06T03:33:00Z">
        <m:oMath>
          <m:r>
            <w:rPr>
              <w:rFonts w:ascii="Cambria Math" w:hAnsi="Cambria Math"/>
              <w:szCs w:val="26"/>
            </w:rPr>
            <m:t>∆</m:t>
          </m:r>
        </m:oMath>
      </w:ins>
      <m:oMath>
        <m:sSub>
          <m:sSubPr>
            <m:ctrlPr>
              <w:ins w:id="7675" w:author="The Si Tran" w:date="2012-12-06T03:34:00Z">
                <w:rPr>
                  <w:rFonts w:ascii="Cambria Math" w:hAnsi="Cambria Math"/>
                  <w:i/>
                  <w:szCs w:val="26"/>
                </w:rPr>
              </w:ins>
            </m:ctrlPr>
          </m:sSubPr>
          <m:e>
            <w:ins w:id="7676" w:author="The Si Tran" w:date="2012-12-06T03:34:00Z">
              <m:r>
                <w:rPr>
                  <w:rFonts w:ascii="Cambria Math" w:hAnsi="Cambria Math"/>
                  <w:szCs w:val="26"/>
                </w:rPr>
                <m:t>w</m:t>
              </m:r>
            </w:ins>
          </m:e>
          <m:sub>
            <w:ins w:id="7677" w:author="The Si Tran" w:date="2012-12-06T03:34:00Z">
              <m:r>
                <w:rPr>
                  <w:rFonts w:ascii="Cambria Math" w:hAnsi="Cambria Math"/>
                  <w:szCs w:val="26"/>
                </w:rPr>
                <m:t>ij</m:t>
              </m:r>
            </w:ins>
          </m:sub>
        </m:sSub>
        <m:d>
          <m:dPr>
            <m:ctrlPr>
              <w:ins w:id="7678" w:author="The Si Tran" w:date="2012-12-06T03:34:00Z">
                <w:rPr>
                  <w:rFonts w:ascii="Cambria Math" w:hAnsi="Cambria Math"/>
                  <w:i/>
                  <w:szCs w:val="26"/>
                </w:rPr>
              </w:ins>
            </m:ctrlPr>
          </m:dPr>
          <m:e>
            <w:ins w:id="7679"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7680"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681"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7682" w:author="The Si Tran" w:date="2012-12-14T05:56:00Z"/>
        </w:rPr>
      </w:pPr>
    </w:p>
    <w:p w14:paraId="26DCD6A4" w14:textId="10B9DDE1" w:rsidR="0088753F" w:rsidRPr="0049233F" w:rsidDel="005457E8" w:rsidRDefault="0088753F">
      <w:pPr>
        <w:ind w:firstLine="0"/>
        <w:rPr>
          <w:del w:id="7683" w:author="The Si Tran" w:date="2012-12-14T05:56:00Z"/>
        </w:rPr>
        <w:pPrChange w:id="7684"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685" w:author="The Si Tran" w:date="2012-12-14T05:56:00Z"/>
        </w:rPr>
        <w:pPrChange w:id="7686"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687" w:author="The Si Tran" w:date="2012-12-14T05:56:00Z"/>
        </w:rPr>
        <w:pPrChange w:id="7688"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689"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690"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691"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692"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693"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694"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8" o:title=""/>
                </v:shape>
                <o:OLEObject Type="Embed" ProgID="Equation.DSMT4" ShapeID="_x0000_i1131" DrawAspect="Content" ObjectID="_1417549096" r:id="rId269"/>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695"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70" o:title=""/>
                </v:shape>
                <o:OLEObject Type="Embed" ProgID="Equation.DSMT4" ShapeID="_x0000_i1132" DrawAspect="Content" ObjectID="_1417549097" r:id="rId271"/>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696"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72" o:title=""/>
                </v:shape>
                <o:OLEObject Type="Embed" ProgID="Equation.DSMT4" ShapeID="_x0000_i1133" DrawAspect="Content" ObjectID="_1417549098" r:id="rId273"/>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697"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4" o:title=""/>
                </v:shape>
                <o:OLEObject Type="Embed" ProgID="Equation.DSMT4" ShapeID="_x0000_i1134" DrawAspect="Content" ObjectID="_1417549099" r:id="rId275"/>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698" w:name="_Toc327348217"/>
      <w:bookmarkStart w:id="7699" w:name="_Toc343029967"/>
    </w:p>
    <w:p w14:paraId="0030D0D0" w14:textId="700BFB30" w:rsidR="0088753F" w:rsidRDefault="0088753F">
      <w:pPr>
        <w:pStyle w:val="Hinh"/>
        <w:rPr>
          <w:ins w:id="7700" w:author="The Si Tran" w:date="2012-12-11T23:37:00Z"/>
        </w:rPr>
        <w:pPrChange w:id="7701" w:author="The Si Tran" w:date="2012-12-16T10:10:00Z">
          <w:pPr>
            <w:pStyle w:val="Caption"/>
            <w:ind w:left="2160" w:firstLine="720"/>
          </w:pPr>
        </w:pPrChange>
      </w:pPr>
      <w:bookmarkStart w:id="7702" w:name="_Toc343711402"/>
      <w:r w:rsidRPr="0049233F">
        <w:t>Hình</w:t>
      </w:r>
      <w:ins w:id="7703" w:author="The Si Tran" w:date="2012-12-11T23:36:00Z">
        <w:r w:rsidR="002400FD">
          <w:t xml:space="preserve"> 4.</w:t>
        </w:r>
      </w:ins>
      <w:r w:rsidR="001E2676">
        <w:t>9</w:t>
      </w:r>
      <w:del w:id="7704"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705"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706"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8A1996">
        <w:t>ậ</w:t>
      </w:r>
      <w:r w:rsidRPr="002400FD">
        <w:rPr>
          <w:rPrChange w:id="7707" w:author="The Si Tran" w:date="2012-12-11T23:37:00Z">
            <w:rPr>
              <w:b w:val="0"/>
            </w:rPr>
          </w:rPrChange>
        </w:rPr>
        <w:t>t lan truyền ngược</w:t>
      </w:r>
      <w:bookmarkEnd w:id="7698"/>
      <w:bookmarkEnd w:id="7699"/>
      <w:bookmarkEnd w:id="7702"/>
    </w:p>
    <w:p w14:paraId="6BC77435" w14:textId="77777777" w:rsidR="002400FD" w:rsidRPr="00032D83" w:rsidRDefault="002400FD">
      <w:pPr>
        <w:pStyle w:val="Hinh"/>
        <w:pPrChange w:id="7708" w:author="The Si Tran" w:date="2012-12-16T10:10:00Z">
          <w:pPr>
            <w:pStyle w:val="Caption"/>
            <w:ind w:left="2160" w:firstLine="720"/>
          </w:pPr>
        </w:pPrChange>
      </w:pPr>
    </w:p>
    <w:p w14:paraId="5DC1FB62" w14:textId="77777777" w:rsidR="0088753F" w:rsidRPr="0049233F" w:rsidDel="00334CAD" w:rsidRDefault="0088753F">
      <w:pPr>
        <w:rPr>
          <w:del w:id="7709" w:author="The Si Tran" w:date="2012-12-16T08:28:00Z"/>
        </w:rPr>
        <w:pPrChange w:id="7710"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711" w:author="The Si Tran" w:date="2012-12-16T08:28:00Z">
          <w:pPr>
            <w:spacing w:before="0"/>
            <w:ind w:firstLine="720"/>
          </w:pPr>
        </w:pPrChange>
      </w:pPr>
    </w:p>
    <w:p w14:paraId="22CC9BD4" w14:textId="699F67BE" w:rsidR="0088753F" w:rsidRPr="0049233F" w:rsidRDefault="0088753F" w:rsidP="0088753F">
      <w:pPr>
        <w:pStyle w:val="Heading3"/>
      </w:pPr>
      <w:bookmarkStart w:id="7712" w:name="_Toc327348175"/>
      <w:bookmarkStart w:id="7713" w:name="_Toc343711213"/>
      <w:r w:rsidRPr="0049233F">
        <w:t>Giải thuật RPROP</w:t>
      </w:r>
      <w:bookmarkEnd w:id="7712"/>
      <w:bookmarkEnd w:id="7713"/>
    </w:p>
    <w:p w14:paraId="1E82DD5F" w14:textId="5AD4C077" w:rsidR="0088753F" w:rsidRPr="0049233F" w:rsidRDefault="0088753F">
      <w:pPr>
        <w:pPrChange w:id="7714"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7715" w:author="The Si Tran" w:date="2012-12-06T03:47:00Z">
                <w:rPr>
                  <w:rFonts w:ascii="Cambria Math" w:hAnsi="Cambria Math"/>
                </w:rPr>
              </w:ins>
            </m:ctrlPr>
          </m:sSubSupPr>
          <m:e>
            <w:ins w:id="7716" w:author="The Si Tran" w:date="2012-12-06T03:47:00Z">
              <m:r>
                <m:rPr>
                  <m:sty m:val="p"/>
                </m:rPr>
                <w:rPr>
                  <w:rFonts w:ascii="Cambria Math" w:hAnsi="Cambria Math"/>
                </w:rPr>
                <m:t>∆</m:t>
              </m:r>
              <m:r>
                <w:rPr>
                  <w:rFonts w:ascii="Cambria Math" w:hAnsi="Cambria Math"/>
                </w:rPr>
                <m:t>w</m:t>
              </m:r>
            </w:ins>
          </m:e>
          <m:sub>
            <w:ins w:id="7717" w:author="The Si Tran" w:date="2012-12-06T03:47:00Z">
              <m:r>
                <w:rPr>
                  <w:rFonts w:ascii="Cambria Math" w:hAnsi="Cambria Math"/>
                </w:rPr>
                <m:t>ij</m:t>
              </m:r>
            </w:ins>
          </m:sub>
          <m:sup>
            <w:ins w:id="771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719"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720" w:author="The Si Tran" w:date="2012-12-06T03:35:00Z"/>
        </w:rPr>
        <w:pPrChange w:id="7721" w:author="The Si Tran" w:date="2012-12-16T08:28:00Z">
          <w:pPr>
            <w:spacing w:before="0"/>
            <w:ind w:firstLine="720"/>
          </w:pPr>
        </w:pPrChange>
      </w:pPr>
      <w:ins w:id="7722" w:author="The Si Tran" w:date="2012-12-14T05:57:00Z">
        <w:r w:rsidRPr="00032D83">
          <w:rPr>
            <w:noProof/>
          </w:rPr>
          <mc:AlternateContent>
            <mc:Choice Requires="wps">
              <w:drawing>
                <wp:anchor distT="0" distB="0" distL="114300" distR="114300" simplePos="0" relativeHeight="251715584" behindDoc="0" locked="0" layoutInCell="1" allowOverlap="1" wp14:anchorId="6AFED96D" wp14:editId="0ADE7F6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8A1996" w:rsidRDefault="008A1996">
                              <w:pPr>
                                <w:pStyle w:val="EquationIndex"/>
                                <w:pPrChange w:id="7723" w:author="The Si Tran" w:date="2012-12-16T08:28:00Z">
                                  <w:pPr/>
                                </w:pPrChange>
                              </w:pPr>
                              <w:ins w:id="7724" w:author="The Si Tran" w:date="2012-12-06T02:41:00Z">
                                <w:r>
                                  <w:t>(4.</w:t>
                                </w:r>
                              </w:ins>
                              <w:ins w:id="7725" w:author="The Si Tran" w:date="2012-12-06T02:44:00Z">
                                <w:r>
                                  <w:t>15</w:t>
                                </w:r>
                              </w:ins>
                              <w:ins w:id="772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FED96D" id="Text Box 217" o:spid="_x0000_s1058" type="#_x0000_t202" style="position:absolute;left:0;text-align:left;margin-left:406.4pt;margin-top:188.6pt;width:46.85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B32EE" w:rsidRDefault="00CB32EE">
                        <w:pPr>
                          <w:pStyle w:val="EquationIndex"/>
                          <w:pPrChange w:id="7935" w:author="The Si Tran" w:date="2012-12-16T08:28:00Z">
                            <w:pPr/>
                          </w:pPrChange>
                        </w:pPr>
                        <w:ins w:id="7936" w:author="The Si Tran" w:date="2012-12-06T02:41:00Z">
                          <w:r>
                            <w:t>(4.</w:t>
                          </w:r>
                        </w:ins>
                        <w:ins w:id="7937" w:author="The Si Tran" w:date="2012-12-06T02:44:00Z">
                          <w:r>
                            <w:t>15</w:t>
                          </w:r>
                        </w:ins>
                        <w:ins w:id="7938"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7727" w:author="The Si Tran" w:date="2012-12-06T03:39:00Z">
                <w:rPr>
                  <w:rFonts w:ascii="Cambria Math" w:hAnsi="Cambria Math"/>
                  <w:i/>
                </w:rPr>
              </w:ins>
            </m:ctrlPr>
          </m:sSubPr>
          <m:e>
            <w:ins w:id="7728" w:author="The Si Tran" w:date="2012-12-06T03:39:00Z">
              <m:r>
                <w:rPr>
                  <w:rFonts w:ascii="Cambria Math" w:hAnsi="Cambria Math"/>
                </w:rPr>
                <m:t>w</m:t>
              </m:r>
            </w:ins>
          </m:e>
          <m:sub>
            <w:ins w:id="7729"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730" w:author="The Si Tran" w:date="2012-12-06T03:36:00Z">
                <w:rPr>
                  <w:rFonts w:ascii="Cambria Math" w:hAnsi="Cambria Math"/>
                  <w:i/>
                </w:rPr>
              </w:ins>
            </m:ctrlPr>
          </m:sSubSupPr>
          <m:e>
            <w:ins w:id="7731" w:author="The Si Tran" w:date="2012-12-06T03:36:00Z">
              <m:r>
                <w:rPr>
                  <w:rFonts w:ascii="Cambria Math" w:hAnsi="Cambria Math"/>
                </w:rPr>
                <m:t>∆</m:t>
              </m:r>
            </w:ins>
          </m:e>
          <m:sub>
            <w:ins w:id="7732"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7733" w:author="The Si Tran" w:date="2012-12-06T03:39:00Z">
                <w:rPr>
                  <w:rFonts w:ascii="Cambria Math" w:hAnsi="Cambria Math"/>
                  <w:sz w:val="28"/>
                  <w:szCs w:val="28"/>
                </w:rPr>
              </w:ins>
            </m:ctrlPr>
          </m:fPr>
          <m:num>
            <w:ins w:id="7734" w:author="The Si Tran" w:date="2012-12-06T03:39:00Z">
              <m:r>
                <w:rPr>
                  <w:rFonts w:ascii="Cambria Math" w:hAnsi="Cambria Math"/>
                  <w:sz w:val="28"/>
                  <w:szCs w:val="28"/>
                </w:rPr>
                <m:t>∂</m:t>
              </m:r>
            </w:ins>
            <m:sSup>
              <m:sSupPr>
                <m:ctrlPr>
                  <w:ins w:id="7735" w:author="The Si Tran" w:date="2012-12-06T03:39:00Z">
                    <w:rPr>
                      <w:rFonts w:ascii="Cambria Math" w:hAnsi="Cambria Math"/>
                      <w:sz w:val="28"/>
                      <w:szCs w:val="28"/>
                    </w:rPr>
                  </w:ins>
                </m:ctrlPr>
              </m:sSupPr>
              <m:e>
                <w:ins w:id="7736"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737" w:author="The Si Tran" w:date="2012-12-06T03:39:00Z">
              <m:r>
                <w:rPr>
                  <w:rFonts w:ascii="Cambria Math" w:hAnsi="Cambria Math"/>
                  <w:sz w:val="28"/>
                  <w:szCs w:val="28"/>
                </w:rPr>
                <m:t>∂</m:t>
              </m:r>
            </w:ins>
            <m:sSub>
              <m:sSubPr>
                <m:ctrlPr>
                  <w:ins w:id="7738" w:author="The Si Tran" w:date="2012-12-06T03:39:00Z">
                    <w:rPr>
                      <w:rFonts w:ascii="Cambria Math" w:hAnsi="Cambria Math"/>
                      <w:sz w:val="28"/>
                      <w:szCs w:val="28"/>
                    </w:rPr>
                  </w:ins>
                </m:ctrlPr>
              </m:sSubPr>
              <m:e>
                <w:ins w:id="7739" w:author="The Si Tran" w:date="2012-12-06T03:39:00Z">
                  <m:r>
                    <w:rPr>
                      <w:rFonts w:ascii="Cambria Math" w:hAnsi="Cambria Math"/>
                      <w:sz w:val="28"/>
                      <w:szCs w:val="28"/>
                    </w:rPr>
                    <m:t>w</m:t>
                  </m:r>
                </w:ins>
              </m:e>
              <m:sub>
                <w:ins w:id="7740"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8A1996">
      <w:pPr>
        <w:pStyle w:val="Canhgiua"/>
        <w:rPr>
          <w:del w:id="7741" w:author="The Si Tran" w:date="2012-12-06T03:40:00Z"/>
        </w:rPr>
        <w:pPrChange w:id="7742" w:author="The Si Tran" w:date="2012-12-16T17:32:00Z">
          <w:pPr>
            <w:spacing w:before="0"/>
            <w:ind w:firstLine="720"/>
          </w:pPr>
        </w:pPrChange>
      </w:pPr>
      <m:oMathPara>
        <m:oMathParaPr>
          <m:jc m:val="center"/>
        </m:oMathParaPr>
        <m:oMath>
          <m:sSubSup>
            <m:sSubSupPr>
              <m:ctrlPr>
                <w:ins w:id="7743" w:author="The Si Tran" w:date="2012-12-06T03:36:00Z">
                  <w:rPr>
                    <w:rFonts w:ascii="Cambria Math" w:hAnsi="Cambria Math"/>
                  </w:rPr>
                </w:ins>
              </m:ctrlPr>
            </m:sSubSupPr>
            <m:e>
              <w:ins w:id="7744" w:author="The Si Tran" w:date="2012-12-06T03:36:00Z">
                <m:r>
                  <m:rPr>
                    <m:sty m:val="p"/>
                  </m:rPr>
                  <w:rPr>
                    <w:rFonts w:ascii="Cambria Math" w:hAnsi="Cambria Math"/>
                  </w:rPr>
                  <m:t>∆</m:t>
                </m:r>
              </w:ins>
            </m:e>
            <m:sub>
              <w:ins w:id="7745" w:author="The Si Tran" w:date="2012-12-06T03:36:00Z">
                <m:r>
                  <w:rPr>
                    <w:rFonts w:ascii="Cambria Math" w:hAnsi="Cambria Math"/>
                  </w:rPr>
                  <m:t>ij</m:t>
                </m:r>
              </w:ins>
            </m:sub>
            <m:sup>
              <w:ins w:id="7746"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747" w:author="The Si Tran" w:date="2012-12-06T03:36:00Z">
            <m:r>
              <m:rPr>
                <m:sty m:val="p"/>
              </m:rPr>
              <w:rPr>
                <w:rFonts w:ascii="Cambria Math" w:hAnsi="Cambria Math"/>
              </w:rPr>
              <m:t>=</m:t>
            </m:r>
          </w:ins>
          <m:d>
            <m:dPr>
              <m:begChr m:val="{"/>
              <m:endChr m:val=""/>
              <m:ctrlPr>
                <w:ins w:id="7748" w:author="The Si Tran" w:date="2012-12-06T03:38:00Z">
                  <w:rPr>
                    <w:rFonts w:ascii="Cambria Math" w:hAnsi="Cambria Math"/>
                  </w:rPr>
                </w:ins>
              </m:ctrlPr>
            </m:dPr>
            <m:e>
              <m:eqArr>
                <m:eqArrPr>
                  <m:ctrlPr>
                    <w:ins w:id="7749" w:author="The Si Tran" w:date="2012-12-06T03:38:00Z">
                      <w:rPr>
                        <w:rFonts w:ascii="Cambria Math" w:hAnsi="Cambria Math"/>
                      </w:rPr>
                    </w:ins>
                  </m:ctrlPr>
                </m:eqArrPr>
                <m:e>
                  <m:sSup>
                    <m:sSupPr>
                      <m:ctrlPr>
                        <w:ins w:id="7750" w:author="The Si Tran" w:date="2012-12-06T03:38:00Z">
                          <w:rPr>
                            <w:rFonts w:ascii="Cambria Math" w:hAnsi="Cambria Math"/>
                          </w:rPr>
                        </w:ins>
                      </m:ctrlPr>
                    </m:sSupPr>
                    <m:e>
                      <w:ins w:id="7751" w:author="The Si Tran" w:date="2012-12-06T03:38:00Z">
                        <m:r>
                          <w:rPr>
                            <w:rFonts w:ascii="Cambria Math" w:hAnsi="Cambria Math"/>
                          </w:rPr>
                          <m:t>η</m:t>
                        </m:r>
                      </w:ins>
                    </m:e>
                    <m:sup>
                      <w:ins w:id="7752" w:author="The Si Tran" w:date="2012-12-06T03:38:00Z">
                        <m:r>
                          <m:rPr>
                            <m:sty m:val="p"/>
                          </m:rPr>
                          <w:rPr>
                            <w:rFonts w:ascii="Cambria Math" w:hAnsi="Cambria Math"/>
                          </w:rPr>
                          <m:t>+</m:t>
                        </m:r>
                      </w:ins>
                    </m:sup>
                  </m:sSup>
                  <w:ins w:id="7753" w:author="The Si Tran" w:date="2012-12-06T03:38:00Z">
                    <m:r>
                      <m:rPr>
                        <m:sty m:val="p"/>
                      </m:rPr>
                      <w:rPr>
                        <w:rFonts w:ascii="Cambria Math" w:hAnsi="Cambria Math"/>
                      </w:rPr>
                      <m:t>*</m:t>
                    </m:r>
                  </w:ins>
                  <m:sSubSup>
                    <m:sSubSupPr>
                      <m:ctrlPr>
                        <w:ins w:id="7754" w:author="The Si Tran" w:date="2012-12-06T03:38:00Z">
                          <w:rPr>
                            <w:rFonts w:ascii="Cambria Math" w:hAnsi="Cambria Math"/>
                          </w:rPr>
                        </w:ins>
                      </m:ctrlPr>
                    </m:sSubSupPr>
                    <m:e>
                      <w:ins w:id="7755" w:author="The Si Tran" w:date="2012-12-06T03:38:00Z">
                        <m:r>
                          <m:rPr>
                            <m:sty m:val="p"/>
                          </m:rPr>
                          <w:rPr>
                            <w:rFonts w:ascii="Cambria Math" w:hAnsi="Cambria Math"/>
                          </w:rPr>
                          <m:t>∆</m:t>
                        </m:r>
                      </w:ins>
                    </m:e>
                    <m:sub>
                      <w:ins w:id="7756" w:author="The Si Tran" w:date="2012-12-06T03:38:00Z">
                        <m:r>
                          <w:rPr>
                            <w:rFonts w:ascii="Cambria Math" w:hAnsi="Cambria Math"/>
                          </w:rPr>
                          <m:t>ij</m:t>
                        </m:r>
                      </w:ins>
                    </m:sub>
                    <m:sup>
                      <m:d>
                        <m:dPr>
                          <m:ctrlPr>
                            <w:ins w:id="7757" w:author="The Si Tran" w:date="2012-12-06T03:38:00Z">
                              <w:rPr>
                                <w:rFonts w:ascii="Cambria Math" w:hAnsi="Cambria Math"/>
                              </w:rPr>
                            </w:ins>
                          </m:ctrlPr>
                        </m:dPr>
                        <m:e>
                          <w:ins w:id="7758" w:author="The Si Tran" w:date="2012-12-06T03:38:00Z">
                            <m:r>
                              <w:rPr>
                                <w:rFonts w:ascii="Cambria Math" w:hAnsi="Cambria Math"/>
                              </w:rPr>
                              <m:t>t</m:t>
                            </m:r>
                          </w:ins>
                        </m:e>
                      </m:d>
                    </m:sup>
                  </m:sSubSup>
                  <w:ins w:id="7759" w:author="The Si Tran" w:date="2012-12-06T03:38:00Z">
                    <m:r>
                      <m:rPr>
                        <m:sty m:val="p"/>
                      </m:rPr>
                      <w:rPr>
                        <w:rFonts w:ascii="Cambria Math" w:hAnsi="Cambria Math"/>
                      </w:rPr>
                      <m:t xml:space="preserve">, </m:t>
                    </m:r>
                    <m:r>
                      <w:rPr>
                        <w:rFonts w:ascii="Cambria Math" w:hAnsi="Cambria Math"/>
                      </w:rPr>
                      <m:t>if</m:t>
                    </m:r>
                  </w:ins>
                  <w:ins w:id="7760" w:author="The Si Tran" w:date="2012-12-06T03:39:00Z">
                    <m:r>
                      <m:rPr>
                        <m:sty m:val="p"/>
                      </m:rPr>
                      <w:rPr>
                        <w:rFonts w:ascii="Cambria Math" w:hAnsi="Cambria Math"/>
                      </w:rPr>
                      <m:t xml:space="preserve"> </m:t>
                    </m:r>
                  </w:ins>
                  <m:f>
                    <m:fPr>
                      <m:ctrlPr>
                        <w:ins w:id="7761" w:author="The Si Tran" w:date="2012-12-06T03:39:00Z">
                          <w:rPr>
                            <w:rFonts w:ascii="Cambria Math" w:hAnsi="Cambria Math"/>
                          </w:rPr>
                        </w:ins>
                      </m:ctrlPr>
                    </m:fPr>
                    <m:num>
                      <w:ins w:id="7762" w:author="The Si Tran" w:date="2012-12-06T03:39:00Z">
                        <m:r>
                          <w:rPr>
                            <w:rFonts w:ascii="Cambria Math" w:hAnsi="Cambria Math"/>
                          </w:rPr>
                          <m:t>∂</m:t>
                        </m:r>
                      </w:ins>
                      <m:sSup>
                        <m:sSupPr>
                          <m:ctrlPr>
                            <w:ins w:id="7763" w:author="The Si Tran" w:date="2012-12-06T03:39:00Z">
                              <w:rPr>
                                <w:rFonts w:ascii="Cambria Math" w:hAnsi="Cambria Math"/>
                              </w:rPr>
                            </w:ins>
                          </m:ctrlPr>
                        </m:sSupPr>
                        <m:e>
                          <w:ins w:id="7764" w:author="The Si Tran" w:date="2012-12-06T03:39:00Z">
                            <m:r>
                              <w:rPr>
                                <w:rFonts w:ascii="Cambria Math" w:hAnsi="Cambria Math"/>
                              </w:rPr>
                              <m:t>E</m:t>
                            </m:r>
                          </w:ins>
                        </m:e>
                        <m:sup>
                          <m:d>
                            <m:dPr>
                              <m:ctrlPr>
                                <w:ins w:id="7765" w:author="The Si Tran" w:date="2012-12-06T03:39:00Z">
                                  <w:rPr>
                                    <w:rFonts w:ascii="Cambria Math" w:hAnsi="Cambria Math"/>
                                  </w:rPr>
                                </w:ins>
                              </m:ctrlPr>
                            </m:dPr>
                            <m:e>
                              <w:ins w:id="7766" w:author="The Si Tran" w:date="2012-12-06T03:39:00Z">
                                <m:r>
                                  <w:rPr>
                                    <w:rFonts w:ascii="Cambria Math" w:hAnsi="Cambria Math"/>
                                  </w:rPr>
                                  <m:t>t</m:t>
                                </m:r>
                                <m:r>
                                  <m:rPr>
                                    <m:sty m:val="p"/>
                                  </m:rPr>
                                  <w:rPr>
                                    <w:rFonts w:ascii="Cambria Math" w:hAnsi="Cambria Math"/>
                                  </w:rPr>
                                  <m:t>-1</m:t>
                                </m:r>
                              </w:ins>
                            </m:e>
                          </m:d>
                        </m:sup>
                      </m:sSup>
                    </m:num>
                    <m:den>
                      <w:ins w:id="7767" w:author="The Si Tran" w:date="2012-12-06T03:39:00Z">
                        <m:r>
                          <w:rPr>
                            <w:rFonts w:ascii="Cambria Math" w:hAnsi="Cambria Math"/>
                          </w:rPr>
                          <m:t>∂</m:t>
                        </m:r>
                      </w:ins>
                      <m:sSub>
                        <m:sSubPr>
                          <m:ctrlPr>
                            <w:ins w:id="7768" w:author="The Si Tran" w:date="2012-12-06T03:39:00Z">
                              <w:rPr>
                                <w:rFonts w:ascii="Cambria Math" w:hAnsi="Cambria Math"/>
                              </w:rPr>
                            </w:ins>
                          </m:ctrlPr>
                        </m:sSubPr>
                        <m:e>
                          <w:ins w:id="7769" w:author="The Si Tran" w:date="2012-12-06T03:39:00Z">
                            <m:r>
                              <w:rPr>
                                <w:rFonts w:ascii="Cambria Math" w:hAnsi="Cambria Math"/>
                              </w:rPr>
                              <m:t>w</m:t>
                            </m:r>
                          </w:ins>
                        </m:e>
                        <m:sub>
                          <w:ins w:id="7770" w:author="The Si Tran" w:date="2012-12-06T03:39:00Z">
                            <m:r>
                              <w:rPr>
                                <w:rFonts w:ascii="Cambria Math" w:hAnsi="Cambria Math"/>
                              </w:rPr>
                              <m:t>ij</m:t>
                            </m:r>
                          </w:ins>
                        </m:sub>
                      </m:sSub>
                    </m:den>
                  </m:f>
                  <w:ins w:id="7771" w:author="The Si Tran" w:date="2012-12-06T03:39:00Z">
                    <m:r>
                      <m:rPr>
                        <m:sty m:val="p"/>
                      </m:rPr>
                      <w:rPr>
                        <w:rFonts w:ascii="Cambria Math" w:hAnsi="Cambria Math"/>
                      </w:rPr>
                      <m:t>*</m:t>
                    </m:r>
                  </w:ins>
                  <m:f>
                    <m:fPr>
                      <m:ctrlPr>
                        <w:ins w:id="7772" w:author="The Si Tran" w:date="2012-12-06T03:39:00Z">
                          <w:rPr>
                            <w:rFonts w:ascii="Cambria Math" w:hAnsi="Cambria Math"/>
                          </w:rPr>
                        </w:ins>
                      </m:ctrlPr>
                    </m:fPr>
                    <m:num>
                      <w:ins w:id="7773" w:author="The Si Tran" w:date="2012-12-06T03:39:00Z">
                        <m:r>
                          <w:rPr>
                            <w:rFonts w:ascii="Cambria Math" w:hAnsi="Cambria Math"/>
                          </w:rPr>
                          <m:t>∂</m:t>
                        </m:r>
                      </w:ins>
                      <m:sSup>
                        <m:sSupPr>
                          <m:ctrlPr>
                            <w:ins w:id="7774" w:author="The Si Tran" w:date="2012-12-06T03:39:00Z">
                              <w:rPr>
                                <w:rFonts w:ascii="Cambria Math" w:hAnsi="Cambria Math"/>
                              </w:rPr>
                            </w:ins>
                          </m:ctrlPr>
                        </m:sSupPr>
                        <m:e>
                          <w:ins w:id="7775" w:author="The Si Tran" w:date="2012-12-06T03:39:00Z">
                            <m:r>
                              <w:rPr>
                                <w:rFonts w:ascii="Cambria Math" w:hAnsi="Cambria Math"/>
                              </w:rPr>
                              <m:t>E</m:t>
                            </m:r>
                          </w:ins>
                        </m:e>
                        <m:sup>
                          <m:d>
                            <m:dPr>
                              <m:ctrlPr>
                                <w:ins w:id="7776" w:author="The Si Tran" w:date="2012-12-06T03:39:00Z">
                                  <w:rPr>
                                    <w:rFonts w:ascii="Cambria Math" w:hAnsi="Cambria Math"/>
                                  </w:rPr>
                                </w:ins>
                              </m:ctrlPr>
                            </m:dPr>
                            <m:e>
                              <w:ins w:id="7777" w:author="The Si Tran" w:date="2012-12-06T03:39:00Z">
                                <m:r>
                                  <w:rPr>
                                    <w:rFonts w:ascii="Cambria Math" w:hAnsi="Cambria Math"/>
                                  </w:rPr>
                                  <m:t>t</m:t>
                                </m:r>
                              </w:ins>
                            </m:e>
                          </m:d>
                        </m:sup>
                      </m:sSup>
                    </m:num>
                    <m:den>
                      <w:ins w:id="7778" w:author="The Si Tran" w:date="2012-12-06T03:39:00Z">
                        <m:r>
                          <w:rPr>
                            <w:rFonts w:ascii="Cambria Math" w:hAnsi="Cambria Math"/>
                          </w:rPr>
                          <m:t>∂</m:t>
                        </m:r>
                      </w:ins>
                      <m:sSub>
                        <m:sSubPr>
                          <m:ctrlPr>
                            <w:ins w:id="7779" w:author="The Si Tran" w:date="2012-12-06T03:39:00Z">
                              <w:rPr>
                                <w:rFonts w:ascii="Cambria Math" w:hAnsi="Cambria Math"/>
                              </w:rPr>
                            </w:ins>
                          </m:ctrlPr>
                        </m:sSubPr>
                        <m:e>
                          <w:ins w:id="7780" w:author="The Si Tran" w:date="2012-12-06T03:39:00Z">
                            <m:r>
                              <w:rPr>
                                <w:rFonts w:ascii="Cambria Math" w:hAnsi="Cambria Math"/>
                              </w:rPr>
                              <m:t>w</m:t>
                            </m:r>
                          </w:ins>
                        </m:e>
                        <m:sub>
                          <w:ins w:id="7781" w:author="The Si Tran" w:date="2012-12-06T03:39:00Z">
                            <m:r>
                              <w:rPr>
                                <w:rFonts w:ascii="Cambria Math" w:hAnsi="Cambria Math"/>
                              </w:rPr>
                              <m:t>ij</m:t>
                            </m:r>
                          </w:ins>
                        </m:sub>
                      </m:sSub>
                    </m:den>
                  </m:f>
                  <w:ins w:id="7782" w:author="The Si Tran" w:date="2012-12-06T03:39:00Z">
                    <m:r>
                      <m:rPr>
                        <m:sty m:val="p"/>
                      </m:rPr>
                      <w:rPr>
                        <w:rFonts w:ascii="Cambria Math" w:hAnsi="Cambria Math"/>
                      </w:rPr>
                      <m:t>&gt;0</m:t>
                    </m:r>
                  </w:ins>
                </m:e>
                <m:e>
                  <m:sSup>
                    <m:sSupPr>
                      <m:ctrlPr>
                        <w:ins w:id="7783" w:author="The Si Tran" w:date="2012-12-06T03:39:00Z">
                          <w:rPr>
                            <w:rFonts w:ascii="Cambria Math" w:hAnsi="Cambria Math"/>
                          </w:rPr>
                        </w:ins>
                      </m:ctrlPr>
                    </m:sSupPr>
                    <m:e>
                      <w:ins w:id="7784" w:author="The Si Tran" w:date="2012-12-06T03:39:00Z">
                        <m:r>
                          <w:rPr>
                            <w:rFonts w:ascii="Cambria Math" w:hAnsi="Cambria Math"/>
                          </w:rPr>
                          <m:t>η</m:t>
                        </m:r>
                      </w:ins>
                    </m:e>
                    <m:sup>
                      <w:ins w:id="7785" w:author="The Si Tran" w:date="2012-12-06T03:39:00Z">
                        <m:r>
                          <m:rPr>
                            <m:sty m:val="p"/>
                          </m:rPr>
                          <w:rPr>
                            <w:rFonts w:ascii="Cambria Math" w:hAnsi="Cambria Math"/>
                          </w:rPr>
                          <m:t>-</m:t>
                        </m:r>
                      </w:ins>
                    </m:sup>
                  </m:sSup>
                  <w:ins w:id="7786" w:author="The Si Tran" w:date="2012-12-06T03:39:00Z">
                    <m:r>
                      <m:rPr>
                        <m:sty m:val="p"/>
                      </m:rPr>
                      <w:rPr>
                        <w:rFonts w:ascii="Cambria Math" w:hAnsi="Cambria Math"/>
                      </w:rPr>
                      <m:t>*</m:t>
                    </m:r>
                  </w:ins>
                  <m:sSubSup>
                    <m:sSubSupPr>
                      <m:ctrlPr>
                        <w:ins w:id="7787" w:author="The Si Tran" w:date="2012-12-06T03:39:00Z">
                          <w:rPr>
                            <w:rFonts w:ascii="Cambria Math" w:hAnsi="Cambria Math"/>
                          </w:rPr>
                        </w:ins>
                      </m:ctrlPr>
                    </m:sSubSupPr>
                    <m:e>
                      <w:ins w:id="7788" w:author="The Si Tran" w:date="2012-12-06T03:39:00Z">
                        <m:r>
                          <m:rPr>
                            <m:sty m:val="p"/>
                          </m:rPr>
                          <w:rPr>
                            <w:rFonts w:ascii="Cambria Math" w:hAnsi="Cambria Math"/>
                          </w:rPr>
                          <m:t>∆</m:t>
                        </m:r>
                      </w:ins>
                    </m:e>
                    <m:sub>
                      <w:ins w:id="7789" w:author="The Si Tran" w:date="2012-12-06T03:39:00Z">
                        <m:r>
                          <w:rPr>
                            <w:rFonts w:ascii="Cambria Math" w:hAnsi="Cambria Math"/>
                          </w:rPr>
                          <m:t>ij</m:t>
                        </m:r>
                      </w:ins>
                    </m:sub>
                    <m:sup>
                      <m:d>
                        <m:dPr>
                          <m:ctrlPr>
                            <w:ins w:id="7790" w:author="The Si Tran" w:date="2012-12-06T03:39:00Z">
                              <w:rPr>
                                <w:rFonts w:ascii="Cambria Math" w:hAnsi="Cambria Math"/>
                              </w:rPr>
                            </w:ins>
                          </m:ctrlPr>
                        </m:dPr>
                        <m:e>
                          <w:ins w:id="7791" w:author="The Si Tran" w:date="2012-12-06T03:39:00Z">
                            <m:r>
                              <w:rPr>
                                <w:rFonts w:ascii="Cambria Math" w:hAnsi="Cambria Math"/>
                              </w:rPr>
                              <m:t>t</m:t>
                            </m:r>
                          </w:ins>
                        </m:e>
                      </m:d>
                    </m:sup>
                  </m:sSubSup>
                  <w:ins w:id="7792"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793" w:author="The Si Tran" w:date="2012-12-06T03:39:00Z">
                          <w:rPr>
                            <w:rFonts w:ascii="Cambria Math" w:hAnsi="Cambria Math"/>
                          </w:rPr>
                        </w:ins>
                      </m:ctrlPr>
                    </m:fPr>
                    <m:num>
                      <w:ins w:id="7794" w:author="The Si Tran" w:date="2012-12-06T03:39:00Z">
                        <m:r>
                          <w:rPr>
                            <w:rFonts w:ascii="Cambria Math" w:hAnsi="Cambria Math"/>
                          </w:rPr>
                          <m:t>∂</m:t>
                        </m:r>
                      </w:ins>
                      <m:sSup>
                        <m:sSupPr>
                          <m:ctrlPr>
                            <w:ins w:id="7795" w:author="The Si Tran" w:date="2012-12-06T03:39:00Z">
                              <w:rPr>
                                <w:rFonts w:ascii="Cambria Math" w:hAnsi="Cambria Math"/>
                              </w:rPr>
                            </w:ins>
                          </m:ctrlPr>
                        </m:sSupPr>
                        <m:e>
                          <w:ins w:id="7796" w:author="The Si Tran" w:date="2012-12-06T03:39:00Z">
                            <m:r>
                              <w:rPr>
                                <w:rFonts w:ascii="Cambria Math" w:hAnsi="Cambria Math"/>
                              </w:rPr>
                              <m:t>E</m:t>
                            </m:r>
                          </w:ins>
                        </m:e>
                        <m:sup>
                          <m:d>
                            <m:dPr>
                              <m:ctrlPr>
                                <w:ins w:id="7797" w:author="The Si Tran" w:date="2012-12-06T03:39:00Z">
                                  <w:rPr>
                                    <w:rFonts w:ascii="Cambria Math" w:hAnsi="Cambria Math"/>
                                  </w:rPr>
                                </w:ins>
                              </m:ctrlPr>
                            </m:dPr>
                            <m:e>
                              <w:ins w:id="7798" w:author="The Si Tran" w:date="2012-12-06T03:39:00Z">
                                <m:r>
                                  <w:rPr>
                                    <w:rFonts w:ascii="Cambria Math" w:hAnsi="Cambria Math"/>
                                  </w:rPr>
                                  <m:t>t</m:t>
                                </m:r>
                                <m:r>
                                  <m:rPr>
                                    <m:sty m:val="p"/>
                                  </m:rPr>
                                  <w:rPr>
                                    <w:rFonts w:ascii="Cambria Math" w:hAnsi="Cambria Math"/>
                                  </w:rPr>
                                  <m:t>-1</m:t>
                                </m:r>
                              </w:ins>
                            </m:e>
                          </m:d>
                        </m:sup>
                      </m:sSup>
                    </m:num>
                    <m:den>
                      <w:ins w:id="7799" w:author="The Si Tran" w:date="2012-12-06T03:39:00Z">
                        <m:r>
                          <w:rPr>
                            <w:rFonts w:ascii="Cambria Math" w:hAnsi="Cambria Math"/>
                          </w:rPr>
                          <m:t>∂</m:t>
                        </m:r>
                      </w:ins>
                      <m:sSub>
                        <m:sSubPr>
                          <m:ctrlPr>
                            <w:ins w:id="7800" w:author="The Si Tran" w:date="2012-12-06T03:39:00Z">
                              <w:rPr>
                                <w:rFonts w:ascii="Cambria Math" w:hAnsi="Cambria Math"/>
                              </w:rPr>
                            </w:ins>
                          </m:ctrlPr>
                        </m:sSubPr>
                        <m:e>
                          <w:ins w:id="7801" w:author="The Si Tran" w:date="2012-12-06T03:39:00Z">
                            <m:r>
                              <w:rPr>
                                <w:rFonts w:ascii="Cambria Math" w:hAnsi="Cambria Math"/>
                              </w:rPr>
                              <m:t>w</m:t>
                            </m:r>
                          </w:ins>
                        </m:e>
                        <m:sub>
                          <w:ins w:id="7802" w:author="The Si Tran" w:date="2012-12-06T03:39:00Z">
                            <m:r>
                              <w:rPr>
                                <w:rFonts w:ascii="Cambria Math" w:hAnsi="Cambria Math"/>
                              </w:rPr>
                              <m:t>ij</m:t>
                            </m:r>
                          </w:ins>
                        </m:sub>
                      </m:sSub>
                    </m:den>
                  </m:f>
                  <w:ins w:id="7803" w:author="The Si Tran" w:date="2012-12-06T03:39:00Z">
                    <m:r>
                      <m:rPr>
                        <m:sty m:val="p"/>
                      </m:rPr>
                      <w:rPr>
                        <w:rFonts w:ascii="Cambria Math" w:hAnsi="Cambria Math"/>
                      </w:rPr>
                      <m:t>*</m:t>
                    </m:r>
                  </w:ins>
                  <m:f>
                    <m:fPr>
                      <m:ctrlPr>
                        <w:ins w:id="7804" w:author="The Si Tran" w:date="2012-12-06T03:39:00Z">
                          <w:rPr>
                            <w:rFonts w:ascii="Cambria Math" w:hAnsi="Cambria Math"/>
                          </w:rPr>
                        </w:ins>
                      </m:ctrlPr>
                    </m:fPr>
                    <m:num>
                      <w:ins w:id="7805" w:author="The Si Tran" w:date="2012-12-06T03:39:00Z">
                        <m:r>
                          <w:rPr>
                            <w:rFonts w:ascii="Cambria Math" w:hAnsi="Cambria Math"/>
                          </w:rPr>
                          <m:t>∂</m:t>
                        </m:r>
                      </w:ins>
                      <m:sSup>
                        <m:sSupPr>
                          <m:ctrlPr>
                            <w:ins w:id="7806" w:author="The Si Tran" w:date="2012-12-06T03:39:00Z">
                              <w:rPr>
                                <w:rFonts w:ascii="Cambria Math" w:hAnsi="Cambria Math"/>
                              </w:rPr>
                            </w:ins>
                          </m:ctrlPr>
                        </m:sSupPr>
                        <m:e>
                          <w:ins w:id="7807" w:author="The Si Tran" w:date="2012-12-06T03:39:00Z">
                            <m:r>
                              <w:rPr>
                                <w:rFonts w:ascii="Cambria Math" w:hAnsi="Cambria Math"/>
                              </w:rPr>
                              <m:t>E</m:t>
                            </m:r>
                          </w:ins>
                        </m:e>
                        <m:sup>
                          <m:d>
                            <m:dPr>
                              <m:ctrlPr>
                                <w:ins w:id="7808" w:author="The Si Tran" w:date="2012-12-06T03:39:00Z">
                                  <w:rPr>
                                    <w:rFonts w:ascii="Cambria Math" w:hAnsi="Cambria Math"/>
                                  </w:rPr>
                                </w:ins>
                              </m:ctrlPr>
                            </m:dPr>
                            <m:e>
                              <w:ins w:id="7809" w:author="The Si Tran" w:date="2012-12-06T03:39:00Z">
                                <m:r>
                                  <w:rPr>
                                    <w:rFonts w:ascii="Cambria Math" w:hAnsi="Cambria Math"/>
                                  </w:rPr>
                                  <m:t>t</m:t>
                                </m:r>
                              </w:ins>
                            </m:e>
                          </m:d>
                        </m:sup>
                      </m:sSup>
                    </m:num>
                    <m:den>
                      <w:ins w:id="7810" w:author="The Si Tran" w:date="2012-12-06T03:39:00Z">
                        <m:r>
                          <w:rPr>
                            <w:rFonts w:ascii="Cambria Math" w:hAnsi="Cambria Math"/>
                          </w:rPr>
                          <m:t>∂</m:t>
                        </m:r>
                      </w:ins>
                      <m:sSub>
                        <m:sSubPr>
                          <m:ctrlPr>
                            <w:ins w:id="7811" w:author="The Si Tran" w:date="2012-12-06T03:39:00Z">
                              <w:rPr>
                                <w:rFonts w:ascii="Cambria Math" w:hAnsi="Cambria Math"/>
                              </w:rPr>
                            </w:ins>
                          </m:ctrlPr>
                        </m:sSubPr>
                        <m:e>
                          <w:ins w:id="7812" w:author="The Si Tran" w:date="2012-12-06T03:39:00Z">
                            <m:r>
                              <w:rPr>
                                <w:rFonts w:ascii="Cambria Math" w:hAnsi="Cambria Math"/>
                              </w:rPr>
                              <m:t>w</m:t>
                            </m:r>
                          </w:ins>
                        </m:e>
                        <m:sub>
                          <w:ins w:id="7813" w:author="The Si Tran" w:date="2012-12-06T03:39:00Z">
                            <m:r>
                              <w:rPr>
                                <w:rFonts w:ascii="Cambria Math" w:hAnsi="Cambria Math"/>
                              </w:rPr>
                              <m:t>ij</m:t>
                            </m:r>
                          </w:ins>
                        </m:sub>
                      </m:sSub>
                    </m:den>
                  </m:f>
                  <w:ins w:id="7814" w:author="The Si Tran" w:date="2012-12-06T03:39:00Z">
                    <m:r>
                      <m:rPr>
                        <m:sty m:val="p"/>
                      </m:rPr>
                      <w:rPr>
                        <w:rFonts w:ascii="Cambria Math" w:hAnsi="Cambria Math"/>
                      </w:rPr>
                      <m:t>&lt;0</m:t>
                    </m:r>
                  </w:ins>
                </m:e>
                <m:e>
                  <m:sSubSup>
                    <m:sSubSupPr>
                      <m:ctrlPr>
                        <w:ins w:id="7815" w:author="The Si Tran" w:date="2012-12-06T03:40:00Z">
                          <w:rPr>
                            <w:rFonts w:ascii="Cambria Math" w:hAnsi="Cambria Math"/>
                          </w:rPr>
                        </w:ins>
                      </m:ctrlPr>
                    </m:sSubSupPr>
                    <m:e>
                      <w:ins w:id="7816" w:author="The Si Tran" w:date="2012-12-06T03:40:00Z">
                        <m:r>
                          <m:rPr>
                            <m:sty m:val="p"/>
                          </m:rPr>
                          <w:rPr>
                            <w:rFonts w:ascii="Cambria Math" w:hAnsi="Cambria Math"/>
                          </w:rPr>
                          <m:t>∆</m:t>
                        </m:r>
                      </w:ins>
                    </m:e>
                    <m:sub>
                      <w:ins w:id="7817" w:author="The Si Tran" w:date="2012-12-06T03:40:00Z">
                        <m:r>
                          <w:rPr>
                            <w:rFonts w:ascii="Cambria Math" w:hAnsi="Cambria Math"/>
                          </w:rPr>
                          <m:t>ij</m:t>
                        </m:r>
                      </w:ins>
                    </m:sub>
                    <m:sup>
                      <w:ins w:id="7818"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819"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820" w:author="The Si Tran" w:date="2012-12-16T17:32:00Z">
          <w:pPr>
            <w:spacing w:before="0"/>
            <w:ind w:firstLine="720"/>
          </w:pPr>
        </w:pPrChange>
      </w:pPr>
      <w:del w:id="7821" w:author="The Si Tran" w:date="2012-12-06T03:40:00Z">
        <w:r w:rsidRPr="00AF1345" w:rsidDel="00BA6E4C">
          <w:rPr>
            <w:position w:val="-108"/>
          </w:rPr>
          <w:object w:dxaOrig="4660" w:dyaOrig="2280" w14:anchorId="473B087F">
            <v:shape id="_x0000_i1135" type="#_x0000_t75" style="width:280.5pt;height:136.5pt" o:ole="">
              <v:imagedata r:id="rId276" o:title=""/>
            </v:shape>
            <o:OLEObject Type="Embed" ProgID="Equation.DSMT4" ShapeID="_x0000_i1135" DrawAspect="Content" ObjectID="_1417549100" r:id="rId277"/>
          </w:object>
        </w:r>
      </w:del>
    </w:p>
    <w:p w14:paraId="51377D55" w14:textId="77777777" w:rsidR="0088753F" w:rsidRPr="0049233F" w:rsidRDefault="0088753F">
      <w:pPr>
        <w:pPrChange w:id="7822" w:author="The Si Tran" w:date="2012-12-16T08:28:00Z">
          <w:pPr>
            <w:spacing w:before="0"/>
            <w:ind w:firstLine="720"/>
          </w:pPr>
        </w:pPrChange>
      </w:pPr>
      <w:r w:rsidRPr="0049233F">
        <w:t xml:space="preserve">Ở đây </w:t>
      </w:r>
      <w:ins w:id="7823"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824" w:author="The Si Tran" w:date="2012-12-06T03:41:00Z">
                <w:rPr>
                  <w:rFonts w:ascii="Cambria Math" w:hAnsi="Cambria Math"/>
                  <w:i/>
                </w:rPr>
              </w:ins>
            </m:ctrlPr>
          </m:sSupPr>
          <m:e>
            <w:ins w:id="7825" w:author="The Si Tran" w:date="2012-12-06T03:41:00Z">
              <m:r>
                <w:rPr>
                  <w:rFonts w:ascii="Cambria Math" w:hAnsi="Cambria Math"/>
                </w:rPr>
                <m:t>η</m:t>
              </m:r>
            </w:ins>
          </m:e>
          <m:sup>
            <w:ins w:id="7826" w:author="The Si Tran" w:date="2012-12-06T03:41:00Z">
              <m:r>
                <w:rPr>
                  <w:rFonts w:ascii="Cambria Math" w:hAnsi="Cambria Math"/>
                </w:rPr>
                <m:t>+</m:t>
              </m:r>
            </w:ins>
          </m:sup>
        </m:sSup>
      </m:oMath>
      <w:del w:id="7827" w:author="The Si Tran" w:date="2012-12-06T03:41:00Z">
        <w:r w:rsidRPr="00AF1345" w:rsidDel="00E40F7B">
          <w:rPr>
            <w:position w:val="-10"/>
          </w:rPr>
          <w:object w:dxaOrig="1440" w:dyaOrig="360" w14:anchorId="3EC1D1FE">
            <v:shape id="_x0000_i1136" type="#_x0000_t75" style="width:1in;height:14.25pt" o:ole="">
              <v:imagedata r:id="rId278" o:title=""/>
            </v:shape>
            <o:OLEObject Type="Embed" ProgID="Equation.DSMT4" ShapeID="_x0000_i1136" DrawAspect="Content" ObjectID="_1417549101" r:id="rId279"/>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7828" w:author="The Si Tran" w:date="2012-12-06T03:41:00Z"/>
        </w:rPr>
        <w:pPrChange w:id="7829" w:author="The Si Tran" w:date="2012-12-16T08:28:00Z">
          <w:pPr>
            <w:spacing w:before="0"/>
            <w:ind w:firstLine="720"/>
          </w:pPr>
        </w:pPrChange>
      </w:pPr>
      <w:ins w:id="7830" w:author="The Si Tran" w:date="2012-12-14T05:57:00Z">
        <w:r w:rsidRPr="00032D83">
          <w:rPr>
            <w:noProof/>
          </w:rPr>
          <mc:AlternateContent>
            <mc:Choice Requires="wps">
              <w:drawing>
                <wp:anchor distT="0" distB="0" distL="114300" distR="114300" simplePos="0" relativeHeight="251727872" behindDoc="0" locked="0" layoutInCell="1" allowOverlap="1" wp14:anchorId="11D227F1" wp14:editId="14C93FC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8A1996" w:rsidRDefault="008A1996">
                              <w:pPr>
                                <w:pStyle w:val="EquationIndex"/>
                                <w:pPrChange w:id="7831" w:author="The Si Tran" w:date="2012-12-16T08:28:00Z">
                                  <w:pPr/>
                                </w:pPrChange>
                              </w:pPr>
                              <w:ins w:id="7832" w:author="The Si Tran" w:date="2012-12-06T02:41:00Z">
                                <w:r>
                                  <w:t>(4.</w:t>
                                </w:r>
                              </w:ins>
                              <w:ins w:id="7833" w:author="The Si Tran" w:date="2012-12-06T02:44:00Z">
                                <w:r>
                                  <w:t>16</w:t>
                                </w:r>
                              </w:ins>
                              <w:ins w:id="78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D227F1" id="Text Box 218" o:spid="_x0000_s1059" type="#_x0000_t202" style="position:absolute;left:0;text-align:left;margin-left:406.4pt;margin-top:214.7pt;width:46.85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B32EE" w:rsidRDefault="00CB32EE">
                        <w:pPr>
                          <w:pStyle w:val="EquationIndex"/>
                          <w:pPrChange w:id="8047" w:author="The Si Tran" w:date="2012-12-16T08:28:00Z">
                            <w:pPr/>
                          </w:pPrChange>
                        </w:pPr>
                        <w:ins w:id="8048" w:author="The Si Tran" w:date="2012-12-06T02:41:00Z">
                          <w:r>
                            <w:t>(4.</w:t>
                          </w:r>
                        </w:ins>
                        <w:ins w:id="8049" w:author="The Si Tran" w:date="2012-12-06T02:44:00Z">
                          <w:r>
                            <w:t>16</w:t>
                          </w:r>
                        </w:ins>
                        <w:ins w:id="8050"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7835" w:author="The Si Tran" w:date="2012-12-06T03:39:00Z">
                <w:rPr>
                  <w:rFonts w:ascii="Cambria Math" w:hAnsi="Cambria Math"/>
                  <w:i/>
                </w:rPr>
              </w:ins>
            </m:ctrlPr>
          </m:sSubPr>
          <m:e>
            <w:ins w:id="7836" w:author="The Si Tran" w:date="2012-12-06T03:39:00Z">
              <m:r>
                <w:rPr>
                  <w:rFonts w:ascii="Cambria Math" w:hAnsi="Cambria Math"/>
                </w:rPr>
                <m:t>w</m:t>
              </m:r>
            </w:ins>
          </m:e>
          <m:sub>
            <w:ins w:id="7837"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7838" w:author="The Si Tran" w:date="2012-12-06T03:36:00Z">
                <w:rPr>
                  <w:rFonts w:ascii="Cambria Math" w:hAnsi="Cambria Math"/>
                  <w:i/>
                </w:rPr>
              </w:ins>
            </m:ctrlPr>
          </m:sSubSupPr>
          <m:e>
            <w:ins w:id="7839" w:author="The Si Tran" w:date="2012-12-06T03:36:00Z">
              <m:r>
                <w:rPr>
                  <w:rFonts w:ascii="Cambria Math" w:hAnsi="Cambria Math"/>
                </w:rPr>
                <m:t>∆</m:t>
              </m:r>
            </w:ins>
          </m:e>
          <m:sub>
            <w:ins w:id="7840"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7841" w:author="The Si Tran" w:date="2012-12-06T03:36:00Z">
                <w:rPr>
                  <w:rFonts w:ascii="Cambria Math" w:hAnsi="Cambria Math"/>
                  <w:i/>
                </w:rPr>
              </w:ins>
            </m:ctrlPr>
          </m:sSubSupPr>
          <m:e>
            <w:ins w:id="7842" w:author="The Si Tran" w:date="2012-12-06T03:36:00Z">
              <m:r>
                <w:rPr>
                  <w:rFonts w:ascii="Cambria Math" w:hAnsi="Cambria Math"/>
                </w:rPr>
                <m:t>∆</m:t>
              </m:r>
            </w:ins>
          </m:e>
          <m:sub>
            <w:ins w:id="7843"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7844" w:author="The Si Tran" w:date="2012-12-06T03:36:00Z">
                <w:rPr>
                  <w:rFonts w:ascii="Cambria Math" w:hAnsi="Cambria Math"/>
                  <w:i/>
                </w:rPr>
              </w:ins>
            </m:ctrlPr>
          </m:sSubSupPr>
          <m:e>
            <w:ins w:id="7845" w:author="The Si Tran" w:date="2012-12-06T03:36:00Z">
              <m:r>
                <w:rPr>
                  <w:rFonts w:ascii="Cambria Math" w:hAnsi="Cambria Math"/>
                </w:rPr>
                <m:t>∆</m:t>
              </m:r>
            </w:ins>
          </m:e>
          <m:sub>
            <w:ins w:id="7846"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8A1996">
      <w:pPr>
        <w:pStyle w:val="Canhgiua"/>
        <w:rPr>
          <w:ins w:id="7847" w:author="The Si Tran" w:date="2012-12-06T03:44:00Z"/>
        </w:rPr>
        <w:pPrChange w:id="7848" w:author="The Si Tran" w:date="2012-12-16T17:32:00Z">
          <w:pPr>
            <w:spacing w:before="0"/>
            <w:ind w:firstLine="720"/>
          </w:pPr>
        </w:pPrChange>
      </w:pPr>
      <m:oMathPara>
        <m:oMath>
          <m:sSubSup>
            <m:sSubSupPr>
              <m:ctrlPr>
                <w:ins w:id="7849" w:author="The Si Tran" w:date="2012-12-06T03:41:00Z">
                  <w:rPr>
                    <w:rFonts w:ascii="Cambria Math" w:hAnsi="Cambria Math"/>
                  </w:rPr>
                </w:ins>
              </m:ctrlPr>
            </m:sSubSupPr>
            <m:e>
              <w:ins w:id="7850" w:author="The Si Tran" w:date="2012-12-06T03:41:00Z">
                <m:r>
                  <m:rPr>
                    <m:sty m:val="p"/>
                  </m:rPr>
                  <w:rPr>
                    <w:rFonts w:ascii="Cambria Math" w:hAnsi="Cambria Math"/>
                  </w:rPr>
                  <m:t>∆</m:t>
                </m:r>
                <m:r>
                  <w:rPr>
                    <w:rFonts w:ascii="Cambria Math" w:hAnsi="Cambria Math"/>
                  </w:rPr>
                  <m:t>w</m:t>
                </m:r>
              </w:ins>
            </m:e>
            <m:sub>
              <w:ins w:id="7851" w:author="The Si Tran" w:date="2012-12-06T03:41:00Z">
                <m:r>
                  <w:rPr>
                    <w:rFonts w:ascii="Cambria Math" w:hAnsi="Cambria Math"/>
                  </w:rPr>
                  <m:t>ij</m:t>
                </m:r>
              </w:ins>
            </m:sub>
            <m:sup>
              <w:ins w:id="7852"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853" w:author="The Si Tran" w:date="2012-12-06T03:41:00Z">
            <m:r>
              <m:rPr>
                <m:sty m:val="p"/>
              </m:rPr>
              <w:rPr>
                <w:rFonts w:ascii="Cambria Math" w:hAnsi="Cambria Math"/>
              </w:rPr>
              <m:t>=</m:t>
            </m:r>
          </w:ins>
          <m:d>
            <m:dPr>
              <m:begChr m:val="{"/>
              <m:endChr m:val=""/>
              <m:ctrlPr>
                <w:ins w:id="7854" w:author="The Si Tran" w:date="2012-12-06T03:41:00Z">
                  <w:rPr>
                    <w:rFonts w:ascii="Cambria Math" w:hAnsi="Cambria Math"/>
                  </w:rPr>
                </w:ins>
              </m:ctrlPr>
            </m:dPr>
            <m:e>
              <m:eqArr>
                <m:eqArrPr>
                  <m:ctrlPr>
                    <w:ins w:id="7855" w:author="The Si Tran" w:date="2012-12-06T03:41:00Z">
                      <w:rPr>
                        <w:rFonts w:ascii="Cambria Math" w:hAnsi="Cambria Math"/>
                      </w:rPr>
                    </w:ins>
                  </m:ctrlPr>
                </m:eqArrPr>
                <m:e>
                  <w:ins w:id="7856" w:author="The Si Tran" w:date="2012-12-06T03:42:00Z">
                    <m:r>
                      <m:rPr>
                        <m:sty m:val="p"/>
                      </m:rPr>
                      <w:rPr>
                        <w:rFonts w:ascii="Cambria Math" w:hAnsi="Cambria Math"/>
                      </w:rPr>
                      <m:t>-</m:t>
                    </m:r>
                  </w:ins>
                  <m:sSubSup>
                    <m:sSubSupPr>
                      <m:ctrlPr>
                        <w:ins w:id="7857" w:author="The Si Tran" w:date="2012-12-06T03:41:00Z">
                          <w:rPr>
                            <w:rFonts w:ascii="Cambria Math" w:hAnsi="Cambria Math"/>
                          </w:rPr>
                        </w:ins>
                      </m:ctrlPr>
                    </m:sSubSupPr>
                    <m:e>
                      <w:ins w:id="7858" w:author="The Si Tran" w:date="2012-12-06T03:41:00Z">
                        <m:r>
                          <m:rPr>
                            <m:sty m:val="p"/>
                          </m:rPr>
                          <w:rPr>
                            <w:rFonts w:ascii="Cambria Math" w:hAnsi="Cambria Math"/>
                          </w:rPr>
                          <m:t>∆</m:t>
                        </m:r>
                      </w:ins>
                    </m:e>
                    <m:sub>
                      <w:ins w:id="7859" w:author="The Si Tran" w:date="2012-12-06T03:41:00Z">
                        <m:r>
                          <w:rPr>
                            <w:rFonts w:ascii="Cambria Math" w:hAnsi="Cambria Math"/>
                          </w:rPr>
                          <m:t>ij</m:t>
                        </m:r>
                      </w:ins>
                    </m:sub>
                    <m:sup>
                      <m:d>
                        <m:dPr>
                          <m:ctrlPr>
                            <w:ins w:id="7860" w:author="The Si Tran" w:date="2012-12-06T03:41:00Z">
                              <w:rPr>
                                <w:rFonts w:ascii="Cambria Math" w:hAnsi="Cambria Math"/>
                              </w:rPr>
                            </w:ins>
                          </m:ctrlPr>
                        </m:dPr>
                        <m:e>
                          <w:ins w:id="7861" w:author="The Si Tran" w:date="2012-12-06T03:41:00Z">
                            <m:r>
                              <w:rPr>
                                <w:rFonts w:ascii="Cambria Math" w:hAnsi="Cambria Math"/>
                              </w:rPr>
                              <m:t>t</m:t>
                            </m:r>
                          </w:ins>
                        </m:e>
                      </m:d>
                    </m:sup>
                  </m:sSubSup>
                  <w:ins w:id="7862"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863" w:author="The Si Tran" w:date="2012-12-06T03:41:00Z">
                          <w:rPr>
                            <w:rFonts w:ascii="Cambria Math" w:hAnsi="Cambria Math"/>
                          </w:rPr>
                        </w:ins>
                      </m:ctrlPr>
                    </m:fPr>
                    <m:num>
                      <w:ins w:id="7864" w:author="The Si Tran" w:date="2012-12-06T03:41:00Z">
                        <m:r>
                          <w:rPr>
                            <w:rFonts w:ascii="Cambria Math" w:hAnsi="Cambria Math"/>
                          </w:rPr>
                          <m:t>∂</m:t>
                        </m:r>
                      </w:ins>
                      <m:sSup>
                        <m:sSupPr>
                          <m:ctrlPr>
                            <w:ins w:id="7865" w:author="The Si Tran" w:date="2012-12-06T03:41:00Z">
                              <w:rPr>
                                <w:rFonts w:ascii="Cambria Math" w:hAnsi="Cambria Math"/>
                              </w:rPr>
                            </w:ins>
                          </m:ctrlPr>
                        </m:sSupPr>
                        <m:e>
                          <w:ins w:id="7866" w:author="The Si Tran" w:date="2012-12-06T03:41:00Z">
                            <m:r>
                              <w:rPr>
                                <w:rFonts w:ascii="Cambria Math" w:hAnsi="Cambria Math"/>
                              </w:rPr>
                              <m:t>E</m:t>
                            </m:r>
                          </w:ins>
                        </m:e>
                        <m:sup>
                          <m:d>
                            <m:dPr>
                              <m:ctrlPr>
                                <w:ins w:id="7867" w:author="The Si Tran" w:date="2012-12-06T03:41:00Z">
                                  <w:rPr>
                                    <w:rFonts w:ascii="Cambria Math" w:hAnsi="Cambria Math"/>
                                  </w:rPr>
                                </w:ins>
                              </m:ctrlPr>
                            </m:dPr>
                            <m:e>
                              <w:ins w:id="7868" w:author="The Si Tran" w:date="2012-12-06T03:41:00Z">
                                <m:r>
                                  <w:rPr>
                                    <w:rFonts w:ascii="Cambria Math" w:hAnsi="Cambria Math"/>
                                  </w:rPr>
                                  <m:t>t</m:t>
                                </m:r>
                              </w:ins>
                            </m:e>
                          </m:d>
                        </m:sup>
                      </m:sSup>
                    </m:num>
                    <m:den>
                      <w:ins w:id="7869" w:author="The Si Tran" w:date="2012-12-06T03:41:00Z">
                        <m:r>
                          <w:rPr>
                            <w:rFonts w:ascii="Cambria Math" w:hAnsi="Cambria Math"/>
                          </w:rPr>
                          <m:t>∂</m:t>
                        </m:r>
                      </w:ins>
                      <m:sSub>
                        <m:sSubPr>
                          <m:ctrlPr>
                            <w:ins w:id="7870" w:author="The Si Tran" w:date="2012-12-06T03:41:00Z">
                              <w:rPr>
                                <w:rFonts w:ascii="Cambria Math" w:hAnsi="Cambria Math"/>
                              </w:rPr>
                            </w:ins>
                          </m:ctrlPr>
                        </m:sSubPr>
                        <m:e>
                          <w:ins w:id="7871" w:author="The Si Tran" w:date="2012-12-06T03:41:00Z">
                            <m:r>
                              <w:rPr>
                                <w:rFonts w:ascii="Cambria Math" w:hAnsi="Cambria Math"/>
                              </w:rPr>
                              <m:t>w</m:t>
                            </m:r>
                          </w:ins>
                        </m:e>
                        <m:sub>
                          <w:ins w:id="7872" w:author="The Si Tran" w:date="2012-12-06T03:41:00Z">
                            <m:r>
                              <w:rPr>
                                <w:rFonts w:ascii="Cambria Math" w:hAnsi="Cambria Math"/>
                              </w:rPr>
                              <m:t>ij</m:t>
                            </m:r>
                          </w:ins>
                        </m:sub>
                      </m:sSub>
                    </m:den>
                  </m:f>
                  <w:ins w:id="7873" w:author="The Si Tran" w:date="2012-12-06T03:41:00Z">
                    <m:r>
                      <m:rPr>
                        <m:sty m:val="p"/>
                      </m:rPr>
                      <w:rPr>
                        <w:rFonts w:ascii="Cambria Math" w:hAnsi="Cambria Math"/>
                      </w:rPr>
                      <m:t>&gt;0</m:t>
                    </m:r>
                  </w:ins>
                </m:e>
                <m:e>
                  <w:ins w:id="7874" w:author="The Si Tran" w:date="2012-12-06T03:42:00Z">
                    <m:r>
                      <m:rPr>
                        <m:sty m:val="p"/>
                      </m:rPr>
                      <w:rPr>
                        <w:rFonts w:ascii="Cambria Math" w:hAnsi="Cambria Math"/>
                      </w:rPr>
                      <m:t>+</m:t>
                    </m:r>
                  </w:ins>
                  <m:sSubSup>
                    <m:sSubSupPr>
                      <m:ctrlPr>
                        <w:ins w:id="7875" w:author="The Si Tran" w:date="2012-12-06T03:43:00Z">
                          <w:rPr>
                            <w:rFonts w:ascii="Cambria Math" w:hAnsi="Cambria Math"/>
                          </w:rPr>
                        </w:ins>
                      </m:ctrlPr>
                    </m:sSubSupPr>
                    <m:e>
                      <w:ins w:id="7876" w:author="The Si Tran" w:date="2012-12-06T03:43:00Z">
                        <m:r>
                          <m:rPr>
                            <m:sty m:val="p"/>
                          </m:rPr>
                          <w:rPr>
                            <w:rFonts w:ascii="Cambria Math" w:hAnsi="Cambria Math"/>
                          </w:rPr>
                          <m:t>∆</m:t>
                        </m:r>
                      </w:ins>
                    </m:e>
                    <m:sub>
                      <w:ins w:id="7877" w:author="The Si Tran" w:date="2012-12-06T03:43:00Z">
                        <m:r>
                          <w:rPr>
                            <w:rFonts w:ascii="Cambria Math" w:hAnsi="Cambria Math"/>
                          </w:rPr>
                          <m:t>ij</m:t>
                        </m:r>
                      </w:ins>
                    </m:sub>
                    <m:sup>
                      <m:d>
                        <m:dPr>
                          <m:ctrlPr>
                            <w:ins w:id="7878" w:author="The Si Tran" w:date="2012-12-06T03:43:00Z">
                              <w:rPr>
                                <w:rFonts w:ascii="Cambria Math" w:hAnsi="Cambria Math"/>
                              </w:rPr>
                            </w:ins>
                          </m:ctrlPr>
                        </m:dPr>
                        <m:e>
                          <w:ins w:id="7879" w:author="The Si Tran" w:date="2012-12-06T03:43:00Z">
                            <m:r>
                              <w:rPr>
                                <w:rFonts w:ascii="Cambria Math" w:hAnsi="Cambria Math"/>
                              </w:rPr>
                              <m:t>t</m:t>
                            </m:r>
                          </w:ins>
                        </m:e>
                      </m:d>
                    </m:sup>
                  </m:sSubSup>
                  <w:ins w:id="7880"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881" w:author="The Si Tran" w:date="2012-12-06T03:42:00Z">
                          <w:rPr>
                            <w:rFonts w:ascii="Cambria Math" w:hAnsi="Cambria Math"/>
                          </w:rPr>
                        </w:ins>
                      </m:ctrlPr>
                    </m:fPr>
                    <m:num>
                      <w:ins w:id="7882" w:author="The Si Tran" w:date="2012-12-06T03:42:00Z">
                        <m:r>
                          <w:rPr>
                            <w:rFonts w:ascii="Cambria Math" w:hAnsi="Cambria Math"/>
                          </w:rPr>
                          <m:t>∂</m:t>
                        </m:r>
                      </w:ins>
                      <m:sSup>
                        <m:sSupPr>
                          <m:ctrlPr>
                            <w:ins w:id="7883" w:author="The Si Tran" w:date="2012-12-06T03:42:00Z">
                              <w:rPr>
                                <w:rFonts w:ascii="Cambria Math" w:hAnsi="Cambria Math"/>
                              </w:rPr>
                            </w:ins>
                          </m:ctrlPr>
                        </m:sSupPr>
                        <m:e>
                          <w:ins w:id="7884" w:author="The Si Tran" w:date="2012-12-06T03:42:00Z">
                            <m:r>
                              <w:rPr>
                                <w:rFonts w:ascii="Cambria Math" w:hAnsi="Cambria Math"/>
                              </w:rPr>
                              <m:t>E</m:t>
                            </m:r>
                          </w:ins>
                        </m:e>
                        <m:sup>
                          <m:d>
                            <m:dPr>
                              <m:ctrlPr>
                                <w:ins w:id="7885" w:author="The Si Tran" w:date="2012-12-06T03:42:00Z">
                                  <w:rPr>
                                    <w:rFonts w:ascii="Cambria Math" w:hAnsi="Cambria Math"/>
                                  </w:rPr>
                                </w:ins>
                              </m:ctrlPr>
                            </m:dPr>
                            <m:e>
                              <w:ins w:id="7886" w:author="The Si Tran" w:date="2012-12-06T03:42:00Z">
                                <m:r>
                                  <w:rPr>
                                    <w:rFonts w:ascii="Cambria Math" w:hAnsi="Cambria Math"/>
                                  </w:rPr>
                                  <m:t>t</m:t>
                                </m:r>
                              </w:ins>
                            </m:e>
                          </m:d>
                        </m:sup>
                      </m:sSup>
                    </m:num>
                    <m:den>
                      <w:ins w:id="7887" w:author="The Si Tran" w:date="2012-12-06T03:42:00Z">
                        <m:r>
                          <w:rPr>
                            <w:rFonts w:ascii="Cambria Math" w:hAnsi="Cambria Math"/>
                          </w:rPr>
                          <m:t>∂</m:t>
                        </m:r>
                      </w:ins>
                      <m:sSub>
                        <m:sSubPr>
                          <m:ctrlPr>
                            <w:ins w:id="7888" w:author="The Si Tran" w:date="2012-12-06T03:42:00Z">
                              <w:rPr>
                                <w:rFonts w:ascii="Cambria Math" w:hAnsi="Cambria Math"/>
                              </w:rPr>
                            </w:ins>
                          </m:ctrlPr>
                        </m:sSubPr>
                        <m:e>
                          <w:ins w:id="7889" w:author="The Si Tran" w:date="2012-12-06T03:42:00Z">
                            <m:r>
                              <w:rPr>
                                <w:rFonts w:ascii="Cambria Math" w:hAnsi="Cambria Math"/>
                              </w:rPr>
                              <m:t>w</m:t>
                            </m:r>
                          </w:ins>
                        </m:e>
                        <m:sub>
                          <w:ins w:id="7890" w:author="The Si Tran" w:date="2012-12-06T03:42:00Z">
                            <m:r>
                              <w:rPr>
                                <w:rFonts w:ascii="Cambria Math" w:hAnsi="Cambria Math"/>
                              </w:rPr>
                              <m:t>ij</m:t>
                            </m:r>
                          </w:ins>
                        </m:sub>
                      </m:sSub>
                    </m:den>
                  </m:f>
                  <w:ins w:id="7891" w:author="The Si Tran" w:date="2012-12-06T03:42:00Z">
                    <m:r>
                      <m:rPr>
                        <m:sty m:val="p"/>
                      </m:rPr>
                      <w:rPr>
                        <w:rFonts w:ascii="Cambria Math" w:hAnsi="Cambria Math"/>
                      </w:rPr>
                      <m:t>&lt;0</m:t>
                    </m:r>
                  </w:ins>
                </m:e>
                <m:e>
                  <w:ins w:id="7892" w:author="The Si Tran" w:date="2012-12-06T03:43:00Z">
                    <m:r>
                      <m:rPr>
                        <m:sty m:val="p"/>
                      </m:rPr>
                      <w:rPr>
                        <w:rFonts w:ascii="Cambria Math" w:hAnsi="Cambria Math"/>
                      </w:rPr>
                      <m:t>0</m:t>
                    </m:r>
                  </w:ins>
                  <w:ins w:id="7893" w:author="The Si Tran" w:date="2012-12-06T03:41:00Z">
                    <m:r>
                      <m:rPr>
                        <m:sty m:val="p"/>
                      </m:rPr>
                      <w:rPr>
                        <w:rFonts w:ascii="Cambria Math" w:hAnsi="Cambria Math"/>
                      </w:rPr>
                      <m:t xml:space="preserve">, </m:t>
                    </m:r>
                    <m:r>
                      <w:rPr>
                        <w:rFonts w:ascii="Cambria Math" w:hAnsi="Cambria Math"/>
                      </w:rPr>
                      <m:t>else</m:t>
                    </m:r>
                  </w:ins>
                </m:e>
              </m:eqArr>
            </m:e>
          </m:d>
          <w:ins w:id="7894"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895" w:author="The Si Tran" w:date="2012-12-14T06:18:00Z"/>
        </w:rPr>
        <w:pPrChange w:id="7896" w:author="The Si Tran" w:date="2012-12-16T08:29:00Z">
          <w:pPr>
            <w:spacing w:before="0"/>
            <w:ind w:firstLine="720"/>
          </w:pPr>
        </w:pPrChange>
      </w:pPr>
      <w:ins w:id="7897" w:author="The Si Tran" w:date="2012-12-14T05:57:00Z">
        <w:r w:rsidRPr="008A1996">
          <w:rPr>
            <w:noProof/>
          </w:rPr>
          <mc:AlternateContent>
            <mc:Choice Requires="wps">
              <w:drawing>
                <wp:anchor distT="0" distB="0" distL="114300" distR="114300" simplePos="0" relativeHeight="251734016" behindDoc="0" locked="0" layoutInCell="1" allowOverlap="1" wp14:anchorId="599A3C3F" wp14:editId="07A13840">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8A1996" w:rsidRDefault="008A1996">
                              <w:pPr>
                                <w:pStyle w:val="EquationIndex"/>
                                <w:pPrChange w:id="7898" w:author="The Si Tran" w:date="2012-12-16T08:28:00Z">
                                  <w:pPr/>
                                </w:pPrChange>
                              </w:pPr>
                              <w:ins w:id="7899" w:author="The Si Tran" w:date="2012-12-06T02:41:00Z">
                                <w:r>
                                  <w:t>(4.</w:t>
                                </w:r>
                              </w:ins>
                              <w:ins w:id="7900" w:author="The Si Tran" w:date="2012-12-06T02:44:00Z">
                                <w:r>
                                  <w:t>17</w:t>
                                </w:r>
                              </w:ins>
                              <w:ins w:id="790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9A3C3F" id="Text Box 219" o:spid="_x0000_s1060" type="#_x0000_t202" style="position:absolute;left:0;text-align:left;margin-left:406.4pt;margin-top:1.5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B32EE" w:rsidRDefault="00CB32EE">
                        <w:pPr>
                          <w:pStyle w:val="EquationIndex"/>
                          <w:pPrChange w:id="8118" w:author="The Si Tran" w:date="2012-12-16T08:28:00Z">
                            <w:pPr/>
                          </w:pPrChange>
                        </w:pPr>
                        <w:ins w:id="8119" w:author="The Si Tran" w:date="2012-12-06T02:41:00Z">
                          <w:r>
                            <w:t>(4.</w:t>
                          </w:r>
                        </w:ins>
                        <w:ins w:id="8120" w:author="The Si Tran" w:date="2012-12-06T02:44:00Z">
                          <w:r>
                            <w:t>17</w:t>
                          </w:r>
                        </w:ins>
                        <w:ins w:id="8121" w:author="The Si Tran" w:date="2012-12-06T02:41:00Z">
                          <w:r>
                            <w:t>)</w:t>
                          </w:r>
                        </w:ins>
                      </w:p>
                    </w:txbxContent>
                  </v:textbox>
                </v:shape>
              </w:pict>
            </mc:Fallback>
          </mc:AlternateContent>
        </w:r>
      </w:ins>
    </w:p>
    <w:p w14:paraId="600BC804" w14:textId="091793C1" w:rsidR="0088753F" w:rsidRPr="0049233F" w:rsidRDefault="008A1996">
      <w:pPr>
        <w:pStyle w:val="EquationIndex"/>
        <w:jc w:val="center"/>
        <w:pPrChange w:id="7902" w:author="The Si Tran" w:date="2012-12-16T08:29:00Z">
          <w:pPr>
            <w:spacing w:before="0"/>
            <w:ind w:firstLine="720"/>
          </w:pPr>
        </w:pPrChange>
      </w:pPr>
      <m:oMath>
        <m:sSubSup>
          <m:sSubSupPr>
            <m:ctrlPr>
              <w:ins w:id="7903" w:author="The Si Tran" w:date="2012-12-06T03:45:00Z">
                <w:rPr>
                  <w:rFonts w:ascii="Cambria Math" w:hAnsi="Cambria Math"/>
                </w:rPr>
              </w:ins>
            </m:ctrlPr>
          </m:sSubSupPr>
          <m:e>
            <w:ins w:id="7904" w:author="The Si Tran" w:date="2012-12-06T03:45:00Z">
              <m:r>
                <w:rPr>
                  <w:rFonts w:ascii="Cambria Math" w:hAnsi="Cambria Math"/>
                </w:rPr>
                <m:t>w</m:t>
              </m:r>
            </w:ins>
          </m:e>
          <m:sub>
            <w:ins w:id="7905" w:author="The Si Tran" w:date="2012-12-06T03:45:00Z">
              <m:r>
                <w:rPr>
                  <w:rFonts w:ascii="Cambria Math" w:hAnsi="Cambria Math"/>
                </w:rPr>
                <m:t>ij</m:t>
              </m:r>
            </w:ins>
          </m:sub>
          <m:sup>
            <w:ins w:id="790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907" w:author="The Si Tran" w:date="2012-12-06T03:45:00Z">
          <m:r>
            <m:rPr>
              <m:sty m:val="p"/>
            </m:rPr>
            <w:rPr>
              <w:rFonts w:ascii="Cambria Math" w:hAnsi="Cambria Math"/>
            </w:rPr>
            <m:t>=</m:t>
          </m:r>
        </w:ins>
        <m:sSubSup>
          <m:sSubSupPr>
            <m:ctrlPr>
              <w:ins w:id="7908" w:author="The Si Tran" w:date="2012-12-06T03:45:00Z">
                <w:rPr>
                  <w:rFonts w:ascii="Cambria Math" w:hAnsi="Cambria Math"/>
                </w:rPr>
              </w:ins>
            </m:ctrlPr>
          </m:sSubSupPr>
          <m:e>
            <w:ins w:id="7909" w:author="The Si Tran" w:date="2012-12-06T03:45:00Z">
              <m:r>
                <w:rPr>
                  <w:rFonts w:ascii="Cambria Math" w:hAnsi="Cambria Math"/>
                </w:rPr>
                <m:t>w</m:t>
              </m:r>
            </w:ins>
          </m:e>
          <m:sub>
            <w:ins w:id="7910" w:author="The Si Tran" w:date="2012-12-06T03:45:00Z">
              <m:r>
                <w:rPr>
                  <w:rFonts w:ascii="Cambria Math" w:hAnsi="Cambria Math"/>
                </w:rPr>
                <m:t>ij</m:t>
              </m:r>
            </w:ins>
          </m:sub>
          <m:sup>
            <w:ins w:id="791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12" w:author="The Si Tran" w:date="2012-12-06T03:45:00Z">
          <m:r>
            <m:rPr>
              <m:sty m:val="p"/>
            </m:rPr>
            <w:rPr>
              <w:rFonts w:ascii="Cambria Math" w:hAnsi="Cambria Math"/>
            </w:rPr>
            <m:t>+</m:t>
          </m:r>
        </w:ins>
        <m:sSubSup>
          <m:sSubSupPr>
            <m:ctrlPr>
              <w:ins w:id="7913" w:author="The Si Tran" w:date="2012-12-06T03:45:00Z">
                <w:rPr>
                  <w:rFonts w:ascii="Cambria Math" w:hAnsi="Cambria Math"/>
                </w:rPr>
              </w:ins>
            </m:ctrlPr>
          </m:sSubSupPr>
          <m:e>
            <w:ins w:id="7914" w:author="The Si Tran" w:date="2012-12-06T03:45:00Z">
              <m:r>
                <m:rPr>
                  <m:sty m:val="p"/>
                </m:rPr>
                <w:rPr>
                  <w:rFonts w:ascii="Cambria Math" w:hAnsi="Cambria Math"/>
                </w:rPr>
                <m:t>∆</m:t>
              </m:r>
              <m:r>
                <w:rPr>
                  <w:rFonts w:ascii="Cambria Math" w:hAnsi="Cambria Math"/>
                </w:rPr>
                <m:t>w</m:t>
              </m:r>
            </w:ins>
          </m:e>
          <m:sub>
            <w:ins w:id="7915" w:author="The Si Tran" w:date="2012-12-06T03:45:00Z">
              <m:r>
                <w:rPr>
                  <w:rFonts w:ascii="Cambria Math" w:hAnsi="Cambria Math"/>
                </w:rPr>
                <m:t>ij</m:t>
              </m:r>
            </w:ins>
          </m:sub>
          <m:sup>
            <w:ins w:id="791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17" w:author="The Si Tran" w:date="2012-12-06T03:45:00Z">
          <m:r>
            <m:rPr>
              <m:sty m:val="p"/>
            </m:rPr>
            <w:rPr>
              <w:rFonts w:ascii="Cambria Math" w:hAnsi="Cambria Math"/>
            </w:rPr>
            <m:t xml:space="preserve"> </m:t>
          </m:r>
        </w:ins>
      </m:oMath>
      <w:ins w:id="7918" w:author="The Si Tran" w:date="2012-12-06T03:45:00Z">
        <w:r w:rsidR="00A51995">
          <w:t xml:space="preserve"> </w:t>
        </w:r>
      </w:ins>
      <w:del w:id="7919" w:author="The Si Tran" w:date="2012-12-06T03:43:00Z">
        <w:r w:rsidR="0088753F" w:rsidRPr="00AF1345" w:rsidDel="001B4DDE">
          <w:rPr>
            <w:position w:val="-108"/>
          </w:rPr>
          <w:object w:dxaOrig="3879" w:dyaOrig="2280" w14:anchorId="4BC18070">
            <v:shape id="_x0000_i1137" type="#_x0000_t75" style="width:230.25pt;height:136.5pt" o:ole="">
              <v:imagedata r:id="rId280" o:title=""/>
            </v:shape>
            <o:OLEObject Type="Embed" ProgID="Equation.DSMT4" ShapeID="_x0000_i1137" DrawAspect="Content" ObjectID="_1417549102" r:id="rId281"/>
          </w:object>
        </w:r>
      </w:del>
    </w:p>
    <w:p w14:paraId="3F053D4F" w14:textId="77777777" w:rsidR="0088753F" w:rsidRPr="0049233F" w:rsidRDefault="0088753F" w:rsidP="0088753F">
      <w:pPr>
        <w:spacing w:before="0"/>
        <w:ind w:firstLine="720"/>
        <w:rPr>
          <w:szCs w:val="26"/>
        </w:rPr>
      </w:pPr>
      <w:del w:id="7920" w:author="The Si Tran" w:date="2012-12-06T03:46:00Z">
        <w:r w:rsidRPr="00AF1345" w:rsidDel="00477F6C">
          <w:rPr>
            <w:position w:val="-14"/>
            <w:szCs w:val="26"/>
          </w:rPr>
          <w:object w:dxaOrig="2840" w:dyaOrig="400" w14:anchorId="5969322F">
            <v:shape id="_x0000_i1138" type="#_x0000_t75" style="width:208.5pt;height:28.5pt" o:ole="">
              <v:imagedata r:id="rId282" o:title=""/>
            </v:shape>
            <o:OLEObject Type="Embed" ProgID="Equation.DSMT4" ShapeID="_x0000_i1138" DrawAspect="Content" ObjectID="_1417549103" r:id="rId283"/>
          </w:object>
        </w:r>
      </w:del>
    </w:p>
    <w:p w14:paraId="470DE334" w14:textId="73782361" w:rsidR="0088753F" w:rsidRDefault="0088753F">
      <w:pPr>
        <w:rPr>
          <w:ins w:id="7921" w:author="The Si Tran" w:date="2012-12-06T03:46:00Z"/>
        </w:rPr>
        <w:pPrChange w:id="7922"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7923" w:author="The Si Tran" w:date="2012-12-06T03:36:00Z">
                <w:rPr>
                  <w:rFonts w:ascii="Cambria Math" w:hAnsi="Cambria Math"/>
                  <w:i/>
                </w:rPr>
              </w:ins>
            </m:ctrlPr>
          </m:sSubSupPr>
          <m:e>
            <w:ins w:id="7924" w:author="The Si Tran" w:date="2012-12-06T03:36:00Z">
              <m:r>
                <w:rPr>
                  <w:rFonts w:ascii="Cambria Math" w:hAnsi="Cambria Math"/>
                </w:rPr>
                <m:t>∆</m:t>
              </m:r>
            </w:ins>
          </m:e>
          <m:sub>
            <w:ins w:id="7925"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8A1996">
      <w:pPr>
        <w:pStyle w:val="EquationIndex"/>
        <w:pPrChange w:id="7926" w:author="The Si Tran" w:date="2012-12-15T08:05:00Z">
          <w:pPr>
            <w:spacing w:before="0"/>
            <w:ind w:firstLine="720"/>
          </w:pPr>
        </w:pPrChange>
      </w:pPr>
      <m:oMathPara>
        <m:oMathParaPr>
          <m:jc m:val="center"/>
        </m:oMathParaPr>
        <m:oMath>
          <m:sSubSup>
            <m:sSubSupPr>
              <m:ctrlPr>
                <w:ins w:id="7927" w:author="The Si Tran" w:date="2012-12-06T03:47:00Z">
                  <w:rPr>
                    <w:rFonts w:ascii="Cambria Math" w:hAnsi="Cambria Math"/>
                  </w:rPr>
                </w:ins>
              </m:ctrlPr>
            </m:sSubSupPr>
            <m:e>
              <w:ins w:id="7928" w:author="The Si Tran" w:date="2012-12-06T03:47:00Z">
                <m:r>
                  <m:rPr>
                    <m:sty m:val="p"/>
                  </m:rPr>
                  <w:rPr>
                    <w:rFonts w:ascii="Cambria Math" w:hAnsi="Cambria Math"/>
                  </w:rPr>
                  <m:t>∆</m:t>
                </m:r>
                <m:r>
                  <w:rPr>
                    <w:rFonts w:ascii="Cambria Math" w:hAnsi="Cambria Math"/>
                  </w:rPr>
                  <m:t>w</m:t>
                </m:r>
              </w:ins>
            </m:e>
            <m:sub>
              <w:ins w:id="7929" w:author="The Si Tran" w:date="2012-12-06T03:47:00Z">
                <m:r>
                  <w:rPr>
                    <w:rFonts w:ascii="Cambria Math" w:hAnsi="Cambria Math"/>
                  </w:rPr>
                  <m:t>ij</m:t>
                </m:r>
              </w:ins>
            </m:sub>
            <m:sup>
              <w:ins w:id="793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931" w:author="The Si Tran" w:date="2012-12-06T03:47:00Z">
            <m:r>
              <m:rPr>
                <m:sty m:val="p"/>
              </m:rPr>
              <w:rPr>
                <w:rFonts w:ascii="Cambria Math" w:hAnsi="Cambria Math"/>
              </w:rPr>
              <m:t>=</m:t>
            </m:r>
          </w:ins>
          <m:sSubSup>
            <m:sSubSupPr>
              <m:ctrlPr>
                <w:ins w:id="7932" w:author="The Si Tran" w:date="2012-12-06T03:47:00Z">
                  <w:rPr>
                    <w:rFonts w:ascii="Cambria Math" w:hAnsi="Cambria Math"/>
                  </w:rPr>
                </w:ins>
              </m:ctrlPr>
            </m:sSubSupPr>
            <m:e>
              <w:ins w:id="7933" w:author="The Si Tran" w:date="2012-12-06T03:47:00Z">
                <m:r>
                  <m:rPr>
                    <m:sty m:val="p"/>
                  </m:rPr>
                  <w:rPr>
                    <w:rFonts w:ascii="Cambria Math" w:hAnsi="Cambria Math"/>
                  </w:rPr>
                  <m:t>-∆</m:t>
                </m:r>
                <m:r>
                  <w:rPr>
                    <w:rFonts w:ascii="Cambria Math" w:hAnsi="Cambria Math"/>
                  </w:rPr>
                  <m:t>w</m:t>
                </m:r>
              </w:ins>
            </m:e>
            <m:sub>
              <w:ins w:id="7934" w:author="The Si Tran" w:date="2012-12-06T03:47:00Z">
                <m:r>
                  <w:rPr>
                    <w:rFonts w:ascii="Cambria Math" w:hAnsi="Cambria Math"/>
                  </w:rPr>
                  <m:t>ij</m:t>
                </m:r>
              </w:ins>
            </m:sub>
            <m:sup>
              <w:ins w:id="7935"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936" w:author="The Si Tran" w:date="2012-12-06T03:46:00Z">
            <m:r>
              <m:rPr>
                <m:sty m:val="p"/>
              </m:rPr>
              <w:rPr>
                <w:rFonts w:ascii="Cambria Math" w:hAnsi="Cambria Math"/>
              </w:rPr>
              <m:t xml:space="preserve"> </m:t>
            </m:r>
            <m:r>
              <w:rPr>
                <w:rFonts w:ascii="Cambria Math" w:hAnsi="Cambria Math"/>
              </w:rPr>
              <m:t>v</m:t>
            </m:r>
          </w:ins>
          <w:ins w:id="7937" w:author="The Si Tran" w:date="2012-12-06T03:47:00Z">
            <m:r>
              <m:rPr>
                <m:sty m:val="p"/>
              </m:rPr>
              <w:rPr>
                <w:rFonts w:ascii="Cambria Math" w:hAnsi="Cambria Math"/>
              </w:rPr>
              <m:t xml:space="preserve">à </m:t>
            </m:r>
          </w:ins>
          <m:f>
            <m:fPr>
              <m:ctrlPr>
                <w:ins w:id="7938" w:author="The Si Tran" w:date="2012-12-06T03:47:00Z">
                  <w:rPr>
                    <w:rFonts w:ascii="Cambria Math" w:hAnsi="Cambria Math"/>
                  </w:rPr>
                </w:ins>
              </m:ctrlPr>
            </m:fPr>
            <m:num>
              <w:ins w:id="7939" w:author="The Si Tran" w:date="2012-12-06T03:47:00Z">
                <m:r>
                  <w:rPr>
                    <w:rFonts w:ascii="Cambria Math" w:hAnsi="Cambria Math"/>
                  </w:rPr>
                  <m:t>∂</m:t>
                </m:r>
              </w:ins>
              <m:sSup>
                <m:sSupPr>
                  <m:ctrlPr>
                    <w:ins w:id="7940" w:author="The Si Tran" w:date="2012-12-06T03:47:00Z">
                      <w:rPr>
                        <w:rFonts w:ascii="Cambria Math" w:hAnsi="Cambria Math"/>
                      </w:rPr>
                    </w:ins>
                  </m:ctrlPr>
                </m:sSupPr>
                <m:e>
                  <w:ins w:id="7941" w:author="The Si Tran" w:date="2012-12-06T03:47:00Z">
                    <m:r>
                      <w:rPr>
                        <w:rFonts w:ascii="Cambria Math" w:hAnsi="Cambria Math"/>
                      </w:rPr>
                      <m:t>E</m:t>
                    </m:r>
                  </w:ins>
                </m:e>
                <m:sup>
                  <m:d>
                    <m:dPr>
                      <m:ctrlPr>
                        <w:ins w:id="7942" w:author="The Si Tran" w:date="2012-12-06T03:47:00Z">
                          <w:rPr>
                            <w:rFonts w:ascii="Cambria Math" w:hAnsi="Cambria Math"/>
                          </w:rPr>
                        </w:ins>
                      </m:ctrlPr>
                    </m:dPr>
                    <m:e>
                      <w:ins w:id="7943" w:author="The Si Tran" w:date="2012-12-06T03:47:00Z">
                        <m:r>
                          <w:rPr>
                            <w:rFonts w:ascii="Cambria Math" w:hAnsi="Cambria Math"/>
                          </w:rPr>
                          <m:t>t</m:t>
                        </m:r>
                      </w:ins>
                    </m:e>
                  </m:d>
                </m:sup>
              </m:sSup>
            </m:num>
            <m:den>
              <w:ins w:id="7944" w:author="The Si Tran" w:date="2012-12-06T03:47:00Z">
                <m:r>
                  <w:rPr>
                    <w:rFonts w:ascii="Cambria Math" w:hAnsi="Cambria Math"/>
                  </w:rPr>
                  <m:t>∂</m:t>
                </m:r>
              </w:ins>
              <m:sSub>
                <m:sSubPr>
                  <m:ctrlPr>
                    <w:ins w:id="7945" w:author="The Si Tran" w:date="2012-12-06T03:47:00Z">
                      <w:rPr>
                        <w:rFonts w:ascii="Cambria Math" w:hAnsi="Cambria Math"/>
                      </w:rPr>
                    </w:ins>
                  </m:ctrlPr>
                </m:sSubPr>
                <m:e>
                  <w:ins w:id="7946" w:author="The Si Tran" w:date="2012-12-06T03:47:00Z">
                    <m:r>
                      <w:rPr>
                        <w:rFonts w:ascii="Cambria Math" w:hAnsi="Cambria Math"/>
                      </w:rPr>
                      <m:t>w</m:t>
                    </m:r>
                  </w:ins>
                </m:e>
                <m:sub>
                  <w:ins w:id="7947"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948" w:author="The Si Tran" w:date="2012-12-06T03:47:00Z"/>
          <w:szCs w:val="26"/>
        </w:rPr>
      </w:pPr>
      <w:r w:rsidRPr="0049233F">
        <w:rPr>
          <w:szCs w:val="26"/>
        </w:rPr>
        <w:t xml:space="preserve"> </w:t>
      </w:r>
      <w:del w:id="7949" w:author="The Si Tran" w:date="2012-12-06T03:47:00Z">
        <w:r w:rsidRPr="00AF1345" w:rsidDel="00B63318">
          <w:rPr>
            <w:position w:val="-14"/>
            <w:szCs w:val="26"/>
          </w:rPr>
          <w:object w:dxaOrig="1540" w:dyaOrig="400" w14:anchorId="1513C705">
            <v:shape id="_x0000_i1139" type="#_x0000_t75" style="width:86.25pt;height:21.75pt" o:ole="">
              <v:imagedata r:id="rId284" o:title=""/>
            </v:shape>
            <o:OLEObject Type="Embed" ProgID="Equation.DSMT4" ShapeID="_x0000_i1139" DrawAspect="Content" ObjectID="_1417549104" r:id="rId285"/>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6" o:title=""/>
            </v:shape>
            <o:OLEObject Type="Embed" ProgID="Equation.DSMT4" ShapeID="_x0000_i1140" DrawAspect="Content" ObjectID="_1417549105" r:id="rId287"/>
          </w:object>
        </w:r>
      </w:del>
    </w:p>
    <w:p w14:paraId="7998B599" w14:textId="3F11623D" w:rsidR="0088753F" w:rsidRPr="0049233F" w:rsidRDefault="0088753F">
      <w:pPr>
        <w:pPrChange w:id="7950"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951"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7952" w:author="The Si Tran" w:date="2012-12-16T08:29:00Z"/>
        </w:rPr>
        <w:pPrChange w:id="7953"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7954" w:author="The Si Tran" w:date="2012-12-06T03:49:00Z"/>
          <w:szCs w:val="26"/>
        </w:rPr>
      </w:pPr>
    </w:p>
    <w:p w14:paraId="0FEC2133" w14:textId="0CB9835D" w:rsidR="0088753F" w:rsidRDefault="002046B0">
      <w:pPr>
        <w:rPr>
          <w:szCs w:val="26"/>
        </w:rPr>
        <w:pPrChange w:id="7955"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7956"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7957" w:author="The Si Tran" w:date="2012-12-16T08:29:00Z">
          <w:pPr>
            <w:spacing w:before="0"/>
            <w:ind w:firstLine="720"/>
          </w:pPr>
        </w:pPrChange>
      </w:pPr>
      <w:r w:rsidRPr="0049233F">
        <w:t xml:space="preserve">Ban đầu các giá trị cập nhập </w:t>
      </w:r>
      <m:oMath>
        <m:sSubSup>
          <m:sSubSupPr>
            <m:ctrlPr>
              <w:ins w:id="7958" w:author="The Si Tran" w:date="2012-12-06T03:36:00Z">
                <w:rPr>
                  <w:rFonts w:ascii="Cambria Math" w:hAnsi="Cambria Math"/>
                  <w:i/>
                </w:rPr>
              </w:ins>
            </m:ctrlPr>
          </m:sSubSupPr>
          <m:e>
            <w:ins w:id="7959" w:author="The Si Tran" w:date="2012-12-06T03:36:00Z">
              <m:r>
                <w:rPr>
                  <w:rFonts w:ascii="Cambria Math" w:hAnsi="Cambria Math"/>
                </w:rPr>
                <m:t>∆</m:t>
              </m:r>
            </w:ins>
          </m:e>
          <m:sub>
            <w:ins w:id="7960"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7961" w:author="The Si Tran" w:date="2012-12-06T03:36:00Z">
                <w:rPr>
                  <w:rFonts w:ascii="Cambria Math" w:hAnsi="Cambria Math"/>
                  <w:i/>
                </w:rPr>
              </w:ins>
            </m:ctrlPr>
          </m:sSubSupPr>
          <m:e>
            <w:ins w:id="7962"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7963" w:author="The Si Tran" w:date="2012-12-06T03:36:00Z">
                <w:rPr>
                  <w:rFonts w:ascii="Cambria Math" w:hAnsi="Cambria Math"/>
                  <w:i/>
                </w:rPr>
              </w:ins>
            </m:ctrlPr>
          </m:sSubSupPr>
          <m:e>
            <w:ins w:id="7964"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7965" w:author="The Si Tran" w:date="2012-12-06T03:36:00Z">
                <w:rPr>
                  <w:rFonts w:ascii="Cambria Math" w:hAnsi="Cambria Math"/>
                  <w:i/>
                </w:rPr>
              </w:ins>
            </m:ctrlPr>
          </m:sSubSupPr>
          <m:e>
            <w:ins w:id="7966"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7967" w:author="The Si Tran" w:date="2012-12-06T03:36:00Z">
                <w:rPr>
                  <w:rFonts w:ascii="Cambria Math" w:hAnsi="Cambria Math"/>
                  <w:i/>
                </w:rPr>
              </w:ins>
            </m:ctrlPr>
          </m:sSubSupPr>
          <m:e>
            <w:ins w:id="796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7969" w:author="The Si Tran" w:date="2012-12-06T03:36:00Z">
                <w:rPr>
                  <w:rFonts w:ascii="Cambria Math" w:hAnsi="Cambria Math"/>
                  <w:i/>
                </w:rPr>
              </w:ins>
            </m:ctrlPr>
          </m:sSubSupPr>
          <m:e>
            <w:ins w:id="7970"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7971" w:author="The Si Tran" w:date="2012-12-06T03:36:00Z">
                <w:rPr>
                  <w:rFonts w:ascii="Cambria Math" w:hAnsi="Cambria Math"/>
                  <w:i/>
                </w:rPr>
              </w:ins>
            </m:ctrlPr>
          </m:sSubSupPr>
          <m:e>
            <w:ins w:id="7972"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7973" w:author="The Si Tran" w:date="2012-12-06T03:36:00Z">
                <w:rPr>
                  <w:rFonts w:ascii="Cambria Math" w:hAnsi="Cambria Math"/>
                  <w:i/>
                </w:rPr>
              </w:ins>
            </m:ctrlPr>
          </m:sSubSupPr>
          <m:e>
            <w:ins w:id="797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7975" w:author="The Si Tran" w:date="2012-12-06T03:40:00Z">
                <w:rPr>
                  <w:rFonts w:ascii="Cambria Math" w:hAnsi="Cambria Math"/>
                  <w:i/>
                </w:rPr>
              </w:ins>
            </m:ctrlPr>
          </m:sSupPr>
          <m:e>
            <w:ins w:id="7976"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7977" w:author="The Si Tran" w:date="2012-12-06T03:40:00Z">
                <w:rPr>
                  <w:rFonts w:ascii="Cambria Math" w:hAnsi="Cambria Math"/>
                  <w:i/>
                </w:rPr>
              </w:ins>
            </m:ctrlPr>
          </m:sSupPr>
          <m:e>
            <w:ins w:id="7978" w:author="The Si Tran" w:date="2012-12-06T03:40:00Z">
              <m:r>
                <w:rPr>
                  <w:rFonts w:ascii="Cambria Math" w:hAnsi="Cambria Math"/>
                </w:rPr>
                <m:t>η</m:t>
              </m:r>
            </w:ins>
          </m:e>
          <m:sup>
            <w:ins w:id="7979"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7980" w:author="The Si Tran" w:date="2012-12-06T03:36:00Z">
                <w:rPr>
                  <w:rFonts w:ascii="Cambria Math" w:hAnsi="Cambria Math"/>
                  <w:i/>
                </w:rPr>
              </w:ins>
            </m:ctrlPr>
          </m:sSubSupPr>
          <m:e>
            <w:ins w:id="798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7982" w:author="The Si Tran" w:date="2012-12-06T03:36:00Z">
                <w:rPr>
                  <w:rFonts w:ascii="Cambria Math" w:hAnsi="Cambria Math"/>
                  <w:i/>
                </w:rPr>
              </w:ins>
            </m:ctrlPr>
          </m:sSubSupPr>
          <m:e>
            <w:ins w:id="7983"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984"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8" o:title=""/>
                </v:shape>
                <o:OLEObject Type="Embed" ProgID="Equation.DSMT4" ShapeID="_x0000_i1141" DrawAspect="Content" ObjectID="_1417549106" r:id="rId289"/>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98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90" o:title=""/>
                </v:shape>
                <o:OLEObject Type="Embed" ProgID="Equation.DSMT4" ShapeID="_x0000_i1142" DrawAspect="Content" ObjectID="_1417549107" r:id="rId291"/>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92" o:title=""/>
                </v:shape>
                <o:OLEObject Type="Embed" ProgID="Equation.DSMT4" ShapeID="_x0000_i1143" DrawAspect="Content" ObjectID="_1417549108" r:id="rId293"/>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98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4" o:title=""/>
                </v:shape>
                <o:OLEObject Type="Embed" ProgID="Equation.DSMT4" ShapeID="_x0000_i1144" DrawAspect="Content" ObjectID="_1417549109" r:id="rId295"/>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6" o:title=""/>
                </v:shape>
                <o:OLEObject Type="Embed" ProgID="Equation.DSMT4" ShapeID="_x0000_i1145" DrawAspect="Content" ObjectID="_1417549110" r:id="rId297"/>
              </w:object>
            </w:r>
            <w:r w:rsidRPr="0049233F">
              <w:rPr>
                <w:i/>
                <w:szCs w:val="26"/>
              </w:rPr>
              <w:t>)*</w:t>
            </w:r>
            <w:r w:rsidRPr="00AF1345">
              <w:rPr>
                <w:i/>
                <w:position w:val="-14"/>
                <w:szCs w:val="26"/>
              </w:rPr>
              <w:object w:dxaOrig="400" w:dyaOrig="400" w14:anchorId="797347F4">
                <v:shape id="_x0000_i1146" type="#_x0000_t75" style="width:21.75pt;height:21.75pt" o:ole="">
                  <v:imagedata r:id="rId290" o:title=""/>
                </v:shape>
                <o:OLEObject Type="Embed" ProgID="Equation.DSMT4" ShapeID="_x0000_i1146" DrawAspect="Content" ObjectID="_1417549111" r:id="rId298"/>
              </w:object>
            </w:r>
          </w:p>
          <w:p w14:paraId="7A102CBB" w14:textId="77777777" w:rsidR="0088753F" w:rsidRPr="0049233F" w:rsidRDefault="0088753F">
            <w:pPr>
              <w:spacing w:before="0" w:line="240" w:lineRule="auto"/>
              <w:ind w:firstLine="720"/>
              <w:rPr>
                <w:i/>
                <w:szCs w:val="26"/>
              </w:rPr>
              <w:pPrChange w:id="798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9" o:title=""/>
                </v:shape>
                <o:OLEObject Type="Embed" ProgID="Equation.DSMT4" ShapeID="_x0000_i1147" DrawAspect="Content" ObjectID="_1417549112" r:id="rId300"/>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301" o:title=""/>
                </v:shape>
                <o:OLEObject Type="Embed" ProgID="Equation.DSMT4" ShapeID="_x0000_i1148" DrawAspect="Content" ObjectID="_1417549113" r:id="rId302"/>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4" o:title=""/>
                </v:shape>
                <o:OLEObject Type="Embed" ProgID="Equation.DSMT4" ShapeID="_x0000_i1149" DrawAspect="Content" ObjectID="_1417549114" r:id="rId303"/>
              </w:object>
            </w:r>
          </w:p>
          <w:p w14:paraId="599100C9" w14:textId="77777777" w:rsidR="0088753F" w:rsidRPr="0049233F" w:rsidRDefault="0088753F">
            <w:pPr>
              <w:spacing w:before="0" w:line="240" w:lineRule="auto"/>
              <w:ind w:firstLine="720"/>
              <w:rPr>
                <w:i/>
                <w:szCs w:val="26"/>
              </w:rPr>
              <w:pPrChange w:id="7988"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4" o:title=""/>
                </v:shape>
                <o:OLEObject Type="Embed" ProgID="Equation.DSMT4" ShapeID="_x0000_i1150" DrawAspect="Content" ObjectID="_1417549115" r:id="rId305"/>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98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90" o:title=""/>
                </v:shape>
                <o:OLEObject Type="Embed" ProgID="Equation.DSMT4" ShapeID="_x0000_i1151" DrawAspect="Content" ObjectID="_1417549116" r:id="rId306"/>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7" o:title=""/>
                </v:shape>
                <o:OLEObject Type="Embed" ProgID="Equation.DSMT4" ShapeID="_x0000_i1152" DrawAspect="Content" ObjectID="_1417549117" r:id="rId308"/>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99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9" o:title=""/>
                </v:shape>
                <o:OLEObject Type="Embed" ProgID="Equation.DSMT4" ShapeID="_x0000_i1153" DrawAspect="Content" ObjectID="_1417549118" r:id="rId309"/>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301" o:title=""/>
                </v:shape>
                <o:OLEObject Type="Embed" ProgID="Equation.DSMT4" ShapeID="_x0000_i1154" DrawAspect="Content" ObjectID="_1417549119" r:id="rId310"/>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11" o:title=""/>
                </v:shape>
                <o:OLEObject Type="Embed" ProgID="Equation.DSMT4" ShapeID="_x0000_i1155" DrawAspect="Content" ObjectID="_1417549120" r:id="rId312"/>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991"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6" o:title=""/>
                </v:shape>
                <o:OLEObject Type="Embed" ProgID="Equation.DSMT4" ShapeID="_x0000_i1156" DrawAspect="Content" ObjectID="_1417549121" r:id="rId313"/>
              </w:object>
            </w:r>
          </w:p>
          <w:p w14:paraId="41704DD5" w14:textId="77777777" w:rsidR="0088753F" w:rsidRPr="0049233F" w:rsidRDefault="0088753F">
            <w:pPr>
              <w:spacing w:before="0" w:line="240" w:lineRule="auto"/>
              <w:ind w:firstLine="720"/>
              <w:rPr>
                <w:i/>
                <w:szCs w:val="26"/>
              </w:rPr>
              <w:pPrChange w:id="7992"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993"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4" o:title=""/>
                </v:shape>
                <o:OLEObject Type="Embed" ProgID="Equation.DSMT4" ShapeID="_x0000_i1157" DrawAspect="Content" ObjectID="_1417549122" r:id="rId315"/>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99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4" o:title=""/>
                </v:shape>
                <o:OLEObject Type="Embed" ProgID="Equation.DSMT4" ShapeID="_x0000_i1158" DrawAspect="Content" ObjectID="_1417549123" r:id="rId316"/>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6" o:title=""/>
                </v:shape>
                <o:OLEObject Type="Embed" ProgID="Equation.DSMT4" ShapeID="_x0000_i1159" DrawAspect="Content" ObjectID="_1417549124" r:id="rId317"/>
              </w:object>
            </w:r>
            <w:r w:rsidRPr="0049233F">
              <w:rPr>
                <w:i/>
                <w:szCs w:val="26"/>
              </w:rPr>
              <w:t>)*</w:t>
            </w:r>
            <w:r w:rsidRPr="00AF1345">
              <w:rPr>
                <w:i/>
                <w:position w:val="-14"/>
                <w:szCs w:val="26"/>
              </w:rPr>
              <w:object w:dxaOrig="400" w:dyaOrig="400" w14:anchorId="495FE6DF">
                <v:shape id="_x0000_i1160" type="#_x0000_t75" style="width:21.75pt;height:21.75pt" o:ole="">
                  <v:imagedata r:id="rId290" o:title=""/>
                </v:shape>
                <o:OLEObject Type="Embed" ProgID="Equation.DSMT4" ShapeID="_x0000_i1160" DrawAspect="Content" ObjectID="_1417549125" r:id="rId318"/>
              </w:object>
            </w:r>
          </w:p>
          <w:p w14:paraId="2F859299" w14:textId="77777777" w:rsidR="0088753F" w:rsidRPr="0049233F" w:rsidRDefault="0088753F">
            <w:pPr>
              <w:spacing w:before="0" w:line="240" w:lineRule="auto"/>
              <w:ind w:firstLine="720"/>
              <w:rPr>
                <w:i/>
                <w:szCs w:val="26"/>
              </w:rPr>
              <w:pPrChange w:id="799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9" o:title=""/>
                </v:shape>
                <o:OLEObject Type="Embed" ProgID="Equation.DSMT4" ShapeID="_x0000_i1161" DrawAspect="Content" ObjectID="_1417549126" r:id="rId319"/>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301" o:title=""/>
                </v:shape>
                <o:OLEObject Type="Embed" ProgID="Equation.DSMT4" ShapeID="_x0000_i1162" DrawAspect="Content" ObjectID="_1417549127" r:id="rId320"/>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4" o:title=""/>
                </v:shape>
                <o:OLEObject Type="Embed" ProgID="Equation.DSMT4" ShapeID="_x0000_i1163" DrawAspect="Content" ObjectID="_1417549128" r:id="rId321"/>
              </w:object>
            </w:r>
          </w:p>
          <w:p w14:paraId="3255C968" w14:textId="77777777" w:rsidR="0088753F" w:rsidRPr="0049233F" w:rsidRDefault="0088753F">
            <w:pPr>
              <w:spacing w:before="0" w:line="240" w:lineRule="auto"/>
              <w:ind w:firstLine="720"/>
              <w:rPr>
                <w:i/>
                <w:szCs w:val="26"/>
              </w:rPr>
              <w:pPrChange w:id="7996"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997"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998" w:name="_Toc327348218"/>
      <w:bookmarkStart w:id="7999" w:name="_Toc343029968"/>
    </w:p>
    <w:p w14:paraId="7DECB775" w14:textId="3F70D2D7" w:rsidR="0015202E" w:rsidRDefault="0088753F">
      <w:pPr>
        <w:pStyle w:val="Hinh"/>
        <w:pPrChange w:id="8000" w:author="The Si Tran" w:date="2012-12-16T17:32:00Z">
          <w:pPr>
            <w:pStyle w:val="Caption"/>
            <w:ind w:left="2160" w:firstLine="720"/>
          </w:pPr>
        </w:pPrChange>
      </w:pPr>
      <w:bookmarkStart w:id="8001" w:name="_Toc343711403"/>
      <w:r w:rsidRPr="00032D83">
        <w:t>Hình</w:t>
      </w:r>
      <w:ins w:id="8002" w:author="The Si Tran" w:date="2012-12-11T23:37:00Z">
        <w:r w:rsidR="0015202E" w:rsidRPr="000C3A28">
          <w:t xml:space="preserve"> 4.9</w:t>
        </w:r>
      </w:ins>
      <w:del w:id="8003" w:author="The Si Tran" w:date="2012-12-11T23:37:00Z">
        <w:r w:rsidRPr="0015771C" w:rsidDel="0015202E">
          <w:delText xml:space="preserve"> </w:delText>
        </w:r>
        <w:r w:rsidRPr="008A1996" w:rsidDel="0015202E">
          <w:fldChar w:fldCharType="begin"/>
        </w:r>
        <w:r w:rsidRPr="001A48D1" w:rsidDel="0015202E">
          <w:rPr>
            <w:rPrChange w:id="8004" w:author="The Si Tran" w:date="2012-12-16T17:32:00Z">
              <w:rPr>
                <w:b w:val="0"/>
              </w:rPr>
            </w:rPrChange>
          </w:rPr>
          <w:delInstrText xml:space="preserve"> STYLEREF 1 \s </w:delInstrText>
        </w:r>
        <w:r w:rsidRPr="001A48D1" w:rsidDel="0015202E">
          <w:rPr>
            <w:rPrChange w:id="8005" w:author="The Si Tran" w:date="2012-12-16T17:32:00Z">
              <w:rPr>
                <w:b w:val="0"/>
              </w:rPr>
            </w:rPrChange>
          </w:rPr>
          <w:fldChar w:fldCharType="separate"/>
        </w:r>
        <w:r w:rsidRPr="001A48D1" w:rsidDel="0015202E">
          <w:rPr>
            <w:rPrChange w:id="8006" w:author="The Si Tran" w:date="2012-12-16T17:32:00Z">
              <w:rPr>
                <w:b w:val="0"/>
                <w:noProof/>
              </w:rPr>
            </w:rPrChange>
          </w:rPr>
          <w:delText>2</w:delText>
        </w:r>
        <w:r w:rsidRPr="001A48D1" w:rsidDel="0015202E">
          <w:rPr>
            <w:rPrChange w:id="8007" w:author="The Si Tran" w:date="2012-12-16T17:32:00Z">
              <w:rPr>
                <w:b w:val="0"/>
              </w:rPr>
            </w:rPrChange>
          </w:rPr>
          <w:fldChar w:fldCharType="end"/>
        </w:r>
        <w:r w:rsidRPr="001A48D1" w:rsidDel="0015202E">
          <w:rPr>
            <w:rPrChange w:id="8008" w:author="The Si Tran" w:date="2012-12-16T17:32:00Z">
              <w:rPr>
                <w:b w:val="0"/>
              </w:rPr>
            </w:rPrChange>
          </w:rPr>
          <w:delText>.</w:delText>
        </w:r>
        <w:r w:rsidRPr="001A48D1" w:rsidDel="0015202E">
          <w:rPr>
            <w:rPrChange w:id="8009" w:author="The Si Tran" w:date="2012-12-16T17:32:00Z">
              <w:rPr>
                <w:b w:val="0"/>
              </w:rPr>
            </w:rPrChange>
          </w:rPr>
          <w:fldChar w:fldCharType="begin"/>
        </w:r>
        <w:r w:rsidRPr="001A48D1" w:rsidDel="0015202E">
          <w:rPr>
            <w:rPrChange w:id="8010" w:author="The Si Tran" w:date="2012-12-16T17:32:00Z">
              <w:rPr>
                <w:b w:val="0"/>
              </w:rPr>
            </w:rPrChange>
          </w:rPr>
          <w:delInstrText xml:space="preserve"> SEQ Hình \* ARABIC \s 1 </w:delInstrText>
        </w:r>
        <w:r w:rsidRPr="001A48D1" w:rsidDel="0015202E">
          <w:rPr>
            <w:rPrChange w:id="8011" w:author="The Si Tran" w:date="2012-12-16T17:32:00Z">
              <w:rPr>
                <w:b w:val="0"/>
              </w:rPr>
            </w:rPrChange>
          </w:rPr>
          <w:fldChar w:fldCharType="separate"/>
        </w:r>
        <w:r w:rsidRPr="001A48D1" w:rsidDel="0015202E">
          <w:rPr>
            <w:rPrChange w:id="8012" w:author="The Si Tran" w:date="2012-12-16T17:32:00Z">
              <w:rPr>
                <w:b w:val="0"/>
                <w:noProof/>
              </w:rPr>
            </w:rPrChange>
          </w:rPr>
          <w:delText>10</w:delText>
        </w:r>
        <w:r w:rsidRPr="001A48D1" w:rsidDel="0015202E">
          <w:rPr>
            <w:rPrChange w:id="8013" w:author="The Si Tran" w:date="2012-12-16T17:32:00Z">
              <w:rPr>
                <w:b w:val="0"/>
              </w:rPr>
            </w:rPrChange>
          </w:rPr>
          <w:fldChar w:fldCharType="end"/>
        </w:r>
      </w:del>
      <w:r w:rsidRPr="001A48D1">
        <w:rPr>
          <w:rPrChange w:id="8014" w:author="The Si Tran" w:date="2012-12-16T17:32:00Z">
            <w:rPr>
              <w:b w:val="0"/>
            </w:rPr>
          </w:rPrChange>
        </w:rPr>
        <w:t>: Giải thuật RPROP</w:t>
      </w:r>
      <w:bookmarkEnd w:id="7998"/>
      <w:bookmarkEnd w:id="7999"/>
      <w:bookmarkEnd w:id="8001"/>
    </w:p>
    <w:p w14:paraId="74FAFEBA" w14:textId="77777777" w:rsidR="003549D0" w:rsidRPr="001A48D1" w:rsidRDefault="003549D0" w:rsidP="003549D0">
      <w:pPr>
        <w:pStyle w:val="Hinh"/>
      </w:pPr>
    </w:p>
    <w:p w14:paraId="1C59B8C6" w14:textId="77777777" w:rsidR="0088753F" w:rsidRPr="0049233F" w:rsidRDefault="0088753F">
      <w:pPr>
        <w:pPrChange w:id="8015"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016"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017" w:name="_Toc327348176"/>
      <w:bookmarkStart w:id="8018" w:name="_Toc343711214"/>
      <w:r w:rsidRPr="0049233F">
        <w:t>Hiện tượng quá khớp</w:t>
      </w:r>
      <w:bookmarkEnd w:id="8017"/>
      <w:bookmarkEnd w:id="8018"/>
    </w:p>
    <w:p w14:paraId="1FAA90D6" w14:textId="03E46DAC" w:rsidR="0088753F" w:rsidRPr="0049233F" w:rsidRDefault="0088753F">
      <w:pPr>
        <w:pPrChange w:id="8019"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020"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021" w:author="The Si Tran" w:date="2012-12-14T05:59:00Z"/>
          <w:szCs w:val="26"/>
        </w:rPr>
      </w:pPr>
      <w:del w:id="8022" w:author="The Si Tran" w:date="2012-12-14T05:59:00Z">
        <w:r w:rsidRPr="0049233F" w:rsidDel="005457E8">
          <w:rPr>
            <w:szCs w:val="26"/>
          </w:rPr>
          <w:br w:type="page"/>
        </w:r>
      </w:del>
    </w:p>
    <w:p w14:paraId="5AEE3EB3" w14:textId="1282A489" w:rsidR="00BE27EE" w:rsidRPr="002B1464" w:rsidDel="005457E8" w:rsidRDefault="00BE27EE" w:rsidP="00BE27EE">
      <w:pPr>
        <w:rPr>
          <w:del w:id="8023" w:author="The Si Tran" w:date="2012-12-14T05:59:00Z"/>
          <w:szCs w:val="26"/>
        </w:rPr>
      </w:pPr>
      <w:bookmarkStart w:id="8024" w:name="_Toc343232326"/>
      <w:bookmarkStart w:id="8025" w:name="_Toc343232739"/>
      <w:bookmarkStart w:id="8026" w:name="_Toc343233024"/>
      <w:bookmarkStart w:id="8027" w:name="_Toc343415529"/>
      <w:bookmarkStart w:id="8028" w:name="_Toc343415825"/>
      <w:bookmarkStart w:id="8029" w:name="_Toc343452484"/>
      <w:bookmarkStart w:id="8030" w:name="_Toc343461274"/>
      <w:bookmarkStart w:id="8031" w:name="_Toc343494161"/>
      <w:bookmarkStart w:id="8032" w:name="_Toc343494373"/>
      <w:bookmarkStart w:id="8033" w:name="_Toc343495146"/>
      <w:bookmarkStart w:id="8034" w:name="_Toc343660373"/>
      <w:bookmarkStart w:id="8035" w:name="_Toc343660587"/>
      <w:bookmarkStart w:id="8036" w:name="_Toc343711215"/>
      <w:bookmarkEnd w:id="8024"/>
      <w:bookmarkEnd w:id="8025"/>
      <w:bookmarkEnd w:id="8026"/>
      <w:bookmarkEnd w:id="8027"/>
      <w:bookmarkEnd w:id="8028"/>
      <w:bookmarkEnd w:id="8029"/>
      <w:bookmarkEnd w:id="8030"/>
      <w:bookmarkEnd w:id="8031"/>
      <w:bookmarkEnd w:id="8032"/>
      <w:bookmarkEnd w:id="8033"/>
      <w:bookmarkEnd w:id="8034"/>
      <w:bookmarkEnd w:id="8035"/>
      <w:bookmarkEnd w:id="8036"/>
    </w:p>
    <w:p w14:paraId="00E85171" w14:textId="341F571A" w:rsidR="00A02652" w:rsidRPr="0049233F" w:rsidRDefault="00A02652" w:rsidP="00A02652">
      <w:pPr>
        <w:pStyle w:val="Heading2"/>
        <w:rPr>
          <w:sz w:val="26"/>
          <w:szCs w:val="26"/>
          <w:rPrChange w:id="8037" w:author="The Si Tran" w:date="2012-12-05T23:02:00Z">
            <w:rPr/>
          </w:rPrChange>
        </w:rPr>
      </w:pPr>
      <w:bookmarkStart w:id="8038" w:name="_Toc326315155"/>
      <w:bookmarkStart w:id="8039" w:name="_Toc327348181"/>
      <w:bookmarkStart w:id="8040" w:name="_Toc343711216"/>
      <w:r w:rsidRPr="0049233F">
        <w:rPr>
          <w:sz w:val="26"/>
          <w:szCs w:val="26"/>
          <w:rPrChange w:id="8041"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042" w:author="The Si Tran" w:date="2012-12-05T23:02:00Z">
            <w:rPr>
              <w:rFonts w:cs="Times New Roman"/>
              <w:b w:val="0"/>
              <w:bCs w:val="0"/>
              <w:iCs w:val="0"/>
              <w:sz w:val="20"/>
              <w:szCs w:val="20"/>
            </w:rPr>
          </w:rPrChange>
        </w:rPr>
        <w:t xml:space="preserve"> vào dự báo dữ liệu chuỗi thời gian</w:t>
      </w:r>
      <w:bookmarkEnd w:id="8038"/>
      <w:bookmarkEnd w:id="8039"/>
      <w:bookmarkEnd w:id="8040"/>
    </w:p>
    <w:p w14:paraId="7731F271" w14:textId="383600D4" w:rsidR="0015202E" w:rsidRPr="0049233F" w:rsidRDefault="00A02652">
      <w:pPr>
        <w:pPrChange w:id="8043"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044"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045"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046"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047" w:author="The Si Tran" w:date="2012-12-14T05:59:00Z">
        <w:r w:rsidR="005457E8">
          <w:tab/>
        </w:r>
      </w:ins>
    </w:p>
    <w:p w14:paraId="308D2AF9" w14:textId="77777777" w:rsidR="00642B1B" w:rsidRPr="0049233F" w:rsidRDefault="00642B1B">
      <w:pPr>
        <w:pStyle w:val="Canhgiua"/>
        <w:rPr>
          <w:noProof/>
        </w:rPr>
        <w:pPrChange w:id="8048" w:author="The Si Tran" w:date="2012-12-16T17:32:00Z">
          <w:pPr>
            <w:pStyle w:val="ListParagraph"/>
            <w:spacing w:after="0" w:line="360" w:lineRule="auto"/>
            <w:ind w:firstLine="720"/>
          </w:pPr>
        </w:pPrChange>
      </w:pPr>
      <w:r w:rsidRPr="002B1464">
        <w:rPr>
          <w:noProof/>
        </w:rPr>
        <w:drawing>
          <wp:inline distT="0" distB="0" distL="0" distR="0" wp14:anchorId="1C1A8923" wp14:editId="4EF79922">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049" w:name="_Toc326299578"/>
      <w:bookmarkStart w:id="8050" w:name="_Toc327348223"/>
      <w:bookmarkStart w:id="8051" w:name="_Toc343029969"/>
      <w:bookmarkStart w:id="8052" w:name="_Toc343711404"/>
      <w:r w:rsidRPr="0049233F">
        <w:t>Hình</w:t>
      </w:r>
      <w:ins w:id="8053" w:author="The Si Tran" w:date="2012-12-11T23:38:00Z">
        <w:r>
          <w:t xml:space="preserve"> 4.10</w:t>
        </w:r>
      </w:ins>
      <w:del w:id="8054"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055"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056"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049"/>
      <w:bookmarkEnd w:id="8050"/>
      <w:bookmarkEnd w:id="8051"/>
      <w:bookmarkEnd w:id="8052"/>
    </w:p>
    <w:p w14:paraId="146B3BF3" w14:textId="4B74421E" w:rsidR="00A02652" w:rsidRPr="0049233F" w:rsidRDefault="00A02652" w:rsidP="00A02652">
      <w:pPr>
        <w:pStyle w:val="Heading2"/>
        <w:rPr>
          <w:sz w:val="26"/>
          <w:szCs w:val="26"/>
          <w:rPrChange w:id="8057" w:author="The Si Tran" w:date="2012-12-05T23:02:00Z">
            <w:rPr/>
          </w:rPrChange>
        </w:rPr>
      </w:pPr>
      <w:bookmarkStart w:id="8058" w:name="_Toc327348182"/>
      <w:bookmarkStart w:id="8059" w:name="_Toc343711217"/>
      <w:r w:rsidRPr="0049233F">
        <w:rPr>
          <w:sz w:val="26"/>
          <w:szCs w:val="26"/>
          <w:rPrChange w:id="8060"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061"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058"/>
      <w:bookmarkEnd w:id="8059"/>
    </w:p>
    <w:p w14:paraId="70E7852F" w14:textId="1BEE294F" w:rsidR="00A02652" w:rsidRPr="0049233F" w:rsidRDefault="00A02652">
      <w:pPr>
        <w:pPrChange w:id="8062"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063"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064" w:name="_Toc327348183"/>
      <w:bookmarkStart w:id="8065" w:name="_Toc343711218"/>
      <w:r w:rsidRPr="0049233F">
        <w:t>Lựa chọn các biến</w:t>
      </w:r>
      <w:bookmarkEnd w:id="8064"/>
      <w:bookmarkEnd w:id="8065"/>
    </w:p>
    <w:p w14:paraId="71DA7A36" w14:textId="708085BC" w:rsidR="00A02652" w:rsidRPr="0049233F" w:rsidRDefault="00A02652">
      <w:pPr>
        <w:pStyle w:val="BuletL1"/>
        <w:pPrChange w:id="8066"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067"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068"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069"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070" w:name="_Toc327348184"/>
      <w:bookmarkStart w:id="8071" w:name="_Toc343711219"/>
      <w:r w:rsidRPr="0049233F">
        <w:rPr>
          <w:lang w:val="fr-FR"/>
        </w:rPr>
        <w:t>Thu thập dữ liệu</w:t>
      </w:r>
      <w:bookmarkEnd w:id="8070"/>
      <w:bookmarkEnd w:id="8071"/>
    </w:p>
    <w:p w14:paraId="16759051" w14:textId="0D2DFFB7" w:rsidR="00A02652" w:rsidRPr="0049233F" w:rsidRDefault="00A02652">
      <w:pPr>
        <w:pStyle w:val="BuletL1"/>
        <w:rPr>
          <w:u w:val="single"/>
        </w:rPr>
        <w:pPrChange w:id="8072"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073"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074" w:name="_Toc327348185"/>
      <w:bookmarkStart w:id="8075" w:name="_Toc343711220"/>
      <w:r w:rsidRPr="0049233F">
        <w:t>Tiền xử lý dữ liệu</w:t>
      </w:r>
      <w:bookmarkEnd w:id="8074"/>
      <w:bookmarkEnd w:id="8075"/>
    </w:p>
    <w:p w14:paraId="4A5ADB02" w14:textId="12D48032" w:rsidR="00A02652" w:rsidRPr="0049233F" w:rsidRDefault="00A02652">
      <w:pPr>
        <w:pStyle w:val="BuletL1"/>
        <w:pPrChange w:id="8076"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077"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078" w:name="OLE_LINK5"/>
      <w:bookmarkStart w:id="8079" w:name="OLE_LINK6"/>
      <w:r w:rsidRPr="0049233F">
        <w:t xml:space="preserve">Việc lấy logarit tự nhiên </w:t>
      </w:r>
      <w:bookmarkEnd w:id="8078"/>
      <w:bookmarkEnd w:id="8079"/>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080" w:author="The Si Tran" w:date="2012-12-16T08:34:00Z">
            <w:rPr/>
          </w:rPrChange>
        </w:rPr>
        <w:pPrChange w:id="8081"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8A1996">
        <w:t>ấ</w:t>
      </w:r>
      <w:r w:rsidRPr="00BB4B46">
        <w:rPr>
          <w:rPrChange w:id="8082" w:author="The Si Tran" w:date="2012-12-16T08:34:00Z">
            <w:rPr/>
          </w:rPrChange>
        </w:rPr>
        <w:t>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083" w:name="_Toc327348186"/>
      <w:bookmarkStart w:id="8084" w:name="_Toc343711221"/>
      <w:r w:rsidRPr="0049233F">
        <w:t>Phân chia tập dữ liệu</w:t>
      </w:r>
      <w:bookmarkEnd w:id="8083"/>
      <w:bookmarkEnd w:id="8084"/>
    </w:p>
    <w:p w14:paraId="150E077C" w14:textId="29F5C1BC" w:rsidR="00BB4B46" w:rsidRPr="00BB4B46" w:rsidRDefault="00A02652">
      <w:pPr>
        <w:pStyle w:val="BuletL1"/>
        <w:rPr>
          <w:u w:val="single"/>
          <w:rPrChange w:id="8085" w:author="The Si Tran" w:date="2012-12-16T08:35:00Z">
            <w:rPr>
              <w:u w:val="single"/>
            </w:rPr>
          </w:rPrChange>
        </w:rPr>
        <w:pPrChange w:id="8086"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8A1996">
        <w:t>ế</w:t>
      </w:r>
      <w:r w:rsidRPr="007E3E87">
        <w:rPr>
          <w:rPrChange w:id="8087"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088"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089" w:author="The Si Tran" w:date="2012-12-14T06:20:00Z">
            <w:rPr>
              <w:u w:val="single"/>
            </w:rPr>
          </w:rPrChange>
        </w:rPr>
        <w:pPrChange w:id="8090" w:author="The Si Tran" w:date="2012-12-16T08:35:00Z">
          <w:pPr>
            <w:pStyle w:val="ListParagraph"/>
            <w:numPr>
              <w:numId w:val="11"/>
            </w:numPr>
            <w:spacing w:after="0" w:line="360" w:lineRule="auto"/>
            <w:ind w:left="634" w:hanging="360"/>
            <w:jc w:val="both"/>
          </w:pPr>
        </w:pPrChange>
      </w:pPr>
      <w:r w:rsidRPr="007E3E87">
        <w:rPr>
          <w:rPrChange w:id="8091" w:author="The Si Tran" w:date="2012-12-14T06:20:00Z">
            <w:rPr/>
          </w:rPrChange>
        </w:rPr>
        <w:t>Có hai cách thực h</w:t>
      </w:r>
      <w:r w:rsidRPr="00BB4B46">
        <w:rPr>
          <w:rStyle w:val="BuletL1Char"/>
          <w:rPrChange w:id="8092" w:author="The Si Tran" w:date="2012-12-16T08:35:00Z">
            <w:rPr/>
          </w:rPrChange>
        </w:rPr>
        <w:t>i</w:t>
      </w:r>
      <w:r w:rsidRPr="00032D83">
        <w:t>ệ</w:t>
      </w:r>
      <w:r w:rsidRPr="000C3A28">
        <w:t>n xác đ</w:t>
      </w:r>
      <w:r w:rsidRPr="0015771C">
        <w:t>ị</w:t>
      </w:r>
      <w:r w:rsidRPr="008A1996">
        <w:t>nh t</w:t>
      </w:r>
      <w:r w:rsidRPr="007E3E87">
        <w:rPr>
          <w:rPrChange w:id="8093" w:author="The Si Tran" w:date="2012-12-14T06:20:00Z">
            <w:rPr/>
          </w:rPrChange>
        </w:rPr>
        <w: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094" w:author="The Si Tran" w:date="2012-12-14T06:20:00Z">
            <w:rPr>
              <w:u w:val="single"/>
            </w:rPr>
          </w:rPrChange>
        </w:rPr>
        <w:pPrChange w:id="8095" w:author="The Si Tran" w:date="2012-12-16T08:35:00Z">
          <w:pPr>
            <w:pStyle w:val="ListParagraph"/>
            <w:numPr>
              <w:numId w:val="11"/>
            </w:numPr>
            <w:spacing w:after="0" w:line="360" w:lineRule="auto"/>
            <w:ind w:left="634" w:hanging="360"/>
            <w:jc w:val="both"/>
          </w:pPr>
        </w:pPrChange>
      </w:pPr>
      <w:r w:rsidRPr="007E3E87">
        <w:rPr>
          <w:rPrChange w:id="8096"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8A1996">
        <w:t>c bi</w:t>
      </w:r>
      <w:r w:rsidRPr="007E3E87">
        <w:rPr>
          <w:rPrChange w:id="8097" w:author="The Si Tran" w:date="2012-12-14T06:20:00Z">
            <w:rPr/>
          </w:rPrChange>
        </w:rPr>
        <w:t>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8098"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099"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100" w:name="_Toc327348187"/>
      <w:bookmarkStart w:id="8101" w:name="_Toc343711222"/>
      <w:r w:rsidRPr="0049233F">
        <w:t>Xây dựng cấu trúc mạng</w:t>
      </w:r>
      <w:bookmarkEnd w:id="8100"/>
      <w:bookmarkEnd w:id="8101"/>
    </w:p>
    <w:p w14:paraId="44FC4DD0" w14:textId="619055D4" w:rsidR="00A02652" w:rsidRPr="0049233F" w:rsidRDefault="00A02652">
      <w:pPr>
        <w:pStyle w:val="BuletL1"/>
        <w:pPrChange w:id="8102"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103"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104"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8A1996" w:rsidRDefault="00A02652">
      <w:pPr>
        <w:pStyle w:val="BuletL1"/>
        <w:pPrChange w:id="8105" w:author="The Si Tran" w:date="2012-12-16T08:36:00Z">
          <w:pPr>
            <w:pStyle w:val="ListParagraph"/>
            <w:numPr>
              <w:numId w:val="11"/>
            </w:numPr>
            <w:spacing w:after="0" w:line="360" w:lineRule="auto"/>
            <w:ind w:left="634" w:hanging="360"/>
            <w:jc w:val="both"/>
          </w:pPr>
        </w:pPrChange>
      </w:pPr>
      <w:r w:rsidRPr="00032D83">
        <w:t>S</w:t>
      </w:r>
      <w:r w:rsidRPr="000C3A28">
        <w:t>ố</w:t>
      </w:r>
      <w:r w:rsidRPr="008A1996">
        <w:t xml:space="preserve"> lư</w:t>
      </w:r>
      <w:r w:rsidRPr="00BB4B46">
        <w:rPr>
          <w:rPrChange w:id="8106" w:author="The Si Tran" w:date="2012-12-16T08:36:00Z">
            <w:rPr/>
          </w:rPrChange>
        </w:rPr>
        <w:t xml:space="preserve">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8A1996">
        <w:t>ỉ</w:t>
      </w:r>
      <w:r w:rsidRPr="00BB4B46">
        <w:rPr>
          <w:rPrChange w:id="8107" w:author="The Si Tran" w:date="2012-12-16T08:36:00Z">
            <w:rPr/>
          </w:rPrChange>
        </w:rPr>
        <w:t xml:space="preserve">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8A1996">
        <w:t>ố</w:t>
      </w:r>
      <w:r w:rsidRPr="00BB4B46">
        <w:rPr>
          <w:rPrChange w:id="8108" w:author="The Si Tran" w:date="2012-12-16T08:36:00Z">
            <w:rPr/>
          </w:rPrChange>
        </w:rPr>
        <w:t xml:space="preserve">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109" w:author="The Si Tran" w:date="2012-12-16T08:36:00Z">
            <w:rPr/>
          </w:rPrChange>
        </w:rPr>
        <w:lastRenderedPageBreak/>
        <w:t xml:space="preserve">ra nhiều mạng </w:t>
      </w:r>
      <w:r w:rsidR="00976130">
        <w:t>nơron</w:t>
      </w:r>
      <w:r w:rsidRPr="000C3A28">
        <w:t xml:space="preserve"> riêng bi</w:t>
      </w:r>
      <w:r w:rsidRPr="008A1996">
        <w:t>ệ</w:t>
      </w:r>
      <w:r w:rsidRPr="00BB4B46">
        <w:rPr>
          <w:rPrChange w:id="8110" w:author="The Si Tran" w:date="2012-12-16T08:36:00Z">
            <w:rPr/>
          </w:rPrChange>
        </w:rPr>
        <w:t>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111"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112"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BBA9BC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8113" w:author="The Si Tran" w:date="2012-12-16T17:33:00Z">
          <w:pPr>
            <w:pStyle w:val="Caption"/>
            <w:ind w:left="360" w:firstLine="720"/>
          </w:pPr>
        </w:pPrChange>
      </w:pPr>
      <w:bookmarkStart w:id="8114" w:name="_Toc327348224"/>
      <w:bookmarkStart w:id="8115" w:name="_Toc343029970"/>
      <w:r w:rsidRPr="0049233F">
        <w:t>Hình</w:t>
      </w:r>
      <w:ins w:id="8116" w:author="The Si Tran" w:date="2012-12-11T23:38:00Z">
        <w:r>
          <w:t xml:space="preserve"> 4.11</w:t>
        </w:r>
      </w:ins>
      <w:del w:id="8117"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118"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119"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8A1996">
        <w:t xml:space="preserve"> t</w:t>
      </w:r>
      <w:r w:rsidRPr="00BD0062">
        <w:rPr>
          <w:rPrChange w:id="8120" w:author="The Si Tran" w:date="2012-12-11T23:39:00Z">
            <w:rPr>
              <w:b w:val="0"/>
              <w:bCs w:val="0"/>
            </w:rPr>
          </w:rPrChange>
        </w:rPr>
        <w:t>ục sử dụng phương pháp walk-forward chia tập dữ liệu</w:t>
      </w:r>
      <w:bookmarkEnd w:id="8114"/>
      <w:bookmarkEnd w:id="8115"/>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8121" w:name="_Toc327348188"/>
      <w:bookmarkStart w:id="8122" w:name="_Toc343711223"/>
      <w:r w:rsidRPr="0049233F">
        <w:t>Xác định tiêu chuẩn đánh giá</w:t>
      </w:r>
      <w:bookmarkEnd w:id="8121"/>
      <w:bookmarkEnd w:id="8122"/>
    </w:p>
    <w:p w14:paraId="5921BBBB" w14:textId="55A5C691" w:rsidR="00A02652" w:rsidRPr="0049233F" w:rsidRDefault="00A02652">
      <w:pPr>
        <w:pPrChange w:id="8123"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124" w:author="The Si Tran" w:date="2012-12-16T08:36:00Z">
          <w:pPr/>
        </w:pPrChange>
      </w:pPr>
      <w:ins w:id="8125" w:author="The Si Tran" w:date="2012-12-14T06:23:00Z">
        <w:r w:rsidRPr="008A1996">
          <w:rPr>
            <w:noProof/>
          </w:rPr>
          <mc:AlternateContent>
            <mc:Choice Requires="wps">
              <w:drawing>
                <wp:anchor distT="0" distB="0" distL="114300" distR="114300" simplePos="0" relativeHeight="251740160" behindDoc="0" locked="0" layoutInCell="1" allowOverlap="1" wp14:anchorId="4F57F08A" wp14:editId="10F7B0E9">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8A1996" w:rsidRDefault="008A1996">
                              <w:pPr>
                                <w:pStyle w:val="EquationIndex"/>
                                <w:pPrChange w:id="8126" w:author="The Si Tran" w:date="2012-12-16T08:36:00Z">
                                  <w:pPr/>
                                </w:pPrChange>
                              </w:pPr>
                              <w:ins w:id="8127" w:author="The Si Tran" w:date="2012-12-06T02:41:00Z">
                                <w:r>
                                  <w:t>(4.</w:t>
                                </w:r>
                              </w:ins>
                              <w:ins w:id="8128" w:author="The Si Tran" w:date="2012-12-06T02:44:00Z">
                                <w:r>
                                  <w:t>18</w:t>
                                </w:r>
                              </w:ins>
                              <w:ins w:id="812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57F08A" id="Text Box 220" o:spid="_x0000_s1061" type="#_x0000_t202" style="position:absolute;left:0;text-align:left;margin-left:406.9pt;margin-top:11.15pt;width:46.85pt;height: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B32EE" w:rsidRDefault="00CB32EE">
                        <w:pPr>
                          <w:pStyle w:val="EquationIndex"/>
                          <w:pPrChange w:id="8355" w:author="The Si Tran" w:date="2012-12-16T08:36:00Z">
                            <w:pPr/>
                          </w:pPrChange>
                        </w:pPr>
                        <w:ins w:id="8356" w:author="The Si Tran" w:date="2012-12-06T02:41:00Z">
                          <w:r>
                            <w:t>(4.</w:t>
                          </w:r>
                        </w:ins>
                        <w:ins w:id="8357" w:author="The Si Tran" w:date="2012-12-06T02:44:00Z">
                          <w:r>
                            <w:t>18</w:t>
                          </w:r>
                        </w:ins>
                        <w:ins w:id="8358" w:author="The Si Tran" w:date="2012-12-06T02:41:00Z">
                          <w:r>
                            <w:t>)</w:t>
                          </w:r>
                        </w:ins>
                      </w:p>
                    </w:txbxContent>
                  </v:textbox>
                </v:shape>
              </w:pict>
            </mc:Fallback>
          </mc:AlternateContent>
        </w:r>
      </w:ins>
      <w:r w:rsidRPr="00BB4B46">
        <w:rPr>
          <w:rPrChange w:id="8130" w:author="The Si Tran" w:date="2012-12-16T08:36:00Z">
            <w:rPr/>
          </w:rPrChange>
        </w:rPr>
        <w:object w:dxaOrig="1900" w:dyaOrig="680" w14:anchorId="41722C5E">
          <v:shape id="_x0000_i1164" type="#_x0000_t75" style="width:129.75pt;height:50.25pt" o:ole="">
            <v:imagedata r:id="rId324" o:title=""/>
          </v:shape>
          <o:OLEObject Type="Embed" ProgID="Equation.DSMT4" ShapeID="_x0000_i1164" DrawAspect="Content" ObjectID="_1417549129" r:id="rId325"/>
        </w:object>
      </w:r>
    </w:p>
    <w:p w14:paraId="74DB8EBE" w14:textId="5EAFA784" w:rsidR="00A02652" w:rsidRPr="0049233F" w:rsidRDefault="00A02652">
      <w:pPr>
        <w:pPrChange w:id="8131"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132"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133" w:name="_Toc327348189"/>
      <w:bookmarkStart w:id="8134" w:name="_Toc343711224"/>
      <w:r w:rsidRPr="0049233F">
        <w:rPr>
          <w:lang w:val="fr-FR"/>
        </w:rPr>
        <w:lastRenderedPageBreak/>
        <w:t>Huấn luyện mạng</w:t>
      </w:r>
      <w:bookmarkEnd w:id="8133"/>
      <w:bookmarkEnd w:id="8134"/>
    </w:p>
    <w:p w14:paraId="5D62D645" w14:textId="77777777" w:rsidR="00A02652" w:rsidRPr="0049233F" w:rsidRDefault="00A02652">
      <w:pPr>
        <w:pStyle w:val="BuletL1"/>
        <w:pPrChange w:id="8135"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136"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137" w:name="_Toc327348190"/>
      <w:bookmarkStart w:id="8138" w:name="_Toc343711225"/>
      <w:r w:rsidRPr="0049233F">
        <w:rPr>
          <w:lang w:val="fr-FR"/>
        </w:rPr>
        <w:t xml:space="preserve">Dự </w:t>
      </w:r>
      <w:r w:rsidR="00DE2BD3">
        <w:rPr>
          <w:lang w:val="fr-FR"/>
        </w:rPr>
        <w:t>báo</w:t>
      </w:r>
      <w:r w:rsidRPr="0049233F">
        <w:rPr>
          <w:lang w:val="fr-FR"/>
        </w:rPr>
        <w:t xml:space="preserve"> và cải tiến</w:t>
      </w:r>
      <w:bookmarkEnd w:id="8137"/>
      <w:bookmarkEnd w:id="8138"/>
    </w:p>
    <w:p w14:paraId="30D1DB02" w14:textId="33CF5E3E" w:rsidR="00A02652" w:rsidRPr="0049233F" w:rsidRDefault="00A02652">
      <w:pPr>
        <w:rPr>
          <w:lang w:val="fr-FR"/>
        </w:rPr>
        <w:pPrChange w:id="8139"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140" w:author="The Si Tran" w:date="2012-12-06T21:13:00Z"/>
          <w:sz w:val="26"/>
          <w:szCs w:val="26"/>
          <w:rPrChange w:id="8141" w:author="The Si Tran" w:date="2012-12-05T23:02:00Z">
            <w:rPr>
              <w:del w:id="8142" w:author="The Si Tran" w:date="2012-12-06T21:13:00Z"/>
            </w:rPr>
          </w:rPrChange>
        </w:rPr>
      </w:pPr>
      <w:del w:id="8143" w:author="The Si Tran" w:date="2012-12-06T21:13:00Z">
        <w:r w:rsidRPr="0049233F" w:rsidDel="00AF1345">
          <w:rPr>
            <w:sz w:val="26"/>
            <w:szCs w:val="26"/>
            <w:rPrChange w:id="8144" w:author="The Si Tran" w:date="2012-12-05T23:02:00Z">
              <w:rPr>
                <w:rFonts w:ascii="Calibri" w:eastAsia="Calibri" w:hAnsi="Calibri"/>
                <w:sz w:val="20"/>
                <w:szCs w:val="20"/>
              </w:rPr>
            </w:rPrChange>
          </w:rPr>
          <w:delText>Kết quả thực nghiệm</w:delText>
        </w:r>
        <w:bookmarkStart w:id="8145" w:name="_Toc343083648"/>
        <w:bookmarkStart w:id="8146" w:name="_Toc343083862"/>
        <w:bookmarkStart w:id="8147" w:name="_Toc343084073"/>
        <w:bookmarkStart w:id="8148" w:name="_Toc343220832"/>
        <w:bookmarkStart w:id="8149" w:name="_Toc343232337"/>
        <w:bookmarkStart w:id="8150" w:name="_Toc343232750"/>
        <w:bookmarkStart w:id="8151" w:name="_Toc343233035"/>
        <w:bookmarkStart w:id="8152" w:name="_Toc343415540"/>
        <w:bookmarkStart w:id="8153" w:name="_Toc343415836"/>
        <w:bookmarkStart w:id="8154" w:name="_Toc343452495"/>
        <w:bookmarkStart w:id="8155" w:name="_Toc343461285"/>
        <w:bookmarkStart w:id="8156" w:name="_Toc343494172"/>
        <w:bookmarkStart w:id="8157" w:name="_Toc343494384"/>
        <w:bookmarkStart w:id="8158" w:name="_Toc343495157"/>
        <w:bookmarkStart w:id="8159" w:name="_Toc343660384"/>
        <w:bookmarkStart w:id="8160" w:name="_Toc343660598"/>
        <w:bookmarkStart w:id="8161" w:name="_Toc343711226"/>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del>
    </w:p>
    <w:p w14:paraId="0B20EBEE" w14:textId="77777777" w:rsidR="00393709" w:rsidRPr="0049233F" w:rsidDel="00AF1345" w:rsidRDefault="00393709" w:rsidP="00393709">
      <w:pPr>
        <w:ind w:left="144"/>
        <w:rPr>
          <w:del w:id="8162" w:author="The Si Tran" w:date="2012-12-06T21:13:00Z"/>
          <w:color w:val="FF0000"/>
          <w:szCs w:val="26"/>
          <w:rPrChange w:id="8163" w:author="The Si Tran" w:date="2012-12-05T23:02:00Z">
            <w:rPr>
              <w:del w:id="8164" w:author="The Si Tran" w:date="2012-12-06T21:13:00Z"/>
              <w:color w:val="FF0000"/>
              <w:sz w:val="32"/>
            </w:rPr>
          </w:rPrChange>
        </w:rPr>
      </w:pPr>
      <w:del w:id="8165" w:author="The Si Tran" w:date="2012-12-06T21:13:00Z">
        <w:r w:rsidRPr="0049233F" w:rsidDel="00AF1345">
          <w:rPr>
            <w:color w:val="FF0000"/>
            <w:szCs w:val="26"/>
            <w:rPrChange w:id="8166" w:author="The Si Tran" w:date="2012-12-05T23:02:00Z">
              <w:rPr>
                <w:rFonts w:ascii="Calibri" w:eastAsia="Calibri" w:hAnsi="Calibri"/>
                <w:b/>
                <w:bCs/>
                <w:color w:val="FF0000"/>
                <w:sz w:val="32"/>
                <w:szCs w:val="20"/>
              </w:rPr>
            </w:rPrChange>
          </w:rPr>
          <w:delText>Bổ sung</w:delText>
        </w:r>
        <w:bookmarkStart w:id="8167" w:name="_Toc343083649"/>
        <w:bookmarkStart w:id="8168" w:name="_Toc343083863"/>
        <w:bookmarkStart w:id="8169" w:name="_Toc343084074"/>
        <w:bookmarkStart w:id="8170" w:name="_Toc343220833"/>
        <w:bookmarkStart w:id="8171" w:name="_Toc343232338"/>
        <w:bookmarkStart w:id="8172" w:name="_Toc343232751"/>
        <w:bookmarkStart w:id="8173" w:name="_Toc343233036"/>
        <w:bookmarkStart w:id="8174" w:name="_Toc343415541"/>
        <w:bookmarkStart w:id="8175" w:name="_Toc343415837"/>
        <w:bookmarkStart w:id="8176" w:name="_Toc343452496"/>
        <w:bookmarkStart w:id="8177" w:name="_Toc343461286"/>
        <w:bookmarkStart w:id="8178" w:name="_Toc343494173"/>
        <w:bookmarkStart w:id="8179" w:name="_Toc343494385"/>
        <w:bookmarkStart w:id="8180" w:name="_Toc343495158"/>
        <w:bookmarkStart w:id="8181" w:name="_Toc343660385"/>
        <w:bookmarkStart w:id="8182" w:name="_Toc343660599"/>
        <w:bookmarkStart w:id="8183" w:name="_Toc343711227"/>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del>
    </w:p>
    <w:p w14:paraId="0907B599" w14:textId="77777777" w:rsidR="00393709" w:rsidRPr="0049233F" w:rsidRDefault="00001A0C" w:rsidP="00001A0C">
      <w:pPr>
        <w:pStyle w:val="Heading2"/>
        <w:rPr>
          <w:sz w:val="26"/>
          <w:szCs w:val="26"/>
          <w:rPrChange w:id="8184" w:author="The Si Tran" w:date="2012-12-05T23:02:00Z">
            <w:rPr/>
          </w:rPrChange>
        </w:rPr>
      </w:pPr>
      <w:bookmarkStart w:id="8185" w:name="_Toc343711228"/>
      <w:r w:rsidRPr="0049233F">
        <w:rPr>
          <w:sz w:val="26"/>
          <w:szCs w:val="26"/>
          <w:rPrChange w:id="8186" w:author="The Si Tran" w:date="2012-12-05T23:02:00Z">
            <w:rPr>
              <w:rFonts w:ascii="Calibri" w:eastAsia="Calibri" w:hAnsi="Calibri" w:cs="Times New Roman"/>
              <w:b w:val="0"/>
              <w:bCs w:val="0"/>
              <w:iCs w:val="0"/>
              <w:sz w:val="20"/>
              <w:szCs w:val="20"/>
            </w:rPr>
          </w:rPrChange>
        </w:rPr>
        <w:t>Kết luận</w:t>
      </w:r>
      <w:bookmarkEnd w:id="8185"/>
    </w:p>
    <w:p w14:paraId="07CE6189" w14:textId="14454B73" w:rsidR="006625BC" w:rsidRPr="0049233F" w:rsidRDefault="006625BC">
      <w:pPr>
        <w:pPrChange w:id="8187"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188"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8189"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190"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191" w:author="The Si Tran" w:date="2012-12-12T07:57:00Z"/>
          <w:szCs w:val="26"/>
        </w:rPr>
      </w:pPr>
      <w:ins w:id="8192" w:author="The Si Tran" w:date="2012-12-12T07:57:00Z">
        <w:r>
          <w:rPr>
            <w:szCs w:val="26"/>
          </w:rPr>
          <w:br w:type="page"/>
        </w:r>
      </w:ins>
    </w:p>
    <w:p w14:paraId="21D5EC8C" w14:textId="77777777" w:rsidR="006625BC" w:rsidRPr="002B1464" w:rsidDel="00D139B5" w:rsidRDefault="006625BC" w:rsidP="006625BC">
      <w:pPr>
        <w:rPr>
          <w:del w:id="8193" w:author="The Si Tran" w:date="2012-12-12T07:57:00Z"/>
          <w:szCs w:val="26"/>
        </w:rPr>
      </w:pPr>
      <w:bookmarkStart w:id="8194" w:name="_Toc343083651"/>
      <w:bookmarkStart w:id="8195" w:name="_Toc343083865"/>
      <w:bookmarkStart w:id="8196" w:name="_Toc343084076"/>
      <w:bookmarkStart w:id="8197" w:name="_Toc343220835"/>
      <w:bookmarkStart w:id="8198" w:name="_Toc343232340"/>
      <w:bookmarkStart w:id="8199" w:name="_Toc343232753"/>
      <w:bookmarkStart w:id="8200" w:name="_Toc343233038"/>
      <w:bookmarkStart w:id="8201" w:name="_Toc343415543"/>
      <w:bookmarkStart w:id="8202" w:name="_Toc343415839"/>
      <w:bookmarkStart w:id="8203" w:name="_Toc343452498"/>
      <w:bookmarkStart w:id="8204" w:name="_Toc343461288"/>
      <w:bookmarkStart w:id="8205" w:name="_Toc343494175"/>
      <w:bookmarkStart w:id="8206" w:name="_Toc343494387"/>
      <w:bookmarkStart w:id="8207" w:name="_Toc343495160"/>
      <w:bookmarkStart w:id="8208" w:name="_Toc343660387"/>
      <w:bookmarkStart w:id="8209" w:name="_Toc343660601"/>
      <w:bookmarkStart w:id="8210" w:name="_Toc343711229"/>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p>
    <w:p w14:paraId="26E08AA2" w14:textId="352EFC97" w:rsidR="006A21F7" w:rsidRPr="0049233F" w:rsidRDefault="00266E2E" w:rsidP="00097101">
      <w:pPr>
        <w:pStyle w:val="Heading1"/>
        <w:rPr>
          <w:sz w:val="26"/>
          <w:szCs w:val="26"/>
          <w:rPrChange w:id="8211" w:author="The Si Tran" w:date="2012-12-05T23:02:00Z">
            <w:rPr/>
          </w:rPrChange>
        </w:rPr>
      </w:pPr>
      <w:ins w:id="8212" w:author="superchickend" w:date="2012-12-16T14:59:00Z">
        <w:r>
          <w:rPr>
            <w:sz w:val="26"/>
            <w:szCs w:val="26"/>
          </w:rPr>
          <w:t xml:space="preserve">    </w:t>
        </w:r>
      </w:ins>
      <w:del w:id="8213" w:author="The Si Tran" w:date="2012-12-12T13:57:00Z">
        <w:r w:rsidR="00FD0937" w:rsidRPr="0049233F" w:rsidDel="0050316D">
          <w:rPr>
            <w:sz w:val="26"/>
            <w:szCs w:val="26"/>
            <w:rPrChange w:id="8214" w:author="The Si Tran" w:date="2012-12-05T23:02:00Z">
              <w:rPr>
                <w:rFonts w:cs="Times New Roman"/>
                <w:b w:val="0"/>
                <w:bCs w:val="0"/>
                <w:kern w:val="0"/>
                <w:sz w:val="20"/>
                <w:szCs w:val="20"/>
              </w:rPr>
            </w:rPrChange>
          </w:rPr>
          <w:delText>Mô hình kết hợp giữa</w:delText>
        </w:r>
      </w:del>
      <w:bookmarkStart w:id="8215" w:name="_Toc343711230"/>
      <w:ins w:id="8216" w:author="The Si Tran" w:date="2012-12-12T13:57:00Z">
        <w:r w:rsidR="0050316D">
          <w:rPr>
            <w:sz w:val="26"/>
            <w:szCs w:val="26"/>
          </w:rPr>
          <w:t>MÔ HÌNH KẾT HỢP</w:t>
        </w:r>
      </w:ins>
      <w:r w:rsidR="00FD0937" w:rsidRPr="0049233F">
        <w:rPr>
          <w:sz w:val="26"/>
          <w:szCs w:val="26"/>
          <w:rPrChange w:id="8217" w:author="The Si Tran" w:date="2012-12-05T23:02:00Z">
            <w:rPr>
              <w:rFonts w:cs="Times New Roman"/>
              <w:b w:val="0"/>
              <w:bCs w:val="0"/>
              <w:kern w:val="0"/>
              <w:sz w:val="20"/>
              <w:szCs w:val="20"/>
            </w:rPr>
          </w:rPrChange>
        </w:rPr>
        <w:t xml:space="preserve"> ARIMA </w:t>
      </w:r>
      <w:ins w:id="8218" w:author="The Si Tran" w:date="2012-12-12T13:57:00Z">
        <w:r w:rsidR="00EE73AD">
          <w:rPr>
            <w:sz w:val="26"/>
            <w:szCs w:val="26"/>
          </w:rPr>
          <w:t>VÀ</w:t>
        </w:r>
      </w:ins>
      <w:del w:id="8219" w:author="The Si Tran" w:date="2012-12-12T13:57:00Z">
        <w:r w:rsidR="00FD0937" w:rsidRPr="0049233F" w:rsidDel="00EE73AD">
          <w:rPr>
            <w:sz w:val="26"/>
            <w:szCs w:val="26"/>
            <w:rPrChange w:id="8220" w:author="The Si Tran" w:date="2012-12-05T23:02:00Z">
              <w:rPr>
                <w:rFonts w:cs="Times New Roman"/>
                <w:b w:val="0"/>
                <w:bCs w:val="0"/>
                <w:kern w:val="0"/>
                <w:sz w:val="20"/>
                <w:szCs w:val="20"/>
              </w:rPr>
            </w:rPrChange>
          </w:rPr>
          <w:delText>và</w:delText>
        </w:r>
      </w:del>
      <w:r w:rsidR="00FD0937" w:rsidRPr="0049233F">
        <w:rPr>
          <w:sz w:val="26"/>
          <w:szCs w:val="26"/>
          <w:rPrChange w:id="8221" w:author="The Si Tran" w:date="2012-12-05T23:02:00Z">
            <w:rPr>
              <w:rFonts w:cs="Times New Roman"/>
              <w:b w:val="0"/>
              <w:bCs w:val="0"/>
              <w:kern w:val="0"/>
              <w:sz w:val="20"/>
              <w:szCs w:val="20"/>
            </w:rPr>
          </w:rPrChange>
        </w:rPr>
        <w:t xml:space="preserve"> ANN</w:t>
      </w:r>
      <w:bookmarkEnd w:id="8215"/>
    </w:p>
    <w:p w14:paraId="0F331F2E" w14:textId="77777777" w:rsidR="006A21F7" w:rsidRPr="00805B17" w:rsidRDefault="00CA12FA">
      <w:pPr>
        <w:pPrChange w:id="8222"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223"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224" w:author="The Si Tran" w:date="2012-12-05T23:02:00Z">
            <w:rPr>
              <w:b/>
              <w:bCs/>
              <w:sz w:val="20"/>
              <w:szCs w:val="20"/>
            </w:rPr>
          </w:rPrChange>
        </w:rPr>
        <w:t>n đề trên, người ta xấp xỉ chuỗi thời gian về dạng tuyến</w:t>
      </w:r>
      <w:r w:rsidR="00711ADB" w:rsidRPr="0049233F">
        <w:rPr>
          <w:rPrChange w:id="8225" w:author="The Si Tran" w:date="2012-12-05T23:02:00Z">
            <w:rPr>
              <w:b/>
              <w:bCs/>
              <w:sz w:val="20"/>
              <w:szCs w:val="20"/>
            </w:rPr>
          </w:rPrChange>
        </w:rPr>
        <w:t xml:space="preserve"> tính</w:t>
      </w:r>
      <w:r w:rsidRPr="0049233F">
        <w:rPr>
          <w:rPrChange w:id="8226"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227" w:author="The Si Tran" w:date="2012-12-05T23:02:00Z">
            <w:rPr>
              <w:b/>
              <w:bCs/>
              <w:sz w:val="20"/>
              <w:szCs w:val="20"/>
            </w:rPr>
          </w:rPrChange>
        </w:rPr>
        <w:t xml:space="preserve">an tổng quát về chuỗi thuần </w:t>
      </w:r>
      <w:r w:rsidRPr="0049233F">
        <w:rPr>
          <w:rPrChange w:id="8228" w:author="The Si Tran" w:date="2012-12-05T23:02:00Z">
            <w:rPr>
              <w:b/>
              <w:bCs/>
              <w:sz w:val="20"/>
              <w:szCs w:val="20"/>
            </w:rPr>
          </w:rPrChange>
        </w:rPr>
        <w:t xml:space="preserve">tuyến </w:t>
      </w:r>
      <w:r w:rsidR="00711ADB" w:rsidRPr="0049233F">
        <w:rPr>
          <w:rPrChange w:id="8229" w:author="The Si Tran" w:date="2012-12-05T23:02:00Z">
            <w:rPr>
              <w:b/>
              <w:bCs/>
              <w:sz w:val="20"/>
              <w:szCs w:val="20"/>
            </w:rPr>
          </w:rPrChange>
        </w:rPr>
        <w:t xml:space="preserve">tính </w:t>
      </w:r>
      <w:r w:rsidRPr="0049233F">
        <w:rPr>
          <w:rPrChange w:id="8230" w:author="The Si Tran" w:date="2012-12-05T23:02:00Z">
            <w:rPr>
              <w:b/>
              <w:bCs/>
              <w:sz w:val="20"/>
              <w:szCs w:val="20"/>
            </w:rPr>
          </w:rPrChange>
        </w:rPr>
        <w:t xml:space="preserve">sẽ làm mất đi tính </w:t>
      </w:r>
      <w:r w:rsidR="00711ADB" w:rsidRPr="0049233F">
        <w:rPr>
          <w:rPrChange w:id="8231" w:author="The Si Tran" w:date="2012-12-05T23:02:00Z">
            <w:rPr>
              <w:b/>
              <w:bCs/>
              <w:sz w:val="20"/>
              <w:szCs w:val="20"/>
            </w:rPr>
          </w:rPrChange>
        </w:rPr>
        <w:t xml:space="preserve">phi </w:t>
      </w:r>
      <w:r w:rsidRPr="0049233F">
        <w:rPr>
          <w:rPrChange w:id="8232"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233" w:author="The Si Tran" w:date="2012-12-16T08:37:00Z">
          <w:pPr>
            <w:ind w:firstLine="720"/>
          </w:pPr>
        </w:pPrChange>
      </w:pPr>
      <w:r w:rsidRPr="0049233F">
        <w:rPr>
          <w:rPrChange w:id="8234"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235" w:author="The Si Tran" w:date="2012-12-05T23:02:00Z">
            <w:rPr>
              <w:b/>
              <w:bCs/>
              <w:sz w:val="20"/>
              <w:szCs w:val="20"/>
            </w:rPr>
          </w:rPrChange>
        </w:rPr>
        <w:t>áo được hoàn toàn thành phần</w:t>
      </w:r>
      <w:r w:rsidRPr="0049233F">
        <w:rPr>
          <w:rPrChange w:id="8236" w:author="The Si Tran" w:date="2012-12-05T23:02:00Z">
            <w:rPr>
              <w:b/>
              <w:bCs/>
              <w:sz w:val="20"/>
              <w:szCs w:val="20"/>
            </w:rPr>
          </w:rPrChange>
        </w:rPr>
        <w:t xml:space="preserve"> tuyến </w:t>
      </w:r>
      <w:r w:rsidR="00711ADB" w:rsidRPr="0049233F">
        <w:rPr>
          <w:rPrChange w:id="8237" w:author="The Si Tran" w:date="2012-12-05T23:02:00Z">
            <w:rPr>
              <w:b/>
              <w:bCs/>
              <w:sz w:val="20"/>
              <w:szCs w:val="20"/>
            </w:rPr>
          </w:rPrChange>
        </w:rPr>
        <w:t xml:space="preserve">tính </w:t>
      </w:r>
      <w:r w:rsidRPr="0049233F">
        <w:rPr>
          <w:rPrChange w:id="8238" w:author="The Si Tran" w:date="2012-12-05T23:02:00Z">
            <w:rPr>
              <w:b/>
              <w:bCs/>
              <w:sz w:val="20"/>
              <w:szCs w:val="20"/>
            </w:rPr>
          </w:rPrChange>
        </w:rPr>
        <w:t>của chuỗi thời gian.</w:t>
      </w:r>
    </w:p>
    <w:p w14:paraId="56DE50F2" w14:textId="4FD6AF0B" w:rsidR="00D1749C" w:rsidRPr="007C782C" w:rsidDel="006F57E5" w:rsidRDefault="00B02B7B">
      <w:pPr>
        <w:rPr>
          <w:del w:id="8239" w:author="The Si Tran" w:date="2012-12-06T21:17:00Z"/>
        </w:rPr>
        <w:pPrChange w:id="8240" w:author="The Si Tran" w:date="2012-12-16T08:51:00Z">
          <w:pPr>
            <w:ind w:firstLine="720"/>
          </w:pPr>
        </w:pPrChange>
      </w:pPr>
      <w:ins w:id="8241" w:author="The Si Tran" w:date="2012-12-14T06:24:00Z">
        <w:r>
          <w:t>Một</w:t>
        </w:r>
      </w:ins>
      <w:del w:id="8242" w:author="The Si Tran" w:date="2012-12-14T06:24:00Z">
        <w:r w:rsidR="00D1749C" w:rsidRPr="0049233F" w:rsidDel="00B02B7B">
          <w:rPr>
            <w:rPrChange w:id="8243" w:author="The Si Tran" w:date="2012-12-05T23:02:00Z">
              <w:rPr>
                <w:b/>
                <w:bCs/>
                <w:sz w:val="20"/>
                <w:szCs w:val="20"/>
              </w:rPr>
            </w:rPrChange>
          </w:rPr>
          <w:delText>1</w:delText>
        </w:r>
      </w:del>
      <w:r w:rsidR="00D1749C" w:rsidRPr="0049233F">
        <w:rPr>
          <w:rPrChange w:id="8244"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245" w:author="The Si Tran" w:date="2012-12-06T21:17:00Z"/>
        </w:rPr>
        <w:pPrChange w:id="8246" w:author="The Si Tran" w:date="2012-12-16T08:51:00Z">
          <w:pPr>
            <w:ind w:firstLine="720"/>
          </w:pPr>
        </w:pPrChange>
      </w:pPr>
    </w:p>
    <w:p w14:paraId="4CC0CD37" w14:textId="77777777" w:rsidR="00B144CE" w:rsidRPr="0049233F" w:rsidRDefault="00B144CE">
      <w:pPr>
        <w:rPr>
          <w:rPrChange w:id="8247" w:author="The Si Tran" w:date="2012-12-05T23:02:00Z">
            <w:rPr/>
          </w:rPrChange>
        </w:rPr>
        <w:pPrChange w:id="8248" w:author="The Si Tran" w:date="2012-12-16T08:51:00Z">
          <w:pPr>
            <w:pStyle w:val="Heading2"/>
          </w:pPr>
        </w:pPrChange>
      </w:pPr>
      <w:del w:id="8249" w:author="The Si Tran" w:date="2012-12-06T21:17:00Z">
        <w:r w:rsidRPr="00032D83" w:rsidDel="00AF1345">
          <w:delText>Tông k</w:delText>
        </w:r>
        <w:r w:rsidRPr="000C3A28" w:rsidDel="00AF1345">
          <w:delText>ế</w:delText>
        </w:r>
        <w:r w:rsidRPr="008A1996" w:rsidDel="00AF1345">
          <w:delText>t v</w:delText>
        </w:r>
        <w:r w:rsidRPr="0049233F" w:rsidDel="00AF1345">
          <w:rPr>
            <w:rPrChange w:id="8250" w:author="The Si Tran" w:date="2012-12-05T23:02:00Z">
              <w:rPr/>
            </w:rPrChange>
          </w:rPr>
          <w:delText xml:space="preserve">ề mô hình ARIMA </w:delText>
        </w:r>
      </w:del>
    </w:p>
    <w:p w14:paraId="1B8D9252" w14:textId="77777777" w:rsidR="00B144CE" w:rsidRPr="0049233F" w:rsidDel="00AF1345" w:rsidRDefault="00B144CE" w:rsidP="00B144CE">
      <w:pPr>
        <w:pStyle w:val="Heading3"/>
        <w:rPr>
          <w:del w:id="8251" w:author="The Si Tran" w:date="2012-12-06T21:14:00Z"/>
        </w:rPr>
      </w:pPr>
      <w:del w:id="8252" w:author="The Si Tran" w:date="2012-12-06T21:14:00Z">
        <w:r w:rsidRPr="0049233F" w:rsidDel="00AF1345">
          <w:delText>Ưu điểm</w:delText>
        </w:r>
        <w:bookmarkStart w:id="8253" w:name="_Toc343083653"/>
        <w:bookmarkStart w:id="8254" w:name="_Toc343083867"/>
        <w:bookmarkStart w:id="8255" w:name="_Toc343084078"/>
        <w:bookmarkStart w:id="8256" w:name="_Toc343220837"/>
        <w:bookmarkStart w:id="8257" w:name="_Toc343232342"/>
        <w:bookmarkStart w:id="8258" w:name="_Toc343232755"/>
        <w:bookmarkStart w:id="8259" w:name="_Toc343233040"/>
        <w:bookmarkStart w:id="8260" w:name="_Toc343415545"/>
        <w:bookmarkStart w:id="8261" w:name="_Toc343415841"/>
        <w:bookmarkStart w:id="8262" w:name="_Toc343452500"/>
        <w:bookmarkStart w:id="8263" w:name="_Toc343461290"/>
        <w:bookmarkStart w:id="8264" w:name="_Toc343494177"/>
        <w:bookmarkStart w:id="8265" w:name="_Toc343494389"/>
        <w:bookmarkStart w:id="8266" w:name="_Toc343495162"/>
        <w:bookmarkStart w:id="8267" w:name="_Toc343660389"/>
        <w:bookmarkStart w:id="8268" w:name="_Toc343660603"/>
        <w:bookmarkStart w:id="8269" w:name="_Toc343711231"/>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del>
    </w:p>
    <w:p w14:paraId="21331760" w14:textId="77777777" w:rsidR="00B144CE" w:rsidRPr="0049233F" w:rsidDel="00AF1345" w:rsidRDefault="00B144CE" w:rsidP="00B144CE">
      <w:pPr>
        <w:pStyle w:val="Heading3"/>
        <w:rPr>
          <w:del w:id="8270" w:author="The Si Tran" w:date="2012-12-06T21:14:00Z"/>
        </w:rPr>
      </w:pPr>
      <w:del w:id="8271" w:author="The Si Tran" w:date="2012-12-06T21:14:00Z">
        <w:r w:rsidRPr="0049233F" w:rsidDel="00AF1345">
          <w:delText>Nhược điểm</w:delText>
        </w:r>
        <w:bookmarkStart w:id="8272" w:name="_Toc343083654"/>
        <w:bookmarkStart w:id="8273" w:name="_Toc343083868"/>
        <w:bookmarkStart w:id="8274" w:name="_Toc343084079"/>
        <w:bookmarkStart w:id="8275" w:name="_Toc343220838"/>
        <w:bookmarkStart w:id="8276" w:name="_Toc343232343"/>
        <w:bookmarkStart w:id="8277" w:name="_Toc343232756"/>
        <w:bookmarkStart w:id="8278" w:name="_Toc343233041"/>
        <w:bookmarkStart w:id="8279" w:name="_Toc343415546"/>
        <w:bookmarkStart w:id="8280" w:name="_Toc343415842"/>
        <w:bookmarkStart w:id="8281" w:name="_Toc343452501"/>
        <w:bookmarkStart w:id="8282" w:name="_Toc343461291"/>
        <w:bookmarkStart w:id="8283" w:name="_Toc343494178"/>
        <w:bookmarkStart w:id="8284" w:name="_Toc343494390"/>
        <w:bookmarkStart w:id="8285" w:name="_Toc343495163"/>
        <w:bookmarkStart w:id="8286" w:name="_Toc343660390"/>
        <w:bookmarkStart w:id="8287" w:name="_Toc343660604"/>
        <w:bookmarkStart w:id="8288" w:name="_Toc343711232"/>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del>
    </w:p>
    <w:p w14:paraId="40149192" w14:textId="77777777" w:rsidR="00B144CE" w:rsidRPr="0049233F" w:rsidDel="00AF1345" w:rsidRDefault="00B144CE" w:rsidP="00B144CE">
      <w:pPr>
        <w:pStyle w:val="Heading2"/>
        <w:rPr>
          <w:del w:id="8289" w:author="The Si Tran" w:date="2012-12-06T21:14:00Z"/>
          <w:sz w:val="26"/>
          <w:szCs w:val="26"/>
          <w:rPrChange w:id="8290" w:author="The Si Tran" w:date="2012-12-05T23:02:00Z">
            <w:rPr>
              <w:del w:id="8291" w:author="The Si Tran" w:date="2012-12-06T21:14:00Z"/>
            </w:rPr>
          </w:rPrChange>
        </w:rPr>
      </w:pPr>
      <w:del w:id="8292" w:author="The Si Tran" w:date="2012-12-06T21:14:00Z">
        <w:r w:rsidRPr="0049233F" w:rsidDel="00AF1345">
          <w:rPr>
            <w:sz w:val="26"/>
            <w:szCs w:val="26"/>
            <w:rPrChange w:id="8293" w:author="The Si Tran" w:date="2012-12-05T23:02:00Z">
              <w:rPr/>
            </w:rPrChange>
          </w:rPr>
          <w:delText xml:space="preserve">Tồng kết về mô hình mạng Neuron </w:delText>
        </w:r>
        <w:bookmarkStart w:id="8294" w:name="_Toc343083655"/>
        <w:bookmarkStart w:id="8295" w:name="_Toc343083869"/>
        <w:bookmarkStart w:id="8296" w:name="_Toc343084080"/>
        <w:bookmarkStart w:id="8297" w:name="_Toc343220839"/>
        <w:bookmarkStart w:id="8298" w:name="_Toc343232344"/>
        <w:bookmarkStart w:id="8299" w:name="_Toc343232757"/>
        <w:bookmarkStart w:id="8300" w:name="_Toc343233042"/>
        <w:bookmarkStart w:id="8301" w:name="_Toc343415547"/>
        <w:bookmarkStart w:id="8302" w:name="_Toc343415843"/>
        <w:bookmarkStart w:id="8303" w:name="_Toc343452502"/>
        <w:bookmarkStart w:id="8304" w:name="_Toc343461292"/>
        <w:bookmarkStart w:id="8305" w:name="_Toc343494179"/>
        <w:bookmarkStart w:id="8306" w:name="_Toc343494391"/>
        <w:bookmarkStart w:id="8307" w:name="_Toc343495164"/>
        <w:bookmarkStart w:id="8308" w:name="_Toc343660391"/>
        <w:bookmarkStart w:id="8309" w:name="_Toc343660605"/>
        <w:bookmarkStart w:id="8310" w:name="_Toc34371123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del>
    </w:p>
    <w:p w14:paraId="702163C1" w14:textId="77777777" w:rsidR="00B144CE" w:rsidRPr="0049233F" w:rsidDel="00AF1345" w:rsidRDefault="00B144CE" w:rsidP="00B144CE">
      <w:pPr>
        <w:pStyle w:val="Heading3"/>
        <w:rPr>
          <w:del w:id="8311" w:author="The Si Tran" w:date="2012-12-06T21:14:00Z"/>
        </w:rPr>
      </w:pPr>
      <w:del w:id="8312" w:author="The Si Tran" w:date="2012-12-06T21:14:00Z">
        <w:r w:rsidRPr="0049233F" w:rsidDel="00AF1345">
          <w:delText>Ưu điểm</w:delText>
        </w:r>
        <w:bookmarkStart w:id="8313" w:name="_Toc343083656"/>
        <w:bookmarkStart w:id="8314" w:name="_Toc343083870"/>
        <w:bookmarkStart w:id="8315" w:name="_Toc343084081"/>
        <w:bookmarkStart w:id="8316" w:name="_Toc343220840"/>
        <w:bookmarkStart w:id="8317" w:name="_Toc343232345"/>
        <w:bookmarkStart w:id="8318" w:name="_Toc343232758"/>
        <w:bookmarkStart w:id="8319" w:name="_Toc343233043"/>
        <w:bookmarkStart w:id="8320" w:name="_Toc343415548"/>
        <w:bookmarkStart w:id="8321" w:name="_Toc343415844"/>
        <w:bookmarkStart w:id="8322" w:name="_Toc343452503"/>
        <w:bookmarkStart w:id="8323" w:name="_Toc343461293"/>
        <w:bookmarkStart w:id="8324" w:name="_Toc343494180"/>
        <w:bookmarkStart w:id="8325" w:name="_Toc343494392"/>
        <w:bookmarkStart w:id="8326" w:name="_Toc343495165"/>
        <w:bookmarkStart w:id="8327" w:name="_Toc343660392"/>
        <w:bookmarkStart w:id="8328" w:name="_Toc343660606"/>
        <w:bookmarkStart w:id="8329" w:name="_Toc343711234"/>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del>
    </w:p>
    <w:p w14:paraId="4BFCDB86" w14:textId="77777777" w:rsidR="00B144CE" w:rsidRPr="0049233F" w:rsidDel="00AF1345" w:rsidRDefault="00B144CE" w:rsidP="00B144CE">
      <w:pPr>
        <w:pStyle w:val="Heading3"/>
        <w:rPr>
          <w:del w:id="8330" w:author="The Si Tran" w:date="2012-12-06T21:14:00Z"/>
        </w:rPr>
      </w:pPr>
      <w:del w:id="8331" w:author="The Si Tran" w:date="2012-12-06T21:14:00Z">
        <w:r w:rsidRPr="0049233F" w:rsidDel="00AF1345">
          <w:delText>Nhược điểm</w:delText>
        </w:r>
        <w:bookmarkStart w:id="8332" w:name="_Toc343083657"/>
        <w:bookmarkStart w:id="8333" w:name="_Toc343083871"/>
        <w:bookmarkStart w:id="8334" w:name="_Toc343084082"/>
        <w:bookmarkStart w:id="8335" w:name="_Toc343220841"/>
        <w:bookmarkStart w:id="8336" w:name="_Toc343232346"/>
        <w:bookmarkStart w:id="8337" w:name="_Toc343232759"/>
        <w:bookmarkStart w:id="8338" w:name="_Toc343233044"/>
        <w:bookmarkStart w:id="8339" w:name="_Toc343415549"/>
        <w:bookmarkStart w:id="8340" w:name="_Toc343415845"/>
        <w:bookmarkStart w:id="8341" w:name="_Toc343452504"/>
        <w:bookmarkStart w:id="8342" w:name="_Toc343461294"/>
        <w:bookmarkStart w:id="8343" w:name="_Toc343494181"/>
        <w:bookmarkStart w:id="8344" w:name="_Toc343494393"/>
        <w:bookmarkStart w:id="8345" w:name="_Toc343495166"/>
        <w:bookmarkStart w:id="8346" w:name="_Toc343660393"/>
        <w:bookmarkStart w:id="8347" w:name="_Toc343660607"/>
        <w:bookmarkStart w:id="8348" w:name="_Toc343711235"/>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del>
    </w:p>
    <w:p w14:paraId="3E7E799F" w14:textId="77777777" w:rsidR="00231125" w:rsidRDefault="00231125" w:rsidP="00231125">
      <w:pPr>
        <w:pStyle w:val="Heading2"/>
        <w:rPr>
          <w:ins w:id="8349" w:author="The Si Tran" w:date="2012-12-06T21:18:00Z"/>
        </w:rPr>
      </w:pPr>
      <w:del w:id="8350" w:author="The Si Tran" w:date="2012-12-06T21:18:00Z">
        <w:r w:rsidRPr="0049233F" w:rsidDel="006C50E8">
          <w:rPr>
            <w:sz w:val="26"/>
            <w:szCs w:val="26"/>
            <w:rPrChange w:id="8351" w:author="The Si Tran" w:date="2012-12-05T23:02:00Z">
              <w:rPr/>
            </w:rPrChange>
          </w:rPr>
          <w:delText xml:space="preserve">Mô hình kết hợp ARIMA và Neuron </w:delText>
        </w:r>
      </w:del>
      <w:bookmarkStart w:id="8352" w:name="_Toc343711236"/>
      <w:ins w:id="8353" w:author="The Si Tran" w:date="2012-12-06T21:18:00Z">
        <w:r w:rsidR="006C50E8">
          <w:t>Nguyên nhân</w:t>
        </w:r>
        <w:bookmarkEnd w:id="8352"/>
        <w:r w:rsidR="006C50E8">
          <w:t xml:space="preserve"> </w:t>
        </w:r>
      </w:ins>
    </w:p>
    <w:p w14:paraId="150CAFB7" w14:textId="3EDFD46D" w:rsidR="00AC3890" w:rsidRPr="0049233F" w:rsidRDefault="00AC3890">
      <w:pPr>
        <w:rPr>
          <w:ins w:id="8354" w:author="The Si Tran" w:date="2012-12-06T21:18:00Z"/>
        </w:rPr>
      </w:pPr>
      <w:ins w:id="8355"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356" w:author="The Si Tran" w:date="2012-12-06T21:18:00Z">
        <w:r w:rsidRPr="0049233F">
          <w:t>,</w:t>
        </w:r>
      </w:ins>
      <w:r w:rsidR="001A0F8C" w:rsidRPr="001A0F8C">
        <w:rPr>
          <w:i/>
        </w:rPr>
        <w:t>q</w:t>
      </w:r>
      <w:ins w:id="8357" w:author="The Si Tran" w:date="2012-12-06T21:18:00Z">
        <w:r w:rsidRPr="0049233F">
          <w:t>)</w:t>
        </w:r>
      </w:ins>
      <w:r w:rsidR="001A0F8C">
        <w:t>×</w:t>
      </w:r>
      <w:ins w:id="8358"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359"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360" w:author="The Si Tran" w:date="2012-12-06T21:18:00Z"/>
          <w:szCs w:val="26"/>
        </w:rPr>
      </w:pPr>
      <w:ins w:id="8361"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362" w:author="The Si Tran" w:date="2012-12-06T21:18:00Z"/>
        </w:rPr>
      </w:pPr>
      <w:ins w:id="8363"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364" w:author="The Si Tran" w:date="2012-12-06T21:18:00Z"/>
        </w:rPr>
        <w:pPrChange w:id="8365" w:author="The Si Tran" w:date="2012-12-16T08:37:00Z">
          <w:pPr>
            <w:pStyle w:val="ListParagraph"/>
            <w:numPr>
              <w:numId w:val="14"/>
            </w:numPr>
            <w:spacing w:after="0" w:line="259" w:lineRule="auto"/>
            <w:ind w:hanging="360"/>
          </w:pPr>
        </w:pPrChange>
      </w:pPr>
      <w:ins w:id="8366"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367" w:author="The Si Tran" w:date="2012-12-06T21:18:00Z"/>
        </w:rPr>
        <w:pPrChange w:id="8368" w:author="The Si Tran" w:date="2012-12-16T08:38:00Z">
          <w:pPr>
            <w:pStyle w:val="ListParagraph"/>
            <w:numPr>
              <w:numId w:val="14"/>
            </w:numPr>
            <w:spacing w:after="0" w:line="259" w:lineRule="auto"/>
            <w:ind w:hanging="360"/>
          </w:pPr>
        </w:pPrChange>
      </w:pPr>
      <w:ins w:id="8369"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370" w:author="The Si Tran" w:date="2012-12-16T08:38:00Z">
          <w:pPr>
            <w:pStyle w:val="Heading2"/>
          </w:pPr>
        </w:pPrChange>
      </w:pPr>
      <w:ins w:id="837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372" w:author="The Si Tran" w:date="2012-12-05T22:38:00Z"/>
          <w:szCs w:val="26"/>
        </w:rPr>
        <w:pPrChange w:id="8373" w:author="The Si Tran" w:date="2012-12-06T21:18:00Z">
          <w:pPr/>
        </w:pPrChange>
      </w:pPr>
      <w:bookmarkStart w:id="8374" w:name="_Toc343711237"/>
      <w:ins w:id="8375"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376" w:author="The Si Tran" w:date="2012-12-09T10:14:00Z">
        <w:r w:rsidR="00385B37">
          <w:rPr>
            <w:sz w:val="26"/>
            <w:szCs w:val="26"/>
          </w:rPr>
          <w:t>ơron</w:t>
        </w:r>
      </w:ins>
      <w:bookmarkEnd w:id="8374"/>
      <w:ins w:id="8377" w:author="The Si Tran" w:date="2012-12-06T21:18:00Z">
        <w:r w:rsidRPr="0049233F" w:rsidDel="006C50E8">
          <w:rPr>
            <w:sz w:val="26"/>
            <w:szCs w:val="26"/>
            <w:rPrChange w:id="8378" w:author="The Si Tran" w:date="2012-12-05T23:02:00Z">
              <w:rPr>
                <w:szCs w:val="26"/>
              </w:rPr>
            </w:rPrChange>
          </w:rPr>
          <w:t xml:space="preserve"> </w:t>
        </w:r>
      </w:ins>
      <w:del w:id="8379" w:author="The Si Tran" w:date="2012-12-06T21:18:00Z">
        <w:r w:rsidR="00BE62E1" w:rsidRPr="0049233F" w:rsidDel="006C50E8">
          <w:rPr>
            <w:sz w:val="26"/>
            <w:szCs w:val="26"/>
            <w:rPrChange w:id="8380" w:author="The Si Tran" w:date="2012-12-05T23:02:00Z">
              <w:rPr/>
            </w:rPrChange>
          </w:rPr>
          <w:delText>Phương thức kết hợp</w:delText>
        </w:r>
      </w:del>
      <w:del w:id="8381" w:author="The Si Tran" w:date="2012-12-11T23:40:00Z">
        <w:r w:rsidR="00BE62E1" w:rsidRPr="0049233F" w:rsidDel="00BD0062">
          <w:rPr>
            <w:sz w:val="26"/>
            <w:szCs w:val="26"/>
            <w:rPrChange w:id="8382" w:author="The Si Tran" w:date="2012-12-05T23:02:00Z">
              <w:rPr/>
            </w:rPrChange>
          </w:rPr>
          <w:delText>:</w:delText>
        </w:r>
      </w:del>
    </w:p>
    <w:p w14:paraId="178077CA" w14:textId="2E3E2741" w:rsidR="00EB028F" w:rsidRPr="0049233F" w:rsidRDefault="006552CD">
      <w:pPr>
        <w:rPr>
          <w:ins w:id="8383" w:author="The Si Tran" w:date="2012-12-05T22:38:00Z"/>
        </w:rPr>
      </w:pPr>
      <w:r>
        <w:t xml:space="preserve">Theo </w:t>
      </w:r>
      <w:ins w:id="8384"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385" w:author="The Si Tran" w:date="2012-12-05T22:38:00Z">
        <w:r w:rsidR="00EB028F" w:rsidRPr="0049233F">
          <w:t>mỗi chuỗi thời gian gồm cả thành phần tuyến tính và thành phần phi tuyến:</w:t>
        </w:r>
      </w:ins>
    </w:p>
    <w:p w14:paraId="36804146" w14:textId="77777777" w:rsidR="00EB028F" w:rsidRPr="00BB4B46" w:rsidRDefault="008A1996" w:rsidP="00EB028F">
      <w:pPr>
        <w:ind w:left="720" w:firstLine="720"/>
        <w:rPr>
          <w:ins w:id="8386" w:author="The Si Tran" w:date="2012-12-05T22:38:00Z"/>
          <w:szCs w:val="26"/>
        </w:rPr>
      </w:pPr>
      <m:oMathPara>
        <m:oMathParaPr>
          <m:jc m:val="center"/>
        </m:oMathParaPr>
        <m:oMath>
          <m:sSub>
            <m:sSubPr>
              <m:ctrlPr>
                <w:ins w:id="8387" w:author="The Si Tran" w:date="2012-12-05T22:38:00Z">
                  <w:rPr>
                    <w:rFonts w:ascii="Cambria Math" w:hAnsi="Cambria Math"/>
                    <w:i/>
                    <w:szCs w:val="26"/>
                  </w:rPr>
                </w:ins>
              </m:ctrlPr>
            </m:sSubPr>
            <m:e>
              <w:ins w:id="8388" w:author="The Si Tran" w:date="2012-12-05T22:38:00Z">
                <m:r>
                  <w:rPr>
                    <w:rFonts w:ascii="Cambria Math" w:hAnsi="Cambria Math"/>
                    <w:szCs w:val="26"/>
                  </w:rPr>
                  <m:t>Y</m:t>
                </m:r>
              </w:ins>
            </m:e>
            <m:sub>
              <w:ins w:id="8389" w:author="The Si Tran" w:date="2012-12-05T22:38:00Z">
                <m:r>
                  <w:rPr>
                    <w:rFonts w:ascii="Cambria Math" w:hAnsi="Cambria Math"/>
                    <w:szCs w:val="26"/>
                  </w:rPr>
                  <m:t>t</m:t>
                </m:r>
              </w:ins>
            </m:sub>
          </m:sSub>
          <w:ins w:id="8390" w:author="The Si Tran" w:date="2012-12-05T22:38:00Z">
            <m:r>
              <w:rPr>
                <w:rFonts w:ascii="Cambria Math" w:hAnsi="Cambria Math"/>
                <w:szCs w:val="26"/>
              </w:rPr>
              <m:t>=</m:t>
            </m:r>
          </w:ins>
          <m:sSub>
            <m:sSubPr>
              <m:ctrlPr>
                <w:ins w:id="8391" w:author="The Si Tran" w:date="2012-12-05T22:38:00Z">
                  <w:rPr>
                    <w:rFonts w:ascii="Cambria Math" w:hAnsi="Cambria Math"/>
                    <w:i/>
                    <w:szCs w:val="26"/>
                  </w:rPr>
                </w:ins>
              </m:ctrlPr>
            </m:sSubPr>
            <m:e>
              <w:ins w:id="8392" w:author="The Si Tran" w:date="2012-12-05T22:38:00Z">
                <m:r>
                  <w:rPr>
                    <w:rFonts w:ascii="Cambria Math" w:hAnsi="Cambria Math"/>
                    <w:szCs w:val="26"/>
                  </w:rPr>
                  <m:t>L</m:t>
                </m:r>
              </w:ins>
            </m:e>
            <m:sub>
              <w:ins w:id="8393" w:author="The Si Tran" w:date="2012-12-05T22:38:00Z">
                <m:r>
                  <w:rPr>
                    <w:rFonts w:ascii="Cambria Math" w:hAnsi="Cambria Math"/>
                    <w:szCs w:val="26"/>
                  </w:rPr>
                  <m:t>t</m:t>
                </m:r>
              </w:ins>
            </m:sub>
          </m:sSub>
          <w:ins w:id="8394" w:author="The Si Tran" w:date="2012-12-05T22:38:00Z">
            <m:r>
              <w:rPr>
                <w:rFonts w:ascii="Cambria Math" w:hAnsi="Cambria Math"/>
                <w:szCs w:val="26"/>
              </w:rPr>
              <m:t>+</m:t>
            </m:r>
          </w:ins>
          <m:sSub>
            <m:sSubPr>
              <m:ctrlPr>
                <w:ins w:id="8395" w:author="The Si Tran" w:date="2012-12-05T22:38:00Z">
                  <w:rPr>
                    <w:rFonts w:ascii="Cambria Math" w:hAnsi="Cambria Math"/>
                    <w:i/>
                    <w:szCs w:val="26"/>
                  </w:rPr>
                </w:ins>
              </m:ctrlPr>
            </m:sSubPr>
            <m:e>
              <w:ins w:id="8396" w:author="The Si Tran" w:date="2012-12-05T22:38:00Z">
                <m:r>
                  <w:rPr>
                    <w:rFonts w:ascii="Cambria Math" w:hAnsi="Cambria Math"/>
                    <w:szCs w:val="26"/>
                  </w:rPr>
                  <m:t>N</m:t>
                </m:r>
              </w:ins>
            </m:e>
            <m:sub>
              <w:ins w:id="8397"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398" w:author="The Si Tran" w:date="2012-12-05T22:38:00Z"/>
          <w:szCs w:val="26"/>
        </w:rPr>
      </w:pPr>
      <w:ins w:id="8399"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400" w:author="The Si Tran" w:date="2012-12-05T22:38:00Z"/>
        </w:rPr>
        <w:pPrChange w:id="8401" w:author="The Si Tran" w:date="2012-12-16T17:33:00Z">
          <w:pPr/>
        </w:pPrChange>
      </w:pPr>
      <w:ins w:id="8402"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403" w:author="The Si Tran" w:date="2012-12-05T22:38:00Z"/>
        </w:rPr>
        <w:pPrChange w:id="8404" w:author="The Si Tran" w:date="2012-12-16T17:33:00Z">
          <w:pPr/>
        </w:pPrChange>
      </w:pPr>
      <w:ins w:id="8405"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406" w:author="The Si Tran" w:date="2012-12-05T22:38:00Z"/>
          <w:rFonts w:eastAsiaTheme="minorEastAsia"/>
        </w:rPr>
      </w:pPr>
      <w:ins w:id="8407"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408" w:author="The Si Tran" w:date="2012-12-05T22:38:00Z"/>
        </w:rPr>
      </w:pPr>
      <w:ins w:id="8409"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8A1996">
      <w:pPr>
        <w:jc w:val="center"/>
        <w:rPr>
          <w:ins w:id="8410" w:author="The Si Tran" w:date="2012-12-05T22:38:00Z"/>
          <w:rFonts w:eastAsiaTheme="minorEastAsia"/>
          <w:szCs w:val="26"/>
        </w:rPr>
        <w:pPrChange w:id="8411" w:author="The Si Tran" w:date="2012-12-14T06:25:00Z">
          <w:pPr/>
        </w:pPrChange>
      </w:pPr>
      <m:oMathPara>
        <m:oMath>
          <m:sSub>
            <m:sSubPr>
              <m:ctrlPr>
                <w:ins w:id="8412" w:author="The Si Tran" w:date="2012-12-05T22:38:00Z">
                  <w:rPr>
                    <w:rFonts w:ascii="Cambria Math" w:eastAsiaTheme="minorEastAsia" w:hAnsi="Cambria Math"/>
                    <w:i/>
                    <w:szCs w:val="26"/>
                  </w:rPr>
                </w:ins>
              </m:ctrlPr>
            </m:sSubPr>
            <m:e>
              <w:ins w:id="8413" w:author="The Si Tran" w:date="2012-12-05T22:38:00Z">
                <m:r>
                  <w:rPr>
                    <w:rFonts w:ascii="Cambria Math" w:eastAsiaTheme="minorEastAsia" w:hAnsi="Cambria Math"/>
                    <w:szCs w:val="26"/>
                  </w:rPr>
                  <m:t>e</m:t>
                </m:r>
              </w:ins>
            </m:e>
            <m:sub>
              <w:ins w:id="8414" w:author="The Si Tran" w:date="2012-12-05T22:38:00Z">
                <m:r>
                  <w:rPr>
                    <w:rFonts w:ascii="Cambria Math" w:eastAsiaTheme="minorEastAsia" w:hAnsi="Cambria Math"/>
                    <w:szCs w:val="26"/>
                  </w:rPr>
                  <m:t>t</m:t>
                </m:r>
              </w:ins>
            </m:sub>
          </m:sSub>
          <w:ins w:id="8415" w:author="The Si Tran" w:date="2012-12-05T22:38:00Z">
            <m:r>
              <w:rPr>
                <w:rFonts w:ascii="Cambria Math" w:eastAsiaTheme="minorEastAsia" w:hAnsi="Cambria Math"/>
                <w:szCs w:val="26"/>
              </w:rPr>
              <m:t>=f</m:t>
            </m:r>
          </w:ins>
          <m:d>
            <m:dPr>
              <m:ctrlPr>
                <w:ins w:id="8416" w:author="The Si Tran" w:date="2012-12-05T22:38:00Z">
                  <w:rPr>
                    <w:rFonts w:ascii="Cambria Math" w:eastAsiaTheme="minorEastAsia" w:hAnsi="Cambria Math"/>
                    <w:i/>
                    <w:szCs w:val="26"/>
                  </w:rPr>
                </w:ins>
              </m:ctrlPr>
            </m:dPr>
            <m:e>
              <m:sSub>
                <m:sSubPr>
                  <m:ctrlPr>
                    <w:ins w:id="8417" w:author="The Si Tran" w:date="2012-12-05T22:38:00Z">
                      <w:rPr>
                        <w:rFonts w:ascii="Cambria Math" w:eastAsiaTheme="minorEastAsia" w:hAnsi="Cambria Math"/>
                        <w:i/>
                        <w:szCs w:val="26"/>
                      </w:rPr>
                    </w:ins>
                  </m:ctrlPr>
                </m:sSubPr>
                <m:e>
                  <w:ins w:id="8418" w:author="The Si Tran" w:date="2012-12-05T22:38:00Z">
                    <m:r>
                      <w:rPr>
                        <w:rFonts w:ascii="Cambria Math" w:eastAsiaTheme="minorEastAsia" w:hAnsi="Cambria Math"/>
                        <w:szCs w:val="26"/>
                      </w:rPr>
                      <m:t>e</m:t>
                    </m:r>
                  </w:ins>
                </m:e>
                <m:sub>
                  <w:ins w:id="8419" w:author="The Si Tran" w:date="2012-12-05T22:38:00Z">
                    <m:r>
                      <w:rPr>
                        <w:rFonts w:ascii="Cambria Math" w:eastAsiaTheme="minorEastAsia" w:hAnsi="Cambria Math"/>
                        <w:szCs w:val="26"/>
                      </w:rPr>
                      <m:t>t-1</m:t>
                    </m:r>
                  </w:ins>
                </m:sub>
              </m:sSub>
              <w:ins w:id="8420" w:author="The Si Tran" w:date="2012-12-05T22:38:00Z">
                <m:r>
                  <w:rPr>
                    <w:rFonts w:ascii="Cambria Math" w:eastAsiaTheme="minorEastAsia" w:hAnsi="Cambria Math"/>
                    <w:szCs w:val="26"/>
                  </w:rPr>
                  <m:t xml:space="preserve">,  </m:t>
                </m:r>
              </w:ins>
              <m:sSub>
                <m:sSubPr>
                  <m:ctrlPr>
                    <w:ins w:id="8421" w:author="The Si Tran" w:date="2012-12-05T22:38:00Z">
                      <w:rPr>
                        <w:rFonts w:ascii="Cambria Math" w:eastAsiaTheme="minorEastAsia" w:hAnsi="Cambria Math"/>
                        <w:i/>
                        <w:szCs w:val="26"/>
                      </w:rPr>
                    </w:ins>
                  </m:ctrlPr>
                </m:sSubPr>
                <m:e>
                  <w:ins w:id="8422" w:author="The Si Tran" w:date="2012-12-05T22:38:00Z">
                    <m:r>
                      <w:rPr>
                        <w:rFonts w:ascii="Cambria Math" w:eastAsiaTheme="minorEastAsia" w:hAnsi="Cambria Math"/>
                        <w:szCs w:val="26"/>
                      </w:rPr>
                      <m:t>e</m:t>
                    </m:r>
                  </w:ins>
                </m:e>
                <m:sub>
                  <w:ins w:id="8423" w:author="The Si Tran" w:date="2012-12-05T22:38:00Z">
                    <m:r>
                      <w:rPr>
                        <w:rFonts w:ascii="Cambria Math" w:eastAsiaTheme="minorEastAsia" w:hAnsi="Cambria Math"/>
                        <w:szCs w:val="26"/>
                      </w:rPr>
                      <m:t>t-2</m:t>
                    </m:r>
                  </w:ins>
                </m:sub>
              </m:sSub>
              <w:ins w:id="8424" w:author="The Si Tran" w:date="2012-12-05T22:38:00Z">
                <m:r>
                  <w:rPr>
                    <w:rFonts w:ascii="Cambria Math" w:eastAsiaTheme="minorEastAsia" w:hAnsi="Cambria Math"/>
                    <w:szCs w:val="26"/>
                  </w:rPr>
                  <m:t xml:space="preserve">,…, </m:t>
                </m:r>
              </w:ins>
              <m:sSub>
                <m:sSubPr>
                  <m:ctrlPr>
                    <w:ins w:id="8425" w:author="The Si Tran" w:date="2012-12-05T22:38:00Z">
                      <w:rPr>
                        <w:rFonts w:ascii="Cambria Math" w:eastAsiaTheme="minorEastAsia" w:hAnsi="Cambria Math"/>
                        <w:i/>
                        <w:szCs w:val="26"/>
                      </w:rPr>
                    </w:ins>
                  </m:ctrlPr>
                </m:sSubPr>
                <m:e>
                  <w:ins w:id="8426" w:author="The Si Tran" w:date="2012-12-05T22:38:00Z">
                    <m:r>
                      <w:rPr>
                        <w:rFonts w:ascii="Cambria Math" w:eastAsiaTheme="minorEastAsia" w:hAnsi="Cambria Math"/>
                        <w:szCs w:val="26"/>
                      </w:rPr>
                      <m:t>e</m:t>
                    </m:r>
                  </w:ins>
                </m:e>
                <m:sub>
                  <w:ins w:id="8427" w:author="The Si Tran" w:date="2012-12-05T22:38:00Z">
                    <m:r>
                      <w:rPr>
                        <w:rFonts w:ascii="Cambria Math" w:eastAsiaTheme="minorEastAsia" w:hAnsi="Cambria Math"/>
                        <w:szCs w:val="26"/>
                      </w:rPr>
                      <m:t>t-n</m:t>
                    </m:r>
                  </w:ins>
                </m:sub>
              </m:sSub>
            </m:e>
          </m:d>
          <w:ins w:id="8428" w:author="The Si Tran" w:date="2012-12-05T22:38:00Z">
            <m:r>
              <w:rPr>
                <w:rFonts w:ascii="Cambria Math" w:eastAsiaTheme="minorEastAsia" w:hAnsi="Cambria Math"/>
                <w:szCs w:val="26"/>
              </w:rPr>
              <m:t xml:space="preserve">+ </m:t>
            </m:r>
          </w:ins>
          <m:sSub>
            <m:sSubPr>
              <m:ctrlPr>
                <w:ins w:id="8429" w:author="The Si Tran" w:date="2012-12-05T22:38:00Z">
                  <w:rPr>
                    <w:rFonts w:ascii="Cambria Math" w:eastAsiaTheme="minorEastAsia" w:hAnsi="Cambria Math"/>
                    <w:i/>
                    <w:szCs w:val="26"/>
                  </w:rPr>
                </w:ins>
              </m:ctrlPr>
            </m:sSubPr>
            <m:e>
              <w:ins w:id="8430" w:author="The Si Tran" w:date="2012-12-05T22:38:00Z">
                <m:r>
                  <w:rPr>
                    <w:rFonts w:ascii="Cambria Math" w:eastAsiaTheme="minorEastAsia" w:hAnsi="Cambria Math"/>
                    <w:szCs w:val="26"/>
                  </w:rPr>
                  <m:t>ε</m:t>
                </m:r>
              </w:ins>
            </m:e>
            <m:sub>
              <w:ins w:id="8431"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432" w:author="The Si Tran" w:date="2012-12-05T22:38:00Z"/>
        </w:rPr>
      </w:pPr>
      <w:ins w:id="8433"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434" w:author="The Si Tran" w:date="2012-12-05T22:38:00Z"/>
        </w:rPr>
      </w:pPr>
      <w:ins w:id="8435" w:author="The Si Tran" w:date="2012-12-05T22:38:00Z">
        <w:r w:rsidRPr="0049233F">
          <w:t>Sau khi mô hình đã được xây dựng, giá trị dự đoán từ hai mô hình thành phần là:</w:t>
        </w:r>
      </w:ins>
    </w:p>
    <w:p w14:paraId="24EACECF" w14:textId="34560B80" w:rsidR="00EB028F" w:rsidRPr="0049233F" w:rsidRDefault="008A1996">
      <w:pPr>
        <w:pStyle w:val="EquationIndex"/>
        <w:rPr>
          <w:ins w:id="8436" w:author="The Si Tran" w:date="2012-12-05T22:38:00Z"/>
        </w:rPr>
        <w:pPrChange w:id="8437" w:author="The Si Tran" w:date="2012-12-15T08:05:00Z">
          <w:pPr/>
        </w:pPrChange>
      </w:pPr>
      <m:oMathPara>
        <m:oMath>
          <m:sSub>
            <m:sSubPr>
              <m:ctrlPr>
                <w:ins w:id="8438" w:author="The Si Tran" w:date="2012-12-05T22:38:00Z">
                  <w:rPr>
                    <w:rFonts w:ascii="Cambria Math" w:hAnsi="Cambria Math"/>
                  </w:rPr>
                </w:ins>
              </m:ctrlPr>
            </m:sSubPr>
            <m:e>
              <m:acc>
                <m:accPr>
                  <m:ctrlPr>
                    <w:ins w:id="8439" w:author="The Si Tran" w:date="2012-12-05T22:38:00Z">
                      <w:rPr>
                        <w:rFonts w:ascii="Cambria Math" w:hAnsi="Cambria Math"/>
                      </w:rPr>
                    </w:ins>
                  </m:ctrlPr>
                </m:accPr>
                <m:e>
                  <w:ins w:id="8440" w:author="The Si Tran" w:date="2012-12-05T22:38:00Z">
                    <m:r>
                      <w:rPr>
                        <w:rFonts w:ascii="Cambria Math" w:hAnsi="Cambria Math"/>
                      </w:rPr>
                      <m:t>Y</m:t>
                    </m:r>
                  </w:ins>
                </m:e>
              </m:acc>
            </m:e>
            <m:sub>
              <w:ins w:id="8441" w:author="The Si Tran" w:date="2012-12-05T22:38:00Z">
                <m:r>
                  <w:rPr>
                    <w:rFonts w:ascii="Cambria Math" w:hAnsi="Cambria Math"/>
                  </w:rPr>
                  <m:t>t</m:t>
                </m:r>
              </w:ins>
            </m:sub>
          </m:sSub>
          <w:ins w:id="8442" w:author="The Si Tran" w:date="2012-12-05T22:38:00Z">
            <m:r>
              <m:rPr>
                <m:sty m:val="p"/>
              </m:rPr>
              <w:rPr>
                <w:rFonts w:ascii="Cambria Math" w:hAnsi="Cambria Math"/>
              </w:rPr>
              <m:t>=</m:t>
            </m:r>
          </w:ins>
          <m:sSub>
            <m:sSubPr>
              <m:ctrlPr>
                <w:ins w:id="8443" w:author="The Si Tran" w:date="2012-12-05T22:38:00Z">
                  <w:rPr>
                    <w:rFonts w:ascii="Cambria Math" w:hAnsi="Cambria Math"/>
                  </w:rPr>
                </w:ins>
              </m:ctrlPr>
            </m:sSubPr>
            <m:e>
              <m:acc>
                <m:accPr>
                  <m:ctrlPr>
                    <w:ins w:id="8444" w:author="The Si Tran" w:date="2012-12-05T22:38:00Z">
                      <w:rPr>
                        <w:rFonts w:ascii="Cambria Math" w:hAnsi="Cambria Math"/>
                      </w:rPr>
                    </w:ins>
                  </m:ctrlPr>
                </m:accPr>
                <m:e>
                  <w:ins w:id="8445" w:author="The Si Tran" w:date="2012-12-05T22:38:00Z">
                    <m:r>
                      <w:rPr>
                        <w:rFonts w:ascii="Cambria Math" w:hAnsi="Cambria Math"/>
                      </w:rPr>
                      <m:t>L</m:t>
                    </m:r>
                  </w:ins>
                </m:e>
              </m:acc>
            </m:e>
            <m:sub>
              <w:ins w:id="8446" w:author="The Si Tran" w:date="2012-12-05T22:38:00Z">
                <m:r>
                  <w:rPr>
                    <w:rFonts w:ascii="Cambria Math" w:hAnsi="Cambria Math"/>
                  </w:rPr>
                  <m:t>t</m:t>
                </m:r>
              </w:ins>
            </m:sub>
          </m:sSub>
          <w:ins w:id="8447" w:author="The Si Tran" w:date="2012-12-05T22:38:00Z">
            <m:r>
              <m:rPr>
                <m:sty m:val="p"/>
              </m:rPr>
              <w:rPr>
                <w:rFonts w:ascii="Cambria Math" w:hAnsi="Cambria Math"/>
              </w:rPr>
              <m:t>+</m:t>
            </m:r>
          </w:ins>
          <m:sSub>
            <m:sSubPr>
              <m:ctrlPr>
                <w:ins w:id="8448" w:author="The Si Tran" w:date="2012-12-05T22:38:00Z">
                  <w:rPr>
                    <w:rFonts w:ascii="Cambria Math" w:hAnsi="Cambria Math"/>
                  </w:rPr>
                </w:ins>
              </m:ctrlPr>
            </m:sSubPr>
            <m:e>
              <m:acc>
                <m:accPr>
                  <m:ctrlPr>
                    <w:ins w:id="8449" w:author="The Si Tran" w:date="2012-12-05T22:38:00Z">
                      <w:rPr>
                        <w:rFonts w:ascii="Cambria Math" w:hAnsi="Cambria Math"/>
                      </w:rPr>
                    </w:ins>
                  </m:ctrlPr>
                </m:accPr>
                <m:e>
                  <w:ins w:id="8450" w:author="The Si Tran" w:date="2012-12-05T22:38:00Z">
                    <m:r>
                      <w:rPr>
                        <w:rFonts w:ascii="Cambria Math" w:hAnsi="Cambria Math"/>
                      </w:rPr>
                      <m:t>N</m:t>
                    </m:r>
                  </w:ins>
                </m:e>
              </m:acc>
            </m:e>
            <m:sub>
              <w:ins w:id="8451" w:author="The Si Tran" w:date="2012-12-05T22:38:00Z">
                <m:r>
                  <w:rPr>
                    <w:rFonts w:ascii="Cambria Math" w:hAnsi="Cambria Math"/>
                  </w:rPr>
                  <m:t>t</m:t>
                </m:r>
              </w:ins>
            </m:sub>
          </m:sSub>
        </m:oMath>
      </m:oMathPara>
    </w:p>
    <w:p w14:paraId="5F0C8FDF" w14:textId="77777777" w:rsidR="00EB028F" w:rsidRPr="0049233F" w:rsidRDefault="00EB028F" w:rsidP="00EB028F">
      <w:pPr>
        <w:rPr>
          <w:ins w:id="8452" w:author="The Si Tran" w:date="2012-12-05T22:38:00Z"/>
          <w:rFonts w:eastAsiaTheme="minorEastAsia"/>
          <w:szCs w:val="26"/>
        </w:rPr>
      </w:pPr>
      <w:ins w:id="8453"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454" w:author="The Si Tran" w:date="2012-12-05T22:38:00Z"/>
          <w:rFonts w:eastAsiaTheme="minorEastAsia"/>
          <w:szCs w:val="26"/>
        </w:rPr>
      </w:pPr>
      <w:ins w:id="8455" w:author="The Si Tran" w:date="2012-12-05T22:38:00Z">
        <w:r w:rsidRPr="002B1464">
          <w:rPr>
            <w:rFonts w:eastAsiaTheme="minorEastAsia"/>
            <w:noProof/>
            <w:szCs w:val="26"/>
            <w:rPrChange w:id="8456" w:author="Unknown">
              <w:rPr>
                <w:noProof/>
              </w:rPr>
            </w:rPrChange>
          </w:rPr>
          <mc:AlternateContent>
            <mc:Choice Requires="wpc">
              <w:drawing>
                <wp:inline distT="0" distB="0" distL="0" distR="0" wp14:anchorId="541CD821" wp14:editId="713F0CEA">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8A1996" w:rsidRPr="000C3A28" w:rsidRDefault="008A1996">
                                <w:pPr>
                                  <w:pStyle w:val="BangBody"/>
                                  <w:pPrChange w:id="8457" w:author="The Si Tran" w:date="2012-12-16T10:20:00Z">
                                    <w:pPr>
                                      <w:spacing w:line="240" w:lineRule="auto"/>
                                      <w:jc w:val="center"/>
                                    </w:pPr>
                                  </w:pPrChange>
                                </w:pPr>
                                <w:r w:rsidRPr="00DF53A6">
                                  <w:rPr>
                                    <w:rFonts w:eastAsia="MS Mincho"/>
                                    <w:sz w:val="26"/>
                                    <w:szCs w:val="26"/>
                                    <w:rPrChange w:id="8458"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8A1996" w:rsidRDefault="008A1996">
                                <w:pPr>
                                  <w:pStyle w:val="NormalWeb"/>
                                  <w:spacing w:before="0" w:beforeAutospacing="0" w:after="0" w:afterAutospacing="0"/>
                                  <w:ind w:firstLine="0"/>
                                  <w:jc w:val="center"/>
                                  <w:pPrChange w:id="8459"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8A1996" w:rsidRDefault="008A1996">
                                <w:pPr>
                                  <w:pStyle w:val="NormalWeb"/>
                                  <w:spacing w:before="0" w:beforeAutospacing="0" w:after="0" w:afterAutospacing="0"/>
                                  <w:ind w:firstLine="0"/>
                                  <w:jc w:val="center"/>
                                  <w:pPrChange w:id="8460"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8A1996" w:rsidRDefault="008A199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8A1996" w:rsidRPr="00993A8B" w:rsidRDefault="008A199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CB32EE" w:rsidRPr="000C3A28" w:rsidRDefault="00CB32EE">
                          <w:pPr>
                            <w:pStyle w:val="BangBody"/>
                            <w:pPrChange w:id="8690" w:author="The Si Tran" w:date="2012-12-16T10:20:00Z">
                              <w:pPr>
                                <w:spacing w:line="240" w:lineRule="auto"/>
                                <w:jc w:val="center"/>
                              </w:pPr>
                            </w:pPrChange>
                          </w:pPr>
                          <w:r w:rsidRPr="00DF53A6">
                            <w:rPr>
                              <w:rFonts w:eastAsia="MS Mincho"/>
                              <w:sz w:val="26"/>
                              <w:szCs w:val="26"/>
                              <w:rPrChange w:id="8691"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CB32EE" w:rsidRDefault="00CB32EE">
                          <w:pPr>
                            <w:pStyle w:val="NormalWeb"/>
                            <w:spacing w:before="0" w:beforeAutospacing="0" w:after="0" w:afterAutospacing="0"/>
                            <w:ind w:firstLine="0"/>
                            <w:jc w:val="center"/>
                            <w:pPrChange w:id="869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CB32EE" w:rsidRDefault="00CB32EE">
                          <w:pPr>
                            <w:pStyle w:val="NormalWeb"/>
                            <w:spacing w:before="0" w:beforeAutospacing="0" w:after="0" w:afterAutospacing="0"/>
                            <w:ind w:firstLine="0"/>
                            <w:jc w:val="center"/>
                            <w:pPrChange w:id="869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CB32EE" w:rsidRDefault="00CB32EE"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CB32EE" w:rsidRPr="00993A8B" w:rsidRDefault="00CB32E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461" w:author="The Si Tran" w:date="2012-12-11T23:40:00Z"/>
          <w:rPrChange w:id="8462" w:author="The Si Tran" w:date="2012-12-16T17:34:00Z">
            <w:rPr>
              <w:ins w:id="8463" w:author="The Si Tran" w:date="2012-12-11T23:40:00Z"/>
            </w:rPr>
          </w:rPrChange>
        </w:rPr>
        <w:pPrChange w:id="8464" w:author="The Si Tran" w:date="2012-12-16T17:34:00Z">
          <w:pPr/>
        </w:pPrChange>
      </w:pPr>
      <w:bookmarkStart w:id="8465" w:name="_Toc343711405"/>
      <w:ins w:id="8466" w:author="The Si Tran" w:date="2012-12-11T23:40:00Z">
        <w:r w:rsidRPr="000A51F8">
          <w:rPr>
            <w:rStyle w:val="HinhChar"/>
            <w:rFonts w:cs="Times New Roman"/>
            <w:bCs/>
            <w:rPrChange w:id="8467" w:author="The Si Tran" w:date="2012-12-16T17:34:00Z">
              <w:rPr>
                <w:rStyle w:val="HinhChar"/>
                <w:b/>
                <w:bCs w:val="0"/>
              </w:rPr>
            </w:rPrChange>
          </w:rPr>
          <w:t>Hình 5.1</w:t>
        </w:r>
        <w:r w:rsidRPr="00032D83">
          <w:t xml:space="preserve"> </w:t>
        </w:r>
      </w:ins>
      <w:ins w:id="8468" w:author="The Si Tran" w:date="2012-12-16T10:21:00Z">
        <w:r w:rsidR="00DF53A6" w:rsidRPr="000C3A28">
          <w:t>Mô hình k</w:t>
        </w:r>
        <w:r w:rsidR="00DF53A6" w:rsidRPr="008A1996">
          <w:t>ế</w:t>
        </w:r>
        <w:r w:rsidR="00DF53A6" w:rsidRPr="000A51F8">
          <w:rPr>
            <w:rPrChange w:id="8469" w:author="The Si Tran" w:date="2012-12-16T17:34:00Z">
              <w:rPr>
                <w:bCs/>
              </w:rPr>
            </w:rPrChange>
          </w:rPr>
          <w:t xml:space="preserve">t hợp ARIMA và </w:t>
        </w:r>
      </w:ins>
      <w:r w:rsidR="001A0F8C">
        <w:t>mạng n</w:t>
      </w:r>
      <w:ins w:id="8470" w:author="The Si Tran" w:date="2012-12-16T10:21:00Z">
        <w:r w:rsidR="00DF53A6" w:rsidRPr="008A1996">
          <w:t>ơron</w:t>
        </w:r>
      </w:ins>
      <w:bookmarkEnd w:id="8465"/>
    </w:p>
    <w:p w14:paraId="6A3F304C" w14:textId="77777777" w:rsidR="001C2225" w:rsidRPr="001C2225" w:rsidRDefault="001C2225">
      <w:pPr>
        <w:pStyle w:val="Hinh"/>
        <w:rPr>
          <w:ins w:id="8471" w:author="The Si Tran" w:date="2012-12-05T22:38:00Z"/>
          <w:rPrChange w:id="8472" w:author="The Si Tran" w:date="2012-12-11T23:40:00Z">
            <w:rPr>
              <w:ins w:id="8473" w:author="The Si Tran" w:date="2012-12-05T22:38:00Z"/>
              <w:rFonts w:eastAsiaTheme="minorEastAsia"/>
              <w:szCs w:val="26"/>
            </w:rPr>
          </w:rPrChange>
        </w:rPr>
        <w:pPrChange w:id="8474" w:author="The Si Tran" w:date="2012-12-16T10:10:00Z">
          <w:pPr/>
        </w:pPrChange>
      </w:pPr>
    </w:p>
    <w:p w14:paraId="70068F6D" w14:textId="622732E2" w:rsidR="00D139B5" w:rsidRPr="00032D83" w:rsidRDefault="00EB028F">
      <w:pPr>
        <w:rPr>
          <w:ins w:id="8475" w:author="The Si Tran" w:date="2012-12-12T07:57:00Z"/>
        </w:rPr>
        <w:pPrChange w:id="8476" w:author="The Si Tran" w:date="2012-12-16T17:34:00Z">
          <w:pPr>
            <w:spacing w:before="0" w:after="200" w:line="276" w:lineRule="auto"/>
            <w:jc w:val="left"/>
          </w:pPr>
        </w:pPrChange>
      </w:pPr>
      <w:ins w:id="8477"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478" w:author="The Si Tran" w:date="2012-12-12T07:57:00Z"/>
        </w:rPr>
        <w:pPrChange w:id="8479" w:author="The Si Tran" w:date="2012-12-05T22:37:00Z">
          <w:pPr>
            <w:pStyle w:val="Heading2"/>
          </w:pPr>
        </w:pPrChange>
      </w:pPr>
      <w:bookmarkStart w:id="8480" w:name="_Toc343083660"/>
      <w:bookmarkStart w:id="8481" w:name="_Toc343083874"/>
      <w:bookmarkStart w:id="8482" w:name="_Toc343084085"/>
      <w:bookmarkStart w:id="8483" w:name="_Toc343220844"/>
      <w:bookmarkStart w:id="8484" w:name="_Toc343232349"/>
      <w:bookmarkStart w:id="8485" w:name="_Toc343232762"/>
      <w:bookmarkStart w:id="8486" w:name="_Toc343233047"/>
      <w:bookmarkStart w:id="8487" w:name="_Toc343415552"/>
      <w:bookmarkStart w:id="8488" w:name="_Toc343415848"/>
      <w:bookmarkStart w:id="8489" w:name="_Toc343452507"/>
      <w:bookmarkStart w:id="8490" w:name="_Toc343461297"/>
      <w:bookmarkStart w:id="8491" w:name="_Toc343494184"/>
      <w:bookmarkStart w:id="8492" w:name="_Toc343494396"/>
      <w:bookmarkStart w:id="8493" w:name="_Toc343495169"/>
      <w:bookmarkStart w:id="8494" w:name="_Toc343660396"/>
      <w:bookmarkStart w:id="8495" w:name="_Toc343660610"/>
      <w:bookmarkStart w:id="8496" w:name="_Toc343711238"/>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p>
    <w:p w14:paraId="4C673B03" w14:textId="77777777" w:rsidR="00BE62E1" w:rsidRPr="00032D83" w:rsidDel="006F07F0" w:rsidRDefault="00BE62E1" w:rsidP="00BE62E1">
      <w:pPr>
        <w:ind w:left="720"/>
        <w:rPr>
          <w:del w:id="8497" w:author="The Si Tran" w:date="2012-12-05T22:36:00Z"/>
        </w:rPr>
      </w:pPr>
      <w:del w:id="8498" w:author="The Si Tran" w:date="2012-12-05T22:36:00Z">
        <w:r w:rsidRPr="003E4DFC" w:rsidDel="006F07F0">
          <w:rPr>
            <w:rPrChange w:id="8499" w:author="The Si Tran" w:date="2012-12-16T09:44:00Z">
              <w:rPr>
                <w:rFonts w:cs="Arial"/>
                <w:b/>
                <w:bCs/>
                <w:iCs/>
                <w:sz w:val="28"/>
                <w:szCs w:val="26"/>
              </w:rPr>
            </w:rPrChange>
          </w:rPr>
          <w:delText>Ta biểu diễn chuỗi thời gian tổng quát theo công thức như bên dưới:</w:delText>
        </w:r>
        <w:bookmarkStart w:id="8500" w:name="_Toc343083661"/>
        <w:bookmarkStart w:id="8501" w:name="_Toc343083875"/>
        <w:bookmarkStart w:id="8502" w:name="_Toc343084086"/>
        <w:bookmarkStart w:id="8503" w:name="_Toc343220845"/>
        <w:bookmarkStart w:id="8504" w:name="_Toc343232350"/>
        <w:bookmarkStart w:id="8505" w:name="_Toc343232763"/>
        <w:bookmarkStart w:id="8506" w:name="_Toc343233048"/>
        <w:bookmarkStart w:id="8507" w:name="_Toc343415553"/>
        <w:bookmarkStart w:id="8508" w:name="_Toc343415849"/>
        <w:bookmarkStart w:id="8509" w:name="_Toc343452508"/>
        <w:bookmarkStart w:id="8510" w:name="_Toc343461298"/>
        <w:bookmarkStart w:id="8511" w:name="_Toc343494185"/>
        <w:bookmarkStart w:id="8512" w:name="_Toc343494397"/>
        <w:bookmarkStart w:id="8513" w:name="_Toc343495170"/>
        <w:bookmarkStart w:id="8514" w:name="_Toc343660397"/>
        <w:bookmarkStart w:id="8515" w:name="_Toc343660611"/>
        <w:bookmarkStart w:id="8516" w:name="_Toc34371123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del>
    </w:p>
    <w:p w14:paraId="2F4FCE23" w14:textId="77777777" w:rsidR="00BE62E1" w:rsidRPr="00032D83" w:rsidDel="006F07F0" w:rsidRDefault="00BE62E1" w:rsidP="00BE62E1">
      <w:pPr>
        <w:ind w:left="720"/>
        <w:rPr>
          <w:del w:id="8517" w:author="The Si Tran" w:date="2012-12-05T22:36:00Z"/>
        </w:rPr>
      </w:pPr>
      <w:del w:id="8518" w:author="The Si Tran" w:date="2012-12-05T22:36:00Z">
        <w:r w:rsidRPr="003E4DFC" w:rsidDel="006F07F0">
          <w:rPr>
            <w:rPrChange w:id="8519" w:author="The Si Tran" w:date="2012-12-16T09:44:00Z">
              <w:rPr>
                <w:rFonts w:cs="Arial"/>
                <w:b/>
                <w:bCs/>
                <w:iCs/>
                <w:sz w:val="28"/>
                <w:szCs w:val="26"/>
              </w:rPr>
            </w:rPrChange>
          </w:rPr>
          <w:tab/>
          <w:delText>yt  = Lt  + Nt</w:delText>
        </w:r>
        <w:bookmarkStart w:id="8520" w:name="_Toc343083662"/>
        <w:bookmarkStart w:id="8521" w:name="_Toc343083876"/>
        <w:bookmarkStart w:id="8522" w:name="_Toc343084087"/>
        <w:bookmarkStart w:id="8523" w:name="_Toc343220846"/>
        <w:bookmarkStart w:id="8524" w:name="_Toc343232351"/>
        <w:bookmarkStart w:id="8525" w:name="_Toc343232764"/>
        <w:bookmarkStart w:id="8526" w:name="_Toc343233049"/>
        <w:bookmarkStart w:id="8527" w:name="_Toc343415554"/>
        <w:bookmarkStart w:id="8528" w:name="_Toc343415850"/>
        <w:bookmarkStart w:id="8529" w:name="_Toc343452509"/>
        <w:bookmarkStart w:id="8530" w:name="_Toc343461299"/>
        <w:bookmarkStart w:id="8531" w:name="_Toc343494186"/>
        <w:bookmarkStart w:id="8532" w:name="_Toc343494398"/>
        <w:bookmarkStart w:id="8533" w:name="_Toc343495171"/>
        <w:bookmarkStart w:id="8534" w:name="_Toc343660398"/>
        <w:bookmarkStart w:id="8535" w:name="_Toc343660612"/>
        <w:bookmarkStart w:id="8536" w:name="_Toc343711240"/>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del>
    </w:p>
    <w:p w14:paraId="23A3EBB5" w14:textId="77777777" w:rsidR="00BE62E1" w:rsidRPr="00032D83" w:rsidDel="006F07F0" w:rsidRDefault="00BE62E1" w:rsidP="00BE62E1">
      <w:pPr>
        <w:ind w:left="720"/>
        <w:rPr>
          <w:del w:id="8537" w:author="The Si Tran" w:date="2012-12-05T22:36:00Z"/>
        </w:rPr>
      </w:pPr>
      <w:del w:id="8538" w:author="The Si Tran" w:date="2012-12-05T22:36:00Z">
        <w:r w:rsidRPr="003E4DFC" w:rsidDel="006F07F0">
          <w:rPr>
            <w:rPrChange w:id="8539" w:author="The Si Tran" w:date="2012-12-16T09:44:00Z">
              <w:rPr>
                <w:rFonts w:cs="Arial"/>
                <w:b/>
                <w:bCs/>
                <w:iCs/>
                <w:sz w:val="28"/>
                <w:szCs w:val="26"/>
              </w:rPr>
            </w:rPrChange>
          </w:rPr>
          <w:delText>trong đó:</w:delText>
        </w:r>
        <w:bookmarkStart w:id="8540" w:name="_Toc343083663"/>
        <w:bookmarkStart w:id="8541" w:name="_Toc343083877"/>
        <w:bookmarkStart w:id="8542" w:name="_Toc343084088"/>
        <w:bookmarkStart w:id="8543" w:name="_Toc343220847"/>
        <w:bookmarkStart w:id="8544" w:name="_Toc343232352"/>
        <w:bookmarkStart w:id="8545" w:name="_Toc343232765"/>
        <w:bookmarkStart w:id="8546" w:name="_Toc343233050"/>
        <w:bookmarkStart w:id="8547" w:name="_Toc343415555"/>
        <w:bookmarkStart w:id="8548" w:name="_Toc343415851"/>
        <w:bookmarkStart w:id="8549" w:name="_Toc343452510"/>
        <w:bookmarkStart w:id="8550" w:name="_Toc343461300"/>
        <w:bookmarkStart w:id="8551" w:name="_Toc343494187"/>
        <w:bookmarkStart w:id="8552" w:name="_Toc343494399"/>
        <w:bookmarkStart w:id="8553" w:name="_Toc343495172"/>
        <w:bookmarkStart w:id="8554" w:name="_Toc343660399"/>
        <w:bookmarkStart w:id="8555" w:name="_Toc343660613"/>
        <w:bookmarkStart w:id="8556" w:name="_Toc343711241"/>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del>
    </w:p>
    <w:p w14:paraId="6296542C" w14:textId="77777777" w:rsidR="00BE62E1" w:rsidRPr="00032D83" w:rsidDel="006F07F0" w:rsidRDefault="00BE62E1" w:rsidP="00BE62E1">
      <w:pPr>
        <w:ind w:left="720"/>
        <w:rPr>
          <w:del w:id="8557" w:author="The Si Tran" w:date="2012-12-05T22:36:00Z"/>
        </w:rPr>
      </w:pPr>
      <w:del w:id="8558" w:author="The Si Tran" w:date="2012-12-05T22:36:00Z">
        <w:r w:rsidRPr="003E4DFC" w:rsidDel="006F07F0">
          <w:rPr>
            <w:rPrChange w:id="8559" w:author="The Si Tran" w:date="2012-12-16T09:44:00Z">
              <w:rPr>
                <w:rFonts w:cs="Arial"/>
                <w:b/>
                <w:bCs/>
                <w:iCs/>
                <w:sz w:val="28"/>
                <w:szCs w:val="26"/>
              </w:rPr>
            </w:rPrChange>
          </w:rPr>
          <w:tab/>
          <w:delText>L : biểu diễn thành phần tuyến tính của chuỗi thời gian</w:delText>
        </w:r>
        <w:bookmarkStart w:id="8560" w:name="_Toc343083664"/>
        <w:bookmarkStart w:id="8561" w:name="_Toc343083878"/>
        <w:bookmarkStart w:id="8562" w:name="_Toc343084089"/>
        <w:bookmarkStart w:id="8563" w:name="_Toc343220848"/>
        <w:bookmarkStart w:id="8564" w:name="_Toc343232353"/>
        <w:bookmarkStart w:id="8565" w:name="_Toc343232766"/>
        <w:bookmarkStart w:id="8566" w:name="_Toc343233051"/>
        <w:bookmarkStart w:id="8567" w:name="_Toc343415556"/>
        <w:bookmarkStart w:id="8568" w:name="_Toc343415852"/>
        <w:bookmarkStart w:id="8569" w:name="_Toc343452511"/>
        <w:bookmarkStart w:id="8570" w:name="_Toc343461301"/>
        <w:bookmarkStart w:id="8571" w:name="_Toc343494188"/>
        <w:bookmarkStart w:id="8572" w:name="_Toc343494400"/>
        <w:bookmarkStart w:id="8573" w:name="_Toc343495173"/>
        <w:bookmarkStart w:id="8574" w:name="_Toc343660400"/>
        <w:bookmarkStart w:id="8575" w:name="_Toc343660614"/>
        <w:bookmarkStart w:id="8576" w:name="_Toc343711242"/>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del>
    </w:p>
    <w:p w14:paraId="3C27F885" w14:textId="77777777" w:rsidR="00BE62E1" w:rsidRPr="00032D83" w:rsidDel="006F07F0" w:rsidRDefault="00BE62E1" w:rsidP="00BE62E1">
      <w:pPr>
        <w:ind w:left="720"/>
        <w:rPr>
          <w:del w:id="8577" w:author="The Si Tran" w:date="2012-12-05T22:36:00Z"/>
        </w:rPr>
      </w:pPr>
      <w:del w:id="8578" w:author="The Si Tran" w:date="2012-12-05T22:36:00Z">
        <w:r w:rsidRPr="003E4DFC" w:rsidDel="006F07F0">
          <w:rPr>
            <w:rPrChange w:id="8579" w:author="The Si Tran" w:date="2012-12-16T09:44:00Z">
              <w:rPr>
                <w:rFonts w:cs="Arial"/>
                <w:b/>
                <w:bCs/>
                <w:iCs/>
                <w:sz w:val="28"/>
                <w:szCs w:val="28"/>
              </w:rPr>
            </w:rPrChange>
          </w:rPr>
          <w:tab/>
          <w:delText>N: biểu diễn thành phần phi tuyến của chuỗi thời gian</w:delText>
        </w:r>
        <w:bookmarkStart w:id="8580" w:name="_Toc343083665"/>
        <w:bookmarkStart w:id="8581" w:name="_Toc343083879"/>
        <w:bookmarkStart w:id="8582" w:name="_Toc343084090"/>
        <w:bookmarkStart w:id="8583" w:name="_Toc343220849"/>
        <w:bookmarkStart w:id="8584" w:name="_Toc343232354"/>
        <w:bookmarkStart w:id="8585" w:name="_Toc343232767"/>
        <w:bookmarkStart w:id="8586" w:name="_Toc343233052"/>
        <w:bookmarkStart w:id="8587" w:name="_Toc343415557"/>
        <w:bookmarkStart w:id="8588" w:name="_Toc343415853"/>
        <w:bookmarkStart w:id="8589" w:name="_Toc343452512"/>
        <w:bookmarkStart w:id="8590" w:name="_Toc343461302"/>
        <w:bookmarkStart w:id="8591" w:name="_Toc343494189"/>
        <w:bookmarkStart w:id="8592" w:name="_Toc343494401"/>
        <w:bookmarkStart w:id="8593" w:name="_Toc343495174"/>
        <w:bookmarkStart w:id="8594" w:name="_Toc343660401"/>
        <w:bookmarkStart w:id="8595" w:name="_Toc343660615"/>
        <w:bookmarkStart w:id="8596" w:name="_Toc343711243"/>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del>
    </w:p>
    <w:p w14:paraId="6475ECAB" w14:textId="77777777" w:rsidR="00711ADB" w:rsidRPr="003E4DFC" w:rsidDel="006F07F0" w:rsidRDefault="00711ADB" w:rsidP="00BE62E1">
      <w:pPr>
        <w:ind w:left="720"/>
        <w:rPr>
          <w:del w:id="8597" w:author="The Si Tran" w:date="2012-12-05T22:36:00Z"/>
        </w:rPr>
      </w:pPr>
      <w:bookmarkStart w:id="8598" w:name="_Toc343083666"/>
      <w:bookmarkStart w:id="8599" w:name="_Toc343083880"/>
      <w:bookmarkStart w:id="8600" w:name="_Toc343084091"/>
      <w:bookmarkStart w:id="8601" w:name="_Toc343220850"/>
      <w:bookmarkStart w:id="8602" w:name="_Toc343232355"/>
      <w:bookmarkStart w:id="8603" w:name="_Toc343232768"/>
      <w:bookmarkStart w:id="8604" w:name="_Toc343233053"/>
      <w:bookmarkStart w:id="8605" w:name="_Toc343415558"/>
      <w:bookmarkStart w:id="8606" w:name="_Toc343415854"/>
      <w:bookmarkStart w:id="8607" w:name="_Toc343452513"/>
      <w:bookmarkStart w:id="8608" w:name="_Toc343461303"/>
      <w:bookmarkStart w:id="8609" w:name="_Toc343494190"/>
      <w:bookmarkStart w:id="8610" w:name="_Toc343494402"/>
      <w:bookmarkStart w:id="8611" w:name="_Toc343495175"/>
      <w:bookmarkStart w:id="8612" w:name="_Toc343660402"/>
      <w:bookmarkStart w:id="8613" w:name="_Toc343660616"/>
      <w:bookmarkStart w:id="8614" w:name="_Toc343711244"/>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p>
    <w:p w14:paraId="1B053A9C" w14:textId="77777777" w:rsidR="00711ADB" w:rsidRPr="00032D83" w:rsidDel="006F07F0" w:rsidRDefault="00711ADB" w:rsidP="00BE62E1">
      <w:pPr>
        <w:ind w:left="720"/>
        <w:rPr>
          <w:del w:id="8615" w:author="The Si Tran" w:date="2012-12-05T22:36:00Z"/>
        </w:rPr>
      </w:pPr>
      <w:del w:id="8616" w:author="The Si Tran" w:date="2012-12-05T22:36:00Z">
        <w:r w:rsidRPr="003E4DFC" w:rsidDel="006F07F0">
          <w:rPr>
            <w:rPrChange w:id="8617"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618" w:name="_Toc343083667"/>
        <w:bookmarkStart w:id="8619" w:name="_Toc343083881"/>
        <w:bookmarkStart w:id="8620" w:name="_Toc343084092"/>
        <w:bookmarkStart w:id="8621" w:name="_Toc343220851"/>
        <w:bookmarkStart w:id="8622" w:name="_Toc343232356"/>
        <w:bookmarkStart w:id="8623" w:name="_Toc343232769"/>
        <w:bookmarkStart w:id="8624" w:name="_Toc343233054"/>
        <w:bookmarkStart w:id="8625" w:name="_Toc343415559"/>
        <w:bookmarkStart w:id="8626" w:name="_Toc343415855"/>
        <w:bookmarkStart w:id="8627" w:name="_Toc343452514"/>
        <w:bookmarkStart w:id="8628" w:name="_Toc343461304"/>
        <w:bookmarkStart w:id="8629" w:name="_Toc343494191"/>
        <w:bookmarkStart w:id="8630" w:name="_Toc343494403"/>
        <w:bookmarkStart w:id="8631" w:name="_Toc343495176"/>
        <w:bookmarkStart w:id="8632" w:name="_Toc343660403"/>
        <w:bookmarkStart w:id="8633" w:name="_Toc343660617"/>
        <w:bookmarkStart w:id="8634" w:name="_Toc343711245"/>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del>
    </w:p>
    <w:p w14:paraId="32A62806" w14:textId="77777777" w:rsidR="00711ADB" w:rsidRPr="00032D83" w:rsidDel="006F07F0" w:rsidRDefault="00711ADB" w:rsidP="00BE62E1">
      <w:pPr>
        <w:ind w:left="720"/>
        <w:rPr>
          <w:del w:id="8635" w:author="The Si Tran" w:date="2012-12-05T22:36:00Z"/>
        </w:rPr>
      </w:pPr>
      <w:del w:id="8636" w:author="The Si Tran" w:date="2012-12-05T22:36:00Z">
        <w:r w:rsidRPr="003E4DFC" w:rsidDel="006F07F0">
          <w:rPr>
            <w:rPrChange w:id="8637" w:author="The Si Tran" w:date="2012-12-16T09:44:00Z">
              <w:rPr>
                <w:rFonts w:cs="Arial"/>
                <w:b/>
                <w:bCs/>
                <w:iCs/>
                <w:sz w:val="28"/>
                <w:szCs w:val="28"/>
              </w:rPr>
            </w:rPrChange>
          </w:rPr>
          <w:tab/>
          <w:delText xml:space="preserve">et   = yt  - ^Lt </w:delText>
        </w:r>
        <w:bookmarkStart w:id="8638" w:name="_Toc343083668"/>
        <w:bookmarkStart w:id="8639" w:name="_Toc343083882"/>
        <w:bookmarkStart w:id="8640" w:name="_Toc343084093"/>
        <w:bookmarkStart w:id="8641" w:name="_Toc343220852"/>
        <w:bookmarkStart w:id="8642" w:name="_Toc343232357"/>
        <w:bookmarkStart w:id="8643" w:name="_Toc343232770"/>
        <w:bookmarkStart w:id="8644" w:name="_Toc343233055"/>
        <w:bookmarkStart w:id="8645" w:name="_Toc343415560"/>
        <w:bookmarkStart w:id="8646" w:name="_Toc343415856"/>
        <w:bookmarkStart w:id="8647" w:name="_Toc343452515"/>
        <w:bookmarkStart w:id="8648" w:name="_Toc343461305"/>
        <w:bookmarkStart w:id="8649" w:name="_Toc343494192"/>
        <w:bookmarkStart w:id="8650" w:name="_Toc343494404"/>
        <w:bookmarkStart w:id="8651" w:name="_Toc343495177"/>
        <w:bookmarkStart w:id="8652" w:name="_Toc343660404"/>
        <w:bookmarkStart w:id="8653" w:name="_Toc343660618"/>
        <w:bookmarkStart w:id="8654" w:name="_Toc343711246"/>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del>
    </w:p>
    <w:p w14:paraId="2B5A2E3F" w14:textId="77777777" w:rsidR="00711ADB" w:rsidRPr="00032D83" w:rsidDel="006F07F0" w:rsidRDefault="00711ADB" w:rsidP="00BE62E1">
      <w:pPr>
        <w:ind w:left="720"/>
        <w:rPr>
          <w:del w:id="8655" w:author="The Si Tran" w:date="2012-12-05T22:36:00Z"/>
        </w:rPr>
      </w:pPr>
      <w:del w:id="8656" w:author="The Si Tran" w:date="2012-12-05T22:36:00Z">
        <w:r w:rsidRPr="003E4DFC" w:rsidDel="006F07F0">
          <w:rPr>
            <w:rPrChange w:id="8657" w:author="The Si Tran" w:date="2012-12-16T09:44:00Z">
              <w:rPr>
                <w:rFonts w:cs="Arial"/>
                <w:b/>
                <w:bCs/>
                <w:iCs/>
                <w:sz w:val="28"/>
                <w:szCs w:val="28"/>
              </w:rPr>
            </w:rPrChange>
          </w:rPr>
          <w:delText>trong đó:</w:delText>
        </w:r>
        <w:bookmarkStart w:id="8658" w:name="_Toc343083669"/>
        <w:bookmarkStart w:id="8659" w:name="_Toc343083883"/>
        <w:bookmarkStart w:id="8660" w:name="_Toc343084094"/>
        <w:bookmarkStart w:id="8661" w:name="_Toc343220853"/>
        <w:bookmarkStart w:id="8662" w:name="_Toc343232358"/>
        <w:bookmarkStart w:id="8663" w:name="_Toc343232771"/>
        <w:bookmarkStart w:id="8664" w:name="_Toc343233056"/>
        <w:bookmarkStart w:id="8665" w:name="_Toc343415561"/>
        <w:bookmarkStart w:id="8666" w:name="_Toc343415857"/>
        <w:bookmarkStart w:id="8667" w:name="_Toc343452516"/>
        <w:bookmarkStart w:id="8668" w:name="_Toc343461306"/>
        <w:bookmarkStart w:id="8669" w:name="_Toc343494193"/>
        <w:bookmarkStart w:id="8670" w:name="_Toc343494405"/>
        <w:bookmarkStart w:id="8671" w:name="_Toc343495178"/>
        <w:bookmarkStart w:id="8672" w:name="_Toc343660405"/>
        <w:bookmarkStart w:id="8673" w:name="_Toc343660619"/>
        <w:bookmarkStart w:id="8674" w:name="_Toc34371124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del>
    </w:p>
    <w:p w14:paraId="3DACE5FA" w14:textId="77777777" w:rsidR="00711ADB" w:rsidRPr="00032D83" w:rsidDel="006F07F0" w:rsidRDefault="00711ADB" w:rsidP="00BE62E1">
      <w:pPr>
        <w:ind w:left="720"/>
        <w:rPr>
          <w:del w:id="8675" w:author="The Si Tran" w:date="2012-12-05T22:36:00Z"/>
        </w:rPr>
      </w:pPr>
      <w:del w:id="8676" w:author="The Si Tran" w:date="2012-12-05T22:36:00Z">
        <w:r w:rsidRPr="003E4DFC" w:rsidDel="006F07F0">
          <w:rPr>
            <w:rPrChange w:id="8677" w:author="The Si Tran" w:date="2012-12-16T09:44:00Z">
              <w:rPr>
                <w:rFonts w:cs="Arial"/>
                <w:b/>
                <w:bCs/>
                <w:iCs/>
                <w:sz w:val="28"/>
                <w:szCs w:val="28"/>
              </w:rPr>
            </w:rPrChange>
          </w:rPr>
          <w:tab/>
          <w:delText xml:space="preserve">et : là thành phần lỗi của mô hình ARIMA </w:delText>
        </w:r>
        <w:bookmarkStart w:id="8678" w:name="_Toc343083670"/>
        <w:bookmarkStart w:id="8679" w:name="_Toc343083884"/>
        <w:bookmarkStart w:id="8680" w:name="_Toc343084095"/>
        <w:bookmarkStart w:id="8681" w:name="_Toc343220854"/>
        <w:bookmarkStart w:id="8682" w:name="_Toc343232359"/>
        <w:bookmarkStart w:id="8683" w:name="_Toc343232772"/>
        <w:bookmarkStart w:id="8684" w:name="_Toc343233057"/>
        <w:bookmarkStart w:id="8685" w:name="_Toc343415562"/>
        <w:bookmarkStart w:id="8686" w:name="_Toc343415858"/>
        <w:bookmarkStart w:id="8687" w:name="_Toc343452517"/>
        <w:bookmarkStart w:id="8688" w:name="_Toc343461307"/>
        <w:bookmarkStart w:id="8689" w:name="_Toc343494194"/>
        <w:bookmarkStart w:id="8690" w:name="_Toc343494406"/>
        <w:bookmarkStart w:id="8691" w:name="_Toc343495179"/>
        <w:bookmarkStart w:id="8692" w:name="_Toc343660406"/>
        <w:bookmarkStart w:id="8693" w:name="_Toc343660620"/>
        <w:bookmarkStart w:id="8694" w:name="_Toc343711248"/>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del>
    </w:p>
    <w:p w14:paraId="2CFF7F6A" w14:textId="77777777" w:rsidR="006A21F7" w:rsidRPr="00032D83" w:rsidDel="006F07F0" w:rsidRDefault="00711ADB" w:rsidP="005A22B0">
      <w:pPr>
        <w:rPr>
          <w:del w:id="8695" w:author="The Si Tran" w:date="2012-12-05T22:36:00Z"/>
        </w:rPr>
      </w:pPr>
      <w:del w:id="8696" w:author="The Si Tran" w:date="2012-12-05T22:36:00Z">
        <w:r w:rsidRPr="003E4DFC" w:rsidDel="006F07F0">
          <w:rPr>
            <w:rPrChange w:id="8697" w:author="The Si Tran" w:date="2012-12-16T09:44:00Z">
              <w:rPr>
                <w:rFonts w:cs="Arial"/>
                <w:b/>
                <w:bCs/>
                <w:iCs/>
                <w:sz w:val="28"/>
                <w:szCs w:val="28"/>
              </w:rPr>
            </w:rPrChange>
          </w:rPr>
          <w:tab/>
          <w:delText>Bước tiếp theo, ta dùng mô hình ANN để phân tích thành phần lỗi bên trên</w:delText>
        </w:r>
        <w:bookmarkStart w:id="8698" w:name="_Toc343083671"/>
        <w:bookmarkStart w:id="8699" w:name="_Toc343083885"/>
        <w:bookmarkStart w:id="8700" w:name="_Toc343084096"/>
        <w:bookmarkStart w:id="8701" w:name="_Toc343220855"/>
        <w:bookmarkStart w:id="8702" w:name="_Toc343232360"/>
        <w:bookmarkStart w:id="8703" w:name="_Toc343232773"/>
        <w:bookmarkStart w:id="8704" w:name="_Toc343233058"/>
        <w:bookmarkStart w:id="8705" w:name="_Toc343415563"/>
        <w:bookmarkStart w:id="8706" w:name="_Toc343415859"/>
        <w:bookmarkStart w:id="8707" w:name="_Toc343452518"/>
        <w:bookmarkStart w:id="8708" w:name="_Toc343461308"/>
        <w:bookmarkStart w:id="8709" w:name="_Toc343494195"/>
        <w:bookmarkStart w:id="8710" w:name="_Toc343494407"/>
        <w:bookmarkStart w:id="8711" w:name="_Toc343495180"/>
        <w:bookmarkStart w:id="8712" w:name="_Toc343660407"/>
        <w:bookmarkStart w:id="8713" w:name="_Toc343660621"/>
        <w:bookmarkStart w:id="8714" w:name="_Toc343711249"/>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del>
    </w:p>
    <w:p w14:paraId="60C7C5F2" w14:textId="77777777" w:rsidR="00711ADB" w:rsidRPr="00032D83" w:rsidDel="006F07F0" w:rsidRDefault="00711ADB" w:rsidP="005A22B0">
      <w:pPr>
        <w:rPr>
          <w:del w:id="8715" w:author="The Si Tran" w:date="2012-12-05T22:36:00Z"/>
        </w:rPr>
      </w:pPr>
      <w:del w:id="8716" w:author="The Si Tran" w:date="2012-12-05T22:36:00Z">
        <w:r w:rsidRPr="003E4DFC" w:rsidDel="006F07F0">
          <w:rPr>
            <w:rPrChange w:id="8717" w:author="The Si Tran" w:date="2012-12-16T09:44:00Z">
              <w:rPr>
                <w:rFonts w:cs="Arial"/>
                <w:b/>
                <w:bCs/>
                <w:iCs/>
                <w:sz w:val="28"/>
                <w:szCs w:val="28"/>
              </w:rPr>
            </w:rPrChange>
          </w:rPr>
          <w:tab/>
        </w:r>
        <w:r w:rsidRPr="003E4DFC" w:rsidDel="006F07F0">
          <w:rPr>
            <w:rPrChange w:id="8718" w:author="The Si Tran" w:date="2012-12-16T09:44:00Z">
              <w:rPr>
                <w:rFonts w:cs="Arial"/>
                <w:b/>
                <w:bCs/>
                <w:iCs/>
                <w:sz w:val="28"/>
                <w:szCs w:val="28"/>
              </w:rPr>
            </w:rPrChange>
          </w:rPr>
          <w:tab/>
          <w:delText>et = f(et−1;et−2;:::;et−n)+ t</w:delText>
        </w:r>
        <w:bookmarkStart w:id="8719" w:name="_Toc343083672"/>
        <w:bookmarkStart w:id="8720" w:name="_Toc343083886"/>
        <w:bookmarkStart w:id="8721" w:name="_Toc343084097"/>
        <w:bookmarkStart w:id="8722" w:name="_Toc343220856"/>
        <w:bookmarkStart w:id="8723" w:name="_Toc343232361"/>
        <w:bookmarkStart w:id="8724" w:name="_Toc343232774"/>
        <w:bookmarkStart w:id="8725" w:name="_Toc343233059"/>
        <w:bookmarkStart w:id="8726" w:name="_Toc343415564"/>
        <w:bookmarkStart w:id="8727" w:name="_Toc343415860"/>
        <w:bookmarkStart w:id="8728" w:name="_Toc343452519"/>
        <w:bookmarkStart w:id="8729" w:name="_Toc343461309"/>
        <w:bookmarkStart w:id="8730" w:name="_Toc343494196"/>
        <w:bookmarkStart w:id="8731" w:name="_Toc343494408"/>
        <w:bookmarkStart w:id="8732" w:name="_Toc343495181"/>
        <w:bookmarkStart w:id="8733" w:name="_Toc343660408"/>
        <w:bookmarkStart w:id="8734" w:name="_Toc343660622"/>
        <w:bookmarkStart w:id="8735" w:name="_Toc343711250"/>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del>
    </w:p>
    <w:p w14:paraId="6B01B6D8" w14:textId="77777777" w:rsidR="00711ADB" w:rsidRPr="00032D83" w:rsidDel="006F07F0" w:rsidRDefault="00711ADB" w:rsidP="005A22B0">
      <w:pPr>
        <w:rPr>
          <w:del w:id="8736" w:author="The Si Tran" w:date="2012-12-05T22:36:00Z"/>
        </w:rPr>
      </w:pPr>
      <w:del w:id="8737" w:author="The Si Tran" w:date="2012-12-05T22:36:00Z">
        <w:r w:rsidRPr="003E4DFC" w:rsidDel="006F07F0">
          <w:rPr>
            <w:rPrChange w:id="8738" w:author="The Si Tran" w:date="2012-12-16T09:44:00Z">
              <w:rPr>
                <w:rFonts w:cs="Arial"/>
                <w:b/>
                <w:bCs/>
                <w:iCs/>
                <w:sz w:val="28"/>
                <w:szCs w:val="28"/>
              </w:rPr>
            </w:rPrChange>
          </w:rPr>
          <w:tab/>
          <w:delText>ta thu được kết quả dự đoán của chuỗi thời gian như sau:</w:delText>
        </w:r>
        <w:bookmarkStart w:id="8739" w:name="_Toc343083673"/>
        <w:bookmarkStart w:id="8740" w:name="_Toc343083887"/>
        <w:bookmarkStart w:id="8741" w:name="_Toc343084098"/>
        <w:bookmarkStart w:id="8742" w:name="_Toc343220857"/>
        <w:bookmarkStart w:id="8743" w:name="_Toc343232362"/>
        <w:bookmarkStart w:id="8744" w:name="_Toc343232775"/>
        <w:bookmarkStart w:id="8745" w:name="_Toc343233060"/>
        <w:bookmarkStart w:id="8746" w:name="_Toc343415565"/>
        <w:bookmarkStart w:id="8747" w:name="_Toc343415861"/>
        <w:bookmarkStart w:id="8748" w:name="_Toc343452520"/>
        <w:bookmarkStart w:id="8749" w:name="_Toc343461310"/>
        <w:bookmarkStart w:id="8750" w:name="_Toc343494197"/>
        <w:bookmarkStart w:id="8751" w:name="_Toc343494409"/>
        <w:bookmarkStart w:id="8752" w:name="_Toc343495182"/>
        <w:bookmarkStart w:id="8753" w:name="_Toc343660409"/>
        <w:bookmarkStart w:id="8754" w:name="_Toc343660623"/>
        <w:bookmarkStart w:id="8755" w:name="_Toc343711251"/>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del>
    </w:p>
    <w:p w14:paraId="3BD065D2" w14:textId="77777777" w:rsidR="00711ADB" w:rsidRPr="00032D83" w:rsidDel="006F07F0" w:rsidRDefault="00165810" w:rsidP="005A22B0">
      <w:pPr>
        <w:rPr>
          <w:del w:id="8756" w:author="The Si Tran" w:date="2012-12-05T22:36:00Z"/>
        </w:rPr>
      </w:pPr>
      <w:del w:id="8757" w:author="The Si Tran" w:date="2012-12-05T22:36:00Z">
        <w:r w:rsidRPr="003E4DFC" w:rsidDel="006F07F0">
          <w:rPr>
            <w:rPrChange w:id="8758" w:author="The Si Tran" w:date="2012-12-16T09:44:00Z">
              <w:rPr>
                <w:rFonts w:cs="Arial"/>
                <w:b/>
                <w:bCs/>
                <w:iCs/>
                <w:sz w:val="28"/>
                <w:szCs w:val="28"/>
              </w:rPr>
            </w:rPrChange>
          </w:rPr>
          <w:tab/>
        </w:r>
        <w:r w:rsidRPr="003E4DFC" w:rsidDel="006F07F0">
          <w:rPr>
            <w:rPrChange w:id="8759" w:author="The Si Tran" w:date="2012-12-16T09:44:00Z">
              <w:rPr>
                <w:rFonts w:cs="Arial"/>
                <w:b/>
                <w:bCs/>
                <w:iCs/>
                <w:sz w:val="28"/>
                <w:szCs w:val="28"/>
              </w:rPr>
            </w:rPrChange>
          </w:rPr>
          <w:tab/>
          <w:delText>^yt = ^Lt + ^Nt</w:delText>
        </w:r>
        <w:r w:rsidR="00E47F01" w:rsidRPr="003E4DFC" w:rsidDel="006F07F0">
          <w:rPr>
            <w:rPrChange w:id="8760" w:author="The Si Tran" w:date="2012-12-16T09:44:00Z">
              <w:rPr>
                <w:rFonts w:cs="Arial"/>
                <w:b/>
                <w:bCs/>
                <w:iCs/>
                <w:sz w:val="28"/>
                <w:szCs w:val="28"/>
                <w:vertAlign w:val="subscript"/>
              </w:rPr>
            </w:rPrChange>
          </w:rPr>
          <w:delText xml:space="preserve"> </w:delText>
        </w:r>
        <w:bookmarkStart w:id="8761" w:name="_Toc343083674"/>
        <w:bookmarkStart w:id="8762" w:name="_Toc343083888"/>
        <w:bookmarkStart w:id="8763" w:name="_Toc343084099"/>
        <w:bookmarkStart w:id="8764" w:name="_Toc343220858"/>
        <w:bookmarkStart w:id="8765" w:name="_Toc343232363"/>
        <w:bookmarkStart w:id="8766" w:name="_Toc343232776"/>
        <w:bookmarkStart w:id="8767" w:name="_Toc343233061"/>
        <w:bookmarkStart w:id="8768" w:name="_Toc343415566"/>
        <w:bookmarkStart w:id="8769" w:name="_Toc343415862"/>
        <w:bookmarkStart w:id="8770" w:name="_Toc343452521"/>
        <w:bookmarkStart w:id="8771" w:name="_Toc343461311"/>
        <w:bookmarkStart w:id="8772" w:name="_Toc343494198"/>
        <w:bookmarkStart w:id="8773" w:name="_Toc343494410"/>
        <w:bookmarkStart w:id="8774" w:name="_Toc343495183"/>
        <w:bookmarkStart w:id="8775" w:name="_Toc343660410"/>
        <w:bookmarkStart w:id="8776" w:name="_Toc343660624"/>
        <w:bookmarkStart w:id="8777" w:name="_Toc343711252"/>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del>
    </w:p>
    <w:p w14:paraId="44DEEBC0" w14:textId="77777777" w:rsidR="00E47F01" w:rsidRPr="00032D83" w:rsidDel="006F07F0" w:rsidRDefault="00E47F01" w:rsidP="005A22B0">
      <w:pPr>
        <w:rPr>
          <w:del w:id="8778" w:author="The Si Tran" w:date="2012-12-05T22:36:00Z"/>
        </w:rPr>
      </w:pPr>
      <w:del w:id="8779" w:author="The Si Tran" w:date="2012-12-05T22:36:00Z">
        <w:r w:rsidRPr="003E4DFC" w:rsidDel="006F07F0">
          <w:rPr>
            <w:rPrChange w:id="8780" w:author="The Si Tran" w:date="2012-12-16T09:44:00Z">
              <w:rPr>
                <w:rFonts w:cs="Arial"/>
                <w:b/>
                <w:bCs/>
                <w:iCs/>
                <w:sz w:val="28"/>
                <w:szCs w:val="28"/>
              </w:rPr>
            </w:rPrChange>
          </w:rPr>
          <w:tab/>
        </w:r>
        <w:bookmarkStart w:id="8781" w:name="_Toc343083675"/>
        <w:bookmarkStart w:id="8782" w:name="_Toc343083889"/>
        <w:bookmarkStart w:id="8783" w:name="_Toc343084100"/>
        <w:bookmarkStart w:id="8784" w:name="_Toc343220859"/>
        <w:bookmarkStart w:id="8785" w:name="_Toc343232364"/>
        <w:bookmarkStart w:id="8786" w:name="_Toc343232777"/>
        <w:bookmarkStart w:id="8787" w:name="_Toc343233062"/>
        <w:bookmarkStart w:id="8788" w:name="_Toc343415567"/>
        <w:bookmarkStart w:id="8789" w:name="_Toc343415863"/>
        <w:bookmarkStart w:id="8790" w:name="_Toc343452522"/>
        <w:bookmarkStart w:id="8791" w:name="_Toc343461312"/>
        <w:bookmarkStart w:id="8792" w:name="_Toc343494199"/>
        <w:bookmarkStart w:id="8793" w:name="_Toc343494411"/>
        <w:bookmarkStart w:id="8794" w:name="_Toc343495184"/>
        <w:bookmarkStart w:id="8795" w:name="_Toc343660411"/>
        <w:bookmarkStart w:id="8796" w:name="_Toc343660625"/>
        <w:bookmarkStart w:id="8797" w:name="_Toc343711253"/>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del>
    </w:p>
    <w:p w14:paraId="37070303" w14:textId="77777777" w:rsidR="006A21F7" w:rsidRPr="003E4DFC" w:rsidDel="006F07F0" w:rsidRDefault="006A21F7" w:rsidP="005A22B0">
      <w:pPr>
        <w:rPr>
          <w:del w:id="8798" w:author="The Si Tran" w:date="2012-12-05T22:36:00Z"/>
        </w:rPr>
      </w:pPr>
      <w:bookmarkStart w:id="8799" w:name="_Toc343083676"/>
      <w:bookmarkStart w:id="8800" w:name="_Toc343083890"/>
      <w:bookmarkStart w:id="8801" w:name="_Toc343084101"/>
      <w:bookmarkStart w:id="8802" w:name="_Toc343220860"/>
      <w:bookmarkStart w:id="8803" w:name="_Toc343232365"/>
      <w:bookmarkStart w:id="8804" w:name="_Toc343232778"/>
      <w:bookmarkStart w:id="8805" w:name="_Toc343233063"/>
      <w:bookmarkStart w:id="8806" w:name="_Toc343415568"/>
      <w:bookmarkStart w:id="8807" w:name="_Toc343415864"/>
      <w:bookmarkStart w:id="8808" w:name="_Toc343452523"/>
      <w:bookmarkStart w:id="8809" w:name="_Toc343461313"/>
      <w:bookmarkStart w:id="8810" w:name="_Toc343494200"/>
      <w:bookmarkStart w:id="8811" w:name="_Toc343494412"/>
      <w:bookmarkStart w:id="8812" w:name="_Toc343495185"/>
      <w:bookmarkStart w:id="8813" w:name="_Toc343660412"/>
      <w:bookmarkStart w:id="8814" w:name="_Toc343660626"/>
      <w:bookmarkStart w:id="8815" w:name="_Toc343711254"/>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p>
    <w:p w14:paraId="230B50E6" w14:textId="77777777" w:rsidR="00783FDB" w:rsidRPr="003E4DFC" w:rsidDel="006F07F0" w:rsidRDefault="00783FDB">
      <w:pPr>
        <w:spacing w:before="0" w:after="200" w:line="276" w:lineRule="auto"/>
        <w:jc w:val="left"/>
        <w:rPr>
          <w:del w:id="8816" w:author="The Si Tran" w:date="2012-12-05T22:36:00Z"/>
          <w:rPrChange w:id="8817" w:author="The Si Tran" w:date="2012-12-16T09:44:00Z">
            <w:rPr>
              <w:del w:id="8818" w:author="The Si Tran" w:date="2012-12-05T22:36:00Z"/>
              <w:b/>
              <w:bCs/>
              <w:kern w:val="32"/>
              <w:sz w:val="32"/>
              <w:szCs w:val="32"/>
            </w:rPr>
          </w:rPrChange>
        </w:rPr>
      </w:pPr>
      <w:del w:id="8819" w:author="The Si Tran" w:date="2012-12-05T22:36:00Z">
        <w:r w:rsidRPr="003E4DFC" w:rsidDel="006F07F0">
          <w:rPr>
            <w:rPrChange w:id="8820"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821" w:author="The Si Tran" w:date="2012-12-09T14:49:00Z"/>
          <w:rPrChange w:id="8822" w:author="The Si Tran" w:date="2012-12-12T13:58:00Z">
            <w:rPr>
              <w:ins w:id="8823" w:author="The Si Tran" w:date="2012-12-09T14:49:00Z"/>
              <w:rFonts w:cs="Times New Roman"/>
              <w:sz w:val="26"/>
              <w:szCs w:val="26"/>
            </w:rPr>
          </w:rPrChange>
        </w:rPr>
        <w:pPrChange w:id="8824" w:author="The Si Tran" w:date="2012-12-16T09:44:00Z">
          <w:pPr>
            <w:pStyle w:val="Heading1"/>
            <w:jc w:val="left"/>
          </w:pPr>
        </w:pPrChange>
      </w:pPr>
      <w:ins w:id="8825" w:author="superchickend" w:date="2012-12-16T14:59:00Z">
        <w:r>
          <w:t xml:space="preserve">    </w:t>
        </w:r>
      </w:ins>
      <w:bookmarkStart w:id="8826" w:name="_Toc343711255"/>
      <w:ins w:id="8827" w:author="The Si Tran" w:date="2012-12-06T21:19:00Z">
        <w:r w:rsidR="00EF77AD" w:rsidRPr="003E4DFC">
          <w:rPr>
            <w:rPrChange w:id="8828" w:author="The Si Tran" w:date="2012-12-16T09:44:00Z">
              <w:rPr>
                <w:rFonts w:cs="Times New Roman"/>
                <w:sz w:val="26"/>
                <w:szCs w:val="26"/>
              </w:rPr>
            </w:rPrChange>
          </w:rPr>
          <w:t>KẾT</w:t>
        </w:r>
        <w:r w:rsidR="00EF77AD" w:rsidRPr="000064E1">
          <w:rPr>
            <w:rPrChange w:id="8829" w:author="The Si Tran" w:date="2012-12-12T13:58:00Z">
              <w:rPr>
                <w:rFonts w:cs="Times New Roman"/>
                <w:sz w:val="26"/>
                <w:szCs w:val="26"/>
              </w:rPr>
            </w:rPrChange>
          </w:rPr>
          <w:t xml:space="preserve"> QUẢ</w:t>
        </w:r>
      </w:ins>
      <w:del w:id="8830" w:author="The Si Tran" w:date="2012-12-06T21:19:00Z">
        <w:r w:rsidR="00EA14F5" w:rsidRPr="000064E1" w:rsidDel="00EF77AD">
          <w:rPr>
            <w:rPrChange w:id="8831" w:author="The Si Tran" w:date="2012-12-12T13:58:00Z">
              <w:rPr>
                <w:rFonts w:cs="Times New Roman"/>
                <w:iCs/>
                <w:kern w:val="0"/>
                <w:sz w:val="28"/>
                <w:szCs w:val="28"/>
              </w:rPr>
            </w:rPrChange>
          </w:rPr>
          <w:delText>HIỆN THỰC VÀ</w:delText>
        </w:r>
      </w:del>
      <w:r w:rsidR="00EA14F5" w:rsidRPr="000064E1">
        <w:rPr>
          <w:rPrChange w:id="8832" w:author="The Si Tran" w:date="2012-12-12T13:58:00Z">
            <w:rPr>
              <w:rFonts w:cs="Times New Roman"/>
              <w:iCs/>
              <w:kern w:val="0"/>
              <w:sz w:val="28"/>
              <w:szCs w:val="28"/>
            </w:rPr>
          </w:rPrChange>
        </w:rPr>
        <w:t xml:space="preserve"> THỰC NGHIỆM</w:t>
      </w:r>
      <w:bookmarkEnd w:id="8826"/>
    </w:p>
    <w:p w14:paraId="0D41A884" w14:textId="77777777" w:rsidR="00C83C77" w:rsidRDefault="00256858">
      <w:pPr>
        <w:pPrChange w:id="8833" w:author="The Si Tran" w:date="2012-12-16T08:38:00Z">
          <w:pPr>
            <w:spacing w:before="0"/>
          </w:pPr>
        </w:pPrChange>
      </w:pPr>
      <w:ins w:id="8834"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835" w:author="The Si Tran" w:date="2012-12-09T14:51:00Z">
        <w:r w:rsidR="00C83C77">
          <w:t>các</w:t>
        </w:r>
      </w:ins>
      <w:ins w:id="8836"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8837" w:author="The Si Tran" w:date="2012-12-06T21:19:00Z"/>
        </w:rPr>
        <w:pPrChange w:id="8838"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8839" w:author="The Si Tran" w:date="2012-12-09T14:49:00Z">
        <w:r w:rsidR="00256858">
          <w:t xml:space="preserve">Các kết quả </w:t>
        </w:r>
      </w:ins>
      <w:r>
        <w:t>thực nghiệm</w:t>
      </w:r>
      <w:ins w:id="8840"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8841" w:author="The Si Tran" w:date="2012-12-09T14:49:00Z">
        <w:r w:rsidR="00256858">
          <w:t xml:space="preserve">với cấu hình máy: Ram 2GB, CPU Core 2 Duo 2.0 GHz. </w:t>
        </w:r>
      </w:ins>
    </w:p>
    <w:p w14:paraId="3097DE1B" w14:textId="03B77195" w:rsidR="00EF77AD" w:rsidRDefault="00EF77AD">
      <w:pPr>
        <w:pStyle w:val="Heading2"/>
        <w:rPr>
          <w:ins w:id="8842" w:author="The Si Tran" w:date="2012-12-09T14:53:00Z"/>
        </w:rPr>
        <w:pPrChange w:id="8843" w:author="The Si Tran" w:date="2012-12-06T21:19:00Z">
          <w:pPr>
            <w:pStyle w:val="Heading1"/>
            <w:jc w:val="left"/>
          </w:pPr>
        </w:pPrChange>
      </w:pPr>
      <w:bookmarkStart w:id="8844" w:name="_Toc343711256"/>
      <w:ins w:id="8845" w:author="The Si Tran" w:date="2012-12-06T21:19:00Z">
        <w:r>
          <w:t>Dữ liệu thực nghiệm</w:t>
        </w:r>
      </w:ins>
      <w:bookmarkEnd w:id="8844"/>
    </w:p>
    <w:p w14:paraId="4D308342" w14:textId="77777777" w:rsidR="00314F23" w:rsidRDefault="00314F23">
      <w:pPr>
        <w:rPr>
          <w:ins w:id="8846" w:author="The Si Tran" w:date="2012-12-09T14:53:00Z"/>
        </w:rPr>
      </w:pPr>
      <w:ins w:id="8847"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8848" w:author="The Si Tran" w:date="2012-12-16T10:03:00Z">
          <w:pPr/>
        </w:pPrChange>
      </w:pPr>
      <w:bookmarkStart w:id="8849" w:name="_Toc343033793"/>
      <w:bookmarkStart w:id="8850" w:name="_Toc343711416"/>
      <w:ins w:id="8851" w:author="The Si Tran" w:date="2012-12-14T06:25:00Z">
        <w:r w:rsidRPr="00B1472C">
          <w:t>Bảng 6.1:</w:t>
        </w:r>
        <w:r w:rsidRPr="006068E1">
          <w:t xml:space="preserve"> </w:t>
        </w:r>
        <w:r>
          <w:t>Phân loại dữ liệu thực nghiệm</w:t>
        </w:r>
      </w:ins>
      <w:bookmarkEnd w:id="8849"/>
      <w:bookmarkEnd w:id="8850"/>
    </w:p>
    <w:p w14:paraId="56C19162" w14:textId="036F6921" w:rsidR="0015771C" w:rsidRPr="00097101" w:rsidRDefault="0015771C" w:rsidP="0015771C">
      <w:pPr>
        <w:pStyle w:val="Bang"/>
        <w:spacing w:before="0"/>
        <w:rPr>
          <w:ins w:id="8852" w:author="The Si Tran" w:date="2012-12-09T14:53:00Z"/>
        </w:rPr>
      </w:pPr>
      <w:r>
        <w:rPr>
          <w:noProof/>
        </w:rPr>
        <w:drawing>
          <wp:inline distT="0" distB="0" distL="0" distR="0" wp14:anchorId="6420D6C0" wp14:editId="5ADB73B1">
            <wp:extent cx="5753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753100" cy="3171825"/>
                    </a:xfrm>
                    <a:prstGeom prst="rect">
                      <a:avLst/>
                    </a:prstGeom>
                  </pic:spPr>
                </pic:pic>
              </a:graphicData>
            </a:graphic>
          </wp:inline>
        </w:drawing>
      </w:r>
    </w:p>
    <w:p w14:paraId="69935C0C" w14:textId="04DC12DD" w:rsidR="00BB4B46" w:rsidRPr="003E5C02" w:rsidRDefault="00B203D9" w:rsidP="003E5C02">
      <w:pPr>
        <w:rPr>
          <w:ins w:id="8853" w:author="The Si Tran" w:date="2012-12-16T08:40:00Z"/>
        </w:rPr>
      </w:pPr>
      <w:ins w:id="8854"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8855" w:author="The Si Tran" w:date="2012-12-09T14:53:00Z">
        <w:r>
          <w:t xml:space="preserve">, </w:t>
        </w:r>
      </w:ins>
      <w:r w:rsidR="001A0F8C">
        <w:rPr>
          <w:i/>
        </w:rPr>
        <w:t>xu hướng</w:t>
      </w:r>
      <w:ins w:id="8856" w:author="The Si Tran" w:date="2012-12-09T14:53:00Z">
        <w:r>
          <w:t xml:space="preserve">, </w:t>
        </w:r>
      </w:ins>
      <w:r w:rsidR="001A0F8C">
        <w:rPr>
          <w:i/>
        </w:rPr>
        <w:t>tính mùa</w:t>
      </w:r>
      <w:ins w:id="8857" w:author="The Si Tran" w:date="2012-12-09T14:53:00Z">
        <w:r>
          <w:rPr>
            <w:i/>
          </w:rPr>
          <w:t xml:space="preserve"> and </w:t>
        </w:r>
      </w:ins>
      <w:r w:rsidR="001A0F8C">
        <w:rPr>
          <w:i/>
        </w:rPr>
        <w:t>xu hướng</w:t>
      </w:r>
      <w:r w:rsidR="001A0F8C">
        <w:t>,</w:t>
      </w:r>
      <w:r w:rsidR="001A0F8C">
        <w:rPr>
          <w:i/>
        </w:rPr>
        <w:t xml:space="preserve"> phi tuyến</w:t>
      </w:r>
      <w:ins w:id="8858" w:author="The Si Tran" w:date="2012-12-09T14:53:00Z">
        <w:r>
          <w:t>.</w:t>
        </w:r>
      </w:ins>
    </w:p>
    <w:p w14:paraId="716F82E0" w14:textId="134EA93F" w:rsidR="002D6925" w:rsidRPr="000620C7" w:rsidRDefault="00945B99" w:rsidP="00B03FC4">
      <w:pPr>
        <w:rPr>
          <w:ins w:id="8859" w:author="The Si Tran" w:date="2012-12-10T07:15:00Z"/>
          <w:szCs w:val="26"/>
        </w:rPr>
      </w:pPr>
      <w:ins w:id="8860" w:author="The Si Tran" w:date="2012-12-10T07:15:00Z">
        <w:r>
          <w:rPr>
            <w:szCs w:val="26"/>
          </w:rPr>
          <w:t>Các hình biểu diễn đồ thị của các chuỗi dữ liệu thời gian:</w:t>
        </w:r>
      </w:ins>
    </w:p>
    <w:p w14:paraId="51F5004B" w14:textId="77777777" w:rsidR="00314F23" w:rsidRDefault="00945B99">
      <w:pPr>
        <w:rPr>
          <w:ins w:id="8861" w:author="The Si Tran" w:date="2012-12-10T07:17:00Z"/>
        </w:rPr>
        <w:pPrChange w:id="8862" w:author="The Si Tran" w:date="2012-12-09T14:53:00Z">
          <w:pPr>
            <w:pStyle w:val="Heading1"/>
            <w:jc w:val="left"/>
          </w:pPr>
        </w:pPrChange>
      </w:pPr>
      <w:ins w:id="8863" w:author="The Si Tran" w:date="2012-12-10T07:16:00Z">
        <w:r w:rsidRPr="008A1996">
          <w:rPr>
            <w:noProof/>
          </w:rPr>
          <w:lastRenderedPageBreak/>
          <w:drawing>
            <wp:inline distT="0" distB="0" distL="0" distR="0" wp14:anchorId="16A3027F" wp14:editId="1ADF6C9D">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7"/>
                      <a:stretch>
                        <a:fillRect/>
                      </a:stretch>
                    </pic:blipFill>
                    <pic:spPr>
                      <a:xfrm>
                        <a:off x="0" y="0"/>
                        <a:ext cx="5765880" cy="3225262"/>
                      </a:xfrm>
                      <a:prstGeom prst="rect">
                        <a:avLst/>
                      </a:prstGeom>
                    </pic:spPr>
                  </pic:pic>
                </a:graphicData>
              </a:graphic>
            </wp:inline>
          </w:drawing>
        </w:r>
      </w:ins>
    </w:p>
    <w:p w14:paraId="3F1929E4" w14:textId="48977E76" w:rsidR="00945B99" w:rsidRPr="00446309" w:rsidRDefault="006234D7">
      <w:pPr>
        <w:pStyle w:val="Hinh"/>
        <w:rPr>
          <w:ins w:id="8864" w:author="The Si Tran" w:date="2012-12-11T23:41:00Z"/>
          <w:rPrChange w:id="8865" w:author="The Si Tran" w:date="2012-12-16T17:34:00Z">
            <w:rPr>
              <w:ins w:id="8866" w:author="The Si Tran" w:date="2012-12-11T23:41:00Z"/>
            </w:rPr>
          </w:rPrChange>
        </w:rPr>
        <w:pPrChange w:id="8867" w:author="The Si Tran" w:date="2012-12-16T17:34:00Z">
          <w:pPr>
            <w:pStyle w:val="Heading1"/>
            <w:jc w:val="left"/>
          </w:pPr>
        </w:pPrChange>
      </w:pPr>
      <w:bookmarkStart w:id="8868" w:name="_Toc343711406"/>
      <w:ins w:id="8869" w:author="The Si Tran" w:date="2012-12-11T20:03:00Z">
        <w:r w:rsidRPr="00446309">
          <w:rPr>
            <w:rStyle w:val="Heading6Char"/>
            <w:rFonts w:eastAsiaTheme="minorHAnsi"/>
            <w:bCs/>
            <w:rPrChange w:id="8870" w:author="The Si Tran" w:date="2012-12-16T17:34:00Z">
              <w:rPr/>
            </w:rPrChange>
          </w:rPr>
          <w:t xml:space="preserve">Hình </w:t>
        </w:r>
      </w:ins>
      <w:ins w:id="8871" w:author="The Si Tran" w:date="2012-12-11T22:47:00Z">
        <w:r w:rsidR="00D742D5" w:rsidRPr="0015771C">
          <w:rPr>
            <w:rStyle w:val="Heading6Char"/>
            <w:rFonts w:eastAsiaTheme="minorHAnsi"/>
            <w:bCs/>
            <w:rPrChange w:id="8872" w:author="The Si Tran" w:date="2012-12-16T20:18:00Z">
              <w:rPr>
                <w:b w:val="0"/>
              </w:rPr>
            </w:rPrChange>
          </w:rPr>
          <w:t>6.1</w:t>
        </w:r>
      </w:ins>
      <w:ins w:id="8873" w:author="The Si Tran" w:date="2012-12-11T20:03:00Z">
        <w:r w:rsidRPr="00446309">
          <w:t>:</w:t>
        </w:r>
      </w:ins>
      <w:ins w:id="8874" w:author="The Si Tran" w:date="2012-12-11T23:41:00Z">
        <w:r w:rsidR="004D6F02" w:rsidRPr="00446309">
          <w:t xml:space="preserve"> </w:t>
        </w:r>
      </w:ins>
      <w:ins w:id="8875" w:author="The Si Tran" w:date="2012-12-10T07:17:00Z">
        <w:r w:rsidR="00945B99" w:rsidRPr="008A1996">
          <w:t>Đ</w:t>
        </w:r>
        <w:r w:rsidR="00945B99" w:rsidRPr="00446309">
          <w:rPr>
            <w:rPrChange w:id="8876" w:author="The Si Tran" w:date="2012-12-16T17:34:00Z">
              <w:rPr>
                <w:b w:val="0"/>
              </w:rPr>
            </w:rPrChange>
          </w:rPr>
          <w:t>ồ thị chuỗi dữ liệu Passengers</w:t>
        </w:r>
      </w:ins>
      <w:bookmarkEnd w:id="8868"/>
    </w:p>
    <w:p w14:paraId="4368F834" w14:textId="77777777" w:rsidR="004D6F02" w:rsidRPr="007C782C" w:rsidRDefault="004D6F02">
      <w:pPr>
        <w:pStyle w:val="Hinh"/>
        <w:rPr>
          <w:ins w:id="8877" w:author="The Si Tran" w:date="2012-12-10T07:17:00Z"/>
        </w:rPr>
        <w:pPrChange w:id="8878" w:author="The Si Tran" w:date="2012-12-16T10:10:00Z">
          <w:pPr>
            <w:pStyle w:val="Heading1"/>
            <w:jc w:val="left"/>
          </w:pPr>
        </w:pPrChange>
      </w:pPr>
    </w:p>
    <w:p w14:paraId="2D06BDB5" w14:textId="77777777" w:rsidR="00945B99" w:rsidRDefault="00945B99">
      <w:pPr>
        <w:rPr>
          <w:ins w:id="8879" w:author="The Si Tran" w:date="2012-12-11T20:04:00Z"/>
        </w:rPr>
        <w:pPrChange w:id="8880" w:author="The Si Tran" w:date="2012-12-09T14:53:00Z">
          <w:pPr>
            <w:pStyle w:val="Heading1"/>
            <w:jc w:val="left"/>
          </w:pPr>
        </w:pPrChange>
      </w:pPr>
      <w:ins w:id="8881" w:author="The Si Tran" w:date="2012-12-10T07:17:00Z">
        <w:r w:rsidRPr="008A1996">
          <w:rPr>
            <w:noProof/>
          </w:rPr>
          <w:drawing>
            <wp:inline distT="0" distB="0" distL="0" distR="0" wp14:anchorId="4884D277" wp14:editId="08568367">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8"/>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882" w:author="The Si Tran" w:date="2012-12-16T08:42:00Z"/>
          <w:rPrChange w:id="8883" w:author="The Si Tran" w:date="2012-12-16T17:34:00Z">
            <w:rPr>
              <w:ins w:id="8884" w:author="The Si Tran" w:date="2012-12-16T08:42:00Z"/>
            </w:rPr>
          </w:rPrChange>
        </w:rPr>
        <w:pPrChange w:id="8885" w:author="The Si Tran" w:date="2012-12-16T17:34:00Z">
          <w:pPr>
            <w:pStyle w:val="Heading1"/>
            <w:jc w:val="left"/>
          </w:pPr>
        </w:pPrChange>
      </w:pPr>
      <w:bookmarkStart w:id="8886" w:name="_Toc343711407"/>
      <w:ins w:id="8887" w:author="The Si Tran" w:date="2012-12-11T20:04:00Z">
        <w:r w:rsidRPr="00032D83">
          <w:t xml:space="preserve">Hình </w:t>
        </w:r>
      </w:ins>
      <w:ins w:id="8888" w:author="The Si Tran" w:date="2012-12-11T23:41:00Z">
        <w:r w:rsidR="004D6F02" w:rsidRPr="000C3A28">
          <w:t>6.2</w:t>
        </w:r>
      </w:ins>
      <w:ins w:id="8889" w:author="The Si Tran" w:date="2012-12-11T20:04:00Z">
        <w:r w:rsidRPr="008A1996">
          <w:t>:</w:t>
        </w:r>
      </w:ins>
      <w:ins w:id="8890" w:author="The Si Tran" w:date="2012-12-11T23:41:00Z">
        <w:r w:rsidR="004D6F02" w:rsidRPr="000A51F8">
          <w:rPr>
            <w:rPrChange w:id="8891" w:author="The Si Tran" w:date="2012-12-16T17:34:00Z">
              <w:rPr>
                <w:b w:val="0"/>
              </w:rPr>
            </w:rPrChange>
          </w:rPr>
          <w:t xml:space="preserve"> </w:t>
        </w:r>
      </w:ins>
      <w:ins w:id="8892" w:author="The Si Tran" w:date="2012-12-11T20:04:00Z">
        <w:r w:rsidRPr="000A51F8">
          <w:rPr>
            <w:rPrChange w:id="8893" w:author="The Si Tran" w:date="2012-12-16T17:34:00Z">
              <w:rPr>
                <w:b w:val="0"/>
              </w:rPr>
            </w:rPrChange>
          </w:rPr>
          <w:t>Đồ thị chuỗi dữ liệu Paper</w:t>
        </w:r>
      </w:ins>
      <w:bookmarkEnd w:id="8886"/>
    </w:p>
    <w:p w14:paraId="46234884" w14:textId="77777777" w:rsidR="00BB4B46" w:rsidRPr="002D6925" w:rsidRDefault="00BB4B46">
      <w:pPr>
        <w:pStyle w:val="Hinh"/>
        <w:rPr>
          <w:ins w:id="8894" w:author="The Si Tran" w:date="2012-12-10T07:17:00Z"/>
          <w:rPrChange w:id="8895" w:author="The Si Tran" w:date="2012-12-14T06:27:00Z">
            <w:rPr>
              <w:ins w:id="8896" w:author="The Si Tran" w:date="2012-12-10T07:17:00Z"/>
            </w:rPr>
          </w:rPrChange>
        </w:rPr>
        <w:pPrChange w:id="8897" w:author="The Si Tran" w:date="2012-12-16T10:10:00Z">
          <w:pPr>
            <w:pStyle w:val="Heading1"/>
            <w:jc w:val="left"/>
          </w:pPr>
        </w:pPrChange>
      </w:pPr>
    </w:p>
    <w:p w14:paraId="77C21609" w14:textId="77777777" w:rsidR="00945B99" w:rsidRDefault="00945B99" w:rsidP="008A1996">
      <w:pPr>
        <w:ind w:firstLine="0"/>
        <w:rPr>
          <w:ins w:id="8898" w:author="The Si Tran" w:date="2012-12-11T20:04:00Z"/>
        </w:rPr>
        <w:pPrChange w:id="8899" w:author="The Si Tran" w:date="2012-12-09T14:53:00Z">
          <w:pPr>
            <w:pStyle w:val="Heading1"/>
            <w:jc w:val="left"/>
          </w:pPr>
        </w:pPrChange>
      </w:pPr>
      <w:ins w:id="8900" w:author="The Si Tran" w:date="2012-12-10T07:18:00Z">
        <w:r w:rsidRPr="008A1996">
          <w:rPr>
            <w:noProof/>
          </w:rPr>
          <w:lastRenderedPageBreak/>
          <w:drawing>
            <wp:inline distT="0" distB="0" distL="0" distR="0" wp14:anchorId="3059BB06" wp14:editId="79FBBB04">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9"/>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901" w:author="The Si Tran" w:date="2012-12-11T20:04:00Z"/>
          <w:rPrChange w:id="8902" w:author="The Si Tran" w:date="2012-12-16T17:34:00Z">
            <w:rPr>
              <w:ins w:id="8903" w:author="The Si Tran" w:date="2012-12-11T20:04:00Z"/>
            </w:rPr>
          </w:rPrChange>
        </w:rPr>
        <w:pPrChange w:id="8904" w:author="The Si Tran" w:date="2012-12-16T17:34:00Z">
          <w:pPr>
            <w:pStyle w:val="Heading3"/>
            <w:numPr>
              <w:ilvl w:val="0"/>
              <w:numId w:val="0"/>
            </w:numPr>
            <w:tabs>
              <w:tab w:val="clear" w:pos="1080"/>
            </w:tabs>
            <w:ind w:left="0" w:firstLine="0"/>
            <w:jc w:val="center"/>
          </w:pPr>
        </w:pPrChange>
      </w:pPr>
      <w:bookmarkStart w:id="8905" w:name="_Toc343711408"/>
      <w:ins w:id="8906" w:author="The Si Tran" w:date="2012-12-11T20:04:00Z">
        <w:r w:rsidRPr="00032D83">
          <w:t xml:space="preserve">Hình </w:t>
        </w:r>
      </w:ins>
      <w:ins w:id="8907" w:author="The Si Tran" w:date="2012-12-11T23:42:00Z">
        <w:r w:rsidR="004D6F02" w:rsidRPr="000C3A28">
          <w:t>6.3</w:t>
        </w:r>
      </w:ins>
      <w:ins w:id="8908" w:author="The Si Tran" w:date="2012-12-11T20:04:00Z">
        <w:r w:rsidRPr="008A1996">
          <w:t>:</w:t>
        </w:r>
      </w:ins>
      <w:ins w:id="8909" w:author="The Si Tran" w:date="2012-12-11T23:42:00Z">
        <w:r w:rsidR="004D6F02" w:rsidRPr="000A51F8">
          <w:rPr>
            <w:rPrChange w:id="8910" w:author="The Si Tran" w:date="2012-12-16T17:34:00Z">
              <w:rPr>
                <w:b w:val="0"/>
              </w:rPr>
            </w:rPrChange>
          </w:rPr>
          <w:t xml:space="preserve"> </w:t>
        </w:r>
      </w:ins>
      <w:ins w:id="8911" w:author="The Si Tran" w:date="2012-12-11T20:04:00Z">
        <w:r w:rsidRPr="000A51F8">
          <w:rPr>
            <w:rPrChange w:id="8912" w:author="The Si Tran" w:date="2012-12-16T17:34:00Z">
              <w:rPr>
                <w:b w:val="0"/>
              </w:rPr>
            </w:rPrChange>
          </w:rPr>
          <w:t xml:space="preserve">Đồ thị chuỗi dữ liệu </w:t>
        </w:r>
      </w:ins>
      <w:ins w:id="8913" w:author="The Si Tran" w:date="2012-12-11T20:05:00Z">
        <w:r w:rsidRPr="000A51F8">
          <w:rPr>
            <w:rPrChange w:id="8914" w:author="The Si Tran" w:date="2012-12-16T17:34:00Z">
              <w:rPr>
                <w:b w:val="0"/>
              </w:rPr>
            </w:rPrChange>
          </w:rPr>
          <w:t>Deaths</w:t>
        </w:r>
      </w:ins>
      <w:bookmarkEnd w:id="8905"/>
    </w:p>
    <w:p w14:paraId="4B0A3BD7" w14:textId="77777777" w:rsidR="006234D7" w:rsidRDefault="006234D7">
      <w:pPr>
        <w:rPr>
          <w:ins w:id="8915" w:author="The Si Tran" w:date="2012-12-10T07:18:00Z"/>
        </w:rPr>
        <w:pPrChange w:id="8916" w:author="The Si Tran" w:date="2012-12-09T14:53:00Z">
          <w:pPr>
            <w:pStyle w:val="Heading1"/>
            <w:jc w:val="left"/>
          </w:pPr>
        </w:pPrChange>
      </w:pPr>
    </w:p>
    <w:p w14:paraId="62A688BC" w14:textId="77777777" w:rsidR="00945B99" w:rsidRDefault="00945B99" w:rsidP="008A1996">
      <w:pPr>
        <w:ind w:firstLine="0"/>
        <w:rPr>
          <w:ins w:id="8917" w:author="The Si Tran" w:date="2012-12-11T20:05:00Z"/>
        </w:rPr>
        <w:pPrChange w:id="8918" w:author="The Si Tran" w:date="2012-12-09T14:53:00Z">
          <w:pPr>
            <w:pStyle w:val="Heading1"/>
            <w:jc w:val="left"/>
          </w:pPr>
        </w:pPrChange>
      </w:pPr>
      <w:ins w:id="8919" w:author="The Si Tran" w:date="2012-12-10T07:19:00Z">
        <w:r w:rsidRPr="008A1996">
          <w:rPr>
            <w:noProof/>
          </w:rPr>
          <w:drawing>
            <wp:inline distT="0" distB="0" distL="0" distR="0" wp14:anchorId="3123C61D" wp14:editId="494275EC">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0"/>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920" w:author="The Si Tran" w:date="2012-12-11T23:42:00Z"/>
          <w:rPrChange w:id="8921" w:author="The Si Tran" w:date="2012-12-16T17:34:00Z">
            <w:rPr>
              <w:ins w:id="8922" w:author="The Si Tran" w:date="2012-12-11T23:42:00Z"/>
            </w:rPr>
          </w:rPrChange>
        </w:rPr>
        <w:pPrChange w:id="8923" w:author="The Si Tran" w:date="2012-12-16T17:34:00Z">
          <w:pPr>
            <w:pStyle w:val="Heading1"/>
            <w:jc w:val="left"/>
          </w:pPr>
        </w:pPrChange>
      </w:pPr>
      <w:bookmarkStart w:id="8924" w:name="_Toc343711409"/>
      <w:ins w:id="8925" w:author="The Si Tran" w:date="2012-12-11T20:05:00Z">
        <w:r w:rsidRPr="00032D83">
          <w:t xml:space="preserve">Hình </w:t>
        </w:r>
      </w:ins>
      <w:ins w:id="8926" w:author="The Si Tran" w:date="2012-12-11T23:42:00Z">
        <w:r w:rsidR="004D6F02" w:rsidRPr="000C3A28">
          <w:t>6.4</w:t>
        </w:r>
      </w:ins>
      <w:ins w:id="8927" w:author="The Si Tran" w:date="2012-12-11T20:05:00Z">
        <w:r w:rsidRPr="008A1996">
          <w:t>:</w:t>
        </w:r>
      </w:ins>
      <w:ins w:id="8928" w:author="The Si Tran" w:date="2012-12-11T23:42:00Z">
        <w:r w:rsidR="004D6F02" w:rsidRPr="000A51F8">
          <w:rPr>
            <w:rPrChange w:id="8929" w:author="The Si Tran" w:date="2012-12-16T17:34:00Z">
              <w:rPr>
                <w:b w:val="0"/>
              </w:rPr>
            </w:rPrChange>
          </w:rPr>
          <w:t xml:space="preserve"> </w:t>
        </w:r>
      </w:ins>
      <w:ins w:id="8930" w:author="The Si Tran" w:date="2012-12-11T20:05:00Z">
        <w:r w:rsidRPr="000A51F8">
          <w:rPr>
            <w:rPrChange w:id="8931" w:author="The Si Tran" w:date="2012-12-16T17:34:00Z">
              <w:rPr>
                <w:b w:val="0"/>
              </w:rPr>
            </w:rPrChange>
          </w:rPr>
          <w:t>Đồ thị chuỗi dữ liệu Maxtemp</w:t>
        </w:r>
      </w:ins>
      <w:bookmarkEnd w:id="8924"/>
    </w:p>
    <w:p w14:paraId="72EB7982" w14:textId="77777777" w:rsidR="004D6F02" w:rsidRPr="007C782C" w:rsidRDefault="004D6F02">
      <w:pPr>
        <w:pStyle w:val="Hinh"/>
        <w:rPr>
          <w:ins w:id="8932" w:author="The Si Tran" w:date="2012-12-10T07:19:00Z"/>
        </w:rPr>
        <w:pPrChange w:id="8933" w:author="The Si Tran" w:date="2012-12-16T10:10:00Z">
          <w:pPr>
            <w:pStyle w:val="Heading1"/>
            <w:jc w:val="left"/>
          </w:pPr>
        </w:pPrChange>
      </w:pPr>
    </w:p>
    <w:p w14:paraId="4EA1656A" w14:textId="77777777" w:rsidR="001E7EC0" w:rsidRDefault="001E7EC0" w:rsidP="008A1996">
      <w:pPr>
        <w:ind w:firstLine="0"/>
        <w:jc w:val="center"/>
        <w:rPr>
          <w:ins w:id="8934" w:author="The Si Tran" w:date="2012-12-11T20:06:00Z"/>
        </w:rPr>
        <w:pPrChange w:id="8935" w:author="The Si Tran" w:date="2012-12-09T14:53:00Z">
          <w:pPr>
            <w:pStyle w:val="Heading1"/>
            <w:jc w:val="left"/>
          </w:pPr>
        </w:pPrChange>
      </w:pPr>
      <w:ins w:id="8936" w:author="The Si Tran" w:date="2012-12-10T07:20:00Z">
        <w:r w:rsidRPr="008A1996">
          <w:rPr>
            <w:noProof/>
          </w:rPr>
          <w:lastRenderedPageBreak/>
          <w:drawing>
            <wp:inline distT="0" distB="0" distL="0" distR="0" wp14:anchorId="3597D9B9" wp14:editId="15B2C71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1"/>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937" w:author="The Si Tran" w:date="2012-12-12T07:58:00Z"/>
          <w:rPrChange w:id="8938" w:author="The Si Tran" w:date="2012-12-16T17:34:00Z">
            <w:rPr>
              <w:ins w:id="8939" w:author="The Si Tran" w:date="2012-12-12T07:58:00Z"/>
            </w:rPr>
          </w:rPrChange>
        </w:rPr>
        <w:pPrChange w:id="8940" w:author="The Si Tran" w:date="2012-12-16T17:34:00Z">
          <w:pPr>
            <w:pStyle w:val="Heading3"/>
            <w:numPr>
              <w:ilvl w:val="0"/>
              <w:numId w:val="0"/>
            </w:numPr>
            <w:tabs>
              <w:tab w:val="clear" w:pos="1080"/>
            </w:tabs>
            <w:ind w:left="0" w:firstLine="0"/>
            <w:jc w:val="center"/>
          </w:pPr>
        </w:pPrChange>
      </w:pPr>
      <w:bookmarkStart w:id="8941" w:name="_Toc343711410"/>
      <w:ins w:id="8942" w:author="The Si Tran" w:date="2012-12-11T20:06:00Z">
        <w:r w:rsidRPr="00032D83">
          <w:t xml:space="preserve">Hình </w:t>
        </w:r>
      </w:ins>
      <w:ins w:id="8943" w:author="The Si Tran" w:date="2012-12-11T23:42:00Z">
        <w:r w:rsidR="004D6F02" w:rsidRPr="000C3A28">
          <w:t>6.5</w:t>
        </w:r>
      </w:ins>
      <w:ins w:id="8944" w:author="The Si Tran" w:date="2012-12-11T20:06:00Z">
        <w:r w:rsidRPr="008A1996">
          <w:t>:</w:t>
        </w:r>
      </w:ins>
      <w:ins w:id="8945" w:author="The Si Tran" w:date="2012-12-11T23:43:00Z">
        <w:r w:rsidR="004D6F02" w:rsidRPr="000A51F8">
          <w:rPr>
            <w:rPrChange w:id="8946" w:author="The Si Tran" w:date="2012-12-16T17:34:00Z">
              <w:rPr>
                <w:b w:val="0"/>
              </w:rPr>
            </w:rPrChange>
          </w:rPr>
          <w:t xml:space="preserve"> </w:t>
        </w:r>
      </w:ins>
      <w:ins w:id="8947" w:author="The Si Tran" w:date="2012-12-11T20:06:00Z">
        <w:r w:rsidRPr="000A51F8">
          <w:rPr>
            <w:rPrChange w:id="8948" w:author="The Si Tran" w:date="2012-12-16T17:34:00Z">
              <w:rPr>
                <w:b w:val="0"/>
              </w:rPr>
            </w:rPrChange>
          </w:rPr>
          <w:t>Đồ thị chuỗi dữ liệu Chemical</w:t>
        </w:r>
      </w:ins>
      <w:bookmarkEnd w:id="8941"/>
    </w:p>
    <w:p w14:paraId="783A3B4F" w14:textId="77777777" w:rsidR="001444EB" w:rsidRDefault="001444EB">
      <w:pPr>
        <w:pStyle w:val="Hinh"/>
        <w:rPr>
          <w:ins w:id="8949" w:author="The Si Tran" w:date="2012-12-12T07:58:00Z"/>
        </w:rPr>
        <w:pPrChange w:id="8950"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951" w:author="The Si Tran" w:date="2012-12-11T20:06:00Z"/>
        </w:rPr>
        <w:pPrChange w:id="8952"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rsidP="008A1996">
      <w:pPr>
        <w:ind w:firstLine="0"/>
        <w:rPr>
          <w:ins w:id="8953" w:author="The Si Tran" w:date="2012-12-11T20:07:00Z"/>
        </w:rPr>
        <w:pPrChange w:id="8954" w:author="The Si Tran" w:date="2012-12-09T14:53:00Z">
          <w:pPr>
            <w:pStyle w:val="Heading1"/>
            <w:jc w:val="left"/>
          </w:pPr>
        </w:pPrChange>
      </w:pPr>
      <w:ins w:id="8955" w:author="The Si Tran" w:date="2012-12-10T07:21:00Z">
        <w:r w:rsidRPr="008A1996">
          <w:rPr>
            <w:noProof/>
          </w:rPr>
          <w:drawing>
            <wp:inline distT="0" distB="0" distL="0" distR="0" wp14:anchorId="10F0555E" wp14:editId="068D57F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2"/>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956" w:author="The Si Tran" w:date="2012-12-11T20:08:00Z"/>
          <w:rPrChange w:id="8957" w:author="The Si Tran" w:date="2012-12-16T17:34:00Z">
            <w:rPr>
              <w:ins w:id="8958" w:author="The Si Tran" w:date="2012-12-11T20:08:00Z"/>
            </w:rPr>
          </w:rPrChange>
        </w:rPr>
        <w:pPrChange w:id="8959" w:author="The Si Tran" w:date="2012-12-16T17:34:00Z">
          <w:pPr>
            <w:pStyle w:val="Heading3"/>
            <w:numPr>
              <w:ilvl w:val="0"/>
              <w:numId w:val="0"/>
            </w:numPr>
            <w:tabs>
              <w:tab w:val="clear" w:pos="1080"/>
            </w:tabs>
            <w:ind w:left="0" w:firstLine="0"/>
            <w:jc w:val="center"/>
          </w:pPr>
        </w:pPrChange>
      </w:pPr>
      <w:bookmarkStart w:id="8960" w:name="_Toc343711411"/>
      <w:ins w:id="8961" w:author="The Si Tran" w:date="2012-12-11T20:08:00Z">
        <w:r w:rsidRPr="00032D83">
          <w:t xml:space="preserve">Hình </w:t>
        </w:r>
      </w:ins>
      <w:ins w:id="8962" w:author="The Si Tran" w:date="2012-12-11T23:43:00Z">
        <w:r w:rsidR="004D6F02" w:rsidRPr="000C3A28">
          <w:t>6.6</w:t>
        </w:r>
      </w:ins>
      <w:ins w:id="8963" w:author="The Si Tran" w:date="2012-12-11T20:08:00Z">
        <w:r w:rsidRPr="008A1996">
          <w:t>:</w:t>
        </w:r>
      </w:ins>
      <w:ins w:id="8964" w:author="The Si Tran" w:date="2012-12-11T23:43:00Z">
        <w:r w:rsidR="004D6F02" w:rsidRPr="000A51F8">
          <w:rPr>
            <w:rPrChange w:id="8965" w:author="The Si Tran" w:date="2012-12-16T17:34:00Z">
              <w:rPr>
                <w:b w:val="0"/>
              </w:rPr>
            </w:rPrChange>
          </w:rPr>
          <w:t xml:space="preserve"> </w:t>
        </w:r>
      </w:ins>
      <w:ins w:id="8966" w:author="The Si Tran" w:date="2012-12-11T20:08:00Z">
        <w:r w:rsidRPr="000A51F8">
          <w:rPr>
            <w:rPrChange w:id="8967" w:author="The Si Tran" w:date="2012-12-16T17:34:00Z">
              <w:rPr>
                <w:b w:val="0"/>
              </w:rPr>
            </w:rPrChange>
          </w:rPr>
          <w:t>Đồ thị chuỗi dữ liệu Prices</w:t>
        </w:r>
        <w:bookmarkEnd w:id="8960"/>
      </w:ins>
    </w:p>
    <w:p w14:paraId="5775560B" w14:textId="77777777" w:rsidR="006234D7" w:rsidRDefault="006234D7">
      <w:pPr>
        <w:rPr>
          <w:ins w:id="8968" w:author="The Si Tran" w:date="2012-12-10T07:20:00Z"/>
        </w:rPr>
        <w:pPrChange w:id="8969" w:author="The Si Tran" w:date="2012-12-09T14:53:00Z">
          <w:pPr>
            <w:pStyle w:val="Heading1"/>
            <w:jc w:val="left"/>
          </w:pPr>
        </w:pPrChange>
      </w:pPr>
    </w:p>
    <w:p w14:paraId="5E573A58" w14:textId="77777777" w:rsidR="00F61ABD" w:rsidRDefault="001E7EC0" w:rsidP="008A1996">
      <w:pPr>
        <w:ind w:firstLine="0"/>
        <w:rPr>
          <w:ins w:id="8970" w:author="The Si Tran" w:date="2012-12-16T20:20:00Z"/>
          <w:rStyle w:val="HinhChar"/>
          <w:kern w:val="32"/>
          <w:sz w:val="32"/>
        </w:rPr>
        <w:pPrChange w:id="8971" w:author="The Si Tran" w:date="2012-12-11T23:44:00Z">
          <w:pPr>
            <w:pStyle w:val="Heading3"/>
            <w:numPr>
              <w:ilvl w:val="0"/>
              <w:numId w:val="0"/>
            </w:numPr>
            <w:tabs>
              <w:tab w:val="clear" w:pos="1080"/>
            </w:tabs>
            <w:ind w:left="0" w:firstLine="0"/>
            <w:jc w:val="center"/>
          </w:pPr>
        </w:pPrChange>
      </w:pPr>
      <w:ins w:id="8972" w:author="The Si Tran" w:date="2012-12-10T07:21:00Z">
        <w:r w:rsidRPr="008A1996">
          <w:rPr>
            <w:noProof/>
          </w:rPr>
          <w:lastRenderedPageBreak/>
          <w:drawing>
            <wp:inline distT="0" distB="0" distL="0" distR="0" wp14:anchorId="15E9F9A0" wp14:editId="77753E14">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3"/>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973" w:author="The Si Tran" w:date="2012-12-14T06:28:00Z"/>
        </w:rPr>
        <w:pPrChange w:id="8974" w:author="The Si Tran" w:date="2012-12-16T20:20:00Z">
          <w:pPr>
            <w:pStyle w:val="Heading3"/>
            <w:numPr>
              <w:ilvl w:val="0"/>
              <w:numId w:val="0"/>
            </w:numPr>
            <w:tabs>
              <w:tab w:val="clear" w:pos="1080"/>
            </w:tabs>
            <w:ind w:left="0" w:firstLine="0"/>
            <w:jc w:val="center"/>
          </w:pPr>
        </w:pPrChange>
      </w:pPr>
      <w:bookmarkStart w:id="8975" w:name="_Toc343711412"/>
      <w:ins w:id="8976" w:author="The Si Tran" w:date="2012-12-11T20:08:00Z">
        <w:r w:rsidRPr="00F61ABD">
          <w:rPr>
            <w:rStyle w:val="HinhChar"/>
            <w:rPrChange w:id="8977" w:author="The Si Tran" w:date="2012-12-16T20:18:00Z">
              <w:rPr>
                <w:bCs w:val="0"/>
              </w:rPr>
            </w:rPrChange>
          </w:rPr>
          <w:t xml:space="preserve">Hình </w:t>
        </w:r>
      </w:ins>
      <w:ins w:id="8978" w:author="The Si Tran" w:date="2012-12-11T23:43:00Z">
        <w:r w:rsidR="00BA41C5" w:rsidRPr="00F61ABD">
          <w:rPr>
            <w:rStyle w:val="HinhChar"/>
            <w:rPrChange w:id="8979" w:author="The Si Tran" w:date="2012-12-16T20:18:00Z">
              <w:rPr>
                <w:bCs w:val="0"/>
              </w:rPr>
            </w:rPrChange>
          </w:rPr>
          <w:t>6.7</w:t>
        </w:r>
      </w:ins>
      <w:ins w:id="8980" w:author="The Si Tran" w:date="2012-12-11T20:08:00Z">
        <w:r w:rsidRPr="00F61ABD">
          <w:rPr>
            <w:rStyle w:val="HinhChar"/>
            <w:rPrChange w:id="8981" w:author="The Si Tran" w:date="2012-12-16T20:18:00Z">
              <w:rPr>
                <w:bCs w:val="0"/>
              </w:rPr>
            </w:rPrChange>
          </w:rPr>
          <w:t>:</w:t>
        </w:r>
      </w:ins>
      <w:ins w:id="8982" w:author="The Si Tran" w:date="2012-12-11T23:43:00Z">
        <w:r w:rsidR="00BA41C5" w:rsidRPr="00F61ABD">
          <w:rPr>
            <w:rStyle w:val="HinhChar"/>
            <w:rPrChange w:id="8983" w:author="The Si Tran" w:date="2012-12-16T20:18:00Z">
              <w:rPr>
                <w:bCs w:val="0"/>
              </w:rPr>
            </w:rPrChange>
          </w:rPr>
          <w:t xml:space="preserve"> </w:t>
        </w:r>
      </w:ins>
      <w:ins w:id="8984" w:author="The Si Tran" w:date="2012-12-11T20:08:00Z">
        <w:r w:rsidRPr="00F61ABD">
          <w:rPr>
            <w:rStyle w:val="HinhChar"/>
            <w:rPrChange w:id="8985" w:author="The Si Tran" w:date="2012-12-16T20:18:00Z">
              <w:rPr>
                <w:b w:val="0"/>
                <w:bCs w:val="0"/>
              </w:rPr>
            </w:rPrChange>
          </w:rPr>
          <w:t xml:space="preserve">Đồ thị chuỗi dữ liệu </w:t>
        </w:r>
      </w:ins>
      <w:ins w:id="8986" w:author="The Si Tran" w:date="2012-12-11T20:09:00Z">
        <w:r w:rsidRPr="00F61ABD">
          <w:rPr>
            <w:rStyle w:val="HinhChar"/>
            <w:rPrChange w:id="8987" w:author="The Si Tran" w:date="2012-12-16T20:18:00Z">
              <w:rPr>
                <w:b w:val="0"/>
                <w:bCs w:val="0"/>
              </w:rPr>
            </w:rPrChange>
          </w:rPr>
          <w:t>Sunspots</w:t>
        </w:r>
      </w:ins>
      <w:bookmarkEnd w:id="8975"/>
    </w:p>
    <w:p w14:paraId="32D5EB39" w14:textId="77777777" w:rsidR="00722731" w:rsidRPr="00BA41C5" w:rsidRDefault="00722731">
      <w:pPr>
        <w:jc w:val="center"/>
        <w:rPr>
          <w:ins w:id="8988" w:author="The Si Tran" w:date="2012-12-11T23:44:00Z"/>
          <w:b/>
          <w:rPrChange w:id="8989" w:author="The Si Tran" w:date="2012-12-11T23:44:00Z">
            <w:rPr>
              <w:ins w:id="8990" w:author="The Si Tran" w:date="2012-12-11T23:44:00Z"/>
              <w:b w:val="0"/>
            </w:rPr>
          </w:rPrChange>
        </w:rPr>
        <w:pPrChange w:id="899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992" w:author="The Si Tran" w:date="2012-12-11T20:08:00Z"/>
        </w:rPr>
        <w:pPrChange w:id="8993"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rsidP="008A1996">
      <w:pPr>
        <w:ind w:firstLine="0"/>
        <w:rPr>
          <w:ins w:id="8994" w:author="The Si Tran" w:date="2012-12-11T20:09:00Z"/>
          <w:szCs w:val="26"/>
        </w:rPr>
        <w:pPrChange w:id="8995" w:author="The Si Tran" w:date="2012-12-09T14:53:00Z">
          <w:pPr>
            <w:pStyle w:val="Heading1"/>
            <w:jc w:val="left"/>
          </w:pPr>
        </w:pPrChange>
      </w:pPr>
      <w:ins w:id="8996" w:author="The Si Tran" w:date="2012-12-10T07:21:00Z">
        <w:r w:rsidRPr="008A1996">
          <w:rPr>
            <w:noProof/>
          </w:rPr>
          <w:drawing>
            <wp:inline distT="0" distB="0" distL="0" distR="0" wp14:anchorId="2307301A" wp14:editId="67DB75CE">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4"/>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997" w:author="The Si Tran" w:date="2012-12-11T20:09:00Z"/>
          <w:rPrChange w:id="8998" w:author="The Si Tran" w:date="2012-12-16T17:35:00Z">
            <w:rPr>
              <w:ins w:id="8999" w:author="The Si Tran" w:date="2012-12-11T20:09:00Z"/>
            </w:rPr>
          </w:rPrChange>
        </w:rPr>
        <w:pPrChange w:id="9000" w:author="The Si Tran" w:date="2012-12-16T17:35:00Z">
          <w:pPr>
            <w:pStyle w:val="Heading3"/>
            <w:numPr>
              <w:ilvl w:val="0"/>
              <w:numId w:val="0"/>
            </w:numPr>
            <w:tabs>
              <w:tab w:val="clear" w:pos="1080"/>
            </w:tabs>
            <w:ind w:left="0" w:firstLine="0"/>
            <w:jc w:val="center"/>
          </w:pPr>
        </w:pPrChange>
      </w:pPr>
      <w:bookmarkStart w:id="9001" w:name="_Toc343711413"/>
      <w:ins w:id="9002" w:author="The Si Tran" w:date="2012-12-11T20:09:00Z">
        <w:r w:rsidRPr="00032D83">
          <w:t xml:space="preserve">Hình </w:t>
        </w:r>
      </w:ins>
      <w:ins w:id="9003" w:author="The Si Tran" w:date="2012-12-11T23:45:00Z">
        <w:r w:rsidR="00BA41C5" w:rsidRPr="000C3A28">
          <w:t>6.8</w:t>
        </w:r>
      </w:ins>
      <w:ins w:id="9004" w:author="The Si Tran" w:date="2012-12-11T20:09:00Z">
        <w:r w:rsidRPr="008A1996">
          <w:t>:</w:t>
        </w:r>
      </w:ins>
      <w:ins w:id="9005" w:author="The Si Tran" w:date="2012-12-11T23:45:00Z">
        <w:r w:rsidR="00BA41C5" w:rsidRPr="000A51F8">
          <w:rPr>
            <w:rPrChange w:id="9006" w:author="The Si Tran" w:date="2012-12-16T17:35:00Z">
              <w:rPr>
                <w:b w:val="0"/>
              </w:rPr>
            </w:rPrChange>
          </w:rPr>
          <w:t xml:space="preserve"> </w:t>
        </w:r>
      </w:ins>
      <w:ins w:id="9007" w:author="The Si Tran" w:date="2012-12-11T20:09:00Z">
        <w:r w:rsidRPr="000A51F8">
          <w:rPr>
            <w:rPrChange w:id="9008" w:author="The Si Tran" w:date="2012-12-16T17:35:00Z">
              <w:rPr>
                <w:b w:val="0"/>
              </w:rPr>
            </w:rPrChange>
          </w:rPr>
          <w:t>Đồ thị chuỗi dữ liệu Kobe</w:t>
        </w:r>
        <w:bookmarkEnd w:id="9001"/>
      </w:ins>
    </w:p>
    <w:p w14:paraId="348758B0" w14:textId="762C11F9" w:rsidR="00EF77AD" w:rsidRDefault="00EF77AD">
      <w:pPr>
        <w:pStyle w:val="Heading2"/>
        <w:rPr>
          <w:ins w:id="9009" w:author="superchickend" w:date="2012-12-16T15:24:00Z"/>
        </w:rPr>
        <w:pPrChange w:id="9010" w:author="The Si Tran" w:date="2012-12-06T21:19:00Z">
          <w:pPr>
            <w:pStyle w:val="Heading1"/>
            <w:jc w:val="left"/>
          </w:pPr>
        </w:pPrChange>
      </w:pPr>
      <w:bookmarkStart w:id="9011" w:name="_Toc343711257"/>
      <w:ins w:id="9012" w:author="The Si Tran" w:date="2012-12-06T21:21:00Z">
        <w:r>
          <w:lastRenderedPageBreak/>
          <w:t>Kết quả thực nghiệ</w:t>
        </w:r>
        <w:r w:rsidR="00835F6C">
          <w:t>m</w:t>
        </w:r>
      </w:ins>
      <w:bookmarkEnd w:id="9011"/>
    </w:p>
    <w:p w14:paraId="1FE4844E" w14:textId="1CB4617B" w:rsidR="00271541" w:rsidRPr="00032D83" w:rsidRDefault="00271541">
      <w:pPr>
        <w:ind w:firstLine="648"/>
        <w:rPr>
          <w:ins w:id="9013" w:author="The Si Tran" w:date="2012-12-06T21:21:00Z"/>
        </w:rPr>
        <w:pPrChange w:id="9014" w:author="superchickend" w:date="2012-12-16T15:27:00Z">
          <w:pPr>
            <w:pStyle w:val="Heading1"/>
            <w:jc w:val="left"/>
          </w:pPr>
        </w:pPrChange>
      </w:pPr>
      <w:ins w:id="9015"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016" w:author="The Si Tran" w:date="2012-12-06T21:22:00Z">
          <w:pPr>
            <w:pStyle w:val="Heading1"/>
            <w:jc w:val="left"/>
          </w:pPr>
        </w:pPrChange>
      </w:pPr>
      <w:bookmarkStart w:id="9017" w:name="_Toc343711258"/>
      <w:ins w:id="9018" w:author="The Si Tran" w:date="2012-12-06T21:22:00Z">
        <w:r>
          <w:t>Bộ dữ liệ</w:t>
        </w:r>
        <w:r w:rsidR="00810267">
          <w:t xml:space="preserve">u </w:t>
        </w:r>
      </w:ins>
      <w:ins w:id="9019" w:author="The Si Tran" w:date="2012-12-10T07:23:00Z">
        <w:r w:rsidR="00810267">
          <w:t>có tính mùa và xu hướng</w:t>
        </w:r>
      </w:ins>
      <w:bookmarkEnd w:id="9017"/>
    </w:p>
    <w:p w14:paraId="5A5B5379" w14:textId="77777777" w:rsidR="002E3DC5" w:rsidRPr="002E3DC5" w:rsidRDefault="002E3DC5" w:rsidP="002E3DC5">
      <w:pPr>
        <w:rPr>
          <w:ins w:id="9020" w:author="The Si Tran" w:date="2012-12-14T06:29:00Z"/>
        </w:rPr>
      </w:pPr>
    </w:p>
    <w:p w14:paraId="472957A1" w14:textId="07076E86" w:rsidR="00722731" w:rsidRPr="00EF4E32" w:rsidRDefault="00722731">
      <w:pPr>
        <w:pStyle w:val="Bang"/>
        <w:rPr>
          <w:ins w:id="9021" w:author="The Si Tran" w:date="2012-12-10T07:25:00Z"/>
        </w:rPr>
        <w:pPrChange w:id="9022" w:author="The Si Tran" w:date="2012-12-16T10:03:00Z">
          <w:pPr>
            <w:pStyle w:val="Heading1"/>
            <w:jc w:val="left"/>
          </w:pPr>
        </w:pPrChange>
      </w:pPr>
      <w:bookmarkStart w:id="9023" w:name="_Toc343033794"/>
      <w:bookmarkStart w:id="9024" w:name="_Toc343711417"/>
      <w:ins w:id="9025" w:author="The Si Tran" w:date="2012-12-14T06:29:00Z">
        <w:r w:rsidRPr="00EF4E32">
          <w:t>Bảng 6.2: Kết quả thực nghiệm chuỗi dữ liệu Passengers</w:t>
        </w:r>
      </w:ins>
      <w:bookmarkEnd w:id="9023"/>
      <w:bookmarkEnd w:id="9024"/>
    </w:p>
    <w:tbl>
      <w:tblPr>
        <w:tblW w:w="9321" w:type="dxa"/>
        <w:tblLook w:val="04A0" w:firstRow="1" w:lastRow="0" w:firstColumn="1" w:lastColumn="0" w:noHBand="0" w:noVBand="1"/>
        <w:tblPrChange w:id="9026"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027">
          <w:tblGrid>
            <w:gridCol w:w="1072"/>
            <w:gridCol w:w="6843"/>
            <w:gridCol w:w="801"/>
            <w:gridCol w:w="931"/>
            <w:gridCol w:w="828"/>
          </w:tblGrid>
        </w:tblGridChange>
      </w:tblGrid>
      <w:tr w:rsidR="00A837C3" w:rsidRPr="009D2F47" w14:paraId="0506A383" w14:textId="77777777" w:rsidTr="006431AB">
        <w:trPr>
          <w:trHeight w:val="220"/>
          <w:ins w:id="9028" w:author="The Si Tran" w:date="2012-12-10T07:27:00Z"/>
          <w:trPrChange w:id="9029"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30"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031" w:author="The Si Tran" w:date="2012-12-10T07:27:00Z"/>
                <w:sz w:val="26"/>
                <w:szCs w:val="26"/>
                <w:rPrChange w:id="9032" w:author="The Si Tran" w:date="2012-12-14T06:33:00Z">
                  <w:rPr>
                    <w:ins w:id="9033" w:author="The Si Tran" w:date="2012-12-10T07:27:00Z"/>
                    <w:rFonts w:ascii="Calibri" w:eastAsia="Times New Roman" w:hAnsi="Calibri"/>
                    <w:color w:val="000000"/>
                    <w:sz w:val="22"/>
                  </w:rPr>
                </w:rPrChange>
              </w:rPr>
              <w:pPrChange w:id="9034"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035"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036" w:author="The Si Tran" w:date="2012-12-10T07:27:00Z"/>
                <w:b/>
                <w:sz w:val="26"/>
                <w:szCs w:val="26"/>
                <w:rPrChange w:id="9037" w:author="superchickend" w:date="2012-12-16T15:28:00Z">
                  <w:rPr>
                    <w:ins w:id="9038" w:author="The Si Tran" w:date="2012-12-10T07:27:00Z"/>
                    <w:rFonts w:ascii="Calibri" w:eastAsia="Times New Roman" w:hAnsi="Calibri"/>
                    <w:color w:val="000000"/>
                    <w:sz w:val="22"/>
                  </w:rPr>
                </w:rPrChange>
              </w:rPr>
              <w:pPrChange w:id="9039" w:author="superchickend" w:date="2012-12-16T15:28:00Z">
                <w:pPr>
                  <w:spacing w:line="240" w:lineRule="auto"/>
                  <w:ind w:hanging="18"/>
                </w:pPr>
              </w:pPrChange>
            </w:pPr>
            <w:ins w:id="9040" w:author="The Si Tran" w:date="2012-12-10T07:27:00Z">
              <w:r w:rsidRPr="004C2D67">
                <w:rPr>
                  <w:b/>
                  <w:sz w:val="26"/>
                  <w:szCs w:val="26"/>
                  <w:rPrChange w:id="9041"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042"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043" w:author="The Si Tran" w:date="2012-12-10T07:27:00Z"/>
                <w:b/>
                <w:sz w:val="26"/>
                <w:szCs w:val="26"/>
                <w:rPrChange w:id="9044" w:author="superchickend" w:date="2012-12-16T15:28:00Z">
                  <w:rPr>
                    <w:ins w:id="9045" w:author="The Si Tran" w:date="2012-12-10T07:27:00Z"/>
                    <w:rFonts w:ascii="Calibri" w:eastAsia="Times New Roman" w:hAnsi="Calibri"/>
                    <w:color w:val="000000"/>
                    <w:sz w:val="22"/>
                  </w:rPr>
                </w:rPrChange>
              </w:rPr>
              <w:pPrChange w:id="9046" w:author="superchickend" w:date="2012-12-16T15:28:00Z">
                <w:pPr>
                  <w:spacing w:line="240" w:lineRule="auto"/>
                </w:pPr>
              </w:pPrChange>
            </w:pPr>
            <w:ins w:id="9047" w:author="The Si Tran" w:date="2012-12-10T07:27:00Z">
              <w:r w:rsidRPr="004C2D67">
                <w:rPr>
                  <w:b/>
                  <w:sz w:val="26"/>
                  <w:szCs w:val="26"/>
                  <w:rPrChange w:id="9048"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049"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050" w:author="The Si Tran" w:date="2012-12-10T07:27:00Z"/>
                <w:b/>
                <w:sz w:val="26"/>
                <w:szCs w:val="26"/>
                <w:rPrChange w:id="9051" w:author="superchickend" w:date="2012-12-16T15:28:00Z">
                  <w:rPr>
                    <w:ins w:id="9052" w:author="The Si Tran" w:date="2012-12-10T07:27:00Z"/>
                    <w:rFonts w:ascii="Calibri" w:eastAsia="Times New Roman" w:hAnsi="Calibri"/>
                    <w:color w:val="000000"/>
                    <w:sz w:val="22"/>
                  </w:rPr>
                </w:rPrChange>
              </w:rPr>
              <w:pPrChange w:id="9053" w:author="superchickend" w:date="2012-12-16T15:28:00Z">
                <w:pPr>
                  <w:spacing w:line="240" w:lineRule="auto"/>
                </w:pPr>
              </w:pPrChange>
            </w:pPr>
            <w:ins w:id="9054" w:author="The Si Tran" w:date="2012-12-10T07:27:00Z">
              <w:r w:rsidRPr="004C2D67">
                <w:rPr>
                  <w:b/>
                  <w:sz w:val="26"/>
                  <w:szCs w:val="26"/>
                  <w:rPrChange w:id="9055"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056"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057" w:author="The Si Tran" w:date="2012-12-10T07:27:00Z"/>
                <w:b/>
                <w:sz w:val="26"/>
                <w:szCs w:val="26"/>
                <w:rPrChange w:id="9058" w:author="superchickend" w:date="2012-12-16T15:28:00Z">
                  <w:rPr>
                    <w:ins w:id="9059" w:author="The Si Tran" w:date="2012-12-10T07:27:00Z"/>
                    <w:rFonts w:ascii="Calibri" w:eastAsia="Times New Roman" w:hAnsi="Calibri"/>
                    <w:color w:val="000000"/>
                    <w:sz w:val="22"/>
                  </w:rPr>
                </w:rPrChange>
              </w:rPr>
              <w:pPrChange w:id="9060" w:author="superchickend" w:date="2012-12-16T15:28:00Z">
                <w:pPr>
                  <w:spacing w:line="240" w:lineRule="auto"/>
                </w:pPr>
              </w:pPrChange>
            </w:pPr>
            <w:ins w:id="9061" w:author="The Si Tran" w:date="2012-12-10T07:27:00Z">
              <w:r w:rsidRPr="004C2D67">
                <w:rPr>
                  <w:b/>
                  <w:sz w:val="26"/>
                  <w:szCs w:val="26"/>
                  <w:rPrChange w:id="9062"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063" w:author="The Si Tran" w:date="2012-12-10T07:27:00Z"/>
          <w:trPrChange w:id="9064"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6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4C2D67" w:rsidRDefault="00A837C3">
            <w:pPr>
              <w:pStyle w:val="BangBody"/>
              <w:jc w:val="center"/>
              <w:rPr>
                <w:ins w:id="9066" w:author="The Si Tran" w:date="2012-12-10T07:27:00Z"/>
                <w:b/>
                <w:sz w:val="26"/>
                <w:szCs w:val="26"/>
                <w:rPrChange w:id="9067" w:author="superchickend" w:date="2012-12-16T15:28:00Z">
                  <w:rPr>
                    <w:ins w:id="9068" w:author="The Si Tran" w:date="2012-12-10T07:27:00Z"/>
                    <w:rFonts w:ascii="Calibri" w:eastAsia="Times New Roman" w:hAnsi="Calibri"/>
                    <w:color w:val="000000"/>
                    <w:sz w:val="22"/>
                  </w:rPr>
                </w:rPrChange>
              </w:rPr>
              <w:pPrChange w:id="9069" w:author="superchickend" w:date="2012-12-16T15:28:00Z">
                <w:pPr>
                  <w:spacing w:line="240" w:lineRule="auto"/>
                  <w:jc w:val="center"/>
                </w:pPr>
              </w:pPrChange>
            </w:pPr>
            <w:ins w:id="9070" w:author="The Si Tran" w:date="2012-12-10T07:27:00Z">
              <w:r w:rsidRPr="004C2D67">
                <w:rPr>
                  <w:b/>
                  <w:sz w:val="26"/>
                  <w:szCs w:val="26"/>
                  <w:rPrChange w:id="9071"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07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073" w:author="The Si Tran" w:date="2012-12-10T07:27:00Z"/>
                <w:sz w:val="26"/>
                <w:szCs w:val="26"/>
                <w:rPrChange w:id="9074" w:author="The Si Tran" w:date="2012-12-14T06:33:00Z">
                  <w:rPr>
                    <w:ins w:id="9075" w:author="The Si Tran" w:date="2012-12-10T07:27:00Z"/>
                    <w:rFonts w:ascii="Calibri" w:eastAsia="Times New Roman" w:hAnsi="Calibri"/>
                    <w:color w:val="000000"/>
                    <w:sz w:val="22"/>
                  </w:rPr>
                </w:rPrChange>
              </w:rPr>
              <w:pPrChange w:id="9076" w:author="The Si Tran" w:date="2012-12-16T08:45:00Z">
                <w:pPr>
                  <w:spacing w:line="240" w:lineRule="auto"/>
                  <w:jc w:val="left"/>
                </w:pPr>
              </w:pPrChange>
            </w:pPr>
            <w:r>
              <w:rPr>
                <w:sz w:val="26"/>
                <w:szCs w:val="26"/>
              </w:rPr>
              <w:t>Nơron</w:t>
            </w:r>
            <w:ins w:id="9077" w:author="The Si Tran" w:date="2012-12-10T07:27:00Z">
              <w:r w:rsidR="00A837C3" w:rsidRPr="004C2D67">
                <w:rPr>
                  <w:sz w:val="26"/>
                  <w:szCs w:val="26"/>
                  <w:rPrChange w:id="9078"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07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080" w:author="The Si Tran" w:date="2012-12-10T07:27:00Z"/>
                <w:sz w:val="26"/>
                <w:szCs w:val="26"/>
                <w:rPrChange w:id="9081" w:author="The Si Tran" w:date="2012-12-14T06:33:00Z">
                  <w:rPr>
                    <w:ins w:id="9082" w:author="The Si Tran" w:date="2012-12-10T07:27:00Z"/>
                    <w:rFonts w:ascii="Calibri" w:eastAsia="Times New Roman" w:hAnsi="Calibri"/>
                    <w:color w:val="000000"/>
                    <w:sz w:val="22"/>
                  </w:rPr>
                </w:rPrChange>
              </w:rPr>
              <w:pPrChange w:id="9083" w:author="superchickend" w:date="2012-12-16T15:28:00Z">
                <w:pPr>
                  <w:spacing w:line="240" w:lineRule="auto"/>
                  <w:jc w:val="right"/>
                </w:pPr>
              </w:pPrChange>
            </w:pPr>
            <w:ins w:id="9084" w:author="The Si Tran" w:date="2012-12-10T07:27:00Z">
              <w:r w:rsidRPr="004C2D67">
                <w:rPr>
                  <w:sz w:val="26"/>
                  <w:szCs w:val="26"/>
                  <w:rPrChange w:id="9085"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08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087" w:author="The Si Tran" w:date="2012-12-10T07:27:00Z"/>
                <w:sz w:val="26"/>
                <w:szCs w:val="26"/>
                <w:rPrChange w:id="9088" w:author="The Si Tran" w:date="2012-12-14T06:33:00Z">
                  <w:rPr>
                    <w:ins w:id="9089" w:author="The Si Tran" w:date="2012-12-10T07:27:00Z"/>
                    <w:rFonts w:ascii="Calibri" w:eastAsia="Times New Roman" w:hAnsi="Calibri"/>
                    <w:color w:val="000000"/>
                    <w:sz w:val="22"/>
                  </w:rPr>
                </w:rPrChange>
              </w:rPr>
              <w:pPrChange w:id="9090" w:author="superchickend" w:date="2012-12-16T15:28:00Z">
                <w:pPr>
                  <w:spacing w:line="240" w:lineRule="auto"/>
                  <w:jc w:val="right"/>
                </w:pPr>
              </w:pPrChange>
            </w:pPr>
            <w:ins w:id="9091" w:author="The Si Tran" w:date="2012-12-10T07:27:00Z">
              <w:r w:rsidRPr="004C2D67">
                <w:rPr>
                  <w:sz w:val="26"/>
                  <w:szCs w:val="26"/>
                  <w:rPrChange w:id="9092"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09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094" w:author="The Si Tran" w:date="2012-12-10T07:27:00Z"/>
                <w:sz w:val="26"/>
                <w:szCs w:val="26"/>
                <w:rPrChange w:id="9095" w:author="The Si Tran" w:date="2012-12-14T06:33:00Z">
                  <w:rPr>
                    <w:ins w:id="9096" w:author="The Si Tran" w:date="2012-12-10T07:27:00Z"/>
                    <w:rFonts w:ascii="Calibri" w:eastAsia="Times New Roman" w:hAnsi="Calibri"/>
                    <w:color w:val="000000"/>
                    <w:sz w:val="22"/>
                  </w:rPr>
                </w:rPrChange>
              </w:rPr>
              <w:pPrChange w:id="9097" w:author="superchickend" w:date="2012-12-16T15:28:00Z">
                <w:pPr>
                  <w:spacing w:line="240" w:lineRule="auto"/>
                  <w:jc w:val="right"/>
                </w:pPr>
              </w:pPrChange>
            </w:pPr>
            <w:ins w:id="9098" w:author="The Si Tran" w:date="2012-12-10T07:27:00Z">
              <w:r w:rsidRPr="004C2D67">
                <w:rPr>
                  <w:sz w:val="26"/>
                  <w:szCs w:val="26"/>
                  <w:rPrChange w:id="9099" w:author="The Si Tran" w:date="2012-12-14T06:33:00Z">
                    <w:rPr>
                      <w:rFonts w:ascii="Calibri" w:hAnsi="Calibri"/>
                      <w:sz w:val="22"/>
                    </w:rPr>
                  </w:rPrChange>
                </w:rPr>
                <w:t>8.92</w:t>
              </w:r>
            </w:ins>
          </w:p>
        </w:tc>
      </w:tr>
      <w:tr w:rsidR="00A837C3" w:rsidRPr="009D2F47" w14:paraId="6BE6CD20" w14:textId="77777777" w:rsidTr="008B0B04">
        <w:trPr>
          <w:trHeight w:val="441"/>
          <w:ins w:id="9100" w:author="The Si Tran" w:date="2012-12-10T07:27:00Z"/>
          <w:trPrChange w:id="9101"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102"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103" w:author="The Si Tran" w:date="2012-12-10T07:27:00Z"/>
                <w:b/>
                <w:sz w:val="26"/>
                <w:szCs w:val="26"/>
                <w:rPrChange w:id="9104" w:author="superchickend" w:date="2012-12-16T15:28:00Z">
                  <w:rPr>
                    <w:ins w:id="9105" w:author="The Si Tran" w:date="2012-12-10T07:27:00Z"/>
                    <w:rFonts w:ascii="Calibri" w:eastAsia="Times New Roman" w:hAnsi="Calibri"/>
                    <w:color w:val="000000"/>
                    <w:sz w:val="22"/>
                  </w:rPr>
                </w:rPrChange>
              </w:rPr>
              <w:pPrChange w:id="9106"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107"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108" w:author="The Si Tran" w:date="2012-12-10T07:27:00Z"/>
                <w:sz w:val="26"/>
                <w:szCs w:val="26"/>
                <w:rPrChange w:id="9109" w:author="The Si Tran" w:date="2012-12-14T06:33:00Z">
                  <w:rPr>
                    <w:ins w:id="9110" w:author="The Si Tran" w:date="2012-12-10T07:27:00Z"/>
                    <w:rFonts w:ascii="Calibri" w:eastAsia="Times New Roman" w:hAnsi="Calibri"/>
                    <w:color w:val="000000"/>
                    <w:sz w:val="22"/>
                  </w:rPr>
                </w:rPrChange>
              </w:rPr>
              <w:pPrChange w:id="9111" w:author="The Si Tran" w:date="2012-12-16T08:45:00Z">
                <w:pPr>
                  <w:spacing w:line="240" w:lineRule="auto"/>
                </w:pPr>
              </w:pPrChange>
            </w:pPr>
            <w:r>
              <w:rPr>
                <w:sz w:val="26"/>
                <w:szCs w:val="26"/>
              </w:rPr>
              <w:t>Nơron</w:t>
            </w:r>
            <w:ins w:id="9112" w:author="The Si Tran" w:date="2012-12-10T07:27:00Z">
              <w:r w:rsidR="00A837C3" w:rsidRPr="004C2D67">
                <w:rPr>
                  <w:sz w:val="26"/>
                  <w:szCs w:val="26"/>
                  <w:rPrChange w:id="9113"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114"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115" w:author="The Si Tran" w:date="2012-12-10T07:27:00Z"/>
                <w:sz w:val="26"/>
                <w:szCs w:val="26"/>
                <w:rPrChange w:id="9116" w:author="The Si Tran" w:date="2012-12-14T06:33:00Z">
                  <w:rPr>
                    <w:ins w:id="9117" w:author="The Si Tran" w:date="2012-12-10T07:27:00Z"/>
                    <w:rFonts w:ascii="Calibri" w:eastAsia="Times New Roman" w:hAnsi="Calibri"/>
                    <w:color w:val="000000"/>
                    <w:sz w:val="22"/>
                  </w:rPr>
                </w:rPrChange>
              </w:rPr>
              <w:pPrChange w:id="9118" w:author="superchickend" w:date="2012-12-16T15:29:00Z">
                <w:pPr>
                  <w:spacing w:line="240" w:lineRule="auto"/>
                  <w:jc w:val="right"/>
                </w:pPr>
              </w:pPrChange>
            </w:pPr>
            <w:ins w:id="9119" w:author="The Si Tran" w:date="2012-12-10T07:27:00Z">
              <w:r w:rsidRPr="004C2D67">
                <w:rPr>
                  <w:sz w:val="26"/>
                  <w:szCs w:val="26"/>
                  <w:rPrChange w:id="9120"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121"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122" w:author="The Si Tran" w:date="2012-12-10T07:27:00Z"/>
                <w:sz w:val="26"/>
                <w:szCs w:val="26"/>
                <w:rPrChange w:id="9123" w:author="The Si Tran" w:date="2012-12-14T06:33:00Z">
                  <w:rPr>
                    <w:ins w:id="9124" w:author="The Si Tran" w:date="2012-12-10T07:27:00Z"/>
                    <w:rFonts w:ascii="Calibri" w:eastAsia="Times New Roman" w:hAnsi="Calibri"/>
                    <w:color w:val="000000"/>
                    <w:sz w:val="22"/>
                  </w:rPr>
                </w:rPrChange>
              </w:rPr>
              <w:pPrChange w:id="9125" w:author="superchickend" w:date="2012-12-16T15:29:00Z">
                <w:pPr>
                  <w:spacing w:line="240" w:lineRule="auto"/>
                  <w:jc w:val="right"/>
                </w:pPr>
              </w:pPrChange>
            </w:pPr>
            <w:ins w:id="9126" w:author="The Si Tran" w:date="2012-12-10T07:27:00Z">
              <w:r w:rsidRPr="004C2D67">
                <w:rPr>
                  <w:sz w:val="26"/>
                  <w:szCs w:val="26"/>
                  <w:rPrChange w:id="9127"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128"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129" w:author="The Si Tran" w:date="2012-12-10T07:27:00Z"/>
                <w:sz w:val="26"/>
                <w:szCs w:val="26"/>
                <w:rPrChange w:id="9130" w:author="The Si Tran" w:date="2012-12-14T06:33:00Z">
                  <w:rPr>
                    <w:ins w:id="9131" w:author="The Si Tran" w:date="2012-12-10T07:27:00Z"/>
                    <w:rFonts w:ascii="Calibri" w:eastAsia="Times New Roman" w:hAnsi="Calibri"/>
                    <w:color w:val="000000"/>
                    <w:sz w:val="22"/>
                  </w:rPr>
                </w:rPrChange>
              </w:rPr>
              <w:pPrChange w:id="9132" w:author="superchickend" w:date="2012-12-16T15:29:00Z">
                <w:pPr>
                  <w:spacing w:line="240" w:lineRule="auto"/>
                  <w:jc w:val="right"/>
                </w:pPr>
              </w:pPrChange>
            </w:pPr>
            <w:ins w:id="9133" w:author="The Si Tran" w:date="2012-12-10T07:27:00Z">
              <w:r w:rsidRPr="004C2D67">
                <w:rPr>
                  <w:sz w:val="26"/>
                  <w:szCs w:val="26"/>
                  <w:rPrChange w:id="9134" w:author="The Si Tran" w:date="2012-12-14T06:33:00Z">
                    <w:rPr>
                      <w:rFonts w:ascii="Calibri" w:hAnsi="Calibri"/>
                      <w:sz w:val="22"/>
                    </w:rPr>
                  </w:rPrChange>
                </w:rPr>
                <w:t>9.74</w:t>
              </w:r>
            </w:ins>
          </w:p>
        </w:tc>
      </w:tr>
      <w:tr w:rsidR="00A837C3" w:rsidRPr="009D2F47" w14:paraId="5E1ADA4E" w14:textId="77777777" w:rsidTr="00511C5F">
        <w:trPr>
          <w:trHeight w:val="220"/>
          <w:ins w:id="9135" w:author="The Si Tran" w:date="2012-12-10T07:27:00Z"/>
          <w:trPrChange w:id="9136"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137"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138" w:author="The Si Tran" w:date="2012-12-10T07:27:00Z"/>
                <w:b/>
                <w:sz w:val="26"/>
                <w:szCs w:val="26"/>
                <w:rPrChange w:id="9139" w:author="superchickend" w:date="2012-12-16T15:28:00Z">
                  <w:rPr>
                    <w:ins w:id="9140" w:author="The Si Tran" w:date="2012-12-10T07:27:00Z"/>
                    <w:rFonts w:ascii="Calibri" w:eastAsia="Times New Roman" w:hAnsi="Calibri"/>
                    <w:color w:val="000000"/>
                    <w:sz w:val="22"/>
                  </w:rPr>
                </w:rPrChange>
              </w:rPr>
              <w:pPrChange w:id="9141" w:author="superchickend" w:date="2012-12-16T15:28:00Z">
                <w:pPr>
                  <w:spacing w:line="240" w:lineRule="auto"/>
                  <w:jc w:val="center"/>
                </w:pPr>
              </w:pPrChange>
            </w:pPr>
            <w:ins w:id="9142" w:author="The Si Tran" w:date="2012-12-10T07:27:00Z">
              <w:r w:rsidRPr="004C2D67">
                <w:rPr>
                  <w:b/>
                  <w:sz w:val="26"/>
                  <w:szCs w:val="26"/>
                  <w:rPrChange w:id="9143"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14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145" w:author="The Si Tran" w:date="2012-12-10T07:27:00Z"/>
                <w:sz w:val="26"/>
                <w:szCs w:val="26"/>
                <w:rPrChange w:id="9146" w:author="The Si Tran" w:date="2012-12-14T06:33:00Z">
                  <w:rPr>
                    <w:ins w:id="9147" w:author="The Si Tran" w:date="2012-12-10T07:27:00Z"/>
                    <w:rFonts w:ascii="Calibri" w:eastAsia="Times New Roman" w:hAnsi="Calibri"/>
                    <w:color w:val="000000"/>
                    <w:sz w:val="22"/>
                  </w:rPr>
                </w:rPrChange>
              </w:rPr>
              <w:pPrChange w:id="9148" w:author="The Si Tran" w:date="2012-12-16T08:45:00Z">
                <w:pPr>
                  <w:spacing w:line="240" w:lineRule="auto"/>
                  <w:jc w:val="left"/>
                </w:pPr>
              </w:pPrChange>
            </w:pPr>
            <w:ins w:id="9149" w:author="The Si Tran" w:date="2012-12-10T07:27:00Z">
              <w:r w:rsidRPr="004C2D67">
                <w:rPr>
                  <w:sz w:val="26"/>
                  <w:szCs w:val="26"/>
                  <w:rPrChange w:id="9150"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15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152" w:author="The Si Tran" w:date="2012-12-10T07:27:00Z"/>
                <w:sz w:val="26"/>
                <w:szCs w:val="26"/>
                <w:rPrChange w:id="9153" w:author="The Si Tran" w:date="2012-12-14T06:33:00Z">
                  <w:rPr>
                    <w:ins w:id="9154" w:author="The Si Tran" w:date="2012-12-10T07:27:00Z"/>
                    <w:rFonts w:ascii="Calibri" w:eastAsia="Times New Roman" w:hAnsi="Calibri"/>
                    <w:color w:val="000000"/>
                    <w:sz w:val="22"/>
                  </w:rPr>
                </w:rPrChange>
              </w:rPr>
              <w:pPrChange w:id="9155" w:author="superchickend" w:date="2012-12-16T15:28:00Z">
                <w:pPr>
                  <w:spacing w:line="240" w:lineRule="auto"/>
                  <w:jc w:val="right"/>
                </w:pPr>
              </w:pPrChange>
            </w:pPr>
            <w:ins w:id="9156" w:author="The Si Tran" w:date="2012-12-10T07:27:00Z">
              <w:r w:rsidRPr="004C2D67">
                <w:rPr>
                  <w:sz w:val="26"/>
                  <w:szCs w:val="26"/>
                  <w:rPrChange w:id="9157"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15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159" w:author="The Si Tran" w:date="2012-12-10T07:27:00Z"/>
                <w:sz w:val="26"/>
                <w:szCs w:val="26"/>
                <w:rPrChange w:id="9160" w:author="The Si Tran" w:date="2012-12-14T06:33:00Z">
                  <w:rPr>
                    <w:ins w:id="9161" w:author="The Si Tran" w:date="2012-12-10T07:27:00Z"/>
                    <w:rFonts w:ascii="Calibri" w:eastAsia="Times New Roman" w:hAnsi="Calibri"/>
                    <w:color w:val="000000"/>
                    <w:sz w:val="22"/>
                  </w:rPr>
                </w:rPrChange>
              </w:rPr>
              <w:pPrChange w:id="9162" w:author="superchickend" w:date="2012-12-16T15:28:00Z">
                <w:pPr>
                  <w:spacing w:line="240" w:lineRule="auto"/>
                  <w:jc w:val="right"/>
                </w:pPr>
              </w:pPrChange>
            </w:pPr>
            <w:ins w:id="9163" w:author="The Si Tran" w:date="2012-12-10T07:27:00Z">
              <w:r w:rsidRPr="004C2D67">
                <w:rPr>
                  <w:sz w:val="26"/>
                  <w:szCs w:val="26"/>
                  <w:rPrChange w:id="9164"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16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166" w:author="The Si Tran" w:date="2012-12-10T07:27:00Z"/>
                <w:sz w:val="26"/>
                <w:szCs w:val="26"/>
                <w:rPrChange w:id="9167" w:author="The Si Tran" w:date="2012-12-14T06:33:00Z">
                  <w:rPr>
                    <w:ins w:id="9168" w:author="The Si Tran" w:date="2012-12-10T07:27:00Z"/>
                    <w:rFonts w:ascii="Calibri" w:eastAsia="Times New Roman" w:hAnsi="Calibri"/>
                    <w:color w:val="000000"/>
                    <w:sz w:val="22"/>
                  </w:rPr>
                </w:rPrChange>
              </w:rPr>
              <w:pPrChange w:id="9169" w:author="superchickend" w:date="2012-12-16T15:28:00Z">
                <w:pPr>
                  <w:spacing w:line="240" w:lineRule="auto"/>
                  <w:jc w:val="right"/>
                </w:pPr>
              </w:pPrChange>
            </w:pPr>
            <w:ins w:id="9170" w:author="The Si Tran" w:date="2012-12-10T07:27:00Z">
              <w:r w:rsidRPr="004C2D67">
                <w:rPr>
                  <w:sz w:val="26"/>
                  <w:szCs w:val="26"/>
                  <w:rPrChange w:id="9171" w:author="The Si Tran" w:date="2012-12-14T06:33:00Z">
                    <w:rPr>
                      <w:rFonts w:ascii="Calibri" w:hAnsi="Calibri"/>
                      <w:sz w:val="22"/>
                    </w:rPr>
                  </w:rPrChange>
                </w:rPr>
                <w:t>2.97</w:t>
              </w:r>
            </w:ins>
          </w:p>
        </w:tc>
      </w:tr>
      <w:tr w:rsidR="00A837C3" w:rsidRPr="009D2F47" w14:paraId="0D4CDA74" w14:textId="77777777" w:rsidTr="008B0B04">
        <w:trPr>
          <w:trHeight w:val="674"/>
          <w:ins w:id="9172" w:author="The Si Tran" w:date="2012-12-10T07:27:00Z"/>
          <w:trPrChange w:id="9173"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74"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175" w:author="The Si Tran" w:date="2012-12-10T07:27:00Z"/>
                <w:b/>
                <w:sz w:val="26"/>
                <w:szCs w:val="26"/>
                <w:rPrChange w:id="9176" w:author="superchickend" w:date="2012-12-16T15:28:00Z">
                  <w:rPr>
                    <w:ins w:id="9177" w:author="The Si Tran" w:date="2012-12-10T07:27:00Z"/>
                    <w:rFonts w:ascii="Calibri" w:eastAsia="Times New Roman" w:hAnsi="Calibri"/>
                    <w:color w:val="000000"/>
                    <w:sz w:val="22"/>
                  </w:rPr>
                </w:rPrChange>
              </w:rPr>
              <w:pPrChange w:id="9178" w:author="superchickend" w:date="2012-12-16T15:28:00Z">
                <w:pPr>
                  <w:spacing w:line="240" w:lineRule="auto"/>
                  <w:jc w:val="center"/>
                </w:pPr>
              </w:pPrChange>
            </w:pPr>
            <w:ins w:id="9179" w:author="The Si Tran" w:date="2012-12-10T07:27:00Z">
              <w:r w:rsidRPr="004C2D67">
                <w:rPr>
                  <w:b/>
                  <w:sz w:val="26"/>
                  <w:szCs w:val="26"/>
                  <w:rPrChange w:id="9180"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18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182" w:author="The Si Tran" w:date="2012-12-10T07:27:00Z"/>
                <w:sz w:val="26"/>
                <w:szCs w:val="26"/>
                <w:rPrChange w:id="9183" w:author="The Si Tran" w:date="2012-12-14T06:33:00Z">
                  <w:rPr>
                    <w:ins w:id="9184" w:author="The Si Tran" w:date="2012-12-10T07:27:00Z"/>
                    <w:rFonts w:ascii="Calibri" w:eastAsia="Times New Roman" w:hAnsi="Calibri"/>
                    <w:color w:val="000000"/>
                    <w:sz w:val="22"/>
                  </w:rPr>
                </w:rPrChange>
              </w:rPr>
              <w:pPrChange w:id="9185" w:author="The Si Tran" w:date="2012-12-16T08:45:00Z">
                <w:pPr>
                  <w:spacing w:line="240" w:lineRule="auto"/>
                  <w:jc w:val="left"/>
                </w:pPr>
              </w:pPrChange>
            </w:pPr>
            <w:ins w:id="9186" w:author="The Si Tran" w:date="2012-12-10T07:27:00Z">
              <w:r w:rsidRPr="004C2D67">
                <w:rPr>
                  <w:sz w:val="26"/>
                  <w:szCs w:val="26"/>
                  <w:rPrChange w:id="9187" w:author="The Si Tran" w:date="2012-12-14T06:33:00Z">
                    <w:rPr>
                      <w:rFonts w:ascii="Calibri" w:hAnsi="Calibri"/>
                      <w:sz w:val="22"/>
                    </w:rPr>
                  </w:rPrChange>
                </w:rPr>
                <w:t>ARIMA(1, 1, 0)(1, 1, 0)12</w:t>
              </w:r>
              <w:r w:rsidRPr="004C2D67">
                <w:rPr>
                  <w:sz w:val="26"/>
                  <w:szCs w:val="26"/>
                  <w:rPrChange w:id="9188" w:author="The Si Tran" w:date="2012-12-14T06:33:00Z">
                    <w:rPr>
                      <w:rFonts w:ascii="Calibri" w:hAnsi="Calibri"/>
                      <w:sz w:val="22"/>
                    </w:rPr>
                  </w:rPrChange>
                </w:rPr>
                <w:br/>
              </w:r>
            </w:ins>
            <w:r w:rsidR="00976130">
              <w:rPr>
                <w:sz w:val="26"/>
                <w:szCs w:val="26"/>
              </w:rPr>
              <w:t>Nơron</w:t>
            </w:r>
            <w:ins w:id="9189" w:author="The Si Tran" w:date="2012-12-10T07:27:00Z">
              <w:r w:rsidRPr="004C2D67">
                <w:rPr>
                  <w:sz w:val="26"/>
                  <w:szCs w:val="26"/>
                  <w:rPrChange w:id="9190"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191"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192" w:author="The Si Tran" w:date="2012-12-10T07:27:00Z"/>
                <w:b/>
                <w:sz w:val="26"/>
                <w:szCs w:val="26"/>
                <w:rPrChange w:id="9193" w:author="superchickend" w:date="2012-12-16T15:29:00Z">
                  <w:rPr>
                    <w:ins w:id="9194" w:author="The Si Tran" w:date="2012-12-10T07:27:00Z"/>
                    <w:rFonts w:ascii="Calibri" w:eastAsia="Times New Roman" w:hAnsi="Calibri"/>
                    <w:color w:val="000000"/>
                    <w:sz w:val="22"/>
                  </w:rPr>
                </w:rPrChange>
              </w:rPr>
              <w:pPrChange w:id="9195" w:author="superchickend" w:date="2012-12-16T15:28:00Z">
                <w:pPr>
                  <w:spacing w:line="240" w:lineRule="auto"/>
                  <w:jc w:val="right"/>
                </w:pPr>
              </w:pPrChange>
            </w:pPr>
            <w:ins w:id="9196" w:author="The Si Tran" w:date="2012-12-10T07:27:00Z">
              <w:r w:rsidRPr="004C2D67">
                <w:rPr>
                  <w:b/>
                  <w:sz w:val="26"/>
                  <w:szCs w:val="26"/>
                  <w:rPrChange w:id="9197"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198"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199" w:author="The Si Tran" w:date="2012-12-10T07:27:00Z"/>
                <w:b/>
                <w:sz w:val="26"/>
                <w:szCs w:val="26"/>
                <w:rPrChange w:id="9200" w:author="superchickend" w:date="2012-12-16T15:29:00Z">
                  <w:rPr>
                    <w:ins w:id="9201" w:author="The Si Tran" w:date="2012-12-10T07:27:00Z"/>
                    <w:rFonts w:ascii="Calibri" w:eastAsia="Times New Roman" w:hAnsi="Calibri"/>
                    <w:color w:val="000000"/>
                    <w:sz w:val="22"/>
                  </w:rPr>
                </w:rPrChange>
              </w:rPr>
              <w:pPrChange w:id="9202" w:author="superchickend" w:date="2012-12-16T15:28:00Z">
                <w:pPr>
                  <w:spacing w:line="240" w:lineRule="auto"/>
                  <w:jc w:val="right"/>
                </w:pPr>
              </w:pPrChange>
            </w:pPr>
            <w:ins w:id="9203" w:author="The Si Tran" w:date="2012-12-10T07:27:00Z">
              <w:r w:rsidRPr="004C2D67">
                <w:rPr>
                  <w:b/>
                  <w:sz w:val="26"/>
                  <w:szCs w:val="26"/>
                  <w:rPrChange w:id="9204"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205"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206" w:author="The Si Tran" w:date="2012-12-10T07:27:00Z"/>
                <w:b/>
                <w:sz w:val="26"/>
                <w:szCs w:val="26"/>
                <w:rPrChange w:id="9207" w:author="superchickend" w:date="2012-12-16T15:29:00Z">
                  <w:rPr>
                    <w:ins w:id="9208" w:author="The Si Tran" w:date="2012-12-10T07:27:00Z"/>
                    <w:rFonts w:ascii="Calibri" w:eastAsia="Times New Roman" w:hAnsi="Calibri"/>
                    <w:color w:val="000000"/>
                    <w:sz w:val="22"/>
                  </w:rPr>
                </w:rPrChange>
              </w:rPr>
              <w:pPrChange w:id="9209" w:author="superchickend" w:date="2012-12-16T15:28:00Z">
                <w:pPr>
                  <w:spacing w:line="240" w:lineRule="auto"/>
                  <w:jc w:val="right"/>
                </w:pPr>
              </w:pPrChange>
            </w:pPr>
            <w:ins w:id="9210" w:author="The Si Tran" w:date="2012-12-10T07:27:00Z">
              <w:r w:rsidRPr="004C2D67">
                <w:rPr>
                  <w:b/>
                  <w:sz w:val="26"/>
                  <w:szCs w:val="26"/>
                  <w:rPrChange w:id="9211" w:author="superchickend" w:date="2012-12-16T15:29:00Z">
                    <w:rPr>
                      <w:rFonts w:ascii="Calibri" w:hAnsi="Calibri"/>
                      <w:sz w:val="22"/>
                    </w:rPr>
                  </w:rPrChange>
                </w:rPr>
                <w:t>2.75</w:t>
              </w:r>
            </w:ins>
          </w:p>
        </w:tc>
      </w:tr>
      <w:tr w:rsidR="00A837C3" w:rsidRPr="009D2F47" w14:paraId="176B0DF2" w14:textId="77777777" w:rsidTr="00D4703F">
        <w:trPr>
          <w:trHeight w:val="664"/>
          <w:ins w:id="9212" w:author="The Si Tran" w:date="2012-12-10T07:27:00Z"/>
          <w:trPrChange w:id="9213"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214"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215" w:author="The Si Tran" w:date="2012-12-10T07:27:00Z"/>
                <w:sz w:val="26"/>
                <w:szCs w:val="26"/>
                <w:rPrChange w:id="9216" w:author="The Si Tran" w:date="2012-12-14T06:33:00Z">
                  <w:rPr>
                    <w:ins w:id="9217" w:author="The Si Tran" w:date="2012-12-10T07:27:00Z"/>
                    <w:rFonts w:ascii="Calibri" w:eastAsia="Times New Roman" w:hAnsi="Calibri"/>
                    <w:color w:val="000000"/>
                    <w:sz w:val="22"/>
                  </w:rPr>
                </w:rPrChange>
              </w:rPr>
              <w:pPrChange w:id="9218"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219"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220" w:author="The Si Tran" w:date="2012-12-10T07:27:00Z"/>
                <w:sz w:val="26"/>
                <w:szCs w:val="26"/>
                <w:rPrChange w:id="9221" w:author="The Si Tran" w:date="2012-12-14T06:33:00Z">
                  <w:rPr>
                    <w:ins w:id="9222" w:author="The Si Tran" w:date="2012-12-10T07:27:00Z"/>
                    <w:rFonts w:ascii="Calibri" w:eastAsia="Times New Roman" w:hAnsi="Calibri"/>
                    <w:color w:val="000000"/>
                    <w:sz w:val="22"/>
                  </w:rPr>
                </w:rPrChange>
              </w:rPr>
              <w:pPrChange w:id="9223" w:author="The Si Tran" w:date="2012-12-16T08:45:00Z">
                <w:pPr>
                  <w:spacing w:line="240" w:lineRule="auto"/>
                </w:pPr>
              </w:pPrChange>
            </w:pPr>
            <w:ins w:id="9224" w:author="The Si Tran" w:date="2012-12-10T07:27:00Z">
              <w:r w:rsidRPr="004C2D67">
                <w:rPr>
                  <w:sz w:val="26"/>
                  <w:szCs w:val="26"/>
                  <w:rPrChange w:id="9225" w:author="The Si Tran" w:date="2012-12-14T06:33:00Z">
                    <w:rPr>
                      <w:rFonts w:ascii="Calibri" w:hAnsi="Calibri"/>
                      <w:sz w:val="22"/>
                    </w:rPr>
                  </w:rPrChange>
                </w:rPr>
                <w:t>ARIMA(1, 1, 0)(1, 1, 0)12</w:t>
              </w:r>
              <w:r w:rsidRPr="004C2D67">
                <w:rPr>
                  <w:sz w:val="26"/>
                  <w:szCs w:val="26"/>
                  <w:rPrChange w:id="9226" w:author="The Si Tran" w:date="2012-12-14T06:33:00Z">
                    <w:rPr>
                      <w:rFonts w:ascii="Calibri" w:hAnsi="Calibri"/>
                      <w:sz w:val="22"/>
                    </w:rPr>
                  </w:rPrChange>
                </w:rPr>
                <w:br/>
              </w:r>
            </w:ins>
            <w:r w:rsidR="00976130">
              <w:rPr>
                <w:sz w:val="26"/>
                <w:szCs w:val="26"/>
              </w:rPr>
              <w:t>Nơron</w:t>
            </w:r>
            <w:ins w:id="9227" w:author="The Si Tran" w:date="2012-12-10T07:27:00Z">
              <w:r w:rsidRPr="004C2D67">
                <w:rPr>
                  <w:sz w:val="26"/>
                  <w:szCs w:val="26"/>
                  <w:rPrChange w:id="9228"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229"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230" w:author="The Si Tran" w:date="2012-12-10T07:27:00Z"/>
                <w:b/>
                <w:sz w:val="26"/>
                <w:szCs w:val="26"/>
                <w:rPrChange w:id="9231" w:author="superchickend" w:date="2012-12-16T15:29:00Z">
                  <w:rPr>
                    <w:ins w:id="9232" w:author="The Si Tran" w:date="2012-12-10T07:27:00Z"/>
                    <w:rFonts w:ascii="Calibri" w:eastAsia="Times New Roman" w:hAnsi="Calibri"/>
                    <w:color w:val="000000"/>
                    <w:sz w:val="22"/>
                  </w:rPr>
                </w:rPrChange>
              </w:rPr>
              <w:pPrChange w:id="9233" w:author="superchickend" w:date="2012-12-16T15:29:00Z">
                <w:pPr>
                  <w:spacing w:line="240" w:lineRule="auto"/>
                  <w:jc w:val="right"/>
                </w:pPr>
              </w:pPrChange>
            </w:pPr>
            <w:ins w:id="9234" w:author="The Si Tran" w:date="2012-12-10T07:27:00Z">
              <w:r w:rsidRPr="004C2D67">
                <w:rPr>
                  <w:b/>
                  <w:sz w:val="26"/>
                  <w:szCs w:val="26"/>
                  <w:rPrChange w:id="9235"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236"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237" w:author="The Si Tran" w:date="2012-12-10T07:27:00Z"/>
                <w:b/>
                <w:sz w:val="26"/>
                <w:szCs w:val="26"/>
                <w:rPrChange w:id="9238" w:author="superchickend" w:date="2012-12-16T15:29:00Z">
                  <w:rPr>
                    <w:ins w:id="9239" w:author="The Si Tran" w:date="2012-12-10T07:27:00Z"/>
                    <w:rFonts w:ascii="Calibri" w:eastAsia="Times New Roman" w:hAnsi="Calibri"/>
                    <w:color w:val="000000"/>
                    <w:sz w:val="22"/>
                  </w:rPr>
                </w:rPrChange>
              </w:rPr>
              <w:pPrChange w:id="9240" w:author="superchickend" w:date="2012-12-16T15:29:00Z">
                <w:pPr>
                  <w:spacing w:line="240" w:lineRule="auto"/>
                  <w:jc w:val="right"/>
                </w:pPr>
              </w:pPrChange>
            </w:pPr>
            <w:ins w:id="9241" w:author="The Si Tran" w:date="2012-12-10T07:27:00Z">
              <w:r w:rsidRPr="004C2D67">
                <w:rPr>
                  <w:b/>
                  <w:sz w:val="26"/>
                  <w:szCs w:val="26"/>
                  <w:rPrChange w:id="9242"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243"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244" w:author="The Si Tran" w:date="2012-12-10T07:27:00Z"/>
                <w:b/>
                <w:sz w:val="26"/>
                <w:szCs w:val="26"/>
                <w:rPrChange w:id="9245" w:author="superchickend" w:date="2012-12-16T15:29:00Z">
                  <w:rPr>
                    <w:ins w:id="9246" w:author="The Si Tran" w:date="2012-12-10T07:27:00Z"/>
                    <w:rFonts w:ascii="Calibri" w:eastAsia="Times New Roman" w:hAnsi="Calibri"/>
                    <w:color w:val="000000"/>
                    <w:sz w:val="22"/>
                  </w:rPr>
                </w:rPrChange>
              </w:rPr>
              <w:pPrChange w:id="9247" w:author="superchickend" w:date="2012-12-16T15:29:00Z">
                <w:pPr>
                  <w:spacing w:line="240" w:lineRule="auto"/>
                  <w:jc w:val="right"/>
                </w:pPr>
              </w:pPrChange>
            </w:pPr>
            <w:ins w:id="9248" w:author="The Si Tran" w:date="2012-12-10T07:27:00Z">
              <w:r w:rsidRPr="004C2D67">
                <w:rPr>
                  <w:b/>
                  <w:sz w:val="26"/>
                  <w:szCs w:val="26"/>
                  <w:rPrChange w:id="9249"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250" w:author="The Si Tran" w:date="2012-12-14T06:30:00Z"/>
        </w:rPr>
        <w:pPrChange w:id="9251" w:author="The Si Tran" w:date="2012-12-16T10:03:00Z">
          <w:pPr>
            <w:pStyle w:val="Heading1"/>
            <w:jc w:val="left"/>
          </w:pPr>
        </w:pPrChange>
      </w:pPr>
    </w:p>
    <w:p w14:paraId="34B0E26D" w14:textId="1C1C8649" w:rsidR="00722731" w:rsidRPr="00EF4E32" w:rsidRDefault="00722731">
      <w:pPr>
        <w:pStyle w:val="Bang"/>
        <w:rPr>
          <w:ins w:id="9252" w:author="The Si Tran" w:date="2012-12-10T07:28:00Z"/>
        </w:rPr>
        <w:pPrChange w:id="9253" w:author="The Si Tran" w:date="2012-12-16T10:03:00Z">
          <w:pPr>
            <w:pStyle w:val="Heading1"/>
            <w:jc w:val="left"/>
          </w:pPr>
        </w:pPrChange>
      </w:pPr>
      <w:bookmarkStart w:id="9254" w:name="_Toc343033795"/>
      <w:bookmarkStart w:id="9255" w:name="_Toc343711418"/>
      <w:ins w:id="9256" w:author="The Si Tran" w:date="2012-12-14T06:30:00Z">
        <w:r w:rsidRPr="00EF4E32">
          <w:lastRenderedPageBreak/>
          <w:t>Bảng 6.3: Kết quả thực nghiệm chuỗi dữ liệu Paper</w:t>
        </w:r>
      </w:ins>
      <w:bookmarkEnd w:id="9254"/>
      <w:bookmarkEnd w:id="9255"/>
    </w:p>
    <w:tbl>
      <w:tblPr>
        <w:tblW w:w="9436" w:type="dxa"/>
        <w:tblLook w:val="04A0" w:firstRow="1" w:lastRow="0" w:firstColumn="1" w:lastColumn="0" w:noHBand="0" w:noVBand="1"/>
      </w:tblPr>
      <w:tblGrid>
        <w:gridCol w:w="1253"/>
        <w:gridCol w:w="5405"/>
        <w:gridCol w:w="805"/>
        <w:gridCol w:w="1043"/>
        <w:gridCol w:w="964"/>
        <w:tblGridChange w:id="9257">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258"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259" w:author="The Si Tran" w:date="2012-12-10T07:28:00Z"/>
                <w:sz w:val="26"/>
                <w:szCs w:val="26"/>
                <w:rPrChange w:id="9260" w:author="The Si Tran" w:date="2012-12-14T06:33:00Z">
                  <w:rPr>
                    <w:ins w:id="9261" w:author="The Si Tran" w:date="2012-12-10T07:28:00Z"/>
                    <w:rFonts w:ascii="Calibri" w:eastAsia="Times New Roman" w:hAnsi="Calibri"/>
                    <w:color w:val="000000"/>
                    <w:sz w:val="22"/>
                  </w:rPr>
                </w:rPrChange>
              </w:rPr>
              <w:pPrChange w:id="9262" w:author="The Si Tran" w:date="2012-12-16T08:45:00Z">
                <w:pPr>
                  <w:spacing w:line="240" w:lineRule="auto"/>
                </w:pPr>
              </w:pPrChange>
            </w:pPr>
            <w:ins w:id="9263" w:author="The Si Tran" w:date="2012-12-10T07:28:00Z">
              <w:r w:rsidRPr="004C2D67">
                <w:rPr>
                  <w:sz w:val="26"/>
                  <w:szCs w:val="26"/>
                  <w:rPrChange w:id="9264"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265" w:author="The Si Tran" w:date="2012-12-10T07:28:00Z"/>
                <w:b/>
                <w:sz w:val="26"/>
                <w:szCs w:val="26"/>
                <w:rPrChange w:id="9266" w:author="superchickend" w:date="2012-12-16T15:30:00Z">
                  <w:rPr>
                    <w:ins w:id="9267" w:author="The Si Tran" w:date="2012-12-10T07:28:00Z"/>
                    <w:rFonts w:ascii="Calibri" w:eastAsia="Times New Roman" w:hAnsi="Calibri"/>
                    <w:color w:val="000000"/>
                    <w:sz w:val="22"/>
                  </w:rPr>
                </w:rPrChange>
              </w:rPr>
              <w:pPrChange w:id="9268" w:author="superchickend" w:date="2012-12-16T15:30:00Z">
                <w:pPr>
                  <w:spacing w:line="240" w:lineRule="auto"/>
                </w:pPr>
              </w:pPrChange>
            </w:pPr>
            <w:ins w:id="9269" w:author="The Si Tran" w:date="2012-12-10T07:28:00Z">
              <w:r w:rsidRPr="004C2D67">
                <w:rPr>
                  <w:b/>
                  <w:sz w:val="26"/>
                  <w:szCs w:val="26"/>
                  <w:rPrChange w:id="9270"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271" w:author="The Si Tran" w:date="2012-12-10T07:28:00Z"/>
                <w:b/>
                <w:sz w:val="26"/>
                <w:szCs w:val="26"/>
                <w:rPrChange w:id="9272" w:author="superchickend" w:date="2012-12-16T15:30:00Z">
                  <w:rPr>
                    <w:ins w:id="9273" w:author="The Si Tran" w:date="2012-12-10T07:28:00Z"/>
                    <w:rFonts w:ascii="Calibri" w:eastAsia="Times New Roman" w:hAnsi="Calibri"/>
                    <w:color w:val="000000"/>
                    <w:sz w:val="22"/>
                  </w:rPr>
                </w:rPrChange>
              </w:rPr>
              <w:pPrChange w:id="9274" w:author="superchickend" w:date="2012-12-16T15:30:00Z">
                <w:pPr>
                  <w:spacing w:line="240" w:lineRule="auto"/>
                </w:pPr>
              </w:pPrChange>
            </w:pPr>
            <w:ins w:id="9275" w:author="The Si Tran" w:date="2012-12-10T07:28:00Z">
              <w:r w:rsidRPr="004C2D67">
                <w:rPr>
                  <w:b/>
                  <w:sz w:val="26"/>
                  <w:szCs w:val="26"/>
                  <w:rPrChange w:id="9276"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277" w:author="The Si Tran" w:date="2012-12-10T07:28:00Z"/>
                <w:b/>
                <w:sz w:val="26"/>
                <w:szCs w:val="26"/>
                <w:rPrChange w:id="9278" w:author="superchickend" w:date="2012-12-16T15:30:00Z">
                  <w:rPr>
                    <w:ins w:id="9279" w:author="The Si Tran" w:date="2012-12-10T07:28:00Z"/>
                    <w:rFonts w:ascii="Calibri" w:eastAsia="Times New Roman" w:hAnsi="Calibri"/>
                    <w:color w:val="000000"/>
                    <w:sz w:val="22"/>
                  </w:rPr>
                </w:rPrChange>
              </w:rPr>
              <w:pPrChange w:id="9280" w:author="superchickend" w:date="2012-12-16T15:30:00Z">
                <w:pPr>
                  <w:spacing w:line="240" w:lineRule="auto"/>
                </w:pPr>
              </w:pPrChange>
            </w:pPr>
            <w:ins w:id="9281" w:author="The Si Tran" w:date="2012-12-10T07:28:00Z">
              <w:r w:rsidRPr="004C2D67">
                <w:rPr>
                  <w:b/>
                  <w:sz w:val="26"/>
                  <w:szCs w:val="26"/>
                  <w:rPrChange w:id="9282"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283" w:author="The Si Tran" w:date="2012-12-10T07:28:00Z"/>
                <w:b/>
                <w:sz w:val="26"/>
                <w:szCs w:val="26"/>
                <w:rPrChange w:id="9284" w:author="superchickend" w:date="2012-12-16T15:30:00Z">
                  <w:rPr>
                    <w:ins w:id="9285" w:author="The Si Tran" w:date="2012-12-10T07:28:00Z"/>
                    <w:rFonts w:ascii="Calibri" w:eastAsia="Times New Roman" w:hAnsi="Calibri"/>
                    <w:color w:val="000000"/>
                    <w:sz w:val="22"/>
                  </w:rPr>
                </w:rPrChange>
              </w:rPr>
              <w:pPrChange w:id="9286" w:author="superchickend" w:date="2012-12-16T15:30:00Z">
                <w:pPr>
                  <w:spacing w:line="240" w:lineRule="auto"/>
                </w:pPr>
              </w:pPrChange>
            </w:pPr>
            <w:ins w:id="9287" w:author="The Si Tran" w:date="2012-12-10T07:28:00Z">
              <w:r w:rsidRPr="004C2D67">
                <w:rPr>
                  <w:b/>
                  <w:sz w:val="26"/>
                  <w:szCs w:val="26"/>
                  <w:rPrChange w:id="9288"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289" w:author="superchickend" w:date="2012-12-16T15:30:00Z">
            <w:tblPrEx>
              <w:tblW w:w="9291" w:type="dxa"/>
            </w:tblPrEx>
          </w:tblPrExChange>
        </w:tblPrEx>
        <w:trPr>
          <w:trHeight w:val="550"/>
          <w:ins w:id="9290" w:author="The Si Tran" w:date="2012-12-10T07:28:00Z"/>
          <w:trPrChange w:id="9291"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9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4C2D67" w:rsidRDefault="00A837C3">
            <w:pPr>
              <w:pStyle w:val="BangBody"/>
              <w:jc w:val="center"/>
              <w:rPr>
                <w:ins w:id="9293" w:author="The Si Tran" w:date="2012-12-10T07:28:00Z"/>
                <w:b/>
                <w:sz w:val="26"/>
                <w:szCs w:val="26"/>
                <w:rPrChange w:id="9294" w:author="superchickend" w:date="2012-12-16T15:30:00Z">
                  <w:rPr>
                    <w:ins w:id="9295" w:author="The Si Tran" w:date="2012-12-10T07:28:00Z"/>
                    <w:rFonts w:ascii="Calibri" w:eastAsia="Times New Roman" w:hAnsi="Calibri"/>
                    <w:color w:val="000000"/>
                    <w:sz w:val="22"/>
                  </w:rPr>
                </w:rPrChange>
              </w:rPr>
              <w:pPrChange w:id="9296" w:author="superchickend" w:date="2012-12-16T15:30:00Z">
                <w:pPr>
                  <w:spacing w:line="240" w:lineRule="auto"/>
                  <w:jc w:val="center"/>
                </w:pPr>
              </w:pPrChange>
            </w:pPr>
            <w:ins w:id="9297" w:author="The Si Tran" w:date="2012-12-10T07:28:00Z">
              <w:r w:rsidRPr="004C2D67">
                <w:rPr>
                  <w:b/>
                  <w:sz w:val="26"/>
                  <w:szCs w:val="26"/>
                  <w:rPrChange w:id="9298"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29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300" w:author="The Si Tran" w:date="2012-12-10T07:28:00Z"/>
                <w:sz w:val="26"/>
                <w:szCs w:val="26"/>
                <w:rPrChange w:id="9301" w:author="The Si Tran" w:date="2012-12-14T06:33:00Z">
                  <w:rPr>
                    <w:ins w:id="9302" w:author="The Si Tran" w:date="2012-12-10T07:28:00Z"/>
                    <w:rFonts w:ascii="Calibri" w:eastAsia="Times New Roman" w:hAnsi="Calibri"/>
                    <w:color w:val="000000"/>
                    <w:sz w:val="22"/>
                  </w:rPr>
                </w:rPrChange>
              </w:rPr>
              <w:pPrChange w:id="9303" w:author="The Si Tran" w:date="2012-12-16T08:45:00Z">
                <w:pPr>
                  <w:spacing w:line="240" w:lineRule="auto"/>
                </w:pPr>
              </w:pPrChange>
            </w:pPr>
            <w:r>
              <w:rPr>
                <w:sz w:val="26"/>
                <w:szCs w:val="26"/>
              </w:rPr>
              <w:t>Nơron</w:t>
            </w:r>
            <w:ins w:id="9304" w:author="The Si Tran" w:date="2012-12-10T07:28:00Z">
              <w:r w:rsidR="00A837C3" w:rsidRPr="004C2D67">
                <w:rPr>
                  <w:sz w:val="26"/>
                  <w:szCs w:val="26"/>
                  <w:rPrChange w:id="9305"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306"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307" w:author="The Si Tran" w:date="2012-12-10T07:28:00Z"/>
                <w:sz w:val="26"/>
                <w:szCs w:val="26"/>
                <w:rPrChange w:id="9308" w:author="The Si Tran" w:date="2012-12-14T06:33:00Z">
                  <w:rPr>
                    <w:ins w:id="9309" w:author="The Si Tran" w:date="2012-12-10T07:28:00Z"/>
                    <w:rFonts w:ascii="Calibri" w:eastAsia="Times New Roman" w:hAnsi="Calibri"/>
                    <w:color w:val="000000"/>
                    <w:sz w:val="22"/>
                  </w:rPr>
                </w:rPrChange>
              </w:rPr>
              <w:pPrChange w:id="9310" w:author="superchickend" w:date="2012-12-16T15:30:00Z">
                <w:pPr>
                  <w:spacing w:line="240" w:lineRule="auto"/>
                  <w:jc w:val="right"/>
                </w:pPr>
              </w:pPrChange>
            </w:pPr>
            <w:ins w:id="9311" w:author="The Si Tran" w:date="2012-12-10T07:28:00Z">
              <w:r w:rsidRPr="004C2D67">
                <w:rPr>
                  <w:sz w:val="26"/>
                  <w:szCs w:val="26"/>
                  <w:rPrChange w:id="9312"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313"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314" w:author="The Si Tran" w:date="2012-12-10T07:28:00Z"/>
                <w:sz w:val="26"/>
                <w:szCs w:val="26"/>
                <w:rPrChange w:id="9315" w:author="The Si Tran" w:date="2012-12-14T06:33:00Z">
                  <w:rPr>
                    <w:ins w:id="9316" w:author="The Si Tran" w:date="2012-12-10T07:28:00Z"/>
                    <w:rFonts w:ascii="Calibri" w:eastAsia="Times New Roman" w:hAnsi="Calibri"/>
                    <w:color w:val="000000"/>
                    <w:sz w:val="22"/>
                  </w:rPr>
                </w:rPrChange>
              </w:rPr>
              <w:pPrChange w:id="9317" w:author="superchickend" w:date="2012-12-16T15:30:00Z">
                <w:pPr>
                  <w:spacing w:line="240" w:lineRule="auto"/>
                  <w:jc w:val="right"/>
                </w:pPr>
              </w:pPrChange>
            </w:pPr>
            <w:ins w:id="9318" w:author="The Si Tran" w:date="2012-12-10T07:28:00Z">
              <w:r w:rsidRPr="004C2D67">
                <w:rPr>
                  <w:sz w:val="26"/>
                  <w:szCs w:val="26"/>
                  <w:rPrChange w:id="9319"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320"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321" w:author="The Si Tran" w:date="2012-12-10T07:28:00Z"/>
                <w:sz w:val="26"/>
                <w:szCs w:val="26"/>
                <w:rPrChange w:id="9322" w:author="The Si Tran" w:date="2012-12-14T06:33:00Z">
                  <w:rPr>
                    <w:ins w:id="9323" w:author="The Si Tran" w:date="2012-12-10T07:28:00Z"/>
                    <w:rFonts w:ascii="Calibri" w:eastAsia="Times New Roman" w:hAnsi="Calibri"/>
                    <w:color w:val="000000"/>
                    <w:sz w:val="22"/>
                  </w:rPr>
                </w:rPrChange>
              </w:rPr>
              <w:pPrChange w:id="9324" w:author="superchickend" w:date="2012-12-16T15:30:00Z">
                <w:pPr>
                  <w:spacing w:line="240" w:lineRule="auto"/>
                  <w:jc w:val="right"/>
                </w:pPr>
              </w:pPrChange>
            </w:pPr>
            <w:ins w:id="9325" w:author="The Si Tran" w:date="2012-12-10T07:28:00Z">
              <w:r w:rsidRPr="004C2D67">
                <w:rPr>
                  <w:sz w:val="26"/>
                  <w:szCs w:val="26"/>
                  <w:rPrChange w:id="9326"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327" w:author="superchickend" w:date="2012-12-16T15:30:00Z">
            <w:tblPrEx>
              <w:tblW w:w="9291" w:type="dxa"/>
            </w:tblPrEx>
          </w:tblPrExChange>
        </w:tblPrEx>
        <w:trPr>
          <w:trHeight w:val="550"/>
          <w:ins w:id="9328" w:author="The Si Tran" w:date="2012-12-10T07:28:00Z"/>
          <w:trPrChange w:id="9329"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330"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331" w:author="The Si Tran" w:date="2012-12-10T07:28:00Z"/>
                <w:b/>
                <w:sz w:val="26"/>
                <w:szCs w:val="26"/>
                <w:rPrChange w:id="9332" w:author="superchickend" w:date="2012-12-16T15:30:00Z">
                  <w:rPr>
                    <w:ins w:id="9333" w:author="The Si Tran" w:date="2012-12-10T07:28:00Z"/>
                    <w:rFonts w:ascii="Calibri" w:eastAsia="Times New Roman" w:hAnsi="Calibri"/>
                    <w:color w:val="000000"/>
                    <w:sz w:val="22"/>
                  </w:rPr>
                </w:rPrChange>
              </w:rPr>
              <w:pPrChange w:id="9334"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33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336" w:author="The Si Tran" w:date="2012-12-10T07:28:00Z"/>
                <w:sz w:val="26"/>
                <w:szCs w:val="26"/>
                <w:rPrChange w:id="9337" w:author="The Si Tran" w:date="2012-12-14T06:33:00Z">
                  <w:rPr>
                    <w:ins w:id="9338" w:author="The Si Tran" w:date="2012-12-10T07:28:00Z"/>
                    <w:rFonts w:ascii="Calibri" w:eastAsia="Times New Roman" w:hAnsi="Calibri"/>
                    <w:color w:val="000000"/>
                    <w:sz w:val="22"/>
                  </w:rPr>
                </w:rPrChange>
              </w:rPr>
              <w:pPrChange w:id="9339" w:author="The Si Tran" w:date="2012-12-16T08:45:00Z">
                <w:pPr>
                  <w:spacing w:line="240" w:lineRule="auto"/>
                </w:pPr>
              </w:pPrChange>
            </w:pPr>
            <w:r>
              <w:rPr>
                <w:sz w:val="26"/>
                <w:szCs w:val="26"/>
              </w:rPr>
              <w:t>Nơron</w:t>
            </w:r>
            <w:ins w:id="9340" w:author="The Si Tran" w:date="2012-12-10T07:28:00Z">
              <w:r w:rsidR="00A837C3" w:rsidRPr="004C2D67">
                <w:rPr>
                  <w:sz w:val="26"/>
                  <w:szCs w:val="26"/>
                  <w:rPrChange w:id="9341"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34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343" w:author="The Si Tran" w:date="2012-12-10T07:28:00Z"/>
                <w:sz w:val="26"/>
                <w:szCs w:val="26"/>
                <w:rPrChange w:id="9344" w:author="The Si Tran" w:date="2012-12-14T06:33:00Z">
                  <w:rPr>
                    <w:ins w:id="9345" w:author="The Si Tran" w:date="2012-12-10T07:28:00Z"/>
                    <w:rFonts w:ascii="Calibri" w:eastAsia="Times New Roman" w:hAnsi="Calibri"/>
                    <w:color w:val="000000"/>
                    <w:sz w:val="22"/>
                  </w:rPr>
                </w:rPrChange>
              </w:rPr>
              <w:pPrChange w:id="9346" w:author="superchickend" w:date="2012-12-16T15:30:00Z">
                <w:pPr>
                  <w:spacing w:line="240" w:lineRule="auto"/>
                  <w:jc w:val="right"/>
                </w:pPr>
              </w:pPrChange>
            </w:pPr>
            <w:ins w:id="9347" w:author="The Si Tran" w:date="2012-12-10T07:28:00Z">
              <w:r w:rsidRPr="004C2D67">
                <w:rPr>
                  <w:sz w:val="26"/>
                  <w:szCs w:val="26"/>
                  <w:rPrChange w:id="9348"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349"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350" w:author="The Si Tran" w:date="2012-12-10T07:28:00Z"/>
                <w:sz w:val="26"/>
                <w:szCs w:val="26"/>
                <w:rPrChange w:id="9351" w:author="The Si Tran" w:date="2012-12-14T06:33:00Z">
                  <w:rPr>
                    <w:ins w:id="9352" w:author="The Si Tran" w:date="2012-12-10T07:28:00Z"/>
                    <w:rFonts w:ascii="Calibri" w:eastAsia="Times New Roman" w:hAnsi="Calibri"/>
                    <w:color w:val="000000"/>
                    <w:sz w:val="22"/>
                  </w:rPr>
                </w:rPrChange>
              </w:rPr>
              <w:pPrChange w:id="9353" w:author="superchickend" w:date="2012-12-16T15:30:00Z">
                <w:pPr>
                  <w:spacing w:line="240" w:lineRule="auto"/>
                  <w:jc w:val="right"/>
                </w:pPr>
              </w:pPrChange>
            </w:pPr>
            <w:ins w:id="9354" w:author="The Si Tran" w:date="2012-12-10T07:28:00Z">
              <w:r w:rsidRPr="004C2D67">
                <w:rPr>
                  <w:sz w:val="26"/>
                  <w:szCs w:val="26"/>
                  <w:rPrChange w:id="9355"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35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357" w:author="The Si Tran" w:date="2012-12-10T07:28:00Z"/>
                <w:sz w:val="26"/>
                <w:szCs w:val="26"/>
                <w:rPrChange w:id="9358" w:author="The Si Tran" w:date="2012-12-14T06:33:00Z">
                  <w:rPr>
                    <w:ins w:id="9359" w:author="The Si Tran" w:date="2012-12-10T07:28:00Z"/>
                    <w:rFonts w:ascii="Calibri" w:eastAsia="Times New Roman" w:hAnsi="Calibri"/>
                    <w:color w:val="000000"/>
                    <w:sz w:val="22"/>
                  </w:rPr>
                </w:rPrChange>
              </w:rPr>
              <w:pPrChange w:id="9360" w:author="superchickend" w:date="2012-12-16T15:30:00Z">
                <w:pPr>
                  <w:spacing w:line="240" w:lineRule="auto"/>
                  <w:jc w:val="right"/>
                </w:pPr>
              </w:pPrChange>
            </w:pPr>
            <w:ins w:id="9361" w:author="The Si Tran" w:date="2012-12-10T07:28:00Z">
              <w:r w:rsidRPr="004C2D67">
                <w:rPr>
                  <w:sz w:val="26"/>
                  <w:szCs w:val="26"/>
                  <w:rPrChange w:id="9362"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363" w:author="superchickend" w:date="2012-12-16T15:30:00Z">
            <w:tblPrEx>
              <w:tblW w:w="9291" w:type="dxa"/>
            </w:tblPrEx>
          </w:tblPrExChange>
        </w:tblPrEx>
        <w:trPr>
          <w:trHeight w:val="274"/>
          <w:ins w:id="9364" w:author="The Si Tran" w:date="2012-12-10T07:28:00Z"/>
          <w:trPrChange w:id="9365"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366"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367" w:author="The Si Tran" w:date="2012-12-10T07:28:00Z"/>
                <w:b/>
                <w:sz w:val="26"/>
                <w:szCs w:val="26"/>
                <w:rPrChange w:id="9368" w:author="superchickend" w:date="2012-12-16T15:30:00Z">
                  <w:rPr>
                    <w:ins w:id="9369" w:author="The Si Tran" w:date="2012-12-10T07:28:00Z"/>
                    <w:rFonts w:ascii="Calibri" w:eastAsia="Times New Roman" w:hAnsi="Calibri"/>
                    <w:color w:val="000000"/>
                    <w:sz w:val="22"/>
                  </w:rPr>
                </w:rPrChange>
              </w:rPr>
              <w:pPrChange w:id="9370" w:author="superchickend" w:date="2012-12-16T15:30:00Z">
                <w:pPr>
                  <w:spacing w:line="240" w:lineRule="auto"/>
                  <w:jc w:val="center"/>
                </w:pPr>
              </w:pPrChange>
            </w:pPr>
            <w:ins w:id="9371" w:author="The Si Tran" w:date="2012-12-10T07:28:00Z">
              <w:r w:rsidRPr="004C2D67">
                <w:rPr>
                  <w:b/>
                  <w:sz w:val="26"/>
                  <w:szCs w:val="26"/>
                  <w:rPrChange w:id="9372"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37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374" w:author="The Si Tran" w:date="2012-12-10T07:28:00Z"/>
                <w:sz w:val="26"/>
                <w:szCs w:val="26"/>
                <w:rPrChange w:id="9375" w:author="The Si Tran" w:date="2012-12-14T06:33:00Z">
                  <w:rPr>
                    <w:ins w:id="9376" w:author="The Si Tran" w:date="2012-12-10T07:28:00Z"/>
                    <w:rFonts w:ascii="Calibri" w:eastAsia="Times New Roman" w:hAnsi="Calibri"/>
                    <w:color w:val="000000"/>
                    <w:sz w:val="22"/>
                  </w:rPr>
                </w:rPrChange>
              </w:rPr>
              <w:pPrChange w:id="9377" w:author="The Si Tran" w:date="2012-12-16T08:45:00Z">
                <w:pPr>
                  <w:spacing w:line="240" w:lineRule="auto"/>
                </w:pPr>
              </w:pPrChange>
            </w:pPr>
            <w:ins w:id="9378" w:author="The Si Tran" w:date="2012-12-10T07:28:00Z">
              <w:r w:rsidRPr="004C2D67">
                <w:rPr>
                  <w:sz w:val="26"/>
                  <w:szCs w:val="26"/>
                  <w:rPrChange w:id="9379"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38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381" w:author="The Si Tran" w:date="2012-12-10T07:28:00Z"/>
                <w:sz w:val="26"/>
                <w:szCs w:val="26"/>
                <w:rPrChange w:id="9382" w:author="The Si Tran" w:date="2012-12-14T06:33:00Z">
                  <w:rPr>
                    <w:ins w:id="9383" w:author="The Si Tran" w:date="2012-12-10T07:28:00Z"/>
                    <w:rFonts w:ascii="Calibri" w:eastAsia="Times New Roman" w:hAnsi="Calibri"/>
                    <w:color w:val="000000"/>
                    <w:sz w:val="22"/>
                  </w:rPr>
                </w:rPrChange>
              </w:rPr>
              <w:pPrChange w:id="9384" w:author="superchickend" w:date="2012-12-16T15:30:00Z">
                <w:pPr>
                  <w:spacing w:line="240" w:lineRule="auto"/>
                  <w:jc w:val="right"/>
                </w:pPr>
              </w:pPrChange>
            </w:pPr>
            <w:ins w:id="9385" w:author="The Si Tran" w:date="2012-12-10T07:28:00Z">
              <w:r w:rsidRPr="004C2D67">
                <w:rPr>
                  <w:sz w:val="26"/>
                  <w:szCs w:val="26"/>
                  <w:rPrChange w:id="9386"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38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388" w:author="The Si Tran" w:date="2012-12-10T07:28:00Z"/>
                <w:sz w:val="26"/>
                <w:szCs w:val="26"/>
                <w:rPrChange w:id="9389" w:author="The Si Tran" w:date="2012-12-14T06:33:00Z">
                  <w:rPr>
                    <w:ins w:id="9390" w:author="The Si Tran" w:date="2012-12-10T07:28:00Z"/>
                    <w:rFonts w:ascii="Calibri" w:eastAsia="Times New Roman" w:hAnsi="Calibri"/>
                    <w:color w:val="000000"/>
                    <w:sz w:val="22"/>
                  </w:rPr>
                </w:rPrChange>
              </w:rPr>
              <w:pPrChange w:id="9391" w:author="superchickend" w:date="2012-12-16T15:30:00Z">
                <w:pPr>
                  <w:spacing w:line="240" w:lineRule="auto"/>
                  <w:jc w:val="right"/>
                </w:pPr>
              </w:pPrChange>
            </w:pPr>
            <w:ins w:id="9392" w:author="The Si Tran" w:date="2012-12-10T07:28:00Z">
              <w:r w:rsidRPr="004C2D67">
                <w:rPr>
                  <w:sz w:val="26"/>
                  <w:szCs w:val="26"/>
                  <w:rPrChange w:id="9393"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39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395" w:author="The Si Tran" w:date="2012-12-10T07:28:00Z"/>
                <w:sz w:val="26"/>
                <w:szCs w:val="26"/>
                <w:rPrChange w:id="9396" w:author="The Si Tran" w:date="2012-12-14T06:33:00Z">
                  <w:rPr>
                    <w:ins w:id="9397" w:author="The Si Tran" w:date="2012-12-10T07:28:00Z"/>
                    <w:rFonts w:ascii="Calibri" w:eastAsia="Times New Roman" w:hAnsi="Calibri"/>
                    <w:color w:val="000000"/>
                    <w:sz w:val="22"/>
                  </w:rPr>
                </w:rPrChange>
              </w:rPr>
              <w:pPrChange w:id="9398" w:author="superchickend" w:date="2012-12-16T15:30:00Z">
                <w:pPr>
                  <w:spacing w:line="240" w:lineRule="auto"/>
                  <w:jc w:val="right"/>
                </w:pPr>
              </w:pPrChange>
            </w:pPr>
            <w:ins w:id="9399" w:author="The Si Tran" w:date="2012-12-10T07:28:00Z">
              <w:r w:rsidRPr="004C2D67">
                <w:rPr>
                  <w:sz w:val="26"/>
                  <w:szCs w:val="26"/>
                  <w:rPrChange w:id="9400"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401" w:author="superchickend" w:date="2012-12-16T15:30:00Z">
            <w:tblPrEx>
              <w:tblW w:w="9291" w:type="dxa"/>
            </w:tblPrEx>
          </w:tblPrExChange>
        </w:tblPrEx>
        <w:trPr>
          <w:trHeight w:val="828"/>
          <w:ins w:id="9402" w:author="The Si Tran" w:date="2012-12-10T07:28:00Z"/>
          <w:trPrChange w:id="9403"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04"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405" w:author="The Si Tran" w:date="2012-12-10T07:28:00Z"/>
                <w:b/>
                <w:sz w:val="26"/>
                <w:szCs w:val="26"/>
                <w:rPrChange w:id="9406" w:author="superchickend" w:date="2012-12-16T15:30:00Z">
                  <w:rPr>
                    <w:ins w:id="9407" w:author="The Si Tran" w:date="2012-12-10T07:28:00Z"/>
                    <w:rFonts w:ascii="Calibri" w:eastAsia="Times New Roman" w:hAnsi="Calibri"/>
                    <w:color w:val="000000"/>
                    <w:sz w:val="22"/>
                  </w:rPr>
                </w:rPrChange>
              </w:rPr>
              <w:pPrChange w:id="9408" w:author="superchickend" w:date="2012-12-16T15:30:00Z">
                <w:pPr>
                  <w:spacing w:line="240" w:lineRule="auto"/>
                  <w:jc w:val="center"/>
                </w:pPr>
              </w:pPrChange>
            </w:pPr>
            <w:ins w:id="9409" w:author="The Si Tran" w:date="2012-12-10T07:28:00Z">
              <w:r w:rsidRPr="004C2D67">
                <w:rPr>
                  <w:b/>
                  <w:sz w:val="26"/>
                  <w:szCs w:val="26"/>
                  <w:rPrChange w:id="9410"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41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412" w:author="The Si Tran" w:date="2012-12-10T07:28:00Z"/>
                <w:sz w:val="26"/>
                <w:szCs w:val="26"/>
                <w:rPrChange w:id="9413" w:author="The Si Tran" w:date="2012-12-14T06:33:00Z">
                  <w:rPr>
                    <w:ins w:id="9414" w:author="The Si Tran" w:date="2012-12-10T07:28:00Z"/>
                    <w:rFonts w:ascii="Calibri" w:eastAsia="Times New Roman" w:hAnsi="Calibri"/>
                    <w:color w:val="000000"/>
                    <w:sz w:val="22"/>
                  </w:rPr>
                </w:rPrChange>
              </w:rPr>
              <w:pPrChange w:id="9415" w:author="The Si Tran" w:date="2012-12-16T08:45:00Z">
                <w:pPr>
                  <w:spacing w:line="240" w:lineRule="auto"/>
                  <w:jc w:val="left"/>
                </w:pPr>
              </w:pPrChange>
            </w:pPr>
            <w:ins w:id="9416" w:author="The Si Tran" w:date="2012-12-10T07:28:00Z">
              <w:r w:rsidRPr="004C2D67">
                <w:rPr>
                  <w:sz w:val="26"/>
                  <w:szCs w:val="26"/>
                  <w:rPrChange w:id="9417" w:author="The Si Tran" w:date="2012-12-14T06:33:00Z">
                    <w:rPr>
                      <w:rFonts w:ascii="Calibri" w:hAnsi="Calibri"/>
                      <w:sz w:val="22"/>
                    </w:rPr>
                  </w:rPrChange>
                </w:rPr>
                <w:t>ARIMA(0, 0, 0)(0, 1, 0)12</w:t>
              </w:r>
              <w:r w:rsidRPr="004C2D67">
                <w:rPr>
                  <w:sz w:val="26"/>
                  <w:szCs w:val="26"/>
                  <w:rPrChange w:id="9418" w:author="The Si Tran" w:date="2012-12-14T06:33:00Z">
                    <w:rPr>
                      <w:rFonts w:ascii="Calibri" w:hAnsi="Calibri"/>
                      <w:sz w:val="22"/>
                    </w:rPr>
                  </w:rPrChange>
                </w:rPr>
                <w:br/>
              </w:r>
            </w:ins>
            <w:r w:rsidR="00976130">
              <w:rPr>
                <w:sz w:val="26"/>
                <w:szCs w:val="26"/>
              </w:rPr>
              <w:t>Nơron</w:t>
            </w:r>
            <w:ins w:id="9419" w:author="The Si Tran" w:date="2012-12-10T07:28:00Z">
              <w:r w:rsidRPr="004C2D67">
                <w:rPr>
                  <w:sz w:val="26"/>
                  <w:szCs w:val="26"/>
                  <w:rPrChange w:id="9420"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42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422" w:author="The Si Tran" w:date="2012-12-10T07:28:00Z"/>
                <w:b/>
                <w:sz w:val="26"/>
                <w:szCs w:val="26"/>
                <w:rPrChange w:id="9423" w:author="superchickend" w:date="2012-12-16T15:30:00Z">
                  <w:rPr>
                    <w:ins w:id="9424" w:author="The Si Tran" w:date="2012-12-10T07:28:00Z"/>
                    <w:rFonts w:ascii="Calibri" w:eastAsia="Times New Roman" w:hAnsi="Calibri"/>
                    <w:color w:val="000000"/>
                    <w:sz w:val="22"/>
                  </w:rPr>
                </w:rPrChange>
              </w:rPr>
              <w:pPrChange w:id="9425" w:author="superchickend" w:date="2012-12-16T15:30:00Z">
                <w:pPr>
                  <w:spacing w:line="240" w:lineRule="auto"/>
                  <w:jc w:val="right"/>
                </w:pPr>
              </w:pPrChange>
            </w:pPr>
            <w:ins w:id="9426" w:author="The Si Tran" w:date="2012-12-10T07:28:00Z">
              <w:r w:rsidRPr="004C2D67">
                <w:rPr>
                  <w:b/>
                  <w:sz w:val="26"/>
                  <w:szCs w:val="26"/>
                  <w:rPrChange w:id="9427"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42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429" w:author="The Si Tran" w:date="2012-12-10T07:28:00Z"/>
                <w:b/>
                <w:sz w:val="26"/>
                <w:szCs w:val="26"/>
                <w:rPrChange w:id="9430" w:author="superchickend" w:date="2012-12-16T15:30:00Z">
                  <w:rPr>
                    <w:ins w:id="9431" w:author="The Si Tran" w:date="2012-12-10T07:28:00Z"/>
                    <w:rFonts w:ascii="Calibri" w:eastAsia="Times New Roman" w:hAnsi="Calibri"/>
                    <w:color w:val="000000"/>
                    <w:sz w:val="22"/>
                  </w:rPr>
                </w:rPrChange>
              </w:rPr>
              <w:pPrChange w:id="9432" w:author="superchickend" w:date="2012-12-16T15:30:00Z">
                <w:pPr>
                  <w:spacing w:line="240" w:lineRule="auto"/>
                  <w:jc w:val="right"/>
                </w:pPr>
              </w:pPrChange>
            </w:pPr>
            <w:ins w:id="9433" w:author="The Si Tran" w:date="2012-12-10T07:28:00Z">
              <w:r w:rsidRPr="004C2D67">
                <w:rPr>
                  <w:b/>
                  <w:sz w:val="26"/>
                  <w:szCs w:val="26"/>
                  <w:rPrChange w:id="9434"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43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436" w:author="The Si Tran" w:date="2012-12-10T07:28:00Z"/>
                <w:b/>
                <w:sz w:val="26"/>
                <w:szCs w:val="26"/>
                <w:rPrChange w:id="9437" w:author="superchickend" w:date="2012-12-16T15:30:00Z">
                  <w:rPr>
                    <w:ins w:id="9438" w:author="The Si Tran" w:date="2012-12-10T07:28:00Z"/>
                    <w:rFonts w:ascii="Calibri" w:eastAsia="Times New Roman" w:hAnsi="Calibri"/>
                    <w:color w:val="000000"/>
                    <w:sz w:val="22"/>
                  </w:rPr>
                </w:rPrChange>
              </w:rPr>
              <w:pPrChange w:id="9439" w:author="superchickend" w:date="2012-12-16T15:30:00Z">
                <w:pPr>
                  <w:spacing w:line="240" w:lineRule="auto"/>
                  <w:jc w:val="right"/>
                </w:pPr>
              </w:pPrChange>
            </w:pPr>
            <w:ins w:id="9440" w:author="The Si Tran" w:date="2012-12-10T07:28:00Z">
              <w:r w:rsidRPr="004C2D67">
                <w:rPr>
                  <w:b/>
                  <w:sz w:val="26"/>
                  <w:szCs w:val="26"/>
                  <w:rPrChange w:id="9441"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442" w:author="superchickend" w:date="2012-12-16T15:30:00Z">
            <w:tblPrEx>
              <w:tblW w:w="9291" w:type="dxa"/>
            </w:tblPrEx>
          </w:tblPrExChange>
        </w:tblPrEx>
        <w:trPr>
          <w:trHeight w:val="88"/>
          <w:ins w:id="9443" w:author="The Si Tran" w:date="2012-12-10T07:28:00Z"/>
          <w:trPrChange w:id="9444"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445"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446" w:author="The Si Tran" w:date="2012-12-10T07:28:00Z"/>
                <w:sz w:val="26"/>
                <w:szCs w:val="26"/>
                <w:rPrChange w:id="9447" w:author="The Si Tran" w:date="2012-12-14T06:33:00Z">
                  <w:rPr>
                    <w:ins w:id="9448" w:author="The Si Tran" w:date="2012-12-10T07:28:00Z"/>
                    <w:rFonts w:ascii="Calibri" w:eastAsia="Times New Roman" w:hAnsi="Calibri"/>
                    <w:color w:val="000000"/>
                    <w:sz w:val="22"/>
                  </w:rPr>
                </w:rPrChange>
              </w:rPr>
              <w:pPrChange w:id="9449"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45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451" w:author="The Si Tran" w:date="2012-12-10T07:28:00Z"/>
                <w:sz w:val="26"/>
                <w:szCs w:val="26"/>
                <w:rPrChange w:id="9452" w:author="The Si Tran" w:date="2012-12-14T06:33:00Z">
                  <w:rPr>
                    <w:ins w:id="9453" w:author="The Si Tran" w:date="2012-12-10T07:28:00Z"/>
                    <w:rFonts w:ascii="Calibri" w:eastAsia="Times New Roman" w:hAnsi="Calibri"/>
                    <w:color w:val="000000"/>
                    <w:sz w:val="22"/>
                  </w:rPr>
                </w:rPrChange>
              </w:rPr>
              <w:pPrChange w:id="9454" w:author="The Si Tran" w:date="2012-12-16T08:45:00Z">
                <w:pPr>
                  <w:spacing w:line="240" w:lineRule="auto"/>
                  <w:jc w:val="left"/>
                </w:pPr>
              </w:pPrChange>
            </w:pPr>
            <w:ins w:id="9455" w:author="The Si Tran" w:date="2012-12-10T07:28:00Z">
              <w:r w:rsidRPr="004C2D67">
                <w:rPr>
                  <w:sz w:val="26"/>
                  <w:szCs w:val="26"/>
                  <w:rPrChange w:id="9456" w:author="The Si Tran" w:date="2012-12-14T06:33:00Z">
                    <w:rPr>
                      <w:rFonts w:ascii="Calibri" w:hAnsi="Calibri"/>
                      <w:sz w:val="22"/>
                    </w:rPr>
                  </w:rPrChange>
                </w:rPr>
                <w:t>ARIMA(0, 0, 0)(0, 1, 0)12</w:t>
              </w:r>
              <w:r w:rsidRPr="004C2D67">
                <w:rPr>
                  <w:sz w:val="26"/>
                  <w:szCs w:val="26"/>
                  <w:rPrChange w:id="9457" w:author="The Si Tran" w:date="2012-12-14T06:33:00Z">
                    <w:rPr>
                      <w:rFonts w:ascii="Calibri" w:hAnsi="Calibri"/>
                      <w:sz w:val="22"/>
                    </w:rPr>
                  </w:rPrChange>
                </w:rPr>
                <w:br/>
              </w:r>
            </w:ins>
            <w:r w:rsidR="00976130">
              <w:rPr>
                <w:sz w:val="26"/>
                <w:szCs w:val="26"/>
              </w:rPr>
              <w:t>Nơron</w:t>
            </w:r>
            <w:ins w:id="9458" w:author="The Si Tran" w:date="2012-12-10T07:28:00Z">
              <w:r w:rsidRPr="004C2D67">
                <w:rPr>
                  <w:sz w:val="26"/>
                  <w:szCs w:val="26"/>
                  <w:rPrChange w:id="9459"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46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461" w:author="The Si Tran" w:date="2012-12-10T07:28:00Z"/>
                <w:sz w:val="26"/>
                <w:szCs w:val="26"/>
                <w:rPrChange w:id="9462" w:author="The Si Tran" w:date="2012-12-14T06:33:00Z">
                  <w:rPr>
                    <w:ins w:id="9463" w:author="The Si Tran" w:date="2012-12-10T07:28:00Z"/>
                    <w:rFonts w:ascii="Calibri" w:eastAsia="Times New Roman" w:hAnsi="Calibri"/>
                    <w:color w:val="000000"/>
                    <w:sz w:val="22"/>
                  </w:rPr>
                </w:rPrChange>
              </w:rPr>
              <w:pPrChange w:id="9464" w:author="superchickend" w:date="2012-12-16T15:30:00Z">
                <w:pPr>
                  <w:spacing w:line="240" w:lineRule="auto"/>
                  <w:jc w:val="right"/>
                </w:pPr>
              </w:pPrChange>
            </w:pPr>
            <w:ins w:id="9465" w:author="The Si Tran" w:date="2012-12-10T07:28:00Z">
              <w:r w:rsidRPr="004C2D67">
                <w:rPr>
                  <w:sz w:val="26"/>
                  <w:szCs w:val="26"/>
                  <w:rPrChange w:id="9466"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46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468" w:author="The Si Tran" w:date="2012-12-10T07:28:00Z"/>
                <w:sz w:val="26"/>
                <w:szCs w:val="26"/>
                <w:rPrChange w:id="9469" w:author="The Si Tran" w:date="2012-12-14T06:33:00Z">
                  <w:rPr>
                    <w:ins w:id="9470" w:author="The Si Tran" w:date="2012-12-10T07:28:00Z"/>
                    <w:rFonts w:ascii="Calibri" w:eastAsia="Times New Roman" w:hAnsi="Calibri"/>
                    <w:color w:val="000000"/>
                    <w:sz w:val="22"/>
                  </w:rPr>
                </w:rPrChange>
              </w:rPr>
              <w:pPrChange w:id="9471" w:author="superchickend" w:date="2012-12-16T15:30:00Z">
                <w:pPr>
                  <w:spacing w:line="240" w:lineRule="auto"/>
                  <w:jc w:val="right"/>
                </w:pPr>
              </w:pPrChange>
            </w:pPr>
            <w:ins w:id="9472" w:author="The Si Tran" w:date="2012-12-10T07:28:00Z">
              <w:r w:rsidRPr="004C2D67">
                <w:rPr>
                  <w:sz w:val="26"/>
                  <w:szCs w:val="26"/>
                  <w:rPrChange w:id="9473"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47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475" w:author="The Si Tran" w:date="2012-12-10T07:28:00Z"/>
                <w:sz w:val="26"/>
                <w:szCs w:val="26"/>
                <w:rPrChange w:id="9476" w:author="The Si Tran" w:date="2012-12-14T06:33:00Z">
                  <w:rPr>
                    <w:ins w:id="9477" w:author="The Si Tran" w:date="2012-12-10T07:28:00Z"/>
                    <w:rFonts w:ascii="Calibri" w:eastAsia="Times New Roman" w:hAnsi="Calibri"/>
                    <w:color w:val="000000"/>
                    <w:sz w:val="22"/>
                  </w:rPr>
                </w:rPrChange>
              </w:rPr>
              <w:pPrChange w:id="9478" w:author="superchickend" w:date="2012-12-16T15:30:00Z">
                <w:pPr>
                  <w:spacing w:line="240" w:lineRule="auto"/>
                  <w:jc w:val="right"/>
                </w:pPr>
              </w:pPrChange>
            </w:pPr>
            <w:ins w:id="9479" w:author="The Si Tran" w:date="2012-12-10T07:28:00Z">
              <w:r w:rsidRPr="004C2D67">
                <w:rPr>
                  <w:sz w:val="26"/>
                  <w:szCs w:val="26"/>
                  <w:rPrChange w:id="9480" w:author="The Si Tran" w:date="2012-12-14T06:33:00Z">
                    <w:rPr>
                      <w:rFonts w:ascii="Calibri" w:hAnsi="Calibri"/>
                      <w:sz w:val="22"/>
                    </w:rPr>
                  </w:rPrChange>
                </w:rPr>
                <w:t>5.97</w:t>
              </w:r>
            </w:ins>
          </w:p>
        </w:tc>
      </w:tr>
    </w:tbl>
    <w:p w14:paraId="3A37605C" w14:textId="77777777" w:rsidR="00722731" w:rsidRDefault="00722731" w:rsidP="00615169"/>
    <w:p w14:paraId="091A3004" w14:textId="4C861107" w:rsidR="00615169" w:rsidRPr="00097101" w:rsidRDefault="00615169">
      <w:pPr>
        <w:rPr>
          <w:ins w:id="9481" w:author="The Si Tran" w:date="2012-12-14T06:31:00Z"/>
        </w:rPr>
        <w:pPrChange w:id="9482" w:author="The Si Tran" w:date="2012-12-14T06:31:00Z">
          <w:pPr>
            <w:pStyle w:val="Heading1"/>
            <w:jc w:val="left"/>
          </w:pPr>
        </w:pPrChange>
      </w:pPr>
      <w:r>
        <w:t xml:space="preserve">Nhận xét: qua bảng kết quả thực nghiệm 6.2 và 6.3, chúng ta nhận thấy rằng mô hình </w:t>
      </w:r>
      <w:r w:rsidR="00D01DD2">
        <w:t xml:space="preserve">tích hợp cho kết quả tối ưu hơn hai mô hình thành phần. Cụ thể, đối với chuỗi dữ liệu </w:t>
      </w:r>
      <w:ins w:id="9483" w:author="The Si Tran" w:date="2012-12-14T06:29:00Z">
        <w:r w:rsidR="00D01DD2" w:rsidRPr="00EF4E32">
          <w:t>Passengers</w:t>
        </w:r>
      </w:ins>
      <w:r w:rsidR="00D01DD2">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w:t>
      </w:r>
      <w:r w:rsidR="007D2537">
        <w:t xml:space="preserve"> Như vậy, ta có thể nói rằng trong đa số trường hợp dự báo trên dữ liệu có cả tính mùa và xu hướng thì mô hình tích hợp cho kết quả tốt hơn các mô hình thành phần.</w:t>
      </w:r>
    </w:p>
    <w:p w14:paraId="7AFD012E" w14:textId="21B80111" w:rsidR="00EF77AD" w:rsidRDefault="00EF77AD">
      <w:pPr>
        <w:pStyle w:val="Heading3"/>
        <w:rPr>
          <w:ins w:id="9484" w:author="The Si Tran" w:date="2012-12-14T06:31:00Z"/>
        </w:rPr>
        <w:pPrChange w:id="9485" w:author="The Si Tran" w:date="2012-12-06T21:22:00Z">
          <w:pPr>
            <w:pStyle w:val="Heading1"/>
            <w:jc w:val="left"/>
          </w:pPr>
        </w:pPrChange>
      </w:pPr>
      <w:bookmarkStart w:id="9486" w:name="_Toc343711259"/>
      <w:ins w:id="9487" w:author="The Si Tran" w:date="2012-12-06T21:22:00Z">
        <w:r>
          <w:t>Bộ dữ liệ</w:t>
        </w:r>
        <w:r w:rsidR="00810267">
          <w:t>u có tính mùa</w:t>
        </w:r>
      </w:ins>
      <w:bookmarkEnd w:id="9486"/>
    </w:p>
    <w:p w14:paraId="400D4954" w14:textId="31AD8F0A" w:rsidR="00722731" w:rsidRPr="00EF4E32" w:rsidRDefault="00722731">
      <w:pPr>
        <w:pStyle w:val="Bang"/>
        <w:rPr>
          <w:ins w:id="9488" w:author="The Si Tran" w:date="2012-12-10T07:29:00Z"/>
        </w:rPr>
        <w:pPrChange w:id="9489" w:author="The Si Tran" w:date="2012-12-16T10:03:00Z">
          <w:pPr>
            <w:pStyle w:val="Heading1"/>
            <w:jc w:val="left"/>
          </w:pPr>
        </w:pPrChange>
      </w:pPr>
      <w:bookmarkStart w:id="9490" w:name="_Toc343033796"/>
      <w:bookmarkStart w:id="9491" w:name="_Toc343711419"/>
      <w:ins w:id="9492" w:author="The Si Tran" w:date="2012-12-14T06:31:00Z">
        <w:r w:rsidRPr="00EF4E32">
          <w:t>Bảng 6.4: Kết quả thực nghiệm chuỗi dữ liệu Deaths</w:t>
        </w:r>
      </w:ins>
      <w:bookmarkEnd w:id="9490"/>
      <w:bookmarkEnd w:id="9491"/>
    </w:p>
    <w:tbl>
      <w:tblPr>
        <w:tblW w:w="9334" w:type="dxa"/>
        <w:tblLook w:val="04A0" w:firstRow="1" w:lastRow="0" w:firstColumn="1" w:lastColumn="0" w:noHBand="0" w:noVBand="1"/>
        <w:tblPrChange w:id="9493"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494">
          <w:tblGrid>
            <w:gridCol w:w="1072"/>
            <w:gridCol w:w="6763"/>
            <w:gridCol w:w="830"/>
            <w:gridCol w:w="1053"/>
            <w:gridCol w:w="828"/>
          </w:tblGrid>
        </w:tblGridChange>
      </w:tblGrid>
      <w:tr w:rsidR="00A75EB6" w:rsidRPr="005046FC" w14:paraId="37A70988" w14:textId="77777777" w:rsidTr="004C2D67">
        <w:trPr>
          <w:trHeight w:val="265"/>
          <w:ins w:id="9495" w:author="The Si Tran" w:date="2012-12-10T07:30:00Z"/>
          <w:trPrChange w:id="9496"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497"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498" w:author="The Si Tran" w:date="2012-12-10T07:30:00Z"/>
                <w:sz w:val="26"/>
                <w:szCs w:val="26"/>
                <w:rPrChange w:id="9499" w:author="The Si Tran" w:date="2012-12-14T06:34:00Z">
                  <w:rPr>
                    <w:ins w:id="9500" w:author="The Si Tran" w:date="2012-12-10T07:30:00Z"/>
                    <w:rFonts w:ascii="Calibri" w:eastAsia="Times New Roman" w:hAnsi="Calibri"/>
                    <w:color w:val="000000"/>
                    <w:sz w:val="22"/>
                  </w:rPr>
                </w:rPrChange>
              </w:rPr>
              <w:pPrChange w:id="9501" w:author="The Si Tran" w:date="2012-12-16T08:45:00Z">
                <w:pPr>
                  <w:spacing w:line="240" w:lineRule="auto"/>
                </w:pPr>
              </w:pPrChange>
            </w:pPr>
            <w:ins w:id="9502" w:author="The Si Tran" w:date="2012-12-10T07:30:00Z">
              <w:r w:rsidRPr="004C2D67">
                <w:rPr>
                  <w:sz w:val="26"/>
                  <w:szCs w:val="26"/>
                  <w:rPrChange w:id="9503"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504"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505" w:author="The Si Tran" w:date="2012-12-10T07:30:00Z"/>
                <w:b/>
                <w:sz w:val="26"/>
                <w:szCs w:val="26"/>
                <w:rPrChange w:id="9506" w:author="superchickend" w:date="2012-12-16T15:30:00Z">
                  <w:rPr>
                    <w:ins w:id="9507" w:author="The Si Tran" w:date="2012-12-10T07:30:00Z"/>
                    <w:rFonts w:ascii="Calibri" w:eastAsia="Times New Roman" w:hAnsi="Calibri"/>
                    <w:color w:val="000000"/>
                    <w:sz w:val="22"/>
                  </w:rPr>
                </w:rPrChange>
              </w:rPr>
              <w:pPrChange w:id="9508" w:author="superchickend" w:date="2012-12-16T15:30:00Z">
                <w:pPr>
                  <w:spacing w:line="240" w:lineRule="auto"/>
                </w:pPr>
              </w:pPrChange>
            </w:pPr>
            <w:ins w:id="9509" w:author="The Si Tran" w:date="2012-12-10T07:30:00Z">
              <w:r w:rsidRPr="004C2D67">
                <w:rPr>
                  <w:b/>
                  <w:sz w:val="26"/>
                  <w:szCs w:val="26"/>
                  <w:rPrChange w:id="9510"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511"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512" w:author="The Si Tran" w:date="2012-12-10T07:30:00Z"/>
                <w:b/>
                <w:sz w:val="26"/>
                <w:szCs w:val="26"/>
                <w:rPrChange w:id="9513" w:author="superchickend" w:date="2012-12-16T15:30:00Z">
                  <w:rPr>
                    <w:ins w:id="9514" w:author="The Si Tran" w:date="2012-12-10T07:30:00Z"/>
                    <w:rFonts w:ascii="Calibri" w:eastAsia="Times New Roman" w:hAnsi="Calibri"/>
                    <w:color w:val="000000"/>
                    <w:sz w:val="22"/>
                  </w:rPr>
                </w:rPrChange>
              </w:rPr>
              <w:pPrChange w:id="9515" w:author="superchickend" w:date="2012-12-16T15:30:00Z">
                <w:pPr>
                  <w:spacing w:line="240" w:lineRule="auto"/>
                </w:pPr>
              </w:pPrChange>
            </w:pPr>
            <w:ins w:id="9516" w:author="The Si Tran" w:date="2012-12-10T07:30:00Z">
              <w:r w:rsidRPr="004C2D67">
                <w:rPr>
                  <w:b/>
                  <w:sz w:val="26"/>
                  <w:szCs w:val="26"/>
                  <w:rPrChange w:id="9517"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518"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519" w:author="The Si Tran" w:date="2012-12-10T07:30:00Z"/>
                <w:b/>
                <w:sz w:val="26"/>
                <w:szCs w:val="26"/>
                <w:rPrChange w:id="9520" w:author="superchickend" w:date="2012-12-16T15:30:00Z">
                  <w:rPr>
                    <w:ins w:id="9521" w:author="The Si Tran" w:date="2012-12-10T07:30:00Z"/>
                    <w:rFonts w:ascii="Calibri" w:eastAsia="Times New Roman" w:hAnsi="Calibri"/>
                    <w:color w:val="000000"/>
                    <w:sz w:val="22"/>
                  </w:rPr>
                </w:rPrChange>
              </w:rPr>
              <w:pPrChange w:id="9522" w:author="superchickend" w:date="2012-12-16T15:30:00Z">
                <w:pPr>
                  <w:spacing w:line="240" w:lineRule="auto"/>
                </w:pPr>
              </w:pPrChange>
            </w:pPr>
            <w:ins w:id="9523" w:author="The Si Tran" w:date="2012-12-10T07:30:00Z">
              <w:r w:rsidRPr="004C2D67">
                <w:rPr>
                  <w:b/>
                  <w:sz w:val="26"/>
                  <w:szCs w:val="26"/>
                  <w:rPrChange w:id="9524"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525"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526" w:author="The Si Tran" w:date="2012-12-10T07:30:00Z"/>
                <w:b/>
                <w:sz w:val="26"/>
                <w:szCs w:val="26"/>
                <w:rPrChange w:id="9527" w:author="superchickend" w:date="2012-12-16T15:30:00Z">
                  <w:rPr>
                    <w:ins w:id="9528" w:author="The Si Tran" w:date="2012-12-10T07:30:00Z"/>
                    <w:rFonts w:ascii="Calibri" w:eastAsia="Times New Roman" w:hAnsi="Calibri"/>
                    <w:color w:val="000000"/>
                    <w:sz w:val="22"/>
                  </w:rPr>
                </w:rPrChange>
              </w:rPr>
              <w:pPrChange w:id="9529" w:author="superchickend" w:date="2012-12-16T15:30:00Z">
                <w:pPr>
                  <w:spacing w:line="240" w:lineRule="auto"/>
                </w:pPr>
              </w:pPrChange>
            </w:pPr>
            <w:ins w:id="9530" w:author="The Si Tran" w:date="2012-12-10T07:30:00Z">
              <w:r w:rsidRPr="004C2D67">
                <w:rPr>
                  <w:b/>
                  <w:sz w:val="26"/>
                  <w:szCs w:val="26"/>
                  <w:rPrChange w:id="9531"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532" w:author="The Si Tran" w:date="2012-12-10T07:30:00Z"/>
          <w:trPrChange w:id="9533"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34"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4C2D67" w:rsidRDefault="00A75EB6">
            <w:pPr>
              <w:pStyle w:val="BangBody"/>
              <w:jc w:val="center"/>
              <w:rPr>
                <w:ins w:id="9535" w:author="The Si Tran" w:date="2012-12-10T07:30:00Z"/>
                <w:b/>
                <w:sz w:val="26"/>
                <w:szCs w:val="26"/>
                <w:rPrChange w:id="9536" w:author="superchickend" w:date="2012-12-16T15:30:00Z">
                  <w:rPr>
                    <w:ins w:id="9537" w:author="The Si Tran" w:date="2012-12-10T07:30:00Z"/>
                    <w:rFonts w:ascii="Calibri" w:eastAsia="Times New Roman" w:hAnsi="Calibri"/>
                    <w:color w:val="000000"/>
                    <w:sz w:val="22"/>
                  </w:rPr>
                </w:rPrChange>
              </w:rPr>
              <w:pPrChange w:id="9538" w:author="superchickend" w:date="2012-12-16T15:30:00Z">
                <w:pPr>
                  <w:spacing w:line="240" w:lineRule="auto"/>
                  <w:jc w:val="center"/>
                </w:pPr>
              </w:pPrChange>
            </w:pPr>
            <w:ins w:id="9539" w:author="The Si Tran" w:date="2012-12-10T07:30:00Z">
              <w:r w:rsidRPr="004C2D67">
                <w:rPr>
                  <w:b/>
                  <w:sz w:val="26"/>
                  <w:szCs w:val="26"/>
                  <w:rPrChange w:id="9540"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54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542" w:author="The Si Tran" w:date="2012-12-10T07:30:00Z"/>
                <w:sz w:val="26"/>
                <w:szCs w:val="26"/>
                <w:rPrChange w:id="9543" w:author="The Si Tran" w:date="2012-12-14T06:34:00Z">
                  <w:rPr>
                    <w:ins w:id="9544" w:author="The Si Tran" w:date="2012-12-10T07:30:00Z"/>
                    <w:rFonts w:ascii="Calibri" w:eastAsia="Times New Roman" w:hAnsi="Calibri"/>
                    <w:color w:val="000000"/>
                    <w:sz w:val="22"/>
                  </w:rPr>
                </w:rPrChange>
              </w:rPr>
              <w:pPrChange w:id="9545" w:author="The Si Tran" w:date="2012-12-16T08:45:00Z">
                <w:pPr>
                  <w:spacing w:line="240" w:lineRule="auto"/>
                  <w:jc w:val="left"/>
                </w:pPr>
              </w:pPrChange>
            </w:pPr>
            <w:r>
              <w:rPr>
                <w:sz w:val="26"/>
                <w:szCs w:val="26"/>
              </w:rPr>
              <w:t>Nơron</w:t>
            </w:r>
            <w:ins w:id="9546" w:author="The Si Tran" w:date="2012-12-10T07:30:00Z">
              <w:r w:rsidR="00A75EB6" w:rsidRPr="004C2D67">
                <w:rPr>
                  <w:sz w:val="26"/>
                  <w:szCs w:val="26"/>
                  <w:rPrChange w:id="9547"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54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549" w:author="The Si Tran" w:date="2012-12-10T07:30:00Z"/>
                <w:sz w:val="26"/>
                <w:szCs w:val="26"/>
                <w:rPrChange w:id="9550" w:author="The Si Tran" w:date="2012-12-14T06:34:00Z">
                  <w:rPr>
                    <w:ins w:id="9551" w:author="The Si Tran" w:date="2012-12-10T07:30:00Z"/>
                    <w:rFonts w:ascii="Calibri" w:eastAsia="Times New Roman" w:hAnsi="Calibri"/>
                    <w:color w:val="000000"/>
                    <w:sz w:val="22"/>
                  </w:rPr>
                </w:rPrChange>
              </w:rPr>
              <w:pPrChange w:id="9552" w:author="superchickend" w:date="2012-12-16T15:31:00Z">
                <w:pPr>
                  <w:spacing w:line="240" w:lineRule="auto"/>
                  <w:jc w:val="right"/>
                </w:pPr>
              </w:pPrChange>
            </w:pPr>
            <w:ins w:id="9553" w:author="The Si Tran" w:date="2012-12-10T07:30:00Z">
              <w:r w:rsidRPr="004C2D67">
                <w:rPr>
                  <w:sz w:val="26"/>
                  <w:szCs w:val="26"/>
                  <w:rPrChange w:id="9554"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55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556" w:author="The Si Tran" w:date="2012-12-10T07:30:00Z"/>
                <w:sz w:val="26"/>
                <w:szCs w:val="26"/>
                <w:rPrChange w:id="9557" w:author="The Si Tran" w:date="2012-12-14T06:34:00Z">
                  <w:rPr>
                    <w:ins w:id="9558" w:author="The Si Tran" w:date="2012-12-10T07:30:00Z"/>
                    <w:rFonts w:ascii="Calibri" w:eastAsia="Times New Roman" w:hAnsi="Calibri"/>
                    <w:color w:val="000000"/>
                    <w:sz w:val="22"/>
                  </w:rPr>
                </w:rPrChange>
              </w:rPr>
              <w:pPrChange w:id="9559" w:author="superchickend" w:date="2012-12-16T15:31:00Z">
                <w:pPr>
                  <w:spacing w:line="240" w:lineRule="auto"/>
                  <w:jc w:val="right"/>
                </w:pPr>
              </w:pPrChange>
            </w:pPr>
            <w:ins w:id="9560" w:author="The Si Tran" w:date="2012-12-10T07:30:00Z">
              <w:r w:rsidRPr="004C2D67">
                <w:rPr>
                  <w:sz w:val="26"/>
                  <w:szCs w:val="26"/>
                  <w:rPrChange w:id="9561"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56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563" w:author="The Si Tran" w:date="2012-12-10T07:30:00Z"/>
                <w:sz w:val="26"/>
                <w:szCs w:val="26"/>
                <w:rPrChange w:id="9564" w:author="The Si Tran" w:date="2012-12-14T06:34:00Z">
                  <w:rPr>
                    <w:ins w:id="9565" w:author="The Si Tran" w:date="2012-12-10T07:30:00Z"/>
                    <w:rFonts w:ascii="Calibri" w:eastAsia="Times New Roman" w:hAnsi="Calibri"/>
                    <w:color w:val="000000"/>
                    <w:sz w:val="22"/>
                  </w:rPr>
                </w:rPrChange>
              </w:rPr>
              <w:pPrChange w:id="9566" w:author="superchickend" w:date="2012-12-16T15:31:00Z">
                <w:pPr>
                  <w:spacing w:line="240" w:lineRule="auto"/>
                  <w:jc w:val="right"/>
                </w:pPr>
              </w:pPrChange>
            </w:pPr>
            <w:ins w:id="9567" w:author="The Si Tran" w:date="2012-12-10T07:30:00Z">
              <w:r w:rsidRPr="004C2D67">
                <w:rPr>
                  <w:sz w:val="26"/>
                  <w:szCs w:val="26"/>
                  <w:rPrChange w:id="9568" w:author="The Si Tran" w:date="2012-12-14T06:34:00Z">
                    <w:rPr>
                      <w:rFonts w:ascii="Calibri" w:hAnsi="Calibri"/>
                      <w:sz w:val="22"/>
                    </w:rPr>
                  </w:rPrChange>
                </w:rPr>
                <w:t>8.57</w:t>
              </w:r>
            </w:ins>
          </w:p>
        </w:tc>
      </w:tr>
      <w:tr w:rsidR="00A75EB6" w:rsidRPr="005046FC" w14:paraId="416D201D" w14:textId="77777777" w:rsidTr="004C2D67">
        <w:trPr>
          <w:trHeight w:val="533"/>
          <w:ins w:id="9569" w:author="The Si Tran" w:date="2012-12-10T07:30:00Z"/>
          <w:trPrChange w:id="9570"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57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572" w:author="The Si Tran" w:date="2012-12-10T07:30:00Z"/>
                <w:b/>
                <w:sz w:val="26"/>
                <w:szCs w:val="26"/>
                <w:rPrChange w:id="9573" w:author="superchickend" w:date="2012-12-16T15:30:00Z">
                  <w:rPr>
                    <w:ins w:id="9574" w:author="The Si Tran" w:date="2012-12-10T07:30:00Z"/>
                    <w:rFonts w:ascii="Calibri" w:eastAsia="Times New Roman" w:hAnsi="Calibri"/>
                    <w:color w:val="000000"/>
                    <w:sz w:val="22"/>
                  </w:rPr>
                </w:rPrChange>
              </w:rPr>
              <w:pPrChange w:id="9575"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57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577" w:author="The Si Tran" w:date="2012-12-10T07:30:00Z"/>
                <w:sz w:val="26"/>
                <w:szCs w:val="26"/>
                <w:rPrChange w:id="9578" w:author="The Si Tran" w:date="2012-12-14T06:34:00Z">
                  <w:rPr>
                    <w:ins w:id="9579" w:author="The Si Tran" w:date="2012-12-10T07:30:00Z"/>
                    <w:rFonts w:ascii="Calibri" w:eastAsia="Times New Roman" w:hAnsi="Calibri"/>
                    <w:color w:val="000000"/>
                    <w:sz w:val="22"/>
                  </w:rPr>
                </w:rPrChange>
              </w:rPr>
              <w:pPrChange w:id="9580" w:author="The Si Tran" w:date="2012-12-16T08:45:00Z">
                <w:pPr>
                  <w:spacing w:line="240" w:lineRule="auto"/>
                </w:pPr>
              </w:pPrChange>
            </w:pPr>
            <w:r>
              <w:rPr>
                <w:sz w:val="26"/>
                <w:szCs w:val="26"/>
              </w:rPr>
              <w:t>Nơron</w:t>
            </w:r>
            <w:ins w:id="9581" w:author="The Si Tran" w:date="2012-12-10T07:30:00Z">
              <w:r w:rsidR="00A75EB6" w:rsidRPr="004C2D67">
                <w:rPr>
                  <w:sz w:val="26"/>
                  <w:szCs w:val="26"/>
                  <w:rPrChange w:id="9582" w:author="The Si Tran" w:date="2012-12-14T06:34:00Z">
                    <w:rPr>
                      <w:rFonts w:ascii="Calibri" w:hAnsi="Calibri"/>
                      <w:sz w:val="22"/>
                    </w:rPr>
                  </w:rPrChange>
                </w:rPr>
                <w:t xml:space="preserve">(5,5,1),Algorithm=Back Propagation, epoches=1000, Residual=1E-6, </w:t>
              </w:r>
              <w:r w:rsidR="00A75EB6" w:rsidRPr="004C2D67">
                <w:rPr>
                  <w:sz w:val="26"/>
                  <w:szCs w:val="26"/>
                  <w:rPrChange w:id="9583" w:author="The Si Tran" w:date="2012-12-14T06:34:00Z">
                    <w:rPr>
                      <w:rFonts w:ascii="Calibri" w:hAnsi="Calibri"/>
                      <w:sz w:val="22"/>
                    </w:rPr>
                  </w:rPrChange>
                </w:rPr>
                <w:lastRenderedPageBreak/>
                <w:t>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58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585" w:author="The Si Tran" w:date="2012-12-10T07:30:00Z"/>
                <w:sz w:val="26"/>
                <w:szCs w:val="26"/>
                <w:rPrChange w:id="9586" w:author="The Si Tran" w:date="2012-12-14T06:34:00Z">
                  <w:rPr>
                    <w:ins w:id="9587" w:author="The Si Tran" w:date="2012-12-10T07:30:00Z"/>
                    <w:rFonts w:ascii="Calibri" w:eastAsia="Times New Roman" w:hAnsi="Calibri"/>
                    <w:color w:val="000000"/>
                    <w:sz w:val="22"/>
                  </w:rPr>
                </w:rPrChange>
              </w:rPr>
              <w:pPrChange w:id="9588" w:author="superchickend" w:date="2012-12-16T15:31:00Z">
                <w:pPr>
                  <w:spacing w:line="240" w:lineRule="auto"/>
                  <w:jc w:val="right"/>
                </w:pPr>
              </w:pPrChange>
            </w:pPr>
            <w:ins w:id="9589" w:author="The Si Tran" w:date="2012-12-10T07:30:00Z">
              <w:r w:rsidRPr="004C2D67">
                <w:rPr>
                  <w:sz w:val="26"/>
                  <w:szCs w:val="26"/>
                  <w:rPrChange w:id="9590" w:author="The Si Tran" w:date="2012-12-14T06:34:00Z">
                    <w:rPr>
                      <w:rFonts w:ascii="Calibri" w:hAnsi="Calibri"/>
                      <w:sz w:val="22"/>
                    </w:rPr>
                  </w:rPrChange>
                </w:rPr>
                <w:lastRenderedPageBreak/>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59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592" w:author="The Si Tran" w:date="2012-12-10T07:30:00Z"/>
                <w:sz w:val="26"/>
                <w:szCs w:val="26"/>
                <w:rPrChange w:id="9593" w:author="The Si Tran" w:date="2012-12-14T06:34:00Z">
                  <w:rPr>
                    <w:ins w:id="9594" w:author="The Si Tran" w:date="2012-12-10T07:30:00Z"/>
                    <w:rFonts w:ascii="Calibri" w:eastAsia="Times New Roman" w:hAnsi="Calibri"/>
                    <w:color w:val="000000"/>
                    <w:sz w:val="22"/>
                  </w:rPr>
                </w:rPrChange>
              </w:rPr>
              <w:pPrChange w:id="9595" w:author="superchickend" w:date="2012-12-16T15:31:00Z">
                <w:pPr>
                  <w:spacing w:line="240" w:lineRule="auto"/>
                  <w:jc w:val="right"/>
                </w:pPr>
              </w:pPrChange>
            </w:pPr>
            <w:ins w:id="9596" w:author="The Si Tran" w:date="2012-12-10T07:30:00Z">
              <w:r w:rsidRPr="004C2D67">
                <w:rPr>
                  <w:sz w:val="26"/>
                  <w:szCs w:val="26"/>
                  <w:rPrChange w:id="9597"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59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599" w:author="The Si Tran" w:date="2012-12-10T07:30:00Z"/>
                <w:sz w:val="26"/>
                <w:szCs w:val="26"/>
                <w:rPrChange w:id="9600" w:author="The Si Tran" w:date="2012-12-14T06:34:00Z">
                  <w:rPr>
                    <w:ins w:id="9601" w:author="The Si Tran" w:date="2012-12-10T07:30:00Z"/>
                    <w:rFonts w:ascii="Calibri" w:eastAsia="Times New Roman" w:hAnsi="Calibri"/>
                    <w:color w:val="000000"/>
                    <w:sz w:val="22"/>
                  </w:rPr>
                </w:rPrChange>
              </w:rPr>
              <w:pPrChange w:id="9602" w:author="superchickend" w:date="2012-12-16T15:31:00Z">
                <w:pPr>
                  <w:spacing w:line="240" w:lineRule="auto"/>
                  <w:jc w:val="right"/>
                </w:pPr>
              </w:pPrChange>
            </w:pPr>
            <w:ins w:id="9603" w:author="The Si Tran" w:date="2012-12-10T07:30:00Z">
              <w:r w:rsidRPr="004C2D67">
                <w:rPr>
                  <w:sz w:val="26"/>
                  <w:szCs w:val="26"/>
                  <w:rPrChange w:id="9604" w:author="The Si Tran" w:date="2012-12-14T06:34:00Z">
                    <w:rPr>
                      <w:rFonts w:ascii="Calibri" w:hAnsi="Calibri"/>
                      <w:sz w:val="22"/>
                    </w:rPr>
                  </w:rPrChange>
                </w:rPr>
                <w:t>9.23</w:t>
              </w:r>
            </w:ins>
          </w:p>
        </w:tc>
      </w:tr>
      <w:tr w:rsidR="00A75EB6" w:rsidRPr="005046FC" w14:paraId="4015431D" w14:textId="77777777" w:rsidTr="004C2D67">
        <w:trPr>
          <w:trHeight w:val="265"/>
          <w:ins w:id="9605" w:author="The Si Tran" w:date="2012-12-10T07:30:00Z"/>
          <w:trPrChange w:id="9606"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607"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608" w:author="The Si Tran" w:date="2012-12-10T07:30:00Z"/>
                <w:b/>
                <w:sz w:val="26"/>
                <w:szCs w:val="26"/>
                <w:rPrChange w:id="9609" w:author="superchickend" w:date="2012-12-16T15:30:00Z">
                  <w:rPr>
                    <w:ins w:id="9610" w:author="The Si Tran" w:date="2012-12-10T07:30:00Z"/>
                    <w:rFonts w:ascii="Calibri" w:eastAsia="Times New Roman" w:hAnsi="Calibri"/>
                    <w:color w:val="000000"/>
                    <w:sz w:val="22"/>
                  </w:rPr>
                </w:rPrChange>
              </w:rPr>
              <w:pPrChange w:id="9611" w:author="superchickend" w:date="2012-12-16T15:30:00Z">
                <w:pPr>
                  <w:spacing w:line="240" w:lineRule="auto"/>
                  <w:jc w:val="center"/>
                </w:pPr>
              </w:pPrChange>
            </w:pPr>
            <w:ins w:id="9612" w:author="The Si Tran" w:date="2012-12-10T07:30:00Z">
              <w:r w:rsidRPr="004C2D67">
                <w:rPr>
                  <w:b/>
                  <w:sz w:val="26"/>
                  <w:szCs w:val="26"/>
                  <w:rPrChange w:id="9613" w:author="superchickend" w:date="2012-12-16T15:30:00Z">
                    <w:rPr>
                      <w:rFonts w:ascii="Calibri" w:hAnsi="Calibri"/>
                      <w:sz w:val="22"/>
                    </w:rPr>
                  </w:rPrChange>
                </w:rPr>
                <w:lastRenderedPageBreak/>
                <w:t>SARIMA</w:t>
              </w:r>
            </w:ins>
          </w:p>
        </w:tc>
        <w:tc>
          <w:tcPr>
            <w:tcW w:w="5180" w:type="dxa"/>
            <w:tcBorders>
              <w:top w:val="nil"/>
              <w:left w:val="nil"/>
              <w:bottom w:val="single" w:sz="4" w:space="0" w:color="auto"/>
              <w:right w:val="single" w:sz="4" w:space="0" w:color="auto"/>
            </w:tcBorders>
            <w:shd w:val="clear" w:color="auto" w:fill="auto"/>
            <w:vAlign w:val="bottom"/>
            <w:hideMark/>
            <w:tcPrChange w:id="961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615" w:author="The Si Tran" w:date="2012-12-10T07:30:00Z"/>
                <w:sz w:val="26"/>
                <w:szCs w:val="26"/>
                <w:rPrChange w:id="9616" w:author="The Si Tran" w:date="2012-12-14T06:34:00Z">
                  <w:rPr>
                    <w:ins w:id="9617" w:author="The Si Tran" w:date="2012-12-10T07:30:00Z"/>
                    <w:rFonts w:ascii="Calibri" w:eastAsia="Times New Roman" w:hAnsi="Calibri"/>
                    <w:color w:val="000000"/>
                    <w:sz w:val="22"/>
                  </w:rPr>
                </w:rPrChange>
              </w:rPr>
              <w:pPrChange w:id="9618" w:author="The Si Tran" w:date="2012-12-16T08:45:00Z">
                <w:pPr>
                  <w:spacing w:line="240" w:lineRule="auto"/>
                  <w:jc w:val="left"/>
                </w:pPr>
              </w:pPrChange>
            </w:pPr>
            <w:ins w:id="9619" w:author="The Si Tran" w:date="2012-12-10T07:30:00Z">
              <w:r w:rsidRPr="004C2D67">
                <w:rPr>
                  <w:sz w:val="26"/>
                  <w:szCs w:val="26"/>
                  <w:rPrChange w:id="9620"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62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622" w:author="The Si Tran" w:date="2012-12-10T07:30:00Z"/>
                <w:sz w:val="26"/>
                <w:szCs w:val="26"/>
                <w:rPrChange w:id="9623" w:author="The Si Tran" w:date="2012-12-14T06:34:00Z">
                  <w:rPr>
                    <w:ins w:id="9624" w:author="The Si Tran" w:date="2012-12-10T07:30:00Z"/>
                    <w:rFonts w:ascii="Calibri" w:eastAsia="Times New Roman" w:hAnsi="Calibri"/>
                    <w:color w:val="000000"/>
                    <w:sz w:val="22"/>
                  </w:rPr>
                </w:rPrChange>
              </w:rPr>
              <w:pPrChange w:id="9625" w:author="superchickend" w:date="2012-12-16T15:31:00Z">
                <w:pPr>
                  <w:spacing w:line="240" w:lineRule="auto"/>
                  <w:jc w:val="right"/>
                </w:pPr>
              </w:pPrChange>
            </w:pPr>
            <w:ins w:id="9626" w:author="The Si Tran" w:date="2012-12-10T07:30:00Z">
              <w:r w:rsidRPr="004C2D67">
                <w:rPr>
                  <w:sz w:val="26"/>
                  <w:szCs w:val="26"/>
                  <w:rPrChange w:id="9627"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62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629" w:author="The Si Tran" w:date="2012-12-10T07:30:00Z"/>
                <w:sz w:val="26"/>
                <w:szCs w:val="26"/>
                <w:rPrChange w:id="9630" w:author="The Si Tran" w:date="2012-12-14T06:34:00Z">
                  <w:rPr>
                    <w:ins w:id="9631" w:author="The Si Tran" w:date="2012-12-10T07:30:00Z"/>
                    <w:rFonts w:ascii="Calibri" w:eastAsia="Times New Roman" w:hAnsi="Calibri"/>
                    <w:color w:val="000000"/>
                    <w:sz w:val="22"/>
                  </w:rPr>
                </w:rPrChange>
              </w:rPr>
              <w:pPrChange w:id="9632" w:author="superchickend" w:date="2012-12-16T15:31:00Z">
                <w:pPr>
                  <w:spacing w:line="240" w:lineRule="auto"/>
                  <w:jc w:val="right"/>
                </w:pPr>
              </w:pPrChange>
            </w:pPr>
            <w:ins w:id="9633" w:author="The Si Tran" w:date="2012-12-10T07:30:00Z">
              <w:r w:rsidRPr="004C2D67">
                <w:rPr>
                  <w:sz w:val="26"/>
                  <w:szCs w:val="26"/>
                  <w:rPrChange w:id="9634"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63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636" w:author="The Si Tran" w:date="2012-12-10T07:30:00Z"/>
                <w:sz w:val="26"/>
                <w:szCs w:val="26"/>
                <w:rPrChange w:id="9637" w:author="The Si Tran" w:date="2012-12-14T06:34:00Z">
                  <w:rPr>
                    <w:ins w:id="9638" w:author="The Si Tran" w:date="2012-12-10T07:30:00Z"/>
                    <w:rFonts w:ascii="Calibri" w:eastAsia="Times New Roman" w:hAnsi="Calibri"/>
                    <w:color w:val="000000"/>
                    <w:sz w:val="22"/>
                  </w:rPr>
                </w:rPrChange>
              </w:rPr>
              <w:pPrChange w:id="9639" w:author="superchickend" w:date="2012-12-16T15:31:00Z">
                <w:pPr>
                  <w:spacing w:line="240" w:lineRule="auto"/>
                  <w:jc w:val="right"/>
                </w:pPr>
              </w:pPrChange>
            </w:pPr>
            <w:ins w:id="9640" w:author="The Si Tran" w:date="2012-12-10T07:30:00Z">
              <w:r w:rsidRPr="004C2D67">
                <w:rPr>
                  <w:sz w:val="26"/>
                  <w:szCs w:val="26"/>
                  <w:rPrChange w:id="9641" w:author="The Si Tran" w:date="2012-12-14T06:34:00Z">
                    <w:rPr>
                      <w:rFonts w:ascii="Calibri" w:hAnsi="Calibri"/>
                      <w:sz w:val="22"/>
                    </w:rPr>
                  </w:rPrChange>
                </w:rPr>
                <w:t>8.17</w:t>
              </w:r>
            </w:ins>
          </w:p>
        </w:tc>
      </w:tr>
      <w:tr w:rsidR="00A75EB6" w:rsidRPr="005046FC" w14:paraId="5998487D" w14:textId="77777777" w:rsidTr="004C2D67">
        <w:trPr>
          <w:trHeight w:val="801"/>
          <w:ins w:id="9642" w:author="The Si Tran" w:date="2012-12-10T07:30:00Z"/>
          <w:trPrChange w:id="9643"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44"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645" w:author="The Si Tran" w:date="2012-12-10T07:30:00Z"/>
                <w:b/>
                <w:sz w:val="26"/>
                <w:szCs w:val="26"/>
                <w:rPrChange w:id="9646" w:author="superchickend" w:date="2012-12-16T15:30:00Z">
                  <w:rPr>
                    <w:ins w:id="9647" w:author="The Si Tran" w:date="2012-12-10T07:30:00Z"/>
                    <w:rFonts w:ascii="Calibri" w:eastAsia="Times New Roman" w:hAnsi="Calibri"/>
                    <w:color w:val="000000"/>
                    <w:sz w:val="22"/>
                  </w:rPr>
                </w:rPrChange>
              </w:rPr>
              <w:pPrChange w:id="9648" w:author="superchickend" w:date="2012-12-16T15:30:00Z">
                <w:pPr>
                  <w:spacing w:line="240" w:lineRule="auto"/>
                  <w:jc w:val="center"/>
                </w:pPr>
              </w:pPrChange>
            </w:pPr>
            <w:ins w:id="9649" w:author="The Si Tran" w:date="2012-12-10T07:30:00Z">
              <w:r w:rsidRPr="004C2D67">
                <w:rPr>
                  <w:b/>
                  <w:sz w:val="26"/>
                  <w:szCs w:val="26"/>
                  <w:rPrChange w:id="9650"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65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652" w:author="The Si Tran" w:date="2012-12-10T07:30:00Z"/>
                <w:sz w:val="26"/>
                <w:szCs w:val="26"/>
                <w:rPrChange w:id="9653" w:author="The Si Tran" w:date="2012-12-14T06:34:00Z">
                  <w:rPr>
                    <w:ins w:id="9654" w:author="The Si Tran" w:date="2012-12-10T07:30:00Z"/>
                    <w:rFonts w:ascii="Calibri" w:eastAsia="Times New Roman" w:hAnsi="Calibri"/>
                    <w:color w:val="000000"/>
                    <w:sz w:val="22"/>
                  </w:rPr>
                </w:rPrChange>
              </w:rPr>
              <w:pPrChange w:id="9655" w:author="The Si Tran" w:date="2012-12-16T08:45:00Z">
                <w:pPr>
                  <w:spacing w:line="240" w:lineRule="auto"/>
                  <w:jc w:val="left"/>
                </w:pPr>
              </w:pPrChange>
            </w:pPr>
            <w:ins w:id="9656" w:author="The Si Tran" w:date="2012-12-10T07:30:00Z">
              <w:r w:rsidRPr="004C2D67">
                <w:rPr>
                  <w:sz w:val="26"/>
                  <w:szCs w:val="26"/>
                  <w:rPrChange w:id="9657" w:author="The Si Tran" w:date="2012-12-14T06:34:00Z">
                    <w:rPr>
                      <w:rFonts w:ascii="Calibri" w:hAnsi="Calibri"/>
                      <w:sz w:val="22"/>
                    </w:rPr>
                  </w:rPrChange>
                </w:rPr>
                <w:t>ARIMA(2, 0, 0)(0, 1, 1)12</w:t>
              </w:r>
              <w:r w:rsidRPr="004C2D67">
                <w:rPr>
                  <w:sz w:val="26"/>
                  <w:szCs w:val="26"/>
                  <w:rPrChange w:id="9658" w:author="The Si Tran" w:date="2012-12-14T06:34:00Z">
                    <w:rPr>
                      <w:rFonts w:ascii="Calibri" w:hAnsi="Calibri"/>
                      <w:sz w:val="22"/>
                    </w:rPr>
                  </w:rPrChange>
                </w:rPr>
                <w:br/>
              </w:r>
            </w:ins>
            <w:r w:rsidR="00976130">
              <w:rPr>
                <w:sz w:val="26"/>
                <w:szCs w:val="26"/>
              </w:rPr>
              <w:t>Nơron</w:t>
            </w:r>
            <w:ins w:id="9659" w:author="The Si Tran" w:date="2012-12-10T07:30:00Z">
              <w:r w:rsidRPr="004C2D67">
                <w:rPr>
                  <w:sz w:val="26"/>
                  <w:szCs w:val="26"/>
                  <w:rPrChange w:id="9660"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66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662" w:author="The Si Tran" w:date="2012-12-10T07:30:00Z"/>
                <w:sz w:val="26"/>
                <w:szCs w:val="26"/>
                <w:rPrChange w:id="9663" w:author="The Si Tran" w:date="2012-12-14T06:34:00Z">
                  <w:rPr>
                    <w:ins w:id="9664" w:author="The Si Tran" w:date="2012-12-10T07:30:00Z"/>
                    <w:rFonts w:ascii="Calibri" w:eastAsia="Times New Roman" w:hAnsi="Calibri"/>
                    <w:color w:val="000000"/>
                    <w:sz w:val="22"/>
                  </w:rPr>
                </w:rPrChange>
              </w:rPr>
              <w:pPrChange w:id="9665" w:author="superchickend" w:date="2012-12-16T15:31:00Z">
                <w:pPr>
                  <w:spacing w:line="240" w:lineRule="auto"/>
                  <w:jc w:val="right"/>
                </w:pPr>
              </w:pPrChange>
            </w:pPr>
            <w:ins w:id="9666" w:author="The Si Tran" w:date="2012-12-10T07:30:00Z">
              <w:r w:rsidRPr="004C2D67">
                <w:rPr>
                  <w:sz w:val="26"/>
                  <w:szCs w:val="26"/>
                  <w:rPrChange w:id="9667"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66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669" w:author="The Si Tran" w:date="2012-12-10T07:30:00Z"/>
                <w:sz w:val="26"/>
                <w:szCs w:val="26"/>
                <w:rPrChange w:id="9670" w:author="The Si Tran" w:date="2012-12-14T06:34:00Z">
                  <w:rPr>
                    <w:ins w:id="9671" w:author="The Si Tran" w:date="2012-12-10T07:30:00Z"/>
                    <w:rFonts w:ascii="Calibri" w:eastAsia="Times New Roman" w:hAnsi="Calibri"/>
                    <w:color w:val="000000"/>
                    <w:sz w:val="22"/>
                  </w:rPr>
                </w:rPrChange>
              </w:rPr>
              <w:pPrChange w:id="9672" w:author="superchickend" w:date="2012-12-16T15:31:00Z">
                <w:pPr>
                  <w:spacing w:line="240" w:lineRule="auto"/>
                  <w:jc w:val="right"/>
                </w:pPr>
              </w:pPrChange>
            </w:pPr>
            <w:ins w:id="9673" w:author="The Si Tran" w:date="2012-12-10T07:30:00Z">
              <w:r w:rsidRPr="004C2D67">
                <w:rPr>
                  <w:sz w:val="26"/>
                  <w:szCs w:val="26"/>
                  <w:rPrChange w:id="9674"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67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676" w:author="The Si Tran" w:date="2012-12-10T07:30:00Z"/>
                <w:sz w:val="26"/>
                <w:szCs w:val="26"/>
                <w:rPrChange w:id="9677" w:author="The Si Tran" w:date="2012-12-14T06:34:00Z">
                  <w:rPr>
                    <w:ins w:id="9678" w:author="The Si Tran" w:date="2012-12-10T07:30:00Z"/>
                    <w:rFonts w:ascii="Calibri" w:eastAsia="Times New Roman" w:hAnsi="Calibri"/>
                    <w:color w:val="000000"/>
                    <w:sz w:val="22"/>
                  </w:rPr>
                </w:rPrChange>
              </w:rPr>
              <w:pPrChange w:id="9679" w:author="superchickend" w:date="2012-12-16T15:31:00Z">
                <w:pPr>
                  <w:spacing w:line="240" w:lineRule="auto"/>
                  <w:jc w:val="right"/>
                </w:pPr>
              </w:pPrChange>
            </w:pPr>
            <w:ins w:id="9680" w:author="The Si Tran" w:date="2012-12-10T07:30:00Z">
              <w:r w:rsidRPr="004C2D67">
                <w:rPr>
                  <w:sz w:val="26"/>
                  <w:szCs w:val="26"/>
                  <w:rPrChange w:id="9681" w:author="The Si Tran" w:date="2012-12-14T06:34:00Z">
                    <w:rPr>
                      <w:rFonts w:ascii="Calibri" w:hAnsi="Calibri"/>
                      <w:sz w:val="22"/>
                    </w:rPr>
                  </w:rPrChange>
                </w:rPr>
                <w:t>7.23</w:t>
              </w:r>
            </w:ins>
          </w:p>
        </w:tc>
      </w:tr>
      <w:tr w:rsidR="00A75EB6" w:rsidRPr="005046FC" w14:paraId="2F76A64B" w14:textId="77777777" w:rsidTr="004C2D67">
        <w:trPr>
          <w:trHeight w:val="801"/>
          <w:ins w:id="9682" w:author="The Si Tran" w:date="2012-12-10T07:30:00Z"/>
          <w:trPrChange w:id="9683"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684"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685" w:author="The Si Tran" w:date="2012-12-10T07:30:00Z"/>
                <w:sz w:val="26"/>
                <w:szCs w:val="26"/>
                <w:rPrChange w:id="9686" w:author="The Si Tran" w:date="2012-12-14T06:34:00Z">
                  <w:rPr>
                    <w:ins w:id="9687" w:author="The Si Tran" w:date="2012-12-10T07:30:00Z"/>
                    <w:rFonts w:ascii="Calibri" w:eastAsia="Times New Roman" w:hAnsi="Calibri"/>
                    <w:color w:val="000000"/>
                    <w:sz w:val="22"/>
                  </w:rPr>
                </w:rPrChange>
              </w:rPr>
              <w:pPrChange w:id="9688"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68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690" w:author="The Si Tran" w:date="2012-12-10T07:30:00Z"/>
                <w:sz w:val="26"/>
                <w:szCs w:val="26"/>
                <w:rPrChange w:id="9691" w:author="The Si Tran" w:date="2012-12-14T06:34:00Z">
                  <w:rPr>
                    <w:ins w:id="9692" w:author="The Si Tran" w:date="2012-12-10T07:30:00Z"/>
                    <w:rFonts w:ascii="Calibri" w:eastAsia="Times New Roman" w:hAnsi="Calibri"/>
                    <w:color w:val="000000"/>
                    <w:sz w:val="22"/>
                  </w:rPr>
                </w:rPrChange>
              </w:rPr>
              <w:pPrChange w:id="9693" w:author="The Si Tran" w:date="2012-12-16T08:45:00Z">
                <w:pPr>
                  <w:spacing w:line="240" w:lineRule="auto"/>
                </w:pPr>
              </w:pPrChange>
            </w:pPr>
            <w:ins w:id="9694" w:author="The Si Tran" w:date="2012-12-10T07:30:00Z">
              <w:r w:rsidRPr="004C2D67">
                <w:rPr>
                  <w:sz w:val="26"/>
                  <w:szCs w:val="26"/>
                  <w:rPrChange w:id="9695" w:author="The Si Tran" w:date="2012-12-14T06:34:00Z">
                    <w:rPr>
                      <w:rFonts w:ascii="Calibri" w:hAnsi="Calibri"/>
                      <w:sz w:val="22"/>
                    </w:rPr>
                  </w:rPrChange>
                </w:rPr>
                <w:t>ARIMA(2, 0, 0)(0, 1, 1)12</w:t>
              </w:r>
              <w:r w:rsidRPr="004C2D67">
                <w:rPr>
                  <w:sz w:val="26"/>
                  <w:szCs w:val="26"/>
                  <w:rPrChange w:id="9696" w:author="The Si Tran" w:date="2012-12-14T06:34:00Z">
                    <w:rPr>
                      <w:rFonts w:ascii="Calibri" w:hAnsi="Calibri"/>
                      <w:sz w:val="22"/>
                    </w:rPr>
                  </w:rPrChange>
                </w:rPr>
                <w:br/>
              </w:r>
            </w:ins>
            <w:r w:rsidR="00976130">
              <w:rPr>
                <w:sz w:val="26"/>
                <w:szCs w:val="26"/>
              </w:rPr>
              <w:t>Nơron</w:t>
            </w:r>
            <w:ins w:id="9697" w:author="The Si Tran" w:date="2012-12-10T07:30:00Z">
              <w:r w:rsidRPr="004C2D67">
                <w:rPr>
                  <w:sz w:val="26"/>
                  <w:szCs w:val="26"/>
                  <w:rPrChange w:id="9698"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69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700" w:author="The Si Tran" w:date="2012-12-10T07:30:00Z"/>
                <w:b/>
                <w:sz w:val="26"/>
                <w:szCs w:val="26"/>
                <w:rPrChange w:id="9701" w:author="superchickend" w:date="2012-12-16T15:31:00Z">
                  <w:rPr>
                    <w:ins w:id="9702" w:author="The Si Tran" w:date="2012-12-10T07:30:00Z"/>
                    <w:rFonts w:ascii="Calibri" w:eastAsia="Times New Roman" w:hAnsi="Calibri"/>
                    <w:color w:val="000000"/>
                    <w:sz w:val="22"/>
                  </w:rPr>
                </w:rPrChange>
              </w:rPr>
              <w:pPrChange w:id="9703" w:author="superchickend" w:date="2012-12-16T15:31:00Z">
                <w:pPr>
                  <w:spacing w:line="240" w:lineRule="auto"/>
                  <w:jc w:val="right"/>
                </w:pPr>
              </w:pPrChange>
            </w:pPr>
            <w:ins w:id="9704" w:author="The Si Tran" w:date="2012-12-10T07:30:00Z">
              <w:r w:rsidRPr="004C2D67">
                <w:rPr>
                  <w:b/>
                  <w:sz w:val="26"/>
                  <w:szCs w:val="26"/>
                  <w:rPrChange w:id="9705"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70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707" w:author="The Si Tran" w:date="2012-12-10T07:30:00Z"/>
                <w:b/>
                <w:sz w:val="26"/>
                <w:szCs w:val="26"/>
                <w:rPrChange w:id="9708" w:author="superchickend" w:date="2012-12-16T15:31:00Z">
                  <w:rPr>
                    <w:ins w:id="9709" w:author="The Si Tran" w:date="2012-12-10T07:30:00Z"/>
                    <w:rFonts w:ascii="Calibri" w:eastAsia="Times New Roman" w:hAnsi="Calibri"/>
                    <w:color w:val="000000"/>
                    <w:sz w:val="22"/>
                  </w:rPr>
                </w:rPrChange>
              </w:rPr>
              <w:pPrChange w:id="9710" w:author="superchickend" w:date="2012-12-16T15:31:00Z">
                <w:pPr>
                  <w:spacing w:line="240" w:lineRule="auto"/>
                  <w:jc w:val="right"/>
                </w:pPr>
              </w:pPrChange>
            </w:pPr>
            <w:ins w:id="9711" w:author="The Si Tran" w:date="2012-12-10T07:30:00Z">
              <w:r w:rsidRPr="004C2D67">
                <w:rPr>
                  <w:b/>
                  <w:sz w:val="26"/>
                  <w:szCs w:val="26"/>
                  <w:rPrChange w:id="9712"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71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714" w:author="The Si Tran" w:date="2012-12-10T07:30:00Z"/>
                <w:b/>
                <w:sz w:val="26"/>
                <w:szCs w:val="26"/>
                <w:rPrChange w:id="9715" w:author="superchickend" w:date="2012-12-16T15:31:00Z">
                  <w:rPr>
                    <w:ins w:id="9716" w:author="The Si Tran" w:date="2012-12-10T07:30:00Z"/>
                    <w:rFonts w:ascii="Calibri" w:eastAsia="Times New Roman" w:hAnsi="Calibri"/>
                    <w:color w:val="000000"/>
                    <w:sz w:val="22"/>
                  </w:rPr>
                </w:rPrChange>
              </w:rPr>
              <w:pPrChange w:id="9717" w:author="superchickend" w:date="2012-12-16T15:31:00Z">
                <w:pPr>
                  <w:spacing w:line="240" w:lineRule="auto"/>
                  <w:jc w:val="right"/>
                </w:pPr>
              </w:pPrChange>
            </w:pPr>
            <w:ins w:id="9718" w:author="The Si Tran" w:date="2012-12-10T07:30:00Z">
              <w:r w:rsidRPr="004C2D67">
                <w:rPr>
                  <w:b/>
                  <w:sz w:val="26"/>
                  <w:szCs w:val="26"/>
                  <w:rPrChange w:id="9719" w:author="superchickend" w:date="2012-12-16T15:31:00Z">
                    <w:rPr>
                      <w:rFonts w:ascii="Calibri" w:hAnsi="Calibri"/>
                      <w:sz w:val="22"/>
                    </w:rPr>
                  </w:rPrChange>
                </w:rPr>
                <w:t>6.77</w:t>
              </w:r>
            </w:ins>
          </w:p>
        </w:tc>
      </w:tr>
    </w:tbl>
    <w:p w14:paraId="7988D120" w14:textId="2AC0C7E9" w:rsidR="00E30631" w:rsidRPr="00EF4E32" w:rsidRDefault="00E30631">
      <w:pPr>
        <w:pStyle w:val="Bang"/>
        <w:rPr>
          <w:ins w:id="9720" w:author="The Si Tran" w:date="2012-12-10T07:30:00Z"/>
        </w:rPr>
        <w:pPrChange w:id="9721" w:author="The Si Tran" w:date="2012-12-16T10:03:00Z">
          <w:pPr>
            <w:pStyle w:val="Heading1"/>
            <w:jc w:val="left"/>
          </w:pPr>
        </w:pPrChange>
      </w:pPr>
      <w:bookmarkStart w:id="9722" w:name="_Toc343033797"/>
      <w:bookmarkStart w:id="9723" w:name="_Toc343711420"/>
      <w:ins w:id="9724" w:author="The Si Tran" w:date="2012-12-14T06:35:00Z">
        <w:r w:rsidRPr="00EF4E32">
          <w:t>Bảng 6.5: Kết quả thực nghiệm chuỗi dữ liệu Maxtemp</w:t>
        </w:r>
      </w:ins>
      <w:bookmarkEnd w:id="9722"/>
      <w:bookmarkEnd w:id="9723"/>
    </w:p>
    <w:tbl>
      <w:tblPr>
        <w:tblW w:w="9332" w:type="dxa"/>
        <w:tblLook w:val="04A0" w:firstRow="1" w:lastRow="0" w:firstColumn="1" w:lastColumn="0" w:noHBand="0" w:noVBand="1"/>
        <w:tblPrChange w:id="9725"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726">
          <w:tblGrid>
            <w:gridCol w:w="1072"/>
            <w:gridCol w:w="7002"/>
            <w:gridCol w:w="819"/>
            <w:gridCol w:w="819"/>
            <w:gridCol w:w="828"/>
          </w:tblGrid>
        </w:tblGridChange>
      </w:tblGrid>
      <w:tr w:rsidR="00A75EB6" w:rsidRPr="005046FC" w14:paraId="4751F343" w14:textId="77777777" w:rsidTr="009523BA">
        <w:trPr>
          <w:trHeight w:val="257"/>
          <w:ins w:id="9727" w:author="The Si Tran" w:date="2012-12-10T07:31:00Z"/>
          <w:trPrChange w:id="9728"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29"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730" w:author="The Si Tran" w:date="2012-12-10T07:31:00Z"/>
                <w:sz w:val="26"/>
                <w:szCs w:val="26"/>
                <w:rPrChange w:id="9731" w:author="The Si Tran" w:date="2012-12-14T06:35:00Z">
                  <w:rPr>
                    <w:ins w:id="9732" w:author="The Si Tran" w:date="2012-12-10T07:31:00Z"/>
                    <w:rFonts w:ascii="Calibri" w:eastAsia="Times New Roman" w:hAnsi="Calibri"/>
                    <w:color w:val="000000"/>
                    <w:sz w:val="22"/>
                  </w:rPr>
                </w:rPrChange>
              </w:rPr>
              <w:pPrChange w:id="9733" w:author="The Si Tran" w:date="2012-12-16T08:45:00Z">
                <w:pPr>
                  <w:spacing w:line="240" w:lineRule="auto"/>
                </w:pPr>
              </w:pPrChange>
            </w:pPr>
            <w:ins w:id="9734" w:author="The Si Tran" w:date="2012-12-10T07:31:00Z">
              <w:r w:rsidRPr="004C2D67">
                <w:rPr>
                  <w:sz w:val="26"/>
                  <w:szCs w:val="26"/>
                  <w:rPrChange w:id="9735"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736"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737" w:author="The Si Tran" w:date="2012-12-10T07:31:00Z"/>
                <w:b/>
                <w:sz w:val="26"/>
                <w:szCs w:val="26"/>
                <w:rPrChange w:id="9738" w:author="superchickend" w:date="2012-12-16T15:31:00Z">
                  <w:rPr>
                    <w:ins w:id="9739" w:author="The Si Tran" w:date="2012-12-10T07:31:00Z"/>
                    <w:rFonts w:ascii="Calibri" w:eastAsia="Times New Roman" w:hAnsi="Calibri"/>
                    <w:color w:val="000000"/>
                    <w:sz w:val="22"/>
                  </w:rPr>
                </w:rPrChange>
              </w:rPr>
              <w:pPrChange w:id="9740" w:author="superchickend" w:date="2012-12-16T15:31:00Z">
                <w:pPr>
                  <w:spacing w:line="240" w:lineRule="auto"/>
                </w:pPr>
              </w:pPrChange>
            </w:pPr>
            <w:ins w:id="9741" w:author="The Si Tran" w:date="2012-12-10T07:31:00Z">
              <w:r w:rsidRPr="004C2D67">
                <w:rPr>
                  <w:b/>
                  <w:sz w:val="26"/>
                  <w:szCs w:val="26"/>
                  <w:rPrChange w:id="9742"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74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744" w:author="The Si Tran" w:date="2012-12-10T07:31:00Z"/>
                <w:b/>
                <w:sz w:val="26"/>
                <w:szCs w:val="26"/>
                <w:rPrChange w:id="9745" w:author="superchickend" w:date="2012-12-16T15:31:00Z">
                  <w:rPr>
                    <w:ins w:id="9746" w:author="The Si Tran" w:date="2012-12-10T07:31:00Z"/>
                    <w:rFonts w:ascii="Calibri" w:eastAsia="Times New Roman" w:hAnsi="Calibri"/>
                    <w:color w:val="000000"/>
                    <w:sz w:val="22"/>
                  </w:rPr>
                </w:rPrChange>
              </w:rPr>
              <w:pPrChange w:id="9747" w:author="superchickend" w:date="2012-12-16T15:31:00Z">
                <w:pPr>
                  <w:spacing w:line="240" w:lineRule="auto"/>
                </w:pPr>
              </w:pPrChange>
            </w:pPr>
            <w:ins w:id="9748" w:author="The Si Tran" w:date="2012-12-10T07:31:00Z">
              <w:r w:rsidRPr="004C2D67">
                <w:rPr>
                  <w:b/>
                  <w:sz w:val="26"/>
                  <w:szCs w:val="26"/>
                  <w:rPrChange w:id="9749"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750"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751" w:author="The Si Tran" w:date="2012-12-10T07:31:00Z"/>
                <w:b/>
                <w:sz w:val="26"/>
                <w:szCs w:val="26"/>
                <w:rPrChange w:id="9752" w:author="superchickend" w:date="2012-12-16T15:31:00Z">
                  <w:rPr>
                    <w:ins w:id="9753" w:author="The Si Tran" w:date="2012-12-10T07:31:00Z"/>
                    <w:rFonts w:ascii="Calibri" w:eastAsia="Times New Roman" w:hAnsi="Calibri"/>
                    <w:color w:val="000000"/>
                    <w:sz w:val="22"/>
                  </w:rPr>
                </w:rPrChange>
              </w:rPr>
              <w:pPrChange w:id="9754" w:author="superchickend" w:date="2012-12-16T15:31:00Z">
                <w:pPr>
                  <w:spacing w:line="240" w:lineRule="auto"/>
                </w:pPr>
              </w:pPrChange>
            </w:pPr>
            <w:ins w:id="9755" w:author="The Si Tran" w:date="2012-12-10T07:31:00Z">
              <w:r w:rsidRPr="004C2D67">
                <w:rPr>
                  <w:b/>
                  <w:sz w:val="26"/>
                  <w:szCs w:val="26"/>
                  <w:rPrChange w:id="9756"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757"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758" w:author="The Si Tran" w:date="2012-12-10T07:31:00Z"/>
                <w:b/>
                <w:sz w:val="26"/>
                <w:szCs w:val="26"/>
                <w:rPrChange w:id="9759" w:author="superchickend" w:date="2012-12-16T15:31:00Z">
                  <w:rPr>
                    <w:ins w:id="9760" w:author="The Si Tran" w:date="2012-12-10T07:31:00Z"/>
                    <w:rFonts w:ascii="Calibri" w:eastAsia="Times New Roman" w:hAnsi="Calibri"/>
                    <w:color w:val="000000"/>
                    <w:sz w:val="22"/>
                  </w:rPr>
                </w:rPrChange>
              </w:rPr>
              <w:pPrChange w:id="9761" w:author="superchickend" w:date="2012-12-16T15:31:00Z">
                <w:pPr>
                  <w:spacing w:line="240" w:lineRule="auto"/>
                </w:pPr>
              </w:pPrChange>
            </w:pPr>
            <w:ins w:id="9762" w:author="The Si Tran" w:date="2012-12-10T07:31:00Z">
              <w:r w:rsidRPr="004C2D67">
                <w:rPr>
                  <w:b/>
                  <w:sz w:val="26"/>
                  <w:szCs w:val="26"/>
                  <w:rPrChange w:id="9763"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764" w:author="The Si Tran" w:date="2012-12-10T07:31:00Z"/>
          <w:trPrChange w:id="9765"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66"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9767" w:author="The Si Tran" w:date="2012-12-10T07:31:00Z"/>
                <w:b/>
                <w:sz w:val="26"/>
                <w:szCs w:val="26"/>
                <w:rPrChange w:id="9768" w:author="superchickend" w:date="2012-12-16T15:31:00Z">
                  <w:rPr>
                    <w:ins w:id="9769" w:author="The Si Tran" w:date="2012-12-10T07:31:00Z"/>
                    <w:rFonts w:ascii="Calibri" w:eastAsia="Times New Roman" w:hAnsi="Calibri"/>
                    <w:color w:val="000000"/>
                    <w:sz w:val="22"/>
                  </w:rPr>
                </w:rPrChange>
              </w:rPr>
              <w:pPrChange w:id="9770" w:author="superchickend" w:date="2012-12-16T15:31:00Z">
                <w:pPr>
                  <w:spacing w:line="240" w:lineRule="auto"/>
                  <w:jc w:val="center"/>
                </w:pPr>
              </w:pPrChange>
            </w:pPr>
            <w:ins w:id="9771" w:author="The Si Tran" w:date="2012-12-10T07:31:00Z">
              <w:r w:rsidRPr="004C2D67">
                <w:rPr>
                  <w:b/>
                  <w:sz w:val="26"/>
                  <w:szCs w:val="26"/>
                  <w:rPrChange w:id="9772"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977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774" w:author="The Si Tran" w:date="2012-12-10T07:31:00Z"/>
                <w:sz w:val="26"/>
                <w:szCs w:val="26"/>
                <w:rPrChange w:id="9775" w:author="The Si Tran" w:date="2012-12-14T06:35:00Z">
                  <w:rPr>
                    <w:ins w:id="9776" w:author="The Si Tran" w:date="2012-12-10T07:31:00Z"/>
                    <w:rFonts w:ascii="Calibri" w:eastAsia="Times New Roman" w:hAnsi="Calibri"/>
                    <w:color w:val="000000"/>
                    <w:sz w:val="22"/>
                  </w:rPr>
                </w:rPrChange>
              </w:rPr>
              <w:pPrChange w:id="9777" w:author="The Si Tran" w:date="2012-12-16T08:45:00Z">
                <w:pPr>
                  <w:spacing w:line="240" w:lineRule="auto"/>
                  <w:jc w:val="left"/>
                </w:pPr>
              </w:pPrChange>
            </w:pPr>
            <w:r>
              <w:rPr>
                <w:sz w:val="26"/>
                <w:szCs w:val="26"/>
              </w:rPr>
              <w:t>Nơron</w:t>
            </w:r>
            <w:ins w:id="9778" w:author="The Si Tran" w:date="2012-12-10T07:31:00Z">
              <w:r w:rsidR="00A75EB6" w:rsidRPr="004C2D67">
                <w:rPr>
                  <w:sz w:val="26"/>
                  <w:szCs w:val="26"/>
                  <w:rPrChange w:id="9779"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78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781" w:author="The Si Tran" w:date="2012-12-10T07:31:00Z"/>
                <w:sz w:val="26"/>
                <w:szCs w:val="26"/>
                <w:rPrChange w:id="9782" w:author="The Si Tran" w:date="2012-12-14T06:35:00Z">
                  <w:rPr>
                    <w:ins w:id="9783" w:author="The Si Tran" w:date="2012-12-10T07:31:00Z"/>
                    <w:rFonts w:ascii="Calibri" w:eastAsia="Times New Roman" w:hAnsi="Calibri"/>
                    <w:color w:val="000000"/>
                    <w:sz w:val="22"/>
                  </w:rPr>
                </w:rPrChange>
              </w:rPr>
              <w:pPrChange w:id="9784" w:author="superchickend" w:date="2012-12-16T15:32:00Z">
                <w:pPr>
                  <w:spacing w:line="240" w:lineRule="auto"/>
                  <w:jc w:val="right"/>
                </w:pPr>
              </w:pPrChange>
            </w:pPr>
            <w:ins w:id="9785" w:author="The Si Tran" w:date="2012-12-10T07:31:00Z">
              <w:r w:rsidRPr="004C2D67">
                <w:rPr>
                  <w:sz w:val="26"/>
                  <w:szCs w:val="26"/>
                  <w:rPrChange w:id="9786"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78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788" w:author="The Si Tran" w:date="2012-12-10T07:31:00Z"/>
                <w:sz w:val="26"/>
                <w:szCs w:val="26"/>
                <w:rPrChange w:id="9789" w:author="The Si Tran" w:date="2012-12-14T06:35:00Z">
                  <w:rPr>
                    <w:ins w:id="9790" w:author="The Si Tran" w:date="2012-12-10T07:31:00Z"/>
                    <w:rFonts w:ascii="Calibri" w:eastAsia="Times New Roman" w:hAnsi="Calibri"/>
                    <w:color w:val="000000"/>
                    <w:sz w:val="22"/>
                  </w:rPr>
                </w:rPrChange>
              </w:rPr>
              <w:pPrChange w:id="9791" w:author="superchickend" w:date="2012-12-16T15:32:00Z">
                <w:pPr>
                  <w:spacing w:line="240" w:lineRule="auto"/>
                  <w:jc w:val="right"/>
                </w:pPr>
              </w:pPrChange>
            </w:pPr>
            <w:ins w:id="9792" w:author="The Si Tran" w:date="2012-12-10T07:31:00Z">
              <w:r w:rsidRPr="004C2D67">
                <w:rPr>
                  <w:sz w:val="26"/>
                  <w:szCs w:val="26"/>
                  <w:rPrChange w:id="9793"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79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795" w:author="The Si Tran" w:date="2012-12-10T07:31:00Z"/>
                <w:sz w:val="26"/>
                <w:szCs w:val="26"/>
                <w:rPrChange w:id="9796" w:author="The Si Tran" w:date="2012-12-14T06:35:00Z">
                  <w:rPr>
                    <w:ins w:id="9797" w:author="The Si Tran" w:date="2012-12-10T07:31:00Z"/>
                    <w:rFonts w:ascii="Calibri" w:eastAsia="Times New Roman" w:hAnsi="Calibri"/>
                    <w:color w:val="000000"/>
                    <w:sz w:val="22"/>
                  </w:rPr>
                </w:rPrChange>
              </w:rPr>
              <w:pPrChange w:id="9798" w:author="superchickend" w:date="2012-12-16T15:32:00Z">
                <w:pPr>
                  <w:spacing w:line="240" w:lineRule="auto"/>
                  <w:jc w:val="right"/>
                </w:pPr>
              </w:pPrChange>
            </w:pPr>
            <w:ins w:id="9799" w:author="The Si Tran" w:date="2012-12-10T07:31:00Z">
              <w:r w:rsidRPr="004C2D67">
                <w:rPr>
                  <w:sz w:val="26"/>
                  <w:szCs w:val="26"/>
                  <w:rPrChange w:id="9800" w:author="The Si Tran" w:date="2012-12-14T06:35:00Z">
                    <w:rPr>
                      <w:rFonts w:ascii="Calibri" w:hAnsi="Calibri"/>
                      <w:sz w:val="22"/>
                    </w:rPr>
                  </w:rPrChange>
                </w:rPr>
                <w:t>6.16</w:t>
              </w:r>
            </w:ins>
          </w:p>
        </w:tc>
      </w:tr>
      <w:tr w:rsidR="00A75EB6" w:rsidRPr="005046FC" w14:paraId="5FE843BD" w14:textId="77777777" w:rsidTr="009523BA">
        <w:trPr>
          <w:trHeight w:val="516"/>
          <w:ins w:id="9801" w:author="The Si Tran" w:date="2012-12-10T07:31:00Z"/>
          <w:trPrChange w:id="9802"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980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804" w:author="The Si Tran" w:date="2012-12-10T07:31:00Z"/>
                <w:b/>
                <w:sz w:val="26"/>
                <w:szCs w:val="26"/>
                <w:rPrChange w:id="9805" w:author="superchickend" w:date="2012-12-16T15:31:00Z">
                  <w:rPr>
                    <w:ins w:id="9806" w:author="The Si Tran" w:date="2012-12-10T07:31:00Z"/>
                    <w:rFonts w:ascii="Calibri" w:eastAsia="Times New Roman" w:hAnsi="Calibri"/>
                    <w:color w:val="000000"/>
                    <w:sz w:val="22"/>
                  </w:rPr>
                </w:rPrChange>
              </w:rPr>
              <w:pPrChange w:id="9807"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80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809" w:author="The Si Tran" w:date="2012-12-10T07:31:00Z"/>
                <w:sz w:val="26"/>
                <w:szCs w:val="26"/>
                <w:rPrChange w:id="9810" w:author="The Si Tran" w:date="2012-12-14T06:35:00Z">
                  <w:rPr>
                    <w:ins w:id="9811" w:author="The Si Tran" w:date="2012-12-10T07:31:00Z"/>
                    <w:rFonts w:ascii="Calibri" w:eastAsia="Times New Roman" w:hAnsi="Calibri"/>
                    <w:color w:val="000000"/>
                    <w:sz w:val="22"/>
                  </w:rPr>
                </w:rPrChange>
              </w:rPr>
              <w:pPrChange w:id="9812" w:author="The Si Tran" w:date="2012-12-16T08:45:00Z">
                <w:pPr>
                  <w:spacing w:line="240" w:lineRule="auto"/>
                  <w:jc w:val="left"/>
                </w:pPr>
              </w:pPrChange>
            </w:pPr>
            <w:r>
              <w:rPr>
                <w:sz w:val="26"/>
                <w:szCs w:val="26"/>
              </w:rPr>
              <w:t>Nơron</w:t>
            </w:r>
            <w:ins w:id="9813" w:author="The Si Tran" w:date="2012-12-10T07:31:00Z">
              <w:r w:rsidR="00A75EB6" w:rsidRPr="004C2D67">
                <w:rPr>
                  <w:sz w:val="26"/>
                  <w:szCs w:val="26"/>
                  <w:rPrChange w:id="9814"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81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816" w:author="The Si Tran" w:date="2012-12-10T07:31:00Z"/>
                <w:sz w:val="26"/>
                <w:szCs w:val="26"/>
                <w:rPrChange w:id="9817" w:author="The Si Tran" w:date="2012-12-14T06:35:00Z">
                  <w:rPr>
                    <w:ins w:id="9818" w:author="The Si Tran" w:date="2012-12-10T07:31:00Z"/>
                    <w:rFonts w:ascii="Calibri" w:eastAsia="Times New Roman" w:hAnsi="Calibri"/>
                    <w:color w:val="000000"/>
                    <w:sz w:val="22"/>
                  </w:rPr>
                </w:rPrChange>
              </w:rPr>
              <w:pPrChange w:id="9819" w:author="superchickend" w:date="2012-12-16T15:32:00Z">
                <w:pPr>
                  <w:spacing w:line="240" w:lineRule="auto"/>
                  <w:jc w:val="right"/>
                </w:pPr>
              </w:pPrChange>
            </w:pPr>
            <w:ins w:id="9820" w:author="The Si Tran" w:date="2012-12-10T07:31:00Z">
              <w:r w:rsidRPr="004C2D67">
                <w:rPr>
                  <w:sz w:val="26"/>
                  <w:szCs w:val="26"/>
                  <w:rPrChange w:id="9821"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982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823" w:author="The Si Tran" w:date="2012-12-10T07:31:00Z"/>
                <w:sz w:val="26"/>
                <w:szCs w:val="26"/>
                <w:rPrChange w:id="9824" w:author="The Si Tran" w:date="2012-12-14T06:35:00Z">
                  <w:rPr>
                    <w:ins w:id="9825" w:author="The Si Tran" w:date="2012-12-10T07:31:00Z"/>
                    <w:rFonts w:ascii="Calibri" w:eastAsia="Times New Roman" w:hAnsi="Calibri"/>
                    <w:color w:val="000000"/>
                    <w:sz w:val="22"/>
                  </w:rPr>
                </w:rPrChange>
              </w:rPr>
              <w:pPrChange w:id="9826" w:author="superchickend" w:date="2012-12-16T15:32:00Z">
                <w:pPr>
                  <w:spacing w:line="240" w:lineRule="auto"/>
                  <w:jc w:val="right"/>
                </w:pPr>
              </w:pPrChange>
            </w:pPr>
            <w:ins w:id="9827" w:author="The Si Tran" w:date="2012-12-10T07:31:00Z">
              <w:r w:rsidRPr="004C2D67">
                <w:rPr>
                  <w:sz w:val="26"/>
                  <w:szCs w:val="26"/>
                  <w:rPrChange w:id="9828"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982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830" w:author="The Si Tran" w:date="2012-12-10T07:31:00Z"/>
                <w:sz w:val="26"/>
                <w:szCs w:val="26"/>
                <w:rPrChange w:id="9831" w:author="The Si Tran" w:date="2012-12-14T06:35:00Z">
                  <w:rPr>
                    <w:ins w:id="9832" w:author="The Si Tran" w:date="2012-12-10T07:31:00Z"/>
                    <w:rFonts w:ascii="Calibri" w:eastAsia="Times New Roman" w:hAnsi="Calibri"/>
                    <w:color w:val="000000"/>
                    <w:sz w:val="22"/>
                  </w:rPr>
                </w:rPrChange>
              </w:rPr>
              <w:pPrChange w:id="9833" w:author="superchickend" w:date="2012-12-16T15:32:00Z">
                <w:pPr>
                  <w:spacing w:line="240" w:lineRule="auto"/>
                  <w:jc w:val="right"/>
                </w:pPr>
              </w:pPrChange>
            </w:pPr>
            <w:ins w:id="9834" w:author="The Si Tran" w:date="2012-12-10T07:31:00Z">
              <w:r w:rsidRPr="004C2D67">
                <w:rPr>
                  <w:sz w:val="26"/>
                  <w:szCs w:val="26"/>
                  <w:rPrChange w:id="9835" w:author="The Si Tran" w:date="2012-12-14T06:35:00Z">
                    <w:rPr>
                      <w:rFonts w:ascii="Calibri" w:hAnsi="Calibri"/>
                      <w:sz w:val="22"/>
                    </w:rPr>
                  </w:rPrChange>
                </w:rPr>
                <w:t>6.5</w:t>
              </w:r>
            </w:ins>
          </w:p>
        </w:tc>
      </w:tr>
      <w:tr w:rsidR="00A75EB6" w:rsidRPr="005046FC" w14:paraId="24AD3BA9" w14:textId="77777777" w:rsidTr="009523BA">
        <w:trPr>
          <w:trHeight w:val="257"/>
          <w:ins w:id="9836" w:author="The Si Tran" w:date="2012-12-10T07:31:00Z"/>
          <w:trPrChange w:id="9837"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9838"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839" w:author="The Si Tran" w:date="2012-12-10T07:31:00Z"/>
                <w:b/>
                <w:sz w:val="26"/>
                <w:szCs w:val="26"/>
                <w:rPrChange w:id="9840" w:author="superchickend" w:date="2012-12-16T15:31:00Z">
                  <w:rPr>
                    <w:ins w:id="9841" w:author="The Si Tran" w:date="2012-12-10T07:31:00Z"/>
                    <w:rFonts w:ascii="Calibri" w:eastAsia="Times New Roman" w:hAnsi="Calibri"/>
                    <w:color w:val="000000"/>
                    <w:sz w:val="22"/>
                  </w:rPr>
                </w:rPrChange>
              </w:rPr>
              <w:pPrChange w:id="9842" w:author="superchickend" w:date="2012-12-16T15:31:00Z">
                <w:pPr>
                  <w:spacing w:line="240" w:lineRule="auto"/>
                  <w:jc w:val="center"/>
                </w:pPr>
              </w:pPrChange>
            </w:pPr>
            <w:ins w:id="9843" w:author="The Si Tran" w:date="2012-12-10T07:31:00Z">
              <w:r w:rsidRPr="004C2D67">
                <w:rPr>
                  <w:b/>
                  <w:sz w:val="26"/>
                  <w:szCs w:val="26"/>
                  <w:rPrChange w:id="9844"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84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846" w:author="The Si Tran" w:date="2012-12-10T07:31:00Z"/>
                <w:sz w:val="26"/>
                <w:szCs w:val="26"/>
                <w:rPrChange w:id="9847" w:author="The Si Tran" w:date="2012-12-14T06:35:00Z">
                  <w:rPr>
                    <w:ins w:id="9848" w:author="The Si Tran" w:date="2012-12-10T07:31:00Z"/>
                    <w:rFonts w:ascii="Calibri" w:eastAsia="Times New Roman" w:hAnsi="Calibri"/>
                    <w:color w:val="000000"/>
                    <w:sz w:val="22"/>
                  </w:rPr>
                </w:rPrChange>
              </w:rPr>
              <w:pPrChange w:id="9849" w:author="The Si Tran" w:date="2012-12-16T08:45:00Z">
                <w:pPr>
                  <w:spacing w:line="240" w:lineRule="auto"/>
                  <w:jc w:val="left"/>
                </w:pPr>
              </w:pPrChange>
            </w:pPr>
            <w:ins w:id="9850" w:author="The Si Tran" w:date="2012-12-10T07:31:00Z">
              <w:r w:rsidRPr="004C2D67">
                <w:rPr>
                  <w:sz w:val="26"/>
                  <w:szCs w:val="26"/>
                  <w:rPrChange w:id="9851"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985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853" w:author="The Si Tran" w:date="2012-12-10T07:31:00Z"/>
                <w:sz w:val="26"/>
                <w:szCs w:val="26"/>
                <w:rPrChange w:id="9854" w:author="The Si Tran" w:date="2012-12-14T06:35:00Z">
                  <w:rPr>
                    <w:ins w:id="9855" w:author="The Si Tran" w:date="2012-12-10T07:31:00Z"/>
                    <w:rFonts w:ascii="Calibri" w:eastAsia="Times New Roman" w:hAnsi="Calibri"/>
                    <w:color w:val="000000"/>
                    <w:sz w:val="22"/>
                  </w:rPr>
                </w:rPrChange>
              </w:rPr>
              <w:pPrChange w:id="9856" w:author="superchickend" w:date="2012-12-16T15:32:00Z">
                <w:pPr>
                  <w:spacing w:line="240" w:lineRule="auto"/>
                  <w:jc w:val="right"/>
                </w:pPr>
              </w:pPrChange>
            </w:pPr>
            <w:ins w:id="9857" w:author="The Si Tran" w:date="2012-12-10T07:31:00Z">
              <w:r w:rsidRPr="004C2D67">
                <w:rPr>
                  <w:sz w:val="26"/>
                  <w:szCs w:val="26"/>
                  <w:rPrChange w:id="9858"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85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860" w:author="The Si Tran" w:date="2012-12-10T07:31:00Z"/>
                <w:sz w:val="26"/>
                <w:szCs w:val="26"/>
                <w:rPrChange w:id="9861" w:author="The Si Tran" w:date="2012-12-14T06:35:00Z">
                  <w:rPr>
                    <w:ins w:id="9862" w:author="The Si Tran" w:date="2012-12-10T07:31:00Z"/>
                    <w:rFonts w:ascii="Calibri" w:eastAsia="Times New Roman" w:hAnsi="Calibri"/>
                    <w:color w:val="000000"/>
                    <w:sz w:val="22"/>
                  </w:rPr>
                </w:rPrChange>
              </w:rPr>
              <w:pPrChange w:id="9863" w:author="superchickend" w:date="2012-12-16T15:32:00Z">
                <w:pPr>
                  <w:spacing w:line="240" w:lineRule="auto"/>
                  <w:jc w:val="right"/>
                </w:pPr>
              </w:pPrChange>
            </w:pPr>
            <w:ins w:id="9864" w:author="The Si Tran" w:date="2012-12-10T07:31:00Z">
              <w:r w:rsidRPr="004C2D67">
                <w:rPr>
                  <w:sz w:val="26"/>
                  <w:szCs w:val="26"/>
                  <w:rPrChange w:id="9865"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986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867" w:author="The Si Tran" w:date="2012-12-10T07:31:00Z"/>
                <w:sz w:val="26"/>
                <w:szCs w:val="26"/>
                <w:rPrChange w:id="9868" w:author="The Si Tran" w:date="2012-12-14T06:35:00Z">
                  <w:rPr>
                    <w:ins w:id="9869" w:author="The Si Tran" w:date="2012-12-10T07:31:00Z"/>
                    <w:rFonts w:ascii="Calibri" w:eastAsia="Times New Roman" w:hAnsi="Calibri"/>
                    <w:color w:val="000000"/>
                    <w:sz w:val="22"/>
                  </w:rPr>
                </w:rPrChange>
              </w:rPr>
              <w:pPrChange w:id="9870" w:author="superchickend" w:date="2012-12-16T15:32:00Z">
                <w:pPr>
                  <w:spacing w:line="240" w:lineRule="auto"/>
                  <w:jc w:val="right"/>
                </w:pPr>
              </w:pPrChange>
            </w:pPr>
            <w:ins w:id="9871" w:author="The Si Tran" w:date="2012-12-10T07:31:00Z">
              <w:r w:rsidRPr="004C2D67">
                <w:rPr>
                  <w:sz w:val="26"/>
                  <w:szCs w:val="26"/>
                  <w:rPrChange w:id="9872" w:author="The Si Tran" w:date="2012-12-14T06:35:00Z">
                    <w:rPr>
                      <w:rFonts w:ascii="Calibri" w:hAnsi="Calibri"/>
                      <w:sz w:val="22"/>
                    </w:rPr>
                  </w:rPrChange>
                </w:rPr>
                <w:t>6.02</w:t>
              </w:r>
            </w:ins>
          </w:p>
        </w:tc>
      </w:tr>
      <w:tr w:rsidR="00A75EB6" w:rsidRPr="005046FC" w14:paraId="6FAA6343" w14:textId="77777777" w:rsidTr="009523BA">
        <w:trPr>
          <w:trHeight w:val="775"/>
          <w:ins w:id="9873" w:author="The Si Tran" w:date="2012-12-10T07:31:00Z"/>
          <w:trPrChange w:id="9874"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75"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876" w:author="The Si Tran" w:date="2012-12-10T07:31:00Z"/>
                <w:b/>
                <w:sz w:val="26"/>
                <w:szCs w:val="26"/>
                <w:rPrChange w:id="9877" w:author="superchickend" w:date="2012-12-16T15:31:00Z">
                  <w:rPr>
                    <w:ins w:id="9878" w:author="The Si Tran" w:date="2012-12-10T07:31:00Z"/>
                    <w:rFonts w:ascii="Calibri" w:eastAsia="Times New Roman" w:hAnsi="Calibri"/>
                    <w:color w:val="000000"/>
                    <w:sz w:val="22"/>
                  </w:rPr>
                </w:rPrChange>
              </w:rPr>
              <w:pPrChange w:id="9879" w:author="superchickend" w:date="2012-12-16T15:31:00Z">
                <w:pPr>
                  <w:spacing w:line="240" w:lineRule="auto"/>
                  <w:jc w:val="center"/>
                </w:pPr>
              </w:pPrChange>
            </w:pPr>
            <w:ins w:id="9880" w:author="The Si Tran" w:date="2012-12-10T07:31:00Z">
              <w:r w:rsidRPr="004C2D67">
                <w:rPr>
                  <w:b/>
                  <w:sz w:val="26"/>
                  <w:szCs w:val="26"/>
                  <w:rPrChange w:id="9881"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88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883" w:author="The Si Tran" w:date="2012-12-10T07:31:00Z"/>
                <w:sz w:val="26"/>
                <w:szCs w:val="26"/>
                <w:rPrChange w:id="9884" w:author="The Si Tran" w:date="2012-12-14T06:35:00Z">
                  <w:rPr>
                    <w:ins w:id="9885" w:author="The Si Tran" w:date="2012-12-10T07:31:00Z"/>
                    <w:rFonts w:ascii="Calibri" w:eastAsia="Times New Roman" w:hAnsi="Calibri"/>
                    <w:color w:val="000000"/>
                    <w:sz w:val="22"/>
                  </w:rPr>
                </w:rPrChange>
              </w:rPr>
              <w:pPrChange w:id="9886" w:author="The Si Tran" w:date="2012-12-16T08:45:00Z">
                <w:pPr>
                  <w:spacing w:line="240" w:lineRule="auto"/>
                  <w:jc w:val="left"/>
                </w:pPr>
              </w:pPrChange>
            </w:pPr>
            <w:ins w:id="9887" w:author="The Si Tran" w:date="2012-12-10T07:31:00Z">
              <w:r w:rsidRPr="004C2D67">
                <w:rPr>
                  <w:sz w:val="26"/>
                  <w:szCs w:val="26"/>
                  <w:rPrChange w:id="9888" w:author="The Si Tran" w:date="2012-12-14T06:35:00Z">
                    <w:rPr>
                      <w:rFonts w:ascii="Calibri" w:hAnsi="Calibri"/>
                      <w:sz w:val="22"/>
                    </w:rPr>
                  </w:rPrChange>
                </w:rPr>
                <w:t>ARIMA(0, 0, 0)(0, 1, 0)12</w:t>
              </w:r>
              <w:r w:rsidRPr="004C2D67">
                <w:rPr>
                  <w:sz w:val="26"/>
                  <w:szCs w:val="26"/>
                  <w:rPrChange w:id="9889" w:author="The Si Tran" w:date="2012-12-14T06:35:00Z">
                    <w:rPr>
                      <w:rFonts w:ascii="Calibri" w:hAnsi="Calibri"/>
                      <w:sz w:val="22"/>
                    </w:rPr>
                  </w:rPrChange>
                </w:rPr>
                <w:br/>
              </w:r>
            </w:ins>
            <w:r w:rsidR="00976130">
              <w:rPr>
                <w:sz w:val="26"/>
                <w:szCs w:val="26"/>
              </w:rPr>
              <w:t>Nơron</w:t>
            </w:r>
            <w:ins w:id="9890" w:author="The Si Tran" w:date="2012-12-10T07:31:00Z">
              <w:r w:rsidRPr="004C2D67">
                <w:rPr>
                  <w:sz w:val="26"/>
                  <w:szCs w:val="26"/>
                  <w:rPrChange w:id="9891"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89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893" w:author="The Si Tran" w:date="2012-12-10T07:31:00Z"/>
                <w:b/>
                <w:sz w:val="26"/>
                <w:szCs w:val="26"/>
                <w:rPrChange w:id="9894" w:author="superchickend" w:date="2012-12-16T15:32:00Z">
                  <w:rPr>
                    <w:ins w:id="9895" w:author="The Si Tran" w:date="2012-12-10T07:31:00Z"/>
                    <w:rFonts w:ascii="Calibri" w:eastAsia="Times New Roman" w:hAnsi="Calibri"/>
                    <w:color w:val="000000"/>
                    <w:sz w:val="22"/>
                  </w:rPr>
                </w:rPrChange>
              </w:rPr>
              <w:pPrChange w:id="9896" w:author="superchickend" w:date="2012-12-16T15:32:00Z">
                <w:pPr>
                  <w:spacing w:line="240" w:lineRule="auto"/>
                  <w:jc w:val="right"/>
                </w:pPr>
              </w:pPrChange>
            </w:pPr>
            <w:ins w:id="9897" w:author="The Si Tran" w:date="2012-12-10T07:31:00Z">
              <w:r w:rsidRPr="004C2D67">
                <w:rPr>
                  <w:b/>
                  <w:sz w:val="26"/>
                  <w:szCs w:val="26"/>
                  <w:rPrChange w:id="9898"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89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900" w:author="The Si Tran" w:date="2012-12-10T07:31:00Z"/>
                <w:b/>
                <w:sz w:val="26"/>
                <w:szCs w:val="26"/>
                <w:rPrChange w:id="9901" w:author="superchickend" w:date="2012-12-16T15:32:00Z">
                  <w:rPr>
                    <w:ins w:id="9902" w:author="The Si Tran" w:date="2012-12-10T07:31:00Z"/>
                    <w:rFonts w:ascii="Calibri" w:eastAsia="Times New Roman" w:hAnsi="Calibri"/>
                    <w:color w:val="000000"/>
                    <w:sz w:val="22"/>
                  </w:rPr>
                </w:rPrChange>
              </w:rPr>
              <w:pPrChange w:id="9903" w:author="superchickend" w:date="2012-12-16T15:32:00Z">
                <w:pPr>
                  <w:spacing w:line="240" w:lineRule="auto"/>
                  <w:jc w:val="right"/>
                </w:pPr>
              </w:pPrChange>
            </w:pPr>
            <w:ins w:id="9904" w:author="The Si Tran" w:date="2012-12-10T07:31:00Z">
              <w:r w:rsidRPr="004C2D67">
                <w:rPr>
                  <w:b/>
                  <w:sz w:val="26"/>
                  <w:szCs w:val="26"/>
                  <w:rPrChange w:id="9905"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90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907" w:author="The Si Tran" w:date="2012-12-10T07:31:00Z"/>
                <w:b/>
                <w:sz w:val="26"/>
                <w:szCs w:val="26"/>
                <w:rPrChange w:id="9908" w:author="superchickend" w:date="2012-12-16T15:32:00Z">
                  <w:rPr>
                    <w:ins w:id="9909" w:author="The Si Tran" w:date="2012-12-10T07:31:00Z"/>
                    <w:rFonts w:ascii="Calibri" w:eastAsia="Times New Roman" w:hAnsi="Calibri"/>
                    <w:color w:val="000000"/>
                    <w:sz w:val="22"/>
                  </w:rPr>
                </w:rPrChange>
              </w:rPr>
              <w:pPrChange w:id="9910" w:author="superchickend" w:date="2012-12-16T15:32:00Z">
                <w:pPr>
                  <w:spacing w:line="240" w:lineRule="auto"/>
                  <w:jc w:val="right"/>
                </w:pPr>
              </w:pPrChange>
            </w:pPr>
            <w:ins w:id="9911" w:author="The Si Tran" w:date="2012-12-10T07:31:00Z">
              <w:r w:rsidRPr="004C2D67">
                <w:rPr>
                  <w:b/>
                  <w:sz w:val="26"/>
                  <w:szCs w:val="26"/>
                  <w:rPrChange w:id="9912" w:author="superchickend" w:date="2012-12-16T15:32:00Z">
                    <w:rPr>
                      <w:rFonts w:ascii="Calibri" w:hAnsi="Calibri"/>
                      <w:sz w:val="22"/>
                    </w:rPr>
                  </w:rPrChange>
                </w:rPr>
                <w:t>5.92</w:t>
              </w:r>
            </w:ins>
          </w:p>
        </w:tc>
      </w:tr>
      <w:tr w:rsidR="00A75EB6" w:rsidRPr="005046FC" w14:paraId="5CDFBC24" w14:textId="77777777" w:rsidTr="009523BA">
        <w:trPr>
          <w:trHeight w:val="775"/>
          <w:ins w:id="9913" w:author="The Si Tran" w:date="2012-12-10T07:31:00Z"/>
          <w:trPrChange w:id="9914"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9915"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916" w:author="The Si Tran" w:date="2012-12-10T07:31:00Z"/>
                <w:sz w:val="26"/>
                <w:szCs w:val="26"/>
                <w:rPrChange w:id="9917" w:author="The Si Tran" w:date="2012-12-14T06:35:00Z">
                  <w:rPr>
                    <w:ins w:id="9918" w:author="The Si Tran" w:date="2012-12-10T07:31:00Z"/>
                    <w:rFonts w:ascii="Calibri" w:eastAsia="Times New Roman" w:hAnsi="Calibri"/>
                    <w:color w:val="000000"/>
                    <w:sz w:val="22"/>
                  </w:rPr>
                </w:rPrChange>
              </w:rPr>
              <w:pPrChange w:id="9919"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92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921" w:author="The Si Tran" w:date="2012-12-10T07:31:00Z"/>
                <w:sz w:val="26"/>
                <w:szCs w:val="26"/>
                <w:rPrChange w:id="9922" w:author="The Si Tran" w:date="2012-12-14T06:35:00Z">
                  <w:rPr>
                    <w:ins w:id="9923" w:author="The Si Tran" w:date="2012-12-10T07:31:00Z"/>
                    <w:rFonts w:ascii="Calibri" w:eastAsia="Times New Roman" w:hAnsi="Calibri"/>
                    <w:color w:val="000000"/>
                    <w:sz w:val="22"/>
                  </w:rPr>
                </w:rPrChange>
              </w:rPr>
              <w:pPrChange w:id="9924" w:author="The Si Tran" w:date="2012-12-16T08:45:00Z">
                <w:pPr>
                  <w:spacing w:line="240" w:lineRule="auto"/>
                  <w:jc w:val="left"/>
                </w:pPr>
              </w:pPrChange>
            </w:pPr>
            <w:ins w:id="9925" w:author="The Si Tran" w:date="2012-12-10T07:31:00Z">
              <w:r w:rsidRPr="004C2D67">
                <w:rPr>
                  <w:sz w:val="26"/>
                  <w:szCs w:val="26"/>
                  <w:rPrChange w:id="9926" w:author="The Si Tran" w:date="2012-12-14T06:35:00Z">
                    <w:rPr>
                      <w:rFonts w:ascii="Calibri" w:hAnsi="Calibri"/>
                      <w:sz w:val="22"/>
                    </w:rPr>
                  </w:rPrChange>
                </w:rPr>
                <w:t>ARIMA(0, 0, 0)(0, 1, 0)12</w:t>
              </w:r>
              <w:r w:rsidRPr="004C2D67">
                <w:rPr>
                  <w:sz w:val="26"/>
                  <w:szCs w:val="26"/>
                  <w:rPrChange w:id="9927" w:author="The Si Tran" w:date="2012-12-14T06:35:00Z">
                    <w:rPr>
                      <w:rFonts w:ascii="Calibri" w:hAnsi="Calibri"/>
                      <w:sz w:val="22"/>
                    </w:rPr>
                  </w:rPrChange>
                </w:rPr>
                <w:br/>
              </w:r>
            </w:ins>
            <w:r w:rsidR="00976130">
              <w:rPr>
                <w:sz w:val="26"/>
                <w:szCs w:val="26"/>
              </w:rPr>
              <w:t>Nơron</w:t>
            </w:r>
            <w:ins w:id="9928" w:author="The Si Tran" w:date="2012-12-10T07:31:00Z">
              <w:r w:rsidRPr="004C2D67">
                <w:rPr>
                  <w:sz w:val="26"/>
                  <w:szCs w:val="26"/>
                  <w:rPrChange w:id="9929"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993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931" w:author="The Si Tran" w:date="2012-12-10T07:31:00Z"/>
                <w:b/>
                <w:sz w:val="26"/>
                <w:szCs w:val="26"/>
                <w:rPrChange w:id="9932" w:author="superchickend" w:date="2012-12-16T15:32:00Z">
                  <w:rPr>
                    <w:ins w:id="9933" w:author="The Si Tran" w:date="2012-12-10T07:31:00Z"/>
                    <w:rFonts w:ascii="Calibri" w:eastAsia="Times New Roman" w:hAnsi="Calibri"/>
                    <w:color w:val="000000"/>
                    <w:sz w:val="22"/>
                  </w:rPr>
                </w:rPrChange>
              </w:rPr>
              <w:pPrChange w:id="9934" w:author="superchickend" w:date="2012-12-16T15:32:00Z">
                <w:pPr>
                  <w:spacing w:line="240" w:lineRule="auto"/>
                  <w:jc w:val="right"/>
                </w:pPr>
              </w:pPrChange>
            </w:pPr>
            <w:ins w:id="9935" w:author="The Si Tran" w:date="2012-12-10T07:31:00Z">
              <w:r w:rsidRPr="004C2D67">
                <w:rPr>
                  <w:b/>
                  <w:sz w:val="26"/>
                  <w:szCs w:val="26"/>
                  <w:rPrChange w:id="9936"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99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938" w:author="The Si Tran" w:date="2012-12-10T07:31:00Z"/>
                <w:b/>
                <w:sz w:val="26"/>
                <w:szCs w:val="26"/>
                <w:rPrChange w:id="9939" w:author="superchickend" w:date="2012-12-16T15:32:00Z">
                  <w:rPr>
                    <w:ins w:id="9940" w:author="The Si Tran" w:date="2012-12-10T07:31:00Z"/>
                    <w:rFonts w:ascii="Calibri" w:eastAsia="Times New Roman" w:hAnsi="Calibri"/>
                    <w:color w:val="000000"/>
                    <w:sz w:val="22"/>
                  </w:rPr>
                </w:rPrChange>
              </w:rPr>
              <w:pPrChange w:id="9941" w:author="superchickend" w:date="2012-12-16T15:32:00Z">
                <w:pPr>
                  <w:spacing w:line="240" w:lineRule="auto"/>
                  <w:jc w:val="right"/>
                </w:pPr>
              </w:pPrChange>
            </w:pPr>
            <w:ins w:id="9942" w:author="The Si Tran" w:date="2012-12-10T07:31:00Z">
              <w:r w:rsidRPr="004C2D67">
                <w:rPr>
                  <w:b/>
                  <w:sz w:val="26"/>
                  <w:szCs w:val="26"/>
                  <w:rPrChange w:id="9943"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994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945" w:author="The Si Tran" w:date="2012-12-10T07:31:00Z"/>
                <w:b/>
                <w:sz w:val="26"/>
                <w:szCs w:val="26"/>
                <w:rPrChange w:id="9946" w:author="superchickend" w:date="2012-12-16T15:32:00Z">
                  <w:rPr>
                    <w:ins w:id="9947" w:author="The Si Tran" w:date="2012-12-10T07:31:00Z"/>
                    <w:rFonts w:ascii="Calibri" w:eastAsia="Times New Roman" w:hAnsi="Calibri"/>
                    <w:color w:val="000000"/>
                    <w:sz w:val="22"/>
                  </w:rPr>
                </w:rPrChange>
              </w:rPr>
              <w:pPrChange w:id="9948" w:author="superchickend" w:date="2012-12-16T15:32:00Z">
                <w:pPr>
                  <w:spacing w:line="240" w:lineRule="auto"/>
                  <w:jc w:val="right"/>
                </w:pPr>
              </w:pPrChange>
            </w:pPr>
            <w:ins w:id="9949" w:author="The Si Tran" w:date="2012-12-10T07:31:00Z">
              <w:r w:rsidRPr="004C2D67">
                <w:rPr>
                  <w:b/>
                  <w:sz w:val="26"/>
                  <w:szCs w:val="26"/>
                  <w:rPrChange w:id="9950" w:author="superchickend" w:date="2012-12-16T15:32:00Z">
                    <w:rPr>
                      <w:rFonts w:ascii="Calibri" w:hAnsi="Calibri"/>
                      <w:sz w:val="22"/>
                    </w:rPr>
                  </w:rPrChange>
                </w:rPr>
                <w:t>5.92</w:t>
              </w:r>
            </w:ins>
          </w:p>
        </w:tc>
      </w:tr>
    </w:tbl>
    <w:p w14:paraId="590433E4" w14:textId="2A1B5E62" w:rsidR="008A1996" w:rsidRDefault="008A1996" w:rsidP="008A1996">
      <w:pPr>
        <w:ind w:firstLine="0"/>
      </w:pPr>
      <w:r>
        <w:t xml:space="preserve">Dựa vào bảng kết quả thực nghiệm của </w:t>
      </w:r>
      <w:ins w:id="9951" w:author="The Si Tran" w:date="2012-12-14T06:31:00Z">
        <w:r w:rsidRPr="00EF4E32">
          <w:t>chuỗi dữ liệu Deaths</w:t>
        </w:r>
      </w:ins>
      <w:r>
        <w:t xml:space="preserve"> (bảng 6.4) và kết quả của </w:t>
      </w:r>
      <w:ins w:id="9952"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w:t>
      </w:r>
      <w:r w:rsidR="00ED3205">
        <w:t xml:space="preserve">tốt </w:t>
      </w:r>
      <w:r>
        <w:t>của mô hình SARIMA đối với chuỗi dữ liệu có tính mùa.</w:t>
      </w:r>
      <w:r w:rsidR="00E30F5E">
        <w:t xml:space="preserve"> Trong cả hai trường hợp, mô hình SARIMA đều cho kết quả tốt hơn mô hình ANN.</w:t>
      </w:r>
    </w:p>
    <w:p w14:paraId="03A5CFB1" w14:textId="77777777" w:rsidR="008A1996" w:rsidRDefault="008A1996" w:rsidP="008A1996">
      <w:pPr>
        <w:ind w:firstLine="0"/>
        <w:rPr>
          <w:ins w:id="9953" w:author="The Si Tran" w:date="2012-12-14T06:36:00Z"/>
        </w:rPr>
      </w:pPr>
    </w:p>
    <w:p w14:paraId="0380EACA" w14:textId="16E0E91F" w:rsidR="00EF77AD" w:rsidRDefault="00EF77AD">
      <w:pPr>
        <w:pStyle w:val="Heading3"/>
        <w:pPrChange w:id="9954" w:author="The Si Tran" w:date="2012-12-06T21:22:00Z">
          <w:pPr>
            <w:pStyle w:val="Heading1"/>
            <w:jc w:val="left"/>
          </w:pPr>
        </w:pPrChange>
      </w:pPr>
      <w:bookmarkStart w:id="9955" w:name="_Toc343711260"/>
      <w:ins w:id="9956" w:author="The Si Tran" w:date="2012-12-06T21:22:00Z">
        <w:r>
          <w:t>Bộ dữ liệ</w:t>
        </w:r>
        <w:r w:rsidR="00810267">
          <w:t>u có tính xu hướng</w:t>
        </w:r>
      </w:ins>
      <w:bookmarkEnd w:id="9955"/>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9957"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9958">
          <w:tblGrid>
            <w:gridCol w:w="1072"/>
            <w:gridCol w:w="7014"/>
            <w:gridCol w:w="820"/>
            <w:gridCol w:w="820"/>
            <w:gridCol w:w="828"/>
          </w:tblGrid>
        </w:tblGridChange>
      </w:tblGrid>
      <w:tr w:rsidR="009523BA" w:rsidRPr="003A1CA3" w14:paraId="525D656E" w14:textId="77777777" w:rsidTr="009523BA">
        <w:trPr>
          <w:trHeight w:val="272"/>
          <w:ins w:id="9959" w:author="The Si Tran" w:date="2012-12-10T07:33:00Z"/>
          <w:trPrChange w:id="9960"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61"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9962" w:author="The Si Tran" w:date="2012-12-10T07:33:00Z"/>
                <w:sz w:val="26"/>
                <w:szCs w:val="26"/>
                <w:rPrChange w:id="9963" w:author="The Si Tran" w:date="2012-12-14T06:37:00Z">
                  <w:rPr>
                    <w:ins w:id="9964" w:author="The Si Tran" w:date="2012-12-10T07:33:00Z"/>
                    <w:rFonts w:ascii="Calibri" w:eastAsia="Times New Roman" w:hAnsi="Calibri"/>
                    <w:b/>
                    <w:bCs/>
                    <w:color w:val="000000"/>
                    <w:sz w:val="22"/>
                    <w:szCs w:val="28"/>
                  </w:rPr>
                </w:rPrChange>
              </w:rPr>
              <w:pPrChange w:id="996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9966" w:name="_Toc343033798"/>
            <w:ins w:id="9967" w:author="The Si Tran" w:date="2012-12-10T07:33:00Z">
              <w:r w:rsidRPr="009523BA">
                <w:rPr>
                  <w:sz w:val="26"/>
                  <w:szCs w:val="26"/>
                  <w:rPrChange w:id="9968" w:author="The Si Tran" w:date="2012-12-14T06:37:00Z">
                    <w:rPr>
                      <w:rFonts w:ascii="Calibri" w:hAnsi="Calibri"/>
                      <w:sz w:val="22"/>
                    </w:rPr>
                  </w:rPrChange>
                </w:rPr>
                <w:lastRenderedPageBreak/>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9969"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9970" w:author="The Si Tran" w:date="2012-12-10T07:33:00Z"/>
                <w:b/>
                <w:sz w:val="26"/>
                <w:szCs w:val="26"/>
                <w:rPrChange w:id="9971" w:author="superchickend" w:date="2012-12-16T15:32:00Z">
                  <w:rPr>
                    <w:ins w:id="9972" w:author="The Si Tran" w:date="2012-12-10T07:33:00Z"/>
                    <w:rFonts w:ascii="Calibri" w:eastAsia="Times New Roman" w:hAnsi="Calibri"/>
                    <w:b/>
                    <w:bCs/>
                    <w:color w:val="000000"/>
                    <w:sz w:val="22"/>
                    <w:szCs w:val="28"/>
                  </w:rPr>
                </w:rPrChange>
              </w:rPr>
              <w:pPrChange w:id="997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74" w:author="The Si Tran" w:date="2012-12-10T07:33:00Z">
              <w:r w:rsidRPr="009523BA">
                <w:rPr>
                  <w:b/>
                  <w:sz w:val="26"/>
                  <w:szCs w:val="26"/>
                  <w:rPrChange w:id="9975"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97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9977" w:author="The Si Tran" w:date="2012-12-10T07:33:00Z"/>
                <w:b/>
                <w:sz w:val="26"/>
                <w:szCs w:val="26"/>
                <w:rPrChange w:id="9978" w:author="superchickend" w:date="2012-12-16T15:32:00Z">
                  <w:rPr>
                    <w:ins w:id="9979" w:author="The Si Tran" w:date="2012-12-10T07:33:00Z"/>
                    <w:rFonts w:ascii="Calibri" w:eastAsia="Times New Roman" w:hAnsi="Calibri"/>
                    <w:b/>
                    <w:bCs/>
                    <w:color w:val="000000"/>
                    <w:sz w:val="22"/>
                    <w:szCs w:val="28"/>
                  </w:rPr>
                </w:rPrChange>
              </w:rPr>
              <w:pPrChange w:id="998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81" w:author="The Si Tran" w:date="2012-12-10T07:33:00Z">
              <w:r w:rsidRPr="009523BA">
                <w:rPr>
                  <w:b/>
                  <w:sz w:val="26"/>
                  <w:szCs w:val="26"/>
                  <w:rPrChange w:id="9982"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9983"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9984" w:author="The Si Tran" w:date="2012-12-10T07:33:00Z"/>
                <w:b/>
                <w:sz w:val="26"/>
                <w:szCs w:val="26"/>
                <w:rPrChange w:id="9985" w:author="superchickend" w:date="2012-12-16T15:32:00Z">
                  <w:rPr>
                    <w:ins w:id="9986" w:author="The Si Tran" w:date="2012-12-10T07:33:00Z"/>
                    <w:rFonts w:ascii="Calibri" w:eastAsia="Times New Roman" w:hAnsi="Calibri"/>
                    <w:b/>
                    <w:bCs/>
                    <w:color w:val="000000"/>
                    <w:sz w:val="22"/>
                    <w:szCs w:val="28"/>
                  </w:rPr>
                </w:rPrChange>
              </w:rPr>
              <w:pPrChange w:id="9987"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88" w:author="The Si Tran" w:date="2012-12-10T07:33:00Z">
              <w:r w:rsidRPr="009523BA">
                <w:rPr>
                  <w:b/>
                  <w:sz w:val="26"/>
                  <w:szCs w:val="26"/>
                  <w:rPrChange w:id="9989"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990"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9991" w:author="The Si Tran" w:date="2012-12-10T07:33:00Z"/>
                <w:b/>
                <w:sz w:val="26"/>
                <w:szCs w:val="26"/>
                <w:rPrChange w:id="9992" w:author="superchickend" w:date="2012-12-16T15:32:00Z">
                  <w:rPr>
                    <w:ins w:id="9993" w:author="The Si Tran" w:date="2012-12-10T07:33:00Z"/>
                    <w:rFonts w:ascii="Calibri" w:eastAsia="Times New Roman" w:hAnsi="Calibri"/>
                    <w:b/>
                    <w:bCs/>
                    <w:color w:val="000000"/>
                    <w:sz w:val="22"/>
                    <w:szCs w:val="28"/>
                  </w:rPr>
                </w:rPrChange>
              </w:rPr>
              <w:pPrChange w:id="9994"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995" w:author="The Si Tran" w:date="2012-12-10T07:33:00Z">
              <w:r w:rsidRPr="009523BA">
                <w:rPr>
                  <w:b/>
                  <w:sz w:val="26"/>
                  <w:szCs w:val="26"/>
                  <w:rPrChange w:id="9996" w:author="superchickend" w:date="2012-12-16T15:32:00Z">
                    <w:rPr>
                      <w:rFonts w:ascii="Calibri" w:hAnsi="Calibri"/>
                      <w:sz w:val="22"/>
                    </w:rPr>
                  </w:rPrChange>
                </w:rPr>
                <w:t>MAPE</w:t>
              </w:r>
            </w:ins>
          </w:p>
        </w:tc>
      </w:tr>
      <w:tr w:rsidR="009523BA" w:rsidRPr="003A1CA3" w14:paraId="1DB511BF" w14:textId="77777777" w:rsidTr="009523BA">
        <w:trPr>
          <w:trHeight w:val="547"/>
          <w:ins w:id="9997" w:author="The Si Tran" w:date="2012-12-10T07:33:00Z"/>
          <w:trPrChange w:id="9998"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99"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000" w:author="The Si Tran" w:date="2012-12-10T07:33:00Z"/>
                <w:b/>
                <w:sz w:val="26"/>
                <w:szCs w:val="26"/>
                <w:rPrChange w:id="10001" w:author="superchickend" w:date="2012-12-16T15:32:00Z">
                  <w:rPr>
                    <w:ins w:id="10002" w:author="The Si Tran" w:date="2012-12-10T07:33:00Z"/>
                    <w:rFonts w:ascii="Calibri" w:eastAsia="Times New Roman" w:hAnsi="Calibri"/>
                    <w:b/>
                    <w:bCs/>
                    <w:color w:val="000000"/>
                    <w:sz w:val="22"/>
                    <w:szCs w:val="28"/>
                  </w:rPr>
                </w:rPrChange>
              </w:rPr>
              <w:pPrChange w:id="10003"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04" w:author="The Si Tran" w:date="2012-12-10T07:33:00Z">
              <w:r w:rsidRPr="009523BA">
                <w:rPr>
                  <w:b/>
                  <w:sz w:val="26"/>
                  <w:szCs w:val="26"/>
                  <w:rPrChange w:id="10005"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00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007" w:author="The Si Tran" w:date="2012-12-10T07:33:00Z"/>
                <w:sz w:val="26"/>
                <w:szCs w:val="26"/>
                <w:rPrChange w:id="10008" w:author="The Si Tran" w:date="2012-12-14T06:37:00Z">
                  <w:rPr>
                    <w:ins w:id="10009" w:author="The Si Tran" w:date="2012-12-10T07:33:00Z"/>
                    <w:rFonts w:ascii="Calibri" w:eastAsia="Times New Roman" w:hAnsi="Calibri"/>
                    <w:b/>
                    <w:bCs/>
                    <w:color w:val="000000"/>
                    <w:sz w:val="22"/>
                    <w:szCs w:val="28"/>
                  </w:rPr>
                </w:rPrChange>
              </w:rPr>
              <w:pPrChange w:id="1001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011" w:author="The Si Tran" w:date="2012-12-10T07:33:00Z">
              <w:r w:rsidR="009523BA" w:rsidRPr="009523BA">
                <w:rPr>
                  <w:sz w:val="26"/>
                  <w:szCs w:val="26"/>
                  <w:rPrChange w:id="10012"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1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014" w:author="The Si Tran" w:date="2012-12-10T07:33:00Z"/>
                <w:sz w:val="26"/>
                <w:szCs w:val="26"/>
                <w:rPrChange w:id="10015" w:author="The Si Tran" w:date="2012-12-14T06:37:00Z">
                  <w:rPr>
                    <w:ins w:id="10016" w:author="The Si Tran" w:date="2012-12-10T07:33:00Z"/>
                    <w:rFonts w:ascii="Calibri" w:eastAsia="Times New Roman" w:hAnsi="Calibri"/>
                    <w:b/>
                    <w:bCs/>
                    <w:color w:val="000000"/>
                    <w:sz w:val="22"/>
                    <w:szCs w:val="28"/>
                  </w:rPr>
                </w:rPrChange>
              </w:rPr>
              <w:pPrChange w:id="1001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18" w:author="The Si Tran" w:date="2012-12-10T07:33:00Z">
              <w:r w:rsidRPr="009523BA">
                <w:rPr>
                  <w:sz w:val="26"/>
                  <w:szCs w:val="26"/>
                  <w:rPrChange w:id="10019"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0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021" w:author="The Si Tran" w:date="2012-12-10T07:33:00Z"/>
                <w:sz w:val="26"/>
                <w:szCs w:val="26"/>
                <w:rPrChange w:id="10022" w:author="The Si Tran" w:date="2012-12-14T06:37:00Z">
                  <w:rPr>
                    <w:ins w:id="10023" w:author="The Si Tran" w:date="2012-12-10T07:33:00Z"/>
                    <w:rFonts w:ascii="Calibri" w:eastAsia="Times New Roman" w:hAnsi="Calibri"/>
                    <w:b/>
                    <w:bCs/>
                    <w:color w:val="000000"/>
                    <w:sz w:val="22"/>
                    <w:szCs w:val="28"/>
                  </w:rPr>
                </w:rPrChange>
              </w:rPr>
              <w:pPrChange w:id="1002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25" w:author="The Si Tran" w:date="2012-12-10T07:33:00Z">
              <w:r w:rsidRPr="009523BA">
                <w:rPr>
                  <w:sz w:val="26"/>
                  <w:szCs w:val="26"/>
                  <w:rPrChange w:id="10026"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0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028" w:author="The Si Tran" w:date="2012-12-10T07:33:00Z"/>
                <w:sz w:val="26"/>
                <w:szCs w:val="26"/>
                <w:rPrChange w:id="10029" w:author="The Si Tran" w:date="2012-12-14T06:37:00Z">
                  <w:rPr>
                    <w:ins w:id="10030" w:author="The Si Tran" w:date="2012-12-10T07:33:00Z"/>
                    <w:rFonts w:ascii="Calibri" w:eastAsia="Times New Roman" w:hAnsi="Calibri"/>
                    <w:b/>
                    <w:bCs/>
                    <w:color w:val="000000"/>
                    <w:sz w:val="22"/>
                    <w:szCs w:val="28"/>
                  </w:rPr>
                </w:rPrChange>
              </w:rPr>
              <w:pPrChange w:id="100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32" w:author="The Si Tran" w:date="2012-12-10T07:33:00Z">
              <w:r w:rsidRPr="009523BA">
                <w:rPr>
                  <w:sz w:val="26"/>
                  <w:szCs w:val="26"/>
                  <w:rPrChange w:id="10033" w:author="The Si Tran" w:date="2012-12-14T06:37:00Z">
                    <w:rPr>
                      <w:rFonts w:ascii="Calibri" w:hAnsi="Calibri"/>
                      <w:sz w:val="22"/>
                    </w:rPr>
                  </w:rPrChange>
                </w:rPr>
                <w:t>1.34</w:t>
              </w:r>
            </w:ins>
          </w:p>
        </w:tc>
      </w:tr>
      <w:tr w:rsidR="009523BA" w:rsidRPr="003A1CA3" w14:paraId="3F351FCA" w14:textId="77777777" w:rsidTr="009523BA">
        <w:trPr>
          <w:trHeight w:val="547"/>
          <w:ins w:id="10034" w:author="The Si Tran" w:date="2012-12-10T07:33:00Z"/>
          <w:trPrChange w:id="10035"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036"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037" w:author="The Si Tran" w:date="2012-12-10T07:33:00Z"/>
                <w:b/>
                <w:sz w:val="26"/>
                <w:szCs w:val="26"/>
                <w:rPrChange w:id="10038" w:author="superchickend" w:date="2012-12-16T15:32:00Z">
                  <w:rPr>
                    <w:ins w:id="10039" w:author="The Si Tran" w:date="2012-12-10T07:33:00Z"/>
                    <w:rFonts w:ascii="Calibri" w:eastAsia="Times New Roman" w:hAnsi="Calibri"/>
                    <w:color w:val="000000"/>
                    <w:sz w:val="22"/>
                  </w:rPr>
                </w:rPrChange>
              </w:rPr>
              <w:pPrChange w:id="10040"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04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042" w:author="The Si Tran" w:date="2012-12-10T07:33:00Z"/>
                <w:sz w:val="26"/>
                <w:szCs w:val="26"/>
                <w:rPrChange w:id="10043" w:author="The Si Tran" w:date="2012-12-14T06:37:00Z">
                  <w:rPr>
                    <w:ins w:id="10044" w:author="The Si Tran" w:date="2012-12-10T07:33:00Z"/>
                    <w:rFonts w:ascii="Calibri" w:eastAsia="Times New Roman" w:hAnsi="Calibri"/>
                    <w:b/>
                    <w:bCs/>
                    <w:color w:val="000000"/>
                    <w:sz w:val="22"/>
                    <w:szCs w:val="28"/>
                  </w:rPr>
                </w:rPrChange>
              </w:rPr>
              <w:pPrChange w:id="1004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046" w:author="The Si Tran" w:date="2012-12-10T07:33:00Z">
              <w:r w:rsidR="009523BA" w:rsidRPr="009523BA">
                <w:rPr>
                  <w:sz w:val="26"/>
                  <w:szCs w:val="26"/>
                  <w:rPrChange w:id="10047"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04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049" w:author="The Si Tran" w:date="2012-12-10T07:33:00Z"/>
                <w:b/>
                <w:sz w:val="26"/>
                <w:szCs w:val="26"/>
                <w:rPrChange w:id="10050" w:author="superchickend" w:date="2012-12-16T15:33:00Z">
                  <w:rPr>
                    <w:ins w:id="10051" w:author="The Si Tran" w:date="2012-12-10T07:33:00Z"/>
                    <w:rFonts w:ascii="Calibri" w:eastAsia="Times New Roman" w:hAnsi="Calibri"/>
                    <w:b/>
                    <w:bCs/>
                    <w:color w:val="000000"/>
                    <w:sz w:val="22"/>
                    <w:szCs w:val="28"/>
                  </w:rPr>
                </w:rPrChange>
              </w:rPr>
              <w:pPrChange w:id="1005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53" w:author="The Si Tran" w:date="2012-12-10T07:33:00Z">
              <w:r w:rsidRPr="009523BA">
                <w:rPr>
                  <w:b/>
                  <w:sz w:val="26"/>
                  <w:szCs w:val="26"/>
                  <w:rPrChange w:id="10054"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0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056" w:author="The Si Tran" w:date="2012-12-10T07:33:00Z"/>
                <w:b/>
                <w:sz w:val="26"/>
                <w:szCs w:val="26"/>
                <w:rPrChange w:id="10057" w:author="superchickend" w:date="2012-12-16T15:33:00Z">
                  <w:rPr>
                    <w:ins w:id="10058" w:author="The Si Tran" w:date="2012-12-10T07:33:00Z"/>
                    <w:rFonts w:ascii="Calibri" w:eastAsia="Times New Roman" w:hAnsi="Calibri"/>
                    <w:b/>
                    <w:bCs/>
                    <w:color w:val="000000"/>
                    <w:sz w:val="22"/>
                    <w:szCs w:val="28"/>
                  </w:rPr>
                </w:rPrChange>
              </w:rPr>
              <w:pPrChange w:id="100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60" w:author="The Si Tran" w:date="2012-12-10T07:33:00Z">
              <w:r w:rsidRPr="009523BA">
                <w:rPr>
                  <w:b/>
                  <w:sz w:val="26"/>
                  <w:szCs w:val="26"/>
                  <w:rPrChange w:id="10061"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0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063" w:author="The Si Tran" w:date="2012-12-10T07:33:00Z"/>
                <w:b/>
                <w:sz w:val="26"/>
                <w:szCs w:val="26"/>
                <w:rPrChange w:id="10064" w:author="superchickend" w:date="2012-12-16T15:33:00Z">
                  <w:rPr>
                    <w:ins w:id="10065" w:author="The Si Tran" w:date="2012-12-10T07:33:00Z"/>
                    <w:rFonts w:ascii="Calibri" w:eastAsia="Times New Roman" w:hAnsi="Calibri"/>
                    <w:b/>
                    <w:bCs/>
                    <w:color w:val="000000"/>
                    <w:sz w:val="22"/>
                    <w:szCs w:val="28"/>
                  </w:rPr>
                </w:rPrChange>
              </w:rPr>
              <w:pPrChange w:id="1006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67" w:author="The Si Tran" w:date="2012-12-10T07:33:00Z">
              <w:r w:rsidRPr="009523BA">
                <w:rPr>
                  <w:b/>
                  <w:sz w:val="26"/>
                  <w:szCs w:val="26"/>
                  <w:rPrChange w:id="10068" w:author="superchickend" w:date="2012-12-16T15:33:00Z">
                    <w:rPr>
                      <w:rFonts w:ascii="Calibri" w:hAnsi="Calibri"/>
                      <w:sz w:val="22"/>
                    </w:rPr>
                  </w:rPrChange>
                </w:rPr>
                <w:t>1.32</w:t>
              </w:r>
            </w:ins>
          </w:p>
        </w:tc>
      </w:tr>
      <w:tr w:rsidR="009523BA" w:rsidRPr="003A1CA3" w14:paraId="56749B02" w14:textId="77777777" w:rsidTr="009523BA">
        <w:trPr>
          <w:trHeight w:val="272"/>
          <w:ins w:id="10069" w:author="The Si Tran" w:date="2012-12-10T07:33:00Z"/>
          <w:trPrChange w:id="10070"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071"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072" w:author="The Si Tran" w:date="2012-12-10T07:33:00Z"/>
                <w:b/>
                <w:sz w:val="26"/>
                <w:szCs w:val="26"/>
                <w:rPrChange w:id="10073" w:author="superchickend" w:date="2012-12-16T15:32:00Z">
                  <w:rPr>
                    <w:ins w:id="10074" w:author="The Si Tran" w:date="2012-12-10T07:33:00Z"/>
                    <w:rFonts w:ascii="Calibri" w:eastAsia="Times New Roman" w:hAnsi="Calibri"/>
                    <w:b/>
                    <w:bCs/>
                    <w:color w:val="000000"/>
                    <w:sz w:val="22"/>
                    <w:szCs w:val="28"/>
                  </w:rPr>
                </w:rPrChange>
              </w:rPr>
              <w:pPrChange w:id="1007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76" w:author="The Si Tran" w:date="2012-12-10T07:33:00Z">
              <w:r w:rsidRPr="009523BA">
                <w:rPr>
                  <w:b/>
                  <w:sz w:val="26"/>
                  <w:szCs w:val="26"/>
                  <w:rPrChange w:id="10077"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07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079" w:author="The Si Tran" w:date="2012-12-10T07:33:00Z"/>
                <w:sz w:val="26"/>
                <w:szCs w:val="26"/>
                <w:rPrChange w:id="10080" w:author="The Si Tran" w:date="2012-12-14T06:37:00Z">
                  <w:rPr>
                    <w:ins w:id="10081" w:author="The Si Tran" w:date="2012-12-10T07:33:00Z"/>
                    <w:rFonts w:ascii="Calibri" w:eastAsia="Times New Roman" w:hAnsi="Calibri"/>
                    <w:b/>
                    <w:bCs/>
                    <w:color w:val="000000"/>
                    <w:sz w:val="22"/>
                    <w:szCs w:val="28"/>
                  </w:rPr>
                </w:rPrChange>
              </w:rPr>
              <w:pPrChange w:id="1008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83" w:author="The Si Tran" w:date="2012-12-10T07:33:00Z">
              <w:r w:rsidRPr="009523BA">
                <w:rPr>
                  <w:sz w:val="26"/>
                  <w:szCs w:val="26"/>
                  <w:rPrChange w:id="10084"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0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086" w:author="The Si Tran" w:date="2012-12-10T07:33:00Z"/>
                <w:sz w:val="26"/>
                <w:szCs w:val="26"/>
                <w:rPrChange w:id="10087" w:author="The Si Tran" w:date="2012-12-14T06:37:00Z">
                  <w:rPr>
                    <w:ins w:id="10088" w:author="The Si Tran" w:date="2012-12-10T07:33:00Z"/>
                    <w:rFonts w:ascii="Calibri" w:eastAsia="Times New Roman" w:hAnsi="Calibri"/>
                    <w:b/>
                    <w:bCs/>
                    <w:color w:val="000000"/>
                    <w:sz w:val="22"/>
                    <w:szCs w:val="28"/>
                  </w:rPr>
                </w:rPrChange>
              </w:rPr>
              <w:pPrChange w:id="1008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90" w:author="The Si Tran" w:date="2012-12-10T07:33:00Z">
              <w:r w:rsidRPr="009523BA">
                <w:rPr>
                  <w:sz w:val="26"/>
                  <w:szCs w:val="26"/>
                  <w:rPrChange w:id="10091"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0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093" w:author="The Si Tran" w:date="2012-12-10T07:33:00Z"/>
                <w:sz w:val="26"/>
                <w:szCs w:val="26"/>
                <w:rPrChange w:id="10094" w:author="The Si Tran" w:date="2012-12-14T06:37:00Z">
                  <w:rPr>
                    <w:ins w:id="10095" w:author="The Si Tran" w:date="2012-12-10T07:33:00Z"/>
                    <w:rFonts w:ascii="Calibri" w:eastAsia="Times New Roman" w:hAnsi="Calibri"/>
                    <w:b/>
                    <w:bCs/>
                    <w:color w:val="000000"/>
                    <w:sz w:val="22"/>
                    <w:szCs w:val="28"/>
                  </w:rPr>
                </w:rPrChange>
              </w:rPr>
              <w:pPrChange w:id="1009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97" w:author="The Si Tran" w:date="2012-12-10T07:33:00Z">
              <w:r w:rsidRPr="009523BA">
                <w:rPr>
                  <w:sz w:val="26"/>
                  <w:szCs w:val="26"/>
                  <w:rPrChange w:id="10098"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0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100" w:author="The Si Tran" w:date="2012-12-10T07:33:00Z"/>
                <w:sz w:val="26"/>
                <w:szCs w:val="26"/>
                <w:rPrChange w:id="10101" w:author="The Si Tran" w:date="2012-12-14T06:37:00Z">
                  <w:rPr>
                    <w:ins w:id="10102" w:author="The Si Tran" w:date="2012-12-10T07:33:00Z"/>
                    <w:rFonts w:ascii="Calibri" w:eastAsia="Times New Roman" w:hAnsi="Calibri"/>
                    <w:b/>
                    <w:bCs/>
                    <w:color w:val="000000"/>
                    <w:sz w:val="22"/>
                    <w:szCs w:val="28"/>
                  </w:rPr>
                </w:rPrChange>
              </w:rPr>
              <w:pPrChange w:id="101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04" w:author="The Si Tran" w:date="2012-12-10T07:33:00Z">
              <w:r w:rsidRPr="009523BA">
                <w:rPr>
                  <w:sz w:val="26"/>
                  <w:szCs w:val="26"/>
                  <w:rPrChange w:id="10105" w:author="The Si Tran" w:date="2012-12-14T06:37:00Z">
                    <w:rPr>
                      <w:rFonts w:ascii="Calibri" w:hAnsi="Calibri"/>
                      <w:sz w:val="22"/>
                    </w:rPr>
                  </w:rPrChange>
                </w:rPr>
                <w:t>1.42</w:t>
              </w:r>
            </w:ins>
          </w:p>
        </w:tc>
      </w:tr>
      <w:tr w:rsidR="009523BA" w:rsidRPr="003A1CA3" w14:paraId="425AF097" w14:textId="77777777" w:rsidTr="009523BA">
        <w:trPr>
          <w:trHeight w:val="822"/>
          <w:ins w:id="10106" w:author="The Si Tran" w:date="2012-12-10T07:33:00Z"/>
          <w:trPrChange w:id="10107"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08"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109" w:author="The Si Tran" w:date="2012-12-10T07:33:00Z"/>
                <w:b/>
                <w:sz w:val="26"/>
                <w:szCs w:val="26"/>
                <w:rPrChange w:id="10110" w:author="superchickend" w:date="2012-12-16T15:32:00Z">
                  <w:rPr>
                    <w:ins w:id="10111" w:author="The Si Tran" w:date="2012-12-10T07:33:00Z"/>
                    <w:rFonts w:ascii="Calibri" w:eastAsia="Times New Roman" w:hAnsi="Calibri"/>
                    <w:b/>
                    <w:bCs/>
                    <w:color w:val="000000"/>
                    <w:sz w:val="22"/>
                    <w:szCs w:val="28"/>
                  </w:rPr>
                </w:rPrChange>
              </w:rPr>
              <w:pPrChange w:id="10112"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113" w:author="The Si Tran" w:date="2012-12-10T07:33:00Z">
              <w:r w:rsidRPr="009523BA">
                <w:rPr>
                  <w:b/>
                  <w:sz w:val="26"/>
                  <w:szCs w:val="26"/>
                  <w:rPrChange w:id="10114"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11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116" w:author="The Si Tran" w:date="2012-12-10T07:33:00Z"/>
                <w:sz w:val="26"/>
                <w:szCs w:val="26"/>
                <w:rPrChange w:id="10117" w:author="The Si Tran" w:date="2012-12-14T06:37:00Z">
                  <w:rPr>
                    <w:ins w:id="10118" w:author="The Si Tran" w:date="2012-12-10T07:33:00Z"/>
                    <w:rFonts w:ascii="Calibri" w:eastAsia="Times New Roman" w:hAnsi="Calibri"/>
                    <w:b/>
                    <w:bCs/>
                    <w:color w:val="000000"/>
                    <w:sz w:val="22"/>
                    <w:szCs w:val="28"/>
                  </w:rPr>
                </w:rPrChange>
              </w:rPr>
              <w:pPrChange w:id="1011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20" w:author="The Si Tran" w:date="2012-12-10T07:33:00Z">
              <w:r w:rsidRPr="009523BA">
                <w:rPr>
                  <w:sz w:val="26"/>
                  <w:szCs w:val="26"/>
                  <w:rPrChange w:id="10121" w:author="The Si Tran" w:date="2012-12-14T06:37:00Z">
                    <w:rPr>
                      <w:rFonts w:ascii="Calibri" w:hAnsi="Calibri"/>
                      <w:sz w:val="22"/>
                    </w:rPr>
                  </w:rPrChange>
                </w:rPr>
                <w:t>ARIMA(2, 0, 2)(0, 0, 0)0</w:t>
              </w:r>
              <w:r w:rsidRPr="009523BA">
                <w:rPr>
                  <w:sz w:val="26"/>
                  <w:szCs w:val="26"/>
                  <w:rPrChange w:id="10122" w:author="The Si Tran" w:date="2012-12-14T06:37:00Z">
                    <w:rPr>
                      <w:rFonts w:ascii="Calibri" w:hAnsi="Calibri"/>
                      <w:sz w:val="22"/>
                    </w:rPr>
                  </w:rPrChange>
                </w:rPr>
                <w:br/>
              </w:r>
            </w:ins>
            <w:r w:rsidR="00976130">
              <w:rPr>
                <w:sz w:val="26"/>
                <w:szCs w:val="26"/>
              </w:rPr>
              <w:t>Nơron</w:t>
            </w:r>
            <w:ins w:id="10123" w:author="The Si Tran" w:date="2012-12-10T07:33:00Z">
              <w:r w:rsidRPr="009523BA">
                <w:rPr>
                  <w:sz w:val="26"/>
                  <w:szCs w:val="26"/>
                  <w:rPrChange w:id="10124"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12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126" w:author="The Si Tran" w:date="2012-12-10T07:33:00Z"/>
                <w:b/>
                <w:sz w:val="26"/>
                <w:szCs w:val="26"/>
                <w:rPrChange w:id="10127" w:author="superchickend" w:date="2012-12-16T15:33:00Z">
                  <w:rPr>
                    <w:ins w:id="10128" w:author="The Si Tran" w:date="2012-12-10T07:33:00Z"/>
                    <w:rFonts w:ascii="Calibri" w:eastAsia="Times New Roman" w:hAnsi="Calibri"/>
                    <w:b/>
                    <w:bCs/>
                    <w:color w:val="000000"/>
                    <w:sz w:val="22"/>
                    <w:szCs w:val="28"/>
                  </w:rPr>
                </w:rPrChange>
              </w:rPr>
              <w:pPrChange w:id="1012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30" w:author="The Si Tran" w:date="2012-12-10T07:33:00Z">
              <w:r w:rsidRPr="009523BA">
                <w:rPr>
                  <w:b/>
                  <w:sz w:val="26"/>
                  <w:szCs w:val="26"/>
                  <w:rPrChange w:id="10131"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13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133" w:author="The Si Tran" w:date="2012-12-10T07:33:00Z"/>
                <w:b/>
                <w:sz w:val="26"/>
                <w:szCs w:val="26"/>
                <w:rPrChange w:id="10134" w:author="superchickend" w:date="2012-12-16T15:33:00Z">
                  <w:rPr>
                    <w:ins w:id="10135" w:author="The Si Tran" w:date="2012-12-10T07:33:00Z"/>
                    <w:rFonts w:ascii="Calibri" w:eastAsia="Times New Roman" w:hAnsi="Calibri"/>
                    <w:b/>
                    <w:bCs/>
                    <w:color w:val="000000"/>
                    <w:sz w:val="22"/>
                    <w:szCs w:val="28"/>
                  </w:rPr>
                </w:rPrChange>
              </w:rPr>
              <w:pPrChange w:id="1013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37" w:author="The Si Tran" w:date="2012-12-10T07:33:00Z">
              <w:r w:rsidRPr="009523BA">
                <w:rPr>
                  <w:b/>
                  <w:sz w:val="26"/>
                  <w:szCs w:val="26"/>
                  <w:rPrChange w:id="10138"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13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140" w:author="The Si Tran" w:date="2012-12-10T07:33:00Z"/>
                <w:b/>
                <w:sz w:val="26"/>
                <w:szCs w:val="26"/>
                <w:rPrChange w:id="10141" w:author="superchickend" w:date="2012-12-16T15:33:00Z">
                  <w:rPr>
                    <w:ins w:id="10142" w:author="The Si Tran" w:date="2012-12-10T07:33:00Z"/>
                    <w:rFonts w:ascii="Calibri" w:eastAsia="Times New Roman" w:hAnsi="Calibri"/>
                    <w:b/>
                    <w:bCs/>
                    <w:color w:val="000000"/>
                    <w:sz w:val="22"/>
                    <w:szCs w:val="28"/>
                  </w:rPr>
                </w:rPrChange>
              </w:rPr>
              <w:pPrChange w:id="1014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44" w:author="The Si Tran" w:date="2012-12-10T07:33:00Z">
              <w:r w:rsidRPr="009523BA">
                <w:rPr>
                  <w:b/>
                  <w:sz w:val="26"/>
                  <w:szCs w:val="26"/>
                  <w:rPrChange w:id="10145" w:author="superchickend" w:date="2012-12-16T15:33:00Z">
                    <w:rPr>
                      <w:rFonts w:ascii="Calibri" w:hAnsi="Calibri"/>
                      <w:sz w:val="22"/>
                    </w:rPr>
                  </w:rPrChange>
                </w:rPr>
                <w:t>1.32</w:t>
              </w:r>
            </w:ins>
          </w:p>
        </w:tc>
      </w:tr>
      <w:tr w:rsidR="009523BA" w:rsidRPr="003A1CA3" w14:paraId="036F6E47" w14:textId="77777777" w:rsidTr="009523BA">
        <w:trPr>
          <w:trHeight w:val="822"/>
          <w:ins w:id="10146" w:author="The Si Tran" w:date="2012-12-10T07:33:00Z"/>
          <w:trPrChange w:id="10147"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148"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149" w:author="The Si Tran" w:date="2012-12-10T07:33:00Z"/>
                <w:sz w:val="26"/>
                <w:szCs w:val="26"/>
                <w:rPrChange w:id="10150" w:author="The Si Tran" w:date="2012-12-14T06:37:00Z">
                  <w:rPr>
                    <w:ins w:id="10151" w:author="The Si Tran" w:date="2012-12-10T07:33:00Z"/>
                    <w:rFonts w:ascii="Calibri" w:eastAsia="Times New Roman" w:hAnsi="Calibri"/>
                    <w:color w:val="000000"/>
                    <w:sz w:val="22"/>
                  </w:rPr>
                </w:rPrChange>
              </w:rPr>
              <w:pPrChange w:id="10152"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153"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154" w:author="The Si Tran" w:date="2012-12-10T07:33:00Z"/>
                <w:sz w:val="26"/>
                <w:szCs w:val="26"/>
                <w:rPrChange w:id="10155" w:author="The Si Tran" w:date="2012-12-14T06:37:00Z">
                  <w:rPr>
                    <w:ins w:id="10156" w:author="The Si Tran" w:date="2012-12-10T07:33:00Z"/>
                    <w:rFonts w:ascii="Calibri" w:eastAsia="Times New Roman" w:hAnsi="Calibri"/>
                    <w:b/>
                    <w:bCs/>
                    <w:color w:val="000000"/>
                    <w:sz w:val="22"/>
                    <w:szCs w:val="28"/>
                  </w:rPr>
                </w:rPrChange>
              </w:rPr>
              <w:pPrChange w:id="1015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58" w:author="The Si Tran" w:date="2012-12-10T07:33:00Z">
              <w:r w:rsidRPr="009523BA">
                <w:rPr>
                  <w:sz w:val="26"/>
                  <w:szCs w:val="26"/>
                  <w:rPrChange w:id="10159" w:author="The Si Tran" w:date="2012-12-14T06:37:00Z">
                    <w:rPr>
                      <w:rFonts w:ascii="Calibri" w:hAnsi="Calibri"/>
                      <w:sz w:val="22"/>
                    </w:rPr>
                  </w:rPrChange>
                </w:rPr>
                <w:t>ARIMA(2, 0, 2)(0, 0, 0)0</w:t>
              </w:r>
              <w:r w:rsidRPr="009523BA">
                <w:rPr>
                  <w:sz w:val="26"/>
                  <w:szCs w:val="26"/>
                  <w:rPrChange w:id="10160" w:author="The Si Tran" w:date="2012-12-14T06:37:00Z">
                    <w:rPr>
                      <w:rFonts w:ascii="Calibri" w:hAnsi="Calibri"/>
                      <w:sz w:val="22"/>
                    </w:rPr>
                  </w:rPrChange>
                </w:rPr>
                <w:br/>
              </w:r>
            </w:ins>
            <w:r w:rsidR="00976130">
              <w:rPr>
                <w:sz w:val="26"/>
                <w:szCs w:val="26"/>
              </w:rPr>
              <w:t>Nơron</w:t>
            </w:r>
            <w:ins w:id="10161" w:author="The Si Tran" w:date="2012-12-10T07:33:00Z">
              <w:r w:rsidRPr="009523BA">
                <w:rPr>
                  <w:sz w:val="26"/>
                  <w:szCs w:val="26"/>
                  <w:rPrChange w:id="10162"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16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164" w:author="The Si Tran" w:date="2012-12-10T07:33:00Z"/>
                <w:sz w:val="26"/>
                <w:szCs w:val="26"/>
                <w:rPrChange w:id="10165" w:author="The Si Tran" w:date="2012-12-14T06:37:00Z">
                  <w:rPr>
                    <w:ins w:id="10166" w:author="The Si Tran" w:date="2012-12-10T07:33:00Z"/>
                    <w:rFonts w:ascii="Calibri" w:eastAsia="Times New Roman" w:hAnsi="Calibri"/>
                    <w:b/>
                    <w:bCs/>
                    <w:color w:val="000000"/>
                    <w:sz w:val="22"/>
                    <w:szCs w:val="28"/>
                  </w:rPr>
                </w:rPrChange>
              </w:rPr>
              <w:pPrChange w:id="1016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68" w:author="The Si Tran" w:date="2012-12-10T07:33:00Z">
              <w:r w:rsidRPr="009523BA">
                <w:rPr>
                  <w:sz w:val="26"/>
                  <w:szCs w:val="26"/>
                  <w:rPrChange w:id="10169"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17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171" w:author="The Si Tran" w:date="2012-12-10T07:33:00Z"/>
                <w:sz w:val="26"/>
                <w:szCs w:val="26"/>
                <w:rPrChange w:id="10172" w:author="The Si Tran" w:date="2012-12-14T06:37:00Z">
                  <w:rPr>
                    <w:ins w:id="10173" w:author="The Si Tran" w:date="2012-12-10T07:33:00Z"/>
                    <w:rFonts w:ascii="Calibri" w:eastAsia="Times New Roman" w:hAnsi="Calibri"/>
                    <w:b/>
                    <w:bCs/>
                    <w:color w:val="000000"/>
                    <w:sz w:val="22"/>
                    <w:szCs w:val="28"/>
                  </w:rPr>
                </w:rPrChange>
              </w:rPr>
              <w:pPrChange w:id="10174"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75" w:author="The Si Tran" w:date="2012-12-10T07:33:00Z">
              <w:r w:rsidRPr="009523BA">
                <w:rPr>
                  <w:sz w:val="26"/>
                  <w:szCs w:val="26"/>
                  <w:rPrChange w:id="10176"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17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178" w:author="The Si Tran" w:date="2012-12-10T07:33:00Z"/>
                <w:sz w:val="26"/>
                <w:szCs w:val="26"/>
                <w:rPrChange w:id="10179" w:author="The Si Tran" w:date="2012-12-14T06:37:00Z">
                  <w:rPr>
                    <w:ins w:id="10180" w:author="The Si Tran" w:date="2012-12-10T07:33:00Z"/>
                    <w:rFonts w:ascii="Calibri" w:eastAsia="Times New Roman" w:hAnsi="Calibri"/>
                    <w:b/>
                    <w:bCs/>
                    <w:color w:val="000000"/>
                    <w:sz w:val="22"/>
                    <w:szCs w:val="28"/>
                  </w:rPr>
                </w:rPrChange>
              </w:rPr>
              <w:pPrChange w:id="10181"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82" w:author="The Si Tran" w:date="2012-12-10T07:33:00Z">
              <w:r w:rsidRPr="009523BA">
                <w:rPr>
                  <w:sz w:val="26"/>
                  <w:szCs w:val="26"/>
                  <w:rPrChange w:id="10183"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184" w:author="The Si Tran" w:date="2012-12-14T06:36:00Z"/>
        </w:rPr>
      </w:pPr>
      <w:bookmarkStart w:id="10185" w:name="_Toc343711421"/>
      <w:bookmarkEnd w:id="9966"/>
      <w:ins w:id="10186" w:author="The Si Tran" w:date="2012-12-14T06:36:00Z">
        <w:r w:rsidRPr="00EF4E32">
          <w:t>Bảng 6.6:</w:t>
        </w:r>
        <w:r w:rsidRPr="004D696B">
          <w:t xml:space="preserve"> Kết quả thực nghiệm chuỗi dữ liệu</w:t>
        </w:r>
        <w:r>
          <w:t xml:space="preserve"> </w:t>
        </w:r>
        <w:r w:rsidRPr="004D696B">
          <w:t>Chemical</w:t>
        </w:r>
        <w:bookmarkEnd w:id="10185"/>
      </w:ins>
    </w:p>
    <w:p w14:paraId="29F51210" w14:textId="77777777" w:rsidR="004C2D67" w:rsidRDefault="004C2D67">
      <w:pPr>
        <w:rPr>
          <w:ins w:id="10187" w:author="The Si Tran" w:date="2012-12-10T07:33:00Z"/>
        </w:rPr>
        <w:pPrChange w:id="10188" w:author="The Si Tran" w:date="2012-12-10T07:32:00Z">
          <w:pPr>
            <w:pStyle w:val="Heading1"/>
            <w:jc w:val="left"/>
          </w:pPr>
        </w:pPrChange>
      </w:pPr>
    </w:p>
    <w:p w14:paraId="7792E666" w14:textId="064C8B36" w:rsidR="00726875" w:rsidRPr="00EF4E32" w:rsidRDefault="00E30631">
      <w:pPr>
        <w:pStyle w:val="Bang"/>
        <w:rPr>
          <w:ins w:id="10189" w:author="The Si Tran" w:date="2012-12-11T20:13:00Z"/>
        </w:rPr>
        <w:pPrChange w:id="10190" w:author="The Si Tran" w:date="2012-12-16T10:03:00Z">
          <w:pPr>
            <w:pStyle w:val="Heading3"/>
            <w:numPr>
              <w:ilvl w:val="0"/>
              <w:numId w:val="0"/>
            </w:numPr>
            <w:tabs>
              <w:tab w:val="clear" w:pos="1080"/>
            </w:tabs>
            <w:ind w:left="0" w:firstLine="0"/>
            <w:jc w:val="center"/>
          </w:pPr>
        </w:pPrChange>
      </w:pPr>
      <w:bookmarkStart w:id="10191" w:name="_Toc343033799"/>
      <w:bookmarkStart w:id="10192" w:name="_Toc343711422"/>
      <w:ins w:id="10193" w:author="The Si Tran" w:date="2012-12-14T06:38:00Z">
        <w:r w:rsidRPr="00EF4E32">
          <w:t>Bảng 6.7: Kết quả thực nghiệm chuỗi dữ liệu Prices</w:t>
        </w:r>
      </w:ins>
      <w:bookmarkEnd w:id="10191"/>
      <w:bookmarkEnd w:id="10192"/>
    </w:p>
    <w:tbl>
      <w:tblPr>
        <w:tblW w:w="9306" w:type="dxa"/>
        <w:tblLook w:val="04A0" w:firstRow="1" w:lastRow="0" w:firstColumn="1" w:lastColumn="0" w:noHBand="0" w:noVBand="1"/>
        <w:tblPrChange w:id="10194"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195">
          <w:tblGrid>
            <w:gridCol w:w="1072"/>
            <w:gridCol w:w="6557"/>
            <w:gridCol w:w="767"/>
            <w:gridCol w:w="830"/>
            <w:gridCol w:w="828"/>
          </w:tblGrid>
        </w:tblGridChange>
      </w:tblGrid>
      <w:tr w:rsidR="00A80B78" w:rsidRPr="007F5C98" w14:paraId="1E2C0D10" w14:textId="77777777" w:rsidTr="009523BA">
        <w:trPr>
          <w:trHeight w:val="288"/>
          <w:ins w:id="10196" w:author="The Si Tran" w:date="2012-12-12T07:51:00Z"/>
          <w:trPrChange w:id="10197"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98"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199" w:author="The Si Tran" w:date="2012-12-12T07:51:00Z"/>
                <w:sz w:val="26"/>
                <w:szCs w:val="26"/>
                <w:rPrChange w:id="10200" w:author="The Si Tran" w:date="2012-12-14T06:37:00Z">
                  <w:rPr>
                    <w:ins w:id="10201" w:author="The Si Tran" w:date="2012-12-12T07:51:00Z"/>
                    <w:rFonts w:eastAsia="Times New Roman"/>
                    <w:color w:val="000000"/>
                    <w:sz w:val="22"/>
                  </w:rPr>
                </w:rPrChange>
              </w:rPr>
              <w:pPrChange w:id="10202"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203"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204" w:author="The Si Tran" w:date="2012-12-12T07:51:00Z"/>
                <w:b/>
                <w:sz w:val="26"/>
                <w:szCs w:val="26"/>
                <w:rPrChange w:id="10205" w:author="superchickend" w:date="2012-12-16T15:33:00Z">
                  <w:rPr>
                    <w:ins w:id="10206" w:author="The Si Tran" w:date="2012-12-12T07:51:00Z"/>
                    <w:rFonts w:eastAsia="Times New Roman"/>
                    <w:color w:val="000000"/>
                    <w:sz w:val="22"/>
                  </w:rPr>
                </w:rPrChange>
              </w:rPr>
              <w:pPrChange w:id="10207" w:author="superchickend" w:date="2012-12-16T15:33:00Z">
                <w:pPr>
                  <w:spacing w:before="0" w:line="240" w:lineRule="auto"/>
                  <w:jc w:val="left"/>
                </w:pPr>
              </w:pPrChange>
            </w:pPr>
            <w:ins w:id="10208" w:author="The Si Tran" w:date="2012-12-12T07:51:00Z">
              <w:r w:rsidRPr="009523BA">
                <w:rPr>
                  <w:b/>
                  <w:sz w:val="26"/>
                  <w:szCs w:val="26"/>
                  <w:rPrChange w:id="10209"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210"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211" w:author="The Si Tran" w:date="2012-12-12T07:51:00Z"/>
                <w:b/>
                <w:sz w:val="26"/>
                <w:szCs w:val="26"/>
                <w:rPrChange w:id="10212" w:author="superchickend" w:date="2012-12-16T15:33:00Z">
                  <w:rPr>
                    <w:ins w:id="10213" w:author="The Si Tran" w:date="2012-12-12T07:51:00Z"/>
                    <w:rFonts w:eastAsia="Times New Roman"/>
                    <w:color w:val="000000"/>
                    <w:sz w:val="22"/>
                  </w:rPr>
                </w:rPrChange>
              </w:rPr>
              <w:pPrChange w:id="10214" w:author="superchickend" w:date="2012-12-16T15:33:00Z">
                <w:pPr>
                  <w:spacing w:before="0" w:line="240" w:lineRule="auto"/>
                  <w:jc w:val="left"/>
                </w:pPr>
              </w:pPrChange>
            </w:pPr>
            <w:ins w:id="10215" w:author="The Si Tran" w:date="2012-12-12T07:51:00Z">
              <w:r w:rsidRPr="009523BA">
                <w:rPr>
                  <w:b/>
                  <w:sz w:val="26"/>
                  <w:szCs w:val="26"/>
                  <w:rPrChange w:id="10216"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217"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218" w:author="The Si Tran" w:date="2012-12-12T07:51:00Z"/>
                <w:b/>
                <w:sz w:val="26"/>
                <w:szCs w:val="26"/>
                <w:rPrChange w:id="10219" w:author="superchickend" w:date="2012-12-16T15:33:00Z">
                  <w:rPr>
                    <w:ins w:id="10220" w:author="The Si Tran" w:date="2012-12-12T07:51:00Z"/>
                    <w:rFonts w:eastAsia="Times New Roman"/>
                    <w:color w:val="000000"/>
                    <w:sz w:val="22"/>
                  </w:rPr>
                </w:rPrChange>
              </w:rPr>
              <w:pPrChange w:id="10221" w:author="superchickend" w:date="2012-12-16T15:33:00Z">
                <w:pPr>
                  <w:spacing w:before="0" w:line="240" w:lineRule="auto"/>
                  <w:jc w:val="left"/>
                </w:pPr>
              </w:pPrChange>
            </w:pPr>
            <w:ins w:id="10222" w:author="The Si Tran" w:date="2012-12-12T07:51:00Z">
              <w:r w:rsidRPr="009523BA">
                <w:rPr>
                  <w:b/>
                  <w:sz w:val="26"/>
                  <w:szCs w:val="26"/>
                  <w:rPrChange w:id="10223"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224"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225" w:author="The Si Tran" w:date="2012-12-12T07:51:00Z"/>
                <w:b/>
                <w:sz w:val="26"/>
                <w:szCs w:val="26"/>
                <w:rPrChange w:id="10226" w:author="superchickend" w:date="2012-12-16T15:33:00Z">
                  <w:rPr>
                    <w:ins w:id="10227" w:author="The Si Tran" w:date="2012-12-12T07:51:00Z"/>
                    <w:rFonts w:eastAsia="Times New Roman"/>
                    <w:color w:val="000000"/>
                    <w:sz w:val="22"/>
                  </w:rPr>
                </w:rPrChange>
              </w:rPr>
              <w:pPrChange w:id="10228" w:author="superchickend" w:date="2012-12-16T15:33:00Z">
                <w:pPr>
                  <w:spacing w:before="0" w:line="240" w:lineRule="auto"/>
                  <w:jc w:val="left"/>
                </w:pPr>
              </w:pPrChange>
            </w:pPr>
            <w:ins w:id="10229" w:author="The Si Tran" w:date="2012-12-12T07:51:00Z">
              <w:r w:rsidRPr="009523BA">
                <w:rPr>
                  <w:b/>
                  <w:sz w:val="26"/>
                  <w:szCs w:val="26"/>
                  <w:rPrChange w:id="10230" w:author="superchickend" w:date="2012-12-16T15:33:00Z">
                    <w:rPr>
                      <w:sz w:val="22"/>
                    </w:rPr>
                  </w:rPrChange>
                </w:rPr>
                <w:t>MAPE</w:t>
              </w:r>
            </w:ins>
          </w:p>
        </w:tc>
      </w:tr>
      <w:tr w:rsidR="00A80B78" w:rsidRPr="007F5C98" w14:paraId="7021695F" w14:textId="77777777" w:rsidTr="009523BA">
        <w:trPr>
          <w:trHeight w:val="580"/>
          <w:ins w:id="10231" w:author="The Si Tran" w:date="2012-12-12T07:51:00Z"/>
          <w:trPrChange w:id="10232"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33"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234" w:author="The Si Tran" w:date="2012-12-12T07:51:00Z"/>
                <w:b/>
                <w:sz w:val="26"/>
                <w:szCs w:val="26"/>
                <w:rPrChange w:id="10235" w:author="superchickend" w:date="2012-12-16T15:33:00Z">
                  <w:rPr>
                    <w:ins w:id="10236" w:author="The Si Tran" w:date="2012-12-12T07:51:00Z"/>
                    <w:rFonts w:eastAsia="Times New Roman"/>
                    <w:color w:val="000000"/>
                    <w:sz w:val="22"/>
                  </w:rPr>
                </w:rPrChange>
              </w:rPr>
              <w:pPrChange w:id="10237" w:author="superchickend" w:date="2012-12-16T15:33:00Z">
                <w:pPr>
                  <w:spacing w:before="0" w:line="240" w:lineRule="auto"/>
                  <w:jc w:val="center"/>
                </w:pPr>
              </w:pPrChange>
            </w:pPr>
            <w:ins w:id="10238" w:author="The Si Tran" w:date="2012-12-12T07:51:00Z">
              <w:r w:rsidRPr="009523BA">
                <w:rPr>
                  <w:b/>
                  <w:sz w:val="26"/>
                  <w:szCs w:val="26"/>
                  <w:rPrChange w:id="10239"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24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241" w:author="The Si Tran" w:date="2012-12-12T07:51:00Z"/>
                <w:sz w:val="26"/>
                <w:szCs w:val="26"/>
                <w:rPrChange w:id="10242" w:author="The Si Tran" w:date="2012-12-14T06:37:00Z">
                  <w:rPr>
                    <w:ins w:id="10243" w:author="The Si Tran" w:date="2012-12-12T07:51:00Z"/>
                    <w:rFonts w:eastAsia="Times New Roman"/>
                    <w:color w:val="000000"/>
                    <w:sz w:val="22"/>
                  </w:rPr>
                </w:rPrChange>
              </w:rPr>
              <w:pPrChange w:id="10244" w:author="The Si Tran" w:date="2012-12-16T08:46:00Z">
                <w:pPr>
                  <w:spacing w:before="0" w:line="240" w:lineRule="auto"/>
                  <w:jc w:val="left"/>
                </w:pPr>
              </w:pPrChange>
            </w:pPr>
            <w:r>
              <w:rPr>
                <w:sz w:val="26"/>
                <w:szCs w:val="26"/>
              </w:rPr>
              <w:t>Nơron</w:t>
            </w:r>
            <w:ins w:id="10245" w:author="The Si Tran" w:date="2012-12-12T07:51:00Z">
              <w:r w:rsidR="00A80B78" w:rsidRPr="009523BA">
                <w:rPr>
                  <w:sz w:val="26"/>
                  <w:szCs w:val="26"/>
                  <w:rPrChange w:id="10246"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24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248" w:author="The Si Tran" w:date="2012-12-12T07:51:00Z"/>
                <w:sz w:val="26"/>
                <w:szCs w:val="26"/>
                <w:rPrChange w:id="10249" w:author="The Si Tran" w:date="2012-12-14T06:37:00Z">
                  <w:rPr>
                    <w:ins w:id="10250" w:author="The Si Tran" w:date="2012-12-12T07:51:00Z"/>
                    <w:rFonts w:eastAsia="Times New Roman"/>
                    <w:color w:val="000000"/>
                    <w:sz w:val="22"/>
                  </w:rPr>
                </w:rPrChange>
              </w:rPr>
              <w:pPrChange w:id="10251" w:author="superchickend" w:date="2012-12-16T15:33:00Z">
                <w:pPr>
                  <w:spacing w:before="0" w:line="240" w:lineRule="auto"/>
                  <w:jc w:val="right"/>
                </w:pPr>
              </w:pPrChange>
            </w:pPr>
            <w:ins w:id="10252" w:author="The Si Tran" w:date="2012-12-12T07:51:00Z">
              <w:r w:rsidRPr="009523BA">
                <w:rPr>
                  <w:sz w:val="26"/>
                  <w:szCs w:val="26"/>
                  <w:rPrChange w:id="10253"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25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255" w:author="The Si Tran" w:date="2012-12-12T07:51:00Z"/>
                <w:sz w:val="26"/>
                <w:szCs w:val="26"/>
                <w:rPrChange w:id="10256" w:author="The Si Tran" w:date="2012-12-14T06:37:00Z">
                  <w:rPr>
                    <w:ins w:id="10257" w:author="The Si Tran" w:date="2012-12-12T07:51:00Z"/>
                    <w:rFonts w:eastAsia="Times New Roman"/>
                    <w:color w:val="000000"/>
                    <w:sz w:val="22"/>
                  </w:rPr>
                </w:rPrChange>
              </w:rPr>
              <w:pPrChange w:id="10258" w:author="superchickend" w:date="2012-12-16T15:33:00Z">
                <w:pPr>
                  <w:spacing w:before="0" w:line="240" w:lineRule="auto"/>
                  <w:jc w:val="right"/>
                </w:pPr>
              </w:pPrChange>
            </w:pPr>
            <w:ins w:id="10259" w:author="The Si Tran" w:date="2012-12-12T07:51:00Z">
              <w:r w:rsidRPr="009523BA">
                <w:rPr>
                  <w:sz w:val="26"/>
                  <w:szCs w:val="26"/>
                  <w:rPrChange w:id="10260"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26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262" w:author="The Si Tran" w:date="2012-12-12T07:51:00Z"/>
                <w:sz w:val="26"/>
                <w:szCs w:val="26"/>
                <w:rPrChange w:id="10263" w:author="The Si Tran" w:date="2012-12-14T06:37:00Z">
                  <w:rPr>
                    <w:ins w:id="10264" w:author="The Si Tran" w:date="2012-12-12T07:51:00Z"/>
                    <w:rFonts w:eastAsia="Times New Roman"/>
                    <w:color w:val="000000"/>
                    <w:sz w:val="22"/>
                  </w:rPr>
                </w:rPrChange>
              </w:rPr>
              <w:pPrChange w:id="10265" w:author="superchickend" w:date="2012-12-16T15:33:00Z">
                <w:pPr>
                  <w:spacing w:before="0" w:line="240" w:lineRule="auto"/>
                  <w:jc w:val="right"/>
                </w:pPr>
              </w:pPrChange>
            </w:pPr>
            <w:ins w:id="10266" w:author="The Si Tran" w:date="2012-12-12T07:51:00Z">
              <w:r w:rsidRPr="009523BA">
                <w:rPr>
                  <w:sz w:val="26"/>
                  <w:szCs w:val="26"/>
                  <w:rPrChange w:id="10267" w:author="The Si Tran" w:date="2012-12-14T06:37:00Z">
                    <w:rPr>
                      <w:sz w:val="22"/>
                    </w:rPr>
                  </w:rPrChange>
                </w:rPr>
                <w:t>2.2</w:t>
              </w:r>
            </w:ins>
          </w:p>
        </w:tc>
      </w:tr>
      <w:tr w:rsidR="00A80B78" w:rsidRPr="007F5C98" w14:paraId="31026145" w14:textId="77777777" w:rsidTr="009523BA">
        <w:trPr>
          <w:trHeight w:val="580"/>
          <w:ins w:id="10268" w:author="The Si Tran" w:date="2012-12-12T07:51:00Z"/>
          <w:trPrChange w:id="10269"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270"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271" w:author="The Si Tran" w:date="2012-12-12T07:51:00Z"/>
                <w:b/>
                <w:sz w:val="26"/>
                <w:szCs w:val="26"/>
                <w:rPrChange w:id="10272" w:author="superchickend" w:date="2012-12-16T15:33:00Z">
                  <w:rPr>
                    <w:ins w:id="10273" w:author="The Si Tran" w:date="2012-12-12T07:51:00Z"/>
                    <w:rFonts w:eastAsia="Times New Roman"/>
                    <w:color w:val="000000"/>
                    <w:sz w:val="22"/>
                  </w:rPr>
                </w:rPrChange>
              </w:rPr>
              <w:pPrChange w:id="10274"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27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276" w:author="The Si Tran" w:date="2012-12-12T07:51:00Z"/>
                <w:sz w:val="26"/>
                <w:szCs w:val="26"/>
                <w:rPrChange w:id="10277" w:author="The Si Tran" w:date="2012-12-14T06:37:00Z">
                  <w:rPr>
                    <w:ins w:id="10278" w:author="The Si Tran" w:date="2012-12-12T07:51:00Z"/>
                    <w:rFonts w:eastAsia="Times New Roman"/>
                    <w:color w:val="000000"/>
                    <w:sz w:val="22"/>
                  </w:rPr>
                </w:rPrChange>
              </w:rPr>
              <w:pPrChange w:id="10279" w:author="The Si Tran" w:date="2012-12-16T08:46:00Z">
                <w:pPr>
                  <w:spacing w:before="0" w:line="240" w:lineRule="auto"/>
                  <w:jc w:val="left"/>
                </w:pPr>
              </w:pPrChange>
            </w:pPr>
            <w:r>
              <w:rPr>
                <w:sz w:val="26"/>
                <w:szCs w:val="26"/>
              </w:rPr>
              <w:t>Nơron</w:t>
            </w:r>
            <w:ins w:id="10280" w:author="The Si Tran" w:date="2012-12-12T07:51:00Z">
              <w:r w:rsidR="00A80B78" w:rsidRPr="009523BA">
                <w:rPr>
                  <w:sz w:val="26"/>
                  <w:szCs w:val="26"/>
                  <w:rPrChange w:id="10281"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28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283" w:author="The Si Tran" w:date="2012-12-12T07:51:00Z"/>
                <w:sz w:val="26"/>
                <w:szCs w:val="26"/>
                <w:rPrChange w:id="10284" w:author="The Si Tran" w:date="2012-12-14T06:37:00Z">
                  <w:rPr>
                    <w:ins w:id="10285" w:author="The Si Tran" w:date="2012-12-12T07:51:00Z"/>
                    <w:rFonts w:eastAsia="Times New Roman"/>
                    <w:color w:val="000000"/>
                    <w:sz w:val="22"/>
                  </w:rPr>
                </w:rPrChange>
              </w:rPr>
              <w:pPrChange w:id="10286" w:author="superchickend" w:date="2012-12-16T15:33:00Z">
                <w:pPr>
                  <w:spacing w:before="0" w:line="240" w:lineRule="auto"/>
                  <w:jc w:val="right"/>
                </w:pPr>
              </w:pPrChange>
            </w:pPr>
            <w:ins w:id="10287" w:author="The Si Tran" w:date="2012-12-12T07:51:00Z">
              <w:r w:rsidRPr="009523BA">
                <w:rPr>
                  <w:sz w:val="26"/>
                  <w:szCs w:val="26"/>
                  <w:rPrChange w:id="10288"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28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290" w:author="The Si Tran" w:date="2012-12-12T07:51:00Z"/>
                <w:sz w:val="26"/>
                <w:szCs w:val="26"/>
                <w:rPrChange w:id="10291" w:author="The Si Tran" w:date="2012-12-14T06:37:00Z">
                  <w:rPr>
                    <w:ins w:id="10292" w:author="The Si Tran" w:date="2012-12-12T07:51:00Z"/>
                    <w:rFonts w:eastAsia="Times New Roman"/>
                    <w:color w:val="000000"/>
                    <w:sz w:val="22"/>
                  </w:rPr>
                </w:rPrChange>
              </w:rPr>
              <w:pPrChange w:id="10293" w:author="superchickend" w:date="2012-12-16T15:33:00Z">
                <w:pPr>
                  <w:spacing w:before="0" w:line="240" w:lineRule="auto"/>
                  <w:jc w:val="right"/>
                </w:pPr>
              </w:pPrChange>
            </w:pPr>
            <w:ins w:id="10294" w:author="The Si Tran" w:date="2012-12-12T07:51:00Z">
              <w:r w:rsidRPr="009523BA">
                <w:rPr>
                  <w:sz w:val="26"/>
                  <w:szCs w:val="26"/>
                  <w:rPrChange w:id="10295"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29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297" w:author="The Si Tran" w:date="2012-12-12T07:51:00Z"/>
                <w:sz w:val="26"/>
                <w:szCs w:val="26"/>
                <w:rPrChange w:id="10298" w:author="The Si Tran" w:date="2012-12-14T06:37:00Z">
                  <w:rPr>
                    <w:ins w:id="10299" w:author="The Si Tran" w:date="2012-12-12T07:51:00Z"/>
                    <w:rFonts w:eastAsia="Times New Roman"/>
                    <w:color w:val="000000"/>
                    <w:sz w:val="22"/>
                  </w:rPr>
                </w:rPrChange>
              </w:rPr>
              <w:pPrChange w:id="10300" w:author="superchickend" w:date="2012-12-16T15:33:00Z">
                <w:pPr>
                  <w:spacing w:before="0" w:line="240" w:lineRule="auto"/>
                  <w:jc w:val="right"/>
                </w:pPr>
              </w:pPrChange>
            </w:pPr>
            <w:ins w:id="10301" w:author="The Si Tran" w:date="2012-12-12T07:51:00Z">
              <w:r w:rsidRPr="009523BA">
                <w:rPr>
                  <w:sz w:val="26"/>
                  <w:szCs w:val="26"/>
                  <w:rPrChange w:id="10302" w:author="The Si Tran" w:date="2012-12-14T06:37:00Z">
                    <w:rPr>
                      <w:sz w:val="22"/>
                    </w:rPr>
                  </w:rPrChange>
                </w:rPr>
                <w:t>3.08</w:t>
              </w:r>
            </w:ins>
          </w:p>
        </w:tc>
      </w:tr>
      <w:tr w:rsidR="00A80B78" w:rsidRPr="007F5C98" w14:paraId="7AFBC497" w14:textId="77777777" w:rsidTr="009523BA">
        <w:trPr>
          <w:trHeight w:val="288"/>
          <w:ins w:id="10303" w:author="The Si Tran" w:date="2012-12-12T07:51:00Z"/>
          <w:trPrChange w:id="10304"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305"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306" w:author="The Si Tran" w:date="2012-12-12T07:51:00Z"/>
                <w:b/>
                <w:sz w:val="26"/>
                <w:szCs w:val="26"/>
                <w:rPrChange w:id="10307" w:author="superchickend" w:date="2012-12-16T15:33:00Z">
                  <w:rPr>
                    <w:ins w:id="10308" w:author="The Si Tran" w:date="2012-12-12T07:51:00Z"/>
                    <w:rFonts w:eastAsia="Times New Roman"/>
                    <w:color w:val="000000"/>
                    <w:sz w:val="22"/>
                  </w:rPr>
                </w:rPrChange>
              </w:rPr>
              <w:pPrChange w:id="10309" w:author="superchickend" w:date="2012-12-16T15:33:00Z">
                <w:pPr>
                  <w:spacing w:before="0" w:line="240" w:lineRule="auto"/>
                  <w:jc w:val="center"/>
                </w:pPr>
              </w:pPrChange>
            </w:pPr>
            <w:ins w:id="10310" w:author="The Si Tran" w:date="2012-12-12T07:51:00Z">
              <w:r w:rsidRPr="009523BA">
                <w:rPr>
                  <w:b/>
                  <w:sz w:val="26"/>
                  <w:szCs w:val="26"/>
                  <w:rPrChange w:id="10311"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31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313" w:author="The Si Tran" w:date="2012-12-12T07:51:00Z"/>
                <w:sz w:val="26"/>
                <w:szCs w:val="26"/>
                <w:rPrChange w:id="10314" w:author="The Si Tran" w:date="2012-12-14T06:37:00Z">
                  <w:rPr>
                    <w:ins w:id="10315" w:author="The Si Tran" w:date="2012-12-12T07:51:00Z"/>
                    <w:rFonts w:eastAsia="Times New Roman"/>
                    <w:color w:val="000000"/>
                    <w:sz w:val="22"/>
                  </w:rPr>
                </w:rPrChange>
              </w:rPr>
              <w:pPrChange w:id="10316" w:author="The Si Tran" w:date="2012-12-16T08:46:00Z">
                <w:pPr>
                  <w:spacing w:before="0" w:line="240" w:lineRule="auto"/>
                  <w:jc w:val="left"/>
                </w:pPr>
              </w:pPrChange>
            </w:pPr>
            <w:ins w:id="10317" w:author="The Si Tran" w:date="2012-12-12T07:51:00Z">
              <w:r w:rsidRPr="009523BA">
                <w:rPr>
                  <w:sz w:val="26"/>
                  <w:szCs w:val="26"/>
                  <w:rPrChange w:id="10318"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31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320" w:author="The Si Tran" w:date="2012-12-12T07:51:00Z"/>
                <w:b/>
                <w:sz w:val="26"/>
                <w:szCs w:val="26"/>
                <w:rPrChange w:id="10321" w:author="superchickend" w:date="2012-12-16T15:34:00Z">
                  <w:rPr>
                    <w:ins w:id="10322" w:author="The Si Tran" w:date="2012-12-12T07:51:00Z"/>
                    <w:rFonts w:eastAsia="Times New Roman"/>
                    <w:color w:val="000000"/>
                    <w:sz w:val="22"/>
                  </w:rPr>
                </w:rPrChange>
              </w:rPr>
              <w:pPrChange w:id="10323" w:author="superchickend" w:date="2012-12-16T15:33:00Z">
                <w:pPr>
                  <w:spacing w:before="0" w:line="240" w:lineRule="auto"/>
                  <w:jc w:val="right"/>
                </w:pPr>
              </w:pPrChange>
            </w:pPr>
            <w:ins w:id="10324" w:author="The Si Tran" w:date="2012-12-12T07:51:00Z">
              <w:r w:rsidRPr="009523BA">
                <w:rPr>
                  <w:b/>
                  <w:sz w:val="26"/>
                  <w:szCs w:val="26"/>
                  <w:rPrChange w:id="10325"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32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327" w:author="The Si Tran" w:date="2012-12-12T07:51:00Z"/>
                <w:b/>
                <w:sz w:val="26"/>
                <w:szCs w:val="26"/>
                <w:rPrChange w:id="10328" w:author="superchickend" w:date="2012-12-16T15:34:00Z">
                  <w:rPr>
                    <w:ins w:id="10329" w:author="The Si Tran" w:date="2012-12-12T07:51:00Z"/>
                    <w:rFonts w:eastAsia="Times New Roman"/>
                    <w:color w:val="000000"/>
                    <w:sz w:val="22"/>
                  </w:rPr>
                </w:rPrChange>
              </w:rPr>
              <w:pPrChange w:id="10330" w:author="superchickend" w:date="2012-12-16T15:33:00Z">
                <w:pPr>
                  <w:spacing w:before="0" w:line="240" w:lineRule="auto"/>
                  <w:jc w:val="right"/>
                </w:pPr>
              </w:pPrChange>
            </w:pPr>
            <w:ins w:id="10331" w:author="The Si Tran" w:date="2012-12-12T07:51:00Z">
              <w:r w:rsidRPr="009523BA">
                <w:rPr>
                  <w:b/>
                  <w:sz w:val="26"/>
                  <w:szCs w:val="26"/>
                  <w:rPrChange w:id="10332"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33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334" w:author="The Si Tran" w:date="2012-12-12T07:51:00Z"/>
                <w:b/>
                <w:sz w:val="26"/>
                <w:szCs w:val="26"/>
                <w:rPrChange w:id="10335" w:author="superchickend" w:date="2012-12-16T15:34:00Z">
                  <w:rPr>
                    <w:ins w:id="10336" w:author="The Si Tran" w:date="2012-12-12T07:51:00Z"/>
                    <w:rFonts w:eastAsia="Times New Roman"/>
                    <w:color w:val="000000"/>
                    <w:sz w:val="22"/>
                  </w:rPr>
                </w:rPrChange>
              </w:rPr>
              <w:pPrChange w:id="10337" w:author="superchickend" w:date="2012-12-16T15:33:00Z">
                <w:pPr>
                  <w:spacing w:before="0" w:line="240" w:lineRule="auto"/>
                  <w:jc w:val="right"/>
                </w:pPr>
              </w:pPrChange>
            </w:pPr>
            <w:ins w:id="10338" w:author="The Si Tran" w:date="2012-12-12T07:51:00Z">
              <w:r w:rsidRPr="009523BA">
                <w:rPr>
                  <w:b/>
                  <w:sz w:val="26"/>
                  <w:szCs w:val="26"/>
                  <w:rPrChange w:id="10339" w:author="superchickend" w:date="2012-12-16T15:34:00Z">
                    <w:rPr>
                      <w:sz w:val="22"/>
                    </w:rPr>
                  </w:rPrChange>
                </w:rPr>
                <w:t>1.19</w:t>
              </w:r>
            </w:ins>
          </w:p>
        </w:tc>
      </w:tr>
      <w:tr w:rsidR="00A80B78" w:rsidRPr="007F5C98" w14:paraId="7815F608" w14:textId="77777777" w:rsidTr="009523BA">
        <w:trPr>
          <w:trHeight w:val="872"/>
          <w:ins w:id="10340" w:author="The Si Tran" w:date="2012-12-12T07:51:00Z"/>
          <w:trPrChange w:id="10341"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42"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343" w:author="The Si Tran" w:date="2012-12-12T07:51:00Z"/>
                <w:b/>
                <w:sz w:val="26"/>
                <w:szCs w:val="26"/>
                <w:rPrChange w:id="10344" w:author="superchickend" w:date="2012-12-16T15:33:00Z">
                  <w:rPr>
                    <w:ins w:id="10345" w:author="The Si Tran" w:date="2012-12-12T07:51:00Z"/>
                    <w:rFonts w:eastAsia="Times New Roman"/>
                    <w:color w:val="000000"/>
                    <w:sz w:val="22"/>
                  </w:rPr>
                </w:rPrChange>
              </w:rPr>
              <w:pPrChange w:id="10346" w:author="superchickend" w:date="2012-12-16T15:33:00Z">
                <w:pPr>
                  <w:spacing w:before="0" w:line="240" w:lineRule="auto"/>
                  <w:jc w:val="center"/>
                </w:pPr>
              </w:pPrChange>
            </w:pPr>
            <w:ins w:id="10347" w:author="The Si Tran" w:date="2012-12-12T07:51:00Z">
              <w:r w:rsidRPr="009523BA">
                <w:rPr>
                  <w:b/>
                  <w:sz w:val="26"/>
                  <w:szCs w:val="26"/>
                  <w:rPrChange w:id="10348"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34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350" w:author="The Si Tran" w:date="2012-12-12T07:51:00Z"/>
                <w:sz w:val="26"/>
                <w:szCs w:val="26"/>
                <w:rPrChange w:id="10351" w:author="The Si Tran" w:date="2012-12-14T06:37:00Z">
                  <w:rPr>
                    <w:ins w:id="10352" w:author="The Si Tran" w:date="2012-12-12T07:51:00Z"/>
                    <w:rFonts w:eastAsia="Times New Roman"/>
                    <w:color w:val="000000"/>
                    <w:sz w:val="22"/>
                  </w:rPr>
                </w:rPrChange>
              </w:rPr>
              <w:pPrChange w:id="10353" w:author="The Si Tran" w:date="2012-12-16T08:46:00Z">
                <w:pPr>
                  <w:spacing w:before="0" w:line="240" w:lineRule="auto"/>
                  <w:jc w:val="left"/>
                </w:pPr>
              </w:pPrChange>
            </w:pPr>
            <w:ins w:id="10354" w:author="The Si Tran" w:date="2012-12-12T07:51:00Z">
              <w:r w:rsidRPr="009523BA">
                <w:rPr>
                  <w:sz w:val="26"/>
                  <w:szCs w:val="26"/>
                  <w:rPrChange w:id="10355" w:author="The Si Tran" w:date="2012-12-14T06:37:00Z">
                    <w:rPr>
                      <w:sz w:val="22"/>
                    </w:rPr>
                  </w:rPrChange>
                </w:rPr>
                <w:t>ARIMA(2, 1, 2)(0, 0, 0)0</w:t>
              </w:r>
              <w:r w:rsidRPr="009523BA">
                <w:rPr>
                  <w:sz w:val="26"/>
                  <w:szCs w:val="26"/>
                  <w:rPrChange w:id="10356" w:author="The Si Tran" w:date="2012-12-14T06:37:00Z">
                    <w:rPr>
                      <w:sz w:val="22"/>
                    </w:rPr>
                  </w:rPrChange>
                </w:rPr>
                <w:br/>
              </w:r>
            </w:ins>
            <w:r w:rsidR="00976130">
              <w:rPr>
                <w:sz w:val="26"/>
                <w:szCs w:val="26"/>
              </w:rPr>
              <w:t>Nơron</w:t>
            </w:r>
            <w:ins w:id="10357" w:author="The Si Tran" w:date="2012-12-12T07:51:00Z">
              <w:r w:rsidRPr="009523BA">
                <w:rPr>
                  <w:sz w:val="26"/>
                  <w:szCs w:val="26"/>
                  <w:rPrChange w:id="10358"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35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360" w:author="The Si Tran" w:date="2012-12-12T07:51:00Z"/>
                <w:b/>
                <w:sz w:val="26"/>
                <w:szCs w:val="26"/>
                <w:rPrChange w:id="10361" w:author="superchickend" w:date="2012-12-16T15:33:00Z">
                  <w:rPr>
                    <w:ins w:id="10362" w:author="The Si Tran" w:date="2012-12-12T07:51:00Z"/>
                    <w:rFonts w:eastAsia="Times New Roman"/>
                    <w:color w:val="000000"/>
                    <w:sz w:val="22"/>
                  </w:rPr>
                </w:rPrChange>
              </w:rPr>
              <w:pPrChange w:id="10363" w:author="superchickend" w:date="2012-12-16T15:33:00Z">
                <w:pPr>
                  <w:spacing w:before="0" w:line="240" w:lineRule="auto"/>
                  <w:jc w:val="right"/>
                </w:pPr>
              </w:pPrChange>
            </w:pPr>
            <w:ins w:id="10364" w:author="The Si Tran" w:date="2012-12-12T07:51:00Z">
              <w:r w:rsidRPr="009523BA">
                <w:rPr>
                  <w:b/>
                  <w:sz w:val="26"/>
                  <w:szCs w:val="26"/>
                  <w:rPrChange w:id="10365"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36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367" w:author="The Si Tran" w:date="2012-12-12T07:51:00Z"/>
                <w:b/>
                <w:sz w:val="26"/>
                <w:szCs w:val="26"/>
                <w:rPrChange w:id="10368" w:author="superchickend" w:date="2012-12-16T15:33:00Z">
                  <w:rPr>
                    <w:ins w:id="10369" w:author="The Si Tran" w:date="2012-12-12T07:51:00Z"/>
                    <w:rFonts w:eastAsia="Times New Roman"/>
                    <w:color w:val="000000"/>
                    <w:sz w:val="22"/>
                  </w:rPr>
                </w:rPrChange>
              </w:rPr>
              <w:pPrChange w:id="10370" w:author="superchickend" w:date="2012-12-16T15:33:00Z">
                <w:pPr>
                  <w:spacing w:before="0" w:line="240" w:lineRule="auto"/>
                  <w:jc w:val="right"/>
                </w:pPr>
              </w:pPrChange>
            </w:pPr>
            <w:ins w:id="10371" w:author="The Si Tran" w:date="2012-12-12T07:51:00Z">
              <w:r w:rsidRPr="009523BA">
                <w:rPr>
                  <w:b/>
                  <w:sz w:val="26"/>
                  <w:szCs w:val="26"/>
                  <w:rPrChange w:id="10372"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37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374" w:author="The Si Tran" w:date="2012-12-12T07:51:00Z"/>
                <w:b/>
                <w:sz w:val="26"/>
                <w:szCs w:val="26"/>
                <w:rPrChange w:id="10375" w:author="superchickend" w:date="2012-12-16T15:33:00Z">
                  <w:rPr>
                    <w:ins w:id="10376" w:author="The Si Tran" w:date="2012-12-12T07:51:00Z"/>
                    <w:rFonts w:eastAsia="Times New Roman"/>
                    <w:color w:val="000000"/>
                    <w:sz w:val="22"/>
                  </w:rPr>
                </w:rPrChange>
              </w:rPr>
              <w:pPrChange w:id="10377" w:author="superchickend" w:date="2012-12-16T15:33:00Z">
                <w:pPr>
                  <w:spacing w:before="0" w:line="240" w:lineRule="auto"/>
                  <w:jc w:val="right"/>
                </w:pPr>
              </w:pPrChange>
            </w:pPr>
            <w:ins w:id="10378" w:author="The Si Tran" w:date="2012-12-12T07:51:00Z">
              <w:r w:rsidRPr="009523BA">
                <w:rPr>
                  <w:b/>
                  <w:sz w:val="26"/>
                  <w:szCs w:val="26"/>
                  <w:rPrChange w:id="10379" w:author="superchickend" w:date="2012-12-16T15:33:00Z">
                    <w:rPr>
                      <w:sz w:val="22"/>
                    </w:rPr>
                  </w:rPrChange>
                </w:rPr>
                <w:t>1.18</w:t>
              </w:r>
            </w:ins>
          </w:p>
        </w:tc>
      </w:tr>
      <w:tr w:rsidR="00A80B78" w:rsidRPr="007F5C98" w14:paraId="69CCC02C" w14:textId="77777777" w:rsidTr="009523BA">
        <w:trPr>
          <w:trHeight w:val="872"/>
          <w:ins w:id="10380" w:author="The Si Tran" w:date="2012-12-12T07:51:00Z"/>
          <w:trPrChange w:id="10381"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38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383" w:author="The Si Tran" w:date="2012-12-12T07:51:00Z"/>
                <w:sz w:val="26"/>
                <w:szCs w:val="26"/>
                <w:rPrChange w:id="10384" w:author="The Si Tran" w:date="2012-12-14T06:37:00Z">
                  <w:rPr>
                    <w:ins w:id="10385" w:author="The Si Tran" w:date="2012-12-12T07:51:00Z"/>
                    <w:rFonts w:eastAsia="Times New Roman"/>
                    <w:color w:val="000000"/>
                    <w:sz w:val="22"/>
                  </w:rPr>
                </w:rPrChange>
              </w:rPr>
              <w:pPrChange w:id="10386"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38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388" w:author="The Si Tran" w:date="2012-12-12T07:51:00Z"/>
                <w:sz w:val="26"/>
                <w:szCs w:val="26"/>
                <w:rPrChange w:id="10389" w:author="The Si Tran" w:date="2012-12-14T06:37:00Z">
                  <w:rPr>
                    <w:ins w:id="10390" w:author="The Si Tran" w:date="2012-12-12T07:51:00Z"/>
                    <w:rFonts w:eastAsia="Times New Roman"/>
                    <w:color w:val="000000"/>
                    <w:sz w:val="22"/>
                  </w:rPr>
                </w:rPrChange>
              </w:rPr>
              <w:pPrChange w:id="10391" w:author="The Si Tran" w:date="2012-12-16T08:46:00Z">
                <w:pPr>
                  <w:spacing w:before="0" w:line="240" w:lineRule="auto"/>
                  <w:jc w:val="left"/>
                </w:pPr>
              </w:pPrChange>
            </w:pPr>
            <w:ins w:id="10392" w:author="The Si Tran" w:date="2012-12-12T07:51:00Z">
              <w:r w:rsidRPr="009523BA">
                <w:rPr>
                  <w:sz w:val="26"/>
                  <w:szCs w:val="26"/>
                  <w:rPrChange w:id="10393" w:author="The Si Tran" w:date="2012-12-14T06:37:00Z">
                    <w:rPr>
                      <w:sz w:val="22"/>
                    </w:rPr>
                  </w:rPrChange>
                </w:rPr>
                <w:t>ARIMA(2, 0, 2)(0, 0, 0)0</w:t>
              </w:r>
              <w:r w:rsidRPr="009523BA">
                <w:rPr>
                  <w:sz w:val="26"/>
                  <w:szCs w:val="26"/>
                  <w:rPrChange w:id="10394" w:author="The Si Tran" w:date="2012-12-14T06:37:00Z">
                    <w:rPr>
                      <w:sz w:val="22"/>
                    </w:rPr>
                  </w:rPrChange>
                </w:rPr>
                <w:br/>
              </w:r>
            </w:ins>
            <w:r w:rsidR="00976130">
              <w:rPr>
                <w:sz w:val="26"/>
                <w:szCs w:val="26"/>
              </w:rPr>
              <w:t>Nơron</w:t>
            </w:r>
            <w:ins w:id="10395" w:author="The Si Tran" w:date="2012-12-12T07:51:00Z">
              <w:r w:rsidRPr="009523BA">
                <w:rPr>
                  <w:sz w:val="26"/>
                  <w:szCs w:val="26"/>
                  <w:rPrChange w:id="10396"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39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398" w:author="The Si Tran" w:date="2012-12-12T07:51:00Z"/>
                <w:sz w:val="26"/>
                <w:szCs w:val="26"/>
                <w:rPrChange w:id="10399" w:author="The Si Tran" w:date="2012-12-14T06:37:00Z">
                  <w:rPr>
                    <w:ins w:id="10400" w:author="The Si Tran" w:date="2012-12-12T07:51:00Z"/>
                    <w:rFonts w:eastAsia="Times New Roman"/>
                    <w:color w:val="000000"/>
                    <w:sz w:val="22"/>
                  </w:rPr>
                </w:rPrChange>
              </w:rPr>
              <w:pPrChange w:id="10401" w:author="superchickend" w:date="2012-12-16T15:33:00Z">
                <w:pPr>
                  <w:spacing w:before="0" w:line="240" w:lineRule="auto"/>
                  <w:jc w:val="right"/>
                </w:pPr>
              </w:pPrChange>
            </w:pPr>
            <w:ins w:id="10402" w:author="The Si Tran" w:date="2012-12-12T07:51:00Z">
              <w:r w:rsidRPr="009523BA">
                <w:rPr>
                  <w:sz w:val="26"/>
                  <w:szCs w:val="26"/>
                  <w:rPrChange w:id="10403"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40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405" w:author="The Si Tran" w:date="2012-12-12T07:51:00Z"/>
                <w:sz w:val="26"/>
                <w:szCs w:val="26"/>
                <w:rPrChange w:id="10406" w:author="The Si Tran" w:date="2012-12-14T06:37:00Z">
                  <w:rPr>
                    <w:ins w:id="10407" w:author="The Si Tran" w:date="2012-12-12T07:51:00Z"/>
                    <w:rFonts w:eastAsia="Times New Roman"/>
                    <w:color w:val="000000"/>
                    <w:sz w:val="22"/>
                  </w:rPr>
                </w:rPrChange>
              </w:rPr>
              <w:pPrChange w:id="10408" w:author="superchickend" w:date="2012-12-16T15:33:00Z">
                <w:pPr>
                  <w:spacing w:before="0" w:line="240" w:lineRule="auto"/>
                  <w:jc w:val="right"/>
                </w:pPr>
              </w:pPrChange>
            </w:pPr>
            <w:ins w:id="10409" w:author="The Si Tran" w:date="2012-12-12T07:51:00Z">
              <w:r w:rsidRPr="009523BA">
                <w:rPr>
                  <w:sz w:val="26"/>
                  <w:szCs w:val="26"/>
                  <w:rPrChange w:id="10410"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41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412" w:author="The Si Tran" w:date="2012-12-12T07:51:00Z"/>
                <w:sz w:val="26"/>
                <w:szCs w:val="26"/>
                <w:rPrChange w:id="10413" w:author="The Si Tran" w:date="2012-12-14T06:37:00Z">
                  <w:rPr>
                    <w:ins w:id="10414" w:author="The Si Tran" w:date="2012-12-12T07:51:00Z"/>
                    <w:rFonts w:eastAsia="Times New Roman"/>
                    <w:color w:val="000000"/>
                    <w:sz w:val="22"/>
                  </w:rPr>
                </w:rPrChange>
              </w:rPr>
              <w:pPrChange w:id="10415" w:author="superchickend" w:date="2012-12-16T15:33:00Z">
                <w:pPr>
                  <w:spacing w:before="0" w:line="240" w:lineRule="auto"/>
                  <w:jc w:val="right"/>
                </w:pPr>
              </w:pPrChange>
            </w:pPr>
            <w:ins w:id="10416" w:author="The Si Tran" w:date="2012-12-12T07:51:00Z">
              <w:r w:rsidRPr="009523BA">
                <w:rPr>
                  <w:sz w:val="26"/>
                  <w:szCs w:val="26"/>
                  <w:rPrChange w:id="10417" w:author="The Si Tran" w:date="2012-12-14T06:37:00Z">
                    <w:rPr>
                      <w:sz w:val="22"/>
                    </w:rPr>
                  </w:rPrChange>
                </w:rPr>
                <w:t>1.19</w:t>
              </w:r>
            </w:ins>
          </w:p>
        </w:tc>
      </w:tr>
    </w:tbl>
    <w:p w14:paraId="132715E8" w14:textId="050A509F" w:rsidR="000043CB" w:rsidRDefault="00DB1E46">
      <w:pPr>
        <w:rPr>
          <w:ins w:id="10418" w:author="The Si Tran" w:date="2012-12-10T07:34:00Z"/>
        </w:rPr>
        <w:pPrChange w:id="10419" w:author="The Si Tran" w:date="2012-12-10T07:32:00Z">
          <w:pPr>
            <w:pStyle w:val="Heading1"/>
            <w:jc w:val="left"/>
          </w:pPr>
        </w:pPrChange>
      </w:pPr>
      <w:r>
        <w:t>Với d</w:t>
      </w:r>
      <w:r w:rsidR="00BC35F2">
        <w:t xml:space="preserve">ữ liệu có tính xu hướng như chuỗi dữ liệu Prices (giá cổ phiếu phổ thông IBM) thì mô hình kết hợp và mô hình SARIMA cho kết quả tin cậy hơn  mô hình ANN. Trong trường hợp này, thì dữ liệu Prices </w:t>
      </w:r>
      <w:r w:rsidR="003456B5">
        <w:t>ít chịu ảnh hưởng của thành phần phi tuyến tính nên ANN không cho kết quả dự đoán tốt như hai mô hình còn lại.</w:t>
      </w:r>
      <w:r w:rsidR="000C4034">
        <w:t xml:space="preserve"> Ngược lại </w:t>
      </w:r>
      <w:r w:rsidR="000C4034">
        <w:lastRenderedPageBreak/>
        <w:t>với chuỗi dữ liệu Chemicals, ta nhận thấy được sự thích nghi của mô hình ANN tốt hơn mô hình SARIMA. Do đó, kết quả của mô hình kết hợp thu được từ bộ dữ liệu Chemicals đáng tin cậy hơn so với mô hình SARIMA</w:t>
      </w:r>
      <w:r w:rsidR="008D2D78">
        <w:t xml:space="preserve"> cũng là hiển nhiên</w:t>
      </w:r>
      <w:bookmarkStart w:id="10420" w:name="_GoBack"/>
      <w:bookmarkEnd w:id="10420"/>
      <w:r w:rsidR="000C4034">
        <w:t>.</w:t>
      </w:r>
    </w:p>
    <w:p w14:paraId="2B02292F" w14:textId="2A816A26" w:rsidR="00810267" w:rsidRDefault="00810267">
      <w:pPr>
        <w:pStyle w:val="Heading3"/>
        <w:rPr>
          <w:ins w:id="10421" w:author="The Si Tran" w:date="2012-12-14T06:39:00Z"/>
        </w:rPr>
        <w:pPrChange w:id="10422" w:author="The Si Tran" w:date="2012-12-10T07:24:00Z">
          <w:pPr>
            <w:pStyle w:val="Heading1"/>
            <w:jc w:val="left"/>
          </w:pPr>
        </w:pPrChange>
      </w:pPr>
      <w:bookmarkStart w:id="10423" w:name="_Toc343711261"/>
      <w:ins w:id="10424" w:author="The Si Tran" w:date="2012-12-10T07:24:00Z">
        <w:r>
          <w:t>Bộ dữ liệu</w:t>
        </w:r>
        <w:r w:rsidR="00DC7B41">
          <w:t xml:space="preserve"> có tính phi tuyến</w:t>
        </w:r>
      </w:ins>
      <w:bookmarkEnd w:id="10423"/>
    </w:p>
    <w:p w14:paraId="016E457A" w14:textId="41C29140" w:rsidR="00B228F5" w:rsidRPr="00EF4E32" w:rsidRDefault="00B228F5">
      <w:pPr>
        <w:pStyle w:val="Bang"/>
        <w:rPr>
          <w:ins w:id="10425" w:author="The Si Tran" w:date="2012-12-12T07:52:00Z"/>
        </w:rPr>
        <w:pPrChange w:id="10426" w:author="The Si Tran" w:date="2012-12-16T10:03:00Z">
          <w:pPr>
            <w:pStyle w:val="Heading1"/>
            <w:jc w:val="left"/>
          </w:pPr>
        </w:pPrChange>
      </w:pPr>
      <w:bookmarkStart w:id="10427" w:name="_Toc343033800"/>
      <w:bookmarkStart w:id="10428" w:name="_Toc343711423"/>
      <w:ins w:id="10429" w:author="The Si Tran" w:date="2012-12-14T06:39:00Z">
        <w:r w:rsidRPr="00EF4E32">
          <w:t>Bảng 6.8: Kết quả thực nghiệm chuỗi dữ liệu Sunspots</w:t>
        </w:r>
      </w:ins>
      <w:bookmarkEnd w:id="10427"/>
      <w:bookmarkEnd w:id="10428"/>
    </w:p>
    <w:tbl>
      <w:tblPr>
        <w:tblW w:w="9293" w:type="dxa"/>
        <w:tblLook w:val="04A0" w:firstRow="1" w:lastRow="0" w:firstColumn="1" w:lastColumn="0" w:noHBand="0" w:noVBand="1"/>
        <w:tblPrChange w:id="10430"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431">
          <w:tblGrid>
            <w:gridCol w:w="1072"/>
            <w:gridCol w:w="6551"/>
            <w:gridCol w:w="764"/>
            <w:gridCol w:w="825"/>
            <w:gridCol w:w="828"/>
          </w:tblGrid>
        </w:tblGridChange>
      </w:tblGrid>
      <w:tr w:rsidR="00A80B78" w:rsidRPr="00AF5054" w14:paraId="32B6DDA6" w14:textId="77777777" w:rsidTr="009523BA">
        <w:trPr>
          <w:trHeight w:val="305"/>
          <w:ins w:id="10432" w:author="The Si Tran" w:date="2012-12-12T07:52:00Z"/>
          <w:trPrChange w:id="10433"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34"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435" w:author="The Si Tran" w:date="2012-12-12T07:52:00Z"/>
                <w:sz w:val="26"/>
                <w:szCs w:val="26"/>
                <w:rPrChange w:id="10436" w:author="The Si Tran" w:date="2012-12-14T06:38:00Z">
                  <w:rPr>
                    <w:ins w:id="10437" w:author="The Si Tran" w:date="2012-12-12T07:52:00Z"/>
                    <w:rFonts w:eastAsia="Times New Roman"/>
                    <w:b/>
                    <w:bCs/>
                    <w:color w:val="000000"/>
                    <w:sz w:val="22"/>
                    <w:szCs w:val="28"/>
                  </w:rPr>
                </w:rPrChange>
              </w:rPr>
              <w:pPrChange w:id="10438"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439" w:author="The Si Tran" w:date="2012-12-12T07:52:00Z">
              <w:r w:rsidRPr="009523BA">
                <w:rPr>
                  <w:sz w:val="26"/>
                  <w:szCs w:val="26"/>
                  <w:rPrChange w:id="10440"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441"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442" w:author="The Si Tran" w:date="2012-12-12T07:52:00Z"/>
                <w:b/>
                <w:sz w:val="26"/>
                <w:szCs w:val="26"/>
                <w:rPrChange w:id="10443" w:author="superchickend" w:date="2012-12-16T15:34:00Z">
                  <w:rPr>
                    <w:ins w:id="10444" w:author="The Si Tran" w:date="2012-12-12T07:52:00Z"/>
                    <w:rFonts w:eastAsia="Times New Roman"/>
                    <w:color w:val="000000"/>
                    <w:sz w:val="22"/>
                  </w:rPr>
                </w:rPrChange>
              </w:rPr>
              <w:pPrChange w:id="10445" w:author="superchickend" w:date="2012-12-16T15:34:00Z">
                <w:pPr>
                  <w:spacing w:before="0" w:line="240" w:lineRule="auto"/>
                  <w:jc w:val="left"/>
                </w:pPr>
              </w:pPrChange>
            </w:pPr>
            <w:ins w:id="10446" w:author="The Si Tran" w:date="2012-12-12T07:52:00Z">
              <w:r w:rsidRPr="009523BA">
                <w:rPr>
                  <w:b/>
                  <w:sz w:val="26"/>
                  <w:szCs w:val="26"/>
                  <w:rPrChange w:id="10447"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448"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449" w:author="The Si Tran" w:date="2012-12-12T07:52:00Z"/>
                <w:b/>
                <w:sz w:val="26"/>
                <w:szCs w:val="26"/>
                <w:rPrChange w:id="10450" w:author="superchickend" w:date="2012-12-16T15:34:00Z">
                  <w:rPr>
                    <w:ins w:id="10451" w:author="The Si Tran" w:date="2012-12-12T07:52:00Z"/>
                    <w:rFonts w:eastAsia="Times New Roman"/>
                    <w:color w:val="000000"/>
                    <w:sz w:val="22"/>
                  </w:rPr>
                </w:rPrChange>
              </w:rPr>
              <w:pPrChange w:id="10452" w:author="superchickend" w:date="2012-12-16T15:34:00Z">
                <w:pPr>
                  <w:spacing w:before="0" w:line="240" w:lineRule="auto"/>
                  <w:jc w:val="left"/>
                </w:pPr>
              </w:pPrChange>
            </w:pPr>
            <w:ins w:id="10453" w:author="The Si Tran" w:date="2012-12-12T07:52:00Z">
              <w:r w:rsidRPr="009523BA">
                <w:rPr>
                  <w:b/>
                  <w:sz w:val="26"/>
                  <w:szCs w:val="26"/>
                  <w:rPrChange w:id="10454"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455"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456" w:author="The Si Tran" w:date="2012-12-12T07:52:00Z"/>
                <w:b/>
                <w:sz w:val="26"/>
                <w:szCs w:val="26"/>
                <w:rPrChange w:id="10457" w:author="superchickend" w:date="2012-12-16T15:34:00Z">
                  <w:rPr>
                    <w:ins w:id="10458" w:author="The Si Tran" w:date="2012-12-12T07:52:00Z"/>
                    <w:rFonts w:eastAsia="Times New Roman"/>
                    <w:color w:val="000000"/>
                    <w:sz w:val="22"/>
                  </w:rPr>
                </w:rPrChange>
              </w:rPr>
              <w:pPrChange w:id="10459" w:author="superchickend" w:date="2012-12-16T15:34:00Z">
                <w:pPr>
                  <w:spacing w:before="0" w:line="240" w:lineRule="auto"/>
                  <w:jc w:val="left"/>
                </w:pPr>
              </w:pPrChange>
            </w:pPr>
            <w:ins w:id="10460" w:author="The Si Tran" w:date="2012-12-12T07:52:00Z">
              <w:r w:rsidRPr="009523BA">
                <w:rPr>
                  <w:b/>
                  <w:sz w:val="26"/>
                  <w:szCs w:val="26"/>
                  <w:rPrChange w:id="10461"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462"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463" w:author="The Si Tran" w:date="2012-12-12T07:52:00Z"/>
                <w:b/>
                <w:sz w:val="26"/>
                <w:szCs w:val="26"/>
                <w:rPrChange w:id="10464" w:author="superchickend" w:date="2012-12-16T15:34:00Z">
                  <w:rPr>
                    <w:ins w:id="10465" w:author="The Si Tran" w:date="2012-12-12T07:52:00Z"/>
                    <w:rFonts w:eastAsia="Times New Roman"/>
                    <w:color w:val="000000"/>
                    <w:sz w:val="22"/>
                  </w:rPr>
                </w:rPrChange>
              </w:rPr>
              <w:pPrChange w:id="10466" w:author="superchickend" w:date="2012-12-16T15:34:00Z">
                <w:pPr>
                  <w:spacing w:before="0" w:line="240" w:lineRule="auto"/>
                  <w:jc w:val="left"/>
                </w:pPr>
              </w:pPrChange>
            </w:pPr>
            <w:ins w:id="10467" w:author="The Si Tran" w:date="2012-12-12T07:52:00Z">
              <w:r w:rsidRPr="009523BA">
                <w:rPr>
                  <w:b/>
                  <w:sz w:val="26"/>
                  <w:szCs w:val="26"/>
                  <w:rPrChange w:id="10468" w:author="superchickend" w:date="2012-12-16T15:34:00Z">
                    <w:rPr>
                      <w:sz w:val="22"/>
                    </w:rPr>
                  </w:rPrChange>
                </w:rPr>
                <w:t>MAPE</w:t>
              </w:r>
            </w:ins>
          </w:p>
        </w:tc>
      </w:tr>
      <w:tr w:rsidR="00A80B78" w:rsidRPr="00AF5054" w14:paraId="13670A92" w14:textId="77777777" w:rsidTr="009523BA">
        <w:trPr>
          <w:trHeight w:val="615"/>
          <w:ins w:id="10469" w:author="The Si Tran" w:date="2012-12-12T07:52:00Z"/>
          <w:trPrChange w:id="10470"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1"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472" w:author="The Si Tran" w:date="2012-12-12T07:52:00Z"/>
                <w:b/>
                <w:sz w:val="26"/>
                <w:szCs w:val="26"/>
                <w:rPrChange w:id="10473" w:author="superchickend" w:date="2012-12-16T15:34:00Z">
                  <w:rPr>
                    <w:ins w:id="10474" w:author="The Si Tran" w:date="2012-12-12T07:52:00Z"/>
                    <w:rFonts w:eastAsia="Times New Roman"/>
                    <w:color w:val="000000"/>
                    <w:sz w:val="22"/>
                  </w:rPr>
                </w:rPrChange>
              </w:rPr>
              <w:pPrChange w:id="10475" w:author="superchickend" w:date="2012-12-16T15:34:00Z">
                <w:pPr>
                  <w:spacing w:before="0" w:line="240" w:lineRule="auto"/>
                  <w:ind w:left="-23"/>
                  <w:jc w:val="center"/>
                </w:pPr>
              </w:pPrChange>
            </w:pPr>
            <w:ins w:id="10476" w:author="The Si Tran" w:date="2012-12-12T07:52:00Z">
              <w:r w:rsidRPr="009523BA">
                <w:rPr>
                  <w:b/>
                  <w:sz w:val="26"/>
                  <w:szCs w:val="26"/>
                  <w:rPrChange w:id="10477"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47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479" w:author="The Si Tran" w:date="2012-12-12T07:52:00Z"/>
                <w:sz w:val="26"/>
                <w:szCs w:val="26"/>
                <w:rPrChange w:id="10480" w:author="The Si Tran" w:date="2012-12-14T06:38:00Z">
                  <w:rPr>
                    <w:ins w:id="10481" w:author="The Si Tran" w:date="2012-12-12T07:52:00Z"/>
                    <w:rFonts w:eastAsia="Times New Roman"/>
                    <w:color w:val="000000"/>
                    <w:sz w:val="22"/>
                  </w:rPr>
                </w:rPrChange>
              </w:rPr>
              <w:pPrChange w:id="10482" w:author="The Si Tran" w:date="2012-12-16T08:46:00Z">
                <w:pPr>
                  <w:spacing w:before="0" w:line="240" w:lineRule="auto"/>
                  <w:jc w:val="left"/>
                </w:pPr>
              </w:pPrChange>
            </w:pPr>
            <w:r>
              <w:rPr>
                <w:sz w:val="26"/>
                <w:szCs w:val="26"/>
              </w:rPr>
              <w:t>Nơron</w:t>
            </w:r>
            <w:ins w:id="10483" w:author="The Si Tran" w:date="2012-12-12T07:52:00Z">
              <w:r w:rsidR="00A80B78" w:rsidRPr="009523BA">
                <w:rPr>
                  <w:sz w:val="26"/>
                  <w:szCs w:val="26"/>
                  <w:rPrChange w:id="10484"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48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486" w:author="The Si Tran" w:date="2012-12-12T07:52:00Z"/>
                <w:b/>
                <w:sz w:val="26"/>
                <w:szCs w:val="26"/>
                <w:rPrChange w:id="10487" w:author="superchickend" w:date="2012-12-16T15:35:00Z">
                  <w:rPr>
                    <w:ins w:id="10488" w:author="The Si Tran" w:date="2012-12-12T07:52:00Z"/>
                    <w:rFonts w:eastAsia="Times New Roman"/>
                    <w:color w:val="000000"/>
                    <w:sz w:val="22"/>
                  </w:rPr>
                </w:rPrChange>
              </w:rPr>
              <w:pPrChange w:id="10489" w:author="superchickend" w:date="2012-12-16T15:34:00Z">
                <w:pPr>
                  <w:spacing w:before="0" w:line="240" w:lineRule="auto"/>
                  <w:jc w:val="right"/>
                </w:pPr>
              </w:pPrChange>
            </w:pPr>
            <w:ins w:id="10490" w:author="The Si Tran" w:date="2012-12-12T07:52:00Z">
              <w:r w:rsidRPr="009523BA">
                <w:rPr>
                  <w:b/>
                  <w:sz w:val="26"/>
                  <w:szCs w:val="26"/>
                  <w:rPrChange w:id="10491"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49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493" w:author="The Si Tran" w:date="2012-12-12T07:52:00Z"/>
                <w:b/>
                <w:sz w:val="26"/>
                <w:szCs w:val="26"/>
                <w:rPrChange w:id="10494" w:author="superchickend" w:date="2012-12-16T15:35:00Z">
                  <w:rPr>
                    <w:ins w:id="10495" w:author="The Si Tran" w:date="2012-12-12T07:52:00Z"/>
                    <w:rFonts w:eastAsia="Times New Roman"/>
                    <w:color w:val="000000"/>
                    <w:sz w:val="22"/>
                  </w:rPr>
                </w:rPrChange>
              </w:rPr>
              <w:pPrChange w:id="10496" w:author="superchickend" w:date="2012-12-16T15:34:00Z">
                <w:pPr>
                  <w:spacing w:before="0" w:line="240" w:lineRule="auto"/>
                  <w:jc w:val="right"/>
                </w:pPr>
              </w:pPrChange>
            </w:pPr>
            <w:ins w:id="10497" w:author="The Si Tran" w:date="2012-12-12T07:52:00Z">
              <w:r w:rsidRPr="009523BA">
                <w:rPr>
                  <w:b/>
                  <w:sz w:val="26"/>
                  <w:szCs w:val="26"/>
                  <w:rPrChange w:id="10498"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49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500" w:author="The Si Tran" w:date="2012-12-12T07:52:00Z"/>
                <w:b/>
                <w:sz w:val="26"/>
                <w:szCs w:val="26"/>
                <w:rPrChange w:id="10501" w:author="superchickend" w:date="2012-12-16T15:35:00Z">
                  <w:rPr>
                    <w:ins w:id="10502" w:author="The Si Tran" w:date="2012-12-12T07:52:00Z"/>
                    <w:rFonts w:eastAsia="Times New Roman"/>
                    <w:color w:val="000000"/>
                    <w:sz w:val="22"/>
                  </w:rPr>
                </w:rPrChange>
              </w:rPr>
              <w:pPrChange w:id="10503" w:author="superchickend" w:date="2012-12-16T15:34:00Z">
                <w:pPr>
                  <w:spacing w:before="0" w:line="240" w:lineRule="auto"/>
                  <w:jc w:val="right"/>
                </w:pPr>
              </w:pPrChange>
            </w:pPr>
            <w:ins w:id="10504" w:author="The Si Tran" w:date="2012-12-12T07:52:00Z">
              <w:r w:rsidRPr="009523BA">
                <w:rPr>
                  <w:b/>
                  <w:sz w:val="26"/>
                  <w:szCs w:val="26"/>
                  <w:rPrChange w:id="10505" w:author="superchickend" w:date="2012-12-16T15:35:00Z">
                    <w:rPr>
                      <w:sz w:val="22"/>
                    </w:rPr>
                  </w:rPrChange>
                </w:rPr>
                <w:t>33.25</w:t>
              </w:r>
            </w:ins>
          </w:p>
        </w:tc>
      </w:tr>
      <w:tr w:rsidR="00A80B78" w:rsidRPr="00AF5054" w14:paraId="5B526652" w14:textId="77777777" w:rsidTr="009523BA">
        <w:trPr>
          <w:trHeight w:val="615"/>
          <w:ins w:id="10506" w:author="The Si Tran" w:date="2012-12-12T07:52:00Z"/>
          <w:trPrChange w:id="10507"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508"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509" w:author="The Si Tran" w:date="2012-12-12T07:52:00Z"/>
                <w:b/>
                <w:sz w:val="26"/>
                <w:szCs w:val="26"/>
                <w:rPrChange w:id="10510" w:author="superchickend" w:date="2012-12-16T15:34:00Z">
                  <w:rPr>
                    <w:ins w:id="10511" w:author="The Si Tran" w:date="2012-12-12T07:52:00Z"/>
                    <w:rFonts w:eastAsia="Times New Roman"/>
                    <w:color w:val="000000"/>
                    <w:sz w:val="22"/>
                  </w:rPr>
                </w:rPrChange>
              </w:rPr>
              <w:pPrChange w:id="10512"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51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514" w:author="The Si Tran" w:date="2012-12-12T07:52:00Z"/>
                <w:sz w:val="26"/>
                <w:szCs w:val="26"/>
                <w:rPrChange w:id="10515" w:author="The Si Tran" w:date="2012-12-14T06:38:00Z">
                  <w:rPr>
                    <w:ins w:id="10516" w:author="The Si Tran" w:date="2012-12-12T07:52:00Z"/>
                    <w:rFonts w:eastAsia="Times New Roman"/>
                    <w:color w:val="000000"/>
                    <w:sz w:val="22"/>
                  </w:rPr>
                </w:rPrChange>
              </w:rPr>
              <w:pPrChange w:id="10517" w:author="The Si Tran" w:date="2012-12-16T08:46:00Z">
                <w:pPr>
                  <w:spacing w:before="0" w:line="240" w:lineRule="auto"/>
                  <w:jc w:val="left"/>
                </w:pPr>
              </w:pPrChange>
            </w:pPr>
            <w:r>
              <w:rPr>
                <w:sz w:val="26"/>
                <w:szCs w:val="26"/>
              </w:rPr>
              <w:t>Nơron</w:t>
            </w:r>
            <w:ins w:id="10518" w:author="The Si Tran" w:date="2012-12-12T07:52:00Z">
              <w:r w:rsidR="00A80B78" w:rsidRPr="009523BA">
                <w:rPr>
                  <w:sz w:val="26"/>
                  <w:szCs w:val="26"/>
                  <w:rPrChange w:id="10519"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52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521" w:author="The Si Tran" w:date="2012-12-12T07:52:00Z"/>
                <w:sz w:val="26"/>
                <w:szCs w:val="26"/>
                <w:rPrChange w:id="10522" w:author="The Si Tran" w:date="2012-12-14T06:38:00Z">
                  <w:rPr>
                    <w:ins w:id="10523" w:author="The Si Tran" w:date="2012-12-12T07:52:00Z"/>
                    <w:rFonts w:eastAsia="Times New Roman"/>
                    <w:color w:val="000000"/>
                    <w:sz w:val="22"/>
                  </w:rPr>
                </w:rPrChange>
              </w:rPr>
              <w:pPrChange w:id="10524" w:author="superchickend" w:date="2012-12-16T15:34:00Z">
                <w:pPr>
                  <w:spacing w:before="0" w:line="240" w:lineRule="auto"/>
                  <w:jc w:val="right"/>
                </w:pPr>
              </w:pPrChange>
            </w:pPr>
            <w:ins w:id="10525" w:author="The Si Tran" w:date="2012-12-12T07:52:00Z">
              <w:r w:rsidRPr="009523BA">
                <w:rPr>
                  <w:sz w:val="26"/>
                  <w:szCs w:val="26"/>
                  <w:rPrChange w:id="10526"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52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528" w:author="The Si Tran" w:date="2012-12-12T07:52:00Z"/>
                <w:sz w:val="26"/>
                <w:szCs w:val="26"/>
                <w:rPrChange w:id="10529" w:author="The Si Tran" w:date="2012-12-14T06:38:00Z">
                  <w:rPr>
                    <w:ins w:id="10530" w:author="The Si Tran" w:date="2012-12-12T07:52:00Z"/>
                    <w:rFonts w:eastAsia="Times New Roman"/>
                    <w:color w:val="000000"/>
                    <w:sz w:val="22"/>
                  </w:rPr>
                </w:rPrChange>
              </w:rPr>
              <w:pPrChange w:id="10531" w:author="superchickend" w:date="2012-12-16T15:34:00Z">
                <w:pPr>
                  <w:spacing w:before="0" w:line="240" w:lineRule="auto"/>
                  <w:jc w:val="right"/>
                </w:pPr>
              </w:pPrChange>
            </w:pPr>
            <w:ins w:id="10532" w:author="The Si Tran" w:date="2012-12-12T07:52:00Z">
              <w:r w:rsidRPr="009523BA">
                <w:rPr>
                  <w:sz w:val="26"/>
                  <w:szCs w:val="26"/>
                  <w:rPrChange w:id="10533"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53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535" w:author="The Si Tran" w:date="2012-12-12T07:52:00Z"/>
                <w:sz w:val="26"/>
                <w:szCs w:val="26"/>
                <w:rPrChange w:id="10536" w:author="The Si Tran" w:date="2012-12-14T06:38:00Z">
                  <w:rPr>
                    <w:ins w:id="10537" w:author="The Si Tran" w:date="2012-12-12T07:52:00Z"/>
                    <w:rFonts w:eastAsia="Times New Roman"/>
                    <w:color w:val="000000"/>
                    <w:sz w:val="22"/>
                  </w:rPr>
                </w:rPrChange>
              </w:rPr>
              <w:pPrChange w:id="10538" w:author="superchickend" w:date="2012-12-16T15:34:00Z">
                <w:pPr>
                  <w:spacing w:before="0" w:line="240" w:lineRule="auto"/>
                  <w:jc w:val="right"/>
                </w:pPr>
              </w:pPrChange>
            </w:pPr>
            <w:ins w:id="10539" w:author="The Si Tran" w:date="2012-12-12T07:52:00Z">
              <w:r w:rsidRPr="009523BA">
                <w:rPr>
                  <w:sz w:val="26"/>
                  <w:szCs w:val="26"/>
                  <w:rPrChange w:id="10540" w:author="The Si Tran" w:date="2012-12-14T06:38:00Z">
                    <w:rPr>
                      <w:sz w:val="22"/>
                    </w:rPr>
                  </w:rPrChange>
                </w:rPr>
                <w:t>40.77</w:t>
              </w:r>
            </w:ins>
          </w:p>
        </w:tc>
      </w:tr>
      <w:tr w:rsidR="00A80B78" w:rsidRPr="00AF5054" w14:paraId="58350577" w14:textId="77777777" w:rsidTr="009523BA">
        <w:trPr>
          <w:trHeight w:val="305"/>
          <w:ins w:id="10541" w:author="The Si Tran" w:date="2012-12-12T07:52:00Z"/>
          <w:trPrChange w:id="10542"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543"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544" w:author="The Si Tran" w:date="2012-12-12T07:52:00Z"/>
                <w:b/>
                <w:sz w:val="26"/>
                <w:szCs w:val="26"/>
                <w:rPrChange w:id="10545" w:author="superchickend" w:date="2012-12-16T15:34:00Z">
                  <w:rPr>
                    <w:ins w:id="10546" w:author="The Si Tran" w:date="2012-12-12T07:52:00Z"/>
                    <w:rFonts w:eastAsia="Times New Roman"/>
                    <w:color w:val="000000"/>
                    <w:sz w:val="22"/>
                  </w:rPr>
                </w:rPrChange>
              </w:rPr>
              <w:pPrChange w:id="10547" w:author="superchickend" w:date="2012-12-16T15:34:00Z">
                <w:pPr>
                  <w:spacing w:before="0" w:line="240" w:lineRule="auto"/>
                  <w:jc w:val="center"/>
                </w:pPr>
              </w:pPrChange>
            </w:pPr>
            <w:ins w:id="10548" w:author="The Si Tran" w:date="2012-12-12T07:52:00Z">
              <w:r w:rsidRPr="009523BA">
                <w:rPr>
                  <w:b/>
                  <w:sz w:val="26"/>
                  <w:szCs w:val="26"/>
                  <w:rPrChange w:id="10549"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55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551" w:author="The Si Tran" w:date="2012-12-12T07:52:00Z"/>
                <w:sz w:val="26"/>
                <w:szCs w:val="26"/>
                <w:rPrChange w:id="10552" w:author="The Si Tran" w:date="2012-12-14T06:38:00Z">
                  <w:rPr>
                    <w:ins w:id="10553" w:author="The Si Tran" w:date="2012-12-12T07:52:00Z"/>
                    <w:rFonts w:eastAsia="Times New Roman"/>
                    <w:color w:val="000000"/>
                    <w:sz w:val="22"/>
                  </w:rPr>
                </w:rPrChange>
              </w:rPr>
              <w:pPrChange w:id="10554" w:author="The Si Tran" w:date="2012-12-16T08:46:00Z">
                <w:pPr>
                  <w:spacing w:before="0" w:line="240" w:lineRule="auto"/>
                  <w:jc w:val="left"/>
                </w:pPr>
              </w:pPrChange>
            </w:pPr>
            <w:ins w:id="10555" w:author="The Si Tran" w:date="2012-12-12T07:52:00Z">
              <w:r w:rsidRPr="009523BA">
                <w:rPr>
                  <w:sz w:val="26"/>
                  <w:szCs w:val="26"/>
                  <w:rPrChange w:id="10556"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55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558" w:author="The Si Tran" w:date="2012-12-12T07:52:00Z"/>
                <w:sz w:val="26"/>
                <w:szCs w:val="26"/>
                <w:rPrChange w:id="10559" w:author="The Si Tran" w:date="2012-12-14T06:38:00Z">
                  <w:rPr>
                    <w:ins w:id="10560" w:author="The Si Tran" w:date="2012-12-12T07:52:00Z"/>
                    <w:rFonts w:eastAsia="Times New Roman"/>
                    <w:color w:val="000000"/>
                    <w:sz w:val="22"/>
                  </w:rPr>
                </w:rPrChange>
              </w:rPr>
              <w:pPrChange w:id="10561" w:author="superchickend" w:date="2012-12-16T15:35:00Z">
                <w:pPr>
                  <w:spacing w:before="0" w:line="240" w:lineRule="auto"/>
                  <w:jc w:val="right"/>
                </w:pPr>
              </w:pPrChange>
            </w:pPr>
            <w:ins w:id="10562" w:author="The Si Tran" w:date="2012-12-12T07:52:00Z">
              <w:r w:rsidRPr="009523BA">
                <w:rPr>
                  <w:sz w:val="26"/>
                  <w:szCs w:val="26"/>
                  <w:rPrChange w:id="10563"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56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565" w:author="The Si Tran" w:date="2012-12-12T07:52:00Z"/>
                <w:sz w:val="26"/>
                <w:szCs w:val="26"/>
                <w:rPrChange w:id="10566" w:author="The Si Tran" w:date="2012-12-14T06:38:00Z">
                  <w:rPr>
                    <w:ins w:id="10567" w:author="The Si Tran" w:date="2012-12-12T07:52:00Z"/>
                    <w:rFonts w:eastAsia="Times New Roman"/>
                    <w:color w:val="000000"/>
                    <w:sz w:val="22"/>
                  </w:rPr>
                </w:rPrChange>
              </w:rPr>
              <w:pPrChange w:id="10568" w:author="superchickend" w:date="2012-12-16T15:35:00Z">
                <w:pPr>
                  <w:spacing w:before="0" w:line="240" w:lineRule="auto"/>
                  <w:jc w:val="right"/>
                </w:pPr>
              </w:pPrChange>
            </w:pPr>
            <w:ins w:id="10569" w:author="The Si Tran" w:date="2012-12-12T07:52:00Z">
              <w:r w:rsidRPr="009523BA">
                <w:rPr>
                  <w:sz w:val="26"/>
                  <w:szCs w:val="26"/>
                  <w:rPrChange w:id="10570"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57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572" w:author="The Si Tran" w:date="2012-12-12T07:52:00Z"/>
                <w:sz w:val="26"/>
                <w:szCs w:val="26"/>
                <w:rPrChange w:id="10573" w:author="The Si Tran" w:date="2012-12-14T06:38:00Z">
                  <w:rPr>
                    <w:ins w:id="10574" w:author="The Si Tran" w:date="2012-12-12T07:52:00Z"/>
                    <w:rFonts w:eastAsia="Times New Roman"/>
                    <w:color w:val="000000"/>
                    <w:sz w:val="22"/>
                  </w:rPr>
                </w:rPrChange>
              </w:rPr>
              <w:pPrChange w:id="10575" w:author="superchickend" w:date="2012-12-16T15:35:00Z">
                <w:pPr>
                  <w:spacing w:before="0" w:line="240" w:lineRule="auto"/>
                  <w:jc w:val="right"/>
                </w:pPr>
              </w:pPrChange>
            </w:pPr>
            <w:ins w:id="10576" w:author="The Si Tran" w:date="2012-12-12T07:52:00Z">
              <w:r w:rsidRPr="009523BA">
                <w:rPr>
                  <w:sz w:val="26"/>
                  <w:szCs w:val="26"/>
                  <w:rPrChange w:id="10577" w:author="The Si Tran" w:date="2012-12-14T06:38:00Z">
                    <w:rPr>
                      <w:sz w:val="22"/>
                    </w:rPr>
                  </w:rPrChange>
                </w:rPr>
                <w:t>37.72</w:t>
              </w:r>
            </w:ins>
          </w:p>
        </w:tc>
      </w:tr>
      <w:tr w:rsidR="00A80B78" w:rsidRPr="00AF5054" w14:paraId="150C9E07" w14:textId="77777777" w:rsidTr="009523BA">
        <w:trPr>
          <w:trHeight w:val="923"/>
          <w:ins w:id="10578" w:author="The Si Tran" w:date="2012-12-12T07:52:00Z"/>
          <w:trPrChange w:id="10579"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80"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581" w:author="The Si Tran" w:date="2012-12-12T07:52:00Z"/>
                <w:b/>
                <w:sz w:val="26"/>
                <w:szCs w:val="26"/>
                <w:rPrChange w:id="10582" w:author="superchickend" w:date="2012-12-16T15:34:00Z">
                  <w:rPr>
                    <w:ins w:id="10583" w:author="The Si Tran" w:date="2012-12-12T07:52:00Z"/>
                    <w:rFonts w:eastAsia="Times New Roman"/>
                    <w:color w:val="000000"/>
                    <w:sz w:val="22"/>
                  </w:rPr>
                </w:rPrChange>
              </w:rPr>
              <w:pPrChange w:id="10584" w:author="superchickend" w:date="2012-12-16T15:34:00Z">
                <w:pPr>
                  <w:spacing w:before="0" w:line="240" w:lineRule="auto"/>
                  <w:jc w:val="center"/>
                </w:pPr>
              </w:pPrChange>
            </w:pPr>
            <w:ins w:id="10585" w:author="The Si Tran" w:date="2012-12-12T07:52:00Z">
              <w:r w:rsidRPr="009523BA">
                <w:rPr>
                  <w:b/>
                  <w:sz w:val="26"/>
                  <w:szCs w:val="26"/>
                  <w:rPrChange w:id="10586"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587"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588" w:author="The Si Tran" w:date="2012-12-12T07:52:00Z"/>
                <w:sz w:val="26"/>
                <w:szCs w:val="26"/>
                <w:rPrChange w:id="10589" w:author="The Si Tran" w:date="2012-12-14T06:38:00Z">
                  <w:rPr>
                    <w:ins w:id="10590" w:author="The Si Tran" w:date="2012-12-12T07:52:00Z"/>
                    <w:rFonts w:eastAsia="Times New Roman"/>
                    <w:color w:val="000000"/>
                    <w:sz w:val="22"/>
                  </w:rPr>
                </w:rPrChange>
              </w:rPr>
              <w:pPrChange w:id="10591" w:author="The Si Tran" w:date="2012-12-16T08:46:00Z">
                <w:pPr>
                  <w:spacing w:before="0" w:line="240" w:lineRule="auto"/>
                  <w:jc w:val="left"/>
                </w:pPr>
              </w:pPrChange>
            </w:pPr>
            <w:ins w:id="10592" w:author="The Si Tran" w:date="2012-12-12T07:52:00Z">
              <w:r w:rsidRPr="009523BA">
                <w:rPr>
                  <w:sz w:val="26"/>
                  <w:szCs w:val="26"/>
                  <w:rPrChange w:id="10593" w:author="The Si Tran" w:date="2012-12-14T06:38:00Z">
                    <w:rPr>
                      <w:sz w:val="22"/>
                    </w:rPr>
                  </w:rPrChange>
                </w:rPr>
                <w:t>ARIMA(2, 0, 0)(0, 0, 0)0</w:t>
              </w:r>
              <w:r w:rsidRPr="009523BA">
                <w:rPr>
                  <w:sz w:val="26"/>
                  <w:szCs w:val="26"/>
                  <w:rPrChange w:id="10594" w:author="The Si Tran" w:date="2012-12-14T06:38:00Z">
                    <w:rPr>
                      <w:sz w:val="22"/>
                    </w:rPr>
                  </w:rPrChange>
                </w:rPr>
                <w:br/>
              </w:r>
            </w:ins>
            <w:r w:rsidR="00976130">
              <w:rPr>
                <w:sz w:val="26"/>
                <w:szCs w:val="26"/>
              </w:rPr>
              <w:t>Nơron</w:t>
            </w:r>
            <w:ins w:id="10595" w:author="The Si Tran" w:date="2012-12-12T07:52:00Z">
              <w:r w:rsidRPr="009523BA">
                <w:rPr>
                  <w:sz w:val="26"/>
                  <w:szCs w:val="26"/>
                  <w:rPrChange w:id="10596"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59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598" w:author="The Si Tran" w:date="2012-12-12T07:52:00Z"/>
                <w:b/>
                <w:sz w:val="26"/>
                <w:szCs w:val="26"/>
                <w:rPrChange w:id="10599" w:author="superchickend" w:date="2012-12-16T15:35:00Z">
                  <w:rPr>
                    <w:ins w:id="10600" w:author="The Si Tran" w:date="2012-12-12T07:52:00Z"/>
                    <w:rFonts w:eastAsia="Times New Roman"/>
                    <w:color w:val="000000"/>
                    <w:sz w:val="22"/>
                  </w:rPr>
                </w:rPrChange>
              </w:rPr>
              <w:pPrChange w:id="10601" w:author="superchickend" w:date="2012-12-16T15:35:00Z">
                <w:pPr>
                  <w:spacing w:before="0" w:line="240" w:lineRule="auto"/>
                  <w:jc w:val="right"/>
                </w:pPr>
              </w:pPrChange>
            </w:pPr>
            <w:ins w:id="10602" w:author="The Si Tran" w:date="2012-12-12T07:52:00Z">
              <w:r w:rsidRPr="009523BA">
                <w:rPr>
                  <w:b/>
                  <w:sz w:val="26"/>
                  <w:szCs w:val="26"/>
                  <w:rPrChange w:id="10603"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60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605" w:author="The Si Tran" w:date="2012-12-12T07:52:00Z"/>
                <w:b/>
                <w:sz w:val="26"/>
                <w:szCs w:val="26"/>
                <w:rPrChange w:id="10606" w:author="superchickend" w:date="2012-12-16T15:35:00Z">
                  <w:rPr>
                    <w:ins w:id="10607" w:author="The Si Tran" w:date="2012-12-12T07:52:00Z"/>
                    <w:rFonts w:eastAsia="Times New Roman"/>
                    <w:color w:val="000000"/>
                    <w:sz w:val="22"/>
                  </w:rPr>
                </w:rPrChange>
              </w:rPr>
              <w:pPrChange w:id="10608" w:author="superchickend" w:date="2012-12-16T15:35:00Z">
                <w:pPr>
                  <w:spacing w:before="0" w:line="240" w:lineRule="auto"/>
                  <w:jc w:val="right"/>
                </w:pPr>
              </w:pPrChange>
            </w:pPr>
            <w:ins w:id="10609" w:author="The Si Tran" w:date="2012-12-12T07:52:00Z">
              <w:r w:rsidRPr="009523BA">
                <w:rPr>
                  <w:b/>
                  <w:sz w:val="26"/>
                  <w:szCs w:val="26"/>
                  <w:rPrChange w:id="10610"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61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612" w:author="The Si Tran" w:date="2012-12-12T07:52:00Z"/>
                <w:b/>
                <w:sz w:val="26"/>
                <w:szCs w:val="26"/>
                <w:rPrChange w:id="10613" w:author="superchickend" w:date="2012-12-16T15:35:00Z">
                  <w:rPr>
                    <w:ins w:id="10614" w:author="The Si Tran" w:date="2012-12-12T07:52:00Z"/>
                    <w:rFonts w:eastAsia="Times New Roman"/>
                    <w:color w:val="000000"/>
                    <w:sz w:val="22"/>
                  </w:rPr>
                </w:rPrChange>
              </w:rPr>
              <w:pPrChange w:id="10615" w:author="superchickend" w:date="2012-12-16T15:35:00Z">
                <w:pPr>
                  <w:spacing w:before="0" w:line="240" w:lineRule="auto"/>
                  <w:jc w:val="right"/>
                </w:pPr>
              </w:pPrChange>
            </w:pPr>
            <w:ins w:id="10616" w:author="The Si Tran" w:date="2012-12-12T07:52:00Z">
              <w:r w:rsidRPr="009523BA">
                <w:rPr>
                  <w:b/>
                  <w:sz w:val="26"/>
                  <w:szCs w:val="26"/>
                  <w:rPrChange w:id="10617" w:author="superchickend" w:date="2012-12-16T15:35:00Z">
                    <w:rPr>
                      <w:sz w:val="22"/>
                    </w:rPr>
                  </w:rPrChange>
                </w:rPr>
                <w:t>35.69</w:t>
              </w:r>
            </w:ins>
          </w:p>
        </w:tc>
      </w:tr>
      <w:tr w:rsidR="00A80B78" w:rsidRPr="00AF5054" w14:paraId="5B9156D5" w14:textId="77777777" w:rsidTr="009523BA">
        <w:trPr>
          <w:trHeight w:val="923"/>
          <w:ins w:id="10618" w:author="The Si Tran" w:date="2012-12-12T07:52:00Z"/>
          <w:trPrChange w:id="10619"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620"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621" w:author="The Si Tran" w:date="2012-12-12T07:52:00Z"/>
                <w:sz w:val="26"/>
                <w:szCs w:val="26"/>
                <w:rPrChange w:id="10622" w:author="The Si Tran" w:date="2012-12-14T06:38:00Z">
                  <w:rPr>
                    <w:ins w:id="10623" w:author="The Si Tran" w:date="2012-12-12T07:52:00Z"/>
                    <w:rFonts w:eastAsia="Times New Roman"/>
                    <w:color w:val="000000"/>
                    <w:sz w:val="22"/>
                  </w:rPr>
                </w:rPrChange>
              </w:rPr>
              <w:pPrChange w:id="10624"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62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626" w:author="The Si Tran" w:date="2012-12-12T07:52:00Z"/>
                <w:sz w:val="26"/>
                <w:szCs w:val="26"/>
                <w:rPrChange w:id="10627" w:author="The Si Tran" w:date="2012-12-14T06:38:00Z">
                  <w:rPr>
                    <w:ins w:id="10628" w:author="The Si Tran" w:date="2012-12-12T07:52:00Z"/>
                    <w:rFonts w:eastAsia="Times New Roman"/>
                    <w:color w:val="000000"/>
                    <w:sz w:val="22"/>
                  </w:rPr>
                </w:rPrChange>
              </w:rPr>
              <w:pPrChange w:id="10629" w:author="The Si Tran" w:date="2012-12-16T08:46:00Z">
                <w:pPr>
                  <w:spacing w:before="0" w:line="240" w:lineRule="auto"/>
                  <w:jc w:val="left"/>
                </w:pPr>
              </w:pPrChange>
            </w:pPr>
            <w:ins w:id="10630" w:author="The Si Tran" w:date="2012-12-12T07:52:00Z">
              <w:r w:rsidRPr="009523BA">
                <w:rPr>
                  <w:sz w:val="26"/>
                  <w:szCs w:val="26"/>
                  <w:rPrChange w:id="10631" w:author="The Si Tran" w:date="2012-12-14T06:38:00Z">
                    <w:rPr>
                      <w:sz w:val="22"/>
                    </w:rPr>
                  </w:rPrChange>
                </w:rPr>
                <w:t>ARIMA(2, 0, 0)(0, 0, 0)0</w:t>
              </w:r>
              <w:r w:rsidRPr="009523BA">
                <w:rPr>
                  <w:sz w:val="26"/>
                  <w:szCs w:val="26"/>
                  <w:rPrChange w:id="10632" w:author="The Si Tran" w:date="2012-12-14T06:38:00Z">
                    <w:rPr>
                      <w:sz w:val="22"/>
                    </w:rPr>
                  </w:rPrChange>
                </w:rPr>
                <w:br/>
              </w:r>
            </w:ins>
            <w:r w:rsidR="00976130">
              <w:rPr>
                <w:sz w:val="26"/>
                <w:szCs w:val="26"/>
              </w:rPr>
              <w:t>Nơron</w:t>
            </w:r>
            <w:ins w:id="10633" w:author="The Si Tran" w:date="2012-12-12T07:52:00Z">
              <w:r w:rsidRPr="009523BA">
                <w:rPr>
                  <w:sz w:val="26"/>
                  <w:szCs w:val="26"/>
                  <w:rPrChange w:id="10634"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63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636" w:author="The Si Tran" w:date="2012-12-12T07:52:00Z"/>
                <w:sz w:val="26"/>
                <w:szCs w:val="26"/>
                <w:rPrChange w:id="10637" w:author="The Si Tran" w:date="2012-12-14T06:38:00Z">
                  <w:rPr>
                    <w:ins w:id="10638" w:author="The Si Tran" w:date="2012-12-12T07:52:00Z"/>
                    <w:rFonts w:eastAsia="Times New Roman"/>
                    <w:color w:val="000000"/>
                    <w:sz w:val="22"/>
                  </w:rPr>
                </w:rPrChange>
              </w:rPr>
              <w:pPrChange w:id="10639" w:author="superchickend" w:date="2012-12-16T15:35:00Z">
                <w:pPr>
                  <w:spacing w:before="0" w:line="240" w:lineRule="auto"/>
                  <w:jc w:val="right"/>
                </w:pPr>
              </w:pPrChange>
            </w:pPr>
            <w:ins w:id="10640" w:author="The Si Tran" w:date="2012-12-12T07:52:00Z">
              <w:r w:rsidRPr="009523BA">
                <w:rPr>
                  <w:sz w:val="26"/>
                  <w:szCs w:val="26"/>
                  <w:rPrChange w:id="10641"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64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643" w:author="The Si Tran" w:date="2012-12-12T07:52:00Z"/>
                <w:sz w:val="26"/>
                <w:szCs w:val="26"/>
                <w:rPrChange w:id="10644" w:author="The Si Tran" w:date="2012-12-14T06:38:00Z">
                  <w:rPr>
                    <w:ins w:id="10645" w:author="The Si Tran" w:date="2012-12-12T07:52:00Z"/>
                    <w:rFonts w:eastAsia="Times New Roman"/>
                    <w:color w:val="000000"/>
                    <w:sz w:val="22"/>
                  </w:rPr>
                </w:rPrChange>
              </w:rPr>
              <w:pPrChange w:id="10646" w:author="superchickend" w:date="2012-12-16T15:35:00Z">
                <w:pPr>
                  <w:spacing w:before="0" w:line="240" w:lineRule="auto"/>
                  <w:jc w:val="right"/>
                </w:pPr>
              </w:pPrChange>
            </w:pPr>
            <w:ins w:id="10647" w:author="The Si Tran" w:date="2012-12-12T07:52:00Z">
              <w:r w:rsidRPr="009523BA">
                <w:rPr>
                  <w:sz w:val="26"/>
                  <w:szCs w:val="26"/>
                  <w:rPrChange w:id="10648"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64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650" w:author="The Si Tran" w:date="2012-12-12T07:52:00Z"/>
                <w:sz w:val="26"/>
                <w:szCs w:val="26"/>
                <w:rPrChange w:id="10651" w:author="The Si Tran" w:date="2012-12-14T06:38:00Z">
                  <w:rPr>
                    <w:ins w:id="10652" w:author="The Si Tran" w:date="2012-12-12T07:52:00Z"/>
                    <w:rFonts w:eastAsia="Times New Roman"/>
                    <w:color w:val="000000"/>
                    <w:sz w:val="22"/>
                  </w:rPr>
                </w:rPrChange>
              </w:rPr>
              <w:pPrChange w:id="10653" w:author="superchickend" w:date="2012-12-16T15:35:00Z">
                <w:pPr>
                  <w:spacing w:before="0" w:line="240" w:lineRule="auto"/>
                  <w:jc w:val="right"/>
                </w:pPr>
              </w:pPrChange>
            </w:pPr>
            <w:ins w:id="10654" w:author="The Si Tran" w:date="2012-12-12T07:52:00Z">
              <w:r w:rsidRPr="009523BA">
                <w:rPr>
                  <w:sz w:val="26"/>
                  <w:szCs w:val="26"/>
                  <w:rPrChange w:id="10655" w:author="The Si Tran" w:date="2012-12-14T06:38:00Z">
                    <w:rPr>
                      <w:sz w:val="22"/>
                    </w:rPr>
                  </w:rPrChange>
                </w:rPr>
                <w:t>39.9</w:t>
              </w:r>
            </w:ins>
          </w:p>
        </w:tc>
      </w:tr>
    </w:tbl>
    <w:p w14:paraId="46F9B62C" w14:textId="03B53E8B" w:rsidR="00B228F5" w:rsidRPr="00EF4E32" w:rsidRDefault="00B228F5">
      <w:pPr>
        <w:pStyle w:val="Bang"/>
        <w:pPrChange w:id="10656" w:author="The Si Tran" w:date="2012-12-16T10:03:00Z">
          <w:pPr>
            <w:pStyle w:val="Heading1"/>
            <w:jc w:val="left"/>
          </w:pPr>
        </w:pPrChange>
      </w:pPr>
      <w:bookmarkStart w:id="10657" w:name="_Toc343033801"/>
      <w:bookmarkStart w:id="10658" w:name="_Toc343711424"/>
      <w:ins w:id="10659" w:author="The Si Tran" w:date="2012-12-14T06:39:00Z">
        <w:r w:rsidRPr="00EF4E32">
          <w:t xml:space="preserve">Bảng 6.9: </w:t>
        </w:r>
        <w:r w:rsidRPr="00EF4E32">
          <w:rPr>
            <w:rStyle w:val="BangChar"/>
          </w:rPr>
          <w:t>Kết quả thực nghiệm chuỗi dữ liệu Kobe</w:t>
        </w:r>
      </w:ins>
      <w:bookmarkEnd w:id="10657"/>
      <w:bookmarkEnd w:id="10658"/>
    </w:p>
    <w:tbl>
      <w:tblPr>
        <w:tblW w:w="9420" w:type="dxa"/>
        <w:tblLook w:val="04A0" w:firstRow="1" w:lastRow="0" w:firstColumn="1" w:lastColumn="0" w:noHBand="0" w:noVBand="1"/>
        <w:tblPrChange w:id="10660"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661">
          <w:tblGrid>
            <w:gridCol w:w="1072"/>
            <w:gridCol w:w="6340"/>
            <w:gridCol w:w="821"/>
            <w:gridCol w:w="986"/>
            <w:gridCol w:w="828"/>
          </w:tblGrid>
        </w:tblGridChange>
      </w:tblGrid>
      <w:tr w:rsidR="00A80B78" w:rsidRPr="00AF5054" w14:paraId="141DDDBD" w14:textId="77777777" w:rsidTr="009523BA">
        <w:trPr>
          <w:trHeight w:val="304"/>
          <w:ins w:id="10662" w:author="The Si Tran" w:date="2012-12-12T07:53:00Z"/>
          <w:trPrChange w:id="10663"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64"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665" w:author="The Si Tran" w:date="2012-12-12T07:53:00Z"/>
                <w:sz w:val="26"/>
                <w:szCs w:val="26"/>
                <w:rPrChange w:id="10666" w:author="The Si Tran" w:date="2012-12-14T06:39:00Z">
                  <w:rPr>
                    <w:ins w:id="10667" w:author="The Si Tran" w:date="2012-12-12T07:53:00Z"/>
                    <w:rFonts w:eastAsia="Times New Roman"/>
                    <w:color w:val="000000"/>
                    <w:sz w:val="22"/>
                  </w:rPr>
                </w:rPrChange>
              </w:rPr>
              <w:pPrChange w:id="10668"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669"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670" w:author="The Si Tran" w:date="2012-12-12T07:53:00Z"/>
                <w:b/>
                <w:sz w:val="26"/>
                <w:szCs w:val="26"/>
                <w:rPrChange w:id="10671" w:author="superchickend" w:date="2012-12-16T15:35:00Z">
                  <w:rPr>
                    <w:ins w:id="10672" w:author="The Si Tran" w:date="2012-12-12T07:53:00Z"/>
                    <w:rFonts w:eastAsia="Times New Roman"/>
                    <w:color w:val="000000"/>
                    <w:sz w:val="22"/>
                  </w:rPr>
                </w:rPrChange>
              </w:rPr>
              <w:pPrChange w:id="10673" w:author="superchickend" w:date="2012-12-16T15:35:00Z">
                <w:pPr>
                  <w:spacing w:before="0" w:line="240" w:lineRule="auto"/>
                  <w:jc w:val="left"/>
                </w:pPr>
              </w:pPrChange>
            </w:pPr>
            <w:ins w:id="10674" w:author="The Si Tran" w:date="2012-12-12T07:53:00Z">
              <w:r w:rsidRPr="009523BA">
                <w:rPr>
                  <w:b/>
                  <w:sz w:val="26"/>
                  <w:szCs w:val="26"/>
                  <w:rPrChange w:id="10675"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676"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677" w:author="The Si Tran" w:date="2012-12-12T07:53:00Z"/>
                <w:b/>
                <w:sz w:val="26"/>
                <w:szCs w:val="26"/>
                <w:rPrChange w:id="10678" w:author="superchickend" w:date="2012-12-16T15:35:00Z">
                  <w:rPr>
                    <w:ins w:id="10679" w:author="The Si Tran" w:date="2012-12-12T07:53:00Z"/>
                    <w:rFonts w:eastAsia="Times New Roman"/>
                    <w:color w:val="000000"/>
                    <w:sz w:val="22"/>
                  </w:rPr>
                </w:rPrChange>
              </w:rPr>
              <w:pPrChange w:id="10680" w:author="superchickend" w:date="2012-12-16T15:35:00Z">
                <w:pPr>
                  <w:spacing w:before="0" w:line="240" w:lineRule="auto"/>
                  <w:jc w:val="left"/>
                </w:pPr>
              </w:pPrChange>
            </w:pPr>
            <w:ins w:id="10681" w:author="The Si Tran" w:date="2012-12-12T07:53:00Z">
              <w:r w:rsidRPr="009523BA">
                <w:rPr>
                  <w:b/>
                  <w:sz w:val="26"/>
                  <w:szCs w:val="26"/>
                  <w:rPrChange w:id="10682"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683"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684" w:author="The Si Tran" w:date="2012-12-12T07:53:00Z"/>
                <w:b/>
                <w:sz w:val="26"/>
                <w:szCs w:val="26"/>
                <w:rPrChange w:id="10685" w:author="superchickend" w:date="2012-12-16T15:35:00Z">
                  <w:rPr>
                    <w:ins w:id="10686" w:author="The Si Tran" w:date="2012-12-12T07:53:00Z"/>
                    <w:rFonts w:eastAsia="Times New Roman"/>
                    <w:color w:val="000000"/>
                    <w:sz w:val="22"/>
                  </w:rPr>
                </w:rPrChange>
              </w:rPr>
              <w:pPrChange w:id="10687" w:author="superchickend" w:date="2012-12-16T15:35:00Z">
                <w:pPr>
                  <w:spacing w:before="0" w:line="240" w:lineRule="auto"/>
                  <w:jc w:val="left"/>
                </w:pPr>
              </w:pPrChange>
            </w:pPr>
            <w:ins w:id="10688" w:author="The Si Tran" w:date="2012-12-12T07:53:00Z">
              <w:r w:rsidRPr="009523BA">
                <w:rPr>
                  <w:b/>
                  <w:sz w:val="26"/>
                  <w:szCs w:val="26"/>
                  <w:rPrChange w:id="10689"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690"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691" w:author="The Si Tran" w:date="2012-12-12T07:53:00Z"/>
                <w:b/>
                <w:sz w:val="26"/>
                <w:szCs w:val="26"/>
                <w:rPrChange w:id="10692" w:author="superchickend" w:date="2012-12-16T15:35:00Z">
                  <w:rPr>
                    <w:ins w:id="10693" w:author="The Si Tran" w:date="2012-12-12T07:53:00Z"/>
                    <w:rFonts w:eastAsia="Times New Roman"/>
                    <w:color w:val="000000"/>
                    <w:sz w:val="22"/>
                  </w:rPr>
                </w:rPrChange>
              </w:rPr>
              <w:pPrChange w:id="10694" w:author="superchickend" w:date="2012-12-16T15:35:00Z">
                <w:pPr>
                  <w:spacing w:before="0" w:line="240" w:lineRule="auto"/>
                  <w:jc w:val="left"/>
                </w:pPr>
              </w:pPrChange>
            </w:pPr>
            <w:ins w:id="10695" w:author="The Si Tran" w:date="2012-12-12T07:53:00Z">
              <w:r w:rsidRPr="009523BA">
                <w:rPr>
                  <w:b/>
                  <w:sz w:val="26"/>
                  <w:szCs w:val="26"/>
                  <w:rPrChange w:id="10696" w:author="superchickend" w:date="2012-12-16T15:35:00Z">
                    <w:rPr>
                      <w:sz w:val="22"/>
                    </w:rPr>
                  </w:rPrChange>
                </w:rPr>
                <w:t>MAPE</w:t>
              </w:r>
            </w:ins>
          </w:p>
        </w:tc>
      </w:tr>
      <w:tr w:rsidR="00A80B78" w:rsidRPr="00AF5054" w14:paraId="44B11DC2" w14:textId="77777777" w:rsidTr="009523BA">
        <w:trPr>
          <w:trHeight w:val="609"/>
          <w:ins w:id="10697" w:author="The Si Tran" w:date="2012-12-12T07:53:00Z"/>
          <w:trPrChange w:id="10698"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99"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700" w:author="The Si Tran" w:date="2012-12-12T07:53:00Z"/>
                <w:b/>
                <w:sz w:val="26"/>
                <w:szCs w:val="26"/>
                <w:rPrChange w:id="10701" w:author="superchickend" w:date="2012-12-16T15:35:00Z">
                  <w:rPr>
                    <w:ins w:id="10702" w:author="The Si Tran" w:date="2012-12-12T07:53:00Z"/>
                    <w:rFonts w:eastAsia="Times New Roman"/>
                    <w:color w:val="000000"/>
                    <w:sz w:val="22"/>
                  </w:rPr>
                </w:rPrChange>
              </w:rPr>
              <w:pPrChange w:id="10703" w:author="superchickend" w:date="2012-12-16T15:35:00Z">
                <w:pPr>
                  <w:spacing w:before="0" w:line="240" w:lineRule="auto"/>
                  <w:jc w:val="center"/>
                </w:pPr>
              </w:pPrChange>
            </w:pPr>
            <w:ins w:id="10704" w:author="The Si Tran" w:date="2012-12-12T07:53:00Z">
              <w:r w:rsidRPr="009523BA">
                <w:rPr>
                  <w:b/>
                  <w:sz w:val="26"/>
                  <w:szCs w:val="26"/>
                  <w:rPrChange w:id="10705"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70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707" w:author="The Si Tran" w:date="2012-12-12T07:53:00Z"/>
                <w:sz w:val="26"/>
                <w:szCs w:val="26"/>
                <w:rPrChange w:id="10708" w:author="The Si Tran" w:date="2012-12-14T06:39:00Z">
                  <w:rPr>
                    <w:ins w:id="10709" w:author="The Si Tran" w:date="2012-12-12T07:53:00Z"/>
                    <w:rFonts w:eastAsia="Times New Roman"/>
                    <w:color w:val="000000"/>
                    <w:sz w:val="22"/>
                  </w:rPr>
                </w:rPrChange>
              </w:rPr>
              <w:pPrChange w:id="10710" w:author="The Si Tran" w:date="2012-12-16T08:46:00Z">
                <w:pPr>
                  <w:spacing w:before="0" w:line="240" w:lineRule="auto"/>
                  <w:jc w:val="left"/>
                </w:pPr>
              </w:pPrChange>
            </w:pPr>
            <w:r>
              <w:rPr>
                <w:sz w:val="26"/>
                <w:szCs w:val="26"/>
              </w:rPr>
              <w:t>Nơron</w:t>
            </w:r>
            <w:ins w:id="10711" w:author="The Si Tran" w:date="2012-12-12T07:53:00Z">
              <w:r w:rsidR="00A80B78" w:rsidRPr="009523BA">
                <w:rPr>
                  <w:sz w:val="26"/>
                  <w:szCs w:val="26"/>
                  <w:rPrChange w:id="10712"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71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714" w:author="The Si Tran" w:date="2012-12-12T07:53:00Z"/>
                <w:sz w:val="26"/>
                <w:szCs w:val="26"/>
                <w:rPrChange w:id="10715" w:author="The Si Tran" w:date="2012-12-14T06:39:00Z">
                  <w:rPr>
                    <w:ins w:id="10716" w:author="The Si Tran" w:date="2012-12-12T07:53:00Z"/>
                    <w:rFonts w:eastAsia="Times New Roman"/>
                    <w:color w:val="000000"/>
                    <w:sz w:val="22"/>
                  </w:rPr>
                </w:rPrChange>
              </w:rPr>
              <w:pPrChange w:id="10717" w:author="superchickend" w:date="2012-12-16T15:35:00Z">
                <w:pPr>
                  <w:spacing w:before="0" w:line="240" w:lineRule="auto"/>
                  <w:jc w:val="right"/>
                </w:pPr>
              </w:pPrChange>
            </w:pPr>
            <w:ins w:id="10718" w:author="The Si Tran" w:date="2012-12-12T07:53:00Z">
              <w:r w:rsidRPr="009523BA">
                <w:rPr>
                  <w:sz w:val="26"/>
                  <w:szCs w:val="26"/>
                  <w:rPrChange w:id="10719"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72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721" w:author="The Si Tran" w:date="2012-12-12T07:53:00Z"/>
                <w:sz w:val="26"/>
                <w:szCs w:val="26"/>
                <w:rPrChange w:id="10722" w:author="The Si Tran" w:date="2012-12-14T06:39:00Z">
                  <w:rPr>
                    <w:ins w:id="10723" w:author="The Si Tran" w:date="2012-12-12T07:53:00Z"/>
                    <w:rFonts w:eastAsia="Times New Roman"/>
                    <w:color w:val="000000"/>
                    <w:sz w:val="22"/>
                  </w:rPr>
                </w:rPrChange>
              </w:rPr>
              <w:pPrChange w:id="10724" w:author="superchickend" w:date="2012-12-16T15:35:00Z">
                <w:pPr>
                  <w:spacing w:before="0" w:line="240" w:lineRule="auto"/>
                  <w:jc w:val="right"/>
                </w:pPr>
              </w:pPrChange>
            </w:pPr>
            <w:ins w:id="10725" w:author="The Si Tran" w:date="2012-12-12T07:53:00Z">
              <w:r w:rsidRPr="009523BA">
                <w:rPr>
                  <w:sz w:val="26"/>
                  <w:szCs w:val="26"/>
                  <w:rPrChange w:id="10726"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72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728" w:author="The Si Tran" w:date="2012-12-12T07:53:00Z"/>
                <w:sz w:val="26"/>
                <w:szCs w:val="26"/>
                <w:rPrChange w:id="10729" w:author="The Si Tran" w:date="2012-12-14T06:39:00Z">
                  <w:rPr>
                    <w:ins w:id="10730" w:author="The Si Tran" w:date="2012-12-12T07:53:00Z"/>
                    <w:rFonts w:eastAsia="Times New Roman"/>
                    <w:color w:val="000000"/>
                    <w:sz w:val="22"/>
                  </w:rPr>
                </w:rPrChange>
              </w:rPr>
              <w:pPrChange w:id="10731" w:author="superchickend" w:date="2012-12-16T15:35:00Z">
                <w:pPr>
                  <w:spacing w:before="0" w:line="240" w:lineRule="auto"/>
                  <w:jc w:val="right"/>
                </w:pPr>
              </w:pPrChange>
            </w:pPr>
            <w:ins w:id="10732" w:author="The Si Tran" w:date="2012-12-12T07:53:00Z">
              <w:r w:rsidRPr="009523BA">
                <w:rPr>
                  <w:sz w:val="26"/>
                  <w:szCs w:val="26"/>
                  <w:rPrChange w:id="10733" w:author="The Si Tran" w:date="2012-12-14T06:39:00Z">
                    <w:rPr>
                      <w:sz w:val="22"/>
                    </w:rPr>
                  </w:rPrChange>
                </w:rPr>
                <w:t>30.33</w:t>
              </w:r>
            </w:ins>
          </w:p>
        </w:tc>
      </w:tr>
      <w:tr w:rsidR="00A80B78" w:rsidRPr="00AF5054" w14:paraId="649AE6C9" w14:textId="77777777" w:rsidTr="009523BA">
        <w:trPr>
          <w:trHeight w:val="609"/>
          <w:ins w:id="10734" w:author="The Si Tran" w:date="2012-12-12T07:53:00Z"/>
          <w:trPrChange w:id="10735"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736"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737" w:author="The Si Tran" w:date="2012-12-12T07:53:00Z"/>
                <w:b/>
                <w:sz w:val="26"/>
                <w:szCs w:val="26"/>
                <w:rPrChange w:id="10738" w:author="superchickend" w:date="2012-12-16T15:35:00Z">
                  <w:rPr>
                    <w:ins w:id="10739" w:author="The Si Tran" w:date="2012-12-12T07:53:00Z"/>
                    <w:rFonts w:eastAsia="Times New Roman"/>
                    <w:color w:val="000000"/>
                    <w:sz w:val="22"/>
                  </w:rPr>
                </w:rPrChange>
              </w:rPr>
              <w:pPrChange w:id="10740"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74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742" w:author="The Si Tran" w:date="2012-12-12T07:53:00Z"/>
                <w:sz w:val="26"/>
                <w:szCs w:val="26"/>
                <w:rPrChange w:id="10743" w:author="The Si Tran" w:date="2012-12-14T06:39:00Z">
                  <w:rPr>
                    <w:ins w:id="10744" w:author="The Si Tran" w:date="2012-12-12T07:53:00Z"/>
                    <w:rFonts w:eastAsia="Times New Roman"/>
                    <w:color w:val="000000"/>
                    <w:sz w:val="22"/>
                  </w:rPr>
                </w:rPrChange>
              </w:rPr>
              <w:pPrChange w:id="10745" w:author="The Si Tran" w:date="2012-12-16T08:46:00Z">
                <w:pPr>
                  <w:spacing w:before="0" w:line="240" w:lineRule="auto"/>
                  <w:jc w:val="left"/>
                </w:pPr>
              </w:pPrChange>
            </w:pPr>
            <w:r>
              <w:rPr>
                <w:sz w:val="26"/>
                <w:szCs w:val="26"/>
              </w:rPr>
              <w:t>Nơron</w:t>
            </w:r>
            <w:ins w:id="10746" w:author="The Si Tran" w:date="2012-12-12T07:53:00Z">
              <w:r w:rsidR="00A80B78" w:rsidRPr="009523BA">
                <w:rPr>
                  <w:sz w:val="26"/>
                  <w:szCs w:val="26"/>
                  <w:rPrChange w:id="10747"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74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749" w:author="The Si Tran" w:date="2012-12-12T07:53:00Z"/>
                <w:sz w:val="26"/>
                <w:szCs w:val="26"/>
                <w:rPrChange w:id="10750" w:author="The Si Tran" w:date="2012-12-14T06:39:00Z">
                  <w:rPr>
                    <w:ins w:id="10751" w:author="The Si Tran" w:date="2012-12-12T07:53:00Z"/>
                    <w:rFonts w:eastAsia="Times New Roman"/>
                    <w:color w:val="000000"/>
                    <w:sz w:val="22"/>
                  </w:rPr>
                </w:rPrChange>
              </w:rPr>
              <w:pPrChange w:id="10752" w:author="superchickend" w:date="2012-12-16T15:35:00Z">
                <w:pPr>
                  <w:spacing w:before="0" w:line="240" w:lineRule="auto"/>
                  <w:jc w:val="right"/>
                </w:pPr>
              </w:pPrChange>
            </w:pPr>
            <w:ins w:id="10753" w:author="The Si Tran" w:date="2012-12-12T07:53:00Z">
              <w:r w:rsidRPr="009523BA">
                <w:rPr>
                  <w:sz w:val="26"/>
                  <w:szCs w:val="26"/>
                  <w:rPrChange w:id="10754"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75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756" w:author="The Si Tran" w:date="2012-12-12T07:53:00Z"/>
                <w:sz w:val="26"/>
                <w:szCs w:val="26"/>
                <w:rPrChange w:id="10757" w:author="The Si Tran" w:date="2012-12-14T06:39:00Z">
                  <w:rPr>
                    <w:ins w:id="10758" w:author="The Si Tran" w:date="2012-12-12T07:53:00Z"/>
                    <w:rFonts w:eastAsia="Times New Roman"/>
                    <w:color w:val="000000"/>
                    <w:sz w:val="22"/>
                  </w:rPr>
                </w:rPrChange>
              </w:rPr>
              <w:pPrChange w:id="10759" w:author="superchickend" w:date="2012-12-16T15:35:00Z">
                <w:pPr>
                  <w:spacing w:before="0" w:line="240" w:lineRule="auto"/>
                  <w:jc w:val="right"/>
                </w:pPr>
              </w:pPrChange>
            </w:pPr>
            <w:ins w:id="10760" w:author="The Si Tran" w:date="2012-12-12T07:53:00Z">
              <w:r w:rsidRPr="009523BA">
                <w:rPr>
                  <w:sz w:val="26"/>
                  <w:szCs w:val="26"/>
                  <w:rPrChange w:id="10761"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76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763" w:author="The Si Tran" w:date="2012-12-12T07:53:00Z"/>
                <w:sz w:val="26"/>
                <w:szCs w:val="26"/>
                <w:rPrChange w:id="10764" w:author="The Si Tran" w:date="2012-12-14T06:39:00Z">
                  <w:rPr>
                    <w:ins w:id="10765" w:author="The Si Tran" w:date="2012-12-12T07:53:00Z"/>
                    <w:rFonts w:eastAsia="Times New Roman"/>
                    <w:color w:val="000000"/>
                    <w:sz w:val="22"/>
                  </w:rPr>
                </w:rPrChange>
              </w:rPr>
              <w:pPrChange w:id="10766" w:author="superchickend" w:date="2012-12-16T15:35:00Z">
                <w:pPr>
                  <w:spacing w:before="0" w:line="240" w:lineRule="auto"/>
                  <w:jc w:val="right"/>
                </w:pPr>
              </w:pPrChange>
            </w:pPr>
            <w:ins w:id="10767" w:author="The Si Tran" w:date="2012-12-12T07:53:00Z">
              <w:r w:rsidRPr="009523BA">
                <w:rPr>
                  <w:sz w:val="26"/>
                  <w:szCs w:val="26"/>
                  <w:rPrChange w:id="10768" w:author="The Si Tran" w:date="2012-12-14T06:39:00Z">
                    <w:rPr>
                      <w:sz w:val="22"/>
                    </w:rPr>
                  </w:rPrChange>
                </w:rPr>
                <w:t>32.58</w:t>
              </w:r>
            </w:ins>
          </w:p>
        </w:tc>
      </w:tr>
      <w:tr w:rsidR="00A80B78" w:rsidRPr="00AF5054" w14:paraId="3ECA3B91" w14:textId="77777777" w:rsidTr="009523BA">
        <w:trPr>
          <w:trHeight w:val="304"/>
          <w:ins w:id="10769" w:author="The Si Tran" w:date="2012-12-12T07:53:00Z"/>
          <w:trPrChange w:id="10770"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771"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772" w:author="The Si Tran" w:date="2012-12-12T07:53:00Z"/>
                <w:b/>
                <w:sz w:val="26"/>
                <w:szCs w:val="26"/>
                <w:rPrChange w:id="10773" w:author="superchickend" w:date="2012-12-16T15:35:00Z">
                  <w:rPr>
                    <w:ins w:id="10774" w:author="The Si Tran" w:date="2012-12-12T07:53:00Z"/>
                    <w:rFonts w:eastAsia="Times New Roman"/>
                    <w:color w:val="000000"/>
                    <w:sz w:val="22"/>
                  </w:rPr>
                </w:rPrChange>
              </w:rPr>
              <w:pPrChange w:id="10775" w:author="superchickend" w:date="2012-12-16T15:35:00Z">
                <w:pPr>
                  <w:spacing w:before="0" w:line="240" w:lineRule="auto"/>
                  <w:jc w:val="center"/>
                </w:pPr>
              </w:pPrChange>
            </w:pPr>
            <w:ins w:id="10776" w:author="The Si Tran" w:date="2012-12-12T07:53:00Z">
              <w:r w:rsidRPr="009523BA">
                <w:rPr>
                  <w:b/>
                  <w:sz w:val="26"/>
                  <w:szCs w:val="26"/>
                  <w:rPrChange w:id="10777"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77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779" w:author="The Si Tran" w:date="2012-12-12T07:53:00Z"/>
                <w:sz w:val="26"/>
                <w:szCs w:val="26"/>
                <w:rPrChange w:id="10780" w:author="The Si Tran" w:date="2012-12-14T06:39:00Z">
                  <w:rPr>
                    <w:ins w:id="10781" w:author="The Si Tran" w:date="2012-12-12T07:53:00Z"/>
                    <w:rFonts w:eastAsia="Times New Roman"/>
                    <w:color w:val="000000"/>
                    <w:sz w:val="22"/>
                  </w:rPr>
                </w:rPrChange>
              </w:rPr>
              <w:pPrChange w:id="10782" w:author="The Si Tran" w:date="2012-12-16T08:46:00Z">
                <w:pPr>
                  <w:spacing w:before="0" w:line="240" w:lineRule="auto"/>
                  <w:jc w:val="left"/>
                </w:pPr>
              </w:pPrChange>
            </w:pPr>
            <w:ins w:id="10783" w:author="The Si Tran" w:date="2012-12-12T07:53:00Z">
              <w:r w:rsidRPr="009523BA">
                <w:rPr>
                  <w:sz w:val="26"/>
                  <w:szCs w:val="26"/>
                  <w:rPrChange w:id="10784"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78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786" w:author="The Si Tran" w:date="2012-12-12T07:53:00Z"/>
                <w:sz w:val="26"/>
                <w:szCs w:val="26"/>
                <w:rPrChange w:id="10787" w:author="The Si Tran" w:date="2012-12-14T06:39:00Z">
                  <w:rPr>
                    <w:ins w:id="10788" w:author="The Si Tran" w:date="2012-12-12T07:53:00Z"/>
                    <w:rFonts w:eastAsia="Times New Roman"/>
                    <w:color w:val="000000"/>
                    <w:sz w:val="22"/>
                  </w:rPr>
                </w:rPrChange>
              </w:rPr>
              <w:pPrChange w:id="10789" w:author="superchickend" w:date="2012-12-16T15:36:00Z">
                <w:pPr>
                  <w:spacing w:before="0" w:line="240" w:lineRule="auto"/>
                  <w:jc w:val="right"/>
                </w:pPr>
              </w:pPrChange>
            </w:pPr>
            <w:ins w:id="10790" w:author="The Si Tran" w:date="2012-12-12T07:53:00Z">
              <w:r w:rsidRPr="009523BA">
                <w:rPr>
                  <w:sz w:val="26"/>
                  <w:szCs w:val="26"/>
                  <w:rPrChange w:id="10791"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79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793" w:author="The Si Tran" w:date="2012-12-12T07:53:00Z"/>
                <w:sz w:val="26"/>
                <w:szCs w:val="26"/>
                <w:rPrChange w:id="10794" w:author="The Si Tran" w:date="2012-12-14T06:39:00Z">
                  <w:rPr>
                    <w:ins w:id="10795" w:author="The Si Tran" w:date="2012-12-12T07:53:00Z"/>
                    <w:rFonts w:eastAsia="Times New Roman"/>
                    <w:color w:val="000000"/>
                    <w:sz w:val="22"/>
                  </w:rPr>
                </w:rPrChange>
              </w:rPr>
              <w:pPrChange w:id="10796" w:author="superchickend" w:date="2012-12-16T15:36:00Z">
                <w:pPr>
                  <w:spacing w:before="0" w:line="240" w:lineRule="auto"/>
                  <w:jc w:val="right"/>
                </w:pPr>
              </w:pPrChange>
            </w:pPr>
            <w:ins w:id="10797" w:author="The Si Tran" w:date="2012-12-12T07:53:00Z">
              <w:r w:rsidRPr="009523BA">
                <w:rPr>
                  <w:sz w:val="26"/>
                  <w:szCs w:val="26"/>
                  <w:rPrChange w:id="10798"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79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800" w:author="The Si Tran" w:date="2012-12-12T07:53:00Z"/>
                <w:sz w:val="26"/>
                <w:szCs w:val="26"/>
                <w:rPrChange w:id="10801" w:author="The Si Tran" w:date="2012-12-14T06:39:00Z">
                  <w:rPr>
                    <w:ins w:id="10802" w:author="The Si Tran" w:date="2012-12-12T07:53:00Z"/>
                    <w:rFonts w:eastAsia="Times New Roman"/>
                    <w:color w:val="000000"/>
                    <w:sz w:val="22"/>
                  </w:rPr>
                </w:rPrChange>
              </w:rPr>
              <w:pPrChange w:id="10803" w:author="superchickend" w:date="2012-12-16T15:36:00Z">
                <w:pPr>
                  <w:spacing w:before="0" w:line="240" w:lineRule="auto"/>
                  <w:jc w:val="right"/>
                </w:pPr>
              </w:pPrChange>
            </w:pPr>
            <w:ins w:id="10804" w:author="The Si Tran" w:date="2012-12-12T07:53:00Z">
              <w:r w:rsidRPr="009523BA">
                <w:rPr>
                  <w:sz w:val="26"/>
                  <w:szCs w:val="26"/>
                  <w:rPrChange w:id="10805" w:author="The Si Tran" w:date="2012-12-14T06:39:00Z">
                    <w:rPr>
                      <w:sz w:val="22"/>
                    </w:rPr>
                  </w:rPrChange>
                </w:rPr>
                <w:t>37.37</w:t>
              </w:r>
            </w:ins>
          </w:p>
        </w:tc>
      </w:tr>
      <w:tr w:rsidR="00A80B78" w:rsidRPr="00AF5054" w14:paraId="41AB3AF1" w14:textId="77777777" w:rsidTr="009523BA">
        <w:trPr>
          <w:trHeight w:val="916"/>
          <w:ins w:id="10806" w:author="The Si Tran" w:date="2012-12-12T07:53:00Z"/>
          <w:trPrChange w:id="10807"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08"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809" w:author="The Si Tran" w:date="2012-12-12T07:53:00Z"/>
                <w:b/>
                <w:sz w:val="26"/>
                <w:szCs w:val="26"/>
                <w:rPrChange w:id="10810" w:author="superchickend" w:date="2012-12-16T15:35:00Z">
                  <w:rPr>
                    <w:ins w:id="10811" w:author="The Si Tran" w:date="2012-12-12T07:53:00Z"/>
                    <w:rFonts w:eastAsia="Times New Roman"/>
                    <w:color w:val="000000"/>
                    <w:sz w:val="22"/>
                  </w:rPr>
                </w:rPrChange>
              </w:rPr>
              <w:pPrChange w:id="10812" w:author="superchickend" w:date="2012-12-16T15:35:00Z">
                <w:pPr>
                  <w:spacing w:before="0" w:line="240" w:lineRule="auto"/>
                  <w:jc w:val="center"/>
                </w:pPr>
              </w:pPrChange>
            </w:pPr>
            <w:ins w:id="10813" w:author="The Si Tran" w:date="2012-12-12T07:53:00Z">
              <w:r w:rsidRPr="009523BA">
                <w:rPr>
                  <w:b/>
                  <w:sz w:val="26"/>
                  <w:szCs w:val="26"/>
                  <w:rPrChange w:id="10814"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81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816" w:author="The Si Tran" w:date="2012-12-12T07:53:00Z"/>
                <w:sz w:val="26"/>
                <w:szCs w:val="26"/>
                <w:rPrChange w:id="10817" w:author="The Si Tran" w:date="2012-12-14T06:39:00Z">
                  <w:rPr>
                    <w:ins w:id="10818" w:author="The Si Tran" w:date="2012-12-12T07:53:00Z"/>
                    <w:rFonts w:eastAsia="Times New Roman"/>
                    <w:color w:val="000000"/>
                    <w:sz w:val="22"/>
                  </w:rPr>
                </w:rPrChange>
              </w:rPr>
              <w:pPrChange w:id="10819" w:author="The Si Tran" w:date="2012-12-16T08:46:00Z">
                <w:pPr>
                  <w:spacing w:before="0" w:line="240" w:lineRule="auto"/>
                  <w:jc w:val="left"/>
                </w:pPr>
              </w:pPrChange>
            </w:pPr>
            <w:ins w:id="10820" w:author="The Si Tran" w:date="2012-12-12T07:53:00Z">
              <w:r w:rsidRPr="009523BA">
                <w:rPr>
                  <w:sz w:val="26"/>
                  <w:szCs w:val="26"/>
                  <w:rPrChange w:id="10821" w:author="The Si Tran" w:date="2012-12-14T06:39:00Z">
                    <w:rPr>
                      <w:sz w:val="22"/>
                    </w:rPr>
                  </w:rPrChange>
                </w:rPr>
                <w:t>ARIMA(2, 0, 2)(1, 1, 1)10</w:t>
              </w:r>
              <w:r w:rsidRPr="009523BA">
                <w:rPr>
                  <w:sz w:val="26"/>
                  <w:szCs w:val="26"/>
                  <w:rPrChange w:id="10822" w:author="The Si Tran" w:date="2012-12-14T06:39:00Z">
                    <w:rPr>
                      <w:sz w:val="22"/>
                    </w:rPr>
                  </w:rPrChange>
                </w:rPr>
                <w:br/>
              </w:r>
            </w:ins>
            <w:r w:rsidR="00976130">
              <w:rPr>
                <w:sz w:val="26"/>
                <w:szCs w:val="26"/>
              </w:rPr>
              <w:t>Nơron</w:t>
            </w:r>
            <w:ins w:id="10823" w:author="The Si Tran" w:date="2012-12-12T07:53:00Z">
              <w:r w:rsidRPr="009523BA">
                <w:rPr>
                  <w:sz w:val="26"/>
                  <w:szCs w:val="26"/>
                  <w:rPrChange w:id="10824"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82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826" w:author="The Si Tran" w:date="2012-12-12T07:53:00Z"/>
                <w:sz w:val="26"/>
                <w:szCs w:val="26"/>
                <w:rPrChange w:id="10827" w:author="The Si Tran" w:date="2012-12-14T06:39:00Z">
                  <w:rPr>
                    <w:ins w:id="10828" w:author="The Si Tran" w:date="2012-12-12T07:53:00Z"/>
                    <w:rFonts w:eastAsia="Times New Roman"/>
                    <w:color w:val="000000"/>
                    <w:sz w:val="22"/>
                  </w:rPr>
                </w:rPrChange>
              </w:rPr>
              <w:pPrChange w:id="10829" w:author="superchickend" w:date="2012-12-16T15:36:00Z">
                <w:pPr>
                  <w:spacing w:before="0" w:line="240" w:lineRule="auto"/>
                  <w:jc w:val="right"/>
                </w:pPr>
              </w:pPrChange>
            </w:pPr>
            <w:ins w:id="10830" w:author="The Si Tran" w:date="2012-12-12T07:53:00Z">
              <w:r w:rsidRPr="009523BA">
                <w:rPr>
                  <w:sz w:val="26"/>
                  <w:szCs w:val="26"/>
                  <w:rPrChange w:id="10831"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83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833" w:author="The Si Tran" w:date="2012-12-12T07:53:00Z"/>
                <w:sz w:val="26"/>
                <w:szCs w:val="26"/>
                <w:rPrChange w:id="10834" w:author="The Si Tran" w:date="2012-12-14T06:39:00Z">
                  <w:rPr>
                    <w:ins w:id="10835" w:author="The Si Tran" w:date="2012-12-12T07:53:00Z"/>
                    <w:rFonts w:eastAsia="Times New Roman"/>
                    <w:color w:val="000000"/>
                    <w:sz w:val="22"/>
                  </w:rPr>
                </w:rPrChange>
              </w:rPr>
              <w:pPrChange w:id="10836" w:author="superchickend" w:date="2012-12-16T15:36:00Z">
                <w:pPr>
                  <w:spacing w:before="0" w:line="240" w:lineRule="auto"/>
                  <w:jc w:val="right"/>
                </w:pPr>
              </w:pPrChange>
            </w:pPr>
            <w:ins w:id="10837" w:author="The Si Tran" w:date="2012-12-12T07:53:00Z">
              <w:r w:rsidRPr="009523BA">
                <w:rPr>
                  <w:sz w:val="26"/>
                  <w:szCs w:val="26"/>
                  <w:rPrChange w:id="10838"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83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840" w:author="The Si Tran" w:date="2012-12-12T07:53:00Z"/>
                <w:sz w:val="26"/>
                <w:szCs w:val="26"/>
                <w:rPrChange w:id="10841" w:author="The Si Tran" w:date="2012-12-14T06:39:00Z">
                  <w:rPr>
                    <w:ins w:id="10842" w:author="The Si Tran" w:date="2012-12-12T07:53:00Z"/>
                    <w:rFonts w:eastAsia="Times New Roman"/>
                    <w:color w:val="000000"/>
                    <w:sz w:val="22"/>
                  </w:rPr>
                </w:rPrChange>
              </w:rPr>
              <w:pPrChange w:id="10843" w:author="superchickend" w:date="2012-12-16T15:36:00Z">
                <w:pPr>
                  <w:spacing w:before="0" w:line="240" w:lineRule="auto"/>
                  <w:jc w:val="right"/>
                </w:pPr>
              </w:pPrChange>
            </w:pPr>
            <w:ins w:id="10844" w:author="The Si Tran" w:date="2012-12-12T07:53:00Z">
              <w:r w:rsidRPr="009523BA">
                <w:rPr>
                  <w:sz w:val="26"/>
                  <w:szCs w:val="26"/>
                  <w:rPrChange w:id="10845" w:author="The Si Tran" w:date="2012-12-14T06:39:00Z">
                    <w:rPr>
                      <w:sz w:val="22"/>
                    </w:rPr>
                  </w:rPrChange>
                </w:rPr>
                <w:t>28.71</w:t>
              </w:r>
            </w:ins>
          </w:p>
        </w:tc>
      </w:tr>
      <w:tr w:rsidR="00A80B78" w:rsidRPr="00AF5054" w14:paraId="316E99BA" w14:textId="77777777" w:rsidTr="009523BA">
        <w:trPr>
          <w:trHeight w:val="916"/>
          <w:ins w:id="10846" w:author="The Si Tran" w:date="2012-12-12T07:53:00Z"/>
          <w:trPrChange w:id="10847"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848"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849" w:author="The Si Tran" w:date="2012-12-12T07:53:00Z"/>
                <w:sz w:val="26"/>
                <w:szCs w:val="26"/>
                <w:rPrChange w:id="10850" w:author="The Si Tran" w:date="2012-12-14T06:39:00Z">
                  <w:rPr>
                    <w:ins w:id="10851" w:author="The Si Tran" w:date="2012-12-12T07:53:00Z"/>
                    <w:rFonts w:eastAsia="Times New Roman"/>
                    <w:color w:val="000000"/>
                    <w:sz w:val="22"/>
                  </w:rPr>
                </w:rPrChange>
              </w:rPr>
              <w:pPrChange w:id="10852"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85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854" w:author="The Si Tran" w:date="2012-12-12T07:53:00Z"/>
                <w:sz w:val="26"/>
                <w:szCs w:val="26"/>
                <w:rPrChange w:id="10855" w:author="The Si Tran" w:date="2012-12-14T06:39:00Z">
                  <w:rPr>
                    <w:ins w:id="10856" w:author="The Si Tran" w:date="2012-12-12T07:53:00Z"/>
                    <w:rFonts w:eastAsia="Times New Roman"/>
                    <w:color w:val="000000"/>
                    <w:sz w:val="22"/>
                  </w:rPr>
                </w:rPrChange>
              </w:rPr>
              <w:pPrChange w:id="10857" w:author="The Si Tran" w:date="2012-12-16T08:46:00Z">
                <w:pPr>
                  <w:spacing w:before="0" w:line="240" w:lineRule="auto"/>
                  <w:jc w:val="left"/>
                </w:pPr>
              </w:pPrChange>
            </w:pPr>
            <w:ins w:id="10858" w:author="The Si Tran" w:date="2012-12-12T07:53:00Z">
              <w:r w:rsidRPr="009523BA">
                <w:rPr>
                  <w:sz w:val="26"/>
                  <w:szCs w:val="26"/>
                  <w:rPrChange w:id="10859" w:author="The Si Tran" w:date="2012-12-14T06:39:00Z">
                    <w:rPr>
                      <w:sz w:val="22"/>
                    </w:rPr>
                  </w:rPrChange>
                </w:rPr>
                <w:t>ARIMA(2, 0, 2)(1, 1, 1)10</w:t>
              </w:r>
              <w:r w:rsidRPr="009523BA">
                <w:rPr>
                  <w:sz w:val="26"/>
                  <w:szCs w:val="26"/>
                  <w:rPrChange w:id="10860" w:author="The Si Tran" w:date="2012-12-14T06:39:00Z">
                    <w:rPr>
                      <w:sz w:val="22"/>
                    </w:rPr>
                  </w:rPrChange>
                </w:rPr>
                <w:br/>
              </w:r>
            </w:ins>
            <w:r w:rsidR="00976130">
              <w:rPr>
                <w:sz w:val="26"/>
                <w:szCs w:val="26"/>
              </w:rPr>
              <w:t>Nơron</w:t>
            </w:r>
            <w:ins w:id="10861" w:author="The Si Tran" w:date="2012-12-12T07:53:00Z">
              <w:r w:rsidRPr="009523BA">
                <w:rPr>
                  <w:sz w:val="26"/>
                  <w:szCs w:val="26"/>
                  <w:rPrChange w:id="10862"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86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864" w:author="The Si Tran" w:date="2012-12-12T07:53:00Z"/>
                <w:b/>
                <w:sz w:val="26"/>
                <w:szCs w:val="26"/>
                <w:rPrChange w:id="10865" w:author="superchickend" w:date="2012-12-16T15:36:00Z">
                  <w:rPr>
                    <w:ins w:id="10866" w:author="The Si Tran" w:date="2012-12-12T07:53:00Z"/>
                    <w:rFonts w:eastAsia="Times New Roman"/>
                    <w:color w:val="000000"/>
                    <w:sz w:val="22"/>
                  </w:rPr>
                </w:rPrChange>
              </w:rPr>
              <w:pPrChange w:id="10867" w:author="superchickend" w:date="2012-12-16T15:36:00Z">
                <w:pPr>
                  <w:spacing w:before="0" w:line="240" w:lineRule="auto"/>
                  <w:jc w:val="right"/>
                </w:pPr>
              </w:pPrChange>
            </w:pPr>
            <w:ins w:id="10868" w:author="The Si Tran" w:date="2012-12-12T07:53:00Z">
              <w:r w:rsidRPr="009523BA">
                <w:rPr>
                  <w:b/>
                  <w:sz w:val="26"/>
                  <w:szCs w:val="26"/>
                  <w:rPrChange w:id="10869"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87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871" w:author="The Si Tran" w:date="2012-12-12T07:53:00Z"/>
                <w:b/>
                <w:sz w:val="26"/>
                <w:szCs w:val="26"/>
                <w:rPrChange w:id="10872" w:author="superchickend" w:date="2012-12-16T15:36:00Z">
                  <w:rPr>
                    <w:ins w:id="10873" w:author="The Si Tran" w:date="2012-12-12T07:53:00Z"/>
                    <w:rFonts w:eastAsia="Times New Roman"/>
                    <w:color w:val="000000"/>
                    <w:sz w:val="22"/>
                  </w:rPr>
                </w:rPrChange>
              </w:rPr>
              <w:pPrChange w:id="10874" w:author="superchickend" w:date="2012-12-16T15:36:00Z">
                <w:pPr>
                  <w:spacing w:before="0" w:line="240" w:lineRule="auto"/>
                  <w:jc w:val="right"/>
                </w:pPr>
              </w:pPrChange>
            </w:pPr>
            <w:ins w:id="10875" w:author="The Si Tran" w:date="2012-12-12T07:53:00Z">
              <w:r w:rsidRPr="009523BA">
                <w:rPr>
                  <w:b/>
                  <w:sz w:val="26"/>
                  <w:szCs w:val="26"/>
                  <w:rPrChange w:id="10876"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87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878" w:author="The Si Tran" w:date="2012-12-12T07:53:00Z"/>
                <w:b/>
                <w:sz w:val="26"/>
                <w:szCs w:val="26"/>
                <w:rPrChange w:id="10879" w:author="superchickend" w:date="2012-12-16T15:36:00Z">
                  <w:rPr>
                    <w:ins w:id="10880" w:author="The Si Tran" w:date="2012-12-12T07:53:00Z"/>
                    <w:rFonts w:eastAsia="Times New Roman"/>
                    <w:color w:val="000000"/>
                    <w:sz w:val="22"/>
                  </w:rPr>
                </w:rPrChange>
              </w:rPr>
              <w:pPrChange w:id="10881" w:author="superchickend" w:date="2012-12-16T15:36:00Z">
                <w:pPr>
                  <w:spacing w:before="0" w:line="240" w:lineRule="auto"/>
                  <w:jc w:val="right"/>
                </w:pPr>
              </w:pPrChange>
            </w:pPr>
            <w:ins w:id="10882" w:author="The Si Tran" w:date="2012-12-12T07:53:00Z">
              <w:r w:rsidRPr="009523BA">
                <w:rPr>
                  <w:b/>
                  <w:sz w:val="26"/>
                  <w:szCs w:val="26"/>
                  <w:rPrChange w:id="10883" w:author="superchickend" w:date="2012-12-16T15:36:00Z">
                    <w:rPr>
                      <w:sz w:val="22"/>
                    </w:rPr>
                  </w:rPrChange>
                </w:rPr>
                <w:t>22.25</w:t>
              </w:r>
            </w:ins>
          </w:p>
        </w:tc>
      </w:tr>
    </w:tbl>
    <w:p w14:paraId="53A82A4F" w14:textId="77777777" w:rsidR="00D7470D" w:rsidRDefault="00D7470D" w:rsidP="00D7470D">
      <w:pPr>
        <w:pStyle w:val="NoFormat"/>
      </w:pPr>
    </w:p>
    <w:p w14:paraId="6A9488F3" w14:textId="14CA479A" w:rsidR="00FD4561" w:rsidRDefault="00FD4561" w:rsidP="00D7470D">
      <w:pPr>
        <w:pStyle w:val="NoFormat"/>
      </w:pPr>
      <w:r>
        <w:t>Nhận xét : kết quả thu được từ bảng 6.8 và 6.9 cũng đều thể hiện sự tối ưu và độ tin cậy cao hơn của mô hình tích hợp với 2 mô hình SARIMA và ANN trong quá trình dự báo chuỗi thời gian phi tuyến.</w:t>
      </w:r>
      <w:r w:rsidR="00F03A25">
        <w:t xml:space="preserve"> Như đề cập trong những chương trước thì ANN dự báo những chuỗi thời gian phi tuyến tốt hơn rất nhiều so với mô hình SARIMA. Qua kết quả thực nghiệm ta cũng dễ nhận thấy được điều đó.</w:t>
      </w:r>
      <w:r w:rsidR="001F037A">
        <w:t xml:space="preserve"> </w:t>
      </w:r>
    </w:p>
    <w:p w14:paraId="226DE0B7" w14:textId="22EC2DC8" w:rsidR="0085381C" w:rsidRDefault="0085381C" w:rsidP="0085381C">
      <w:pPr>
        <w:pStyle w:val="Heading2"/>
        <w:rPr>
          <w:ins w:id="10884" w:author="The Si Tran" w:date="2012-12-11T20:50:00Z"/>
        </w:rPr>
      </w:pPr>
      <w:bookmarkStart w:id="10885" w:name="_Toc343711262"/>
      <w:ins w:id="10886" w:author="The Si Tran" w:date="2012-12-11T20:50:00Z">
        <w:r>
          <w:t>Đánh giá kết quả thực nghiệm</w:t>
        </w:r>
        <w:bookmarkEnd w:id="10885"/>
      </w:ins>
    </w:p>
    <w:p w14:paraId="6C528FD7" w14:textId="11AC7D2B" w:rsidR="0085381C" w:rsidRDefault="00BD6CE9">
      <w:pPr>
        <w:rPr>
          <w:ins w:id="10887" w:author="The Si Tran" w:date="2012-12-11T20:53:00Z"/>
        </w:rPr>
        <w:pPrChange w:id="10888" w:author="The Si Tran" w:date="2012-12-16T08:46:00Z">
          <w:pPr>
            <w:pStyle w:val="Heading2"/>
            <w:numPr>
              <w:numId w:val="44"/>
            </w:numPr>
            <w:tabs>
              <w:tab w:val="num" w:pos="1098"/>
            </w:tabs>
            <w:ind w:left="1098"/>
          </w:pPr>
        </w:pPrChange>
      </w:pPr>
      <w:ins w:id="10889" w:author="The Si Tran" w:date="2012-12-11T20:51:00Z">
        <w:r>
          <w:t>Qua quá trình chạy thực nghiệm với các bộ dữ liệu mang tính chất khác nhau và so sánh</w:t>
        </w:r>
      </w:ins>
      <w:ins w:id="10890" w:author="The Si Tran" w:date="2012-12-11T20:52:00Z">
        <w:r>
          <w:t xml:space="preserve"> các mô hình với nhau, </w:t>
        </w:r>
      </w:ins>
      <w:ins w:id="10891" w:author="The Si Tran" w:date="2012-12-11T20:53:00Z">
        <w:r w:rsidR="00637C13">
          <w:t xml:space="preserve">nhóm </w:t>
        </w:r>
      </w:ins>
      <w:ins w:id="10892" w:author="The Si Tran" w:date="2012-12-11T20:52:00Z">
        <w:r>
          <w:t>chúng tôi</w:t>
        </w:r>
      </w:ins>
      <w:ins w:id="10893" w:author="The Si Tran" w:date="2012-12-11T20:53:00Z">
        <w:r w:rsidR="00637C13">
          <w:t xml:space="preserve"> rút ra các nhận xét như sau:</w:t>
        </w:r>
      </w:ins>
    </w:p>
    <w:p w14:paraId="36651042" w14:textId="2478E444" w:rsidR="00637C13" w:rsidRPr="00097101" w:rsidRDefault="004E490E">
      <w:pPr>
        <w:pStyle w:val="BuletL1"/>
        <w:rPr>
          <w:ins w:id="10894" w:author="The Si Tran" w:date="2012-12-11T20:56:00Z"/>
        </w:rPr>
        <w:pPrChange w:id="10895" w:author="The Si Tran" w:date="2012-12-16T08:46:00Z">
          <w:pPr>
            <w:pStyle w:val="Heading2"/>
            <w:numPr>
              <w:numId w:val="44"/>
            </w:numPr>
            <w:tabs>
              <w:tab w:val="num" w:pos="1098"/>
            </w:tabs>
            <w:ind w:left="1098"/>
          </w:pPr>
        </w:pPrChange>
      </w:pPr>
      <w:ins w:id="10896" w:author="The Si Tran" w:date="2012-12-11T20:54:00Z">
        <w:r w:rsidRPr="000C3A28">
          <w:t xml:space="preserve">Mô </w:t>
        </w:r>
        <w:r w:rsidRPr="008A1996">
          <w:t>hình SARI</w:t>
        </w:r>
      </w:ins>
      <w:r w:rsidR="00D95093">
        <w:t>MA</w:t>
      </w:r>
      <w:ins w:id="10897" w:author="The Si Tran" w:date="2012-12-11T20:54:00Z">
        <w:r w:rsidRPr="008A1996">
          <w:t xml:space="preserve"> cho ra kế</w:t>
        </w:r>
        <w:r w:rsidRPr="00B7223D">
          <w:rPr>
            <w:rPrChange w:id="10898" w:author="The Si Tran" w:date="2012-12-14T06:40:00Z">
              <w:rPr/>
            </w:rPrChange>
          </w:rPr>
          <w:t>t quả chính xác hơn mô hình mạng n</w:t>
        </w:r>
      </w:ins>
      <w:ins w:id="10899" w:author="The Si Tran" w:date="2012-12-11T20:55:00Z">
        <w:r w:rsidRPr="00B7223D">
          <w:rPr>
            <w:rPrChange w:id="10900" w:author="The Si Tran" w:date="2012-12-14T06:40:00Z">
              <w:rPr/>
            </w:rPrChange>
          </w:rPr>
          <w:t xml:space="preserve">ơron đối với các chuỗi dữ liệu tuyến tính, có tính mùa hoặc xu hướng rõ ràng như: chuỗi dữ liệu </w:t>
        </w:r>
      </w:ins>
      <w:ins w:id="10901" w:author="The Si Tran" w:date="2012-12-11T20:56:00Z">
        <w:r w:rsidRPr="00B7223D">
          <w:rPr>
            <w:rPrChange w:id="10902" w:author="The Si Tran" w:date="2012-12-14T06:40:00Z">
              <w:rPr/>
            </w:rPrChange>
          </w:rPr>
          <w:t>Passengers, chuỗi dữ liệu Paper.</w:t>
        </w:r>
      </w:ins>
    </w:p>
    <w:p w14:paraId="5E2D9635" w14:textId="77777777" w:rsidR="004E490E" w:rsidRPr="00097101" w:rsidRDefault="004E490E">
      <w:pPr>
        <w:pStyle w:val="BuletL1"/>
        <w:rPr>
          <w:ins w:id="10903" w:author="The Si Tran" w:date="2012-12-11T20:58:00Z"/>
        </w:rPr>
        <w:pPrChange w:id="10904" w:author="The Si Tran" w:date="2012-12-16T08:46:00Z">
          <w:pPr>
            <w:pStyle w:val="Heading2"/>
            <w:numPr>
              <w:numId w:val="44"/>
            </w:numPr>
            <w:tabs>
              <w:tab w:val="num" w:pos="1098"/>
            </w:tabs>
            <w:ind w:left="1098"/>
          </w:pPr>
        </w:pPrChange>
      </w:pPr>
      <w:ins w:id="10905" w:author="The Si Tran" w:date="2012-12-11T20:57:00Z">
        <w:r w:rsidRPr="000C3A28">
          <w:t>Mô hình m</w:t>
        </w:r>
        <w:r w:rsidRPr="008A1996">
          <w:t>ạng nơron cho ra k</w:t>
        </w:r>
        <w:r w:rsidRPr="00B7223D">
          <w:rPr>
            <w:rPrChange w:id="10906" w:author="The Si Tran" w:date="2012-12-14T06:40:00Z">
              <w:rPr/>
            </w:rPrChange>
          </w:rPr>
          <w:t>ết quả chính xác hơn mô hình SARIMA đối với các chuỗi dữ liệu phi tuyến.</w:t>
        </w:r>
      </w:ins>
    </w:p>
    <w:p w14:paraId="15E84E1E" w14:textId="77777777" w:rsidR="00DC0CF0" w:rsidRPr="00097101" w:rsidRDefault="00DC0CF0">
      <w:pPr>
        <w:pStyle w:val="BuletL1"/>
        <w:rPr>
          <w:ins w:id="10907" w:author="The Si Tran" w:date="2012-12-11T21:00:00Z"/>
        </w:rPr>
        <w:pPrChange w:id="10908" w:author="The Si Tran" w:date="2012-12-16T08:46:00Z">
          <w:pPr>
            <w:pStyle w:val="Heading2"/>
            <w:numPr>
              <w:numId w:val="44"/>
            </w:numPr>
            <w:tabs>
              <w:tab w:val="num" w:pos="1098"/>
            </w:tabs>
            <w:ind w:left="1098"/>
          </w:pPr>
        </w:pPrChange>
      </w:pPr>
      <w:ins w:id="10909" w:author="The Si Tran" w:date="2012-12-11T20:58:00Z">
        <w:r w:rsidRPr="000C3A28">
          <w:t>Đ</w:t>
        </w:r>
        <w:r w:rsidRPr="008A1996">
          <w:t>ối v</w:t>
        </w:r>
        <w:r w:rsidRPr="00B7223D">
          <w:rPr>
            <w:rPrChange w:id="10910" w:author="The Si Tran" w:date="2012-12-14T06:40:00Z">
              <w:rPr/>
            </w:rPrChange>
          </w:rPr>
          <w:t>ới các chuỗi dữ liệ</w:t>
        </w:r>
      </w:ins>
      <w:ins w:id="10911" w:author="The Si Tran" w:date="2012-12-11T20:59:00Z">
        <w:r w:rsidRPr="00B7223D">
          <w:rPr>
            <w:rPrChange w:id="10912" w:author="The Si Tran" w:date="2012-12-14T06:40:00Z">
              <w:rPr/>
            </w:rPrChange>
          </w:rPr>
          <w:t>u tuyến tính thì mô hình SARIMA có khả n</w:t>
        </w:r>
      </w:ins>
      <w:ins w:id="10913" w:author="The Si Tran" w:date="2012-12-11T21:00:00Z">
        <w:r w:rsidRPr="00B7223D">
          <w:rPr>
            <w:rPrChange w:id="10914"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915" w:author="superchickend" w:date="2012-12-12T08:20:00Z"/>
          <w:del w:id="10916" w:author="The Si Tran" w:date="2012-12-16T17:36:00Z"/>
          <w:rPrChange w:id="10917" w:author="The Si Tran" w:date="2012-12-16T17:37:00Z">
            <w:rPr>
              <w:ins w:id="10918" w:author="superchickend" w:date="2012-12-12T08:20:00Z"/>
              <w:del w:id="10919" w:author="The Si Tran" w:date="2012-12-16T17:36:00Z"/>
              <w:b/>
              <w:bCs/>
              <w:kern w:val="32"/>
            </w:rPr>
          </w:rPrChange>
        </w:rPr>
        <w:pPrChange w:id="10920" w:author="The Si Tran" w:date="2012-12-16T17:37:00Z">
          <w:pPr>
            <w:spacing w:before="0" w:after="200" w:line="276" w:lineRule="auto"/>
            <w:jc w:val="left"/>
          </w:pPr>
        </w:pPrChange>
      </w:pPr>
      <w:ins w:id="10921" w:author="The Si Tran" w:date="2012-12-11T21:02:00Z">
        <w:r w:rsidRPr="000C3A28">
          <w:t>Mô hình k</w:t>
        </w:r>
        <w:r w:rsidRPr="008A1996">
          <w:t>ết h</w:t>
        </w:r>
        <w:r w:rsidRPr="00B7223D">
          <w:rPr>
            <w:rPrChange w:id="10922" w:author="The Si Tran" w:date="2012-12-14T06:40:00Z">
              <w:rPr/>
            </w:rPrChange>
          </w:rPr>
          <w:t>ợp SARIMA với mạng nơron</w:t>
        </w:r>
      </w:ins>
      <w:ins w:id="10923" w:author="The Si Tran" w:date="2012-12-11T21:03:00Z">
        <w:r w:rsidRPr="00B7223D">
          <w:rPr>
            <w:rPrChange w:id="10924" w:author="The Si Tran" w:date="2012-12-14T06:40:00Z">
              <w:rPr/>
            </w:rPrChange>
          </w:rPr>
          <w:t xml:space="preserve"> sử dụng được ưu điểm của cả hai mô hình, tạo nên mô hình có kết quả chính xác với nhiều loại dữ liệu khác nhau.</w:t>
        </w:r>
      </w:ins>
      <w:ins w:id="10925" w:author="superchickend" w:date="2012-12-12T08:20:00Z">
        <w:del w:id="10926" w:author="The Si Tran" w:date="2012-12-16T17:37:00Z">
          <w:r w:rsidR="0087598C" w:rsidRPr="00785F58" w:rsidDel="00785F58">
            <w:rPr>
              <w:b/>
              <w:bCs/>
              <w:kern w:val="32"/>
              <w:rPrChange w:id="10927" w:author="The Si Tran" w:date="2012-12-16T17:37:00Z">
                <w:rPr>
                  <w:b/>
                  <w:bCs/>
                  <w:kern w:val="32"/>
                </w:rPr>
              </w:rPrChange>
            </w:rPr>
            <w:br/>
          </w:r>
        </w:del>
      </w:ins>
    </w:p>
    <w:p w14:paraId="789266A7" w14:textId="77777777" w:rsidR="0087598C" w:rsidDel="00785F58" w:rsidRDefault="0087598C">
      <w:pPr>
        <w:pStyle w:val="BuletL1"/>
        <w:rPr>
          <w:ins w:id="10928" w:author="superchickend" w:date="2012-12-12T08:20:00Z"/>
          <w:del w:id="10929" w:author="The Si Tran" w:date="2012-12-16T17:37:00Z"/>
        </w:rPr>
        <w:pPrChange w:id="10930" w:author="The Si Tran" w:date="2012-12-16T17:37:00Z">
          <w:pPr>
            <w:spacing w:before="0" w:after="200" w:line="276" w:lineRule="auto"/>
            <w:jc w:val="left"/>
          </w:pPr>
        </w:pPrChange>
      </w:pPr>
      <w:ins w:id="10931" w:author="superchickend" w:date="2012-12-12T08:20:00Z">
        <w:del w:id="10932"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933" w:author="superchickend" w:date="2012-12-12T08:20:00Z"/>
          <w:b/>
          <w:bCs/>
          <w:kern w:val="32"/>
          <w:rPrChange w:id="10934" w:author="The Si Tran" w:date="2012-12-16T17:37:00Z">
            <w:rPr>
              <w:del w:id="10935" w:author="superchickend" w:date="2012-12-12T08:20:00Z"/>
              <w:b/>
              <w:bCs/>
              <w:kern w:val="32"/>
              <w:sz w:val="32"/>
              <w:szCs w:val="32"/>
            </w:rPr>
          </w:rPrChange>
        </w:rPr>
        <w:pPrChange w:id="10936" w:author="The Si Tran" w:date="2012-12-16T17:37:00Z">
          <w:pPr>
            <w:spacing w:before="0" w:after="200" w:line="276" w:lineRule="auto"/>
            <w:jc w:val="left"/>
          </w:pPr>
        </w:pPrChange>
      </w:pPr>
      <w:del w:id="10937"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0938"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939" w:author="superchickend" w:date="2012-12-16T14:59:00Z">
        <w:r>
          <w:rPr>
            <w:rFonts w:cs="Times New Roman"/>
          </w:rPr>
          <w:lastRenderedPageBreak/>
          <w:t xml:space="preserve">    </w:t>
        </w:r>
      </w:ins>
      <w:bookmarkStart w:id="10940" w:name="_Toc343711263"/>
      <w:r w:rsidR="00783FDB" w:rsidRPr="000064E1">
        <w:rPr>
          <w:rFonts w:cs="Times New Roman"/>
          <w:rPrChange w:id="10941" w:author="The Si Tran" w:date="2012-12-12T13:57:00Z">
            <w:rPr>
              <w:rFonts w:cs="Times New Roman"/>
              <w:b w:val="0"/>
              <w:bCs w:val="0"/>
              <w:iCs/>
              <w:kern w:val="0"/>
              <w:sz w:val="28"/>
              <w:szCs w:val="28"/>
            </w:rPr>
          </w:rPrChange>
        </w:rPr>
        <w:t>KẾT LUẬN</w:t>
      </w:r>
      <w:bookmarkEnd w:id="10940"/>
    </w:p>
    <w:p w14:paraId="3A33AA28" w14:textId="2C8A95E5" w:rsidR="00662C01" w:rsidRDefault="00662C01">
      <w:pPr>
        <w:pStyle w:val="Heading2"/>
        <w:rPr>
          <w:ins w:id="10942" w:author="superchickend" w:date="2012-12-16T15:36:00Z"/>
          <w:rFonts w:cs="Times New Roman"/>
          <w:sz w:val="26"/>
          <w:szCs w:val="26"/>
        </w:rPr>
      </w:pPr>
      <w:bookmarkStart w:id="10943" w:name="_Toc343711264"/>
      <w:ins w:id="10944" w:author="The Si Tran" w:date="2012-12-10T19:37:00Z">
        <w:r>
          <w:rPr>
            <w:rFonts w:cs="Times New Roman"/>
            <w:sz w:val="26"/>
            <w:szCs w:val="26"/>
          </w:rPr>
          <w:t>Đánh giá kết qu</w:t>
        </w:r>
      </w:ins>
      <w:ins w:id="10945" w:author="The Si Tran" w:date="2012-12-10T19:38:00Z">
        <w:r>
          <w:rPr>
            <w:rFonts w:cs="Times New Roman"/>
            <w:sz w:val="26"/>
            <w:szCs w:val="26"/>
          </w:rPr>
          <w:t>ả</w:t>
        </w:r>
      </w:ins>
      <w:bookmarkEnd w:id="10943"/>
    </w:p>
    <w:p w14:paraId="4F7F95A3" w14:textId="6C9C777D" w:rsidR="001B34D3" w:rsidRPr="000C3A28" w:rsidRDefault="001B34D3">
      <w:pPr>
        <w:ind w:firstLine="648"/>
        <w:rPr>
          <w:ins w:id="10946" w:author="The Si Tran" w:date="2012-12-10T19:38:00Z"/>
        </w:rPr>
        <w:pPrChange w:id="10947" w:author="superchickend" w:date="2012-12-16T15:39:00Z">
          <w:pPr>
            <w:pStyle w:val="Heading2"/>
          </w:pPr>
        </w:pPrChange>
      </w:pPr>
      <w:ins w:id="10948"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949" w:author="The Si Tran" w:date="2012-12-10T20:56:00Z"/>
        </w:rPr>
        <w:pPrChange w:id="10950" w:author="The Si Tran" w:date="2012-12-10T19:38:00Z">
          <w:pPr>
            <w:pStyle w:val="Heading2"/>
          </w:pPr>
        </w:pPrChange>
      </w:pPr>
      <w:bookmarkStart w:id="10951" w:name="_Toc343711265"/>
      <w:ins w:id="10952" w:author="The Si Tran" w:date="2012-12-10T19:40:00Z">
        <w:r>
          <w:t>Những công việc làm được</w:t>
        </w:r>
      </w:ins>
      <w:bookmarkEnd w:id="10951"/>
    </w:p>
    <w:p w14:paraId="664D4BC4" w14:textId="77777777" w:rsidR="007700CE" w:rsidRPr="00097101" w:rsidRDefault="007700CE">
      <w:pPr>
        <w:rPr>
          <w:ins w:id="10953" w:author="The Si Tran" w:date="2012-12-11T04:44:00Z"/>
        </w:rPr>
        <w:pPrChange w:id="10954" w:author="The Si Tran" w:date="2012-12-16T08:46:00Z">
          <w:pPr>
            <w:pStyle w:val="ListParagraph"/>
            <w:spacing w:line="240" w:lineRule="auto"/>
          </w:pPr>
        </w:pPrChange>
      </w:pPr>
      <w:ins w:id="10955" w:author="The Si Tran" w:date="2012-12-11T04:44:00Z">
        <w:r w:rsidRPr="007700CE">
          <w:rPr>
            <w:rPrChange w:id="10956"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8A1996" w:rsidRDefault="007700CE">
      <w:pPr>
        <w:pStyle w:val="BuletL1"/>
        <w:rPr>
          <w:ins w:id="10957" w:author="The Si Tran" w:date="2012-12-11T04:44:00Z"/>
        </w:rPr>
        <w:pPrChange w:id="10958" w:author="The Si Tran" w:date="2012-12-16T08:47:00Z">
          <w:pPr>
            <w:pStyle w:val="ListParagraph"/>
            <w:spacing w:line="240" w:lineRule="auto"/>
          </w:pPr>
        </w:pPrChange>
      </w:pPr>
      <w:ins w:id="10959" w:author="The Si Tran" w:date="2012-12-11T04:44:00Z">
        <w:r w:rsidRPr="00B7223D">
          <w:rPr>
            <w:rPrChange w:id="10960" w:author="The Si Tran" w:date="2012-12-14T06:41:00Z">
              <w:rPr>
                <w:rFonts w:eastAsiaTheme="minorHAnsi" w:cs="Arial"/>
                <w:b/>
                <w:bCs/>
                <w:iCs/>
                <w:sz w:val="28"/>
                <w:szCs w:val="28"/>
              </w:rPr>
            </w:rPrChange>
          </w:rPr>
          <w:t>Tìm hiểu về dữ liệu chuỗi thời gian và các tính chất của nó</w:t>
        </w:r>
      </w:ins>
      <w:ins w:id="10961" w:author="The Si Tran" w:date="2012-12-11T04:49:00Z">
        <w:r w:rsidR="00BF3D5C" w:rsidRPr="000C3A28">
          <w:t>.</w:t>
        </w:r>
      </w:ins>
    </w:p>
    <w:p w14:paraId="1703C2FF" w14:textId="2827FE04" w:rsidR="007700CE" w:rsidRPr="000C3A28" w:rsidRDefault="007700CE">
      <w:pPr>
        <w:pStyle w:val="BuletL1"/>
        <w:rPr>
          <w:ins w:id="10962" w:author="The Si Tran" w:date="2012-12-11T04:46:00Z"/>
        </w:rPr>
        <w:pPrChange w:id="10963" w:author="The Si Tran" w:date="2012-12-16T08:47:00Z">
          <w:pPr>
            <w:pStyle w:val="ListParagraph"/>
            <w:spacing w:line="240" w:lineRule="auto"/>
          </w:pPr>
        </w:pPrChange>
      </w:pPr>
      <w:ins w:id="10964" w:author="The Si Tran" w:date="2012-12-11T04:44:00Z">
        <w:r w:rsidRPr="00B7223D">
          <w:rPr>
            <w:rPrChange w:id="10965"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0966" w:author="The Si Tran" w:date="2012-12-11T04:44:00Z">
        <w:r w:rsidRPr="00B7223D">
          <w:rPr>
            <w:rPrChange w:id="10967" w:author="The Si Tran" w:date="2012-12-14T06:41:00Z">
              <w:rPr>
                <w:rFonts w:eastAsiaTheme="minorHAnsi" w:cs="Arial"/>
                <w:b/>
                <w:bCs/>
                <w:iCs/>
                <w:sz w:val="28"/>
                <w:szCs w:val="28"/>
              </w:rPr>
            </w:rPrChange>
          </w:rPr>
          <w:t xml:space="preserve"> nhân tạo, </w:t>
        </w:r>
      </w:ins>
      <w:ins w:id="10968" w:author="The Si Tran" w:date="2012-12-11T04:50:00Z">
        <w:r w:rsidR="00BF3D5C" w:rsidRPr="000C3A28">
          <w:t>m</w:t>
        </w:r>
        <w:r w:rsidR="00BF3D5C" w:rsidRPr="008A1996">
          <w:t>ạ</w:t>
        </w:r>
        <w:r w:rsidR="00BF3D5C" w:rsidRPr="00B7223D">
          <w:rPr>
            <w:rPrChange w:id="10969" w:author="The Si Tran" w:date="2012-12-14T06:41:00Z">
              <w:rPr/>
            </w:rPrChange>
          </w:rPr>
          <w:t xml:space="preserve">ng </w:t>
        </w:r>
      </w:ins>
      <w:r w:rsidR="00976130">
        <w:t>nơron</w:t>
      </w:r>
      <w:ins w:id="10970" w:author="The Si Tran" w:date="2012-12-11T04:50:00Z">
        <w:r w:rsidR="00BF3D5C" w:rsidRPr="000C3A28">
          <w:t xml:space="preserve"> nhân t</w:t>
        </w:r>
        <w:r w:rsidR="00BF3D5C" w:rsidRPr="008A1996">
          <w:t>ạ</w:t>
        </w:r>
        <w:r w:rsidR="00BF3D5C" w:rsidRPr="00B7223D">
          <w:rPr>
            <w:rPrChange w:id="10971" w:author="The Si Tran" w:date="2012-12-14T06:41:00Z">
              <w:rPr/>
            </w:rPrChange>
          </w:rPr>
          <w:t>o cho phép người dùng lựa chọn một trong hai giải thuật huấn luyện: lan truyền ngược và RPROP</w:t>
        </w:r>
      </w:ins>
      <w:ins w:id="10972" w:author="The Si Tran" w:date="2012-12-11T04:44:00Z">
        <w:r w:rsidRPr="00B7223D">
          <w:rPr>
            <w:rPrChange w:id="10973"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974" w:author="The Si Tran" w:date="2012-12-11T04:47:00Z"/>
          <w:rPrChange w:id="10975" w:author="The Si Tran" w:date="2012-12-14T06:41:00Z">
            <w:rPr>
              <w:ins w:id="10976" w:author="The Si Tran" w:date="2012-12-11T04:47:00Z"/>
            </w:rPr>
          </w:rPrChange>
        </w:rPr>
        <w:pPrChange w:id="10977" w:author="The Si Tran" w:date="2012-12-16T08:47:00Z">
          <w:pPr>
            <w:pStyle w:val="ListParagraph"/>
            <w:spacing w:line="240" w:lineRule="auto"/>
          </w:pPr>
        </w:pPrChange>
      </w:pPr>
      <w:ins w:id="10978" w:author="The Si Tran" w:date="2012-12-11T04:46:00Z">
        <w:r w:rsidRPr="008A1996">
          <w:t>Tìm hi</w:t>
        </w:r>
        <w:r w:rsidRPr="00B7223D">
          <w:rPr>
            <w:rPrChange w:id="10979" w:author="The Si Tran" w:date="2012-12-14T06:41:00Z">
              <w:rPr/>
            </w:rPrChange>
          </w:rPr>
          <w:t>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980" w:author="The Si Tran" w:date="2012-12-11T04:49:00Z"/>
          <w:rPrChange w:id="10981" w:author="The Si Tran" w:date="2012-12-14T06:41:00Z">
            <w:rPr>
              <w:ins w:id="10982" w:author="The Si Tran" w:date="2012-12-11T04:49:00Z"/>
            </w:rPr>
          </w:rPrChange>
        </w:rPr>
        <w:pPrChange w:id="10983" w:author="The Si Tran" w:date="2012-12-16T08:47:00Z">
          <w:pPr>
            <w:pStyle w:val="ListParagraph"/>
            <w:spacing w:line="240" w:lineRule="auto"/>
          </w:pPr>
        </w:pPrChange>
      </w:pPr>
      <w:ins w:id="10984" w:author="The Si Tran" w:date="2012-12-11T04:47:00Z">
        <w:r w:rsidRPr="00B7223D">
          <w:rPr>
            <w:rPrChange w:id="10985" w:author="The Si Tran" w:date="2012-12-14T06:41:00Z">
              <w:rPr/>
            </w:rPrChange>
          </w:rPr>
          <w:t>Tìm hiểu nguyên lý kết hợp hai mô hình mạng nơron và ARIMA, từ đó xây dựng</w:t>
        </w:r>
      </w:ins>
      <w:ins w:id="10986" w:author="The Si Tran" w:date="2012-12-11T04:48:00Z">
        <w:r w:rsidRPr="00B7223D">
          <w:rPr>
            <w:rPrChange w:id="10987"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988" w:author="The Si Tran" w:date="2012-12-10T19:44:00Z"/>
          <w:rPrChange w:id="10989" w:author="The Si Tran" w:date="2012-12-14T06:41:00Z">
            <w:rPr>
              <w:ins w:id="10990" w:author="The Si Tran" w:date="2012-12-10T19:44:00Z"/>
            </w:rPr>
          </w:rPrChange>
        </w:rPr>
        <w:pPrChange w:id="10991" w:author="The Si Tran" w:date="2012-12-16T08:47:00Z">
          <w:pPr>
            <w:pStyle w:val="Heading2"/>
          </w:pPr>
        </w:pPrChange>
      </w:pPr>
      <w:ins w:id="10992" w:author="The Si Tran" w:date="2012-12-11T04:44:00Z">
        <w:r w:rsidRPr="00B7223D">
          <w:rPr>
            <w:rPrChange w:id="10993" w:author="The Si Tran" w:date="2012-12-14T06:41:00Z">
              <w:rPr>
                <w:b w:val="0"/>
                <w:bCs w:val="0"/>
                <w:iCs w:val="0"/>
              </w:rPr>
            </w:rPrChange>
          </w:rPr>
          <w:t>Thực hiện chạy thử nghiệm chương trình trên các bộ dữ liệu mẫu</w:t>
        </w:r>
      </w:ins>
      <w:ins w:id="10994" w:author="The Si Tran" w:date="2012-12-11T04:50:00Z">
        <w:r w:rsidR="009C08F4" w:rsidRPr="00B7223D">
          <w:rPr>
            <w:rPrChange w:id="10995" w:author="The Si Tran" w:date="2012-12-14T06:41:00Z">
              <w:rPr/>
            </w:rPrChange>
          </w:rPr>
          <w:t xml:space="preserve"> khác nhau, </w:t>
        </w:r>
      </w:ins>
      <w:ins w:id="10996" w:author="The Si Tran" w:date="2012-12-11T04:51:00Z">
        <w:r w:rsidR="009C08F4" w:rsidRPr="00B7223D">
          <w:rPr>
            <w:rPrChange w:id="10997" w:author="The Si Tran" w:date="2012-12-14T06:41:00Z">
              <w:rPr/>
            </w:rPrChange>
          </w:rPr>
          <w:t>từ đó kiểm tra tính đúng đắn của cơ sở lý thuyết.</w:t>
        </w:r>
      </w:ins>
    </w:p>
    <w:p w14:paraId="0E72C806" w14:textId="12ACA8E1" w:rsidR="00662C01" w:rsidRDefault="00662C01">
      <w:pPr>
        <w:pStyle w:val="Heading3"/>
        <w:rPr>
          <w:ins w:id="10998" w:author="The Si Tran" w:date="2012-12-11T05:41:00Z"/>
        </w:rPr>
      </w:pPr>
      <w:bookmarkStart w:id="10999" w:name="_Toc343711266"/>
      <w:ins w:id="11000" w:author="The Si Tran" w:date="2012-12-10T19:41:00Z">
        <w:r w:rsidRPr="00662C01">
          <w:t>Những đúc kết về mặt lý luận</w:t>
        </w:r>
      </w:ins>
      <w:bookmarkEnd w:id="10999"/>
    </w:p>
    <w:p w14:paraId="64704074" w14:textId="6D7FF1E7" w:rsidR="00D54C04" w:rsidRDefault="00D54C04">
      <w:pPr>
        <w:rPr>
          <w:ins w:id="11001" w:author="The Si Tran" w:date="2012-12-11T05:42:00Z"/>
        </w:rPr>
        <w:pPrChange w:id="11002" w:author="The Si Tran" w:date="2012-12-16T08:47:00Z">
          <w:pPr>
            <w:pStyle w:val="Heading3"/>
          </w:pPr>
        </w:pPrChange>
      </w:pPr>
      <w:ins w:id="11003" w:author="The Si Tran" w:date="2012-12-11T05:41:00Z">
        <w:r>
          <w:t>Qua quá trình hiện thực và chạy thực nghiệm mô hình kết hợp SARIMA</w:t>
        </w:r>
      </w:ins>
      <w:ins w:id="11004"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005" w:author="The Si Tran" w:date="2012-12-11T05:45:00Z"/>
        </w:rPr>
        <w:pPrChange w:id="11006" w:author="The Si Tran" w:date="2012-12-16T08:47:00Z">
          <w:pPr>
            <w:pStyle w:val="Heading3"/>
          </w:pPr>
        </w:pPrChange>
      </w:pPr>
      <w:ins w:id="11007" w:author="The Si Tran" w:date="2012-12-11T05:43:00Z">
        <w:r w:rsidRPr="000C3A28">
          <w:t>Đ</w:t>
        </w:r>
        <w:r w:rsidRPr="008A1996">
          <w:t>ố</w:t>
        </w:r>
        <w:r w:rsidRPr="00B7223D">
          <w:rPr>
            <w:rPrChange w:id="11008" w:author="The Si Tran" w:date="2012-12-14T06:42:00Z">
              <w:rPr/>
            </w:rPrChange>
          </w:rPr>
          <w:t xml:space="preserve">i với các </w:t>
        </w:r>
      </w:ins>
      <w:ins w:id="11009" w:author="The Si Tran" w:date="2012-12-11T05:44:00Z">
        <w:r w:rsidRPr="00B7223D">
          <w:rPr>
            <w:rPrChange w:id="11010" w:author="The Si Tran" w:date="2012-12-14T06:42:00Z">
              <w:rPr/>
            </w:rPrChange>
          </w:rPr>
          <w:t xml:space="preserve">chuỗi dữ liệu chỉ có tính mùa hoặc xu hướng thì </w:t>
        </w:r>
      </w:ins>
      <w:ins w:id="11011" w:author="The Si Tran" w:date="2012-12-11T05:45:00Z">
        <w:r w:rsidRPr="00B7223D">
          <w:rPr>
            <w:rPrChange w:id="11012" w:author="The Si Tran" w:date="2012-12-14T06:42:00Z">
              <w:rPr/>
            </w:rPrChange>
          </w:rPr>
          <w:t>mô hình</w:t>
        </w:r>
      </w:ins>
      <w:ins w:id="11013" w:author="The Si Tran" w:date="2012-12-11T05:44:00Z">
        <w:r w:rsidRPr="00B7223D">
          <w:rPr>
            <w:rPrChange w:id="11014" w:author="The Si Tran" w:date="2012-12-14T06:42:00Z">
              <w:rPr/>
            </w:rPrChange>
          </w:rPr>
          <w:t xml:space="preserve"> SARIMA có kết quả ch</w:t>
        </w:r>
      </w:ins>
      <w:ins w:id="11015" w:author="The Si Tran" w:date="2012-12-11T05:45:00Z">
        <w:r w:rsidRPr="00B7223D">
          <w:rPr>
            <w:rPrChange w:id="11016" w:author="The Si Tran" w:date="2012-12-14T06:42:00Z">
              <w:rPr/>
            </w:rPrChange>
          </w:rPr>
          <w:t>ính xác hơn mô hình mạng nơron.</w:t>
        </w:r>
      </w:ins>
    </w:p>
    <w:p w14:paraId="72628387" w14:textId="77777777" w:rsidR="00983080" w:rsidRPr="00097101" w:rsidRDefault="00983080">
      <w:pPr>
        <w:pStyle w:val="BuletL1"/>
        <w:rPr>
          <w:ins w:id="11017" w:author="The Si Tran" w:date="2012-12-11T05:47:00Z"/>
        </w:rPr>
        <w:pPrChange w:id="11018" w:author="The Si Tran" w:date="2012-12-16T08:47:00Z">
          <w:pPr>
            <w:pStyle w:val="Heading3"/>
          </w:pPr>
        </w:pPrChange>
      </w:pPr>
      <w:ins w:id="11019" w:author="The Si Tran" w:date="2012-12-11T05:45:00Z">
        <w:r w:rsidRPr="000C3A28">
          <w:t>Đ</w:t>
        </w:r>
        <w:r w:rsidRPr="008A1996">
          <w:t>ố</w:t>
        </w:r>
        <w:r w:rsidRPr="00B7223D">
          <w:rPr>
            <w:rPrChange w:id="11020" w:author="The Si Tran" w:date="2012-12-14T06:42:00Z">
              <w:rPr/>
            </w:rPrChange>
          </w:rPr>
          <w:t xml:space="preserve">i với các chuỗi dữ liệu có tính </w:t>
        </w:r>
      </w:ins>
      <w:ins w:id="11021" w:author="The Si Tran" w:date="2012-12-11T05:46:00Z">
        <w:r w:rsidRPr="00B7223D">
          <w:rPr>
            <w:rPrChange w:id="11022"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023" w:author="The Si Tran" w:date="2012-12-11T05:48:00Z"/>
        </w:rPr>
        <w:pPrChange w:id="11024" w:author="The Si Tran" w:date="2012-12-16T08:47:00Z">
          <w:pPr>
            <w:pStyle w:val="Heading3"/>
          </w:pPr>
        </w:pPrChange>
      </w:pPr>
      <w:ins w:id="11025" w:author="The Si Tran" w:date="2012-12-11T05:47:00Z">
        <w:r w:rsidRPr="000C3A28">
          <w:t>Do d</w:t>
        </w:r>
        <w:r w:rsidRPr="008A1996">
          <w:t>ự</w:t>
        </w:r>
        <w:r w:rsidRPr="00B7223D">
          <w:rPr>
            <w:rPrChange w:id="11026" w:author="The Si Tran" w:date="2012-12-14T06:42:00Z">
              <w:rPr/>
            </w:rPrChange>
          </w:rPr>
          <w:t xml:space="preserve">a trên đặc tính của cả chuỗi thời gian nên mô hình SARIMA có khả năng dự </w:t>
        </w:r>
      </w:ins>
      <w:ins w:id="11027" w:author="The Si Tran" w:date="2012-12-11T05:48:00Z">
        <w:r w:rsidRPr="00B7223D">
          <w:rPr>
            <w:rPrChange w:id="11028" w:author="The Si Tran" w:date="2012-12-14T06:42:00Z">
              <w:rPr/>
            </w:rPrChange>
          </w:rPr>
          <w:t>đoán xa chính xác hơn mô hình mạng nơron.</w:t>
        </w:r>
      </w:ins>
    </w:p>
    <w:p w14:paraId="29570AF4" w14:textId="36AD8EBB" w:rsidR="002C1C14" w:rsidRPr="00097101" w:rsidRDefault="002C1C14">
      <w:pPr>
        <w:pStyle w:val="BuletL1"/>
        <w:rPr>
          <w:ins w:id="11029" w:author="The Si Tran" w:date="2012-12-10T19:41:00Z"/>
        </w:rPr>
        <w:pPrChange w:id="11030" w:author="The Si Tran" w:date="2012-12-16T08:47:00Z">
          <w:pPr>
            <w:pStyle w:val="Heading3"/>
          </w:pPr>
        </w:pPrChange>
      </w:pPr>
      <w:ins w:id="11031" w:author="The Si Tran" w:date="2012-12-11T05:48:00Z">
        <w:r w:rsidRPr="000C3A28">
          <w:lastRenderedPageBreak/>
          <w:t>B</w:t>
        </w:r>
        <w:r w:rsidRPr="008A1996">
          <w:t>ằ</w:t>
        </w:r>
        <w:r w:rsidRPr="00B7223D">
          <w:rPr>
            <w:rPrChange w:id="11032" w:author="The Si Tran" w:date="2012-12-14T06:42:00Z">
              <w:rPr/>
            </w:rPrChange>
          </w:rPr>
          <w:t>ng cách kết hợp cả hai mô hình SARIMA và mạng nơron, ta c</w:t>
        </w:r>
      </w:ins>
      <w:ins w:id="11033" w:author="The Si Tran" w:date="2012-12-11T05:49:00Z">
        <w:r w:rsidRPr="00B7223D">
          <w:rPr>
            <w:rPrChange w:id="11034" w:author="The Si Tran" w:date="2012-12-14T06:42:00Z">
              <w:rPr/>
            </w:rPrChange>
          </w:rPr>
          <w:t>ó thể xây dựng một mô hình thích hợp với nhiều loại dữ liệu khác nhau</w:t>
        </w:r>
        <w:r w:rsidR="00BD71C0" w:rsidRPr="00B7223D">
          <w:rPr>
            <w:rPrChange w:id="11035" w:author="The Si Tran" w:date="2012-12-14T06:42:00Z">
              <w:rPr/>
            </w:rPrChange>
          </w:rPr>
          <w:t xml:space="preserve">, cho ra kết quả </w:t>
        </w:r>
      </w:ins>
      <w:r w:rsidR="00D95093">
        <w:t xml:space="preserve">dự báo </w:t>
      </w:r>
      <w:ins w:id="11036" w:author="The Si Tran" w:date="2012-12-11T05:49:00Z">
        <w:r w:rsidR="00BD71C0" w:rsidRPr="008A1996">
          <w:t>chính xác c</w:t>
        </w:r>
      </w:ins>
      <w:ins w:id="11037" w:author="The Si Tran" w:date="2012-12-11T05:50:00Z">
        <w:r w:rsidR="00BD71C0" w:rsidRPr="00B7223D">
          <w:rPr>
            <w:rPrChange w:id="11038" w:author="The Si Tran" w:date="2012-12-14T06:42:00Z">
              <w:rPr/>
            </w:rPrChange>
          </w:rPr>
          <w:t>ao.</w:t>
        </w:r>
      </w:ins>
    </w:p>
    <w:p w14:paraId="0B4BEF09" w14:textId="4AB6B473" w:rsidR="00E830E0" w:rsidRDefault="00662C01">
      <w:pPr>
        <w:pStyle w:val="Heading3"/>
        <w:rPr>
          <w:ins w:id="11039" w:author="The Si Tran" w:date="2012-12-11T05:27:00Z"/>
        </w:rPr>
        <w:pPrChange w:id="11040" w:author="The Si Tran" w:date="2012-12-14T06:40:00Z">
          <w:pPr>
            <w:pStyle w:val="Heading2"/>
          </w:pPr>
        </w:pPrChange>
      </w:pPr>
      <w:bookmarkStart w:id="11041" w:name="_Toc343711267"/>
      <w:ins w:id="11042" w:author="The Si Tran" w:date="2012-12-10T19:41:00Z">
        <w:r>
          <w:t>Mặt hạn chế</w:t>
        </w:r>
      </w:ins>
      <w:bookmarkEnd w:id="11041"/>
    </w:p>
    <w:p w14:paraId="7B1DEF2D" w14:textId="33E9B641" w:rsidR="006B1716" w:rsidRPr="00102ED8" w:rsidRDefault="00DA3C57">
      <w:pPr>
        <w:rPr>
          <w:ins w:id="11043" w:author="The Si Tran" w:date="2012-12-11T05:29:00Z"/>
        </w:rPr>
        <w:pPrChange w:id="11044" w:author="The Si Tran" w:date="2012-12-16T08:47:00Z">
          <w:pPr>
            <w:spacing w:before="0"/>
            <w:ind w:firstLine="720"/>
          </w:pPr>
        </w:pPrChange>
      </w:pPr>
      <w:ins w:id="11045" w:author="The Si Tran" w:date="2012-12-11T05:31:00Z">
        <w:r>
          <w:t>Mô hình này chưa có phần tiền xử lý dữ liệu</w:t>
        </w:r>
      </w:ins>
      <w:ins w:id="11046" w:author="The Si Tran" w:date="2012-12-11T05:32:00Z">
        <w:r>
          <w:t>, nên đối với các dữ liệu chưa qua tiề</w:t>
        </w:r>
        <w:r w:rsidR="00B7223D">
          <w:t xml:space="preserve">n </w:t>
        </w:r>
        <w:r>
          <w:t>xử lý có chứa giá trị nhi</w:t>
        </w:r>
      </w:ins>
      <w:ins w:id="11047" w:author="The Si Tran" w:date="2012-12-11T05:33:00Z">
        <w:r>
          <w:t>ễu, không hợp lệ… thì kết quả của</w:t>
        </w:r>
      </w:ins>
      <w:ins w:id="11048" w:author="The Si Tran" w:date="2012-12-11T05:34:00Z">
        <w:r>
          <w:t xml:space="preserve"> mô hình không được cao.</w:t>
        </w:r>
      </w:ins>
    </w:p>
    <w:p w14:paraId="466D996B" w14:textId="77777777" w:rsidR="006A21F7" w:rsidRDefault="00E830E0">
      <w:pPr>
        <w:rPr>
          <w:ins w:id="11049" w:author="The Si Tran" w:date="2012-12-11T05:34:00Z"/>
        </w:rPr>
        <w:pPrChange w:id="11050" w:author="The Si Tran" w:date="2012-12-16T08:47:00Z">
          <w:pPr>
            <w:pStyle w:val="Heading2"/>
          </w:pPr>
        </w:pPrChange>
      </w:pPr>
      <w:ins w:id="11051" w:author="The Si Tran" w:date="2012-12-11T05:29:00Z">
        <w:r w:rsidRPr="00102ED8">
          <w:t>Giao diện chương trình hiện thực chưa thân thiện với người dùng.</w:t>
        </w:r>
      </w:ins>
      <w:del w:id="11052"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8A1996" w:rsidDel="00662C01">
          <w:delText>t</w:delText>
        </w:r>
      </w:del>
    </w:p>
    <w:p w14:paraId="75A37250" w14:textId="32D53BDD" w:rsidR="00DA3C57" w:rsidRPr="008B2578" w:rsidRDefault="00DA3C57">
      <w:pPr>
        <w:rPr>
          <w:szCs w:val="26"/>
        </w:rPr>
        <w:pPrChange w:id="11053" w:author="The Si Tran" w:date="2012-12-16T08:47:00Z">
          <w:pPr>
            <w:pStyle w:val="Heading2"/>
          </w:pPr>
        </w:pPrChange>
      </w:pPr>
      <w:ins w:id="11054" w:author="The Si Tran" w:date="2012-12-11T05:34:00Z">
        <w:r>
          <w:t xml:space="preserve">Mô hình được xây dựng nhằm </w:t>
        </w:r>
      </w:ins>
      <w:ins w:id="11055" w:author="The Si Tran" w:date="2012-12-11T05:35:00Z">
        <w:r>
          <w:t>hiện thực các lý thuyết đã nghiên cứu</w:t>
        </w:r>
      </w:ins>
      <w:ins w:id="11056" w:author="The Si Tran" w:date="2012-12-11T05:36:00Z">
        <w:r>
          <w:t xml:space="preserve"> n</w:t>
        </w:r>
      </w:ins>
      <w:ins w:id="11057" w:author="The Si Tran" w:date="2012-12-11T05:37:00Z">
        <w:r>
          <w:t>ên chỉ sử dụ</w:t>
        </w:r>
        <w:r w:rsidR="00B7223D">
          <w:t xml:space="preserve">ng </w:t>
        </w:r>
        <w:r w:rsidR="00B7223D">
          <w:tab/>
        </w:r>
        <w:r>
          <w:t>ác dữ liệu đã thu thập sẵn, không có cập nhật các dữ liệu mới theo thời gian</w:t>
        </w:r>
      </w:ins>
      <w:ins w:id="11058" w:author="The Si Tran" w:date="2012-12-11T05:38:00Z">
        <w:r w:rsidR="00B7223D">
          <w:t xml:space="preserve"> nên </w:t>
        </w:r>
        <w:r>
          <w:t>c</w:t>
        </w:r>
      </w:ins>
      <w:ins w:id="11059" w:author="The Si Tran" w:date="2012-12-11T05:39:00Z">
        <w:r>
          <w:t>ần phải thay đổi để phù hợp với các bài toán thực tiễn.</w:t>
        </w:r>
      </w:ins>
    </w:p>
    <w:p w14:paraId="1A655C1A" w14:textId="13DD86DB" w:rsidR="00783FDB" w:rsidRDefault="00783FDB">
      <w:pPr>
        <w:pStyle w:val="Heading2"/>
        <w:rPr>
          <w:ins w:id="11060" w:author="The Si Tran" w:date="2012-12-11T04:57:00Z"/>
          <w:rFonts w:cs="Times New Roman"/>
          <w:sz w:val="26"/>
          <w:szCs w:val="26"/>
        </w:rPr>
      </w:pPr>
      <w:bookmarkStart w:id="11061" w:name="_Toc343711268"/>
      <w:r w:rsidRPr="0049233F">
        <w:rPr>
          <w:rFonts w:cs="Times New Roman"/>
          <w:sz w:val="26"/>
          <w:szCs w:val="26"/>
          <w:rPrChange w:id="11062" w:author="The Si Tran" w:date="2012-12-05T23:02:00Z">
            <w:rPr>
              <w:rFonts w:cs="Times New Roman"/>
            </w:rPr>
          </w:rPrChange>
        </w:rPr>
        <w:t>Hướng phát triển đề tài</w:t>
      </w:r>
      <w:bookmarkEnd w:id="11061"/>
    </w:p>
    <w:p w14:paraId="3D8B20CB" w14:textId="7CF2E319" w:rsidR="00F27A65" w:rsidRDefault="00F27A65">
      <w:pPr>
        <w:rPr>
          <w:ins w:id="11063" w:author="The Si Tran" w:date="2012-12-11T05:02:00Z"/>
        </w:rPr>
        <w:pPrChange w:id="11064" w:author="The Si Tran" w:date="2012-12-16T08:47:00Z">
          <w:pPr>
            <w:pStyle w:val="Heading2"/>
          </w:pPr>
        </w:pPrChange>
      </w:pPr>
      <w:ins w:id="11065" w:author="The Si Tran" w:date="2012-12-11T04:57:00Z">
        <w:r>
          <w:t>Đề tài đã đưa ra mô hình kết hợp SARIMA với mạng nơron</w:t>
        </w:r>
      </w:ins>
      <w:ins w:id="11066" w:author="The Si Tran" w:date="2012-12-11T04:58:00Z">
        <w:r>
          <w:t xml:space="preserve"> </w:t>
        </w:r>
      </w:ins>
      <w:ins w:id="11067" w:author="The Si Tran" w:date="2012-12-11T04:59:00Z">
        <w:r>
          <w:t>trong</w:t>
        </w:r>
      </w:ins>
      <w:ins w:id="11068" w:author="The Si Tran" w:date="2012-12-11T04:58:00Z">
        <w:r>
          <w:t xml:space="preserve"> bài toán dự báo chuỗi thời gian</w:t>
        </w:r>
      </w:ins>
      <w:ins w:id="11069" w:author="The Si Tran" w:date="2012-12-11T04:59:00Z">
        <w:r>
          <w:t>. Tuy nhiên, để cải thiện độ chính xác của mô hình</w:t>
        </w:r>
      </w:ins>
      <w:ins w:id="11070" w:author="The Si Tran" w:date="2012-12-11T05:01:00Z">
        <w:r>
          <w:t xml:space="preserve">, chúng ta cần </w:t>
        </w:r>
      </w:ins>
      <w:ins w:id="11071"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072" w:author="The Si Tran" w:date="2012-12-11T05:21:00Z"/>
        </w:rPr>
        <w:pPrChange w:id="11073" w:author="The Si Tran" w:date="2012-12-16T08:47:00Z">
          <w:pPr>
            <w:pStyle w:val="Heading2"/>
          </w:pPr>
        </w:pPrChange>
      </w:pPr>
      <w:ins w:id="11074" w:author="The Si Tran" w:date="2012-12-11T05:03:00Z">
        <w:r w:rsidRPr="000C3A28">
          <w:t>Trong mô hình SARIMA, đ</w:t>
        </w:r>
        <w:r w:rsidRPr="008A1996">
          <w:t>ể</w:t>
        </w:r>
        <w:r w:rsidRPr="00B7223D">
          <w:rPr>
            <w:rPrChange w:id="11075" w:author="The Si Tran" w:date="2012-12-14T06:43:00Z">
              <w:rPr/>
            </w:rPrChange>
          </w:rPr>
          <w:t xml:space="preserve"> chuyển đổi từ chuỗi dữ liệu có tính mùa và xu hướng, chúng tôi đã sử dụng phương pháp lấy hiệu</w:t>
        </w:r>
      </w:ins>
      <w:ins w:id="11076" w:author="The Si Tran" w:date="2012-12-11T05:12:00Z">
        <w:r w:rsidR="002E24B1" w:rsidRPr="00B7223D">
          <w:rPr>
            <w:rPrChange w:id="11077" w:author="The Si Tran" w:date="2012-12-14T06:43:00Z">
              <w:rPr/>
            </w:rPrChange>
          </w:rPr>
          <w:t>. Nhưng phương pháp này đòi hỏi phương sai của chuỗi dữ liệu phải tĩnh.</w:t>
        </w:r>
      </w:ins>
      <w:ins w:id="11078" w:author="The Si Tran" w:date="2012-12-11T05:14:00Z">
        <w:r w:rsidR="002E24B1" w:rsidRPr="00B7223D">
          <w:rPr>
            <w:rPrChange w:id="11079" w:author="The Si Tran" w:date="2012-12-14T06:43:00Z">
              <w:rPr/>
            </w:rPrChange>
          </w:rPr>
          <w:t xml:space="preserve"> </w:t>
        </w:r>
        <w:r w:rsidR="00330004" w:rsidRPr="00B7223D">
          <w:rPr>
            <w:rPrChange w:id="11080" w:author="The Si Tran" w:date="2012-12-14T06:43:00Z">
              <w:rPr/>
            </w:rPrChange>
          </w:rPr>
          <w:t>Trong tr</w:t>
        </w:r>
      </w:ins>
      <w:ins w:id="11081" w:author="The Si Tran" w:date="2012-12-11T05:15:00Z">
        <w:r w:rsidR="00330004" w:rsidRPr="00B7223D">
          <w:rPr>
            <w:rPrChange w:id="11082" w:author="The Si Tran" w:date="2012-12-14T06:43:00Z">
              <w:rPr/>
            </w:rPrChange>
          </w:rPr>
          <w:t xml:space="preserve">ường hợp này cần phải sử dụng các phương pháp chuyển đổi khác: </w:t>
        </w:r>
      </w:ins>
      <w:ins w:id="11083" w:author="The Si Tran" w:date="2012-12-11T05:20:00Z">
        <w:r w:rsidR="00B663DE" w:rsidRPr="00B7223D">
          <w:rPr>
            <w:rPrChange w:id="11084" w:author="The Si Tran" w:date="2012-12-14T06:43:00Z">
              <w:rPr/>
            </w:rPrChange>
          </w:rPr>
          <w:t>phép biến đổi logarí</w:t>
        </w:r>
      </w:ins>
      <w:r w:rsidR="00D95093">
        <w:t>t</w:t>
      </w:r>
      <w:ins w:id="11085" w:author="The Si Tran" w:date="2012-12-11T05:20:00Z">
        <w:r w:rsidR="00B663DE" w:rsidRPr="008A1996">
          <w:t xml:space="preserve">, </w:t>
        </w:r>
      </w:ins>
      <w:ins w:id="11086" w:author="The Si Tran" w:date="2012-12-11T05:21:00Z">
        <w:r w:rsidR="00B663DE" w:rsidRPr="00B7223D">
          <w:rPr>
            <w:rPrChange w:id="11087" w:author="The Si Tran" w:date="2012-12-14T06:43:00Z">
              <w:rPr/>
            </w:rPrChange>
          </w:rPr>
          <w:t>phép biến đổi Box-Cox power.</w:t>
        </w:r>
      </w:ins>
    </w:p>
    <w:p w14:paraId="5103857F" w14:textId="77777777" w:rsidR="00D66640" w:rsidRPr="00B7223D" w:rsidRDefault="00D66640">
      <w:pPr>
        <w:pStyle w:val="BuletL1"/>
        <w:rPr>
          <w:rPrChange w:id="11088" w:author="The Si Tran" w:date="2012-12-14T06:43:00Z">
            <w:rPr/>
          </w:rPrChange>
        </w:rPr>
        <w:pPrChange w:id="11089" w:author="The Si Tran" w:date="2012-12-16T08:47:00Z">
          <w:pPr>
            <w:pStyle w:val="Heading2"/>
          </w:pPr>
        </w:pPrChange>
      </w:pPr>
      <w:ins w:id="11090" w:author="The Si Tran" w:date="2012-12-11T05:21:00Z">
        <w:r w:rsidRPr="000C3A28">
          <w:t>Theo th</w:t>
        </w:r>
        <w:r w:rsidRPr="008A1996">
          <w:t>ờ</w:t>
        </w:r>
        <w:r w:rsidRPr="00B7223D">
          <w:rPr>
            <w:rPrChange w:id="11091" w:author="The Si Tran" w:date="2012-12-14T06:43:00Z">
              <w:rPr/>
            </w:rPrChange>
          </w:rPr>
          <w:t>i gian</w:t>
        </w:r>
      </w:ins>
      <w:ins w:id="11092" w:author="The Si Tran" w:date="2012-12-11T05:22:00Z">
        <w:r w:rsidRPr="00B7223D">
          <w:rPr>
            <w:rPrChange w:id="11093" w:author="The Si Tran" w:date="2012-12-14T06:43:00Z">
              <w:rPr/>
            </w:rPrChange>
          </w:rPr>
          <w:t xml:space="preserve"> thì chuỗi dữ liệu thay đổi tính chất, mô hình đã ước lượng trước đây có thể</w:t>
        </w:r>
      </w:ins>
      <w:ins w:id="11094" w:author="The Si Tran" w:date="2012-12-11T05:23:00Z">
        <w:r w:rsidRPr="00B7223D">
          <w:rPr>
            <w:rPrChange w:id="11095"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096" w:author="The Si Tran" w:date="2012-12-11T05:25:00Z">
        <w:r w:rsidRPr="00B7223D">
          <w:rPr>
            <w:rPrChange w:id="11097" w:author="The Si Tran" w:date="2012-12-14T06:43:00Z">
              <w:rPr/>
            </w:rPrChange>
          </w:rPr>
          <w:t xml:space="preserve"> </w:t>
        </w:r>
      </w:ins>
      <w:ins w:id="11098" w:author="The Si Tran" w:date="2012-12-11T05:23:00Z">
        <w:r w:rsidRPr="00B7223D">
          <w:rPr>
            <w:rPrChange w:id="11099" w:author="The Si Tran" w:date="2012-12-14T06:43:00Z">
              <w:rPr/>
            </w:rPrChange>
          </w:rPr>
          <w:t>cập</w:t>
        </w:r>
      </w:ins>
      <w:ins w:id="11100" w:author="The Si Tran" w:date="2012-12-11T05:25:00Z">
        <w:r w:rsidRPr="00B7223D">
          <w:rPr>
            <w:rPrChange w:id="11101"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102" w:author="The Si Tran" w:date="2012-12-05T23:02:00Z">
            <w:rPr>
              <w:b/>
              <w:bCs/>
              <w:kern w:val="32"/>
              <w:sz w:val="32"/>
              <w:szCs w:val="26"/>
            </w:rPr>
          </w:rPrChange>
        </w:rPr>
      </w:pPr>
      <w:bookmarkStart w:id="11103" w:name="_Toc328879942"/>
      <w:bookmarkStart w:id="11104"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105" w:author="The Si Tran" w:date="2012-12-16T09:45:00Z">
          <w:pPr>
            <w:pStyle w:val="Heading1"/>
            <w:numPr>
              <w:numId w:val="0"/>
            </w:numPr>
            <w:spacing w:before="100" w:beforeAutospacing="1" w:after="100" w:afterAutospacing="1"/>
            <w:ind w:left="0" w:firstLine="0"/>
            <w:jc w:val="both"/>
          </w:pPr>
        </w:pPrChange>
      </w:pPr>
      <w:bookmarkStart w:id="11106" w:name="_Toc343711269"/>
      <w:r w:rsidRPr="0049233F">
        <w:rPr>
          <w:rPrChange w:id="11107" w:author="The Si Tran" w:date="2012-12-05T23:02:00Z">
            <w:rPr>
              <w:rFonts w:cs="Times New Roman"/>
              <w:iCs/>
              <w:kern w:val="0"/>
              <w:sz w:val="28"/>
              <w:szCs w:val="26"/>
            </w:rPr>
          </w:rPrChange>
        </w:rPr>
        <w:lastRenderedPageBreak/>
        <w:t>TÀI LIỆU THAM KHẢO</w:t>
      </w:r>
      <w:bookmarkEnd w:id="11103"/>
      <w:bookmarkEnd w:id="11104"/>
      <w:bookmarkEnd w:id="11106"/>
    </w:p>
    <w:p w14:paraId="67AE0CAF" w14:textId="77777777" w:rsidR="008C1D28" w:rsidRPr="00B7223D" w:rsidRDefault="008C1D28" w:rsidP="00097101">
      <w:pPr>
        <w:ind w:firstLine="547"/>
        <w:rPr>
          <w:ins w:id="11108" w:author="The Si Tran" w:date="2012-12-12T00:03:00Z"/>
          <w:szCs w:val="26"/>
        </w:rPr>
      </w:pPr>
      <w:ins w:id="11109" w:author="The Si Tran" w:date="2012-12-12T00:03:00Z">
        <w:r w:rsidRPr="00B7223D">
          <w:rPr>
            <w:szCs w:val="26"/>
          </w:rPr>
          <w:t xml:space="preserve">[1] J. E. Hanke, D. W. Wichenrn. </w:t>
        </w:r>
        <w:r w:rsidRPr="00B7223D">
          <w:rPr>
            <w:i/>
            <w:szCs w:val="26"/>
            <w:rPrChange w:id="11110"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111" w:author="The Si Tran" w:date="2012-12-12T00:03:00Z"/>
        </w:rPr>
        <w:pPrChange w:id="11112" w:author="The Si Tran" w:date="2012-12-14T06:45:00Z">
          <w:pPr>
            <w:pStyle w:val="Stylechun"/>
            <w:ind w:firstLine="547"/>
          </w:pPr>
        </w:pPrChange>
      </w:pPr>
      <w:ins w:id="11113" w:author="The Si Tran" w:date="2012-12-12T00:03:00Z">
        <w:r w:rsidRPr="00B7223D">
          <w:t xml:space="preserve">[2] T. M. Mitchell. </w:t>
        </w:r>
        <w:r w:rsidRPr="00B7223D">
          <w:rPr>
            <w:i/>
            <w:rPrChange w:id="11114"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115" w:author="The Si Tran" w:date="2012-12-12T00:03:00Z"/>
          <w:szCs w:val="26"/>
        </w:rPr>
      </w:pPr>
      <w:ins w:id="11116" w:author="The Si Tran" w:date="2012-12-12T00:03:00Z">
        <w:r w:rsidRPr="00B7223D">
          <w:rPr>
            <w:szCs w:val="26"/>
          </w:rPr>
          <w:t xml:space="preserve">[3] Trần Đức Minh. Luận văn thạc sĩ </w:t>
        </w:r>
        <w:r w:rsidRPr="00B7223D">
          <w:rPr>
            <w:i/>
            <w:szCs w:val="26"/>
            <w:rPrChange w:id="11117"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118" w:author="The Si Tran" w:date="2012-12-12T00:03:00Z"/>
          <w:szCs w:val="26"/>
        </w:rPr>
        <w:pPrChange w:id="11119" w:author="The Si Tran" w:date="2012-12-14T06:45:00Z">
          <w:pPr>
            <w:spacing w:before="0"/>
            <w:ind w:firstLine="547"/>
          </w:pPr>
        </w:pPrChange>
      </w:pPr>
      <w:ins w:id="11120" w:author="The Si Tran" w:date="2012-12-12T00:03:00Z">
        <w:r w:rsidRPr="00B7223D">
          <w:rPr>
            <w:szCs w:val="26"/>
          </w:rPr>
          <w:t xml:space="preserve">[4] M. Riedmiller, H. Braun. </w:t>
        </w:r>
        <w:r w:rsidRPr="00B7223D">
          <w:rPr>
            <w:i/>
            <w:szCs w:val="26"/>
            <w:rPrChange w:id="11121"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1122" w:author="The Si Tran" w:date="2012-12-14T06:59:00Z">
        <w:r w:rsidR="006F78A0">
          <w:rPr>
            <w:szCs w:val="26"/>
          </w:rPr>
          <w:t>pp</w:t>
        </w:r>
      </w:ins>
      <w:ins w:id="11123" w:author="The Si Tran" w:date="2012-12-12T00:03:00Z">
        <w:r w:rsidRPr="00B7223D">
          <w:rPr>
            <w:szCs w:val="26"/>
          </w:rPr>
          <w:t xml:space="preserve"> 586-591, 1993.</w:t>
        </w:r>
      </w:ins>
    </w:p>
    <w:p w14:paraId="5474FCC3" w14:textId="77777777" w:rsidR="008C1D28" w:rsidRPr="00B7223D" w:rsidRDefault="008C1D28">
      <w:pPr>
        <w:ind w:firstLine="547"/>
        <w:rPr>
          <w:ins w:id="11124" w:author="The Si Tran" w:date="2012-12-12T00:03:00Z"/>
          <w:szCs w:val="26"/>
        </w:rPr>
        <w:pPrChange w:id="11125" w:author="The Si Tran" w:date="2012-12-14T06:45:00Z">
          <w:pPr>
            <w:spacing w:before="0"/>
            <w:ind w:firstLine="547"/>
          </w:pPr>
        </w:pPrChange>
      </w:pPr>
      <w:ins w:id="11126" w:author="The Si Tran" w:date="2012-12-12T00:03:00Z">
        <w:r w:rsidRPr="00B7223D">
          <w:rPr>
            <w:szCs w:val="26"/>
          </w:rPr>
          <w:t xml:space="preserve">[5] M. Riedmiller. </w:t>
        </w:r>
        <w:r w:rsidRPr="00B7223D">
          <w:rPr>
            <w:i/>
            <w:szCs w:val="26"/>
            <w:rPrChange w:id="11127"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128" w:author="The Si Tran" w:date="2012-12-12T00:03:00Z"/>
          <w:szCs w:val="26"/>
        </w:rPr>
        <w:pPrChange w:id="11129" w:author="The Si Tran" w:date="2012-12-14T06:45:00Z">
          <w:pPr>
            <w:spacing w:before="0"/>
            <w:ind w:firstLine="547"/>
          </w:pPr>
        </w:pPrChange>
      </w:pPr>
      <w:ins w:id="11130" w:author="The Si Tran" w:date="2012-12-12T00:03:00Z">
        <w:r w:rsidRPr="00B7223D">
          <w:rPr>
            <w:szCs w:val="26"/>
          </w:rPr>
          <w:t xml:space="preserve">[6] T. Kolarik, G. Rudorfer. </w:t>
        </w:r>
        <w:r w:rsidRPr="00B7223D">
          <w:rPr>
            <w:i/>
            <w:szCs w:val="26"/>
            <w:rPrChange w:id="11131" w:author="The Si Tran" w:date="2012-12-14T06:44:00Z">
              <w:rPr>
                <w:b/>
                <w:i/>
                <w:szCs w:val="26"/>
              </w:rPr>
            </w:rPrChange>
          </w:rPr>
          <w:t>Time Series Forecasting Using Neural Networks.</w:t>
        </w:r>
        <w:r w:rsidRPr="00B7223D">
          <w:rPr>
            <w:szCs w:val="26"/>
          </w:rPr>
          <w:t xml:space="preserve"> ACM Sigapl Apl Quote Quad, vol. 25, no. 1, </w:t>
        </w:r>
      </w:ins>
      <w:ins w:id="11132" w:author="The Si Tran" w:date="2012-12-14T07:00:00Z">
        <w:r w:rsidR="006F78A0">
          <w:rPr>
            <w:szCs w:val="26"/>
          </w:rPr>
          <w:t>pp</w:t>
        </w:r>
      </w:ins>
      <w:ins w:id="11133" w:author="The Si Tran" w:date="2012-12-12T00:03:00Z">
        <w:r w:rsidRPr="00B7223D">
          <w:rPr>
            <w:szCs w:val="26"/>
          </w:rPr>
          <w:t xml:space="preserve"> 86-94, 1994.</w:t>
        </w:r>
      </w:ins>
    </w:p>
    <w:p w14:paraId="6BB0777B" w14:textId="216FEE3B" w:rsidR="008C1D28" w:rsidRPr="00B7223D" w:rsidRDefault="008C1D28">
      <w:pPr>
        <w:ind w:firstLine="547"/>
        <w:rPr>
          <w:ins w:id="11134" w:author="The Si Tran" w:date="2012-12-12T00:03:00Z"/>
          <w:szCs w:val="26"/>
        </w:rPr>
        <w:pPrChange w:id="11135" w:author="The Si Tran" w:date="2012-12-14T06:45:00Z">
          <w:pPr>
            <w:spacing w:before="0"/>
            <w:ind w:firstLine="547"/>
          </w:pPr>
        </w:pPrChange>
      </w:pPr>
      <w:ins w:id="11136" w:author="The Si Tran" w:date="2012-12-12T00:03:00Z">
        <w:r w:rsidRPr="00B7223D">
          <w:rPr>
            <w:szCs w:val="26"/>
          </w:rPr>
          <w:t xml:space="preserve">[7] I. Kaastra, M. Boyd. </w:t>
        </w:r>
        <w:r w:rsidRPr="00B7223D">
          <w:rPr>
            <w:i/>
            <w:szCs w:val="26"/>
            <w:rPrChange w:id="11137" w:author="The Si Tran" w:date="2012-12-14T06:44:00Z">
              <w:rPr>
                <w:b/>
                <w:i/>
                <w:szCs w:val="26"/>
              </w:rPr>
            </w:rPrChange>
          </w:rPr>
          <w:t>Designing A Neural Network For Forecasting Financial And Economic Time Series.</w:t>
        </w:r>
        <w:r w:rsidRPr="00B7223D">
          <w:rPr>
            <w:szCs w:val="26"/>
          </w:rPr>
          <w:t xml:space="preserve"> Neurocomputing, 10, </w:t>
        </w:r>
      </w:ins>
      <w:ins w:id="11138" w:author="The Si Tran" w:date="2012-12-14T07:00:00Z">
        <w:r w:rsidR="006F78A0">
          <w:rPr>
            <w:szCs w:val="26"/>
          </w:rPr>
          <w:t>pp</w:t>
        </w:r>
      </w:ins>
      <w:ins w:id="11139" w:author="The Si Tran" w:date="2012-12-12T00:03:00Z">
        <w:r w:rsidRPr="00B7223D">
          <w:rPr>
            <w:szCs w:val="26"/>
          </w:rPr>
          <w:t xml:space="preserve"> 215-236, 1996.</w:t>
        </w:r>
      </w:ins>
    </w:p>
    <w:p w14:paraId="6BE4A517" w14:textId="3E8A515A" w:rsidR="006E5672" w:rsidRPr="00B7223D" w:rsidRDefault="008C1D28">
      <w:pPr>
        <w:ind w:firstLine="547"/>
        <w:jc w:val="left"/>
        <w:rPr>
          <w:ins w:id="11140" w:author="superchickend" w:date="2012-12-12T08:19:00Z"/>
          <w:szCs w:val="26"/>
        </w:rPr>
        <w:pPrChange w:id="11141" w:author="The Si Tran" w:date="2012-12-14T06:45:00Z">
          <w:pPr>
            <w:spacing w:before="0"/>
            <w:ind w:firstLine="547"/>
            <w:jc w:val="left"/>
          </w:pPr>
        </w:pPrChange>
      </w:pPr>
      <w:ins w:id="11142" w:author="The Si Tran" w:date="2012-12-12T00:03:00Z">
        <w:r w:rsidRPr="00B7223D">
          <w:rPr>
            <w:szCs w:val="26"/>
          </w:rPr>
          <w:t xml:space="preserve">[8] G. Zhang, Michael Y. Hu. </w:t>
        </w:r>
        <w:r w:rsidRPr="00B7223D">
          <w:rPr>
            <w:i/>
            <w:szCs w:val="26"/>
            <w:rPrChange w:id="11143"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1144" w:author="The Si Tran" w:date="2012-12-12T00:03:00Z">
        <w:r w:rsidRPr="00B7223D">
          <w:rPr>
            <w:szCs w:val="26"/>
          </w:rPr>
          <w:t xml:space="preserve">26, </w:t>
        </w:r>
      </w:ins>
      <w:ins w:id="11145" w:author="The Si Tran" w:date="2012-12-14T07:00:00Z">
        <w:r w:rsidR="006F78A0">
          <w:rPr>
            <w:szCs w:val="26"/>
          </w:rPr>
          <w:t>pp</w:t>
        </w:r>
      </w:ins>
      <w:ins w:id="11146"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147" w:author="superchickend" w:date="2012-12-12T08:19:00Z"/>
        </w:rPr>
        <w:pPrChange w:id="11148" w:author="The Si Tran" w:date="2012-12-14T06:45:00Z">
          <w:pPr>
            <w:pStyle w:val="Stylechun"/>
            <w:ind w:firstLine="547"/>
          </w:pPr>
        </w:pPrChange>
      </w:pPr>
      <w:ins w:id="11149" w:author="superchickend" w:date="2012-12-12T08:19:00Z">
        <w:r w:rsidRPr="00B7223D">
          <w:t xml:space="preserve">[9] Chatfield, Christopher. </w:t>
        </w:r>
        <w:r w:rsidRPr="00B7223D">
          <w:rPr>
            <w:i/>
            <w:rPrChange w:id="11150"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151" w:author="superchickend" w:date="2012-12-12T08:19:00Z"/>
        </w:rPr>
        <w:pPrChange w:id="11152" w:author="The Si Tran" w:date="2012-12-14T06:45:00Z">
          <w:pPr>
            <w:pStyle w:val="Stylechun"/>
            <w:ind w:firstLine="547"/>
          </w:pPr>
        </w:pPrChange>
      </w:pPr>
      <w:ins w:id="11153" w:author="superchickend" w:date="2012-12-12T08:19:00Z">
        <w:r w:rsidRPr="00B7223D">
          <w:t xml:space="preserve">[10] J. Scott Armstrong. </w:t>
        </w:r>
        <w:r w:rsidRPr="00B7223D">
          <w:rPr>
            <w:i/>
            <w:rPrChange w:id="11154"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155" w:author="The Si Tran" w:date="2012-12-16T20:35:00Z"/>
        </w:rPr>
        <w:pPrChange w:id="11156" w:author="The Si Tran" w:date="2012-12-14T06:45:00Z">
          <w:pPr>
            <w:pStyle w:val="Stylechun"/>
            <w:ind w:firstLine="547"/>
          </w:pPr>
        </w:pPrChange>
      </w:pPr>
      <w:ins w:id="11157" w:author="superchickend" w:date="2012-12-12T08:19:00Z">
        <w:r w:rsidRPr="00B7223D">
          <w:t xml:space="preserve">[11] Jan Sterba, Katarina Hilovska. </w:t>
        </w:r>
        <w:r w:rsidRPr="00B7223D">
          <w:rPr>
            <w:i/>
            <w:rPrChange w:id="11158" w:author="The Si Tran" w:date="2012-12-14T06:44:00Z">
              <w:rPr>
                <w:b/>
                <w:i/>
              </w:rPr>
            </w:rPrChange>
          </w:rPr>
          <w:t>The implementation of hybrid ARIMA-Neural network prediction model for aggregate water consumption prediction</w:t>
        </w:r>
        <w:r w:rsidRPr="00B7223D">
          <w:t>, 201</w:t>
        </w:r>
      </w:ins>
      <w:ins w:id="11159" w:author="The Si Tran" w:date="2012-12-14T06:46:00Z">
        <w:r w:rsidR="00B84941">
          <w:t>0</w:t>
        </w:r>
      </w:ins>
    </w:p>
    <w:p w14:paraId="4FBC053B" w14:textId="2B3ECD49" w:rsidR="00C564CC" w:rsidRDefault="00C564CC">
      <w:pPr>
        <w:pStyle w:val="Stylechun"/>
        <w:ind w:firstLine="547"/>
        <w:rPr>
          <w:ins w:id="11160" w:author="The Si Tran" w:date="2012-12-16T20:44:00Z"/>
          <w:rStyle w:val="NoFormatChar"/>
        </w:rPr>
      </w:pPr>
      <w:ins w:id="11161" w:author="The Si Tran" w:date="2012-12-16T20:35:00Z">
        <w:r>
          <w:t>[12]</w:t>
        </w:r>
      </w:ins>
      <w:ins w:id="11162" w:author="The Si Tran" w:date="2012-12-16T20:38:00Z">
        <w:r>
          <w:t xml:space="preserve"> Nancy Ngo</w:t>
        </w:r>
        <w:r w:rsidRPr="00C564CC">
          <w:t>c Tran</w:t>
        </w:r>
        <w:r>
          <w:t xml:space="preserve">. </w:t>
        </w:r>
      </w:ins>
      <w:ins w:id="11163" w:author="The Si Tran" w:date="2012-12-16T20:40:00Z">
        <w:r w:rsidRPr="00724C67">
          <w:rPr>
            <w:i/>
            <w:rPrChange w:id="11164" w:author="The Si Tran" w:date="2012-12-16T20:47:00Z">
              <w:rPr/>
            </w:rPrChange>
          </w:rPr>
          <w:t>Automatic</w:t>
        </w:r>
      </w:ins>
      <w:ins w:id="11165" w:author="The Si Tran" w:date="2012-12-16T20:39:00Z">
        <w:r w:rsidRPr="00724C67">
          <w:rPr>
            <w:rStyle w:val="NoFormatChar"/>
            <w:i/>
            <w:rPrChange w:id="11166" w:author="The Si Tran" w:date="2012-12-16T20:47:00Z">
              <w:rPr>
                <w:rStyle w:val="NoFormatChar"/>
              </w:rPr>
            </w:rPrChange>
          </w:rPr>
          <w:t xml:space="preserve"> ARIMA time </w:t>
        </w:r>
      </w:ins>
      <w:ins w:id="11167" w:author="The Si Tran" w:date="2012-12-16T20:41:00Z">
        <w:r w:rsidRPr="00724C67">
          <w:rPr>
            <w:rStyle w:val="NoFormatChar"/>
            <w:i/>
            <w:rPrChange w:id="11168"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169" w:author="The Si Tran" w:date="2012-12-16T20:44:00Z">
        <w:r>
          <w:rPr>
            <w:rStyle w:val="NoFormatChar"/>
          </w:rPr>
          <w:lastRenderedPageBreak/>
          <w:t xml:space="preserve">[13] </w:t>
        </w:r>
      </w:ins>
      <w:ins w:id="11170"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171" w:author="The Si Tran" w:date="2012-12-16T20:44:00Z">
        <w:r w:rsidRPr="00724C67">
          <w:rPr>
            <w:rStyle w:val="NoFormatChar"/>
            <w:i/>
            <w:rPrChange w:id="11172" w:author="The Si Tran" w:date="2012-12-16T20:47:00Z">
              <w:rPr>
                <w:rStyle w:val="NoFormatChar"/>
              </w:rPr>
            </w:rPrChange>
          </w:rPr>
          <w:t>A closed formula for the Durbin-</w:t>
        </w:r>
      </w:ins>
      <w:ins w:id="11173" w:author="The Si Tran" w:date="2012-12-16T20:45:00Z">
        <w:r w:rsidRPr="00724C67">
          <w:rPr>
            <w:rStyle w:val="NoFormatChar"/>
            <w:i/>
            <w:rPrChange w:id="11174" w:author="The Si Tran" w:date="2012-12-16T20:47:00Z">
              <w:rPr>
                <w:rStyle w:val="NoFormatChar"/>
              </w:rPr>
            </w:rPrChange>
          </w:rPr>
          <w:t>Levinson’</w:t>
        </w:r>
      </w:ins>
      <w:ins w:id="11175" w:author="The Si Tran" w:date="2012-12-16T20:44:00Z">
        <w:r w:rsidRPr="00724C67">
          <w:rPr>
            <w:rStyle w:val="NoFormatChar"/>
            <w:i/>
            <w:rPrChange w:id="11176" w:author="The Si Tran" w:date="2012-12-16T20:47:00Z">
              <w:rPr>
                <w:rStyle w:val="NoFormatChar"/>
              </w:rPr>
            </w:rPrChange>
          </w:rPr>
          <w:t xml:space="preserve">S </w:t>
        </w:r>
      </w:ins>
      <w:ins w:id="11177" w:author="The Si Tran" w:date="2012-12-16T20:45:00Z">
        <w:r w:rsidRPr="00724C67">
          <w:rPr>
            <w:rStyle w:val="NoFormatChar"/>
            <w:i/>
            <w:rPrChange w:id="11178" w:author="The Si Tran" w:date="2012-12-16T20:47:00Z">
              <w:rPr>
                <w:rStyle w:val="NoFormatChar"/>
              </w:rPr>
            </w:rPrChange>
          </w:rPr>
          <w:t>algorithmin seasonal fractionaly integrated processes</w:t>
        </w:r>
        <w:r w:rsidR="00724C67">
          <w:rPr>
            <w:rStyle w:val="NoFormatChar"/>
          </w:rPr>
          <w:t>, 2004</w:t>
        </w:r>
      </w:ins>
      <w:ins w:id="11179"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180"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181" w:author="superchickend" w:date="2012-12-12T08:19:00Z"/>
        </w:rPr>
        <w:sectPr w:rsidR="005E182F" w:rsidSect="00097101">
          <w:headerReference w:type="default" r:id="rId335"/>
          <w:pgSz w:w="11909" w:h="16834" w:code="9"/>
          <w:pgMar w:top="1411" w:right="1138" w:bottom="1411" w:left="1699" w:header="720" w:footer="720" w:gutter="0"/>
          <w:pgNumType w:start="1"/>
          <w:cols w:space="720"/>
          <w:docGrid w:linePitch="360"/>
        </w:sectPr>
        <w:pPrChange w:id="11185" w:author="The Si Tran" w:date="2012-12-14T06:45:00Z">
          <w:pPr>
            <w:pStyle w:val="Stylechun"/>
            <w:ind w:firstLine="547"/>
          </w:pPr>
        </w:pPrChange>
      </w:pPr>
      <w:ins w:id="11186" w:author="superchickend" w:date="2012-12-12T08:19:00Z">
        <w:del w:id="11187"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188" w:author="The Si Tran" w:date="2012-12-12T00:03:00Z"/>
        </w:rPr>
        <w:pPrChange w:id="11189" w:author="The Si Tran" w:date="2012-12-14T06:45:00Z">
          <w:pPr/>
        </w:pPrChange>
      </w:pPr>
    </w:p>
    <w:p w14:paraId="0C82F3BD" w14:textId="77777777" w:rsidR="006A21F7" w:rsidRPr="00263465" w:rsidDel="008C1D28" w:rsidRDefault="0080635D">
      <w:pPr>
        <w:pStyle w:val="Heading1"/>
        <w:numPr>
          <w:ilvl w:val="0"/>
          <w:numId w:val="0"/>
        </w:numPr>
        <w:ind w:left="360"/>
        <w:rPr>
          <w:del w:id="11190" w:author="The Si Tran" w:date="2012-12-12T00:03:00Z"/>
        </w:rPr>
        <w:pPrChange w:id="11191" w:author="The Si Tran" w:date="2012-12-14T06:45:00Z">
          <w:pPr/>
        </w:pPrChange>
      </w:pPr>
      <w:bookmarkStart w:id="11192" w:name="Bussiness_forecasting_book"/>
      <w:del w:id="11193" w:author="The Si Tran" w:date="2012-12-12T00:03:00Z">
        <w:r w:rsidRPr="00082976" w:rsidDel="008C1D28">
          <w:delText>[1]</w:delText>
        </w:r>
        <w:bookmarkEnd w:id="11192"/>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194" w:author="The Si Tran" w:date="2012-12-11T06:15:00Z"/>
          <w:rFonts w:cs="Times New Roman"/>
        </w:rPr>
        <w:pPrChange w:id="11195" w:author="The Si Tran" w:date="2012-12-14T06:45:00Z">
          <w:pPr>
            <w:pStyle w:val="Heading1"/>
            <w:numPr>
              <w:numId w:val="0"/>
            </w:numPr>
            <w:ind w:left="0" w:firstLine="0"/>
          </w:pPr>
        </w:pPrChange>
      </w:pPr>
      <w:bookmarkStart w:id="11196" w:name="www_investopedia_com"/>
      <w:del w:id="11197" w:author="The Si Tran" w:date="2012-12-12T00:03:00Z">
        <w:r w:rsidRPr="00B312F5" w:rsidDel="008C1D28">
          <w:delText>[2]</w:delText>
        </w:r>
        <w:bookmarkEnd w:id="11196"/>
        <w:r w:rsidRPr="00B312F5" w:rsidDel="008C1D28">
          <w:delText xml:space="preserve"> http://www.investopedia.com/articles/trading/07/stationary.asp#axzz2Bu5LkrNQ</w:delText>
        </w:r>
      </w:del>
      <w:bookmarkStart w:id="11198" w:name="_Toc327348208"/>
      <w:bookmarkStart w:id="11199" w:name="_Toc343711270"/>
      <w:ins w:id="11200" w:author="The Si Tran" w:date="2012-12-11T06:15:00Z">
        <w:r w:rsidR="00516934">
          <w:rPr>
            <w:rFonts w:cs="Times New Roman"/>
          </w:rPr>
          <w:t>P</w:t>
        </w:r>
      </w:ins>
      <w:ins w:id="11201" w:author="The Si Tran" w:date="2012-12-11T06:16:00Z">
        <w:r w:rsidR="00516934">
          <w:rPr>
            <w:rFonts w:cs="Times New Roman"/>
          </w:rPr>
          <w:t>HỤ LỤC</w:t>
        </w:r>
      </w:ins>
      <w:ins w:id="11202" w:author="The Si Tran" w:date="2012-12-11T06:15:00Z">
        <w:r w:rsidR="007F45A3" w:rsidRPr="00E31193">
          <w:rPr>
            <w:rFonts w:cs="Times New Roman"/>
          </w:rPr>
          <w:t xml:space="preserve"> A</w:t>
        </w:r>
        <w:del w:id="11203" w:author="superchickend" w:date="2012-12-16T15:00:00Z">
          <w:r w:rsidR="007F45A3" w:rsidDel="00A70A83">
            <w:rPr>
              <w:rFonts w:cs="Times New Roman"/>
            </w:rPr>
            <w:br/>
          </w:r>
        </w:del>
      </w:ins>
      <w:ins w:id="11204" w:author="superchickend" w:date="2012-12-16T15:00:00Z">
        <w:r w:rsidR="00A70A83">
          <w:rPr>
            <w:rFonts w:cs="Times New Roman"/>
          </w:rPr>
          <w:t xml:space="preserve">    </w:t>
        </w:r>
      </w:ins>
      <w:ins w:id="11205" w:author="The Si Tran" w:date="2012-12-11T06:15:00Z">
        <w:r w:rsidR="007F45A3" w:rsidRPr="003E4DFC">
          <w:rPr>
            <w:rFonts w:cs="Times New Roman"/>
            <w:rPrChange w:id="11206" w:author="The Si Tran" w:date="2012-12-16T09:45:00Z">
              <w:rPr>
                <w:rFonts w:cs="Times New Roman"/>
                <w:sz w:val="26"/>
              </w:rPr>
            </w:rPrChange>
          </w:rPr>
          <w:t>Bảng thuật ngữ Anh-Việt</w:t>
        </w:r>
        <w:bookmarkEnd w:id="11198"/>
        <w:bookmarkEnd w:id="11199"/>
      </w:ins>
    </w:p>
    <w:p w14:paraId="5DD5A0B8" w14:textId="77777777" w:rsidR="007F45A3" w:rsidRPr="006F1B6E" w:rsidRDefault="007F45A3" w:rsidP="007F45A3">
      <w:pPr>
        <w:rPr>
          <w:ins w:id="11207"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208"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209" w:author="The Si Tran" w:date="2012-12-16T10:39:00Z"/>
              </w:rPr>
              <w:pPrChange w:id="11210" w:author="The Si Tran" w:date="2012-12-16T10:40:00Z">
                <w:pPr/>
              </w:pPrChange>
            </w:pPr>
            <w:ins w:id="11211"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212" w:author="The Si Tran" w:date="2012-12-16T10:39:00Z"/>
              </w:rPr>
              <w:pPrChange w:id="11213"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214" w:author="The Si Tran" w:date="2012-12-16T10:39:00Z"/>
              </w:rPr>
              <w:pPrChange w:id="11215" w:author="The Si Tran" w:date="2012-12-16T10:40:00Z">
                <w:pPr/>
              </w:pPrChange>
            </w:pPr>
            <w:ins w:id="11216" w:author="The Si Tran" w:date="2012-12-16T10:39:00Z">
              <w:r w:rsidRPr="006F1B6E">
                <w:t>Hàm kích hoFu</w:t>
              </w:r>
            </w:ins>
          </w:p>
        </w:tc>
      </w:tr>
      <w:tr w:rsidR="00B9548F" w:rsidRPr="006F1B6E" w14:paraId="7225FFA9" w14:textId="77777777" w:rsidTr="00350BDD">
        <w:trPr>
          <w:trHeight w:val="330"/>
          <w:jc w:val="center"/>
          <w:ins w:id="11217"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218" w:author="The Si Tran" w:date="2012-12-16T10:39:00Z"/>
              </w:rPr>
              <w:pPrChange w:id="11219" w:author="The Si Tran" w:date="2012-12-16T10:40:00Z">
                <w:pPr/>
              </w:pPrChange>
            </w:pPr>
            <w:ins w:id="11220"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221" w:author="The Si Tran" w:date="2012-12-16T10:39:00Z"/>
              </w:rPr>
              <w:pPrChange w:id="11222"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223" w:author="The Si Tran" w:date="2012-12-16T10:39:00Z"/>
              </w:rPr>
              <w:pPrChange w:id="11224" w:author="The Si Tran" w:date="2012-12-16T10:40:00Z">
                <w:pPr/>
              </w:pPrChange>
            </w:pPr>
            <w:ins w:id="11225" w:author="The Si Tran" w:date="2012-12-16T10:39:00Z">
              <w:r w:rsidRPr="006F1B6E">
                <w:t>Mrtificial Neural Ne</w:t>
              </w:r>
            </w:ins>
          </w:p>
        </w:tc>
      </w:tr>
      <w:tr w:rsidR="00B9548F" w:rsidRPr="006F1B6E" w14:paraId="356A87E1" w14:textId="77777777" w:rsidTr="00350BDD">
        <w:trPr>
          <w:trHeight w:val="330"/>
          <w:jc w:val="center"/>
          <w:ins w:id="11226"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227" w:author="The Si Tran" w:date="2012-12-16T10:39:00Z"/>
              </w:rPr>
              <w:pPrChange w:id="11228" w:author="The Si Tran" w:date="2012-12-16T10:40:00Z">
                <w:pPr/>
              </w:pPrChange>
            </w:pPr>
            <w:ins w:id="11229"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230" w:author="The Si Tran" w:date="2012-12-16T10:39:00Z"/>
              </w:rPr>
              <w:pPrChange w:id="11231"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232" w:author="The Si Tran" w:date="2012-12-16T10:39:00Z"/>
              </w:rPr>
              <w:pPrChange w:id="11233"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234" w:author="The Si Tran" w:date="2012-12-16T10:39:00Z"/>
              </w:rPr>
              <w:pPrChange w:id="11235" w:author="The Si Tran" w:date="2012-12-16T10:40:00Z">
                <w:pPr/>
              </w:pPrChange>
            </w:pPr>
            <w:ins w:id="11236" w:author="The Si Tran" w:date="2012-12-16T10:39:00Z">
              <w:r w:rsidRPr="006F1B6E">
                <w:t>Hutocorrelational N</w:t>
              </w:r>
            </w:ins>
          </w:p>
        </w:tc>
      </w:tr>
      <w:tr w:rsidR="00B9548F" w:rsidRPr="006F1B6E" w14:paraId="2B9575C6" w14:textId="77777777" w:rsidTr="00350BDD">
        <w:trPr>
          <w:trHeight w:val="330"/>
          <w:jc w:val="center"/>
          <w:ins w:id="11237"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238" w:author="The Si Tran" w:date="2012-12-16T10:39:00Z"/>
              </w:rPr>
              <w:pPrChange w:id="11239" w:author="The Si Tran" w:date="2012-12-16T10:40:00Z">
                <w:pPr/>
              </w:pPrChange>
            </w:pPr>
            <w:ins w:id="11240"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241" w:author="The Si Tran" w:date="2012-12-16T10:39:00Z"/>
              </w:rPr>
              <w:pPrChange w:id="11242"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243" w:author="The Si Tran" w:date="2012-12-16T10:39:00Z"/>
              </w:rPr>
              <w:pPrChange w:id="11244" w:author="The Si Tran" w:date="2012-12-16T10:40:00Z">
                <w:pPr/>
              </w:pPrChange>
            </w:pPr>
            <w:ins w:id="11245" w:author="The Si Tran" w:date="2012-12-16T10:39:00Z">
              <w:r w:rsidRPr="006F1B6E">
                <w:t>Hàm torrelation F</w:t>
              </w:r>
            </w:ins>
          </w:p>
        </w:tc>
      </w:tr>
      <w:tr w:rsidR="00B9548F" w:rsidRPr="006F1B6E" w14:paraId="7BDE6A89" w14:textId="77777777" w:rsidTr="00350BDD">
        <w:trPr>
          <w:trHeight w:val="330"/>
          <w:jc w:val="center"/>
          <w:ins w:id="11246"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250" w:author="The Si Tran" w:date="2012-12-16T10:39:00Z"/>
              </w:rPr>
              <w:pPrChange w:id="11251" w:author="The Si Tran" w:date="2012-12-16T10:40:00Z">
                <w:pPr/>
              </w:pPrChange>
            </w:pPr>
            <w:ins w:id="11252" w:author="The Si Tran" w:date="2012-12-16T10:39:00Z">
              <w:r w:rsidRPr="006F1B6E">
                <w:t>Gickpropagation Algorithmco</w:t>
              </w:r>
            </w:ins>
          </w:p>
        </w:tc>
      </w:tr>
      <w:tr w:rsidR="00B9548F" w:rsidRPr="006F1B6E" w14:paraId="444459FE" w14:textId="77777777" w:rsidTr="00350BDD">
        <w:trPr>
          <w:trHeight w:val="330"/>
          <w:jc w:val="center"/>
          <w:ins w:id="11253"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254" w:author="The Si Tran" w:date="2012-12-16T10:39:00Z"/>
              </w:rPr>
              <w:pPrChange w:id="11255" w:author="The Si Tran" w:date="2012-12-16T10:40:00Z">
                <w:pPr/>
              </w:pPrChange>
            </w:pPr>
            <w:ins w:id="11256"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257" w:author="The Si Tran" w:date="2012-12-16T10:39:00Z"/>
              </w:rPr>
              <w:pPrChange w:id="11258"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259" w:author="The Si Tran" w:date="2012-12-16T10:39:00Z"/>
              </w:rPr>
              <w:pPrChange w:id="11260"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261" w:author="The Si Tran" w:date="2012-12-16T10:39:00Z"/>
              </w:rPr>
              <w:pPrChange w:id="11262" w:author="The Si Tran" w:date="2012-12-16T10:40:00Z">
                <w:pPr/>
              </w:pPrChange>
            </w:pPr>
            <w:ins w:id="11263" w:author="The Si Tran" w:date="2012-12-16T10:39:00Z">
              <w:r w:rsidRPr="006F1B6E">
                <w:t>Hatch Learn</w:t>
              </w:r>
            </w:ins>
          </w:p>
        </w:tc>
      </w:tr>
      <w:tr w:rsidR="00B9548F" w:rsidRPr="006F1B6E" w14:paraId="6451328B" w14:textId="77777777" w:rsidTr="00350BDD">
        <w:trPr>
          <w:trHeight w:val="330"/>
          <w:jc w:val="center"/>
          <w:ins w:id="11264"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265" w:author="The Si Tran" w:date="2012-12-16T10:39:00Z"/>
              </w:rPr>
              <w:pPrChange w:id="11266" w:author="The Si Tran" w:date="2012-12-16T10:40:00Z">
                <w:pPr/>
              </w:pPrChange>
            </w:pPr>
            <w:ins w:id="11267"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268" w:author="The Si Tran" w:date="2012-12-16T10:39:00Z"/>
              </w:rPr>
              <w:pPrChange w:id="11269"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270" w:author="The Si Tran" w:date="2012-12-16T10:39:00Z"/>
              </w:rPr>
              <w:pPrChange w:id="11271"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272" w:author="The Si Tran" w:date="2012-12-16T10:39:00Z"/>
              </w:rPr>
              <w:pPrChange w:id="11273"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274" w:author="The Si Tran" w:date="2012-12-16T10:39:00Z"/>
              </w:rPr>
              <w:pPrChange w:id="11275" w:author="The Si Tran" w:date="2012-12-16T10:40:00Z">
                <w:pPr/>
              </w:pPrChange>
            </w:pPr>
            <w:ins w:id="11276" w:author="The Si Tran" w:date="2012-12-16T10:39:00Z">
              <w:r w:rsidRPr="006F1B6E">
                <w:t>Điash L</w:t>
              </w:r>
            </w:ins>
          </w:p>
        </w:tc>
      </w:tr>
      <w:tr w:rsidR="00B9548F" w:rsidRPr="006F1B6E" w14:paraId="3591884B" w14:textId="77777777" w:rsidTr="00350BDD">
        <w:trPr>
          <w:trHeight w:val="330"/>
          <w:jc w:val="center"/>
          <w:ins w:id="11277"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278" w:author="The Si Tran" w:date="2012-12-16T10:39:00Z"/>
              </w:rPr>
              <w:pPrChange w:id="11279" w:author="The Si Tran" w:date="2012-12-16T10:40:00Z">
                <w:pPr/>
              </w:pPrChange>
            </w:pPr>
            <w:ins w:id="11280"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281" w:author="The Si Tran" w:date="2012-12-16T10:39:00Z"/>
              </w:rPr>
              <w:pPrChange w:id="11282"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283" w:author="The Si Tran" w:date="2012-12-16T10:39:00Z"/>
              </w:rPr>
              <w:pPrChange w:id="11284"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285" w:author="The Si Tran" w:date="2012-12-16T10:39:00Z"/>
              </w:rPr>
              <w:pPrChange w:id="11286"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287" w:author="The Si Tran" w:date="2012-12-16T10:39:00Z"/>
              </w:rPr>
              <w:pPrChange w:id="11288" w:author="The Si Tran" w:date="2012-12-16T10:40:00Z">
                <w:pPr/>
              </w:pPrChange>
            </w:pPr>
            <w:ins w:id="11289" w:author="The Si Tran" w:date="2012-12-16T10:39:00Z">
              <w:r w:rsidRPr="006F1B6E">
                <w:t>Tính chu kn</w:t>
              </w:r>
            </w:ins>
          </w:p>
        </w:tc>
      </w:tr>
      <w:tr w:rsidR="00B9548F" w:rsidRPr="006F1B6E" w14:paraId="3BDE2DF8" w14:textId="77777777" w:rsidTr="00350BDD">
        <w:trPr>
          <w:trHeight w:val="330"/>
          <w:jc w:val="center"/>
          <w:ins w:id="11290"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291" w:author="The Si Tran" w:date="2012-12-16T10:39:00Z"/>
              </w:rPr>
              <w:pPrChange w:id="11292" w:author="The Si Tran" w:date="2012-12-16T10:40:00Z">
                <w:pPr/>
              </w:pPrChange>
            </w:pPr>
            <w:ins w:id="11293"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294" w:author="The Si Tran" w:date="2012-12-16T10:39:00Z"/>
              </w:rPr>
              <w:pPrChange w:id="11295"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296" w:author="The Si Tran" w:date="2012-12-16T10:39:00Z"/>
              </w:rPr>
              <w:pPrChange w:id="11297"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298" w:author="The Si Tran" w:date="2012-12-16T10:39:00Z"/>
              </w:rPr>
              <w:pPrChange w:id="11299" w:author="The Si Tran" w:date="2012-12-16T10:40:00Z">
                <w:pPr/>
              </w:pPrChange>
            </w:pPr>
            <w:ins w:id="11300" w:author="The Si Tran" w:date="2012-12-16T10:39:00Z">
              <w:r w:rsidRPr="006F1B6E">
                <w:t>Mecision Surfa</w:t>
              </w:r>
            </w:ins>
          </w:p>
        </w:tc>
      </w:tr>
      <w:tr w:rsidR="00B9548F" w:rsidRPr="006F1B6E" w14:paraId="3CEED30A" w14:textId="77777777" w:rsidTr="00350BDD">
        <w:trPr>
          <w:trHeight w:val="330"/>
          <w:jc w:val="center"/>
          <w:ins w:id="11301"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302" w:author="The Si Tran" w:date="2012-12-16T10:39:00Z"/>
              </w:rPr>
              <w:pPrChange w:id="11303" w:author="The Si Tran" w:date="2012-12-16T10:40:00Z">
                <w:pPr/>
              </w:pPrChange>
            </w:pPr>
            <w:ins w:id="11304"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305" w:author="The Si Tran" w:date="2012-12-16T10:39:00Z"/>
              </w:rPr>
              <w:pPrChange w:id="11306"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307" w:author="The Si Tran" w:date="2012-12-16T10:39:00Z"/>
              </w:rPr>
              <w:pPrChange w:id="11308"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309" w:author="The Si Tran" w:date="2012-12-16T10:39:00Z"/>
              </w:rPr>
              <w:pPrChange w:id="11310" w:author="The Si Tran" w:date="2012-12-16T10:40:00Z">
                <w:pPr/>
              </w:pPrChange>
            </w:pPr>
            <w:ins w:id="11311" w:author="The Si Tran" w:date="2012-12-16T10:39:00Z">
              <w:r w:rsidRPr="006F1B6E">
                <w:t>Lulta Rule</w:t>
              </w:r>
            </w:ins>
          </w:p>
        </w:tc>
      </w:tr>
      <w:tr w:rsidR="00B9548F" w:rsidRPr="006F1B6E" w14:paraId="7D5937D9" w14:textId="77777777" w:rsidTr="00350BDD">
        <w:trPr>
          <w:trHeight w:val="330"/>
          <w:jc w:val="center"/>
          <w:ins w:id="11312"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313" w:author="The Si Tran" w:date="2012-12-16T10:39:00Z"/>
              </w:rPr>
              <w:pPrChange w:id="11314" w:author="The Si Tran" w:date="2012-12-16T10:40:00Z">
                <w:pPr/>
              </w:pPrChange>
            </w:pPr>
            <w:ins w:id="11315"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316" w:author="The Si Tran" w:date="2012-12-16T10:39:00Z"/>
              </w:rPr>
              <w:pPrChange w:id="11317"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318" w:author="The Si Tran" w:date="2012-12-16T10:39:00Z"/>
              </w:rPr>
              <w:pPrChange w:id="11319"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320" w:author="The Si Tran" w:date="2012-12-16T10:39:00Z"/>
              </w:rPr>
              <w:pPrChange w:id="11321" w:author="The Si Tran" w:date="2012-12-16T10:40:00Z">
                <w:pPr/>
              </w:pPrChange>
            </w:pPr>
            <w:ins w:id="11322" w:author="The Si Tran" w:date="2012-12-16T10:39:00Z">
              <w:r w:rsidRPr="006F1B6E">
                <w:t>Lifferen</w:t>
              </w:r>
            </w:ins>
          </w:p>
        </w:tc>
      </w:tr>
      <w:tr w:rsidR="00B9548F" w:rsidRPr="006F1B6E" w14:paraId="17871B21" w14:textId="77777777" w:rsidTr="00350BDD">
        <w:trPr>
          <w:trHeight w:val="330"/>
          <w:jc w:val="center"/>
          <w:ins w:id="11323"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324" w:author="The Si Tran" w:date="2012-12-16T10:39:00Z"/>
              </w:rPr>
              <w:pPrChange w:id="11325" w:author="The Si Tran" w:date="2012-12-16T10:40:00Z">
                <w:pPr/>
              </w:pPrChange>
            </w:pPr>
            <w:ins w:id="11326"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327" w:author="The Si Tran" w:date="2012-12-16T10:39:00Z"/>
              </w:rPr>
              <w:pPrChange w:id="11328" w:author="The Si Tran" w:date="2012-12-16T10:40:00Z">
                <w:pPr/>
              </w:pPrChange>
            </w:pPr>
            <w:ins w:id="11329" w:author="The Si Tran" w:date="2012-12-16T10:39:00Z">
              <w:r w:rsidRPr="006F1B6E">
                <w:t>Meed-forward neur</w:t>
              </w:r>
            </w:ins>
          </w:p>
        </w:tc>
      </w:tr>
      <w:tr w:rsidR="00B9548F" w:rsidRPr="006F1B6E" w14:paraId="0B04352D" w14:textId="77777777" w:rsidTr="00350BDD">
        <w:trPr>
          <w:trHeight w:val="330"/>
          <w:jc w:val="center"/>
          <w:ins w:id="11330"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331" w:author="The Si Tran" w:date="2012-12-16T10:39:00Z"/>
              </w:rPr>
              <w:pPrChange w:id="11332" w:author="The Si Tran" w:date="2012-12-16T10:40:00Z">
                <w:pPr/>
              </w:pPrChange>
            </w:pPr>
            <w:ins w:id="11333"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334" w:author="The Si Tran" w:date="2012-12-16T10:39:00Z"/>
              </w:rPr>
              <w:pPrChange w:id="11335"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336" w:author="The Si Tran" w:date="2012-12-16T10:39:00Z"/>
              </w:rPr>
              <w:pPrChange w:id="11337"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338" w:author="The Si Tran" w:date="2012-12-16T10:39:00Z"/>
              </w:rPr>
              <w:pPrChange w:id="11339" w:author="The Si Tran" w:date="2012-12-16T10:40:00Z">
                <w:pPr/>
              </w:pPrChange>
            </w:pPr>
            <w:ins w:id="11340" w:author="The Si Tran" w:date="2012-12-16T10:39:00Z">
              <w:r w:rsidRPr="006F1B6E">
                <w:t>clobal Minimumeur</w:t>
              </w:r>
            </w:ins>
          </w:p>
        </w:tc>
      </w:tr>
      <w:tr w:rsidR="00B9548F" w:rsidRPr="006F1B6E" w14:paraId="7D658AB4" w14:textId="77777777" w:rsidTr="00350BDD">
        <w:trPr>
          <w:trHeight w:val="330"/>
          <w:jc w:val="center"/>
          <w:ins w:id="11341"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342" w:author="The Si Tran" w:date="2012-12-16T10:39:00Z"/>
              </w:rPr>
              <w:pPrChange w:id="11343" w:author="The Si Tran" w:date="2012-12-16T10:40:00Z">
                <w:pPr/>
              </w:pPrChange>
            </w:pPr>
            <w:ins w:id="11344"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345" w:author="The Si Tran" w:date="2012-12-16T10:39:00Z"/>
              </w:rPr>
              <w:pPrChange w:id="11346"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347" w:author="The Si Tran" w:date="2012-12-16T10:39:00Z"/>
              </w:rPr>
              <w:pPrChange w:id="11348"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349" w:author="The Si Tran" w:date="2012-12-16T10:39:00Z"/>
              </w:rPr>
              <w:pPrChange w:id="11350" w:author="The Si Tran" w:date="2012-12-16T10:40:00Z">
                <w:pPr/>
              </w:pPrChange>
            </w:pPr>
            <w:ins w:id="11351" w:author="The Si Tran" w:date="2012-12-16T10:39:00Z">
              <w:r w:rsidRPr="006F1B6E">
                <w:t>chibal Strategyural</w:t>
              </w:r>
            </w:ins>
          </w:p>
        </w:tc>
      </w:tr>
      <w:tr w:rsidR="00B9548F" w:rsidRPr="006F1B6E" w14:paraId="73F27E6E" w14:textId="77777777" w:rsidTr="00350BDD">
        <w:trPr>
          <w:trHeight w:val="330"/>
          <w:jc w:val="center"/>
          <w:ins w:id="11352"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353" w:author="The Si Tran" w:date="2012-12-16T10:39:00Z"/>
              </w:rPr>
              <w:pPrChange w:id="11354" w:author="The Si Tran" w:date="2012-12-16T10:40:00Z">
                <w:pPr/>
              </w:pPrChange>
            </w:pPr>
            <w:ins w:id="11355"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356" w:author="The Si Tran" w:date="2012-12-16T10:39:00Z"/>
              </w:rPr>
              <w:pPrChange w:id="11357"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358" w:author="The Si Tran" w:date="2012-12-16T10:39:00Z"/>
              </w:rPr>
              <w:pPrChange w:id="11359"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360" w:author="The Si Tran" w:date="2012-12-16T10:39:00Z"/>
              </w:rPr>
              <w:pPrChange w:id="11361" w:author="The Si Tran" w:date="2012-12-16T10:40:00Z">
                <w:pPr/>
              </w:pPrChange>
            </w:pPr>
            <w:ins w:id="11362" w:author="The Si Tran" w:date="2012-12-16T10:39:00Z">
              <w:r w:rsidRPr="006F1B6E">
                <w:t>Đradie</w:t>
              </w:r>
            </w:ins>
          </w:p>
        </w:tc>
      </w:tr>
      <w:tr w:rsidR="00B9548F" w:rsidRPr="006F1B6E" w14:paraId="4EC95E83" w14:textId="77777777" w:rsidTr="00350BDD">
        <w:trPr>
          <w:trHeight w:val="330"/>
          <w:jc w:val="center"/>
          <w:ins w:id="11363"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364" w:author="The Si Tran" w:date="2012-12-16T10:39:00Z"/>
              </w:rPr>
              <w:pPrChange w:id="11365" w:author="The Si Tran" w:date="2012-12-16T10:40:00Z">
                <w:pPr/>
              </w:pPrChange>
            </w:pPr>
            <w:ins w:id="11366"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367" w:author="The Si Tran" w:date="2012-12-16T10:39:00Z"/>
              </w:rPr>
              <w:pPrChange w:id="11368"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369" w:author="The Si Tran" w:date="2012-12-16T10:39:00Z"/>
              </w:rPr>
              <w:pPrChange w:id="11370"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371" w:author="The Si Tran" w:date="2012-12-16T10:39:00Z"/>
              </w:rPr>
              <w:pPrChange w:id="11372" w:author="The Si Tran" w:date="2012-12-16T10:40:00Z">
                <w:pPr/>
              </w:pPrChange>
            </w:pPr>
            <w:ins w:id="11373" w:author="The Si Tran" w:date="2012-12-16T10:39:00Z">
              <w:r w:rsidRPr="006F1B6E">
                <w:t>Giadient De</w:t>
              </w:r>
            </w:ins>
          </w:p>
        </w:tc>
      </w:tr>
      <w:tr w:rsidR="00B9548F" w:rsidRPr="006F1B6E" w14:paraId="188D5C47" w14:textId="77777777" w:rsidTr="00350BDD">
        <w:trPr>
          <w:trHeight w:val="330"/>
          <w:jc w:val="center"/>
          <w:ins w:id="11374"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375" w:author="The Si Tran" w:date="2012-12-16T10:39:00Z"/>
              </w:rPr>
              <w:pPrChange w:id="11376" w:author="The Si Tran" w:date="2012-12-16T10:40:00Z">
                <w:pPr/>
              </w:pPrChange>
            </w:pPr>
            <w:ins w:id="11377"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378" w:author="The Si Tran" w:date="2012-12-16T10:39:00Z"/>
              </w:rPr>
              <w:pPrChange w:id="11379"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380" w:author="The Si Tran" w:date="2012-12-16T10:39:00Z"/>
              </w:rPr>
              <w:pPrChange w:id="11381"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382" w:author="The Si Tran" w:date="2012-12-16T10:39:00Z"/>
              </w:rPr>
              <w:pPrChange w:id="11383" w:author="The Si Tran" w:date="2012-12-16T10:40:00Z">
                <w:pPr/>
              </w:pPrChange>
            </w:pPr>
            <w:ins w:id="11384" w:author="The Si Tran" w:date="2012-12-16T10:39:00Z">
              <w:r w:rsidRPr="006F1B6E">
                <w:t>Siêu phane</w:t>
              </w:r>
            </w:ins>
          </w:p>
        </w:tc>
      </w:tr>
      <w:tr w:rsidR="00B9548F" w:rsidRPr="006F1B6E" w14:paraId="6CD83968" w14:textId="77777777" w:rsidTr="00350BDD">
        <w:trPr>
          <w:trHeight w:val="330"/>
          <w:jc w:val="center"/>
          <w:ins w:id="11385"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386" w:author="The Si Tran" w:date="2012-12-16T10:39:00Z"/>
              </w:rPr>
              <w:pPrChange w:id="11387" w:author="The Si Tran" w:date="2012-12-16T10:40:00Z">
                <w:pPr/>
              </w:pPrChange>
            </w:pPr>
            <w:ins w:id="11388"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389" w:author="The Si Tran" w:date="2012-12-16T10:39:00Z"/>
              </w:rPr>
              <w:pPrChange w:id="11390" w:author="The Si Tran" w:date="2012-12-16T10:40:00Z">
                <w:pPr/>
              </w:pPrChange>
            </w:pPr>
            <w:ins w:id="11391" w:author="The Si Tran" w:date="2012-12-16T10:39:00Z">
              <w:r w:rsidRPr="006F1B6E">
                <w:t>Gicremental Gradient D</w:t>
              </w:r>
            </w:ins>
          </w:p>
        </w:tc>
      </w:tr>
      <w:tr w:rsidR="00B9548F" w:rsidRPr="006F1B6E" w14:paraId="428AAE3F" w14:textId="77777777" w:rsidTr="00350BDD">
        <w:trPr>
          <w:trHeight w:val="330"/>
          <w:jc w:val="center"/>
          <w:ins w:id="11392"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393" w:author="The Si Tran" w:date="2012-12-16T10:39:00Z"/>
              </w:rPr>
              <w:pPrChange w:id="11394" w:author="The Si Tran" w:date="2012-12-16T10:40:00Z">
                <w:pPr/>
              </w:pPrChange>
            </w:pPr>
            <w:ins w:id="11395"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396" w:author="The Si Tran" w:date="2012-12-16T10:39:00Z"/>
              </w:rPr>
              <w:pPrChange w:id="11397"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398" w:author="The Si Tran" w:date="2012-12-16T10:39:00Z"/>
              </w:rPr>
              <w:pPrChange w:id="11399"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400" w:author="The Si Tran" w:date="2012-12-16T10:39:00Z"/>
              </w:rPr>
              <w:pPrChange w:id="11401" w:author="The Si Tran" w:date="2012-12-16T10:40:00Z">
                <w:pPr/>
              </w:pPrChange>
            </w:pPr>
            <w:ins w:id="11402" w:author="The Si Tran" w:date="2012-12-16T10:39:00Z">
              <w:r w:rsidRPr="006F1B6E">
                <w:t>Tính blaral Grad</w:t>
              </w:r>
            </w:ins>
          </w:p>
        </w:tc>
      </w:tr>
      <w:tr w:rsidR="00B9548F" w:rsidRPr="006F1B6E" w14:paraId="4EF24CCD" w14:textId="77777777" w:rsidTr="00350BDD">
        <w:trPr>
          <w:trHeight w:val="330"/>
          <w:jc w:val="center"/>
          <w:ins w:id="11403"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404" w:author="The Si Tran" w:date="2012-12-16T10:39:00Z"/>
              </w:rPr>
              <w:pPrChange w:id="11405" w:author="The Si Tran" w:date="2012-12-16T10:40:00Z">
                <w:pPr/>
              </w:pPrChange>
            </w:pPr>
            <w:ins w:id="11406"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407" w:author="The Si Tran" w:date="2012-12-16T10:39:00Z"/>
              </w:rPr>
              <w:pPrChange w:id="11408"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409" w:author="The Si Tran" w:date="2012-12-16T10:39:00Z"/>
              </w:rPr>
              <w:pPrChange w:id="11410" w:author="The Si Tran" w:date="2012-12-16T10:40:00Z">
                <w:pPr/>
              </w:pPrChange>
            </w:pPr>
            <w:ins w:id="11411" w:author="The Si Tran" w:date="2012-12-16T10:39:00Z">
              <w:r w:rsidRPr="006F1B6E">
                <w:t>Hearning By Ep</w:t>
              </w:r>
            </w:ins>
          </w:p>
        </w:tc>
      </w:tr>
      <w:tr w:rsidR="00B9548F" w:rsidRPr="006F1B6E" w14:paraId="701F0796" w14:textId="77777777" w:rsidTr="00350BDD">
        <w:trPr>
          <w:trHeight w:val="330"/>
          <w:jc w:val="center"/>
          <w:ins w:id="11412"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413" w:author="The Si Tran" w:date="2012-12-16T10:39:00Z"/>
              </w:rPr>
              <w:pPrChange w:id="11414" w:author="The Si Tran" w:date="2012-12-16T10:40:00Z">
                <w:pPr/>
              </w:pPrChange>
            </w:pPr>
            <w:ins w:id="11415"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416" w:author="The Si Tran" w:date="2012-12-16T10:39:00Z"/>
              </w:rPr>
              <w:pPrChange w:id="11417"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418" w:author="The Si Tran" w:date="2012-12-16T10:39:00Z"/>
              </w:rPr>
              <w:pPrChange w:id="11419" w:author="The Si Tran" w:date="2012-12-16T10:40:00Z">
                <w:pPr/>
              </w:pPrChange>
            </w:pPr>
            <w:ins w:id="11420" w:author="The Si Tran" w:date="2012-12-16T10:39:00Z">
              <w:r w:rsidRPr="006F1B6E">
                <w:t xml:space="preserve">Hearning By </w:t>
              </w:r>
            </w:ins>
          </w:p>
        </w:tc>
      </w:tr>
      <w:tr w:rsidR="00B9548F" w:rsidRPr="006F1B6E" w14:paraId="7CE027F9" w14:textId="77777777" w:rsidTr="00350BDD">
        <w:trPr>
          <w:trHeight w:val="330"/>
          <w:jc w:val="center"/>
          <w:ins w:id="11421"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422" w:author="The Si Tran" w:date="2012-12-16T10:39:00Z"/>
              </w:rPr>
              <w:pPrChange w:id="11423" w:author="The Si Tran" w:date="2012-12-16T10:40:00Z">
                <w:pPr/>
              </w:pPrChange>
            </w:pPr>
            <w:ins w:id="11424"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425" w:author="The Si Tran" w:date="2012-12-16T10:39:00Z"/>
              </w:rPr>
              <w:pPrChange w:id="11426"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427" w:author="The Si Tran" w:date="2012-12-16T10:39:00Z"/>
              </w:rPr>
              <w:pPrChange w:id="11428"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429" w:author="The Si Tran" w:date="2012-12-16T10:39:00Z"/>
              </w:rPr>
              <w:pPrChange w:id="11430" w:author="The Si Tran" w:date="2012-12-16T10:40:00Z">
                <w:pPr/>
              </w:pPrChange>
            </w:pPr>
            <w:ins w:id="11431" w:author="The Si Tran" w:date="2012-12-16T10:39:00Z">
              <w:r w:rsidRPr="006F1B6E">
                <w:t xml:space="preserve">Hearning </w:t>
              </w:r>
            </w:ins>
          </w:p>
        </w:tc>
      </w:tr>
      <w:tr w:rsidR="00B9548F" w:rsidRPr="006F1B6E" w14:paraId="6EF4B38F" w14:textId="77777777" w:rsidTr="00350BDD">
        <w:trPr>
          <w:trHeight w:val="330"/>
          <w:jc w:val="center"/>
          <w:ins w:id="11432"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433" w:author="The Si Tran" w:date="2012-12-16T10:39:00Z"/>
              </w:rPr>
              <w:pPrChange w:id="11434" w:author="The Si Tran" w:date="2012-12-16T10:40:00Z">
                <w:pPr/>
              </w:pPrChange>
            </w:pPr>
            <w:ins w:id="11435"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436" w:author="The Si Tran" w:date="2012-12-16T10:39:00Z"/>
              </w:rPr>
              <w:pPrChange w:id="11437"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438" w:author="The Si Tran" w:date="2012-12-16T10:39:00Z"/>
              </w:rPr>
              <w:pPrChange w:id="11439" w:author="The Si Tran" w:date="2012-12-16T10:40:00Z">
                <w:pPr/>
              </w:pPrChange>
            </w:pPr>
            <w:ins w:id="11440" w:author="The Si Tran" w:date="2012-12-16T10:39:00Z">
              <w:r w:rsidRPr="006F1B6E">
                <w:t>Đeast Absolute Deviationce</w:t>
              </w:r>
            </w:ins>
          </w:p>
        </w:tc>
      </w:tr>
      <w:tr w:rsidR="00B9548F" w:rsidRPr="006F1B6E" w14:paraId="21985A06" w14:textId="77777777" w:rsidTr="00350BDD">
        <w:trPr>
          <w:trHeight w:val="330"/>
          <w:jc w:val="center"/>
          <w:ins w:id="11441"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442" w:author="The Si Tran" w:date="2012-12-16T10:39:00Z"/>
              </w:rPr>
              <w:pPrChange w:id="11443" w:author="The Si Tran" w:date="2012-12-16T10:40:00Z">
                <w:pPr/>
              </w:pPrChange>
            </w:pPr>
            <w:ins w:id="11444"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445" w:author="The Si Tran" w:date="2012-12-16T10:39:00Z"/>
              </w:rPr>
              <w:pPrChange w:id="11446"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447" w:author="The Si Tran" w:date="2012-12-16T10:39:00Z"/>
              </w:rPr>
              <w:pPrChange w:id="11448"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449" w:author="The Si Tran" w:date="2012-12-16T10:39:00Z"/>
              </w:rPr>
              <w:pPrChange w:id="11450" w:author="The Si Tran" w:date="2012-12-16T10:40:00Z">
                <w:pPr/>
              </w:pPrChange>
            </w:pPr>
            <w:ins w:id="11451" w:author="The Si Tran" w:date="2012-12-16T10:39:00Z">
              <w:r w:rsidRPr="006F1B6E">
                <w:t>Đơn vr Unitute De</w:t>
              </w:r>
            </w:ins>
          </w:p>
        </w:tc>
      </w:tr>
      <w:tr w:rsidR="00B9548F" w:rsidRPr="006F1B6E" w14:paraId="119C06BC" w14:textId="77777777" w:rsidTr="00350BDD">
        <w:trPr>
          <w:trHeight w:val="330"/>
          <w:jc w:val="center"/>
          <w:ins w:id="11452"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453" w:author="The Si Tran" w:date="2012-12-16T10:39:00Z"/>
              </w:rPr>
              <w:pPrChange w:id="11454" w:author="The Si Tran" w:date="2012-12-16T10:40:00Z">
                <w:pPr/>
              </w:pPrChange>
            </w:pPr>
            <w:ins w:id="11455"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456" w:author="The Si Tran" w:date="2012-12-16T10:39:00Z"/>
              </w:rPr>
              <w:pPrChange w:id="11457"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458" w:author="The Si Tran" w:date="2012-12-16T10:39:00Z"/>
              </w:rPr>
              <w:pPrChange w:id="11459" w:author="The Si Tran" w:date="2012-12-16T10:40:00Z">
                <w:pPr/>
              </w:pPrChange>
            </w:pPr>
            <w:ins w:id="11460" w:author="The Si Tran" w:date="2012-12-16T10:39:00Z">
              <w:r w:rsidRPr="006F1B6E">
                <w:t>Khnearly Separablei</w:t>
              </w:r>
            </w:ins>
          </w:p>
        </w:tc>
      </w:tr>
      <w:tr w:rsidR="00B9548F" w:rsidRPr="006F1B6E" w14:paraId="26854351" w14:textId="77777777" w:rsidTr="00350BDD">
        <w:trPr>
          <w:trHeight w:val="330"/>
          <w:jc w:val="center"/>
          <w:ins w:id="11461"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462" w:author="The Si Tran" w:date="2012-12-16T10:39:00Z"/>
              </w:rPr>
              <w:pPrChange w:id="11463" w:author="The Si Tran" w:date="2012-12-16T10:40:00Z">
                <w:pPr/>
              </w:pPrChange>
            </w:pPr>
            <w:ins w:id="11464"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465" w:author="The Si Tran" w:date="2012-12-16T10:39:00Z"/>
              </w:rPr>
              <w:pPrChange w:id="11466"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467" w:author="The Si Tran" w:date="2012-12-16T10:39:00Z"/>
              </w:rPr>
              <w:pPrChange w:id="11468"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469" w:author="The Si Tran" w:date="2012-12-16T10:39:00Z"/>
              </w:rPr>
              <w:pPrChange w:id="11470" w:author="The Si Tran" w:date="2012-12-16T10:40:00Z">
                <w:pPr/>
              </w:pPrChange>
            </w:pPr>
            <w:ins w:id="11471" w:author="The Si Tran" w:date="2012-12-16T10:39:00Z">
              <w:r w:rsidRPr="006F1B6E">
                <w:t>Tocal Minimum</w:t>
              </w:r>
            </w:ins>
          </w:p>
        </w:tc>
      </w:tr>
      <w:tr w:rsidR="00B9548F" w:rsidRPr="006F1B6E" w14:paraId="24B31742" w14:textId="77777777" w:rsidTr="00350BDD">
        <w:trPr>
          <w:trHeight w:val="330"/>
          <w:jc w:val="center"/>
          <w:ins w:id="11472"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476" w:author="The Si Tran" w:date="2012-12-16T10:39:00Z"/>
              </w:rPr>
              <w:pPrChange w:id="11477"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478" w:author="The Si Tran" w:date="2012-12-16T10:39:00Z"/>
              </w:rPr>
              <w:pPrChange w:id="11479"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480" w:author="The Si Tran" w:date="2012-12-16T10:39:00Z"/>
              </w:rPr>
              <w:pPrChange w:id="11481" w:author="The Si Tran" w:date="2012-12-16T10:40:00Z">
                <w:pPr/>
              </w:pPrChange>
            </w:pPr>
            <w:ins w:id="11482" w:author="The Si Tran" w:date="2012-12-16T10:39:00Z">
              <w:r w:rsidRPr="006F1B6E">
                <w:t>Chial Strategyabl</w:t>
              </w:r>
            </w:ins>
          </w:p>
        </w:tc>
      </w:tr>
      <w:tr w:rsidR="00B9548F" w:rsidRPr="006F1B6E" w14:paraId="0C523C6D" w14:textId="77777777" w:rsidTr="00350BDD">
        <w:trPr>
          <w:trHeight w:val="330"/>
          <w:jc w:val="center"/>
          <w:ins w:id="11483"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484" w:author="The Si Tran" w:date="2012-12-16T10:39:00Z"/>
              </w:rPr>
              <w:pPrChange w:id="11485" w:author="The Si Tran" w:date="2012-12-16T10:40:00Z">
                <w:pPr/>
              </w:pPrChange>
            </w:pPr>
            <w:ins w:id="11486"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487" w:author="The Si Tran" w:date="2012-12-16T10:39:00Z"/>
              </w:rPr>
              <w:pPrChange w:id="11488"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489" w:author="The Si Tran" w:date="2012-12-16T10:39:00Z"/>
              </w:rPr>
              <w:pPrChange w:id="11490" w:author="The Si Tran" w:date="2012-12-16T10:40:00Z">
                <w:pPr/>
              </w:pPrChange>
            </w:pPr>
            <w:ins w:id="11491" w:author="The Si Tran" w:date="2012-12-16T10:39:00Z">
              <w:r w:rsidRPr="006F1B6E">
                <w:t>Trung bình tuyErrors lung</w:t>
              </w:r>
            </w:ins>
          </w:p>
        </w:tc>
      </w:tr>
      <w:tr w:rsidR="00B9548F" w:rsidRPr="006F1B6E" w14:paraId="419DB81B" w14:textId="77777777" w:rsidTr="00350BDD">
        <w:trPr>
          <w:trHeight w:val="330"/>
          <w:jc w:val="center"/>
          <w:ins w:id="11492"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493" w:author="The Si Tran" w:date="2012-12-16T10:39:00Z"/>
              </w:rPr>
              <w:pPrChange w:id="11494" w:author="The Si Tran" w:date="2012-12-16T10:40:00Z">
                <w:pPr/>
              </w:pPrChange>
            </w:pPr>
            <w:ins w:id="11495"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496" w:author="The Si Tran" w:date="2012-12-16T10:39:00Z"/>
              </w:rPr>
              <w:pPrChange w:id="11497"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498" w:author="The Si Tran" w:date="2012-12-16T10:39:00Z"/>
              </w:rPr>
              <w:pPrChange w:id="11499" w:author="The Si Tran" w:date="2012-12-16T10:40:00Z">
                <w:pPr/>
              </w:pPrChange>
            </w:pPr>
            <w:ins w:id="11500" w:author="The Si Tran" w:date="2012-12-16T10:39:00Z">
              <w:r w:rsidRPr="006F1B6E">
                <w:t>Trung bình bình phương lce</w:t>
              </w:r>
            </w:ins>
          </w:p>
        </w:tc>
      </w:tr>
      <w:tr w:rsidR="00B9548F" w:rsidRPr="006F1B6E" w14:paraId="127E4ED0" w14:textId="77777777" w:rsidTr="00350BDD">
        <w:trPr>
          <w:trHeight w:val="330"/>
          <w:jc w:val="center"/>
          <w:ins w:id="11501"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502" w:author="The Si Tran" w:date="2012-12-16T10:39:00Z"/>
              </w:rPr>
              <w:pPrChange w:id="11503" w:author="The Si Tran" w:date="2012-12-16T10:40:00Z">
                <w:pPr/>
              </w:pPrChange>
            </w:pPr>
            <w:ins w:id="11504"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505" w:author="The Si Tran" w:date="2012-12-16T10:39:00Z"/>
              </w:rPr>
              <w:pPrChange w:id="11506"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507" w:author="The Si Tran" w:date="2012-12-16T10:39:00Z"/>
              </w:rPr>
              <w:pPrChange w:id="11508" w:author="The Si Tran" w:date="2012-12-16T10:40:00Z">
                <w:pPr/>
              </w:pPrChange>
            </w:pPr>
            <w:ins w:id="11509" w:author="The Si Tran" w:date="2012-12-16T10:39:00Z">
              <w:r w:rsidRPr="006F1B6E">
                <w:t>Hàm khable Funct</w:t>
              </w:r>
            </w:ins>
          </w:p>
        </w:tc>
      </w:tr>
      <w:tr w:rsidR="00B9548F" w:rsidRPr="006F1B6E" w14:paraId="3EEF92AD" w14:textId="77777777" w:rsidTr="00350BDD">
        <w:trPr>
          <w:trHeight w:val="330"/>
          <w:jc w:val="center"/>
          <w:ins w:id="11510"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511" w:author="The Si Tran" w:date="2012-12-16T10:39:00Z"/>
              </w:rPr>
              <w:pPrChange w:id="11512" w:author="The Si Tran" w:date="2012-12-16T10:40:00Z">
                <w:pPr/>
              </w:pPrChange>
            </w:pPr>
            <w:ins w:id="11513"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514" w:author="The Si Tran" w:date="2012-12-16T10:39:00Z"/>
              </w:rPr>
              <w:pPrChange w:id="11515"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516" w:author="The Si Tran" w:date="2012-12-16T10:39:00Z"/>
              </w:rPr>
              <w:pPrChange w:id="11517"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518" w:author="The Si Tran" w:date="2012-12-16T10:39:00Z"/>
              </w:rPr>
              <w:pPrChange w:id="11519" w:author="The Si Tran" w:date="2012-12-16T10:40:00Z">
                <w:pPr/>
              </w:pPrChange>
            </w:pPr>
            <w:ins w:id="11520" w:author="The Si Tran" w:date="2012-12-16T10:39:00Z">
              <w:r w:rsidRPr="006F1B6E">
                <w:t>Homentum Termnc</w:t>
              </w:r>
            </w:ins>
          </w:p>
        </w:tc>
      </w:tr>
      <w:tr w:rsidR="00B9548F" w:rsidRPr="006F1B6E" w14:paraId="01F25E43" w14:textId="77777777" w:rsidTr="00350BDD">
        <w:trPr>
          <w:trHeight w:val="330"/>
          <w:jc w:val="center"/>
          <w:ins w:id="11521"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522" w:author="The Si Tran" w:date="2012-12-16T10:39:00Z"/>
              </w:rPr>
              <w:pPrChange w:id="11523" w:author="The Si Tran" w:date="2012-12-16T10:40:00Z">
                <w:pPr/>
              </w:pPrChange>
            </w:pPr>
            <w:ins w:id="11524"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525" w:author="The Si Tran" w:date="2012-12-16T10:39:00Z"/>
              </w:rPr>
              <w:pPrChange w:id="11526"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527" w:author="The Si Tran" w:date="2012-12-16T10:39:00Z"/>
              </w:rPr>
              <w:pPrChange w:id="11528"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529" w:author="The Si Tran" w:date="2012-12-16T10:39:00Z"/>
              </w:rPr>
              <w:pPrChange w:id="11530" w:author="The Si Tran" w:date="2012-12-16T10:40:00Z">
                <w:pPr/>
              </w:pPrChange>
            </w:pPr>
            <w:ins w:id="11531" w:author="The Si Tran" w:date="2012-12-16T10:39:00Z">
              <w:r w:rsidRPr="006F1B6E">
                <w:t>Hnline Learnin</w:t>
              </w:r>
            </w:ins>
          </w:p>
        </w:tc>
      </w:tr>
      <w:tr w:rsidR="00B9548F" w:rsidRPr="006F1B6E" w14:paraId="54F47733" w14:textId="77777777" w:rsidTr="00350BDD">
        <w:trPr>
          <w:trHeight w:val="330"/>
          <w:jc w:val="center"/>
          <w:ins w:id="11532"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533" w:author="The Si Tran" w:date="2012-12-16T10:39:00Z"/>
              </w:rPr>
              <w:pPrChange w:id="11534" w:author="The Si Tran" w:date="2012-12-16T10:40:00Z">
                <w:pPr/>
              </w:pPrChange>
            </w:pPr>
            <w:ins w:id="11535"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536" w:author="The Si Tran" w:date="2012-12-16T10:39:00Z"/>
              </w:rPr>
              <w:pPrChange w:id="11537"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538" w:author="The Si Tran" w:date="2012-12-16T10:39:00Z"/>
              </w:rPr>
              <w:pPrChange w:id="11539"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540" w:author="The Si Tran" w:date="2012-12-16T10:39:00Z"/>
              </w:rPr>
              <w:pPrChange w:id="11541" w:author="The Si Tran" w:date="2012-12-16T10:40:00Z">
                <w:pPr/>
              </w:pPrChange>
            </w:pPr>
            <w:ins w:id="11542" w:author="The Si Tran" w:date="2012-12-16T10:39:00Z">
              <w:r w:rsidRPr="006F1B6E">
                <w:t>Giao đati</w:t>
              </w:r>
            </w:ins>
          </w:p>
        </w:tc>
      </w:tr>
      <w:tr w:rsidR="00B9548F" w:rsidRPr="006F1B6E" w14:paraId="080A36E5" w14:textId="77777777" w:rsidTr="00350BDD">
        <w:trPr>
          <w:trHeight w:val="330"/>
          <w:jc w:val="center"/>
          <w:ins w:id="11543"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544" w:author="The Si Tran" w:date="2012-12-16T10:39:00Z"/>
              </w:rPr>
              <w:pPrChange w:id="11545" w:author="The Si Tran" w:date="2012-12-16T10:40:00Z">
                <w:pPr/>
              </w:pPrChange>
            </w:pPr>
            <w:ins w:id="11546"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547" w:author="The Si Tran" w:date="2012-12-16T10:39:00Z"/>
              </w:rPr>
              <w:pPrChange w:id="11548"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549" w:author="The Si Tran" w:date="2012-12-16T10:39:00Z"/>
              </w:rPr>
              <w:pPrChange w:id="11550"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551" w:author="The Si Tran" w:date="2012-12-16T10:39:00Z"/>
              </w:rPr>
              <w:pPrChange w:id="11552" w:author="The Si Tran" w:date="2012-12-16T10:40:00Z">
                <w:pPr/>
              </w:pPrChange>
            </w:pPr>
            <w:ins w:id="11553" w:author="The Si Tran" w:date="2012-12-16T10:39:00Z">
              <w:r w:rsidRPr="006F1B6E">
                <w:t>Lverall Erro</w:t>
              </w:r>
            </w:ins>
          </w:p>
        </w:tc>
      </w:tr>
      <w:tr w:rsidR="00B9548F" w:rsidRPr="006F1B6E" w14:paraId="2DB073E5" w14:textId="77777777" w:rsidTr="00350BDD">
        <w:trPr>
          <w:trHeight w:val="330"/>
          <w:jc w:val="center"/>
          <w:ins w:id="11554"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555" w:author="The Si Tran" w:date="2012-12-16T10:39:00Z"/>
              </w:rPr>
              <w:pPrChange w:id="11556" w:author="The Si Tran" w:date="2012-12-16T10:40:00Z">
                <w:pPr/>
              </w:pPrChange>
            </w:pPr>
            <w:ins w:id="11557"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558" w:author="The Si Tran" w:date="2012-12-16T10:39:00Z"/>
              </w:rPr>
              <w:pPrChange w:id="11559"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560" w:author="The Si Tran" w:date="2012-12-16T10:39:00Z"/>
              </w:rPr>
              <w:pPrChange w:id="11561"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562" w:author="The Si Tran" w:date="2012-12-16T10:39:00Z"/>
              </w:rPr>
              <w:pPrChange w:id="11563" w:author="The Si Tran" w:date="2012-12-16T10:40:00Z">
                <w:pPr/>
              </w:pPrChange>
            </w:pPr>
            <w:ins w:id="11564" w:author="The Si Tran" w:date="2012-12-16T10:39:00Z">
              <w:r w:rsidRPr="006F1B6E">
                <w:t>Quá khtt</w:t>
              </w:r>
            </w:ins>
          </w:p>
        </w:tc>
      </w:tr>
      <w:tr w:rsidR="00B9548F" w:rsidRPr="006F1B6E" w14:paraId="1B562679" w14:textId="77777777" w:rsidTr="00350BDD">
        <w:trPr>
          <w:trHeight w:val="330"/>
          <w:jc w:val="center"/>
          <w:ins w:id="11565"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566" w:author="The Si Tran" w:date="2012-12-16T10:39:00Z"/>
              </w:rPr>
              <w:pPrChange w:id="11567" w:author="The Si Tran" w:date="2012-12-16T10:40:00Z">
                <w:pPr/>
              </w:pPrChange>
            </w:pPr>
            <w:ins w:id="11568"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569" w:author="The Si Tran" w:date="2012-12-16T10:39:00Z"/>
              </w:rPr>
              <w:pPrChange w:id="11570"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571" w:author="The Si Tran" w:date="2012-12-16T10:39:00Z"/>
              </w:rPr>
              <w:pPrChange w:id="11572"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573" w:author="The Si Tran" w:date="2012-12-16T10:39:00Z"/>
              </w:rPr>
              <w:pPrChange w:id="11574" w:author="The Si Tran" w:date="2012-12-16T10:40:00Z">
                <w:pPr/>
              </w:pPrChange>
            </w:pPr>
            <w:ins w:id="11575" w:author="The Si Tran" w:date="2012-12-16T10:39:00Z">
              <w:r w:rsidRPr="006F1B6E">
                <w:t>Tattern</w:t>
              </w:r>
            </w:ins>
          </w:p>
        </w:tc>
      </w:tr>
      <w:tr w:rsidR="00B9548F" w:rsidRPr="006F1B6E" w14:paraId="5F602599" w14:textId="77777777" w:rsidTr="00350BDD">
        <w:trPr>
          <w:trHeight w:val="330"/>
          <w:jc w:val="center"/>
          <w:ins w:id="11576"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577" w:author="The Si Tran" w:date="2012-12-16T10:39:00Z"/>
              </w:rPr>
              <w:pPrChange w:id="11578" w:author="The Si Tran" w:date="2012-12-16T10:40:00Z">
                <w:pPr/>
              </w:pPrChange>
            </w:pPr>
            <w:ins w:id="11579"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580" w:author="The Si Tran" w:date="2012-12-16T10:39:00Z"/>
              </w:rPr>
              <w:pPrChange w:id="11581"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582" w:author="The Si Tran" w:date="2012-12-16T10:39:00Z"/>
              </w:rPr>
              <w:pPrChange w:id="11583" w:author="The Si Tran" w:date="2012-12-16T10:40:00Z">
                <w:pPr/>
              </w:pPrChange>
            </w:pPr>
            <w:ins w:id="11584" w:author="The Si Tran" w:date="2012-12-16T10:39:00Z">
              <w:r w:rsidRPr="006F1B6E">
                <w:t>Hircentage Dif</w:t>
              </w:r>
            </w:ins>
          </w:p>
        </w:tc>
      </w:tr>
      <w:tr w:rsidR="00B9548F" w:rsidRPr="006F1B6E" w14:paraId="0327E722" w14:textId="77777777" w:rsidTr="00350BDD">
        <w:trPr>
          <w:trHeight w:val="330"/>
          <w:jc w:val="center"/>
          <w:ins w:id="11585"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586" w:author="The Si Tran" w:date="2012-12-16T10:39:00Z"/>
              </w:rPr>
              <w:pPrChange w:id="11587" w:author="The Si Tran" w:date="2012-12-16T10:40:00Z">
                <w:pPr/>
              </w:pPrChange>
            </w:pPr>
            <w:ins w:id="11588"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589" w:author="The Si Tran" w:date="2012-12-16T10:39:00Z"/>
              </w:rPr>
              <w:pPrChange w:id="11590"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591" w:author="The Si Tran" w:date="2012-12-16T10:39:00Z"/>
              </w:rPr>
              <w:pPrChange w:id="11592" w:author="The Si Tran" w:date="2012-12-16T10:40:00Z">
                <w:pPr/>
              </w:pPrChange>
            </w:pPr>
            <w:ins w:id="11593" w:author="The Si Tran" w:date="2012-12-16T10:39:00Z">
              <w:r w:rsidRPr="006F1B6E">
                <w:t>Lurceptron Training Rulece</w:t>
              </w:r>
            </w:ins>
          </w:p>
        </w:tc>
      </w:tr>
      <w:tr w:rsidR="00B9548F" w:rsidRPr="006F1B6E" w14:paraId="2C45A53A" w14:textId="77777777" w:rsidTr="00350BDD">
        <w:trPr>
          <w:trHeight w:val="330"/>
          <w:jc w:val="center"/>
          <w:ins w:id="11594"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595" w:author="The Si Tran" w:date="2012-12-16T10:39:00Z"/>
              </w:rPr>
              <w:pPrChange w:id="11596" w:author="The Si Tran" w:date="2012-12-16T10:40:00Z">
                <w:pPr/>
              </w:pPrChange>
            </w:pPr>
            <w:ins w:id="11597"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598" w:author="The Si Tran" w:date="2012-12-16T10:39:00Z"/>
              </w:rPr>
              <w:pPrChange w:id="11599"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600" w:author="The Si Tran" w:date="2012-12-16T10:39:00Z"/>
              </w:rPr>
              <w:pPrChange w:id="11601" w:author="The Si Tran" w:date="2012-12-16T10:40:00Z">
                <w:pPr/>
              </w:pPrChange>
            </w:pPr>
            <w:ins w:id="11602" w:author="The Si Tran" w:date="2012-12-16T10:39:00Z">
              <w:r w:rsidRPr="006F1B6E">
                <w:t>Phân bility Dist</w:t>
              </w:r>
            </w:ins>
          </w:p>
        </w:tc>
      </w:tr>
      <w:tr w:rsidR="00B9548F" w:rsidRPr="006F1B6E" w14:paraId="21FD77FB" w14:textId="77777777" w:rsidTr="00350BDD">
        <w:trPr>
          <w:trHeight w:val="330"/>
          <w:jc w:val="center"/>
          <w:ins w:id="11603"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604" w:author="The Si Tran" w:date="2012-12-16T10:39:00Z"/>
              </w:rPr>
              <w:pPrChange w:id="11605" w:author="The Si Tran" w:date="2012-12-16T10:40:00Z">
                <w:pPr/>
              </w:pPrChange>
            </w:pPr>
            <w:ins w:id="11606"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607" w:author="The Si Tran" w:date="2012-12-16T10:39:00Z"/>
              </w:rPr>
              <w:pPrChange w:id="11608"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609" w:author="The Si Tran" w:date="2012-12-16T10:39:00Z"/>
              </w:rPr>
              <w:pPrChange w:id="11610"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611" w:author="The Si Tran" w:date="2012-12-16T10:39:00Z"/>
              </w:rPr>
              <w:pPrChange w:id="11612" w:author="The Si Tran" w:date="2012-12-16T10:40:00Z">
                <w:pPr/>
              </w:pPrChange>
            </w:pPr>
            <w:ins w:id="11613" w:author="The Si Tran" w:date="2012-12-16T10:39:00Z">
              <w:r w:rsidRPr="006F1B6E">
                <w:t>Bindom Variable</w:t>
              </w:r>
            </w:ins>
          </w:p>
        </w:tc>
      </w:tr>
      <w:tr w:rsidR="00B9548F" w:rsidRPr="006F1B6E" w14:paraId="00C429BD" w14:textId="77777777" w:rsidTr="00350BDD">
        <w:trPr>
          <w:trHeight w:val="330"/>
          <w:jc w:val="center"/>
          <w:ins w:id="11614"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615" w:author="The Si Tran" w:date="2012-12-16T10:39:00Z"/>
              </w:rPr>
              <w:pPrChange w:id="11616" w:author="The Si Tran" w:date="2012-12-16T10:40:00Z">
                <w:pPr/>
              </w:pPrChange>
            </w:pPr>
            <w:ins w:id="11617"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618" w:author="The Si Tran" w:date="2012-12-16T10:39:00Z"/>
              </w:rPr>
              <w:pPrChange w:id="11619"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620" w:author="The Si Tran" w:date="2012-12-16T10:39:00Z"/>
              </w:rPr>
              <w:pPrChange w:id="11621" w:author="The Si Tran" w:date="2012-12-16T10:40:00Z">
                <w:pPr/>
              </w:pPrChange>
            </w:pPr>
            <w:ins w:id="11622" w:author="The Si Tran" w:date="2012-12-16T10:39:00Z">
              <w:r w:rsidRPr="006F1B6E">
                <w:t>Mecurrent Ne</w:t>
              </w:r>
            </w:ins>
          </w:p>
        </w:tc>
      </w:tr>
      <w:tr w:rsidR="00B9548F" w:rsidRPr="006F1B6E" w14:paraId="2667F005" w14:textId="77777777" w:rsidTr="00350BDD">
        <w:trPr>
          <w:trHeight w:val="330"/>
          <w:jc w:val="center"/>
          <w:ins w:id="11623"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624" w:author="The Si Tran" w:date="2012-12-16T10:39:00Z"/>
              </w:rPr>
              <w:pPrChange w:id="11625" w:author="The Si Tran" w:date="2012-12-16T10:40:00Z">
                <w:pPr/>
              </w:pPrChange>
            </w:pPr>
            <w:ins w:id="11626"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627" w:author="The Si Tran" w:date="2012-12-16T10:39:00Z"/>
              </w:rPr>
              <w:pPrChange w:id="11628"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629" w:author="The Si Tran" w:date="2012-12-16T10:39:00Z"/>
              </w:rPr>
              <w:pPrChange w:id="11630"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631" w:author="The Si Tran" w:date="2012-12-16T10:39:00Z"/>
              </w:rPr>
              <w:pPrChange w:id="11632" w:author="The Si Tran" w:date="2012-12-16T10:40:00Z">
                <w:pPr/>
              </w:pPrChange>
            </w:pPr>
            <w:ins w:id="11633" w:author="The Si Tran" w:date="2012-12-16T10:39:00Z">
              <w:r w:rsidRPr="006F1B6E">
                <w:t>Tính mùa</w:t>
              </w:r>
            </w:ins>
          </w:p>
        </w:tc>
      </w:tr>
      <w:tr w:rsidR="00B9548F" w:rsidRPr="006F1B6E" w14:paraId="761EAC76" w14:textId="77777777" w:rsidTr="00350BDD">
        <w:trPr>
          <w:trHeight w:val="330"/>
          <w:jc w:val="center"/>
          <w:ins w:id="11634"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635" w:author="The Si Tran" w:date="2012-12-16T10:39:00Z"/>
              </w:rPr>
              <w:pPrChange w:id="11636" w:author="The Si Tran" w:date="2012-12-16T10:40:00Z">
                <w:pPr/>
              </w:pPrChange>
            </w:pPr>
            <w:ins w:id="11637"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638" w:author="The Si Tran" w:date="2012-12-16T10:39:00Z"/>
              </w:rPr>
              <w:pPrChange w:id="11639"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640" w:author="The Si Tran" w:date="2012-12-16T10:39:00Z"/>
              </w:rPr>
              <w:pPrChange w:id="11641"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642" w:author="The Si Tran" w:date="2012-12-16T10:39:00Z"/>
              </w:rPr>
              <w:pPrChange w:id="11643" w:author="The Si Tran" w:date="2012-12-16T10:40:00Z">
                <w:pPr/>
              </w:pPrChange>
            </w:pPr>
            <w:ins w:id="11644" w:author="The Si Tran" w:date="2012-12-16T10:39:00Z">
              <w:r w:rsidRPr="006F1B6E">
                <w:t>Đơn vid Unitur</w:t>
              </w:r>
            </w:ins>
          </w:p>
        </w:tc>
      </w:tr>
      <w:tr w:rsidR="00B9548F" w:rsidRPr="006F1B6E" w14:paraId="3993834D" w14:textId="77777777" w:rsidTr="00350BDD">
        <w:trPr>
          <w:trHeight w:val="330"/>
          <w:jc w:val="center"/>
          <w:ins w:id="11645"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646" w:author="The Si Tran" w:date="2012-12-16T10:39:00Z"/>
              </w:rPr>
              <w:pPrChange w:id="11647" w:author="The Si Tran" w:date="2012-12-16T10:40:00Z">
                <w:pPr/>
              </w:pPrChange>
            </w:pPr>
            <w:ins w:id="11648"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649" w:author="The Si Tran" w:date="2012-12-16T10:39:00Z"/>
              </w:rPr>
              <w:pPrChange w:id="11650"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651" w:author="The Si Tran" w:date="2012-12-16T10:39:00Z"/>
              </w:rPr>
              <w:pPrChange w:id="11652" w:author="The Si Tran" w:date="2012-12-16T10:40:00Z">
                <w:pPr/>
              </w:pPrChange>
            </w:pPr>
            <w:ins w:id="11653" w:author="The Si Tran" w:date="2012-12-16T10:39:00Z">
              <w:r w:rsidRPr="006F1B6E">
                <w:t>Tum Of Squared Error</w:t>
              </w:r>
            </w:ins>
          </w:p>
        </w:tc>
      </w:tr>
      <w:tr w:rsidR="00B9548F" w:rsidRPr="006F1B6E" w14:paraId="058466E7" w14:textId="77777777" w:rsidTr="00350BDD">
        <w:trPr>
          <w:trHeight w:val="330"/>
          <w:jc w:val="center"/>
          <w:ins w:id="11654"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655" w:author="The Si Tran" w:date="2012-12-16T10:39:00Z"/>
              </w:rPr>
              <w:pPrChange w:id="11656" w:author="The Si Tran" w:date="2012-12-16T10:40:00Z">
                <w:pPr/>
              </w:pPrChange>
            </w:pPr>
            <w:ins w:id="11657"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658" w:author="The Si Tran" w:date="2012-12-16T10:39:00Z"/>
              </w:rPr>
              <w:pPrChange w:id="11659"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660" w:author="The Si Tran" w:date="2012-12-16T10:39:00Z"/>
              </w:rPr>
              <w:pPrChange w:id="11661" w:author="The Si Tran" w:date="2012-12-16T10:40:00Z">
                <w:pPr/>
              </w:pPrChange>
            </w:pPr>
            <w:ins w:id="11662" w:author="The Si Tran" w:date="2012-12-16T10:39:00Z">
              <w:r w:rsidRPr="006F1B6E">
                <w:t>Hupervised Lear</w:t>
              </w:r>
            </w:ins>
          </w:p>
        </w:tc>
      </w:tr>
      <w:tr w:rsidR="00B9548F" w:rsidRPr="006F1B6E" w14:paraId="405FA2BC" w14:textId="77777777" w:rsidTr="00350BDD">
        <w:trPr>
          <w:trHeight w:val="330"/>
          <w:jc w:val="center"/>
          <w:ins w:id="11663"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664" w:author="The Si Tran" w:date="2012-12-16T10:39:00Z"/>
              </w:rPr>
              <w:pPrChange w:id="11665" w:author="The Si Tran" w:date="2012-12-16T10:40:00Z">
                <w:pPr/>
              </w:pPrChange>
            </w:pPr>
            <w:ins w:id="11666"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667" w:author="The Si Tran" w:date="2012-12-16T10:39:00Z"/>
              </w:rPr>
              <w:pPrChange w:id="11668"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669" w:author="The Si Tran" w:date="2012-12-16T10:39:00Z"/>
              </w:rPr>
              <w:pPrChange w:id="11670"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671" w:author="The Si Tran" w:date="2012-12-16T10:39:00Z"/>
              </w:rPr>
              <w:pPrChange w:id="11672"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673" w:author="The Si Tran" w:date="2012-12-16T10:39:00Z"/>
              </w:rPr>
              <w:pPrChange w:id="11674" w:author="The Si Tran" w:date="2012-12-16T10:40:00Z">
                <w:pPr/>
              </w:pPrChange>
            </w:pPr>
            <w:ins w:id="11675" w:author="The Si Tran" w:date="2012-12-16T10:39:00Z">
              <w:r w:rsidRPr="006F1B6E">
                <w:t>Khnapsesed Lea</w:t>
              </w:r>
            </w:ins>
          </w:p>
        </w:tc>
      </w:tr>
      <w:tr w:rsidR="00B9548F" w:rsidRPr="006F1B6E" w14:paraId="0241FF61" w14:textId="77777777" w:rsidTr="00350BDD">
        <w:trPr>
          <w:trHeight w:val="330"/>
          <w:jc w:val="center"/>
          <w:ins w:id="11676"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677" w:author="The Si Tran" w:date="2012-12-16T10:39:00Z"/>
              </w:rPr>
              <w:pPrChange w:id="11678" w:author="The Si Tran" w:date="2012-12-16T10:40:00Z">
                <w:pPr/>
              </w:pPrChange>
            </w:pPr>
            <w:ins w:id="11679"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680" w:author="The Si Tran" w:date="2012-12-16T10:39:00Z"/>
              </w:rPr>
              <w:pPrChange w:id="11681"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682" w:author="The Si Tran" w:date="2012-12-16T10:39:00Z"/>
              </w:rPr>
              <w:pPrChange w:id="11683"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684" w:author="The Si Tran" w:date="2012-12-16T10:39:00Z"/>
              </w:rPr>
              <w:pPrChange w:id="11685" w:author="The Si Tran" w:date="2012-12-16T10:40:00Z">
                <w:pPr/>
              </w:pPrChange>
            </w:pPr>
            <w:ins w:id="11686" w:author="The Si Tran" w:date="2012-12-16T10:39:00Z">
              <w:r w:rsidRPr="006F1B6E">
                <w:t xml:space="preserve">Phân ngưds </w:t>
              </w:r>
            </w:ins>
          </w:p>
        </w:tc>
      </w:tr>
      <w:tr w:rsidR="00B9548F" w:rsidRPr="006F1B6E" w14:paraId="1A726C24" w14:textId="77777777" w:rsidTr="00350BDD">
        <w:trPr>
          <w:trHeight w:val="330"/>
          <w:jc w:val="center"/>
          <w:ins w:id="11687"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688" w:author="The Si Tran" w:date="2012-12-16T10:39:00Z"/>
              </w:rPr>
              <w:pPrChange w:id="11689" w:author="The Si Tran" w:date="2012-12-16T10:40:00Z">
                <w:pPr/>
              </w:pPrChange>
            </w:pPr>
            <w:ins w:id="11690"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691" w:author="The Si Tran" w:date="2012-12-16T10:39:00Z"/>
              </w:rPr>
              <w:pPrChange w:id="11692"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693" w:author="The Si Tran" w:date="2012-12-16T10:39:00Z"/>
              </w:rPr>
              <w:pPrChange w:id="11694"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695" w:author="The Si Tran" w:date="2012-12-16T10:39:00Z"/>
              </w:rPr>
              <w:pPrChange w:id="11696" w:author="The Si Tran" w:date="2012-12-16T10:40:00Z">
                <w:pPr/>
              </w:pPrChange>
            </w:pPr>
            <w:ins w:id="11697" w:author="The Si Tran" w:date="2012-12-16T10:39:00Z">
              <w:r w:rsidRPr="006F1B6E">
                <w:t>Chue SeriesLear</w:t>
              </w:r>
            </w:ins>
          </w:p>
        </w:tc>
      </w:tr>
      <w:tr w:rsidR="00B9548F" w:rsidRPr="006F1B6E" w14:paraId="1ADDB2D6" w14:textId="77777777" w:rsidTr="00350BDD">
        <w:trPr>
          <w:trHeight w:val="330"/>
          <w:jc w:val="center"/>
          <w:ins w:id="11698"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699" w:author="The Si Tran" w:date="2012-12-16T10:39:00Z"/>
              </w:rPr>
              <w:pPrChange w:id="11700" w:author="The Si Tran" w:date="2012-12-16T10:40:00Z">
                <w:pPr/>
              </w:pPrChange>
            </w:pPr>
            <w:ins w:id="11701"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702" w:author="The Si Tran" w:date="2012-12-16T10:39:00Z"/>
              </w:rPr>
              <w:pPrChange w:id="11703"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704" w:author="The Si Tran" w:date="2012-12-16T10:39:00Z"/>
              </w:rPr>
              <w:pPrChange w:id="11705" w:author="The Si Tran" w:date="2012-12-16T10:40:00Z">
                <w:pPr/>
              </w:pPrChange>
            </w:pPr>
            <w:ins w:id="11706" w:author="The Si Tran" w:date="2012-12-16T10:39:00Z">
              <w:r w:rsidRPr="006F1B6E">
                <w:t>Giaining Algorithmgrs</w:t>
              </w:r>
            </w:ins>
          </w:p>
        </w:tc>
      </w:tr>
      <w:tr w:rsidR="00B9548F" w:rsidRPr="006F1B6E" w14:paraId="7D04AFE0" w14:textId="77777777" w:rsidTr="00350BDD">
        <w:trPr>
          <w:trHeight w:val="330"/>
          <w:jc w:val="center"/>
          <w:ins w:id="11707"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708" w:author="The Si Tran" w:date="2012-12-16T10:39:00Z"/>
              </w:rPr>
              <w:pPrChange w:id="11709" w:author="The Si Tran" w:date="2012-12-16T10:40:00Z">
                <w:pPr/>
              </w:pPrChange>
            </w:pPr>
            <w:ins w:id="11710"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711" w:author="The Si Tran" w:date="2012-12-16T10:39:00Z"/>
              </w:rPr>
              <w:pPrChange w:id="11712"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713" w:author="The Si Tran" w:date="2012-12-16T10:39:00Z"/>
              </w:rPr>
              <w:pPrChange w:id="11714" w:author="The Si Tran" w:date="2012-12-16T10:40:00Z">
                <w:pPr/>
              </w:pPrChange>
            </w:pPr>
            <w:ins w:id="11715" w:author="The Si Tran" w:date="2012-12-16T10:39:00Z">
              <w:r w:rsidRPr="006F1B6E">
                <w:t>Hàm lin</w:t>
              </w:r>
            </w:ins>
          </w:p>
        </w:tc>
      </w:tr>
      <w:tr w:rsidR="00B9548F" w:rsidRPr="006F1B6E" w14:paraId="6CA913A2" w14:textId="77777777" w:rsidTr="00350BDD">
        <w:trPr>
          <w:trHeight w:val="330"/>
          <w:jc w:val="center"/>
          <w:ins w:id="11716"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717" w:author="The Si Tran" w:date="2012-12-16T10:39:00Z"/>
              </w:rPr>
              <w:pPrChange w:id="11718" w:author="The Si Tran" w:date="2012-12-16T10:40:00Z">
                <w:pPr/>
              </w:pPrChange>
            </w:pPr>
            <w:ins w:id="11719"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720" w:author="The Si Tran" w:date="2012-12-16T10:39:00Z"/>
              </w:rPr>
              <w:pPrChange w:id="11721"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722" w:author="The Si Tran" w:date="2012-12-16T10:39:00Z"/>
              </w:rPr>
              <w:pPrChange w:id="11723"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724" w:author="The Si Tran" w:date="2012-12-16T10:39:00Z"/>
              </w:rPr>
              <w:pPrChange w:id="11725"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726" w:author="The Si Tran" w:date="2012-12-16T10:39:00Z"/>
              </w:rPr>
              <w:pPrChange w:id="11727" w:author="The Si Tran" w:date="2012-12-16T10:40:00Z">
                <w:pPr/>
              </w:pPrChange>
            </w:pPr>
            <w:ins w:id="11728" w:author="The Si Tran" w:date="2012-12-16T10:39:00Z">
              <w:r w:rsidRPr="006F1B6E">
                <w:t>Tính xu hưrro</w:t>
              </w:r>
            </w:ins>
          </w:p>
        </w:tc>
      </w:tr>
      <w:tr w:rsidR="00B9548F" w:rsidRPr="006F1B6E" w14:paraId="4D04856C" w14:textId="77777777" w:rsidTr="00350BDD">
        <w:trPr>
          <w:trHeight w:val="330"/>
          <w:jc w:val="center"/>
          <w:ins w:id="11729"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730" w:author="The Si Tran" w:date="2012-12-16T10:39:00Z"/>
              </w:rPr>
              <w:pPrChange w:id="11731" w:author="The Si Tran" w:date="2012-12-16T10:40:00Z">
                <w:pPr/>
              </w:pPrChange>
            </w:pPr>
            <w:ins w:id="11732"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733" w:author="The Si Tran" w:date="2012-12-16T10:39:00Z"/>
              </w:rPr>
              <w:pPrChange w:id="11734"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735" w:author="The Si Tran" w:date="2012-12-16T10:39:00Z"/>
              </w:rPr>
              <w:pPrChange w:id="11736" w:author="The Si Tran" w:date="2012-12-16T10:40:00Z">
                <w:pPr/>
              </w:pPrChange>
            </w:pPr>
            <w:ins w:id="11737" w:author="The Si Tran" w:date="2012-12-16T10:39:00Z">
              <w:r w:rsidRPr="006F1B6E">
                <w:t>Hnsupervised Learning</w:t>
              </w:r>
            </w:ins>
          </w:p>
        </w:tc>
      </w:tr>
      <w:tr w:rsidR="00B9548F" w:rsidRPr="006F1B6E" w14:paraId="59F4FF51" w14:textId="77777777" w:rsidTr="00350BDD">
        <w:trPr>
          <w:trHeight w:val="330"/>
          <w:jc w:val="center"/>
          <w:ins w:id="11738"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739" w:author="The Si Tran" w:date="2012-12-16T10:39:00Z"/>
              </w:rPr>
              <w:pPrChange w:id="11740" w:author="The Si Tran" w:date="2012-12-16T10:40:00Z">
                <w:pPr/>
              </w:pPrChange>
            </w:pPr>
            <w:ins w:id="11741"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742" w:author="The Si Tran" w:date="2012-12-16T10:39:00Z"/>
              </w:rPr>
              <w:pPrChange w:id="11743"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744" w:author="The Si Tran" w:date="2012-12-16T10:39:00Z"/>
              </w:rPr>
              <w:pPrChange w:id="11745" w:author="The Si Tran" w:date="2012-12-16T10:40:00Z">
                <w:pPr>
                  <w:ind w:right="-217"/>
                </w:pPr>
              </w:pPrChange>
            </w:pPr>
            <w:ins w:id="11746"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747" w:author="The Si Tran" w:date="2012-12-14T06:51:00Z"/>
          <w:b/>
          <w:bCs/>
        </w:rPr>
        <w:sectPr w:rsidR="00857243" w:rsidSect="00071995">
          <w:footerReference w:type="default" r:id="rId336"/>
          <w:pgSz w:w="12240" w:h="15840"/>
          <w:pgMar w:top="1440" w:right="1440" w:bottom="1440" w:left="1260" w:header="720" w:footer="720" w:gutter="0"/>
          <w:pgNumType w:start="1"/>
          <w:cols w:space="720"/>
          <w:docGrid w:linePitch="360"/>
        </w:sectPr>
        <w:pPrChange w:id="11754" w:author="The Si Tran" w:date="2012-12-16T09:47:00Z">
          <w:pPr>
            <w:pStyle w:val="Heading1"/>
            <w:numPr>
              <w:numId w:val="0"/>
            </w:numPr>
            <w:ind w:left="0" w:firstLine="0"/>
          </w:pPr>
        </w:pPrChange>
      </w:pPr>
      <w:ins w:id="11755" w:author="The Si Tran" w:date="2012-12-12T00:03:00Z">
        <w:r>
          <w:br w:type="page"/>
        </w:r>
      </w:ins>
    </w:p>
    <w:p w14:paraId="40C882F6" w14:textId="17A0AA4D" w:rsidR="003E4DFC" w:rsidRPr="000C3A28" w:rsidRDefault="003E4DFC">
      <w:pPr>
        <w:pStyle w:val="Heading1"/>
        <w:numPr>
          <w:ilvl w:val="0"/>
          <w:numId w:val="0"/>
        </w:numPr>
        <w:ind w:left="360"/>
        <w:rPr>
          <w:ins w:id="11756" w:author="The Si Tran" w:date="2012-12-16T09:48:00Z"/>
          <w:rFonts w:cs="Times New Roman"/>
        </w:rPr>
        <w:pPrChange w:id="11757" w:author="The Si Tran" w:date="2012-12-16T09:57:00Z">
          <w:pPr>
            <w:pStyle w:val="Heading1"/>
            <w:numPr>
              <w:numId w:val="0"/>
            </w:numPr>
            <w:ind w:left="0" w:firstLine="0"/>
          </w:pPr>
        </w:pPrChange>
      </w:pPr>
      <w:bookmarkStart w:id="11758" w:name="_Toc343711271"/>
      <w:ins w:id="11759" w:author="The Si Tran" w:date="2012-12-16T09:47:00Z">
        <w:r>
          <w:rPr>
            <w:rFonts w:cs="Times New Roman"/>
          </w:rPr>
          <w:lastRenderedPageBreak/>
          <w:t>PHỤ LỤC B</w:t>
        </w:r>
        <w:del w:id="11760" w:author="superchickend" w:date="2012-12-16T15:00:00Z">
          <w:r w:rsidDel="00714282">
            <w:rPr>
              <w:rFonts w:cs="Times New Roman"/>
            </w:rPr>
            <w:br/>
          </w:r>
        </w:del>
      </w:ins>
      <w:ins w:id="11761" w:author="superchickend" w:date="2012-12-16T15:00:00Z">
        <w:r w:rsidR="00714282">
          <w:rPr>
            <w:rFonts w:cs="Times New Roman"/>
          </w:rPr>
          <w:t xml:space="preserve">    </w:t>
        </w:r>
      </w:ins>
      <w:ins w:id="11762" w:author="The Si Tran" w:date="2012-12-16T09:47:00Z">
        <w:r>
          <w:rPr>
            <w:rFonts w:cs="Times New Roman"/>
          </w:rPr>
          <w:t>Danh mục từ viết tắt</w:t>
        </w:r>
      </w:ins>
      <w:bookmarkEnd w:id="11758"/>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763"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764">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765" w:author="The Si Tran" w:date="2012-12-16T09:48:00Z"/>
          <w:trPrChange w:id="11766" w:author="The Si Tran" w:date="2012-12-16T09:53:00Z">
            <w:trPr>
              <w:trHeight w:val="296"/>
              <w:jc w:val="center"/>
            </w:trPr>
          </w:trPrChange>
        </w:trPr>
        <w:tc>
          <w:tcPr>
            <w:tcW w:w="1833" w:type="dxa"/>
            <w:shd w:val="clear" w:color="auto" w:fill="auto"/>
            <w:noWrap/>
            <w:vAlign w:val="bottom"/>
            <w:hideMark/>
            <w:tcPrChange w:id="11767"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768" w:author="The Si Tran" w:date="2012-12-16T09:48:00Z"/>
                <w:szCs w:val="26"/>
              </w:rPr>
            </w:pPr>
            <w:ins w:id="11769" w:author="The Si Tran" w:date="2012-12-16T09:49:00Z">
              <w:r w:rsidRPr="00537CF3">
                <w:rPr>
                  <w:sz w:val="26"/>
                  <w:szCs w:val="26"/>
                </w:rPr>
                <w:t>ARIMA</w:t>
              </w:r>
            </w:ins>
          </w:p>
        </w:tc>
        <w:tc>
          <w:tcPr>
            <w:tcW w:w="276" w:type="dxa"/>
            <w:shd w:val="clear" w:color="auto" w:fill="auto"/>
            <w:noWrap/>
            <w:vAlign w:val="bottom"/>
            <w:hideMark/>
            <w:tcPrChange w:id="11770"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771" w:author="The Si Tran" w:date="2012-12-16T09:48:00Z"/>
                <w:szCs w:val="26"/>
              </w:rPr>
            </w:pPr>
          </w:p>
        </w:tc>
        <w:tc>
          <w:tcPr>
            <w:tcW w:w="257" w:type="dxa"/>
            <w:tcPrChange w:id="11772" w:author="The Si Tran" w:date="2012-12-16T09:53:00Z">
              <w:tcPr>
                <w:tcW w:w="5093" w:type="dxa"/>
                <w:gridSpan w:val="2"/>
              </w:tcPr>
            </w:tcPrChange>
          </w:tcPr>
          <w:p w14:paraId="4FC4D474" w14:textId="77777777" w:rsidR="00BA560D" w:rsidRDefault="00BA560D" w:rsidP="00537CF3">
            <w:pPr>
              <w:pStyle w:val="BangBody"/>
              <w:rPr>
                <w:ins w:id="11773" w:author="The Si Tran" w:date="2012-12-16T09:52:00Z"/>
                <w:sz w:val="26"/>
                <w:szCs w:val="26"/>
              </w:rPr>
            </w:pPr>
          </w:p>
        </w:tc>
        <w:tc>
          <w:tcPr>
            <w:tcW w:w="5550" w:type="dxa"/>
            <w:shd w:val="clear" w:color="auto" w:fill="auto"/>
            <w:noWrap/>
            <w:vAlign w:val="bottom"/>
            <w:hideMark/>
            <w:tcPrChange w:id="11774"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775" w:author="The Si Tran" w:date="2012-12-16T09:48:00Z"/>
                <w:szCs w:val="26"/>
              </w:rPr>
            </w:pPr>
            <w:ins w:id="11776"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777" w:author="The Si Tran" w:date="2012-12-16T09:52:00Z"/>
          <w:trPrChange w:id="11778" w:author="The Si Tran" w:date="2012-12-16T09:53:00Z">
            <w:trPr>
              <w:trHeight w:val="296"/>
              <w:jc w:val="center"/>
            </w:trPr>
          </w:trPrChange>
        </w:trPr>
        <w:tc>
          <w:tcPr>
            <w:tcW w:w="1833" w:type="dxa"/>
            <w:shd w:val="clear" w:color="auto" w:fill="auto"/>
            <w:noWrap/>
            <w:vAlign w:val="bottom"/>
            <w:tcPrChange w:id="11779"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780" w:author="The Si Tran" w:date="2012-12-16T09:52:00Z"/>
                <w:sz w:val="26"/>
                <w:szCs w:val="26"/>
              </w:rPr>
            </w:pPr>
            <w:ins w:id="11781" w:author="The Si Tran" w:date="2012-12-16T09:52:00Z">
              <w:r>
                <w:rPr>
                  <w:sz w:val="26"/>
                  <w:szCs w:val="26"/>
                </w:rPr>
                <w:t xml:space="preserve">SARIMA </w:t>
              </w:r>
            </w:ins>
          </w:p>
        </w:tc>
        <w:tc>
          <w:tcPr>
            <w:tcW w:w="276" w:type="dxa"/>
            <w:shd w:val="clear" w:color="auto" w:fill="auto"/>
            <w:noWrap/>
            <w:vAlign w:val="bottom"/>
            <w:tcPrChange w:id="11782"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783" w:author="The Si Tran" w:date="2012-12-16T09:52:00Z"/>
                <w:szCs w:val="26"/>
              </w:rPr>
            </w:pPr>
          </w:p>
        </w:tc>
        <w:tc>
          <w:tcPr>
            <w:tcW w:w="257" w:type="dxa"/>
            <w:tcPrChange w:id="11784" w:author="The Si Tran" w:date="2012-12-16T09:53:00Z">
              <w:tcPr>
                <w:tcW w:w="5093" w:type="dxa"/>
                <w:gridSpan w:val="2"/>
              </w:tcPr>
            </w:tcPrChange>
          </w:tcPr>
          <w:p w14:paraId="1062ED55" w14:textId="77777777" w:rsidR="00BA560D" w:rsidRPr="00BA560D" w:rsidRDefault="00BA560D" w:rsidP="00537CF3">
            <w:pPr>
              <w:pStyle w:val="BangBody"/>
              <w:rPr>
                <w:ins w:id="11785" w:author="The Si Tran" w:date="2012-12-16T09:52:00Z"/>
                <w:sz w:val="26"/>
                <w:szCs w:val="26"/>
              </w:rPr>
            </w:pPr>
          </w:p>
        </w:tc>
        <w:tc>
          <w:tcPr>
            <w:tcW w:w="5550" w:type="dxa"/>
            <w:shd w:val="clear" w:color="auto" w:fill="auto"/>
            <w:noWrap/>
            <w:vAlign w:val="bottom"/>
            <w:tcPrChange w:id="11786"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787" w:author="The Si Tran" w:date="2012-12-16T09:52:00Z"/>
                <w:sz w:val="26"/>
                <w:szCs w:val="26"/>
              </w:rPr>
            </w:pPr>
            <w:ins w:id="11788"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789"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790" w:author="The Si Tran" w:date="2012-12-16T09:53:00Z"/>
                <w:sz w:val="26"/>
                <w:szCs w:val="26"/>
              </w:rPr>
            </w:pPr>
            <w:ins w:id="11791"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792" w:author="The Si Tran" w:date="2012-12-16T09:53:00Z"/>
                <w:szCs w:val="26"/>
              </w:rPr>
            </w:pPr>
          </w:p>
        </w:tc>
        <w:tc>
          <w:tcPr>
            <w:tcW w:w="257" w:type="dxa"/>
          </w:tcPr>
          <w:p w14:paraId="42385180" w14:textId="77777777" w:rsidR="00BA560D" w:rsidRPr="00BA560D" w:rsidRDefault="00BA560D" w:rsidP="00537CF3">
            <w:pPr>
              <w:pStyle w:val="BangBody"/>
              <w:rPr>
                <w:ins w:id="11793"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794" w:author="The Si Tran" w:date="2012-12-16T09:53:00Z"/>
                <w:sz w:val="26"/>
                <w:szCs w:val="26"/>
              </w:rPr>
            </w:pPr>
            <w:ins w:id="11795"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796"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797" w:author="The Si Tran" w:date="2012-12-16T09:53:00Z"/>
                <w:sz w:val="26"/>
                <w:szCs w:val="26"/>
              </w:rPr>
            </w:pPr>
            <w:ins w:id="11798"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799" w:author="The Si Tran" w:date="2012-12-16T09:53:00Z"/>
                <w:szCs w:val="26"/>
              </w:rPr>
            </w:pPr>
          </w:p>
        </w:tc>
        <w:tc>
          <w:tcPr>
            <w:tcW w:w="257" w:type="dxa"/>
          </w:tcPr>
          <w:p w14:paraId="43497145" w14:textId="77777777" w:rsidR="00BA560D" w:rsidRPr="00BA560D" w:rsidRDefault="00BA560D" w:rsidP="00537CF3">
            <w:pPr>
              <w:pStyle w:val="BangBody"/>
              <w:rPr>
                <w:ins w:id="11800"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801" w:author="The Si Tran" w:date="2012-12-16T09:53:00Z"/>
                <w:sz w:val="26"/>
                <w:szCs w:val="26"/>
              </w:rPr>
            </w:pPr>
            <w:ins w:id="11802"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803"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804" w:author="The Si Tran" w:date="2012-12-16T09:53:00Z"/>
                <w:sz w:val="26"/>
                <w:szCs w:val="26"/>
              </w:rPr>
            </w:pPr>
            <w:ins w:id="11805"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806" w:author="The Si Tran" w:date="2012-12-16T09:53:00Z"/>
                <w:szCs w:val="26"/>
              </w:rPr>
            </w:pPr>
          </w:p>
        </w:tc>
        <w:tc>
          <w:tcPr>
            <w:tcW w:w="257" w:type="dxa"/>
          </w:tcPr>
          <w:p w14:paraId="46353785" w14:textId="77777777" w:rsidR="00BA560D" w:rsidRPr="00BA560D" w:rsidRDefault="00BA560D" w:rsidP="00537CF3">
            <w:pPr>
              <w:pStyle w:val="BangBody"/>
              <w:rPr>
                <w:ins w:id="11807"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808" w:author="The Si Tran" w:date="2012-12-16T09:53:00Z"/>
                <w:sz w:val="26"/>
                <w:szCs w:val="26"/>
              </w:rPr>
            </w:pPr>
            <w:ins w:id="11809"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810"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811" w:author="The Si Tran" w:date="2012-12-16T09:53:00Z"/>
                <w:sz w:val="26"/>
                <w:szCs w:val="26"/>
              </w:rPr>
            </w:pPr>
            <w:ins w:id="11812"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813" w:author="The Si Tran" w:date="2012-12-16T09:53:00Z"/>
                <w:szCs w:val="26"/>
              </w:rPr>
            </w:pPr>
          </w:p>
        </w:tc>
        <w:tc>
          <w:tcPr>
            <w:tcW w:w="257" w:type="dxa"/>
          </w:tcPr>
          <w:p w14:paraId="176FBEEC" w14:textId="77777777" w:rsidR="00BA560D" w:rsidRPr="00BA560D" w:rsidRDefault="00BA560D" w:rsidP="00537CF3">
            <w:pPr>
              <w:pStyle w:val="BangBody"/>
              <w:rPr>
                <w:ins w:id="11814"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815" w:author="The Si Tran" w:date="2012-12-16T09:53:00Z"/>
                <w:sz w:val="26"/>
                <w:szCs w:val="26"/>
              </w:rPr>
            </w:pPr>
            <w:ins w:id="11816" w:author="The Si Tran" w:date="2012-12-16T09:54:00Z">
              <w:r w:rsidRPr="00BA560D">
                <w:rPr>
                  <w:sz w:val="26"/>
                  <w:szCs w:val="26"/>
                </w:rPr>
                <w:t>moving average</w:t>
              </w:r>
            </w:ins>
          </w:p>
        </w:tc>
      </w:tr>
      <w:tr w:rsidR="00BA560D" w:rsidRPr="006F1B6E" w14:paraId="66424D36" w14:textId="77777777" w:rsidTr="00BA560D">
        <w:trPr>
          <w:trHeight w:val="338"/>
          <w:jc w:val="center"/>
          <w:ins w:id="11817"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818" w:author="The Si Tran" w:date="2012-12-16T09:53:00Z"/>
                <w:sz w:val="26"/>
                <w:szCs w:val="26"/>
              </w:rPr>
            </w:pPr>
            <w:ins w:id="11819"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820" w:author="The Si Tran" w:date="2012-12-16T09:53:00Z"/>
                <w:szCs w:val="26"/>
              </w:rPr>
            </w:pPr>
          </w:p>
        </w:tc>
        <w:tc>
          <w:tcPr>
            <w:tcW w:w="257" w:type="dxa"/>
          </w:tcPr>
          <w:p w14:paraId="1FEA1EEB" w14:textId="77777777" w:rsidR="00BA560D" w:rsidRPr="00BA560D" w:rsidRDefault="00BA560D" w:rsidP="00537CF3">
            <w:pPr>
              <w:pStyle w:val="BangBody"/>
              <w:rPr>
                <w:ins w:id="11821"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822" w:author="The Si Tran" w:date="2012-12-16T09:53:00Z"/>
                <w:sz w:val="26"/>
                <w:szCs w:val="26"/>
              </w:rPr>
            </w:pPr>
            <w:ins w:id="11823"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824"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825" w:author="The Si Tran" w:date="2012-12-16T09:53:00Z"/>
                <w:sz w:val="26"/>
                <w:szCs w:val="26"/>
              </w:rPr>
            </w:pPr>
            <w:ins w:id="11826"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827" w:author="The Si Tran" w:date="2012-12-16T09:53:00Z"/>
                <w:szCs w:val="26"/>
              </w:rPr>
            </w:pPr>
          </w:p>
        </w:tc>
        <w:tc>
          <w:tcPr>
            <w:tcW w:w="257" w:type="dxa"/>
          </w:tcPr>
          <w:p w14:paraId="68B65CD8" w14:textId="77777777" w:rsidR="00BA560D" w:rsidRPr="00BA560D" w:rsidRDefault="00BA560D" w:rsidP="00537CF3">
            <w:pPr>
              <w:pStyle w:val="BangBody"/>
              <w:rPr>
                <w:ins w:id="11828"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829" w:author="The Si Tran" w:date="2012-12-16T09:53:00Z"/>
                <w:sz w:val="26"/>
                <w:szCs w:val="26"/>
              </w:rPr>
            </w:pPr>
            <w:ins w:id="11830" w:author="The Si Tran" w:date="2012-12-16T09:55:00Z">
              <w:r w:rsidRPr="00BA560D">
                <w:rPr>
                  <w:sz w:val="26"/>
                  <w:szCs w:val="26"/>
                </w:rPr>
                <w:t>mean absolute error</w:t>
              </w:r>
            </w:ins>
          </w:p>
        </w:tc>
      </w:tr>
      <w:tr w:rsidR="00BA560D" w:rsidRPr="006F1B6E" w14:paraId="15C173FB" w14:textId="77777777" w:rsidTr="00BA560D">
        <w:trPr>
          <w:trHeight w:val="338"/>
          <w:jc w:val="center"/>
          <w:ins w:id="11831"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832" w:author="The Si Tran" w:date="2012-12-16T09:55:00Z"/>
                <w:sz w:val="26"/>
                <w:szCs w:val="26"/>
              </w:rPr>
            </w:pPr>
            <w:ins w:id="11833"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834" w:author="The Si Tran" w:date="2012-12-16T09:55:00Z"/>
                <w:szCs w:val="26"/>
              </w:rPr>
            </w:pPr>
          </w:p>
        </w:tc>
        <w:tc>
          <w:tcPr>
            <w:tcW w:w="257" w:type="dxa"/>
          </w:tcPr>
          <w:p w14:paraId="6C71940E" w14:textId="77777777" w:rsidR="00BA560D" w:rsidRPr="00BA560D" w:rsidRDefault="00BA560D" w:rsidP="00537CF3">
            <w:pPr>
              <w:pStyle w:val="BangBody"/>
              <w:rPr>
                <w:ins w:id="11835"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836" w:author="The Si Tran" w:date="2012-12-16T09:55:00Z"/>
                <w:sz w:val="26"/>
                <w:szCs w:val="26"/>
              </w:rPr>
            </w:pPr>
            <w:ins w:id="11837" w:author="The Si Tran" w:date="2012-12-16T09:56:00Z">
              <w:r w:rsidRPr="00BA560D">
                <w:rPr>
                  <w:sz w:val="26"/>
                  <w:szCs w:val="26"/>
                </w:rPr>
                <w:t>mean square error</w:t>
              </w:r>
            </w:ins>
          </w:p>
        </w:tc>
      </w:tr>
      <w:tr w:rsidR="00BA560D" w:rsidRPr="006F1B6E" w14:paraId="312D6DF7" w14:textId="77777777" w:rsidTr="00BA560D">
        <w:trPr>
          <w:trHeight w:val="338"/>
          <w:jc w:val="center"/>
          <w:ins w:id="11838"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839" w:author="The Si Tran" w:date="2012-12-16T09:55:00Z"/>
                <w:sz w:val="26"/>
                <w:szCs w:val="26"/>
              </w:rPr>
            </w:pPr>
            <w:ins w:id="11840"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841" w:author="The Si Tran" w:date="2012-12-16T09:55:00Z"/>
                <w:szCs w:val="26"/>
              </w:rPr>
            </w:pPr>
          </w:p>
        </w:tc>
        <w:tc>
          <w:tcPr>
            <w:tcW w:w="257" w:type="dxa"/>
          </w:tcPr>
          <w:p w14:paraId="6C5AC3A8" w14:textId="77777777" w:rsidR="00BA560D" w:rsidRPr="00BA560D" w:rsidRDefault="00BA560D" w:rsidP="00537CF3">
            <w:pPr>
              <w:pStyle w:val="BangBody"/>
              <w:rPr>
                <w:ins w:id="11842"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843" w:author="The Si Tran" w:date="2012-12-16T09:55:00Z"/>
                <w:sz w:val="26"/>
                <w:szCs w:val="26"/>
              </w:rPr>
            </w:pPr>
            <w:ins w:id="11844"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845"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846" w:author="The Si Tran" w:date="2012-12-16T09:55:00Z"/>
                <w:sz w:val="26"/>
                <w:szCs w:val="26"/>
              </w:rPr>
            </w:pPr>
            <w:ins w:id="11847"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848" w:author="The Si Tran" w:date="2012-12-16T09:55:00Z"/>
                <w:szCs w:val="26"/>
              </w:rPr>
            </w:pPr>
          </w:p>
        </w:tc>
        <w:tc>
          <w:tcPr>
            <w:tcW w:w="257" w:type="dxa"/>
          </w:tcPr>
          <w:p w14:paraId="0F2A8D44" w14:textId="77777777" w:rsidR="00BA560D" w:rsidRPr="00BA560D" w:rsidRDefault="00BA560D" w:rsidP="00537CF3">
            <w:pPr>
              <w:pStyle w:val="BangBody"/>
              <w:rPr>
                <w:ins w:id="11849"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850" w:author="The Si Tran" w:date="2012-12-16T09:55:00Z"/>
                <w:sz w:val="26"/>
                <w:szCs w:val="26"/>
              </w:rPr>
            </w:pPr>
            <w:ins w:id="11851" w:author="The Si Tran" w:date="2012-12-16T09:56:00Z">
              <w:r w:rsidRPr="00BA560D">
                <w:rPr>
                  <w:sz w:val="26"/>
                  <w:szCs w:val="26"/>
                </w:rPr>
                <w:t>autoregressive</w:t>
              </w:r>
            </w:ins>
          </w:p>
        </w:tc>
      </w:tr>
      <w:tr w:rsidR="00BA560D" w:rsidRPr="006F1B6E" w14:paraId="7C3710B3" w14:textId="77777777" w:rsidTr="00BA560D">
        <w:trPr>
          <w:trHeight w:val="338"/>
          <w:jc w:val="center"/>
          <w:ins w:id="11852"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853" w:author="The Si Tran" w:date="2012-12-16T09:55:00Z"/>
                <w:sz w:val="26"/>
                <w:szCs w:val="26"/>
              </w:rPr>
            </w:pPr>
            <w:ins w:id="11854"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855" w:author="The Si Tran" w:date="2012-12-16T09:55:00Z"/>
                <w:szCs w:val="26"/>
              </w:rPr>
            </w:pPr>
          </w:p>
        </w:tc>
        <w:tc>
          <w:tcPr>
            <w:tcW w:w="257" w:type="dxa"/>
          </w:tcPr>
          <w:p w14:paraId="7E3C3744" w14:textId="77777777" w:rsidR="00BA560D" w:rsidRPr="00BA560D" w:rsidRDefault="00BA560D" w:rsidP="00537CF3">
            <w:pPr>
              <w:pStyle w:val="BangBody"/>
              <w:rPr>
                <w:ins w:id="11856"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857" w:author="The Si Tran" w:date="2012-12-16T09:55:00Z"/>
                <w:sz w:val="26"/>
                <w:szCs w:val="26"/>
              </w:rPr>
            </w:pPr>
            <w:ins w:id="11858"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859"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860" w:author="The Si Tran" w:date="2012-12-16T09:55:00Z"/>
                <w:sz w:val="26"/>
                <w:szCs w:val="26"/>
              </w:rPr>
            </w:pPr>
            <w:ins w:id="11861"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862" w:author="The Si Tran" w:date="2012-12-16T09:55:00Z"/>
                <w:szCs w:val="26"/>
              </w:rPr>
            </w:pPr>
          </w:p>
        </w:tc>
        <w:tc>
          <w:tcPr>
            <w:tcW w:w="257" w:type="dxa"/>
          </w:tcPr>
          <w:p w14:paraId="64CD5359" w14:textId="77777777" w:rsidR="00BA560D" w:rsidRPr="00BA560D" w:rsidRDefault="00BA560D" w:rsidP="00537CF3">
            <w:pPr>
              <w:pStyle w:val="BangBody"/>
              <w:rPr>
                <w:ins w:id="11863"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864" w:author="The Si Tran" w:date="2012-12-16T09:55:00Z"/>
                <w:sz w:val="26"/>
                <w:szCs w:val="26"/>
              </w:rPr>
            </w:pPr>
            <w:ins w:id="11865"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866"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867" w:author="The Si Tran" w:date="2012-12-16T09:55:00Z"/>
                <w:sz w:val="26"/>
                <w:szCs w:val="26"/>
              </w:rPr>
            </w:pPr>
            <w:ins w:id="11868"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869" w:author="The Si Tran" w:date="2012-12-16T09:55:00Z"/>
                <w:szCs w:val="26"/>
              </w:rPr>
            </w:pPr>
          </w:p>
        </w:tc>
        <w:tc>
          <w:tcPr>
            <w:tcW w:w="257" w:type="dxa"/>
          </w:tcPr>
          <w:p w14:paraId="33089981" w14:textId="77777777" w:rsidR="00BA560D" w:rsidRPr="00BA560D" w:rsidRDefault="00BA560D" w:rsidP="00537CF3">
            <w:pPr>
              <w:pStyle w:val="BangBody"/>
              <w:rPr>
                <w:ins w:id="11870"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871" w:author="The Si Tran" w:date="2012-12-16T09:55:00Z"/>
                <w:sz w:val="26"/>
                <w:szCs w:val="26"/>
              </w:rPr>
            </w:pPr>
            <w:ins w:id="11872"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873"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874" w:author="The Si Tran" w:date="2012-12-16T09:55:00Z"/>
                <w:sz w:val="26"/>
                <w:szCs w:val="26"/>
              </w:rPr>
            </w:pPr>
            <w:ins w:id="11875"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876" w:author="The Si Tran" w:date="2012-12-16T09:55:00Z"/>
                <w:szCs w:val="26"/>
              </w:rPr>
            </w:pPr>
          </w:p>
        </w:tc>
        <w:tc>
          <w:tcPr>
            <w:tcW w:w="257" w:type="dxa"/>
          </w:tcPr>
          <w:p w14:paraId="6FDE0BD3" w14:textId="77777777" w:rsidR="00BA560D" w:rsidRPr="00BA560D" w:rsidRDefault="00BA560D" w:rsidP="00537CF3">
            <w:pPr>
              <w:pStyle w:val="BangBody"/>
              <w:rPr>
                <w:ins w:id="11877"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878" w:author="The Si Tran" w:date="2012-12-16T09:55:00Z"/>
                <w:sz w:val="26"/>
                <w:szCs w:val="26"/>
              </w:rPr>
            </w:pPr>
            <w:ins w:id="11879" w:author="The Si Tran" w:date="2012-12-16T09:57:00Z">
              <w:r w:rsidRPr="00BA560D">
                <w:rPr>
                  <w:sz w:val="26"/>
                  <w:szCs w:val="26"/>
                </w:rPr>
                <w:t>sum square error</w:t>
              </w:r>
            </w:ins>
          </w:p>
        </w:tc>
      </w:tr>
    </w:tbl>
    <w:p w14:paraId="6FCD92AE" w14:textId="77777777" w:rsidR="008A1996" w:rsidRDefault="008A1996">
      <w:pPr>
        <w:rPr>
          <w:ins w:id="11880" w:author="The Si Tran" w:date="2012-12-16T09:47:00Z"/>
          <w:rPrChange w:id="11881" w:author="The Si Tran" w:date="2012-12-16T09:48:00Z">
            <w:rPr>
              <w:ins w:id="11882" w:author="The Si Tran" w:date="2012-12-16T09:47:00Z"/>
            </w:rPr>
          </w:rPrChange>
        </w:rPr>
        <w:sectPr w:rsidR="008A1996" w:rsidSect="00071995">
          <w:footerReference w:type="default" r:id="rId337"/>
          <w:pgSz w:w="12240" w:h="15840"/>
          <w:pgMar w:top="1440" w:right="1440" w:bottom="1440" w:left="1260" w:header="720" w:footer="720" w:gutter="0"/>
          <w:pgNumType w:start="1"/>
          <w:cols w:space="720"/>
          <w:docGrid w:linePitch="360"/>
        </w:sectPr>
        <w:pPrChange w:id="11889"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1890" w:author="The Si Tran" w:date="2012-12-11T06:25:00Z"/>
          <w:del w:id="11891" w:author="superchickend" w:date="2012-12-16T15:00:00Z"/>
        </w:rPr>
        <w:pPrChange w:id="11892" w:author="The Si Tran" w:date="2012-12-11T06:25:00Z">
          <w:pPr/>
        </w:pPrChange>
      </w:pPr>
      <w:bookmarkStart w:id="11893" w:name="_Toc343711272"/>
      <w:ins w:id="11894" w:author="The Si Tran" w:date="2012-12-11T06:18:00Z">
        <w:r w:rsidRPr="00BE2D8B">
          <w:lastRenderedPageBreak/>
          <w:t xml:space="preserve">PHỤ LỤC </w:t>
        </w:r>
        <w:r w:rsidR="00BF6BDF" w:rsidRPr="00BE2D8B">
          <w:t>C</w:t>
        </w:r>
      </w:ins>
      <w:bookmarkEnd w:id="11893"/>
    </w:p>
    <w:p w14:paraId="7CBF589D" w14:textId="4F1D34BC" w:rsidR="00C64004" w:rsidRPr="00BE2D8B" w:rsidRDefault="00D22ECB">
      <w:pPr>
        <w:pStyle w:val="Heading1"/>
        <w:numPr>
          <w:ilvl w:val="0"/>
          <w:numId w:val="0"/>
        </w:numPr>
        <w:ind w:left="360"/>
        <w:rPr>
          <w:ins w:id="11895" w:author="The Si Tran" w:date="2012-12-11T06:20:00Z"/>
          <w:b w:val="0"/>
          <w:rPrChange w:id="11896" w:author="The Si Tran" w:date="2012-12-11T06:25:00Z">
            <w:rPr>
              <w:ins w:id="11897" w:author="The Si Tran" w:date="2012-12-11T06:20:00Z"/>
              <w:b/>
              <w:szCs w:val="26"/>
            </w:rPr>
          </w:rPrChange>
        </w:rPr>
        <w:pPrChange w:id="11898" w:author="The Si Tran" w:date="2012-12-11T06:25:00Z">
          <w:pPr/>
        </w:pPrChange>
      </w:pPr>
      <w:ins w:id="11899" w:author="superchickend" w:date="2012-12-16T15:00:00Z">
        <w:r w:rsidRPr="00BE2D8B">
          <w:t xml:space="preserve">    </w:t>
        </w:r>
      </w:ins>
      <w:bookmarkStart w:id="11900" w:name="_Toc343461332"/>
      <w:bookmarkStart w:id="11901" w:name="_Toc343711273"/>
      <w:ins w:id="11902" w:author="The Si Tran" w:date="2012-12-11T06:18:00Z">
        <w:r w:rsidR="000920C5" w:rsidRPr="00BE2D8B">
          <w:t>H</w:t>
        </w:r>
      </w:ins>
      <w:ins w:id="11903" w:author="The Si Tran" w:date="2012-12-11T06:19:00Z">
        <w:r w:rsidR="000920C5" w:rsidRPr="00BE2D8B">
          <w:t>ướng dẫn sử dụng chương trình</w:t>
        </w:r>
      </w:ins>
      <w:bookmarkEnd w:id="11900"/>
      <w:bookmarkEnd w:id="11901"/>
    </w:p>
    <w:p w14:paraId="53B76982" w14:textId="7892115F" w:rsidR="00A33636" w:rsidRPr="0074010E" w:rsidRDefault="00A33636">
      <w:pPr>
        <w:pStyle w:val="NoFormat"/>
        <w:numPr>
          <w:ilvl w:val="0"/>
          <w:numId w:val="69"/>
        </w:numPr>
        <w:rPr>
          <w:ins w:id="11904" w:author="The Si Tran" w:date="2012-12-11T06:26:00Z"/>
          <w:rFonts w:cs="Arial"/>
          <w:b/>
          <w:bCs/>
          <w:iCs/>
          <w:sz w:val="28"/>
          <w:szCs w:val="28"/>
          <w:rPrChange w:id="11905" w:author="The Si Tran" w:date="2012-12-11T06:26:00Z">
            <w:rPr>
              <w:ins w:id="11906" w:author="The Si Tran" w:date="2012-12-11T06:26:00Z"/>
              <w:rFonts w:ascii="Times New Roman" w:hAnsi="Times New Roman"/>
            </w:rPr>
          </w:rPrChange>
        </w:rPr>
        <w:pPrChange w:id="11907" w:author="The Si Tran" w:date="2012-12-11T07:03:00Z">
          <w:pPr>
            <w:pStyle w:val="ListParagraph"/>
            <w:numPr>
              <w:numId w:val="40"/>
            </w:numPr>
            <w:spacing w:after="160" w:line="259" w:lineRule="auto"/>
            <w:ind w:hanging="360"/>
          </w:pPr>
        </w:pPrChange>
      </w:pPr>
      <w:ins w:id="11908" w:author="The Si Tran" w:date="2012-12-11T06:26:00Z">
        <w:r w:rsidRPr="0074010E">
          <w:rPr>
            <w:b/>
          </w:rPr>
          <w:t>Xây dựng mô hình SARIMA</w:t>
        </w:r>
      </w:ins>
    </w:p>
    <w:p w14:paraId="3E577E69" w14:textId="77777777" w:rsidR="00A33636" w:rsidRPr="008A1996" w:rsidRDefault="00A33636">
      <w:pPr>
        <w:pStyle w:val="Caption"/>
        <w:rPr>
          <w:ins w:id="11909" w:author="The Si Tran" w:date="2012-12-11T06:20:00Z"/>
        </w:rPr>
        <w:pPrChange w:id="11910"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911" w:author="The Si Tran" w:date="2012-12-11T06:28:00Z"/>
          <w:rFonts w:ascii="Times New Roman" w:hAnsi="Times New Roman"/>
        </w:rPr>
        <w:pPrChange w:id="11912" w:author="The Si Tran" w:date="2012-12-11T06:29:00Z">
          <w:pPr>
            <w:pStyle w:val="ListParagraph"/>
          </w:pPr>
        </w:pPrChange>
      </w:pPr>
      <w:ins w:id="11913" w:author="The Si Tran" w:date="2012-12-11T06:20:00Z">
        <w:r w:rsidRPr="001B545C">
          <w:rPr>
            <w:rFonts w:ascii="Times New Roman" w:hAnsi="Times New Roman"/>
            <w:noProof/>
            <w:rPrChange w:id="11914" w:author="Unknown">
              <w:rPr>
                <w:noProof/>
              </w:rPr>
            </w:rPrChange>
          </w:rPr>
          <w:drawing>
            <wp:inline distT="0" distB="0" distL="0" distR="0" wp14:anchorId="066BD0F2" wp14:editId="69435971">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915" w:author="The Si Tran" w:date="2012-12-11T06:27:00Z"/>
          <w:rFonts w:ascii="Times New Roman" w:hAnsi="Times New Roman"/>
          <w:sz w:val="26"/>
          <w:szCs w:val="26"/>
          <w:rPrChange w:id="11916" w:author="The Si Tran" w:date="2012-12-11T06:31:00Z">
            <w:rPr>
              <w:ins w:id="11917" w:author="The Si Tran" w:date="2012-12-11T06:27:00Z"/>
              <w:rFonts w:ascii="Times New Roman" w:hAnsi="Times New Roman"/>
            </w:rPr>
          </w:rPrChange>
        </w:rPr>
        <w:pPrChange w:id="11918" w:author="The Si Tran" w:date="2012-12-11T06:28:00Z">
          <w:pPr>
            <w:pStyle w:val="ListParagraph"/>
          </w:pPr>
        </w:pPrChange>
      </w:pPr>
      <w:ins w:id="11919" w:author="The Si Tran" w:date="2012-12-11T06:30:00Z">
        <w:r w:rsidRPr="00E64586">
          <w:rPr>
            <w:rFonts w:ascii="Times New Roman" w:hAnsi="Times New Roman"/>
            <w:sz w:val="26"/>
            <w:szCs w:val="26"/>
            <w:rPrChange w:id="11920"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921" w:author="The Si Tran" w:date="2012-12-11T06:31:00Z"/>
          <w:sz w:val="26"/>
          <w:szCs w:val="26"/>
        </w:rPr>
        <w:pPrChange w:id="11922" w:author="The Si Tran" w:date="2012-12-11T06:27:00Z">
          <w:pPr>
            <w:pStyle w:val="ListParagraph"/>
          </w:pPr>
        </w:pPrChange>
      </w:pPr>
      <w:bookmarkStart w:id="11923" w:name="_Toc343029971"/>
      <w:ins w:id="11924" w:author="The Si Tran" w:date="2012-12-11T06:27:00Z">
        <w:r w:rsidRPr="00A33636">
          <w:rPr>
            <w:b w:val="0"/>
            <w:sz w:val="26"/>
            <w:szCs w:val="26"/>
            <w:rPrChange w:id="11925" w:author="The Si Tran" w:date="2012-12-11T06:27:00Z">
              <w:rPr/>
            </w:rPrChange>
          </w:rPr>
          <w:t>Chọn tập dữ liệu</w:t>
        </w:r>
      </w:ins>
      <w:bookmarkEnd w:id="11923"/>
    </w:p>
    <w:p w14:paraId="1AEC98FB" w14:textId="77777777" w:rsidR="00142ADD" w:rsidRPr="008E61D1" w:rsidRDefault="00911202">
      <w:pPr>
        <w:rPr>
          <w:ins w:id="11926" w:author="The Si Tran" w:date="2012-12-11T06:20:00Z"/>
        </w:rPr>
        <w:pPrChange w:id="11927" w:author="The Si Tran" w:date="2012-12-11T06:31:00Z">
          <w:pPr>
            <w:pStyle w:val="ListParagraph"/>
          </w:pPr>
        </w:pPrChange>
      </w:pPr>
      <w:ins w:id="11928" w:author="The Si Tran" w:date="2012-12-11T06:34:00Z">
        <w:r w:rsidRPr="008A1996">
          <w:rPr>
            <w:noProof/>
          </w:rPr>
          <w:lastRenderedPageBreak/>
          <mc:AlternateContent>
            <mc:Choice Requires="wps">
              <w:drawing>
                <wp:anchor distT="0" distB="0" distL="114300" distR="114300" simplePos="0" relativeHeight="251676160" behindDoc="0" locked="0" layoutInCell="1" allowOverlap="1" wp14:anchorId="1192725A" wp14:editId="57CB3CAF">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8A1996" w:rsidRDefault="008A1996">
                              <w:pPr>
                                <w:pStyle w:val="EquationIndex"/>
                                <w:pPrChange w:id="11929" w:author="The Si Tran" w:date="2012-12-16T10:41:00Z">
                                  <w:pPr>
                                    <w:spacing w:before="0" w:line="240" w:lineRule="auto"/>
                                  </w:pPr>
                                </w:pPrChange>
                              </w:pPr>
                              <w:ins w:id="11930" w:author="The Si Tran" w:date="2012-12-11T06:34:00Z">
                                <w:r>
                                  <w:t>Chọn</w:t>
                                </w:r>
                              </w:ins>
                              <w:ins w:id="11931" w:author="The Si Tran" w:date="2012-12-16T10:41:00Z">
                                <w:r>
                                  <w:t xml:space="preserve"> </w:t>
                                </w:r>
                              </w:ins>
                              <w:ins w:id="11932"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92725A" id="Text Box 162" o:spid="_x0000_s1075" type="#_x0000_t202" style="position:absolute;left:0;text-align:left;margin-left:169.75pt;margin-top:129.75pt;width:87.9pt;height:23.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B32EE" w:rsidRDefault="00CB32EE">
                        <w:pPr>
                          <w:pStyle w:val="EquationIndex"/>
                          <w:pPrChange w:id="12195" w:author="The Si Tran" w:date="2012-12-16T10:41:00Z">
                            <w:pPr>
                              <w:spacing w:before="0" w:line="240" w:lineRule="auto"/>
                            </w:pPr>
                          </w:pPrChange>
                        </w:pPr>
                        <w:ins w:id="12196" w:author="The Si Tran" w:date="2012-12-11T06:34:00Z">
                          <w:r>
                            <w:t>Chọn</w:t>
                          </w:r>
                        </w:ins>
                        <w:ins w:id="12197" w:author="The Si Tran" w:date="2012-12-16T10:41:00Z">
                          <w:r>
                            <w:t xml:space="preserve"> </w:t>
                          </w:r>
                        </w:ins>
                        <w:ins w:id="12198" w:author="The Si Tran" w:date="2012-12-11T06:34:00Z">
                          <w:r>
                            <w:t>dữ liệu</w:t>
                          </w:r>
                        </w:ins>
                      </w:p>
                    </w:txbxContent>
                  </v:textbox>
                </v:shape>
              </w:pict>
            </mc:Fallback>
          </mc:AlternateContent>
        </w:r>
        <w:r>
          <w:rPr>
            <w:noProof/>
            <w:rPrChange w:id="11933" w:author="Unknown">
              <w:rPr>
                <w:noProof/>
              </w:rPr>
            </w:rPrChange>
          </w:rPr>
          <mc:AlternateContent>
            <mc:Choice Requires="wps">
              <w:drawing>
                <wp:anchor distT="0" distB="0" distL="114300" distR="114300" simplePos="0" relativeHeight="251675136" behindDoc="0" locked="0" layoutInCell="1" allowOverlap="1" wp14:anchorId="4F21588D" wp14:editId="2AE3F05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8A1996" w:rsidRDefault="008A1996">
                              <w:pPr>
                                <w:pStyle w:val="EquationIndex"/>
                                <w:pPrChange w:id="11934" w:author="The Si Tran" w:date="2012-12-16T10:41:00Z">
                                  <w:pPr>
                                    <w:spacing w:before="0" w:line="240" w:lineRule="auto"/>
                                  </w:pPr>
                                </w:pPrChange>
                              </w:pPr>
                              <w:ins w:id="1193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21588D" id="Text Box 161" o:spid="_x0000_s1076" type="#_x0000_t202" style="position:absolute;left:0;text-align:left;margin-left:214.5pt;margin-top:93pt;width:119.25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B32EE" w:rsidRDefault="00CB32EE">
                        <w:pPr>
                          <w:pStyle w:val="EquationIndex"/>
                          <w:pPrChange w:id="12202" w:author="The Si Tran" w:date="2012-12-16T10:41:00Z">
                            <w:pPr>
                              <w:spacing w:before="0" w:line="240" w:lineRule="auto"/>
                            </w:pPr>
                          </w:pPrChange>
                        </w:pPr>
                        <w:ins w:id="12203" w:author="The Si Tran" w:date="2012-12-11T06:35:00Z">
                          <w:r>
                            <w:t>Thông tin dữ liệu</w:t>
                          </w:r>
                        </w:ins>
                      </w:p>
                    </w:txbxContent>
                  </v:textbox>
                </v:shape>
              </w:pict>
            </mc:Fallback>
          </mc:AlternateContent>
        </w:r>
      </w:ins>
      <w:ins w:id="11936" w:author="The Si Tran" w:date="2012-12-11T06:33:00Z">
        <w:r w:rsidR="00B737B9">
          <w:rPr>
            <w:noProof/>
            <w:rPrChange w:id="11937" w:author="Unknown">
              <w:rPr>
                <w:noProof/>
              </w:rPr>
            </w:rPrChange>
          </w:rPr>
          <mc:AlternateContent>
            <mc:Choice Requires="wps">
              <w:drawing>
                <wp:anchor distT="0" distB="0" distL="114300" distR="114300" simplePos="0" relativeHeight="251674112" behindDoc="0" locked="0" layoutInCell="1" allowOverlap="1" wp14:anchorId="6B2B2353" wp14:editId="058859F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8A1996" w:rsidRDefault="008A1996">
                              <w:pPr>
                                <w:pStyle w:val="EquationIndex"/>
                                <w:pPrChange w:id="11938" w:author="The Si Tran" w:date="2012-12-16T10:41:00Z">
                                  <w:pPr>
                                    <w:spacing w:before="0" w:line="240" w:lineRule="auto"/>
                                  </w:pPr>
                                </w:pPrChange>
                              </w:pPr>
                              <w:ins w:id="11939"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2B2353" id="Text Box 159" o:spid="_x0000_s1077" type="#_x0000_t202" style="position:absolute;left:0;text-align:left;margin-left:211.5pt;margin-top:54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B32EE" w:rsidRDefault="00CB32EE">
                        <w:pPr>
                          <w:pStyle w:val="EquationIndex"/>
                          <w:pPrChange w:id="12208" w:author="The Si Tran" w:date="2012-12-16T10:41:00Z">
                            <w:pPr>
                              <w:spacing w:before="0" w:line="240" w:lineRule="auto"/>
                            </w:pPr>
                          </w:pPrChange>
                        </w:pPr>
                        <w:ins w:id="12209" w:author="The Si Tran" w:date="2012-12-11T06:33:00Z">
                          <w:r>
                            <w:t>Chọn tập tin dữ liệu</w:t>
                          </w:r>
                        </w:ins>
                      </w:p>
                    </w:txbxContent>
                  </v:textbox>
                </v:shape>
              </w:pict>
            </mc:Fallback>
          </mc:AlternateContent>
        </w:r>
      </w:ins>
      <w:ins w:id="11940" w:author="The Si Tran" w:date="2012-12-11T06:32:00Z">
        <w:r w:rsidR="00B737B9">
          <w:rPr>
            <w:noProof/>
            <w:rPrChange w:id="11941" w:author="Unknown">
              <w:rPr>
                <w:noProof/>
              </w:rPr>
            </w:rPrChange>
          </w:rPr>
          <mc:AlternateContent>
            <mc:Choice Requires="wps">
              <w:drawing>
                <wp:anchor distT="0" distB="0" distL="114300" distR="114300" simplePos="0" relativeHeight="251673088" behindDoc="0" locked="0" layoutInCell="1" allowOverlap="1" wp14:anchorId="51664591" wp14:editId="5AEFB46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EB9D1A3" id="Straight Connector 158"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942" w:author="Unknown">
              <w:rPr>
                <w:noProof/>
              </w:rPr>
            </w:rPrChange>
          </w:rPr>
          <mc:AlternateContent>
            <mc:Choice Requires="wps">
              <w:drawing>
                <wp:anchor distT="0" distB="0" distL="114300" distR="114300" simplePos="0" relativeHeight="251636224" behindDoc="0" locked="0" layoutInCell="1" allowOverlap="1" wp14:anchorId="00FEE6EF" wp14:editId="38E8367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36BD61"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943" w:author="Unknown">
              <w:rPr>
                <w:noProof/>
              </w:rPr>
            </w:rPrChange>
          </w:rPr>
          <mc:AlternateContent>
            <mc:Choice Requires="wps">
              <w:drawing>
                <wp:anchor distT="0" distB="0" distL="114300" distR="114300" simplePos="0" relativeHeight="251635200" behindDoc="0" locked="0" layoutInCell="1" allowOverlap="1" wp14:anchorId="43350F25" wp14:editId="3F7F7BA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C99462" id="Straight Connector 1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944" w:author="The Si Tran" w:date="2012-12-11T06:31:00Z">
        <w:r w:rsidR="00B737B9">
          <w:rPr>
            <w:noProof/>
            <w:rPrChange w:id="11945" w:author="Unknown">
              <w:rPr>
                <w:noProof/>
              </w:rPr>
            </w:rPrChange>
          </w:rPr>
          <mc:AlternateContent>
            <mc:Choice Requires="wps">
              <w:drawing>
                <wp:anchor distT="0" distB="0" distL="114300" distR="114300" simplePos="0" relativeHeight="251632128" behindDoc="0" locked="0" layoutInCell="1" allowOverlap="1" wp14:anchorId="4B2D0E99" wp14:editId="18B6B2F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7A6903A" id="Straight Connector 15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946" w:author="Unknown">
              <w:rPr>
                <w:noProof/>
              </w:rPr>
            </w:rPrChange>
          </w:rPr>
          <mc:AlternateContent>
            <mc:Choice Requires="wps">
              <w:drawing>
                <wp:anchor distT="0" distB="0" distL="114300" distR="114300" simplePos="0" relativeHeight="251633152" behindDoc="0" locked="0" layoutInCell="1" allowOverlap="1" wp14:anchorId="03A6DB0A" wp14:editId="33FD9C8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4390043" id="Straight Connector 154"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947" w:author="Unknown">
              <w:rPr>
                <w:noProof/>
              </w:rPr>
            </w:rPrChange>
          </w:rPr>
          <w:drawing>
            <wp:inline distT="0" distB="0" distL="0" distR="0" wp14:anchorId="7B62F606" wp14:editId="2369DFB9">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948" w:author="The Si Tran" w:date="2012-12-11T06:29:00Z"/>
          <w:rFonts w:ascii="Times New Roman" w:hAnsi="Times New Roman"/>
          <w:sz w:val="26"/>
          <w:szCs w:val="26"/>
        </w:rPr>
      </w:pPr>
      <w:ins w:id="11949" w:author="The Si Tran" w:date="2012-12-11T06:20:00Z">
        <w:r w:rsidRPr="00B20D96">
          <w:rPr>
            <w:rFonts w:ascii="Times New Roman" w:hAnsi="Times New Roman"/>
            <w:sz w:val="26"/>
            <w:szCs w:val="26"/>
            <w:rPrChange w:id="11950" w:author="The Si Tran" w:date="2012-12-11T06:28:00Z">
              <w:rPr/>
            </w:rPrChange>
          </w:rPr>
          <w:t xml:space="preserve">Ta nhấp vào </w:t>
        </w:r>
      </w:ins>
      <w:ins w:id="11951" w:author="The Si Tran" w:date="2012-12-11T06:27:00Z">
        <w:r w:rsidR="00A33636" w:rsidRPr="00B20D96">
          <w:rPr>
            <w:rFonts w:ascii="Times New Roman" w:hAnsi="Times New Roman"/>
            <w:sz w:val="26"/>
            <w:szCs w:val="26"/>
            <w:rPrChange w:id="11952" w:author="The Si Tran" w:date="2012-12-11T06:28:00Z">
              <w:rPr>
                <w:rFonts w:ascii="Times New Roman" w:hAnsi="Times New Roman"/>
              </w:rPr>
            </w:rPrChange>
          </w:rPr>
          <w:t>nút</w:t>
        </w:r>
      </w:ins>
      <w:ins w:id="11953" w:author="The Si Tran" w:date="2012-12-11T06:20:00Z">
        <w:r w:rsidRPr="00B20D96">
          <w:rPr>
            <w:rFonts w:ascii="Times New Roman" w:hAnsi="Times New Roman"/>
            <w:sz w:val="26"/>
            <w:szCs w:val="26"/>
            <w:rPrChange w:id="11954"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955" w:author="The Si Tran" w:date="2012-12-11T06:20:00Z"/>
          <w:rFonts w:ascii="Times New Roman" w:hAnsi="Times New Roman"/>
          <w:sz w:val="26"/>
          <w:szCs w:val="26"/>
          <w:rPrChange w:id="11956" w:author="The Si Tran" w:date="2012-12-11T06:28:00Z">
            <w:rPr>
              <w:ins w:id="11957" w:author="The Si Tran" w:date="2012-12-11T06:20:00Z"/>
            </w:rPr>
          </w:rPrChange>
        </w:rPr>
        <w:pPrChange w:id="11958"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959" w:author="The Si Tran" w:date="2012-12-11T06:36:00Z"/>
          <w:rFonts w:ascii="Times New Roman" w:hAnsi="Times New Roman"/>
        </w:rPr>
      </w:pPr>
      <w:ins w:id="11960" w:author="The Si Tran" w:date="2012-12-11T06:20:00Z">
        <w:r w:rsidRPr="001B545C">
          <w:rPr>
            <w:rFonts w:ascii="Times New Roman" w:hAnsi="Times New Roman"/>
            <w:noProof/>
            <w:rPrChange w:id="11961" w:author="Unknown">
              <w:rPr>
                <w:noProof/>
              </w:rPr>
            </w:rPrChange>
          </w:rPr>
          <w:drawing>
            <wp:inline distT="0" distB="0" distL="0" distR="0" wp14:anchorId="7A0D5060" wp14:editId="2FB89466">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962" w:author="The Si Tran" w:date="2012-12-11T06:20:00Z"/>
          <w:rFonts w:ascii="Times New Roman" w:hAnsi="Times New Roman"/>
          <w:rPrChange w:id="11963" w:author="The Si Tran" w:date="2012-12-11T06:24:00Z">
            <w:rPr>
              <w:ins w:id="11964"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965" w:author="The Si Tran" w:date="2012-12-11T06:20:00Z"/>
          <w:rFonts w:ascii="Times New Roman" w:hAnsi="Times New Roman"/>
          <w:sz w:val="26"/>
          <w:szCs w:val="26"/>
          <w:rPrChange w:id="11966" w:author="The Si Tran" w:date="2012-12-16T10:18:00Z">
            <w:rPr>
              <w:ins w:id="11967" w:author="The Si Tran" w:date="2012-12-11T06:20:00Z"/>
            </w:rPr>
          </w:rPrChange>
        </w:rPr>
      </w:pPr>
      <w:ins w:id="11968" w:author="The Si Tran" w:date="2012-12-11T06:20:00Z">
        <w:r w:rsidRPr="00F51D11">
          <w:rPr>
            <w:rFonts w:ascii="Times New Roman" w:hAnsi="Times New Roman"/>
            <w:sz w:val="26"/>
            <w:szCs w:val="26"/>
            <w:rPrChange w:id="11969"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970" w:author="The Si Tran" w:date="2012-12-11T06:37:00Z"/>
          <w:sz w:val="26"/>
          <w:szCs w:val="26"/>
          <w:rPrChange w:id="11971" w:author="The Si Tran" w:date="2012-12-11T06:38:00Z">
            <w:rPr>
              <w:ins w:id="11972" w:author="The Si Tran" w:date="2012-12-11T06:37:00Z"/>
            </w:rPr>
          </w:rPrChange>
        </w:rPr>
        <w:pPrChange w:id="11973" w:author="The Si Tran" w:date="2012-12-11T06:38:00Z">
          <w:pPr>
            <w:pStyle w:val="ListParagraph"/>
            <w:numPr>
              <w:numId w:val="35"/>
            </w:numPr>
            <w:spacing w:after="160" w:line="259" w:lineRule="auto"/>
            <w:ind w:left="1080" w:hanging="360"/>
          </w:pPr>
        </w:pPrChange>
      </w:pPr>
      <w:bookmarkStart w:id="11974" w:name="_Toc343029972"/>
      <w:ins w:id="11975" w:author="The Si Tran" w:date="2012-12-11T06:38:00Z">
        <w:r w:rsidRPr="00554AC4">
          <w:rPr>
            <w:b w:val="0"/>
            <w:sz w:val="26"/>
            <w:szCs w:val="26"/>
            <w:rPrChange w:id="11976" w:author="The Si Tran" w:date="2012-12-11T06:38:00Z">
              <w:rPr/>
            </w:rPrChange>
          </w:rPr>
          <w:t>Phân tích tập dữ liệu qua đồ thị</w:t>
        </w:r>
      </w:ins>
      <w:bookmarkEnd w:id="11974"/>
    </w:p>
    <w:p w14:paraId="2D19A555" w14:textId="77777777" w:rsidR="00667F2E" w:rsidRPr="003E01A2" w:rsidRDefault="00667F2E" w:rsidP="00667F2E">
      <w:pPr>
        <w:pStyle w:val="ListParagraph"/>
        <w:numPr>
          <w:ilvl w:val="0"/>
          <w:numId w:val="36"/>
        </w:numPr>
        <w:spacing w:after="160" w:line="259" w:lineRule="auto"/>
        <w:rPr>
          <w:ins w:id="11977" w:author="The Si Tran" w:date="2012-12-11T06:20:00Z"/>
          <w:rFonts w:ascii="Times New Roman" w:hAnsi="Times New Roman"/>
          <w:sz w:val="26"/>
          <w:szCs w:val="26"/>
          <w:rPrChange w:id="11978" w:author="The Si Tran" w:date="2012-12-11T06:41:00Z">
            <w:rPr>
              <w:ins w:id="11979" w:author="The Si Tran" w:date="2012-12-11T06:20:00Z"/>
            </w:rPr>
          </w:rPrChange>
        </w:rPr>
      </w:pPr>
      <w:ins w:id="11980" w:author="The Si Tran" w:date="2012-12-11T06:20:00Z">
        <w:r w:rsidRPr="003E01A2">
          <w:rPr>
            <w:rFonts w:ascii="Times New Roman" w:hAnsi="Times New Roman"/>
            <w:sz w:val="26"/>
            <w:szCs w:val="26"/>
            <w:rPrChange w:id="11981" w:author="The Si Tran" w:date="2012-12-11T06:41:00Z">
              <w:rPr/>
            </w:rPrChange>
          </w:rPr>
          <w:t xml:space="preserve">Xem đồ thị chuỗi dữ liệu bằng cách chọn </w:t>
        </w:r>
      </w:ins>
      <w:ins w:id="11982" w:author="The Si Tran" w:date="2012-12-11T06:39:00Z">
        <w:r w:rsidR="00554AC4" w:rsidRPr="003E01A2">
          <w:rPr>
            <w:rFonts w:ascii="Times New Roman" w:hAnsi="Times New Roman"/>
            <w:sz w:val="26"/>
            <w:szCs w:val="26"/>
            <w:rPrChange w:id="11983" w:author="The Si Tran" w:date="2012-12-11T06:41:00Z">
              <w:rPr>
                <w:rFonts w:ascii="Times New Roman" w:hAnsi="Times New Roman"/>
              </w:rPr>
            </w:rPrChange>
          </w:rPr>
          <w:t>nút</w:t>
        </w:r>
      </w:ins>
      <w:ins w:id="11984" w:author="The Si Tran" w:date="2012-12-11T06:20:00Z">
        <w:r w:rsidRPr="003E01A2">
          <w:rPr>
            <w:rFonts w:ascii="Times New Roman" w:hAnsi="Times New Roman"/>
            <w:sz w:val="26"/>
            <w:szCs w:val="26"/>
            <w:rPrChange w:id="11985" w:author="The Si Tran" w:date="2012-12-11T06:41:00Z">
              <w:rPr/>
            </w:rPrChange>
          </w:rPr>
          <w:t xml:space="preserve"> [Plot]</w:t>
        </w:r>
      </w:ins>
    </w:p>
    <w:p w14:paraId="4BE86C4B" w14:textId="77777777" w:rsidR="00667F2E" w:rsidRPr="001B545C" w:rsidRDefault="00667F2E" w:rsidP="00667F2E">
      <w:pPr>
        <w:pStyle w:val="ListParagraph"/>
        <w:ind w:left="1440"/>
        <w:rPr>
          <w:ins w:id="11986" w:author="The Si Tran" w:date="2012-12-11T06:20:00Z"/>
          <w:rFonts w:ascii="Times New Roman" w:hAnsi="Times New Roman"/>
          <w:rPrChange w:id="11987" w:author="The Si Tran" w:date="2012-12-11T06:24:00Z">
            <w:rPr>
              <w:ins w:id="11988" w:author="The Si Tran" w:date="2012-12-11T06:20:00Z"/>
            </w:rPr>
          </w:rPrChange>
        </w:rPr>
      </w:pPr>
      <w:ins w:id="11989" w:author="The Si Tran" w:date="2012-12-11T06:20:00Z">
        <w:r w:rsidRPr="001B545C">
          <w:rPr>
            <w:rFonts w:ascii="Times New Roman" w:hAnsi="Times New Roman"/>
            <w:noProof/>
            <w:rPrChange w:id="11990" w:author="Unknown">
              <w:rPr>
                <w:noProof/>
              </w:rPr>
            </w:rPrChange>
          </w:rPr>
          <w:drawing>
            <wp:inline distT="0" distB="0" distL="0" distR="0" wp14:anchorId="5E272D5A" wp14:editId="5721DEE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991" w:author="The Si Tran" w:date="2012-12-11T06:20:00Z"/>
          <w:rFonts w:ascii="Times New Roman" w:hAnsi="Times New Roman"/>
          <w:sz w:val="26"/>
          <w:szCs w:val="26"/>
          <w:rPrChange w:id="11992" w:author="The Si Tran" w:date="2012-12-11T06:41:00Z">
            <w:rPr>
              <w:ins w:id="11993" w:author="The Si Tran" w:date="2012-12-11T06:20:00Z"/>
            </w:rPr>
          </w:rPrChange>
        </w:rPr>
        <w:pPrChange w:id="11994" w:author="The Si Tran" w:date="2012-12-11T06:40:00Z">
          <w:pPr>
            <w:pStyle w:val="ListParagraph"/>
            <w:ind w:left="1440"/>
          </w:pPr>
        </w:pPrChange>
      </w:pPr>
      <w:ins w:id="11995" w:author="The Si Tran" w:date="2012-12-11T06:40:00Z">
        <w:r w:rsidRPr="003E01A2">
          <w:rPr>
            <w:rFonts w:ascii="Times New Roman" w:hAnsi="Times New Roman"/>
            <w:sz w:val="26"/>
            <w:szCs w:val="26"/>
            <w:rPrChange w:id="11996"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997" w:author="The Si Tran" w:date="2012-12-11T06:39:00Z"/>
          <w:rFonts w:ascii="Times New Roman" w:hAnsi="Times New Roman"/>
          <w:sz w:val="26"/>
          <w:szCs w:val="26"/>
          <w:rPrChange w:id="11998" w:author="The Si Tran" w:date="2012-12-11T06:41:00Z">
            <w:rPr>
              <w:ins w:id="11999" w:author="The Si Tran" w:date="2012-12-11T06:39:00Z"/>
              <w:rFonts w:ascii="Times New Roman" w:hAnsi="Times New Roman"/>
            </w:rPr>
          </w:rPrChange>
        </w:rPr>
      </w:pPr>
      <w:ins w:id="12000" w:author="The Si Tran" w:date="2012-12-11T06:20:00Z">
        <w:r w:rsidRPr="003E01A2">
          <w:rPr>
            <w:rFonts w:ascii="Times New Roman" w:hAnsi="Times New Roman"/>
            <w:sz w:val="26"/>
            <w:szCs w:val="26"/>
            <w:rPrChange w:id="12001"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002" w:author="The Si Tran" w:date="2012-12-11T06:41:00Z"/>
          <w:rFonts w:ascii="Times New Roman" w:hAnsi="Times New Roman"/>
          <w:sz w:val="26"/>
          <w:szCs w:val="26"/>
        </w:rPr>
        <w:pPrChange w:id="12003" w:author="The Si Tran" w:date="2012-12-11T06:39:00Z">
          <w:pPr>
            <w:pStyle w:val="ListParagraph"/>
            <w:numPr>
              <w:numId w:val="36"/>
            </w:numPr>
            <w:spacing w:after="160" w:line="259" w:lineRule="auto"/>
            <w:ind w:left="1440" w:hanging="360"/>
          </w:pPr>
        </w:pPrChange>
      </w:pPr>
      <w:ins w:id="12004" w:author="The Si Tran" w:date="2012-12-11T06:39:00Z">
        <w:r w:rsidRPr="003E01A2">
          <w:rPr>
            <w:rFonts w:ascii="Times New Roman" w:hAnsi="Times New Roman"/>
            <w:sz w:val="26"/>
            <w:szCs w:val="26"/>
            <w:rPrChange w:id="12005" w:author="The Si Tran" w:date="2012-12-11T06:41:00Z">
              <w:rPr>
                <w:rFonts w:ascii="Times New Roman" w:hAnsi="Times New Roman"/>
              </w:rPr>
            </w:rPrChange>
          </w:rPr>
          <w:t>Thông qua đồ thị này, ta có thể ước lượng được tính xu hướng và tính m</w:t>
        </w:r>
      </w:ins>
      <w:ins w:id="12006" w:author="The Si Tran" w:date="2012-12-11T06:40:00Z">
        <w:r w:rsidRPr="003E01A2">
          <w:rPr>
            <w:rFonts w:ascii="Times New Roman" w:hAnsi="Times New Roman"/>
            <w:sz w:val="26"/>
            <w:szCs w:val="26"/>
            <w:rPrChange w:id="12007" w:author="The Si Tran" w:date="2012-12-11T06:41:00Z">
              <w:rPr>
                <w:rFonts w:ascii="Times New Roman" w:hAnsi="Times New Roman"/>
              </w:rPr>
            </w:rPrChange>
          </w:rPr>
          <w:t>ùa trong chuỗi dữ liệu</w:t>
        </w:r>
      </w:ins>
      <w:ins w:id="12008"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009" w:author="The Si Tran" w:date="2012-12-11T06:20:00Z"/>
          <w:rFonts w:ascii="Times New Roman" w:hAnsi="Times New Roman"/>
          <w:sz w:val="26"/>
          <w:szCs w:val="26"/>
          <w:rPrChange w:id="12010" w:author="The Si Tran" w:date="2012-12-11T06:41:00Z">
            <w:rPr>
              <w:ins w:id="12011" w:author="The Si Tran" w:date="2012-12-11T06:20:00Z"/>
            </w:rPr>
          </w:rPrChange>
        </w:rPr>
        <w:pPrChange w:id="12012"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013" w:author="The Si Tran" w:date="2012-12-11T06:20:00Z"/>
          <w:rFonts w:ascii="Times New Roman" w:hAnsi="Times New Roman"/>
          <w:rPrChange w:id="12014" w:author="The Si Tran" w:date="2012-12-11T06:24:00Z">
            <w:rPr>
              <w:ins w:id="12015" w:author="The Si Tran" w:date="2012-12-11T06:20:00Z"/>
            </w:rPr>
          </w:rPrChange>
        </w:rPr>
      </w:pPr>
      <w:ins w:id="12016" w:author="The Si Tran" w:date="2012-12-11T06:20:00Z">
        <w:r w:rsidRPr="001B545C">
          <w:rPr>
            <w:rFonts w:ascii="Times New Roman" w:hAnsi="Times New Roman"/>
            <w:noProof/>
            <w:rPrChange w:id="12017" w:author="Unknown">
              <w:rPr>
                <w:noProof/>
              </w:rPr>
            </w:rPrChange>
          </w:rPr>
          <w:lastRenderedPageBreak/>
          <w:drawing>
            <wp:inline distT="0" distB="0" distL="0" distR="0" wp14:anchorId="4AF5CF79" wp14:editId="49701EB3">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018" w:author="The Si Tran" w:date="2012-12-11T06:41:00Z"/>
          <w:rFonts w:ascii="Times New Roman" w:hAnsi="Times New Roman"/>
          <w:sz w:val="26"/>
          <w:szCs w:val="26"/>
        </w:rPr>
      </w:pPr>
      <w:ins w:id="12019"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020"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2021" w:author="The Si Tran" w:date="2012-12-11T06:20:00Z"/>
          <w:rFonts w:ascii="Times New Roman" w:hAnsi="Times New Roman"/>
          <w:rPrChange w:id="12022" w:author="The Si Tran" w:date="2012-12-11T06:24:00Z">
            <w:rPr>
              <w:ins w:id="12023"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024" w:author="The Si Tran" w:date="2012-12-11T06:43:00Z"/>
          <w:rFonts w:ascii="Times New Roman" w:hAnsi="Times New Roman"/>
          <w:sz w:val="26"/>
          <w:szCs w:val="26"/>
        </w:rPr>
      </w:pPr>
      <w:ins w:id="12025" w:author="The Si Tran" w:date="2012-12-11T06:20:00Z">
        <w:r w:rsidRPr="0097191E">
          <w:rPr>
            <w:rFonts w:ascii="Times New Roman" w:hAnsi="Times New Roman"/>
            <w:sz w:val="26"/>
            <w:szCs w:val="26"/>
            <w:rPrChange w:id="12026"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027" w:author="The Si Tran" w:date="2012-12-11T06:43:00Z"/>
          <w:rFonts w:ascii="Times New Roman" w:hAnsi="Times New Roman"/>
          <w:sz w:val="26"/>
          <w:szCs w:val="26"/>
        </w:rPr>
        <w:pPrChange w:id="12028" w:author="The Si Tran" w:date="2012-12-11T06:43:00Z">
          <w:pPr>
            <w:pStyle w:val="ListParagraph"/>
            <w:numPr>
              <w:numId w:val="36"/>
            </w:numPr>
            <w:spacing w:after="160" w:line="259" w:lineRule="auto"/>
            <w:ind w:left="1440" w:hanging="360"/>
          </w:pPr>
        </w:pPrChange>
      </w:pPr>
      <w:ins w:id="12029" w:author="The Si Tran" w:date="2012-12-11T06:43:00Z">
        <w:r>
          <w:rPr>
            <w:rFonts w:ascii="Times New Roman" w:hAnsi="Times New Roman"/>
            <w:sz w:val="26"/>
            <w:szCs w:val="26"/>
          </w:rPr>
          <w:t>Thông qua đồ thị này và đồ thị hệ số tự tương quan</w:t>
        </w:r>
      </w:ins>
      <w:ins w:id="12030"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031" w:author="The Si Tran" w:date="2012-12-11T06:20:00Z"/>
          <w:rFonts w:ascii="Times New Roman" w:hAnsi="Times New Roman"/>
          <w:sz w:val="26"/>
          <w:szCs w:val="26"/>
          <w:rPrChange w:id="12032" w:author="The Si Tran" w:date="2012-12-11T06:42:00Z">
            <w:rPr>
              <w:ins w:id="12033" w:author="The Si Tran" w:date="2012-12-11T06:20:00Z"/>
            </w:rPr>
          </w:rPrChange>
        </w:rPr>
        <w:pPrChange w:id="12034"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035" w:author="The Si Tran" w:date="2012-12-11T06:44:00Z"/>
          <w:rFonts w:ascii="Times New Roman" w:hAnsi="Times New Roman"/>
        </w:rPr>
      </w:pPr>
      <w:ins w:id="12036" w:author="The Si Tran" w:date="2012-12-11T06:20:00Z">
        <w:r w:rsidRPr="001B545C">
          <w:rPr>
            <w:rFonts w:ascii="Times New Roman" w:hAnsi="Times New Roman"/>
            <w:noProof/>
            <w:rPrChange w:id="12037" w:author="Unknown">
              <w:rPr>
                <w:noProof/>
              </w:rPr>
            </w:rPrChange>
          </w:rPr>
          <w:drawing>
            <wp:inline distT="0" distB="0" distL="0" distR="0" wp14:anchorId="5413DEB2" wp14:editId="6D56A55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038" w:author="The Si Tran" w:date="2012-12-11T06:44:00Z"/>
          <w:rFonts w:ascii="Times New Roman" w:hAnsi="Times New Roman"/>
          <w:sz w:val="26"/>
          <w:szCs w:val="26"/>
        </w:rPr>
      </w:pPr>
      <w:ins w:id="12039"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2040" w:author="The Si Tran" w:date="2012-12-11T06:20:00Z"/>
          <w:rFonts w:ascii="Times New Roman" w:hAnsi="Times New Roman"/>
          <w:rPrChange w:id="12041" w:author="The Si Tran" w:date="2012-12-11T06:24:00Z">
            <w:rPr>
              <w:ins w:id="12042" w:author="The Si Tran" w:date="2012-12-11T06:20:00Z"/>
            </w:rPr>
          </w:rPrChange>
        </w:rPr>
      </w:pPr>
    </w:p>
    <w:p w14:paraId="07908807" w14:textId="77777777" w:rsidR="00667F2E" w:rsidRPr="001B545C" w:rsidRDefault="00667F2E" w:rsidP="00667F2E">
      <w:pPr>
        <w:pStyle w:val="ListParagraph"/>
        <w:ind w:left="1440"/>
        <w:rPr>
          <w:ins w:id="12043" w:author="The Si Tran" w:date="2012-12-11T06:20:00Z"/>
          <w:rFonts w:ascii="Times New Roman" w:hAnsi="Times New Roman"/>
          <w:rPrChange w:id="12044" w:author="The Si Tran" w:date="2012-12-11T06:24:00Z">
            <w:rPr>
              <w:ins w:id="12045"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046" w:author="The Si Tran" w:date="2012-12-11T06:45:00Z"/>
          <w:rFonts w:ascii="Times New Roman" w:hAnsi="Times New Roman"/>
          <w:sz w:val="26"/>
          <w:szCs w:val="26"/>
        </w:rPr>
      </w:pPr>
      <w:ins w:id="12047" w:author="The Si Tran" w:date="2012-12-11T06:20:00Z">
        <w:r w:rsidRPr="00C14E00">
          <w:rPr>
            <w:rFonts w:ascii="Times New Roman" w:hAnsi="Times New Roman"/>
            <w:sz w:val="26"/>
            <w:szCs w:val="26"/>
            <w:rPrChange w:id="12048"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049" w:author="The Si Tran" w:date="2012-12-11T06:20:00Z"/>
          <w:rFonts w:ascii="Times New Roman" w:hAnsi="Times New Roman"/>
          <w:sz w:val="26"/>
          <w:szCs w:val="26"/>
          <w:rPrChange w:id="12050" w:author="The Si Tran" w:date="2012-12-11T06:45:00Z">
            <w:rPr>
              <w:ins w:id="12051" w:author="The Si Tran" w:date="2012-12-11T06:20:00Z"/>
            </w:rPr>
          </w:rPrChange>
        </w:rPr>
        <w:pPrChange w:id="12052" w:author="The Si Tran" w:date="2012-12-11T06:45:00Z">
          <w:pPr>
            <w:pStyle w:val="ListParagraph"/>
            <w:numPr>
              <w:numId w:val="36"/>
            </w:numPr>
            <w:spacing w:after="160" w:line="259" w:lineRule="auto"/>
            <w:ind w:left="1440" w:hanging="360"/>
          </w:pPr>
        </w:pPrChange>
      </w:pPr>
      <w:ins w:id="12053" w:author="The Si Tran" w:date="2012-12-11T06:45:00Z">
        <w:r>
          <w:rPr>
            <w:rFonts w:ascii="Times New Roman" w:hAnsi="Times New Roman"/>
            <w:sz w:val="26"/>
            <w:szCs w:val="26"/>
          </w:rPr>
          <w:lastRenderedPageBreak/>
          <w:t>Thông qua đồ thị này, ta có thể đánh giá được độ chính xác của</w:t>
        </w:r>
      </w:ins>
      <w:ins w:id="12054"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055" w:author="The Si Tran" w:date="2012-12-11T06:49:00Z"/>
          <w:rFonts w:ascii="Times New Roman" w:hAnsi="Times New Roman"/>
        </w:rPr>
      </w:pPr>
      <w:ins w:id="12056" w:author="The Si Tran" w:date="2012-12-11T06:20:00Z">
        <w:r w:rsidRPr="001B545C">
          <w:rPr>
            <w:rFonts w:ascii="Times New Roman" w:hAnsi="Times New Roman"/>
            <w:noProof/>
            <w:rPrChange w:id="12057" w:author="Unknown">
              <w:rPr>
                <w:noProof/>
              </w:rPr>
            </w:rPrChange>
          </w:rPr>
          <w:drawing>
            <wp:inline distT="0" distB="0" distL="0" distR="0" wp14:anchorId="27469DE2" wp14:editId="3013206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058" w:author="The Si Tran" w:date="2012-12-11T06:49:00Z"/>
          <w:rFonts w:ascii="Times New Roman" w:hAnsi="Times New Roman"/>
          <w:sz w:val="26"/>
          <w:szCs w:val="26"/>
        </w:rPr>
      </w:pPr>
      <w:ins w:id="12059"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2060" w:author="The Si Tran" w:date="2012-12-11T06:20:00Z"/>
        </w:rPr>
        <w:pPrChange w:id="12061" w:author="The Si Tran" w:date="2012-12-11T06:50:00Z">
          <w:pPr>
            <w:pStyle w:val="ListParagraph"/>
            <w:ind w:left="1440"/>
          </w:pPr>
        </w:pPrChange>
      </w:pPr>
      <w:bookmarkStart w:id="12062" w:name="_Toc343029973"/>
      <w:ins w:id="12063" w:author="The Si Tran" w:date="2012-12-11T06:50:00Z">
        <w:r>
          <w:rPr>
            <w:b w:val="0"/>
            <w:sz w:val="26"/>
            <w:szCs w:val="26"/>
          </w:rPr>
          <w:t>Ước lượng tham số cho mô hình SARIMA</w:t>
        </w:r>
        <w:bookmarkEnd w:id="12062"/>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064" w:author="The Si Tran" w:date="2012-12-11T06:20:00Z"/>
          <w:rFonts w:ascii="Times New Roman" w:hAnsi="Times New Roman"/>
          <w:sz w:val="26"/>
          <w:szCs w:val="26"/>
          <w:rPrChange w:id="12065" w:author="The Si Tran" w:date="2012-12-11T06:51:00Z">
            <w:rPr>
              <w:ins w:id="12066" w:author="The Si Tran" w:date="2012-12-11T06:20:00Z"/>
            </w:rPr>
          </w:rPrChange>
        </w:rPr>
      </w:pPr>
      <w:ins w:id="12067" w:author="The Si Tran" w:date="2012-12-11T06:20:00Z">
        <w:r w:rsidRPr="00FF6A63">
          <w:rPr>
            <w:rFonts w:ascii="Times New Roman" w:hAnsi="Times New Roman"/>
            <w:sz w:val="26"/>
            <w:szCs w:val="26"/>
            <w:rPrChange w:id="12068" w:author="The Si Tran" w:date="2012-12-11T06:51:00Z">
              <w:rPr/>
            </w:rPrChange>
          </w:rPr>
          <w:t>Ước lượng tự động</w:t>
        </w:r>
      </w:ins>
    </w:p>
    <w:p w14:paraId="1F3B2740" w14:textId="77777777" w:rsidR="00667F2E" w:rsidRPr="00FF6A63" w:rsidRDefault="00667F2E" w:rsidP="00667F2E">
      <w:pPr>
        <w:pStyle w:val="ListParagraph"/>
        <w:ind w:left="1440"/>
        <w:rPr>
          <w:ins w:id="12069" w:author="The Si Tran" w:date="2012-12-11T06:20:00Z"/>
          <w:rFonts w:ascii="Times New Roman" w:hAnsi="Times New Roman"/>
          <w:sz w:val="26"/>
          <w:szCs w:val="26"/>
          <w:rPrChange w:id="12070" w:author="The Si Tran" w:date="2012-12-11T06:51:00Z">
            <w:rPr>
              <w:ins w:id="12071" w:author="The Si Tran" w:date="2012-12-11T06:20:00Z"/>
            </w:rPr>
          </w:rPrChange>
        </w:rPr>
      </w:pPr>
      <w:ins w:id="12072" w:author="The Si Tran" w:date="2012-12-11T06:20:00Z">
        <w:r w:rsidRPr="00FF6A63">
          <w:rPr>
            <w:rFonts w:ascii="Times New Roman" w:hAnsi="Times New Roman"/>
            <w:sz w:val="26"/>
            <w:szCs w:val="26"/>
            <w:rPrChange w:id="12073"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074" w:author="The Si Tran" w:date="2012-12-11T06:20:00Z"/>
          <w:rFonts w:ascii="Times New Roman" w:hAnsi="Times New Roman"/>
          <w:sz w:val="26"/>
          <w:szCs w:val="26"/>
          <w:rPrChange w:id="12075" w:author="The Si Tran" w:date="2012-12-11T06:51:00Z">
            <w:rPr>
              <w:ins w:id="12076" w:author="The Si Tran" w:date="2012-12-11T06:20:00Z"/>
            </w:rPr>
          </w:rPrChange>
        </w:rPr>
      </w:pPr>
      <w:ins w:id="12077" w:author="The Si Tran" w:date="2012-12-11T06:20:00Z">
        <w:r w:rsidRPr="00FF6A63">
          <w:rPr>
            <w:rFonts w:ascii="Times New Roman" w:hAnsi="Times New Roman"/>
            <w:sz w:val="26"/>
            <w:szCs w:val="26"/>
            <w:rPrChange w:id="12078"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079" w:author="The Si Tran" w:date="2012-12-11T06:20:00Z"/>
          <w:rFonts w:ascii="Times New Roman" w:hAnsi="Times New Roman"/>
          <w:rPrChange w:id="12080" w:author="The Si Tran" w:date="2012-12-11T06:24:00Z">
            <w:rPr>
              <w:ins w:id="12081" w:author="The Si Tran" w:date="2012-12-11T06:20:00Z"/>
            </w:rPr>
          </w:rPrChange>
        </w:rPr>
      </w:pPr>
    </w:p>
    <w:p w14:paraId="5D840CAC" w14:textId="77777777" w:rsidR="00667F2E" w:rsidRPr="001B545C" w:rsidRDefault="00667F2E" w:rsidP="00667F2E">
      <w:pPr>
        <w:pStyle w:val="ListParagraph"/>
        <w:ind w:left="1440"/>
        <w:rPr>
          <w:ins w:id="12082" w:author="The Si Tran" w:date="2012-12-11T06:20:00Z"/>
          <w:rFonts w:ascii="Times New Roman" w:hAnsi="Times New Roman"/>
          <w:rPrChange w:id="12083" w:author="The Si Tran" w:date="2012-12-11T06:24:00Z">
            <w:rPr>
              <w:ins w:id="12084" w:author="The Si Tran" w:date="2012-12-11T06:20:00Z"/>
            </w:rPr>
          </w:rPrChange>
        </w:rPr>
      </w:pPr>
    </w:p>
    <w:p w14:paraId="2DE715E0" w14:textId="77777777" w:rsidR="00667F2E" w:rsidRPr="001B545C" w:rsidRDefault="00667F2E" w:rsidP="00667F2E">
      <w:pPr>
        <w:pStyle w:val="ListParagraph"/>
        <w:ind w:left="1440"/>
        <w:rPr>
          <w:ins w:id="12085" w:author="The Si Tran" w:date="2012-12-11T06:20:00Z"/>
          <w:rFonts w:ascii="Times New Roman" w:hAnsi="Times New Roman"/>
          <w:rPrChange w:id="12086" w:author="The Si Tran" w:date="2012-12-11T06:24:00Z">
            <w:rPr>
              <w:ins w:id="12087" w:author="The Si Tran" w:date="2012-12-11T06:20:00Z"/>
            </w:rPr>
          </w:rPrChange>
        </w:rPr>
      </w:pPr>
    </w:p>
    <w:p w14:paraId="153F01BA" w14:textId="77777777" w:rsidR="00667F2E" w:rsidRPr="001B545C" w:rsidRDefault="007E692E">
      <w:pPr>
        <w:pStyle w:val="ListParagraph"/>
        <w:ind w:left="0"/>
        <w:jc w:val="center"/>
        <w:rPr>
          <w:ins w:id="12088" w:author="The Si Tran" w:date="2012-12-11T06:20:00Z"/>
          <w:rFonts w:ascii="Times New Roman" w:hAnsi="Times New Roman"/>
          <w:rPrChange w:id="12089" w:author="The Si Tran" w:date="2012-12-11T06:24:00Z">
            <w:rPr>
              <w:ins w:id="12090" w:author="The Si Tran" w:date="2012-12-11T06:20:00Z"/>
            </w:rPr>
          </w:rPrChange>
        </w:rPr>
        <w:pPrChange w:id="12091" w:author="The Si Tran" w:date="2012-12-11T06:47:00Z">
          <w:pPr>
            <w:pStyle w:val="ListParagraph"/>
            <w:ind w:left="0"/>
          </w:pPr>
        </w:pPrChange>
      </w:pPr>
      <w:ins w:id="12092" w:author="The Si Tran" w:date="2012-12-11T06:20:00Z">
        <w:r w:rsidRPr="001B545C">
          <w:rPr>
            <w:rFonts w:ascii="Times New Roman" w:hAnsi="Times New Roman"/>
            <w:noProof/>
            <w:rPrChange w:id="12093" w:author="Unknown">
              <w:rPr>
                <w:noProof/>
              </w:rPr>
            </w:rPrChange>
          </w:rPr>
          <w:lastRenderedPageBreak/>
          <mc:AlternateContent>
            <mc:Choice Requires="wps">
              <w:drawing>
                <wp:anchor distT="0" distB="0" distL="114300" distR="114300" simplePos="0" relativeHeight="251630080" behindDoc="0" locked="0" layoutInCell="1" allowOverlap="1" wp14:anchorId="00A0296C" wp14:editId="68CDEE3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8A1996" w:rsidRDefault="008A199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630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CB32EE" w:rsidRDefault="00CB32EE" w:rsidP="00667F2E">
                        <w:pPr>
                          <w:jc w:val="center"/>
                        </w:pPr>
                      </w:p>
                    </w:txbxContent>
                  </v:textbox>
                  <o:callout v:ext="edit" minusy="t"/>
                  <w10:wrap anchorx="margin"/>
                </v:shape>
              </w:pict>
            </mc:Fallback>
          </mc:AlternateContent>
        </w:r>
      </w:ins>
      <w:ins w:id="12094" w:author="The Si Tran" w:date="2012-12-11T06:53:00Z">
        <w:r w:rsidRPr="00FF6A63">
          <w:rPr>
            <w:rFonts w:ascii="Times New Roman" w:hAnsi="Times New Roman"/>
            <w:noProof/>
            <w:rPrChange w:id="12095" w:author="Unknown">
              <w:rPr>
                <w:noProof/>
              </w:rPr>
            </w:rPrChange>
          </w:rPr>
          <mc:AlternateContent>
            <mc:Choice Requires="wps">
              <w:drawing>
                <wp:anchor distT="0" distB="0" distL="114300" distR="114300" simplePos="0" relativeHeight="251685376" behindDoc="0" locked="0" layoutInCell="1" allowOverlap="1" wp14:anchorId="131A4D11" wp14:editId="3F39CBE4">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8A1996" w:rsidRDefault="008A1996">
                              <w:pPr>
                                <w:pStyle w:val="EquationIndex"/>
                                <w:pPrChange w:id="12096" w:author="The Si Tran" w:date="2012-12-16T10:41:00Z">
                                  <w:pPr/>
                                </w:pPrChange>
                              </w:pPr>
                              <w:ins w:id="12097" w:author="The Si Tran" w:date="2012-12-11T06:53:00Z">
                                <w:r>
                                  <w:t>Tham số cho</w:t>
                                </w:r>
                              </w:ins>
                              <w:ins w:id="12098" w:author="The Si Tran" w:date="2012-12-11T06:51:00Z">
                                <w:r>
                                  <w:t xml:space="preserve"> </w:t>
                                </w:r>
                              </w:ins>
                              <w:ins w:id="12099" w:author="The Si Tran" w:date="2012-12-11T06:53:00Z">
                                <w:r>
                                  <w:t>ước</w:t>
                                </w:r>
                              </w:ins>
                              <w:ins w:id="12100"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1A4D11" id="Text Box 168" o:spid="_x0000_s1079" type="#_x0000_t202" style="position:absolute;left:0;text-align:left;margin-left:22.5pt;margin-top:129.45pt;width:119.25pt;height:39.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CB32EE" w:rsidRDefault="00CB32EE">
                        <w:pPr>
                          <w:pStyle w:val="EquationIndex"/>
                          <w:pPrChange w:id="12375" w:author="The Si Tran" w:date="2012-12-16T10:41:00Z">
                            <w:pPr/>
                          </w:pPrChange>
                        </w:pPr>
                        <w:ins w:id="12376" w:author="The Si Tran" w:date="2012-12-11T06:53:00Z">
                          <w:r>
                            <w:t>Tham số cho</w:t>
                          </w:r>
                        </w:ins>
                        <w:ins w:id="12377" w:author="The Si Tran" w:date="2012-12-11T06:51:00Z">
                          <w:r>
                            <w:t xml:space="preserve"> </w:t>
                          </w:r>
                        </w:ins>
                        <w:ins w:id="12378" w:author="The Si Tran" w:date="2012-12-11T06:53:00Z">
                          <w:r>
                            <w:t>ước</w:t>
                          </w:r>
                        </w:ins>
                        <w:ins w:id="12379" w:author="The Si Tran" w:date="2012-12-11T06:51:00Z">
                          <w:r>
                            <w:t xml:space="preserve"> lượng tự chọn</w:t>
                          </w:r>
                        </w:ins>
                      </w:p>
                    </w:txbxContent>
                  </v:textbox>
                </v:shape>
              </w:pict>
            </mc:Fallback>
          </mc:AlternateContent>
        </w:r>
      </w:ins>
      <w:ins w:id="12101" w:author="The Si Tran" w:date="2012-12-11T06:52:00Z">
        <w:r w:rsidRPr="001B545C">
          <w:rPr>
            <w:rFonts w:ascii="Times New Roman" w:hAnsi="Times New Roman"/>
            <w:noProof/>
            <w:rPrChange w:id="12102" w:author="Unknown">
              <w:rPr>
                <w:noProof/>
              </w:rPr>
            </w:rPrChange>
          </w:rPr>
          <mc:AlternateContent>
            <mc:Choice Requires="wps">
              <w:drawing>
                <wp:anchor distT="0" distB="0" distL="114300" distR="114300" simplePos="0" relativeHeight="251683328" behindDoc="0" locked="0" layoutInCell="1" allowOverlap="1" wp14:anchorId="11EC305F" wp14:editId="274FBDF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8A1996" w:rsidRDefault="008A199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EC305F" id="Line Callout 1 167" o:spid="_x0000_s1080" type="#_x0000_t47" style="position:absolute;left:0;text-align:left;margin-left:279.75pt;margin-top:49.9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CB32EE" w:rsidRDefault="00CB32EE" w:rsidP="00667F2E">
                        <w:pPr>
                          <w:jc w:val="center"/>
                        </w:pPr>
                      </w:p>
                    </w:txbxContent>
                  </v:textbox>
                  <o:callout v:ext="edit" minusy="t"/>
                  <w10:wrap anchorx="page"/>
                </v:shape>
              </w:pict>
            </mc:Fallback>
          </mc:AlternateContent>
        </w:r>
        <w:r w:rsidR="0004647E" w:rsidRPr="00FF6A63">
          <w:rPr>
            <w:rFonts w:ascii="Times New Roman" w:hAnsi="Times New Roman"/>
            <w:noProof/>
            <w:rPrChange w:id="12103" w:author="Unknown">
              <w:rPr>
                <w:noProof/>
              </w:rPr>
            </w:rPrChange>
          </w:rPr>
          <mc:AlternateContent>
            <mc:Choice Requires="wps">
              <w:drawing>
                <wp:anchor distT="0" distB="0" distL="114300" distR="114300" simplePos="0" relativeHeight="251682304" behindDoc="0" locked="0" layoutInCell="1" allowOverlap="1" wp14:anchorId="369EEFD7" wp14:editId="3937D29F">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C1346A" id="Straight Connector 166"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104" w:author="Unknown">
              <w:rPr>
                <w:noProof/>
              </w:rPr>
            </w:rPrChange>
          </w:rPr>
          <mc:AlternateContent>
            <mc:Choice Requires="wps">
              <w:drawing>
                <wp:anchor distT="0" distB="0" distL="114300" distR="114300" simplePos="0" relativeHeight="251681280" behindDoc="0" locked="0" layoutInCell="1" allowOverlap="1" wp14:anchorId="33D77AA8" wp14:editId="2D97FD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8A1996" w:rsidRDefault="008A1996">
                              <w:pPr>
                                <w:pStyle w:val="EquationIndex"/>
                                <w:pPrChange w:id="12105" w:author="The Si Tran" w:date="2012-12-16T10:41:00Z">
                                  <w:pPr>
                                    <w:spacing w:before="0" w:line="240" w:lineRule="auto"/>
                                  </w:pPr>
                                </w:pPrChange>
                              </w:pPr>
                              <w:ins w:id="12106"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3D77AA8" id="Text Box 165" o:spid="_x0000_s1081" type="#_x0000_t202" style="position:absolute;left:0;text-align:left;margin-left:48pt;margin-top:7.2pt;width:119.25pt;height:23.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CB32EE" w:rsidRDefault="00CB32EE">
                        <w:pPr>
                          <w:pStyle w:val="EquationIndex"/>
                          <w:pPrChange w:id="12386" w:author="The Si Tran" w:date="2012-12-16T10:41:00Z">
                            <w:pPr>
                              <w:spacing w:before="0" w:line="240" w:lineRule="auto"/>
                            </w:pPr>
                          </w:pPrChange>
                        </w:pPr>
                        <w:ins w:id="12387" w:author="The Si Tran" w:date="2012-12-11T06:51:00Z">
                          <w:r>
                            <w:t>Ước lượng tự động</w:t>
                          </w:r>
                        </w:ins>
                      </w:p>
                    </w:txbxContent>
                  </v:textbox>
                </v:shape>
              </w:pict>
            </mc:Fallback>
          </mc:AlternateContent>
        </w:r>
      </w:ins>
      <w:ins w:id="12107" w:author="The Si Tran" w:date="2012-12-11T06:51:00Z">
        <w:r w:rsidR="00FF6A63" w:rsidRPr="00FF6A63">
          <w:rPr>
            <w:rFonts w:ascii="Times New Roman" w:hAnsi="Times New Roman"/>
            <w:noProof/>
            <w:rPrChange w:id="12108" w:author="Unknown">
              <w:rPr>
                <w:noProof/>
              </w:rPr>
            </w:rPrChange>
          </w:rPr>
          <mc:AlternateContent>
            <mc:Choice Requires="wps">
              <w:drawing>
                <wp:anchor distT="0" distB="0" distL="114300" distR="114300" simplePos="0" relativeHeight="251680256" behindDoc="0" locked="0" layoutInCell="1" allowOverlap="1" wp14:anchorId="6D1A698F" wp14:editId="3AE2D688">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8A1996" w:rsidRDefault="008A1996">
                              <w:pPr>
                                <w:pStyle w:val="EquationIndex"/>
                                <w:pPrChange w:id="12109" w:author="The Si Tran" w:date="2012-12-16T10:41:00Z">
                                  <w:pPr>
                                    <w:spacing w:before="0" w:line="240" w:lineRule="auto"/>
                                  </w:pPr>
                                </w:pPrChange>
                              </w:pPr>
                              <w:ins w:id="12110"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D1A698F" id="Text Box 164" o:spid="_x0000_s1082" type="#_x0000_t202" style="position:absolute;left:0;text-align:left;margin-left:337.5pt;margin-top:18.45pt;width:119.25pt;height:23.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CB32EE" w:rsidRDefault="00CB32EE">
                        <w:pPr>
                          <w:pStyle w:val="EquationIndex"/>
                          <w:pPrChange w:id="12392" w:author="The Si Tran" w:date="2012-12-16T10:41:00Z">
                            <w:pPr>
                              <w:spacing w:before="0" w:line="240" w:lineRule="auto"/>
                            </w:pPr>
                          </w:pPrChange>
                        </w:pPr>
                        <w:ins w:id="12393" w:author="The Si Tran" w:date="2012-12-11T06:51:00Z">
                          <w:r>
                            <w:t>Ước lượng tự chọn</w:t>
                          </w:r>
                        </w:ins>
                      </w:p>
                    </w:txbxContent>
                  </v:textbox>
                </v:shape>
              </w:pict>
            </mc:Fallback>
          </mc:AlternateContent>
        </w:r>
        <w:r w:rsidR="00FF6A63" w:rsidRPr="00FF6A63">
          <w:rPr>
            <w:rFonts w:ascii="Times New Roman" w:hAnsi="Times New Roman"/>
            <w:noProof/>
            <w:rPrChange w:id="12111" w:author="Unknown">
              <w:rPr>
                <w:noProof/>
              </w:rPr>
            </w:rPrChange>
          </w:rPr>
          <mc:AlternateContent>
            <mc:Choice Requires="wps">
              <w:drawing>
                <wp:anchor distT="0" distB="0" distL="114300" distR="114300" simplePos="0" relativeHeight="251679232" behindDoc="0" locked="0" layoutInCell="1" allowOverlap="1" wp14:anchorId="11BA2179" wp14:editId="2B4CEA4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75EE1F" id="Straight Connector 163"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112" w:author="The Si Tran" w:date="2012-12-11T06:20:00Z">
        <w:r w:rsidR="00667F2E" w:rsidRPr="001B545C">
          <w:rPr>
            <w:rFonts w:ascii="Times New Roman" w:hAnsi="Times New Roman"/>
            <w:noProof/>
            <w:rPrChange w:id="12113" w:author="Unknown">
              <w:rPr>
                <w:noProof/>
              </w:rPr>
            </w:rPrChange>
          </w:rPr>
          <w:drawing>
            <wp:inline distT="0" distB="0" distL="0" distR="0" wp14:anchorId="7CF9E34C" wp14:editId="40C3D16D">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114" w:author="The Si Tran" w:date="2012-12-11T06:20:00Z"/>
          <w:rFonts w:ascii="Times New Roman" w:hAnsi="Times New Roman"/>
          <w:rPrChange w:id="12115" w:author="The Si Tran" w:date="2012-12-11T06:24:00Z">
            <w:rPr>
              <w:ins w:id="12116" w:author="The Si Tran" w:date="2012-12-11T06:20:00Z"/>
            </w:rPr>
          </w:rPrChange>
        </w:rPr>
      </w:pPr>
      <w:ins w:id="12117" w:author="The Si Tran" w:date="2012-12-11T06:20:00Z">
        <w:r w:rsidRPr="001B545C">
          <w:rPr>
            <w:rFonts w:ascii="Times New Roman" w:hAnsi="Times New Roman"/>
            <w:noProof/>
            <w:rPrChange w:id="12118" w:author="Unknown">
              <w:rPr>
                <w:noProof/>
              </w:rPr>
            </w:rPrChange>
          </w:rPr>
          <mc:AlternateContent>
            <mc:Choice Requires="wps">
              <w:drawing>
                <wp:anchor distT="0" distB="0" distL="114300" distR="114300" simplePos="0" relativeHeight="251631104" behindDoc="0" locked="0" layoutInCell="1" allowOverlap="1" wp14:anchorId="08063775" wp14:editId="33460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8A1996" w:rsidRDefault="008A1996">
                              <w:pPr>
                                <w:pStyle w:val="EquationIndex"/>
                                <w:pPrChange w:id="12119"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8063775" id="Text Box 91" o:spid="_x0000_s1083" type="#_x0000_t202" style="position:absolute;left:0;text-align:left;margin-left:20.25pt;margin-top:3.3pt;width:175.5pt;height:33.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CB32EE" w:rsidRDefault="00CB32EE">
                        <w:pPr>
                          <w:pStyle w:val="EquationIndex"/>
                          <w:pPrChange w:id="12403"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120" w:author="The Si Tran" w:date="2012-12-11T06:20:00Z"/>
          <w:rFonts w:ascii="Times New Roman" w:hAnsi="Times New Roman"/>
          <w:rPrChange w:id="12121" w:author="The Si Tran" w:date="2012-12-11T06:24:00Z">
            <w:rPr>
              <w:ins w:id="12122" w:author="The Si Tran" w:date="2012-12-11T06:20:00Z"/>
            </w:rPr>
          </w:rPrChange>
        </w:rPr>
      </w:pPr>
    </w:p>
    <w:p w14:paraId="598C9449" w14:textId="77777777" w:rsidR="00667F2E" w:rsidRPr="001B545C" w:rsidRDefault="00667F2E" w:rsidP="00667F2E">
      <w:pPr>
        <w:pStyle w:val="ListParagraph"/>
        <w:ind w:left="1440"/>
        <w:rPr>
          <w:ins w:id="12123" w:author="The Si Tran" w:date="2012-12-11T06:20:00Z"/>
          <w:rFonts w:ascii="Times New Roman" w:hAnsi="Times New Roman"/>
          <w:rPrChange w:id="12124" w:author="The Si Tran" w:date="2012-12-11T06:24:00Z">
            <w:rPr>
              <w:ins w:id="12125"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126" w:author="The Si Tran" w:date="2012-12-11T06:20:00Z"/>
          <w:rFonts w:ascii="Times New Roman" w:hAnsi="Times New Roman"/>
          <w:sz w:val="26"/>
          <w:szCs w:val="26"/>
          <w:rPrChange w:id="12127" w:author="The Si Tran" w:date="2012-12-11T06:54:00Z">
            <w:rPr>
              <w:ins w:id="12128" w:author="The Si Tran" w:date="2012-12-11T06:20:00Z"/>
            </w:rPr>
          </w:rPrChange>
        </w:rPr>
      </w:pPr>
      <w:ins w:id="12129" w:author="The Si Tran" w:date="2012-12-11T06:20:00Z">
        <w:r w:rsidRPr="007E692E">
          <w:rPr>
            <w:rFonts w:ascii="Times New Roman" w:hAnsi="Times New Roman"/>
            <w:sz w:val="26"/>
            <w:szCs w:val="26"/>
            <w:rPrChange w:id="12130" w:author="The Si Tran" w:date="2012-12-11T06:54:00Z">
              <w:rPr/>
            </w:rPrChange>
          </w:rPr>
          <w:t>Ước lượng tự chọn</w:t>
        </w:r>
      </w:ins>
    </w:p>
    <w:p w14:paraId="02281106" w14:textId="77777777" w:rsidR="00667F2E" w:rsidRPr="007E692E" w:rsidRDefault="00667F2E" w:rsidP="00667F2E">
      <w:pPr>
        <w:pStyle w:val="ListParagraph"/>
        <w:ind w:left="1440"/>
        <w:rPr>
          <w:ins w:id="12131" w:author="The Si Tran" w:date="2012-12-11T06:20:00Z"/>
          <w:rFonts w:ascii="Times New Roman" w:hAnsi="Times New Roman"/>
          <w:sz w:val="26"/>
          <w:szCs w:val="26"/>
          <w:rPrChange w:id="12132" w:author="The Si Tran" w:date="2012-12-11T06:54:00Z">
            <w:rPr>
              <w:ins w:id="12133" w:author="The Si Tran" w:date="2012-12-11T06:20:00Z"/>
            </w:rPr>
          </w:rPrChange>
        </w:rPr>
      </w:pPr>
      <w:ins w:id="12134" w:author="The Si Tran" w:date="2012-12-11T06:20:00Z">
        <w:r w:rsidRPr="007E692E">
          <w:rPr>
            <w:rFonts w:ascii="Times New Roman" w:hAnsi="Times New Roman"/>
            <w:sz w:val="26"/>
            <w:szCs w:val="26"/>
            <w:rPrChange w:id="12135"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136" w:author="The Si Tran" w:date="2012-12-11T06:20:00Z"/>
          <w:rFonts w:ascii="Times New Roman" w:hAnsi="Times New Roman"/>
          <w:sz w:val="26"/>
          <w:szCs w:val="26"/>
          <w:rPrChange w:id="12137" w:author="The Si Tran" w:date="2012-12-11T06:54:00Z">
            <w:rPr>
              <w:ins w:id="12138" w:author="The Si Tran" w:date="2012-12-11T06:20:00Z"/>
            </w:rPr>
          </w:rPrChange>
        </w:rPr>
      </w:pPr>
      <w:ins w:id="12139" w:author="The Si Tran" w:date="2012-12-11T06:20:00Z">
        <w:r w:rsidRPr="007E692E">
          <w:rPr>
            <w:rFonts w:ascii="Times New Roman" w:hAnsi="Times New Roman"/>
            <w:sz w:val="26"/>
            <w:szCs w:val="26"/>
            <w:rPrChange w:id="12140"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141" w:author="The Si Tran" w:date="2012-12-11T06:20:00Z"/>
          <w:sz w:val="26"/>
          <w:szCs w:val="26"/>
          <w:rPrChange w:id="12142" w:author="The Si Tran" w:date="2012-12-11T06:57:00Z">
            <w:rPr>
              <w:ins w:id="12143" w:author="The Si Tran" w:date="2012-12-11T06:20:00Z"/>
            </w:rPr>
          </w:rPrChange>
        </w:rPr>
        <w:pPrChange w:id="12144" w:author="The Si Tran" w:date="2012-12-11T06:56:00Z">
          <w:pPr>
            <w:pStyle w:val="ListParagraph"/>
            <w:ind w:left="1440"/>
          </w:pPr>
        </w:pPrChange>
      </w:pPr>
      <w:bookmarkStart w:id="12145" w:name="_Toc343029974"/>
      <w:ins w:id="12146" w:author="The Si Tran" w:date="2012-12-11T06:56:00Z">
        <w:r w:rsidRPr="00351FEC">
          <w:rPr>
            <w:b w:val="0"/>
            <w:sz w:val="26"/>
            <w:szCs w:val="26"/>
            <w:rPrChange w:id="12147" w:author="The Si Tran" w:date="2012-12-11T06:57:00Z">
              <w:rPr/>
            </w:rPrChange>
          </w:rPr>
          <w:t>Kiểm tra mô hình SARIMA</w:t>
        </w:r>
      </w:ins>
      <w:bookmarkEnd w:id="12145"/>
    </w:p>
    <w:p w14:paraId="140A5481" w14:textId="77777777" w:rsidR="00667F2E" w:rsidRPr="00522B9B" w:rsidRDefault="00667F2E" w:rsidP="00667F2E">
      <w:pPr>
        <w:pStyle w:val="ListParagraph"/>
        <w:numPr>
          <w:ilvl w:val="0"/>
          <w:numId w:val="36"/>
        </w:numPr>
        <w:spacing w:after="160" w:line="259" w:lineRule="auto"/>
        <w:rPr>
          <w:ins w:id="12148" w:author="The Si Tran" w:date="2012-12-11T06:20:00Z"/>
          <w:rFonts w:ascii="Times New Roman" w:hAnsi="Times New Roman"/>
          <w:sz w:val="26"/>
          <w:szCs w:val="26"/>
          <w:rPrChange w:id="12149" w:author="The Si Tran" w:date="2012-12-11T06:57:00Z">
            <w:rPr>
              <w:ins w:id="12150" w:author="The Si Tran" w:date="2012-12-11T06:20:00Z"/>
            </w:rPr>
          </w:rPrChange>
        </w:rPr>
      </w:pPr>
      <w:ins w:id="12151" w:author="The Si Tran" w:date="2012-12-11T06:20:00Z">
        <w:r w:rsidRPr="00522B9B">
          <w:rPr>
            <w:rFonts w:ascii="Times New Roman" w:hAnsi="Times New Roman"/>
            <w:sz w:val="26"/>
            <w:szCs w:val="26"/>
            <w:rPrChange w:id="12152"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153" w:author="The Si Tran" w:date="2012-12-11T06:58:00Z"/>
          <w:rFonts w:ascii="Times New Roman" w:hAnsi="Times New Roman"/>
        </w:rPr>
        <w:pPrChange w:id="12154" w:author="The Si Tran" w:date="2012-12-11T06:58:00Z">
          <w:pPr>
            <w:pStyle w:val="ListParagraph"/>
            <w:ind w:left="0"/>
          </w:pPr>
        </w:pPrChange>
      </w:pPr>
      <w:ins w:id="12155" w:author="The Si Tran" w:date="2012-12-11T06:20:00Z">
        <w:r w:rsidRPr="001B545C">
          <w:rPr>
            <w:rFonts w:ascii="Times New Roman" w:hAnsi="Times New Roman"/>
            <w:noProof/>
            <w:rPrChange w:id="12156" w:author="Unknown">
              <w:rPr>
                <w:noProof/>
              </w:rPr>
            </w:rPrChange>
          </w:rPr>
          <w:lastRenderedPageBreak/>
          <w:drawing>
            <wp:inline distT="0" distB="0" distL="0" distR="0" wp14:anchorId="60B3929A" wp14:editId="20B5A948">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157" w:author="The Si Tran" w:date="2012-12-11T06:20:00Z"/>
          <w:rFonts w:ascii="Times New Roman" w:hAnsi="Times New Roman"/>
          <w:rPrChange w:id="12158" w:author="The Si Tran" w:date="2012-12-11T06:24:00Z">
            <w:rPr>
              <w:ins w:id="12159" w:author="The Si Tran" w:date="2012-12-11T06:20:00Z"/>
            </w:rPr>
          </w:rPrChange>
        </w:rPr>
        <w:pPrChange w:id="12160"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161" w:author="The Si Tran" w:date="2012-12-11T06:20:00Z"/>
          <w:rFonts w:ascii="Times New Roman" w:hAnsi="Times New Roman"/>
          <w:sz w:val="26"/>
          <w:szCs w:val="26"/>
          <w:rPrChange w:id="12162" w:author="The Si Tran" w:date="2012-12-11T06:59:00Z">
            <w:rPr>
              <w:ins w:id="12163" w:author="The Si Tran" w:date="2012-12-11T06:20:00Z"/>
            </w:rPr>
          </w:rPrChange>
        </w:rPr>
      </w:pPr>
      <w:ins w:id="12164" w:author="The Si Tran" w:date="2012-12-11T06:20:00Z">
        <w:r w:rsidRPr="003C73FD">
          <w:rPr>
            <w:rFonts w:ascii="Times New Roman" w:hAnsi="Times New Roman"/>
            <w:sz w:val="26"/>
            <w:szCs w:val="26"/>
            <w:rPrChange w:id="12165"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166" w:author="The Si Tran" w:date="2012-12-11T06:20:00Z"/>
          <w:rFonts w:ascii="Times New Roman" w:hAnsi="Times New Roman"/>
          <w:sz w:val="26"/>
          <w:szCs w:val="26"/>
          <w:rPrChange w:id="12167" w:author="The Si Tran" w:date="2012-12-11T06:59:00Z">
            <w:rPr>
              <w:ins w:id="12168" w:author="The Si Tran" w:date="2012-12-11T06:20:00Z"/>
            </w:rPr>
          </w:rPrChange>
        </w:rPr>
      </w:pPr>
      <w:ins w:id="12169" w:author="The Si Tran" w:date="2012-12-11T06:20:00Z">
        <w:r w:rsidRPr="003C73FD">
          <w:rPr>
            <w:rFonts w:ascii="Times New Roman" w:hAnsi="Times New Roman"/>
            <w:sz w:val="26"/>
            <w:szCs w:val="26"/>
            <w:rPrChange w:id="12170"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171" w:author="The Si Tran" w:date="2012-12-11T06:20:00Z"/>
          <w:rFonts w:ascii="Times New Roman" w:hAnsi="Times New Roman"/>
          <w:rPrChange w:id="12172" w:author="The Si Tran" w:date="2012-12-11T06:24:00Z">
            <w:rPr>
              <w:ins w:id="12173" w:author="The Si Tran" w:date="2012-12-11T06:20:00Z"/>
            </w:rPr>
          </w:rPrChange>
        </w:rPr>
      </w:pPr>
      <w:ins w:id="12174" w:author="The Si Tran" w:date="2012-12-11T06:20:00Z">
        <w:r w:rsidRPr="001B545C">
          <w:rPr>
            <w:rFonts w:ascii="Times New Roman" w:hAnsi="Times New Roman"/>
            <w:noProof/>
            <w:rPrChange w:id="12175" w:author="Unknown">
              <w:rPr>
                <w:noProof/>
              </w:rPr>
            </w:rPrChange>
          </w:rPr>
          <w:drawing>
            <wp:inline distT="0" distB="0" distL="0" distR="0" wp14:anchorId="3B3BDF89" wp14:editId="742BE254">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176" w:author="The Si Tran" w:date="2012-12-11T06:20:00Z"/>
          <w:rFonts w:ascii="Times New Roman" w:hAnsi="Times New Roman"/>
          <w:sz w:val="26"/>
          <w:szCs w:val="26"/>
          <w:rPrChange w:id="12177" w:author="The Si Tran" w:date="2012-12-11T06:59:00Z">
            <w:rPr>
              <w:ins w:id="12178" w:author="The Si Tran" w:date="2012-12-11T06:20:00Z"/>
            </w:rPr>
          </w:rPrChange>
        </w:rPr>
      </w:pPr>
      <w:ins w:id="12179" w:author="The Si Tran" w:date="2012-12-11T06:20:00Z">
        <w:r w:rsidRPr="006716F2">
          <w:rPr>
            <w:rFonts w:ascii="Times New Roman" w:hAnsi="Times New Roman"/>
            <w:sz w:val="26"/>
            <w:szCs w:val="26"/>
            <w:rPrChange w:id="12180" w:author="The Si Tran" w:date="2012-12-11T06:59:00Z">
              <w:rPr/>
            </w:rPrChange>
          </w:rPr>
          <w:t>Kết quả dự báo:</w:t>
        </w:r>
      </w:ins>
    </w:p>
    <w:p w14:paraId="334D311B" w14:textId="77777777" w:rsidR="00667F2E" w:rsidRDefault="00667F2E" w:rsidP="006716F2">
      <w:pPr>
        <w:pStyle w:val="ListParagraph"/>
        <w:ind w:left="0"/>
        <w:rPr>
          <w:ins w:id="12181" w:author="The Si Tran" w:date="2012-12-11T07:00:00Z"/>
          <w:rFonts w:ascii="Times New Roman" w:hAnsi="Times New Roman"/>
        </w:rPr>
      </w:pPr>
      <w:ins w:id="12182" w:author="The Si Tran" w:date="2012-12-11T06:20:00Z">
        <w:r w:rsidRPr="001B545C">
          <w:rPr>
            <w:rFonts w:ascii="Times New Roman" w:hAnsi="Times New Roman"/>
            <w:noProof/>
            <w:rPrChange w:id="12183" w:author="Unknown">
              <w:rPr>
                <w:noProof/>
              </w:rPr>
            </w:rPrChange>
          </w:rPr>
          <w:lastRenderedPageBreak/>
          <w:drawing>
            <wp:inline distT="0" distB="0" distL="0" distR="0" wp14:anchorId="00AE8D97" wp14:editId="5296B30A">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184" w:author="The Si Tran" w:date="2012-12-11T07:00:00Z"/>
          <w:rFonts w:ascii="Times New Roman" w:hAnsi="Times New Roman"/>
          <w:sz w:val="26"/>
          <w:szCs w:val="26"/>
          <w:rPrChange w:id="12185" w:author="The Si Tran" w:date="2012-12-11T07:00:00Z">
            <w:rPr>
              <w:ins w:id="12186" w:author="The Si Tran" w:date="2012-12-11T07:00:00Z"/>
              <w:rFonts w:ascii="Times New Roman" w:hAnsi="Times New Roman"/>
            </w:rPr>
          </w:rPrChange>
        </w:rPr>
        <w:pPrChange w:id="12187" w:author="The Si Tran" w:date="2012-12-11T07:00:00Z">
          <w:pPr>
            <w:pStyle w:val="ListParagraph"/>
            <w:ind w:left="0"/>
          </w:pPr>
        </w:pPrChange>
      </w:pPr>
      <w:ins w:id="12188" w:author="The Si Tran" w:date="2012-12-11T07:00:00Z">
        <w:r w:rsidRPr="00364895">
          <w:rPr>
            <w:rFonts w:ascii="Times New Roman" w:hAnsi="Times New Roman"/>
            <w:sz w:val="26"/>
            <w:szCs w:val="26"/>
            <w:rPrChange w:id="12189"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190" w:author="The Si Tran" w:date="2012-12-11T06:20:00Z"/>
          <w:rFonts w:ascii="Times New Roman" w:hAnsi="Times New Roman"/>
          <w:rPrChange w:id="12191" w:author="The Si Tran" w:date="2012-12-11T06:24:00Z">
            <w:rPr>
              <w:ins w:id="12192"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193" w:author="The Si Tran" w:date="2012-12-11T06:20:00Z"/>
          <w:rFonts w:ascii="Times New Roman" w:hAnsi="Times New Roman"/>
          <w:sz w:val="26"/>
          <w:szCs w:val="26"/>
          <w:rPrChange w:id="12194" w:author="The Si Tran" w:date="2012-12-11T07:00:00Z">
            <w:rPr>
              <w:ins w:id="12195" w:author="The Si Tran" w:date="2012-12-11T06:20:00Z"/>
            </w:rPr>
          </w:rPrChange>
        </w:rPr>
      </w:pPr>
      <w:ins w:id="12196" w:author="The Si Tran" w:date="2012-12-11T06:20:00Z">
        <w:r w:rsidRPr="006716F2">
          <w:rPr>
            <w:rFonts w:ascii="Times New Roman" w:hAnsi="Times New Roman"/>
            <w:sz w:val="26"/>
            <w:szCs w:val="26"/>
            <w:rPrChange w:id="12197"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198" w:author="The Si Tran" w:date="2012-12-11T06:20:00Z"/>
          <w:rFonts w:ascii="Times New Roman" w:hAnsi="Times New Roman"/>
          <w:sz w:val="26"/>
          <w:szCs w:val="26"/>
          <w:rPrChange w:id="12199" w:author="The Si Tran" w:date="2012-12-11T07:00:00Z">
            <w:rPr>
              <w:ins w:id="12200" w:author="The Si Tran" w:date="2012-12-11T06:20:00Z"/>
            </w:rPr>
          </w:rPrChange>
        </w:rPr>
      </w:pPr>
      <w:ins w:id="12201" w:author="The Si Tran" w:date="2012-12-11T06:20:00Z">
        <w:r w:rsidRPr="006716F2">
          <w:rPr>
            <w:rFonts w:ascii="Times New Roman" w:hAnsi="Times New Roman"/>
            <w:sz w:val="26"/>
            <w:szCs w:val="26"/>
            <w:rPrChange w:id="12202"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rPr>
          <w:ins w:id="12203" w:author="The Si Tran" w:date="2012-12-11T07:02:00Z"/>
          <w:rFonts w:cs="Arial"/>
          <w:b/>
          <w:bCs/>
          <w:iCs/>
          <w:sz w:val="28"/>
          <w:szCs w:val="28"/>
          <w:rPrChange w:id="12204" w:author="The Si Tran" w:date="2012-12-11T07:02:00Z">
            <w:rPr>
              <w:ins w:id="12205" w:author="The Si Tran" w:date="2012-12-11T07:02:00Z"/>
              <w:rFonts w:ascii="Times New Roman" w:hAnsi="Times New Roman"/>
            </w:rPr>
          </w:rPrChange>
        </w:rPr>
        <w:pPrChange w:id="12206" w:author="The Si Tran" w:date="2012-12-11T07:02:00Z">
          <w:pPr>
            <w:pStyle w:val="ListParagraph"/>
            <w:numPr>
              <w:numId w:val="40"/>
            </w:numPr>
            <w:spacing w:after="160" w:line="259" w:lineRule="auto"/>
            <w:ind w:hanging="360"/>
          </w:pPr>
        </w:pPrChange>
      </w:pPr>
      <w:ins w:id="12207" w:author="The Si Tran" w:date="2012-12-11T07:02:00Z">
        <w:r w:rsidRPr="0074010E">
          <w:rPr>
            <w:b/>
            <w:sz w:val="28"/>
            <w:szCs w:val="28"/>
          </w:rPr>
          <w:t>Xây dựng mô hình m</w:t>
        </w:r>
        <w:r w:rsidRPr="0074010E">
          <w:rPr>
            <w:rFonts w:cs="Arial"/>
            <w:b/>
            <w:sz w:val="28"/>
            <w:szCs w:val="28"/>
            <w:rPrChange w:id="12208" w:author="The Si Tran" w:date="2012-12-11T07:02:00Z">
              <w:rPr/>
            </w:rPrChange>
          </w:rPr>
          <w:t>ạng nơron</w:t>
        </w:r>
      </w:ins>
    </w:p>
    <w:p w14:paraId="188F443C" w14:textId="77777777" w:rsidR="008C76D1" w:rsidRDefault="00667F2E">
      <w:pPr>
        <w:pStyle w:val="ListParagraph"/>
        <w:ind w:firstLine="0"/>
        <w:rPr>
          <w:ins w:id="12209" w:author="The Si Tran" w:date="2012-12-11T07:05:00Z"/>
          <w:rFonts w:ascii="Times New Roman" w:hAnsi="Times New Roman"/>
          <w:sz w:val="26"/>
          <w:szCs w:val="26"/>
        </w:rPr>
        <w:pPrChange w:id="12210" w:author="The Si Tran" w:date="2012-12-11T07:05:00Z">
          <w:pPr>
            <w:pStyle w:val="ListParagraph"/>
            <w:numPr>
              <w:numId w:val="37"/>
            </w:numPr>
            <w:spacing w:after="160" w:line="259" w:lineRule="auto"/>
            <w:ind w:left="1080" w:hanging="360"/>
          </w:pPr>
        </w:pPrChange>
      </w:pPr>
      <w:ins w:id="12211" w:author="The Si Tran" w:date="2012-12-11T06:20:00Z">
        <w:r w:rsidRPr="00B808D3">
          <w:rPr>
            <w:rFonts w:ascii="Times New Roman" w:hAnsi="Times New Roman"/>
            <w:sz w:val="26"/>
            <w:szCs w:val="26"/>
            <w:rPrChange w:id="12212"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213" w:author="The Si Tran" w:date="2012-12-11T07:05:00Z"/>
          <w:sz w:val="26"/>
          <w:szCs w:val="26"/>
        </w:rPr>
        <w:pPrChange w:id="12214" w:author="The Si Tran" w:date="2012-12-11T07:05:00Z">
          <w:pPr>
            <w:pStyle w:val="ListParagraph"/>
            <w:numPr>
              <w:numId w:val="37"/>
            </w:numPr>
            <w:spacing w:after="160" w:line="259" w:lineRule="auto"/>
            <w:ind w:left="1080" w:hanging="360"/>
          </w:pPr>
        </w:pPrChange>
      </w:pPr>
      <w:bookmarkStart w:id="12215" w:name="_Toc343029975"/>
      <w:ins w:id="12216" w:author="The Si Tran" w:date="2012-12-11T06:20:00Z">
        <w:r w:rsidRPr="008C76D1">
          <w:rPr>
            <w:b w:val="0"/>
            <w:sz w:val="26"/>
            <w:szCs w:val="26"/>
            <w:rPrChange w:id="12217" w:author="The Si Tran" w:date="2012-12-11T07:05:00Z">
              <w:rPr/>
            </w:rPrChange>
          </w:rPr>
          <w:t>Xây dựng cấu hình mạng</w:t>
        </w:r>
      </w:ins>
      <w:bookmarkEnd w:id="12215"/>
    </w:p>
    <w:p w14:paraId="7653448D" w14:textId="77777777" w:rsidR="008C76D1" w:rsidRPr="008E61D1" w:rsidRDefault="008F750D">
      <w:pPr>
        <w:rPr>
          <w:ins w:id="12218" w:author="The Si Tran" w:date="2012-12-11T06:20:00Z"/>
        </w:rPr>
        <w:pPrChange w:id="12219" w:author="The Si Tran" w:date="2012-12-11T07:05:00Z">
          <w:pPr>
            <w:pStyle w:val="ListParagraph"/>
            <w:numPr>
              <w:numId w:val="37"/>
            </w:numPr>
            <w:spacing w:after="160" w:line="259" w:lineRule="auto"/>
            <w:ind w:left="1080" w:hanging="360"/>
          </w:pPr>
        </w:pPrChange>
      </w:pPr>
      <w:ins w:id="12220" w:author="The Si Tran" w:date="2012-12-11T07:06:00Z">
        <w:r w:rsidRPr="008A1996">
          <w:rPr>
            <w:noProof/>
          </w:rPr>
          <w:lastRenderedPageBreak/>
          <mc:AlternateContent>
            <mc:Choice Requires="wps">
              <w:drawing>
                <wp:anchor distT="0" distB="0" distL="114300" distR="114300" simplePos="0" relativeHeight="251649536" behindDoc="0" locked="0" layoutInCell="1" allowOverlap="1" wp14:anchorId="4F929E4A" wp14:editId="7A5F70A7">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60C10AF2"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221" w:author="Unknown">
              <w:rPr>
                <w:noProof/>
              </w:rPr>
            </w:rPrChange>
          </w:rPr>
          <mc:AlternateContent>
            <mc:Choice Requires="wps">
              <w:drawing>
                <wp:anchor distT="0" distB="0" distL="114300" distR="114300" simplePos="0" relativeHeight="251647488" behindDoc="0" locked="0" layoutInCell="1" allowOverlap="1" wp14:anchorId="1B78464B" wp14:editId="3A71B7B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8A1996" w:rsidRDefault="008A1996">
                              <w:pPr>
                                <w:pStyle w:val="EquationIndex"/>
                                <w:pPrChange w:id="12222" w:author="The Si Tran" w:date="2012-12-16T10:41:00Z">
                                  <w:pPr>
                                    <w:spacing w:before="0" w:line="240" w:lineRule="auto"/>
                                  </w:pPr>
                                </w:pPrChange>
                              </w:pPr>
                              <w:ins w:id="12223"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B78464B" id="Text Box 170" o:spid="_x0000_s1084"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CB32EE" w:rsidRDefault="00CB32EE">
                        <w:pPr>
                          <w:pStyle w:val="EquationIndex"/>
                          <w:pPrChange w:id="12511" w:author="The Si Tran" w:date="2012-12-16T10:41:00Z">
                            <w:pPr>
                              <w:spacing w:before="0" w:line="240" w:lineRule="auto"/>
                            </w:pPr>
                          </w:pPrChange>
                        </w:pPr>
                        <w:ins w:id="12512" w:author="The Si Tran" w:date="2012-12-11T07:07:00Z">
                          <w:r>
                            <w:t>Cấu hình mạng nơron</w:t>
                          </w:r>
                        </w:ins>
                      </w:p>
                    </w:txbxContent>
                  </v:textbox>
                  <w10:wrap anchorx="margin"/>
                </v:shape>
              </w:pict>
            </mc:Fallback>
          </mc:AlternateContent>
        </w:r>
        <w:r>
          <w:rPr>
            <w:noProof/>
            <w:rPrChange w:id="12224" w:author="Unknown">
              <w:rPr>
                <w:noProof/>
              </w:rPr>
            </w:rPrChange>
          </w:rPr>
          <mc:AlternateContent>
            <mc:Choice Requires="wps">
              <w:drawing>
                <wp:anchor distT="0" distB="0" distL="114300" distR="114300" simplePos="0" relativeHeight="251648512" behindDoc="0" locked="0" layoutInCell="1" allowOverlap="1" wp14:anchorId="1C6BB945" wp14:editId="37A0F969">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358EA4A"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225" w:author="The Si Tran" w:date="2012-12-11T07:44:00Z">
        <w:r w:rsidRPr="008F750D">
          <w:rPr>
            <w:noProof/>
          </w:rPr>
          <w:t xml:space="preserve"> </w:t>
        </w:r>
        <w:r w:rsidRPr="008A1996">
          <w:rPr>
            <w:noProof/>
          </w:rPr>
          <w:drawing>
            <wp:inline distT="0" distB="0" distL="0" distR="0" wp14:anchorId="41BA5467" wp14:editId="358D1181">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226" w:author="The Si Tran" w:date="2012-12-11T06:20:00Z"/>
          <w:rFonts w:ascii="Times New Roman" w:hAnsi="Times New Roman"/>
          <w:sz w:val="26"/>
          <w:szCs w:val="26"/>
          <w:rPrChange w:id="12227" w:author="The Si Tran" w:date="2012-12-11T07:08:00Z">
            <w:rPr>
              <w:ins w:id="12228" w:author="The Si Tran" w:date="2012-12-11T06:20:00Z"/>
            </w:rPr>
          </w:rPrChange>
        </w:rPr>
      </w:pPr>
      <w:ins w:id="12229" w:author="The Si Tran" w:date="2012-12-11T06:20:00Z">
        <w:r w:rsidRPr="00A51C54">
          <w:rPr>
            <w:rFonts w:ascii="Times New Roman" w:hAnsi="Times New Roman"/>
            <w:sz w:val="26"/>
            <w:szCs w:val="26"/>
            <w:rPrChange w:id="12230"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231" w:author="The Si Tran" w:date="2012-12-11T07:29:00Z"/>
          <w:sz w:val="26"/>
          <w:szCs w:val="26"/>
        </w:rPr>
        <w:pPrChange w:id="12232" w:author="The Si Tran" w:date="2012-12-11T07:29:00Z">
          <w:pPr>
            <w:pStyle w:val="Caption"/>
            <w:numPr>
              <w:numId w:val="36"/>
            </w:numPr>
            <w:ind w:left="1440" w:hanging="360"/>
          </w:pPr>
        </w:pPrChange>
      </w:pPr>
      <w:ins w:id="12233" w:author="The Si Tran" w:date="2012-12-11T06:20:00Z">
        <w:r w:rsidRPr="00A51C54">
          <w:rPr>
            <w:rFonts w:ascii="Times New Roman" w:hAnsi="Times New Roman"/>
            <w:sz w:val="26"/>
            <w:szCs w:val="26"/>
            <w:rPrChange w:id="12234"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235" w:author="The Si Tran" w:date="2012-12-11T07:29:00Z"/>
          <w:sz w:val="26"/>
          <w:szCs w:val="26"/>
        </w:rPr>
        <w:pPrChange w:id="12236"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237" w:author="The Si Tran" w:date="2012-12-11T07:34:00Z"/>
          <w:sz w:val="26"/>
          <w:szCs w:val="26"/>
        </w:rPr>
        <w:pPrChange w:id="12238" w:author="The Si Tran" w:date="2012-12-11T07:34:00Z">
          <w:pPr>
            <w:pStyle w:val="Caption"/>
            <w:numPr>
              <w:numId w:val="36"/>
            </w:numPr>
            <w:ind w:left="1440" w:hanging="360"/>
          </w:pPr>
        </w:pPrChange>
      </w:pPr>
      <w:ins w:id="12239" w:author="The Si Tran" w:date="2012-12-11T07:29:00Z">
        <w:r>
          <w:rPr>
            <w:rFonts w:ascii="Times New Roman" w:hAnsi="Times New Roman"/>
            <w:sz w:val="26"/>
            <w:szCs w:val="26"/>
          </w:rPr>
          <w:t>Hu</w:t>
        </w:r>
      </w:ins>
      <w:ins w:id="12240"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241" w:author="The Si Tran" w:date="2012-12-11T07:34:00Z"/>
          <w:rFonts w:ascii="Times New Roman" w:hAnsi="Times New Roman"/>
          <w:sz w:val="26"/>
          <w:szCs w:val="26"/>
          <w:rPrChange w:id="12242" w:author="The Si Tran" w:date="2012-12-11T07:34:00Z">
            <w:rPr>
              <w:ins w:id="12243" w:author="The Si Tran" w:date="2012-12-11T07:34:00Z"/>
              <w:rFonts w:ascii="Times New Roman" w:hAnsi="Times New Roman"/>
            </w:rPr>
          </w:rPrChange>
        </w:rPr>
        <w:pPrChange w:id="12244" w:author="The Si Tran" w:date="2012-12-11T07:34:00Z">
          <w:pPr>
            <w:pStyle w:val="ListParagraph"/>
            <w:numPr>
              <w:numId w:val="41"/>
            </w:numPr>
            <w:spacing w:after="160" w:line="259" w:lineRule="auto"/>
            <w:ind w:left="1440" w:hanging="360"/>
          </w:pPr>
        </w:pPrChange>
      </w:pPr>
      <w:ins w:id="12245" w:author="The Si Tran" w:date="2012-12-11T07:34:00Z">
        <w:r w:rsidRPr="007B3A21">
          <w:rPr>
            <w:rFonts w:ascii="Times New Roman" w:hAnsi="Times New Roman"/>
            <w:sz w:val="26"/>
            <w:szCs w:val="26"/>
            <w:rPrChange w:id="12246"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247" w:author="The Si Tran" w:date="2012-12-11T07:34:00Z"/>
          <w:rFonts w:ascii="Times New Roman" w:hAnsi="Times New Roman"/>
          <w:sz w:val="26"/>
          <w:szCs w:val="26"/>
          <w:rPrChange w:id="12248" w:author="The Si Tran" w:date="2012-12-11T07:34:00Z">
            <w:rPr>
              <w:ins w:id="12249" w:author="The Si Tran" w:date="2012-12-11T07:34:00Z"/>
              <w:rFonts w:ascii="Times New Roman" w:hAnsi="Times New Roman"/>
            </w:rPr>
          </w:rPrChange>
        </w:rPr>
        <w:pPrChange w:id="12250" w:author="The Si Tran" w:date="2012-12-11T07:34:00Z">
          <w:pPr>
            <w:pStyle w:val="ListParagraph"/>
            <w:numPr>
              <w:numId w:val="41"/>
            </w:numPr>
            <w:spacing w:after="160" w:line="259" w:lineRule="auto"/>
            <w:ind w:left="1440" w:hanging="360"/>
          </w:pPr>
        </w:pPrChange>
      </w:pPr>
      <w:ins w:id="12251" w:author="The Si Tran" w:date="2012-12-11T07:34:00Z">
        <w:r w:rsidRPr="007B3A21">
          <w:rPr>
            <w:rFonts w:ascii="Times New Roman" w:hAnsi="Times New Roman"/>
            <w:sz w:val="26"/>
            <w:szCs w:val="26"/>
            <w:rPrChange w:id="12252"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2253" w:author="The Si Tran" w:date="2012-12-11T07:29:00Z"/>
          <w:b/>
          <w:sz w:val="26"/>
          <w:szCs w:val="26"/>
          <w:rPrChange w:id="12254" w:author="The Si Tran" w:date="2012-12-11T07:34:00Z">
            <w:rPr>
              <w:ins w:id="12255" w:author="The Si Tran" w:date="2012-12-11T07:29:00Z"/>
              <w:b w:val="0"/>
            </w:rPr>
          </w:rPrChange>
        </w:rPr>
        <w:pPrChange w:id="12256"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257" w:author="The Si Tran" w:date="2012-12-11T07:35:00Z"/>
          <w:rFonts w:ascii="Times New Roman" w:hAnsi="Times New Roman"/>
          <w:sz w:val="26"/>
          <w:szCs w:val="26"/>
        </w:rPr>
        <w:pPrChange w:id="12258" w:author="The Si Tran" w:date="2012-12-11T07:29:00Z">
          <w:pPr>
            <w:pStyle w:val="ListParagraph"/>
            <w:numPr>
              <w:numId w:val="36"/>
            </w:numPr>
            <w:spacing w:after="160" w:line="259" w:lineRule="auto"/>
            <w:ind w:left="1440" w:hanging="360"/>
          </w:pPr>
        </w:pPrChange>
      </w:pPr>
      <w:ins w:id="12259" w:author="The Si Tran" w:date="2012-12-11T07:31:00Z">
        <w:r w:rsidRPr="0038242B">
          <w:rPr>
            <w:rFonts w:ascii="Times New Roman" w:hAnsi="Times New Roman"/>
            <w:noProof/>
            <w:sz w:val="26"/>
            <w:szCs w:val="26"/>
            <w:rPrChange w:id="12260"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7FE54BF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8A1996" w:rsidRDefault="008A1996">
                              <w:pPr>
                                <w:pStyle w:val="EquationIndex"/>
                                <w:pPrChange w:id="12261" w:author="The Si Tran" w:date="2012-12-16T10:42:00Z">
                                  <w:pPr/>
                                </w:pPrChange>
                              </w:pPr>
                              <w:ins w:id="12262" w:author="The Si Tran" w:date="2012-12-11T07:32:00Z">
                                <w:r>
                                  <w:t>Chọn giải thuật</w:t>
                                </w:r>
                              </w:ins>
                              <w:ins w:id="12263"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4A3C8" id="Text Box 175" o:spid="_x0000_s1085"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CB32EE" w:rsidRDefault="00CB32EE">
                        <w:pPr>
                          <w:pStyle w:val="EquationIndex"/>
                          <w:pPrChange w:id="12558" w:author="The Si Tran" w:date="2012-12-16T10:42:00Z">
                            <w:pPr/>
                          </w:pPrChange>
                        </w:pPr>
                        <w:ins w:id="12559" w:author="The Si Tran" w:date="2012-12-11T07:32:00Z">
                          <w:r>
                            <w:t>Chọn giải thuật</w:t>
                          </w:r>
                        </w:ins>
                        <w:ins w:id="12560"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264" w:author="The Si Tran" w:date="2012-12-11T07:32:00Z">
        <w:r w:rsidRPr="0038242B">
          <w:rPr>
            <w:rFonts w:ascii="Times New Roman" w:hAnsi="Times New Roman"/>
            <w:noProof/>
            <w:sz w:val="26"/>
            <w:szCs w:val="26"/>
            <w:rPrChange w:id="12265" w:author="Unknown">
              <w:rPr>
                <w:noProof/>
              </w:rPr>
            </w:rPrChange>
          </w:rPr>
          <mc:AlternateContent>
            <mc:Choice Requires="wps">
              <w:drawing>
                <wp:anchor distT="0" distB="0" distL="114300" distR="114300" simplePos="0" relativeHeight="251655680" behindDoc="0" locked="0" layoutInCell="1" allowOverlap="1" wp14:anchorId="26511F00" wp14:editId="1AA03539">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8A1996" w:rsidRDefault="008A1996">
                              <w:pPr>
                                <w:pStyle w:val="EquationIndex"/>
                                <w:pPrChange w:id="12266" w:author="The Si Tran" w:date="2012-12-16T10:42:00Z">
                                  <w:pPr/>
                                </w:pPrChange>
                              </w:pPr>
                              <w:ins w:id="12267" w:author="The Si Tran" w:date="2012-12-11T07:33:00Z">
                                <w:r>
                                  <w:t xml:space="preserve">Thông số cho </w:t>
                                </w:r>
                              </w:ins>
                              <w:ins w:id="12268" w:author="The Si Tran" w:date="2012-12-11T07:32:00Z">
                                <w:r>
                                  <w:t xml:space="preserve"> giải thuật</w:t>
                                </w:r>
                              </w:ins>
                              <w:ins w:id="12269" w:author="The Si Tran" w:date="2012-12-11T07:34:00Z">
                                <w:r>
                                  <w:t xml:space="preserve"> </w:t>
                                </w:r>
                              </w:ins>
                              <w:ins w:id="1227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11F00" id="Text Box 178" o:spid="_x0000_s1086"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CB32EE" w:rsidRDefault="00CB32EE">
                        <w:pPr>
                          <w:pStyle w:val="EquationIndex"/>
                          <w:pPrChange w:id="12568" w:author="The Si Tran" w:date="2012-12-16T10:42:00Z">
                            <w:pPr/>
                          </w:pPrChange>
                        </w:pPr>
                        <w:ins w:id="12569" w:author="The Si Tran" w:date="2012-12-11T07:33:00Z">
                          <w:r>
                            <w:t xml:space="preserve">Thông số </w:t>
                          </w:r>
                          <w:proofErr w:type="gramStart"/>
                          <w:r>
                            <w:t xml:space="preserve">cho </w:t>
                          </w:r>
                        </w:ins>
                        <w:ins w:id="12570" w:author="The Si Tran" w:date="2012-12-11T07:32:00Z">
                          <w:r>
                            <w:t xml:space="preserve"> giải</w:t>
                          </w:r>
                          <w:proofErr w:type="gramEnd"/>
                          <w:r>
                            <w:t xml:space="preserve"> thuật</w:t>
                          </w:r>
                        </w:ins>
                        <w:ins w:id="12571" w:author="The Si Tran" w:date="2012-12-11T07:34:00Z">
                          <w:r>
                            <w:t xml:space="preserve"> </w:t>
                          </w:r>
                        </w:ins>
                        <w:ins w:id="12572" w:author="The Si Tran" w:date="2012-12-11T07:35:00Z">
                          <w:r>
                            <w:t>lan truyền ngược</w:t>
                          </w:r>
                        </w:ins>
                      </w:p>
                    </w:txbxContent>
                  </v:textbox>
                  <w10:wrap anchorx="margin"/>
                </v:shape>
              </w:pict>
            </mc:Fallback>
          </mc:AlternateContent>
        </w:r>
      </w:ins>
      <w:ins w:id="12271" w:author="The Si Tran" w:date="2012-12-11T07:33:00Z">
        <w:r w:rsidRPr="0038242B">
          <w:rPr>
            <w:rFonts w:ascii="Times New Roman" w:hAnsi="Times New Roman"/>
            <w:noProof/>
            <w:sz w:val="26"/>
            <w:szCs w:val="26"/>
            <w:rPrChange w:id="12272" w:author="Unknown">
              <w:rPr>
                <w:noProof/>
              </w:rPr>
            </w:rPrChange>
          </w:rPr>
          <mc:AlternateContent>
            <mc:Choice Requires="wps">
              <w:drawing>
                <wp:anchor distT="0" distB="0" distL="114300" distR="114300" simplePos="0" relativeHeight="251656704" behindDoc="0" locked="0" layoutInCell="1" allowOverlap="1" wp14:anchorId="6C7AD123" wp14:editId="0F26942A">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F3A27A" id="Straight Connector 1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273" w:author="The Si Tran" w:date="2012-12-11T07:32:00Z">
        <w:r>
          <w:rPr>
            <w:noProof/>
          </w:rPr>
          <mc:AlternateContent>
            <mc:Choice Requires="wps">
              <w:drawing>
                <wp:anchor distT="0" distB="0" distL="114300" distR="114300" simplePos="0" relativeHeight="251654656" behindDoc="0" locked="0" layoutInCell="1" allowOverlap="1" wp14:anchorId="69B1F6E1" wp14:editId="560EDB8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1FEAA3"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274" w:author="The Si Tran" w:date="2012-12-11T07:31:00Z">
        <w:r w:rsidRPr="0038242B">
          <w:rPr>
            <w:rFonts w:ascii="Times New Roman" w:hAnsi="Times New Roman"/>
            <w:noProof/>
            <w:sz w:val="26"/>
            <w:szCs w:val="26"/>
            <w:rPrChange w:id="12275" w:author="Unknown">
              <w:rPr>
                <w:noProof/>
              </w:rPr>
            </w:rPrChange>
          </w:rPr>
          <mc:AlternateContent>
            <mc:Choice Requires="wps">
              <w:drawing>
                <wp:anchor distT="0" distB="0" distL="114300" distR="114300" simplePos="0" relativeHeight="251653632" behindDoc="0" locked="0" layoutInCell="1" allowOverlap="1" wp14:anchorId="4EAC69C6" wp14:editId="1308ED2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721BBBD"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0560" behindDoc="0" locked="0" layoutInCell="1" allowOverlap="1" wp14:anchorId="2E0D66F3" wp14:editId="587F284B">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88D81FE" id="Rectangle 174" o:spid="_x0000_s1026" style="position:absolute;margin-left:49.5pt;margin-top:156.8pt;width:102.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276" w:author="The Si Tran" w:date="2012-12-11T07:45:00Z">
        <w:r w:rsidRPr="00D62B2C">
          <w:rPr>
            <w:noProof/>
          </w:rPr>
          <w:t xml:space="preserve"> </w:t>
        </w:r>
        <w:r>
          <w:rPr>
            <w:noProof/>
          </w:rPr>
          <w:drawing>
            <wp:inline distT="0" distB="0" distL="0" distR="0" wp14:anchorId="6F4A43F4" wp14:editId="21399C64">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277" w:author="The Si Tran" w:date="2012-12-11T06:20:00Z"/>
          <w:rFonts w:ascii="Times New Roman" w:hAnsi="Times New Roman"/>
          <w:sz w:val="26"/>
          <w:szCs w:val="26"/>
          <w:rPrChange w:id="12278" w:author="The Si Tran" w:date="2012-12-11T07:08:00Z">
            <w:rPr>
              <w:ins w:id="12279" w:author="The Si Tran" w:date="2012-12-11T06:20:00Z"/>
            </w:rPr>
          </w:rPrChange>
        </w:rPr>
        <w:pPrChange w:id="12280" w:author="The Si Tran" w:date="2012-12-11T07:35:00Z">
          <w:pPr>
            <w:pStyle w:val="ListParagraph"/>
            <w:numPr>
              <w:numId w:val="36"/>
            </w:numPr>
            <w:spacing w:after="160" w:line="259" w:lineRule="auto"/>
            <w:ind w:left="1440" w:hanging="360"/>
          </w:pPr>
        </w:pPrChange>
      </w:pPr>
      <w:ins w:id="12281"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282" w:author="The Si Tran" w:date="2012-12-11T06:20:00Z"/>
          <w:rFonts w:ascii="Times New Roman" w:hAnsi="Times New Roman"/>
          <w:rPrChange w:id="12283" w:author="The Si Tran" w:date="2012-12-11T06:24:00Z">
            <w:rPr>
              <w:ins w:id="12284"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285" w:author="The Si Tran" w:date="2012-12-11T06:20:00Z"/>
          <w:rFonts w:ascii="Times New Roman" w:hAnsi="Times New Roman"/>
          <w:sz w:val="26"/>
          <w:szCs w:val="26"/>
          <w:rPrChange w:id="12286" w:author="The Si Tran" w:date="2012-12-11T07:36:00Z">
            <w:rPr>
              <w:ins w:id="12287" w:author="The Si Tran" w:date="2012-12-11T06:20:00Z"/>
            </w:rPr>
          </w:rPrChange>
        </w:rPr>
      </w:pPr>
      <w:ins w:id="12288" w:author="The Si Tran" w:date="2012-12-11T06:20:00Z">
        <w:r w:rsidRPr="0052188A">
          <w:rPr>
            <w:rFonts w:ascii="Times New Roman" w:hAnsi="Times New Roman"/>
            <w:sz w:val="26"/>
            <w:szCs w:val="26"/>
            <w:rPrChange w:id="12289"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2290" w:author="The Si Tran" w:date="2012-12-11T06:20:00Z"/>
          <w:rFonts w:ascii="Times New Roman" w:hAnsi="Times New Roman"/>
          <w:rPrChange w:id="12291" w:author="The Si Tran" w:date="2012-12-11T06:24:00Z">
            <w:rPr>
              <w:ins w:id="12292" w:author="The Si Tran" w:date="2012-12-11T06:20:00Z"/>
            </w:rPr>
          </w:rPrChange>
        </w:rPr>
      </w:pPr>
    </w:p>
    <w:p w14:paraId="500F91EE" w14:textId="77777777" w:rsidR="00667F2E" w:rsidRDefault="00D4441E" w:rsidP="0052188A">
      <w:pPr>
        <w:pStyle w:val="ListParagraph"/>
        <w:ind w:left="0"/>
        <w:rPr>
          <w:ins w:id="12293" w:author="The Si Tran" w:date="2012-12-11T07:39:00Z"/>
          <w:rFonts w:ascii="Times New Roman" w:hAnsi="Times New Roman"/>
        </w:rPr>
      </w:pPr>
      <w:ins w:id="12294" w:author="The Si Tran" w:date="2012-12-11T07:38:00Z">
        <w:r w:rsidRPr="003C1928">
          <w:rPr>
            <w:rFonts w:ascii="Times New Roman" w:hAnsi="Times New Roman"/>
            <w:noProof/>
            <w:rPrChange w:id="12295" w:author="Unknown">
              <w:rPr>
                <w:noProof/>
              </w:rPr>
            </w:rPrChange>
          </w:rPr>
          <mc:AlternateContent>
            <mc:Choice Requires="wps">
              <w:drawing>
                <wp:anchor distT="0" distB="0" distL="114300" distR="114300" simplePos="0" relativeHeight="251663872" behindDoc="0" locked="0" layoutInCell="1" allowOverlap="1" wp14:anchorId="05AB0561" wp14:editId="3A31655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E8B8FDB" id="Rectangle 180" o:spid="_x0000_s1026" style="position:absolute;margin-left:49.5pt;margin-top:153.75pt;width:102.75pt;height:3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296" w:author="Unknown">
              <w:rPr>
                <w:noProof/>
              </w:rPr>
            </w:rPrChange>
          </w:rPr>
          <mc:AlternateContent>
            <mc:Choice Requires="wps">
              <w:drawing>
                <wp:anchor distT="0" distB="0" distL="114300" distR="114300" simplePos="0" relativeHeight="251665920" behindDoc="0" locked="0" layoutInCell="1" allowOverlap="1" wp14:anchorId="7103CA9B" wp14:editId="1408CF1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8A1996" w:rsidRDefault="008A1996">
                              <w:pPr>
                                <w:pStyle w:val="EquationIndex"/>
                                <w:pPrChange w:id="12297" w:author="The Si Tran" w:date="2012-12-16T10:42:00Z">
                                  <w:pPr/>
                                </w:pPrChange>
                              </w:pPr>
                              <w:ins w:id="12298" w:author="The Si Tran" w:date="2012-12-11T07:32:00Z">
                                <w:r>
                                  <w:t>Chọn giải thuật</w:t>
                                </w:r>
                              </w:ins>
                              <w:ins w:id="12299" w:author="The Si Tran" w:date="2012-12-11T07:35:00Z">
                                <w:r>
                                  <w:t xml:space="preserve"> </w:t>
                                </w:r>
                              </w:ins>
                              <w:ins w:id="1230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CB32EE" w:rsidRDefault="00CB32EE">
                        <w:pPr>
                          <w:pStyle w:val="EquationIndex"/>
                          <w:pPrChange w:id="12605" w:author="The Si Tran" w:date="2012-12-16T10:42:00Z">
                            <w:pPr/>
                          </w:pPrChange>
                        </w:pPr>
                        <w:ins w:id="12606" w:author="The Si Tran" w:date="2012-12-11T07:32:00Z">
                          <w:r>
                            <w:t>Chọn giải thuật</w:t>
                          </w:r>
                        </w:ins>
                        <w:ins w:id="12607" w:author="The Si Tran" w:date="2012-12-11T07:35:00Z">
                          <w:r>
                            <w:t xml:space="preserve"> </w:t>
                          </w:r>
                        </w:ins>
                        <w:ins w:id="12608" w:author="The Si Tran" w:date="2012-12-11T07:40:00Z">
                          <w:r>
                            <w:t>RPROP</w:t>
                          </w:r>
                        </w:ins>
                      </w:p>
                    </w:txbxContent>
                  </v:textbox>
                  <w10:wrap anchorx="margin"/>
                </v:shape>
              </w:pict>
            </mc:Fallback>
          </mc:AlternateContent>
        </w:r>
        <w:r w:rsidRPr="003C1928">
          <w:rPr>
            <w:rFonts w:ascii="Times New Roman" w:hAnsi="Times New Roman"/>
            <w:noProof/>
            <w:rPrChange w:id="12301" w:author="Unknown">
              <w:rPr>
                <w:noProof/>
              </w:rPr>
            </w:rPrChange>
          </w:rPr>
          <mc:AlternateContent>
            <mc:Choice Requires="wps">
              <w:drawing>
                <wp:anchor distT="0" distB="0" distL="114300" distR="114300" simplePos="0" relativeHeight="251666944" behindDoc="0" locked="0" layoutInCell="1" allowOverlap="1" wp14:anchorId="1385DBFF" wp14:editId="30FD3FB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B9B63B"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302" w:author="Unknown">
              <w:rPr>
                <w:noProof/>
              </w:rPr>
            </w:rPrChange>
          </w:rPr>
          <mc:AlternateContent>
            <mc:Choice Requires="wps">
              <w:drawing>
                <wp:anchor distT="0" distB="0" distL="114300" distR="114300" simplePos="0" relativeHeight="251667968" behindDoc="0" locked="0" layoutInCell="1" allowOverlap="1" wp14:anchorId="179B3922" wp14:editId="7E82C05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59F544"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303" w:author="Unknown">
              <w:rPr>
                <w:noProof/>
              </w:rPr>
            </w:rPrChange>
          </w:rPr>
          <mc:AlternateContent>
            <mc:Choice Requires="wps">
              <w:drawing>
                <wp:anchor distT="0" distB="0" distL="114300" distR="114300" simplePos="0" relativeHeight="251668992" behindDoc="0" locked="0" layoutInCell="1" allowOverlap="1" wp14:anchorId="3D60FAB2" wp14:editId="791AFBBD">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8A1996" w:rsidRDefault="008A1996">
                              <w:pPr>
                                <w:pStyle w:val="EquationIndex"/>
                                <w:pPrChange w:id="12304" w:author="The Si Tran" w:date="2012-12-16T10:42:00Z">
                                  <w:pPr/>
                                </w:pPrChange>
                              </w:pPr>
                              <w:ins w:id="12305" w:author="The Si Tran" w:date="2012-12-11T07:33:00Z">
                                <w:r>
                                  <w:t xml:space="preserve">Thông số cho </w:t>
                                </w:r>
                              </w:ins>
                              <w:ins w:id="12306" w:author="The Si Tran" w:date="2012-12-11T07:32:00Z">
                                <w:r>
                                  <w:t xml:space="preserve"> giải thuật</w:t>
                                </w:r>
                              </w:ins>
                              <w:ins w:id="12307" w:author="The Si Tran" w:date="2012-12-11T07:34:00Z">
                                <w:r>
                                  <w:t xml:space="preserve"> </w:t>
                                </w:r>
                              </w:ins>
                              <w:ins w:id="1230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0FAB2" id="Text Box 184" o:spid="_x0000_s1088" type="#_x0000_t202" style="position:absolute;left:0;text-align:left;margin-left:112.5pt;margin-top:221.2pt;width:2in;height:3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CB32EE" w:rsidRDefault="00CB32EE">
                        <w:pPr>
                          <w:pStyle w:val="EquationIndex"/>
                          <w:pPrChange w:id="12617" w:author="The Si Tran" w:date="2012-12-16T10:42:00Z">
                            <w:pPr/>
                          </w:pPrChange>
                        </w:pPr>
                        <w:ins w:id="12618" w:author="The Si Tran" w:date="2012-12-11T07:33:00Z">
                          <w:r>
                            <w:t xml:space="preserve">Thông số </w:t>
                          </w:r>
                          <w:proofErr w:type="gramStart"/>
                          <w:r>
                            <w:t xml:space="preserve">cho </w:t>
                          </w:r>
                        </w:ins>
                        <w:ins w:id="12619" w:author="The Si Tran" w:date="2012-12-11T07:32:00Z">
                          <w:r>
                            <w:t xml:space="preserve"> giải</w:t>
                          </w:r>
                          <w:proofErr w:type="gramEnd"/>
                          <w:r>
                            <w:t xml:space="preserve"> thuật</w:t>
                          </w:r>
                        </w:ins>
                        <w:ins w:id="12620" w:author="The Si Tran" w:date="2012-12-11T07:34:00Z">
                          <w:r>
                            <w:t xml:space="preserve"> </w:t>
                          </w:r>
                        </w:ins>
                        <w:ins w:id="12621" w:author="The Si Tran" w:date="2012-12-11T07:40:00Z">
                          <w:r>
                            <w:t>RPROP</w:t>
                          </w:r>
                        </w:ins>
                      </w:p>
                    </w:txbxContent>
                  </v:textbox>
                  <w10:wrap anchorx="margin"/>
                </v:shape>
              </w:pict>
            </mc:Fallback>
          </mc:AlternateContent>
        </w:r>
        <w:r w:rsidRPr="003C1928">
          <w:rPr>
            <w:rFonts w:ascii="Times New Roman" w:hAnsi="Times New Roman"/>
            <w:noProof/>
            <w:rPrChange w:id="12309" w:author="Unknown">
              <w:rPr>
                <w:noProof/>
              </w:rPr>
            </w:rPrChange>
          </w:rPr>
          <mc:AlternateContent>
            <mc:Choice Requires="wps">
              <w:drawing>
                <wp:anchor distT="0" distB="0" distL="114300" distR="114300" simplePos="0" relativeHeight="251670016" behindDoc="0" locked="0" layoutInCell="1" allowOverlap="1" wp14:anchorId="27EAA975" wp14:editId="1B386BFC">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340822" id="Straight Connector 18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310" w:author="The Si Tran" w:date="2012-12-11T07:46:00Z">
        <w:r w:rsidRPr="00D4441E">
          <w:rPr>
            <w:noProof/>
          </w:rPr>
          <w:t xml:space="preserve"> </w:t>
        </w:r>
        <w:r>
          <w:rPr>
            <w:noProof/>
          </w:rPr>
          <w:drawing>
            <wp:inline distT="0" distB="0" distL="0" distR="0" wp14:anchorId="21B3CF2C" wp14:editId="5E9372CB">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311" w:author="The Si Tran" w:date="2012-12-11T07:39:00Z"/>
          <w:rFonts w:ascii="Times New Roman" w:hAnsi="Times New Roman"/>
          <w:sz w:val="26"/>
          <w:szCs w:val="26"/>
        </w:rPr>
      </w:pPr>
      <w:ins w:id="12312"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313" w:author="The Si Tran" w:date="2012-12-11T06:20:00Z"/>
          <w:rFonts w:ascii="Times New Roman" w:hAnsi="Times New Roman"/>
          <w:rPrChange w:id="12314" w:author="The Si Tran" w:date="2012-12-11T06:24:00Z">
            <w:rPr>
              <w:ins w:id="12315" w:author="The Si Tran" w:date="2012-12-11T06:20:00Z"/>
            </w:rPr>
          </w:rPrChange>
        </w:rPr>
      </w:pPr>
    </w:p>
    <w:p w14:paraId="3AC6ADFC" w14:textId="77777777" w:rsidR="00667F2E" w:rsidRPr="001B545C" w:rsidRDefault="00667F2E" w:rsidP="00667F2E">
      <w:pPr>
        <w:pStyle w:val="ListParagraph"/>
        <w:rPr>
          <w:ins w:id="12316" w:author="The Si Tran" w:date="2012-12-11T06:20:00Z"/>
          <w:rFonts w:ascii="Times New Roman" w:hAnsi="Times New Roman"/>
          <w:rPrChange w:id="12317" w:author="The Si Tran" w:date="2012-12-11T06:24:00Z">
            <w:rPr>
              <w:ins w:id="12318" w:author="The Si Tran" w:date="2012-12-11T06:20:00Z"/>
            </w:rPr>
          </w:rPrChange>
        </w:rPr>
      </w:pPr>
    </w:p>
    <w:p w14:paraId="730D6D51" w14:textId="77777777" w:rsidR="00667F2E" w:rsidRDefault="00667F2E">
      <w:pPr>
        <w:pStyle w:val="ListParagraph"/>
        <w:numPr>
          <w:ilvl w:val="0"/>
          <w:numId w:val="36"/>
        </w:numPr>
        <w:rPr>
          <w:ins w:id="12319" w:author="The Si Tran" w:date="2012-12-11T07:40:00Z"/>
          <w:rFonts w:ascii="Times New Roman" w:hAnsi="Times New Roman"/>
          <w:sz w:val="26"/>
          <w:szCs w:val="26"/>
        </w:rPr>
        <w:pPrChange w:id="12320" w:author="The Si Tran" w:date="2012-12-11T07:40:00Z">
          <w:pPr>
            <w:pStyle w:val="ListParagraph"/>
          </w:pPr>
        </w:pPrChange>
      </w:pPr>
      <w:ins w:id="12321" w:author="The Si Tran" w:date="2012-12-11T06:20:00Z">
        <w:r w:rsidRPr="00AD549B">
          <w:rPr>
            <w:rFonts w:ascii="Times New Roman" w:hAnsi="Times New Roman"/>
            <w:sz w:val="26"/>
            <w:szCs w:val="26"/>
            <w:rPrChange w:id="12322" w:author="The Si Tran" w:date="2012-12-11T07:40:00Z">
              <w:rPr/>
            </w:rPrChange>
          </w:rPr>
          <w:t>Kết quả của quá trình huấn luyện</w:t>
        </w:r>
      </w:ins>
    </w:p>
    <w:p w14:paraId="6527B548" w14:textId="77777777" w:rsidR="00AD549B" w:rsidRPr="00AD549B" w:rsidRDefault="00AD549B">
      <w:pPr>
        <w:pStyle w:val="ListParagraph"/>
        <w:ind w:left="1440"/>
        <w:rPr>
          <w:ins w:id="12323" w:author="The Si Tran" w:date="2012-12-11T06:20:00Z"/>
          <w:rFonts w:ascii="Times New Roman" w:hAnsi="Times New Roman"/>
          <w:sz w:val="26"/>
          <w:szCs w:val="26"/>
          <w:rPrChange w:id="12324" w:author="The Si Tran" w:date="2012-12-11T07:40:00Z">
            <w:rPr>
              <w:ins w:id="12325" w:author="The Si Tran" w:date="2012-12-11T06:20:00Z"/>
            </w:rPr>
          </w:rPrChange>
        </w:rPr>
        <w:pPrChange w:id="12326" w:author="The Si Tran" w:date="2012-12-11T07:47:00Z">
          <w:pPr>
            <w:pStyle w:val="ListParagraph"/>
          </w:pPr>
        </w:pPrChange>
      </w:pPr>
    </w:p>
    <w:p w14:paraId="3F628AE9" w14:textId="77777777" w:rsidR="00667F2E" w:rsidRPr="001B545C" w:rsidRDefault="00667F2E" w:rsidP="00AD549B">
      <w:pPr>
        <w:pStyle w:val="ListParagraph"/>
        <w:ind w:left="0"/>
        <w:rPr>
          <w:ins w:id="12327" w:author="The Si Tran" w:date="2012-12-11T06:20:00Z"/>
          <w:rFonts w:ascii="Times New Roman" w:hAnsi="Times New Roman"/>
          <w:rPrChange w:id="12328" w:author="The Si Tran" w:date="2012-12-11T06:24:00Z">
            <w:rPr>
              <w:ins w:id="12329" w:author="The Si Tran" w:date="2012-12-11T06:20:00Z"/>
            </w:rPr>
          </w:rPrChange>
        </w:rPr>
      </w:pPr>
      <w:ins w:id="12330" w:author="The Si Tran" w:date="2012-12-11T06:20:00Z">
        <w:r w:rsidRPr="001B545C">
          <w:rPr>
            <w:rFonts w:ascii="Times New Roman" w:hAnsi="Times New Roman"/>
            <w:noProof/>
            <w:rPrChange w:id="12331" w:author="Unknown">
              <w:rPr>
                <w:noProof/>
              </w:rPr>
            </w:rPrChange>
          </w:rPr>
          <w:drawing>
            <wp:inline distT="0" distB="0" distL="0" distR="0" wp14:anchorId="79201A0C" wp14:editId="59A7C430">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332" w:author="The Si Tran" w:date="2012-12-11T06:20:00Z"/>
          <w:rFonts w:ascii="Times New Roman" w:hAnsi="Times New Roman"/>
          <w:rPrChange w:id="12333" w:author="The Si Tran" w:date="2012-12-11T06:24:00Z">
            <w:rPr>
              <w:ins w:id="12334" w:author="The Si Tran" w:date="2012-12-11T06:20:00Z"/>
            </w:rPr>
          </w:rPrChange>
        </w:rPr>
        <w:pPrChange w:id="12335" w:author="The Si Tran" w:date="2012-12-11T07:41:00Z">
          <w:pPr>
            <w:pStyle w:val="ListParagraph"/>
          </w:pPr>
        </w:pPrChange>
      </w:pPr>
      <w:ins w:id="12336" w:author="The Si Tran" w:date="2012-12-11T06:20:00Z">
        <w:r w:rsidRPr="001B545C">
          <w:rPr>
            <w:rFonts w:ascii="Times New Roman" w:hAnsi="Times New Roman"/>
            <w:rPrChange w:id="12337"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338" w:author="The Si Tran" w:date="2012-12-11T07:48:00Z"/>
          <w:rFonts w:ascii="Times New Roman" w:hAnsi="Times New Roman"/>
          <w:rPrChange w:id="12339" w:author="The Si Tran" w:date="2012-12-11T07:48:00Z">
            <w:rPr>
              <w:ins w:id="12340" w:author="The Si Tran" w:date="2012-12-11T07:48:00Z"/>
              <w:rFonts w:ascii="Times New Roman" w:hAnsi="Times New Roman"/>
              <w:sz w:val="26"/>
              <w:szCs w:val="26"/>
            </w:rPr>
          </w:rPrChange>
        </w:rPr>
        <w:pPrChange w:id="12341" w:author="The Si Tran" w:date="2012-12-11T07:47:00Z">
          <w:pPr>
            <w:pStyle w:val="ListParagraph"/>
          </w:pPr>
        </w:pPrChange>
      </w:pPr>
      <w:ins w:id="12342"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343" w:author="The Si Tran" w:date="2012-12-11T07:48:00Z"/>
          <w:rFonts w:ascii="Times New Roman" w:hAnsi="Times New Roman"/>
          <w:rPrChange w:id="12344" w:author="The Si Tran" w:date="2012-12-11T07:48:00Z">
            <w:rPr>
              <w:ins w:id="12345" w:author="The Si Tran" w:date="2012-12-11T07:48:00Z"/>
              <w:rFonts w:ascii="Times New Roman" w:hAnsi="Times New Roman"/>
              <w:sz w:val="26"/>
              <w:szCs w:val="26"/>
            </w:rPr>
          </w:rPrChange>
        </w:rPr>
        <w:pPrChange w:id="12346" w:author="The Si Tran" w:date="2012-12-11T07:48:00Z">
          <w:pPr>
            <w:pStyle w:val="ListParagraph"/>
          </w:pPr>
        </w:pPrChange>
      </w:pPr>
    </w:p>
    <w:p w14:paraId="17950C99" w14:textId="1D369808" w:rsidR="00F4420F" w:rsidRPr="001B545C" w:rsidRDefault="00DC2B95">
      <w:pPr>
        <w:pStyle w:val="ListParagraph"/>
        <w:ind w:left="0"/>
        <w:rPr>
          <w:ins w:id="12347" w:author="The Si Tran" w:date="2012-12-11T06:20:00Z"/>
          <w:rFonts w:ascii="Times New Roman" w:hAnsi="Times New Roman"/>
          <w:rPrChange w:id="12348" w:author="The Si Tran" w:date="2012-12-11T06:24:00Z">
            <w:rPr>
              <w:ins w:id="12349" w:author="The Si Tran" w:date="2012-12-11T06:20:00Z"/>
            </w:rPr>
          </w:rPrChange>
        </w:rPr>
        <w:pPrChange w:id="12350" w:author="The Si Tran" w:date="2012-12-11T07:48:00Z">
          <w:pPr>
            <w:pStyle w:val="ListParagraph"/>
          </w:pPr>
        </w:pPrChange>
      </w:pPr>
      <w:ins w:id="12351" w:author="The Si Tran" w:date="2012-12-11T07:49:00Z">
        <w:r w:rsidRPr="00F4420F">
          <w:rPr>
            <w:rFonts w:ascii="Times New Roman" w:hAnsi="Times New Roman"/>
            <w:noProof/>
            <w:rPrChange w:id="12352" w:author="Unknown">
              <w:rPr>
                <w:noProof/>
              </w:rPr>
            </w:rPrChange>
          </w:rPr>
          <w:lastRenderedPageBreak/>
          <mc:AlternateContent>
            <mc:Choice Requires="wps">
              <w:drawing>
                <wp:anchor distT="0" distB="0" distL="114300" distR="114300" simplePos="0" relativeHeight="251657728" behindDoc="0" locked="0" layoutInCell="1" allowOverlap="1" wp14:anchorId="127629DE" wp14:editId="141E5B9A">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8A1996" w:rsidRDefault="008A1996">
                              <w:pPr>
                                <w:pStyle w:val="EquationIndex"/>
                                <w:pPrChange w:id="12353" w:author="The Si Tran" w:date="2012-12-16T10:42:00Z">
                                  <w:pPr/>
                                </w:pPrChange>
                              </w:pPr>
                              <w:ins w:id="12354" w:author="The Si Tran" w:date="2012-12-11T07:49:00Z">
                                <w:r w:rsidRPr="00DC2B95">
                                  <w:rPr>
                                    <w:rStyle w:val="EquationIndexChar"/>
                                    <w:rPrChange w:id="12355"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629DE" id="Text Box 197" o:spid="_x0000_s1089" type="#_x0000_t202" style="position:absolute;left:0;text-align:left;margin-left:103.6pt;margin-top:121.4pt;width:58.7pt;height:39.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CB32EE" w:rsidRDefault="00CB32EE">
                        <w:pPr>
                          <w:pStyle w:val="EquationIndex"/>
                          <w:pPrChange w:id="12671" w:author="The Si Tran" w:date="2012-12-16T10:42:00Z">
                            <w:pPr/>
                          </w:pPrChange>
                        </w:pPr>
                        <w:ins w:id="12672" w:author="The Si Tran" w:date="2012-12-11T07:49:00Z">
                          <w:r w:rsidRPr="00DC2B95">
                            <w:rPr>
                              <w:rStyle w:val="EquationIndexChar"/>
                              <w:rPrChange w:id="12673"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356" w:author="Unknown">
              <w:rPr>
                <w:noProof/>
              </w:rPr>
            </w:rPrChange>
          </w:rPr>
          <mc:AlternateContent>
            <mc:Choice Requires="wps">
              <w:drawing>
                <wp:anchor distT="0" distB="0" distL="114300" distR="114300" simplePos="0" relativeHeight="251661824" behindDoc="0" locked="0" layoutInCell="1" allowOverlap="1" wp14:anchorId="7F4701F3" wp14:editId="6BACE79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8A1996" w:rsidRDefault="008A1996">
                              <w:pPr>
                                <w:pStyle w:val="EquationIndex"/>
                                <w:pPrChange w:id="12357" w:author="The Si Tran" w:date="2012-12-16T10:42:00Z">
                                  <w:pPr/>
                                </w:pPrChange>
                              </w:pPr>
                              <w:ins w:id="12358" w:author="The Si Tran" w:date="2012-12-11T07:49:00Z">
                                <w:r>
                                  <w:t>Kiểm tra khả nă</w:t>
                                </w:r>
                              </w:ins>
                              <w:ins w:id="1235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4701F3" id="Text Box 200" o:spid="_x0000_s1090"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CB32EE" w:rsidRDefault="00CB32EE">
                        <w:pPr>
                          <w:pStyle w:val="EquationIndex"/>
                          <w:pPrChange w:id="12678" w:author="The Si Tran" w:date="2012-12-16T10:42:00Z">
                            <w:pPr/>
                          </w:pPrChange>
                        </w:pPr>
                        <w:ins w:id="12679" w:author="The Si Tran" w:date="2012-12-11T07:49:00Z">
                          <w:r>
                            <w:t>Kiểm tra khả nă</w:t>
                          </w:r>
                        </w:ins>
                        <w:ins w:id="12680" w:author="The Si Tran" w:date="2012-12-11T07:50:00Z">
                          <w:r>
                            <w:t>ng dự đoán</w:t>
                          </w:r>
                        </w:ins>
                      </w:p>
                    </w:txbxContent>
                  </v:textbox>
                  <w10:wrap anchorx="margin"/>
                </v:shape>
              </w:pict>
            </mc:Fallback>
          </mc:AlternateContent>
        </w:r>
      </w:ins>
      <w:ins w:id="12360" w:author="The Si Tran" w:date="2012-12-11T07:50:00Z">
        <w:r w:rsidR="00F4420F" w:rsidRPr="00F4420F">
          <w:rPr>
            <w:rFonts w:ascii="Times New Roman" w:hAnsi="Times New Roman"/>
            <w:noProof/>
            <w:rPrChange w:id="12361" w:author="Unknown">
              <w:rPr>
                <w:noProof/>
              </w:rPr>
            </w:rPrChange>
          </w:rPr>
          <mc:AlternateContent>
            <mc:Choice Requires="wps">
              <w:drawing>
                <wp:anchor distT="0" distB="0" distL="114300" distR="114300" simplePos="0" relativeHeight="251662848" behindDoc="0" locked="0" layoutInCell="1" allowOverlap="1" wp14:anchorId="5564A9BB" wp14:editId="633D014A">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DF89FD" id="Straight Connector 203"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362" w:author="The Si Tran" w:date="2012-12-11T07:49:00Z">
        <w:r w:rsidR="00F4420F" w:rsidRPr="00F4420F">
          <w:rPr>
            <w:rFonts w:ascii="Times New Roman" w:hAnsi="Times New Roman"/>
            <w:noProof/>
            <w:rPrChange w:id="12363" w:author="Unknown">
              <w:rPr>
                <w:noProof/>
              </w:rPr>
            </w:rPrChange>
          </w:rPr>
          <mc:AlternateContent>
            <mc:Choice Requires="wps">
              <w:drawing>
                <wp:anchor distT="0" distB="0" distL="114300" distR="114300" simplePos="0" relativeHeight="251660800" behindDoc="0" locked="0" layoutInCell="1" allowOverlap="1" wp14:anchorId="6B3D2C26" wp14:editId="36675CB5">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401A4C"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364" w:author="Unknown">
              <w:rPr>
                <w:noProof/>
              </w:rPr>
            </w:rPrChange>
          </w:rPr>
          <mc:AlternateContent>
            <mc:Choice Requires="wps">
              <w:drawing>
                <wp:anchor distT="0" distB="0" distL="114300" distR="114300" simplePos="0" relativeHeight="251659776" behindDoc="0" locked="0" layoutInCell="1" allowOverlap="1" wp14:anchorId="67237BEB" wp14:editId="365C6A04">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37FE958"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365" w:author="Unknown">
              <w:rPr>
                <w:noProof/>
              </w:rPr>
            </w:rPrChange>
          </w:rPr>
          <mc:AlternateContent>
            <mc:Choice Requires="wps">
              <w:drawing>
                <wp:anchor distT="0" distB="0" distL="114300" distR="114300" simplePos="0" relativeHeight="251672064" behindDoc="0" locked="0" layoutInCell="1" allowOverlap="1" wp14:anchorId="1EF64DEE" wp14:editId="125BE24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D8A4F4"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366" w:author="The Si Tran" w:date="2012-12-11T07:48:00Z">
        <w:r w:rsidR="00F4420F">
          <w:rPr>
            <w:noProof/>
          </w:rPr>
          <w:drawing>
            <wp:inline distT="0" distB="0" distL="0" distR="0" wp14:anchorId="44AC1143" wp14:editId="6A03F0C4">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367" w:author="The Si Tran" w:date="2012-12-11T06:20:00Z"/>
          <w:rFonts w:ascii="Times New Roman" w:hAnsi="Times New Roman"/>
          <w:sz w:val="26"/>
          <w:szCs w:val="26"/>
          <w:rPrChange w:id="12368" w:author="The Si Tran" w:date="2012-12-11T07:48:00Z">
            <w:rPr>
              <w:ins w:id="12369" w:author="The Si Tran" w:date="2012-12-11T06:20:00Z"/>
            </w:rPr>
          </w:rPrChange>
        </w:rPr>
      </w:pPr>
      <w:ins w:id="12370" w:author="The Si Tran" w:date="2012-12-11T06:20:00Z">
        <w:r w:rsidRPr="0090080B">
          <w:rPr>
            <w:rFonts w:ascii="Times New Roman" w:hAnsi="Times New Roman"/>
            <w:sz w:val="26"/>
            <w:szCs w:val="26"/>
            <w:rPrChange w:id="12371"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372" w:author="The Si Tran" w:date="2012-12-11T07:51:00Z"/>
          <w:rFonts w:ascii="Times New Roman" w:hAnsi="Times New Roman"/>
        </w:rPr>
      </w:pPr>
      <w:ins w:id="12373" w:author="The Si Tran" w:date="2012-12-11T06:20:00Z">
        <w:r w:rsidRPr="001B545C">
          <w:rPr>
            <w:rFonts w:ascii="Times New Roman" w:hAnsi="Times New Roman"/>
            <w:noProof/>
            <w:rPrChange w:id="12374" w:author="Unknown">
              <w:rPr>
                <w:noProof/>
              </w:rPr>
            </w:rPrChange>
          </w:rPr>
          <w:drawing>
            <wp:inline distT="0" distB="0" distL="0" distR="0" wp14:anchorId="7B2AC025" wp14:editId="34387388">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375" w:author="The Si Tran" w:date="2012-12-11T06:20:00Z"/>
          <w:rFonts w:ascii="Times New Roman" w:hAnsi="Times New Roman"/>
          <w:sz w:val="26"/>
          <w:szCs w:val="26"/>
          <w:rPrChange w:id="12376" w:author="The Si Tran" w:date="2012-12-11T07:51:00Z">
            <w:rPr>
              <w:ins w:id="12377"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378" w:author="The Si Tran" w:date="2012-12-11T06:20:00Z"/>
          <w:rFonts w:ascii="Times New Roman" w:hAnsi="Times New Roman"/>
          <w:sz w:val="26"/>
          <w:szCs w:val="26"/>
          <w:rPrChange w:id="12379" w:author="The Si Tran" w:date="2012-12-11T07:51:00Z">
            <w:rPr>
              <w:ins w:id="12380" w:author="The Si Tran" w:date="2012-12-11T06:20:00Z"/>
            </w:rPr>
          </w:rPrChange>
        </w:rPr>
      </w:pPr>
      <w:ins w:id="12381" w:author="The Si Tran" w:date="2012-12-11T06:20:00Z">
        <w:r w:rsidRPr="00745EDF">
          <w:rPr>
            <w:rFonts w:ascii="Times New Roman" w:hAnsi="Times New Roman"/>
            <w:sz w:val="26"/>
            <w:szCs w:val="26"/>
            <w:rPrChange w:id="12382"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383" w:author="The Si Tran" w:date="2012-12-11T06:20:00Z"/>
          <w:rFonts w:ascii="Times New Roman" w:hAnsi="Times New Roman"/>
          <w:sz w:val="26"/>
          <w:szCs w:val="26"/>
          <w:rPrChange w:id="12384" w:author="The Si Tran" w:date="2012-12-11T07:51:00Z">
            <w:rPr>
              <w:ins w:id="12385" w:author="The Si Tran" w:date="2012-12-11T06:20:00Z"/>
            </w:rPr>
          </w:rPrChange>
        </w:rPr>
      </w:pPr>
      <w:ins w:id="12386" w:author="The Si Tran" w:date="2012-12-11T06:20:00Z">
        <w:r w:rsidRPr="00745EDF">
          <w:rPr>
            <w:rFonts w:ascii="Times New Roman" w:hAnsi="Times New Roman"/>
            <w:sz w:val="26"/>
            <w:szCs w:val="26"/>
            <w:rPrChange w:id="12387" w:author="The Si Tran" w:date="2012-12-11T07:51:00Z">
              <w:rPr/>
            </w:rPrChange>
          </w:rPr>
          <w:t>Chọn số thời đoạn cần dự báo</w:t>
        </w:r>
      </w:ins>
    </w:p>
    <w:p w14:paraId="7DC2B188" w14:textId="77777777" w:rsidR="00667F2E" w:rsidRDefault="00667F2E" w:rsidP="00667F2E">
      <w:pPr>
        <w:pStyle w:val="ListParagraph"/>
        <w:ind w:left="1440"/>
        <w:rPr>
          <w:ins w:id="12388" w:author="The Si Tran" w:date="2012-12-11T07:52:00Z"/>
          <w:rFonts w:ascii="Times New Roman" w:hAnsi="Times New Roman"/>
        </w:rPr>
      </w:pPr>
      <w:ins w:id="12389" w:author="The Si Tran" w:date="2012-12-11T06:20:00Z">
        <w:r w:rsidRPr="001B545C">
          <w:rPr>
            <w:rFonts w:ascii="Times New Roman" w:hAnsi="Times New Roman"/>
            <w:noProof/>
            <w:rPrChange w:id="12390" w:author="Unknown">
              <w:rPr>
                <w:noProof/>
              </w:rPr>
            </w:rPrChange>
          </w:rPr>
          <w:drawing>
            <wp:inline distT="0" distB="0" distL="0" distR="0" wp14:anchorId="379256B8" wp14:editId="74B50A8F">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391" w:author="The Si Tran" w:date="2012-12-11T06:20:00Z"/>
          <w:rFonts w:ascii="Times New Roman" w:hAnsi="Times New Roman"/>
          <w:rPrChange w:id="12392" w:author="The Si Tran" w:date="2012-12-11T06:24:00Z">
            <w:rPr>
              <w:ins w:id="12393" w:author="The Si Tran" w:date="2012-12-11T06:20:00Z"/>
            </w:rPr>
          </w:rPrChange>
        </w:rPr>
      </w:pPr>
    </w:p>
    <w:p w14:paraId="72939B3E" w14:textId="77777777" w:rsidR="00667F2E" w:rsidRPr="001B545C" w:rsidRDefault="00667F2E" w:rsidP="00667F2E">
      <w:pPr>
        <w:pStyle w:val="ListParagraph"/>
        <w:ind w:left="1440"/>
        <w:rPr>
          <w:ins w:id="12394" w:author="The Si Tran" w:date="2012-12-11T06:20:00Z"/>
          <w:rFonts w:ascii="Times New Roman" w:hAnsi="Times New Roman"/>
          <w:rPrChange w:id="12395" w:author="The Si Tran" w:date="2012-12-11T06:24:00Z">
            <w:rPr>
              <w:ins w:id="12396" w:author="The Si Tran" w:date="2012-12-11T06:20:00Z"/>
            </w:rPr>
          </w:rPrChange>
        </w:rPr>
      </w:pPr>
      <w:ins w:id="12397" w:author="The Si Tran" w:date="2012-12-11T06:20:00Z">
        <w:r w:rsidRPr="001B545C">
          <w:rPr>
            <w:rFonts w:ascii="Times New Roman" w:hAnsi="Times New Roman"/>
            <w:rPrChange w:id="12398" w:author="The Si Tran" w:date="2012-12-11T06:24:00Z">
              <w:rPr/>
            </w:rPrChange>
          </w:rPr>
          <w:t>Kết quả dự báo:</w:t>
        </w:r>
      </w:ins>
    </w:p>
    <w:p w14:paraId="23B796F5" w14:textId="77777777" w:rsidR="00667F2E" w:rsidRDefault="00667F2E" w:rsidP="00422906">
      <w:pPr>
        <w:pStyle w:val="ListParagraph"/>
        <w:ind w:left="0"/>
        <w:rPr>
          <w:ins w:id="12399" w:author="The Si Tran" w:date="2012-12-11T07:52:00Z"/>
          <w:rFonts w:ascii="Times New Roman" w:hAnsi="Times New Roman"/>
        </w:rPr>
      </w:pPr>
      <w:ins w:id="12400" w:author="The Si Tran" w:date="2012-12-11T06:20:00Z">
        <w:r w:rsidRPr="001B545C">
          <w:rPr>
            <w:rFonts w:ascii="Times New Roman" w:hAnsi="Times New Roman"/>
            <w:noProof/>
            <w:rPrChange w:id="12401" w:author="Unknown">
              <w:rPr>
                <w:noProof/>
              </w:rPr>
            </w:rPrChange>
          </w:rPr>
          <w:drawing>
            <wp:inline distT="0" distB="0" distL="0" distR="0" wp14:anchorId="4C8A0108" wp14:editId="60630E3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402" w:author="The Si Tran" w:date="2012-12-11T07:53:00Z"/>
          <w:rFonts w:ascii="Times New Roman" w:hAnsi="Times New Roman"/>
          <w:sz w:val="26"/>
          <w:szCs w:val="26"/>
        </w:rPr>
        <w:pPrChange w:id="12403" w:author="The Si Tran" w:date="2012-12-11T07:52:00Z">
          <w:pPr>
            <w:pStyle w:val="ListParagraph"/>
            <w:ind w:left="0"/>
          </w:pPr>
        </w:pPrChange>
      </w:pPr>
      <w:ins w:id="12404" w:author="The Si Tran" w:date="2012-12-11T07:52:00Z">
        <w:r w:rsidRPr="00422906">
          <w:rPr>
            <w:rFonts w:ascii="Times New Roman" w:hAnsi="Times New Roman"/>
            <w:sz w:val="26"/>
            <w:szCs w:val="26"/>
            <w:rPrChange w:id="12405"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406" w:author="The Si Tran" w:date="2012-12-11T06:20:00Z"/>
          <w:rFonts w:ascii="Times New Roman" w:hAnsi="Times New Roman"/>
          <w:sz w:val="26"/>
          <w:szCs w:val="26"/>
          <w:rPrChange w:id="12407" w:author="The Si Tran" w:date="2012-12-11T07:53:00Z">
            <w:rPr>
              <w:ins w:id="12408" w:author="The Si Tran" w:date="2012-12-11T06:20:00Z"/>
            </w:rPr>
          </w:rPrChange>
        </w:rPr>
        <w:pPrChange w:id="12409"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410" w:author="The Si Tran" w:date="2012-12-11T06:20:00Z"/>
          <w:rFonts w:ascii="Times New Roman" w:hAnsi="Times New Roman"/>
          <w:sz w:val="26"/>
          <w:szCs w:val="26"/>
          <w:rPrChange w:id="12411" w:author="The Si Tran" w:date="2012-12-11T07:53:00Z">
            <w:rPr>
              <w:ins w:id="12412" w:author="The Si Tran" w:date="2012-12-11T06:20:00Z"/>
            </w:rPr>
          </w:rPrChange>
        </w:rPr>
      </w:pPr>
      <w:ins w:id="12413" w:author="The Si Tran" w:date="2012-12-11T06:20:00Z">
        <w:r w:rsidRPr="00422906">
          <w:rPr>
            <w:rFonts w:ascii="Times New Roman" w:hAnsi="Times New Roman"/>
            <w:sz w:val="26"/>
            <w:szCs w:val="26"/>
            <w:rPrChange w:id="12414"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415" w:author="The Si Tran" w:date="2012-12-11T06:20:00Z"/>
          <w:rFonts w:ascii="Times New Roman" w:hAnsi="Times New Roman"/>
          <w:sz w:val="26"/>
          <w:szCs w:val="26"/>
          <w:rPrChange w:id="12416" w:author="The Si Tran" w:date="2012-12-11T07:53:00Z">
            <w:rPr>
              <w:ins w:id="12417" w:author="The Si Tran" w:date="2012-12-11T06:20:00Z"/>
            </w:rPr>
          </w:rPrChange>
        </w:rPr>
      </w:pPr>
      <w:ins w:id="12418" w:author="The Si Tran" w:date="2012-12-11T06:20:00Z">
        <w:r w:rsidRPr="00422906">
          <w:rPr>
            <w:rFonts w:ascii="Times New Roman" w:hAnsi="Times New Roman"/>
            <w:sz w:val="26"/>
            <w:szCs w:val="26"/>
            <w:rPrChange w:id="12419"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420" w:author="The Si Tran" w:date="2012-12-11T07:54:00Z"/>
        </w:rPr>
        <w:pPrChange w:id="12421" w:author="The Si Tran" w:date="2012-12-11T07:54:00Z">
          <w:pPr>
            <w:pStyle w:val="ListParagraph"/>
          </w:pPr>
        </w:pPrChange>
      </w:pPr>
      <w:ins w:id="12422" w:author="The Si Tran" w:date="2012-12-11T07:53:00Z">
        <w:r>
          <w:t>Dự báo</w:t>
        </w:r>
      </w:ins>
    </w:p>
    <w:p w14:paraId="3216EB82" w14:textId="77777777" w:rsidR="004833CB" w:rsidRPr="00097101" w:rsidRDefault="004833CB">
      <w:pPr>
        <w:pStyle w:val="NoSpacing"/>
        <w:numPr>
          <w:ilvl w:val="0"/>
          <w:numId w:val="41"/>
        </w:numPr>
        <w:rPr>
          <w:ins w:id="12423" w:author="The Si Tran" w:date="2012-12-11T06:20:00Z"/>
        </w:rPr>
        <w:pPrChange w:id="12424" w:author="The Si Tran" w:date="2012-12-11T07:54:00Z">
          <w:pPr>
            <w:pStyle w:val="ListParagraph"/>
          </w:pPr>
        </w:pPrChange>
      </w:pPr>
      <w:ins w:id="12425" w:author="The Si Tran" w:date="2012-12-11T07:54:00Z">
        <w:r>
          <w:t>Kiểm tra mô hình kết hợp</w:t>
        </w:r>
      </w:ins>
    </w:p>
    <w:p w14:paraId="3455B1D2" w14:textId="77777777" w:rsidR="00667F2E" w:rsidRPr="004833CB" w:rsidRDefault="00667F2E" w:rsidP="00667F2E">
      <w:pPr>
        <w:pStyle w:val="ListParagraph"/>
        <w:ind w:left="1080"/>
        <w:rPr>
          <w:ins w:id="12426" w:author="The Si Tran" w:date="2012-12-11T06:20:00Z"/>
          <w:rFonts w:ascii="Times New Roman" w:hAnsi="Times New Roman"/>
          <w:sz w:val="26"/>
          <w:szCs w:val="26"/>
          <w:rPrChange w:id="12427" w:author="The Si Tran" w:date="2012-12-11T07:54:00Z">
            <w:rPr>
              <w:ins w:id="12428" w:author="The Si Tran" w:date="2012-12-11T06:20:00Z"/>
            </w:rPr>
          </w:rPrChange>
        </w:rPr>
      </w:pPr>
      <w:ins w:id="12429" w:author="The Si Tran" w:date="2012-12-11T06:20:00Z">
        <w:r w:rsidRPr="004833CB">
          <w:rPr>
            <w:rFonts w:ascii="Times New Roman" w:hAnsi="Times New Roman"/>
            <w:sz w:val="26"/>
            <w:szCs w:val="26"/>
            <w:rPrChange w:id="12430"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431" w:author="The Si Tran" w:date="2012-12-11T07:59:00Z"/>
          <w:rFonts w:ascii="Times New Roman" w:hAnsi="Times New Roman"/>
        </w:rPr>
      </w:pPr>
      <w:ins w:id="12432" w:author="The Si Tran" w:date="2012-12-11T06:20:00Z">
        <w:r w:rsidRPr="001B545C">
          <w:rPr>
            <w:rFonts w:ascii="Times New Roman" w:hAnsi="Times New Roman"/>
            <w:noProof/>
            <w:rPrChange w:id="12433" w:author="Unknown">
              <w:rPr>
                <w:noProof/>
              </w:rPr>
            </w:rPrChange>
          </w:rPr>
          <mc:AlternateContent>
            <mc:Choice Requires="wps">
              <w:drawing>
                <wp:anchor distT="0" distB="0" distL="114300" distR="114300" simplePos="0" relativeHeight="251638272" behindDoc="0" locked="0" layoutInCell="1" allowOverlap="1" wp14:anchorId="419359FF" wp14:editId="5324BD4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8A1996" w:rsidRDefault="008A199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359FF" id="Text Box 92" o:spid="_x0000_s1091" type="#_x0000_t202" style="position:absolute;left:0;text-align:left;margin-left:116.25pt;margin-top:90pt;width:117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B32EE" w:rsidRDefault="00CB32EE" w:rsidP="00667F2E">
                        <w:r>
                          <w:t>Kiểm tra mô hình</w:t>
                        </w:r>
                      </w:p>
                    </w:txbxContent>
                  </v:textbox>
                </v:shape>
              </w:pict>
            </mc:Fallback>
          </mc:AlternateContent>
        </w:r>
        <w:r w:rsidRPr="001B545C">
          <w:rPr>
            <w:rFonts w:ascii="Times New Roman" w:hAnsi="Times New Roman"/>
            <w:noProof/>
            <w:rPrChange w:id="12434" w:author="Unknown">
              <w:rPr>
                <w:noProof/>
              </w:rPr>
            </w:rPrChange>
          </w:rPr>
          <mc:AlternateContent>
            <mc:Choice Requires="wps">
              <w:drawing>
                <wp:anchor distT="0" distB="0" distL="114300" distR="114300" simplePos="0" relativeHeight="251637248" behindDoc="0" locked="0" layoutInCell="1" allowOverlap="1" wp14:anchorId="3B978055" wp14:editId="437E2535">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8A1996" w:rsidRDefault="008A199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78055" id="Line Callout 1 124" o:spid="_x0000_s1092"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435" w:author="Unknown">
              <w:rPr>
                <w:noProof/>
              </w:rPr>
            </w:rPrChange>
          </w:rPr>
          <w:drawing>
            <wp:inline distT="0" distB="0" distL="0" distR="0" wp14:anchorId="6184D586" wp14:editId="596648FB">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436" w:author="The Si Tran" w:date="2012-12-11T07:59:00Z"/>
          <w:rFonts w:ascii="Times New Roman" w:hAnsi="Times New Roman"/>
        </w:rPr>
      </w:pPr>
    </w:p>
    <w:p w14:paraId="2398A1DA" w14:textId="77777777" w:rsidR="00BF62DE" w:rsidRDefault="00BF62DE" w:rsidP="00BF62DE">
      <w:pPr>
        <w:pStyle w:val="ListParagraph"/>
        <w:ind w:left="0"/>
        <w:rPr>
          <w:ins w:id="12437" w:author="The Si Tran" w:date="2012-12-11T07:59:00Z"/>
          <w:rFonts w:ascii="Times New Roman" w:hAnsi="Times New Roman"/>
        </w:rPr>
      </w:pPr>
    </w:p>
    <w:p w14:paraId="3185EAA8" w14:textId="77777777" w:rsidR="00BF62DE" w:rsidRDefault="00BF62DE" w:rsidP="00BF62DE">
      <w:pPr>
        <w:pStyle w:val="ListParagraph"/>
        <w:ind w:left="0"/>
        <w:rPr>
          <w:ins w:id="12438" w:author="The Si Tran" w:date="2012-12-11T07:59:00Z"/>
          <w:rFonts w:ascii="Times New Roman" w:hAnsi="Times New Roman"/>
        </w:rPr>
      </w:pPr>
      <w:ins w:id="12439" w:author="The Si Tran" w:date="2012-12-11T07:59:00Z">
        <w:r>
          <w:rPr>
            <w:noProof/>
          </w:rPr>
          <w:lastRenderedPageBreak/>
          <w:drawing>
            <wp:inline distT="0" distB="0" distL="0" distR="0" wp14:anchorId="6B725F63" wp14:editId="440AA026">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440" w:author="The Si Tran" w:date="2012-12-11T07:56:00Z"/>
          <w:rFonts w:ascii="Times New Roman" w:hAnsi="Times New Roman"/>
          <w:sz w:val="26"/>
          <w:szCs w:val="26"/>
          <w:rPrChange w:id="12441" w:author="The Si Tran" w:date="2012-12-11T07:59:00Z">
            <w:rPr>
              <w:ins w:id="12442" w:author="The Si Tran" w:date="2012-12-11T07:56:00Z"/>
              <w:rFonts w:ascii="Times New Roman" w:hAnsi="Times New Roman"/>
            </w:rPr>
          </w:rPrChange>
        </w:rPr>
        <w:pPrChange w:id="12443" w:author="The Si Tran" w:date="2012-12-11T07:59:00Z">
          <w:pPr>
            <w:pStyle w:val="ListParagraph"/>
            <w:ind w:left="0"/>
          </w:pPr>
        </w:pPrChange>
      </w:pPr>
      <w:ins w:id="12444" w:author="The Si Tran" w:date="2012-12-11T07:59:00Z">
        <w:r w:rsidRPr="003C0DE2">
          <w:rPr>
            <w:rFonts w:ascii="Times New Roman" w:hAnsi="Times New Roman"/>
            <w:sz w:val="26"/>
            <w:szCs w:val="26"/>
            <w:rPrChange w:id="12445"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446" w:author="The Si Tran" w:date="2012-12-11T06:20:00Z"/>
          <w:rFonts w:ascii="Times New Roman" w:hAnsi="Times New Roman"/>
          <w:rPrChange w:id="12447" w:author="The Si Tran" w:date="2012-12-11T06:24:00Z">
            <w:rPr>
              <w:ins w:id="12448"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449" w:author="The Si Tran" w:date="2012-12-11T07:55:00Z"/>
          <w:rFonts w:ascii="Times New Roman" w:hAnsi="Times New Roman"/>
          <w:sz w:val="26"/>
          <w:szCs w:val="26"/>
          <w:rPrChange w:id="12450" w:author="The Si Tran" w:date="2012-12-11T07:56:00Z">
            <w:rPr>
              <w:ins w:id="12451" w:author="The Si Tran" w:date="2012-12-11T07:55:00Z"/>
              <w:rFonts w:ascii="Times New Roman" w:hAnsi="Times New Roman"/>
            </w:rPr>
          </w:rPrChange>
        </w:rPr>
        <w:pPrChange w:id="12452" w:author="The Si Tran" w:date="2012-12-11T07:56:00Z">
          <w:pPr>
            <w:pStyle w:val="ListParagraph"/>
            <w:numPr>
              <w:numId w:val="38"/>
            </w:numPr>
            <w:spacing w:after="160" w:line="259" w:lineRule="auto"/>
            <w:ind w:left="1080" w:hanging="360"/>
          </w:pPr>
        </w:pPrChange>
      </w:pPr>
      <w:ins w:id="12453" w:author="The Si Tran" w:date="2012-12-11T06:20:00Z">
        <w:r w:rsidRPr="00BF62DE">
          <w:rPr>
            <w:rFonts w:ascii="Times New Roman" w:hAnsi="Times New Roman"/>
            <w:sz w:val="26"/>
            <w:szCs w:val="26"/>
            <w:rPrChange w:id="12454"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455" w:author="The Si Tran" w:date="2012-12-11T06:20:00Z"/>
          <w:rFonts w:ascii="Times New Roman" w:hAnsi="Times New Roman"/>
          <w:rPrChange w:id="12456" w:author="The Si Tran" w:date="2012-12-11T06:24:00Z">
            <w:rPr>
              <w:ins w:id="12457" w:author="The Si Tran" w:date="2012-12-11T06:20:00Z"/>
            </w:rPr>
          </w:rPrChange>
        </w:rPr>
        <w:pPrChange w:id="12458"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459" w:author="The Si Tran" w:date="2012-12-11T06:20:00Z"/>
          <w:rFonts w:ascii="Times New Roman" w:hAnsi="Times New Roman"/>
          <w:rPrChange w:id="12460" w:author="The Si Tran" w:date="2012-12-11T06:24:00Z">
            <w:rPr>
              <w:ins w:id="12461" w:author="The Si Tran" w:date="2012-12-11T06:20:00Z"/>
            </w:rPr>
          </w:rPrChange>
        </w:rPr>
      </w:pPr>
      <w:ins w:id="12462" w:author="The Si Tran" w:date="2012-12-11T06:20:00Z">
        <w:r w:rsidRPr="001B545C">
          <w:rPr>
            <w:rFonts w:ascii="Times New Roman" w:hAnsi="Times New Roman"/>
            <w:noProof/>
            <w:rPrChange w:id="12463"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66AE98E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8A1996" w:rsidRDefault="008A199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EB21A" id="Text Box 129" o:spid="_x0000_s1093"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B32EE" w:rsidRDefault="00CB32EE" w:rsidP="00667F2E">
                        <w:r>
                          <w:t>Dự đoán</w:t>
                        </w:r>
                      </w:p>
                    </w:txbxContent>
                  </v:textbox>
                </v:shape>
              </w:pict>
            </mc:Fallback>
          </mc:AlternateContent>
        </w:r>
        <w:r w:rsidRPr="001B545C">
          <w:rPr>
            <w:rFonts w:ascii="Times New Roman" w:hAnsi="Times New Roman"/>
            <w:noProof/>
            <w:rPrChange w:id="12464" w:author="Unknown">
              <w:rPr>
                <w:noProof/>
              </w:rPr>
            </w:rPrChange>
          </w:rPr>
          <mc:AlternateContent>
            <mc:Choice Requires="wps">
              <w:drawing>
                <wp:anchor distT="0" distB="0" distL="114300" distR="114300" simplePos="0" relativeHeight="251639296" behindDoc="0" locked="0" layoutInCell="1" allowOverlap="1" wp14:anchorId="00D386CF" wp14:editId="532D0AF2">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8A1996" w:rsidRDefault="008A199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D386CF" id="Line Callout 1 130" o:spid="_x0000_s1094" type="#_x0000_t47" style="position:absolute;left:0;text-align:left;margin-left:146.25pt;margin-top:40.4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465" w:author="Unknown">
              <w:rPr>
                <w:noProof/>
              </w:rPr>
            </w:rPrChange>
          </w:rPr>
          <mc:AlternateContent>
            <mc:Choice Requires="wps">
              <w:drawing>
                <wp:anchor distT="0" distB="0" distL="114300" distR="114300" simplePos="0" relativeHeight="251644416" behindDoc="0" locked="0" layoutInCell="1" allowOverlap="1" wp14:anchorId="3F6F5102" wp14:editId="45CB217F">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BD4EBA" id="Straight Arrow Connector 127" o:spid="_x0000_s1026" type="#_x0000_t32" style="position:absolute;margin-left:422.25pt;margin-top:230.2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466" w:author="Unknown">
              <w:rPr>
                <w:noProof/>
              </w:rPr>
            </w:rPrChange>
          </w:rPr>
          <mc:AlternateContent>
            <mc:Choice Requires="wps">
              <w:drawing>
                <wp:anchor distT="0" distB="0" distL="114300" distR="114300" simplePos="0" relativeHeight="251642368" behindDoc="0" locked="0" layoutInCell="1" allowOverlap="1" wp14:anchorId="4E62179D" wp14:editId="1CD0D204">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01907C7"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467" w:author="Unknown">
              <w:rPr>
                <w:noProof/>
              </w:rPr>
            </w:rPrChange>
          </w:rPr>
          <w:drawing>
            <wp:inline distT="0" distB="0" distL="0" distR="0" wp14:anchorId="7FB50EBD" wp14:editId="1215A4D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468" w:author="The Si Tran" w:date="2012-12-11T06:20:00Z"/>
        </w:rPr>
      </w:pPr>
      <w:ins w:id="12469" w:author="The Si Tran" w:date="2012-12-11T06:20:00Z">
        <w:r w:rsidRPr="001B545C">
          <w:rPr>
            <w:noProof/>
            <w:rPrChange w:id="12470" w:author="Unknown">
              <w:rPr>
                <w:rFonts w:ascii="Calibri" w:eastAsia="Calibri" w:hAnsi="Calibri"/>
                <w:noProof/>
                <w:sz w:val="22"/>
              </w:rPr>
            </w:rPrChange>
          </w:rPr>
          <mc:AlternateContent>
            <mc:Choice Requires="wps">
              <w:drawing>
                <wp:anchor distT="0" distB="0" distL="114300" distR="114300" simplePos="0" relativeHeight="251645440" behindDoc="0" locked="0" layoutInCell="1" allowOverlap="1" wp14:anchorId="7BE96E7A" wp14:editId="4C3F8A1B">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8A1996" w:rsidRDefault="008A199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E96E7A" id="Text Box 131" o:spid="_x0000_s1095" type="#_x0000_t202" style="position:absolute;left:0;text-align:left;margin-left:98.05pt;margin-top:20.45pt;width:149.25pt;height:33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CB32EE" w:rsidRDefault="00CB32EE"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471" w:author="The Si Tran" w:date="2012-12-11T06:20:00Z"/>
        </w:rPr>
      </w:pPr>
      <w:ins w:id="12472" w:author="The Si Tran" w:date="2012-12-11T06:20:00Z">
        <w:r w:rsidRPr="001B545C">
          <w:rPr>
            <w:noProof/>
            <w:rPrChange w:id="12473"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3CA217FC">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8A1996" w:rsidRDefault="008A199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4C90C5" id="Text Box 132" o:spid="_x0000_s1096"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CB32EE" w:rsidRDefault="00CB32EE" w:rsidP="00667F2E">
                        <w:r>
                          <w:t>Đồ thị các giá trị dự đoán</w:t>
                        </w:r>
                      </w:p>
                    </w:txbxContent>
                  </v:textbox>
                </v:shape>
              </w:pict>
            </mc:Fallback>
          </mc:AlternateContent>
        </w:r>
      </w:ins>
    </w:p>
    <w:p w14:paraId="126C25BD" w14:textId="77777777" w:rsidR="00667F2E" w:rsidRPr="001B545C" w:rsidRDefault="00667F2E" w:rsidP="00667F2E">
      <w:pPr>
        <w:rPr>
          <w:ins w:id="12474" w:author="The Si Tran" w:date="2012-12-11T06:20:00Z"/>
        </w:rPr>
      </w:pPr>
    </w:p>
    <w:p w14:paraId="59F0763C" w14:textId="77777777" w:rsidR="00667F2E" w:rsidRPr="00C64004" w:rsidRDefault="00667F2E">
      <w:pPr>
        <w:jc w:val="center"/>
        <w:rPr>
          <w:b/>
          <w:rPrChange w:id="12475" w:author="The Si Tran" w:date="2012-12-11T06:18:00Z">
            <w:rPr>
              <w:szCs w:val="26"/>
            </w:rPr>
          </w:rPrChange>
        </w:rPr>
        <w:pPrChange w:id="12476"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477"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664C23" w14:textId="77777777" w:rsidR="00050DF5" w:rsidRDefault="00050DF5" w:rsidP="00AC1CB4">
      <w:pPr>
        <w:spacing w:before="0" w:line="240" w:lineRule="auto"/>
      </w:pPr>
      <w:r>
        <w:separator/>
      </w:r>
    </w:p>
    <w:p w14:paraId="7A839109" w14:textId="77777777" w:rsidR="00050DF5" w:rsidRDefault="00050DF5"/>
  </w:endnote>
  <w:endnote w:type="continuationSeparator" w:id="0">
    <w:p w14:paraId="111C1632" w14:textId="77777777" w:rsidR="00050DF5" w:rsidRDefault="00050DF5" w:rsidP="00AC1CB4">
      <w:pPr>
        <w:spacing w:before="0" w:line="240" w:lineRule="auto"/>
      </w:pPr>
      <w:r>
        <w:continuationSeparator/>
      </w:r>
    </w:p>
    <w:p w14:paraId="7D8C3242" w14:textId="77777777" w:rsidR="00050DF5" w:rsidRDefault="00050D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82" w:author="The Si Tran" w:date="2012-12-12T13:36:00Z"/>
  <w:sdt>
    <w:sdtPr>
      <w:id w:val="-908844875"/>
      <w:docPartObj>
        <w:docPartGallery w:val="Page Numbers (Bottom of Page)"/>
        <w:docPartUnique/>
      </w:docPartObj>
    </w:sdtPr>
    <w:sdtEndPr>
      <w:rPr>
        <w:noProof/>
      </w:rPr>
    </w:sdtEndPr>
    <w:sdtContent>
      <w:customXmlInsRangeEnd w:id="182"/>
      <w:p w14:paraId="17267F96" w14:textId="77777777" w:rsidR="008A1996" w:rsidRDefault="008A1996">
        <w:pPr>
          <w:pStyle w:val="Footer"/>
          <w:jc w:val="center"/>
          <w:rPr>
            <w:ins w:id="183" w:author="The Si Tran" w:date="2012-12-12T13:36:00Z"/>
          </w:rPr>
        </w:pPr>
        <w:ins w:id="184" w:author="The Si Tran" w:date="2012-12-12T13:36:00Z">
          <w:r>
            <w:fldChar w:fldCharType="begin"/>
          </w:r>
          <w:r>
            <w:instrText xml:space="preserve"> PAGE   \* MERGEFORMAT </w:instrText>
          </w:r>
          <w:r>
            <w:fldChar w:fldCharType="separate"/>
          </w:r>
        </w:ins>
        <w:r w:rsidR="008D2D78">
          <w:rPr>
            <w:noProof/>
          </w:rPr>
          <w:t>70</w:t>
        </w:r>
        <w:ins w:id="185" w:author="The Si Tran" w:date="2012-12-12T13:36:00Z">
          <w:r>
            <w:rPr>
              <w:noProof/>
            </w:rPr>
            <w:fldChar w:fldCharType="end"/>
          </w:r>
        </w:ins>
      </w:p>
      <w:customXmlInsRangeStart w:id="186" w:author="The Si Tran" w:date="2012-12-12T13:36:00Z"/>
    </w:sdtContent>
  </w:sdt>
  <w:customXmlInsRangeEnd w:id="186"/>
  <w:p w14:paraId="3AF94941" w14:textId="77777777" w:rsidR="008A1996" w:rsidRDefault="008A19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8A1996" w:rsidRDefault="008A1996">
    <w:pPr>
      <w:pStyle w:val="Footer"/>
      <w:jc w:val="center"/>
      <w:rPr>
        <w:ins w:id="11748" w:author="The Si Tran" w:date="2012-12-14T06:50:00Z"/>
      </w:rPr>
    </w:pPr>
    <w:ins w:id="11749" w:author="The Si Tran" w:date="2012-12-14T06:50:00Z">
      <w:r>
        <w:t>A.</w:t>
      </w:r>
    </w:ins>
    <w:customXmlInsRangeStart w:id="11750" w:author="The Si Tran" w:date="2012-12-14T06:50:00Z"/>
    <w:sdt>
      <w:sdtPr>
        <w:id w:val="1504550065"/>
        <w:docPartObj>
          <w:docPartGallery w:val="Page Numbers (Bottom of Page)"/>
          <w:docPartUnique/>
        </w:docPartObj>
      </w:sdtPr>
      <w:sdtEndPr>
        <w:rPr>
          <w:noProof/>
        </w:rPr>
      </w:sdtEndPr>
      <w:sdtContent>
        <w:customXmlInsRangeEnd w:id="11750"/>
        <w:ins w:id="11751" w:author="The Si Tran" w:date="2012-12-14T06:50:00Z">
          <w:r>
            <w:fldChar w:fldCharType="begin"/>
          </w:r>
          <w:r>
            <w:instrText xml:space="preserve"> PAGE   \* MERGEFORMAT </w:instrText>
          </w:r>
          <w:r>
            <w:fldChar w:fldCharType="separate"/>
          </w:r>
        </w:ins>
        <w:r>
          <w:rPr>
            <w:noProof/>
          </w:rPr>
          <w:t>2</w:t>
        </w:r>
        <w:ins w:id="11752" w:author="The Si Tran" w:date="2012-12-14T06:50:00Z">
          <w:r>
            <w:rPr>
              <w:noProof/>
            </w:rPr>
            <w:fldChar w:fldCharType="end"/>
          </w:r>
        </w:ins>
        <w:customXmlInsRangeStart w:id="11753" w:author="The Si Tran" w:date="2012-12-14T06:50:00Z"/>
      </w:sdtContent>
    </w:sdt>
    <w:customXmlInsRangeEnd w:id="11753"/>
  </w:p>
  <w:p w14:paraId="2B5B527C" w14:textId="77777777" w:rsidR="008A1996" w:rsidRDefault="008A19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8A1996" w:rsidRDefault="008A1996">
    <w:pPr>
      <w:pStyle w:val="Footer"/>
      <w:jc w:val="center"/>
      <w:rPr>
        <w:ins w:id="11883" w:author="The Si Tran" w:date="2012-12-14T06:50:00Z"/>
      </w:rPr>
    </w:pPr>
    <w:ins w:id="11884" w:author="The Si Tran" w:date="2012-12-14T06:50:00Z">
      <w:r>
        <w:t>C.</w:t>
      </w:r>
    </w:ins>
    <w:customXmlInsRangeStart w:id="11885" w:author="The Si Tran" w:date="2012-12-14T06:50:00Z"/>
    <w:sdt>
      <w:sdtPr>
        <w:id w:val="280921923"/>
        <w:docPartObj>
          <w:docPartGallery w:val="Page Numbers (Bottom of Page)"/>
          <w:docPartUnique/>
        </w:docPartObj>
      </w:sdtPr>
      <w:sdtEndPr>
        <w:rPr>
          <w:noProof/>
        </w:rPr>
      </w:sdtEndPr>
      <w:sdtContent>
        <w:customXmlInsRangeEnd w:id="11885"/>
        <w:ins w:id="11886" w:author="The Si Tran" w:date="2012-12-14T06:50:00Z">
          <w:r>
            <w:fldChar w:fldCharType="begin"/>
          </w:r>
          <w:r>
            <w:instrText xml:space="preserve"> PAGE   \* MERGEFORMAT </w:instrText>
          </w:r>
          <w:r>
            <w:fldChar w:fldCharType="separate"/>
          </w:r>
        </w:ins>
        <w:r>
          <w:rPr>
            <w:noProof/>
          </w:rPr>
          <w:t>16</w:t>
        </w:r>
        <w:ins w:id="11887" w:author="The Si Tran" w:date="2012-12-14T06:50:00Z">
          <w:r>
            <w:rPr>
              <w:noProof/>
            </w:rPr>
            <w:fldChar w:fldCharType="end"/>
          </w:r>
        </w:ins>
        <w:customXmlInsRangeStart w:id="11888" w:author="The Si Tran" w:date="2012-12-14T06:50:00Z"/>
      </w:sdtContent>
    </w:sdt>
    <w:customXmlInsRangeEnd w:id="11888"/>
  </w:p>
  <w:p w14:paraId="656B5744" w14:textId="77777777" w:rsidR="008A1996" w:rsidRDefault="008A19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0EB32" w14:textId="77777777" w:rsidR="00050DF5" w:rsidRDefault="00050DF5" w:rsidP="00AC1CB4">
      <w:pPr>
        <w:spacing w:before="0" w:line="240" w:lineRule="auto"/>
      </w:pPr>
      <w:r>
        <w:separator/>
      </w:r>
    </w:p>
    <w:p w14:paraId="3EFBA46C" w14:textId="77777777" w:rsidR="00050DF5" w:rsidRDefault="00050DF5"/>
  </w:footnote>
  <w:footnote w:type="continuationSeparator" w:id="0">
    <w:p w14:paraId="5A1B64C6" w14:textId="77777777" w:rsidR="00050DF5" w:rsidRDefault="00050DF5" w:rsidP="00AC1CB4">
      <w:pPr>
        <w:spacing w:before="0" w:line="240" w:lineRule="auto"/>
      </w:pPr>
      <w:r>
        <w:continuationSeparator/>
      </w:r>
    </w:p>
    <w:p w14:paraId="67F5E455" w14:textId="77777777" w:rsidR="00050DF5" w:rsidRDefault="00050D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1182"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182"/>
      <w:p w14:paraId="3F653F36" w14:textId="7F78E79B" w:rsidR="008A1996" w:rsidRDefault="008A1996" w:rsidP="00B8588B">
        <w:pPr>
          <w:pStyle w:val="Header"/>
          <w:pBdr>
            <w:bottom w:val="thickThinSmallGap" w:sz="24" w:space="1" w:color="auto"/>
          </w:pBdr>
          <w:tabs>
            <w:tab w:val="clear" w:pos="9360"/>
            <w:tab w:val="right" w:pos="9072"/>
          </w:tabs>
          <w:ind w:firstLine="0"/>
          <w:jc w:val="center"/>
          <w:rPr>
            <w:ins w:id="11183" w:author="The Si Tran" w:date="2012-12-14T06:56:00Z"/>
            <w:szCs w:val="26"/>
          </w:rPr>
        </w:pPr>
        <w:r>
          <w:rPr>
            <w:szCs w:val="26"/>
          </w:rPr>
          <w:t>Ứng dụng mạng Nơron nhân tạo vào công tác dự báo dữ liệu chuỗi thời gian</w:t>
        </w:r>
      </w:p>
      <w:customXmlInsRangeStart w:id="11184" w:author="The Si Tran" w:date="2012-12-14T06:56:00Z"/>
    </w:sdtContent>
  </w:sdt>
  <w:customXmlInsRangeEnd w:id="11184"/>
  <w:p w14:paraId="4F445727" w14:textId="0A2B6F9B" w:rsidR="008A1996" w:rsidRPr="000A27E1" w:rsidRDefault="008A19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1">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50"/>
  </w:num>
  <w:num w:numId="3">
    <w:abstractNumId w:val="29"/>
  </w:num>
  <w:num w:numId="4">
    <w:abstractNumId w:val="39"/>
  </w:num>
  <w:num w:numId="5">
    <w:abstractNumId w:val="56"/>
  </w:num>
  <w:num w:numId="6">
    <w:abstractNumId w:val="47"/>
  </w:num>
  <w:num w:numId="7">
    <w:abstractNumId w:val="60"/>
  </w:num>
  <w:num w:numId="8">
    <w:abstractNumId w:val="34"/>
  </w:num>
  <w:num w:numId="9">
    <w:abstractNumId w:val="32"/>
  </w:num>
  <w:num w:numId="10">
    <w:abstractNumId w:val="57"/>
  </w:num>
  <w:num w:numId="11">
    <w:abstractNumId w:val="49"/>
  </w:num>
  <w:num w:numId="12">
    <w:abstractNumId w:val="30"/>
  </w:num>
  <w:num w:numId="13">
    <w:abstractNumId w:val="65"/>
  </w:num>
  <w:num w:numId="14">
    <w:abstractNumId w:val="35"/>
  </w:num>
  <w:num w:numId="15">
    <w:abstractNumId w:val="28"/>
  </w:num>
  <w:num w:numId="16">
    <w:abstractNumId w:val="3"/>
  </w:num>
  <w:num w:numId="17">
    <w:abstractNumId w:val="38"/>
  </w:num>
  <w:num w:numId="18">
    <w:abstractNumId w:val="54"/>
  </w:num>
  <w:num w:numId="19">
    <w:abstractNumId w:val="8"/>
  </w:num>
  <w:num w:numId="20">
    <w:abstractNumId w:val="22"/>
  </w:num>
  <w:num w:numId="21">
    <w:abstractNumId w:val="23"/>
  </w:num>
  <w:num w:numId="22">
    <w:abstractNumId w:val="13"/>
  </w:num>
  <w:num w:numId="23">
    <w:abstractNumId w:val="55"/>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4"/>
  </w:num>
  <w:num w:numId="34">
    <w:abstractNumId w:val="25"/>
  </w:num>
  <w:num w:numId="35">
    <w:abstractNumId w:val="12"/>
  </w:num>
  <w:num w:numId="36">
    <w:abstractNumId w:val="44"/>
  </w:num>
  <w:num w:numId="37">
    <w:abstractNumId w:val="7"/>
  </w:num>
  <w:num w:numId="38">
    <w:abstractNumId w:val="20"/>
  </w:num>
  <w:num w:numId="39">
    <w:abstractNumId w:val="52"/>
  </w:num>
  <w:num w:numId="40">
    <w:abstractNumId w:val="61"/>
  </w:num>
  <w:num w:numId="41">
    <w:abstractNumId w:val="10"/>
  </w:num>
  <w:num w:numId="42">
    <w:abstractNumId w:val="6"/>
  </w:num>
  <w:num w:numId="43">
    <w:abstractNumId w:val="51"/>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6"/>
  </w:num>
  <w:num w:numId="47">
    <w:abstractNumId w:val="48"/>
  </w:num>
  <w:num w:numId="48">
    <w:abstractNumId w:val="53"/>
  </w:num>
  <w:num w:numId="49">
    <w:abstractNumId w:val="2"/>
  </w:num>
  <w:num w:numId="50">
    <w:abstractNumId w:val="16"/>
  </w:num>
  <w:num w:numId="51">
    <w:abstractNumId w:val="45"/>
  </w:num>
  <w:num w:numId="52">
    <w:abstractNumId w:val="15"/>
  </w:num>
  <w:num w:numId="53">
    <w:abstractNumId w:val="40"/>
  </w:num>
  <w:num w:numId="54">
    <w:abstractNumId w:val="67"/>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2"/>
  </w:num>
  <w:num w:numId="62">
    <w:abstractNumId w:val="41"/>
  </w:num>
  <w:num w:numId="63">
    <w:abstractNumId w:val="63"/>
  </w:num>
  <w:num w:numId="64">
    <w:abstractNumId w:val="59"/>
  </w:num>
  <w:num w:numId="65">
    <w:abstractNumId w:val="24"/>
  </w:num>
  <w:num w:numId="66">
    <w:abstractNumId w:val="46"/>
  </w:num>
  <w:num w:numId="67">
    <w:abstractNumId w:val="58"/>
  </w:num>
  <w:num w:numId="68">
    <w:abstractNumId w:val="37"/>
  </w:num>
  <w:num w:numId="69">
    <w:abstractNumId w:val="1"/>
  </w:num>
  <w:num w:numId="70">
    <w:abstractNumId w:val="19"/>
  </w:num>
  <w:num w:numId="71">
    <w:abstractNumId w:val="66"/>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3CB"/>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DF5"/>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0961"/>
    <w:rsid w:val="000B15D7"/>
    <w:rsid w:val="000B2963"/>
    <w:rsid w:val="000B35DE"/>
    <w:rsid w:val="000B533B"/>
    <w:rsid w:val="000B65E4"/>
    <w:rsid w:val="000C119A"/>
    <w:rsid w:val="000C3A28"/>
    <w:rsid w:val="000C4034"/>
    <w:rsid w:val="000C4531"/>
    <w:rsid w:val="000C7BB4"/>
    <w:rsid w:val="000D001B"/>
    <w:rsid w:val="000D0624"/>
    <w:rsid w:val="000D0B0B"/>
    <w:rsid w:val="000D6995"/>
    <w:rsid w:val="000E05CE"/>
    <w:rsid w:val="000E1023"/>
    <w:rsid w:val="000E6941"/>
    <w:rsid w:val="000E7270"/>
    <w:rsid w:val="000E7D19"/>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2676"/>
    <w:rsid w:val="001E48EF"/>
    <w:rsid w:val="001E6D0D"/>
    <w:rsid w:val="001E7EC0"/>
    <w:rsid w:val="001F017F"/>
    <w:rsid w:val="001F037A"/>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5CCD"/>
    <w:rsid w:val="003264F7"/>
    <w:rsid w:val="0032705F"/>
    <w:rsid w:val="00330004"/>
    <w:rsid w:val="00330CA0"/>
    <w:rsid w:val="00331B2C"/>
    <w:rsid w:val="003336F3"/>
    <w:rsid w:val="003343D0"/>
    <w:rsid w:val="00334CAD"/>
    <w:rsid w:val="00336BF1"/>
    <w:rsid w:val="003402BA"/>
    <w:rsid w:val="003455DB"/>
    <w:rsid w:val="003456B5"/>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01A1"/>
    <w:rsid w:val="005F1D9C"/>
    <w:rsid w:val="005F761D"/>
    <w:rsid w:val="00604E53"/>
    <w:rsid w:val="00615169"/>
    <w:rsid w:val="006225F4"/>
    <w:rsid w:val="00623073"/>
    <w:rsid w:val="006234D7"/>
    <w:rsid w:val="00623920"/>
    <w:rsid w:val="006267BC"/>
    <w:rsid w:val="00637C13"/>
    <w:rsid w:val="00637F2A"/>
    <w:rsid w:val="0064187A"/>
    <w:rsid w:val="00642B1B"/>
    <w:rsid w:val="006431AB"/>
    <w:rsid w:val="006449F3"/>
    <w:rsid w:val="00644A4C"/>
    <w:rsid w:val="00644AFE"/>
    <w:rsid w:val="00647C91"/>
    <w:rsid w:val="006526EC"/>
    <w:rsid w:val="00653B1C"/>
    <w:rsid w:val="006552CD"/>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274D"/>
    <w:rsid w:val="0069415C"/>
    <w:rsid w:val="006948EF"/>
    <w:rsid w:val="00695328"/>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B81"/>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537"/>
    <w:rsid w:val="007D2B34"/>
    <w:rsid w:val="007D5A50"/>
    <w:rsid w:val="007E03CC"/>
    <w:rsid w:val="007E3E87"/>
    <w:rsid w:val="007E692E"/>
    <w:rsid w:val="007F2A95"/>
    <w:rsid w:val="007F45A3"/>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6B6A"/>
    <w:rsid w:val="008771FB"/>
    <w:rsid w:val="00885D00"/>
    <w:rsid w:val="0088753F"/>
    <w:rsid w:val="00891415"/>
    <w:rsid w:val="0089241B"/>
    <w:rsid w:val="008976CA"/>
    <w:rsid w:val="008A1860"/>
    <w:rsid w:val="008A1996"/>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2D78"/>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32971"/>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4290"/>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4FA"/>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4B46"/>
    <w:rsid w:val="00BB5797"/>
    <w:rsid w:val="00BB5FFD"/>
    <w:rsid w:val="00BB77CB"/>
    <w:rsid w:val="00BC0EFC"/>
    <w:rsid w:val="00BC35F2"/>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6224"/>
    <w:rsid w:val="00CF7B77"/>
    <w:rsid w:val="00D01DD2"/>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5093"/>
    <w:rsid w:val="00D969EA"/>
    <w:rsid w:val="00DA0075"/>
    <w:rsid w:val="00DA1F81"/>
    <w:rsid w:val="00DA3C57"/>
    <w:rsid w:val="00DA68B1"/>
    <w:rsid w:val="00DB1E46"/>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0F5E"/>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3205"/>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3A25"/>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4561"/>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superchickend" w:date="2012-12-16T10:03:00Z">
        <w:pPr>
          <w:spacing w:before="120" w:after="100" w:line="360" w:lineRule="auto"/>
          <w:ind w:firstLine="360"/>
          <w:jc w:val="both"/>
        </w:pPr>
      </w:pPrChange>
    </w:pPr>
    <w:rPr>
      <w:rPrChange w:id="5"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superchickend" w:date="2012-12-16T10:26:00Z">
        <w:pPr>
          <w:spacing w:before="120" w:line="360" w:lineRule="auto"/>
          <w:jc w:val="both"/>
        </w:pPr>
      </w:pPrChange>
    </w:pPr>
    <w:rPr>
      <w:rFonts w:eastAsiaTheme="minorEastAsia"/>
      <w:rPrChange w:id="6"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62.wmf"/><Relationship Id="rId303" Type="http://schemas.openxmlformats.org/officeDocument/2006/relationships/oleObject" Target="embeddings/oleObject128.bin"/><Relationship Id="rId21" Type="http://schemas.openxmlformats.org/officeDocument/2006/relationships/image" Target="media/image7.wmf"/><Relationship Id="rId42" Type="http://schemas.openxmlformats.org/officeDocument/2006/relationships/image" Target="media/image19.png"/><Relationship Id="rId63" Type="http://schemas.openxmlformats.org/officeDocument/2006/relationships/image" Target="media/image31.wmf"/><Relationship Id="rId84" Type="http://schemas.openxmlformats.org/officeDocument/2006/relationships/oleObject" Target="embeddings/oleObject33.bin"/><Relationship Id="rId138" Type="http://schemas.openxmlformats.org/officeDocument/2006/relationships/image" Target="media/image68.wmf"/><Relationship Id="rId159" Type="http://schemas.openxmlformats.org/officeDocument/2006/relationships/image" Target="media/image80.emf"/><Relationship Id="rId324" Type="http://schemas.openxmlformats.org/officeDocument/2006/relationships/image" Target="media/image170.wmf"/><Relationship Id="rId345" Type="http://schemas.openxmlformats.org/officeDocument/2006/relationships/image" Target="media/image187.png"/><Relationship Id="rId170" Type="http://schemas.openxmlformats.org/officeDocument/2006/relationships/oleObject" Target="embeddings/oleObject76.bin"/><Relationship Id="rId191" Type="http://schemas.openxmlformats.org/officeDocument/2006/relationships/image" Target="media/image98.png"/><Relationship Id="rId205" Type="http://schemas.openxmlformats.org/officeDocument/2006/relationships/oleObject" Target="embeddings/oleObject86.bin"/><Relationship Id="rId226" Type="http://schemas.openxmlformats.org/officeDocument/2006/relationships/image" Target="media/image121.png"/><Relationship Id="rId247" Type="http://schemas.openxmlformats.org/officeDocument/2006/relationships/oleObject" Target="embeddings/oleObject99.bin"/><Relationship Id="rId107" Type="http://schemas.openxmlformats.org/officeDocument/2006/relationships/oleObject" Target="embeddings/oleObject44.bin"/><Relationship Id="rId268" Type="http://schemas.openxmlformats.org/officeDocument/2006/relationships/image" Target="media/image147.wmf"/><Relationship Id="rId289" Type="http://schemas.openxmlformats.org/officeDocument/2006/relationships/oleObject" Target="embeddings/oleObject120.bin"/><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7.bin"/><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5.png"/><Relationship Id="rId314" Type="http://schemas.openxmlformats.org/officeDocument/2006/relationships/image" Target="media/image167.wmf"/><Relationship Id="rId335" Type="http://schemas.openxmlformats.org/officeDocument/2006/relationships/header" Target="header1.xml"/><Relationship Id="rId356"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oleObject" Target="embeddings/oleObject70.bin"/><Relationship Id="rId181" Type="http://schemas.openxmlformats.org/officeDocument/2006/relationships/oleObject" Target="embeddings/oleObject81.bin"/><Relationship Id="rId216" Type="http://schemas.openxmlformats.org/officeDocument/2006/relationships/oleObject" Target="embeddings/oleObject91.bin"/><Relationship Id="rId237" Type="http://schemas.openxmlformats.org/officeDocument/2006/relationships/image" Target="media/image130.png"/><Relationship Id="rId258" Type="http://schemas.openxmlformats.org/officeDocument/2006/relationships/image" Target="media/image142.wmf"/><Relationship Id="rId279" Type="http://schemas.openxmlformats.org/officeDocument/2006/relationships/oleObject" Target="embeddings/oleObject115.bin"/><Relationship Id="rId22" Type="http://schemas.openxmlformats.org/officeDocument/2006/relationships/oleObject" Target="embeddings/oleObject5.bin"/><Relationship Id="rId43" Type="http://schemas.openxmlformats.org/officeDocument/2006/relationships/image" Target="media/image20.png"/><Relationship Id="rId64" Type="http://schemas.openxmlformats.org/officeDocument/2006/relationships/oleObject" Target="embeddings/oleObject23.bin"/><Relationship Id="rId118" Type="http://schemas.openxmlformats.org/officeDocument/2006/relationships/image" Target="media/image59.wmf"/><Relationship Id="rId139" Type="http://schemas.openxmlformats.org/officeDocument/2006/relationships/oleObject" Target="embeddings/oleObject61.bin"/><Relationship Id="rId290" Type="http://schemas.openxmlformats.org/officeDocument/2006/relationships/image" Target="media/image158.wmf"/><Relationship Id="rId304" Type="http://schemas.openxmlformats.org/officeDocument/2006/relationships/image" Target="media/image164.wmf"/><Relationship Id="rId325" Type="http://schemas.openxmlformats.org/officeDocument/2006/relationships/oleObject" Target="embeddings/oleObject143.bin"/><Relationship Id="rId346" Type="http://schemas.openxmlformats.org/officeDocument/2006/relationships/image" Target="media/image188.png"/><Relationship Id="rId85" Type="http://schemas.openxmlformats.org/officeDocument/2006/relationships/image" Target="media/image42.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9.png"/><Relationship Id="rId206" Type="http://schemas.openxmlformats.org/officeDocument/2006/relationships/image" Target="media/image108.png"/><Relationship Id="rId227" Type="http://schemas.openxmlformats.org/officeDocument/2006/relationships/image" Target="media/image122.png"/><Relationship Id="rId248" Type="http://schemas.openxmlformats.org/officeDocument/2006/relationships/image" Target="media/image137.wmf"/><Relationship Id="rId269" Type="http://schemas.openxmlformats.org/officeDocument/2006/relationships/oleObject" Target="embeddings/oleObject110.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image" Target="media/image153.wmf"/><Relationship Id="rId315" Type="http://schemas.openxmlformats.org/officeDocument/2006/relationships/oleObject" Target="embeddings/oleObject136.bin"/><Relationship Id="rId336" Type="http://schemas.openxmlformats.org/officeDocument/2006/relationships/footer" Target="footer2.xml"/><Relationship Id="rId357" Type="http://schemas.microsoft.com/office/2011/relationships/people" Target="people.xml"/><Relationship Id="rId54" Type="http://schemas.openxmlformats.org/officeDocument/2006/relationships/oleObject" Target="embeddings/oleObject18.bin"/><Relationship Id="rId75" Type="http://schemas.openxmlformats.org/officeDocument/2006/relationships/image" Target="media/image37.wmf"/><Relationship Id="rId96" Type="http://schemas.openxmlformats.org/officeDocument/2006/relationships/oleObject" Target="embeddings/oleObject39.bin"/><Relationship Id="rId140" Type="http://schemas.openxmlformats.org/officeDocument/2006/relationships/image" Target="media/image69.png"/><Relationship Id="rId161" Type="http://schemas.openxmlformats.org/officeDocument/2006/relationships/oleObject" Target="embeddings/oleObject71.bin"/><Relationship Id="rId182" Type="http://schemas.openxmlformats.org/officeDocument/2006/relationships/image" Target="media/image89.png"/><Relationship Id="rId217" Type="http://schemas.openxmlformats.org/officeDocument/2006/relationships/image" Target="media/image114.wmf"/><Relationship Id="rId6" Type="http://schemas.openxmlformats.org/officeDocument/2006/relationships/webSettings" Target="webSettings.xml"/><Relationship Id="rId238" Type="http://schemas.openxmlformats.org/officeDocument/2006/relationships/image" Target="media/image131.png"/><Relationship Id="rId259" Type="http://schemas.openxmlformats.org/officeDocument/2006/relationships/oleObject" Target="embeddings/oleObject105.bin"/><Relationship Id="rId23" Type="http://schemas.openxmlformats.org/officeDocument/2006/relationships/image" Target="media/image8.wmf"/><Relationship Id="rId119" Type="http://schemas.openxmlformats.org/officeDocument/2006/relationships/oleObject" Target="embeddings/oleObject50.bin"/><Relationship Id="rId270" Type="http://schemas.openxmlformats.org/officeDocument/2006/relationships/image" Target="media/image148.wmf"/><Relationship Id="rId291" Type="http://schemas.openxmlformats.org/officeDocument/2006/relationships/oleObject" Target="embeddings/oleObject121.bin"/><Relationship Id="rId305" Type="http://schemas.openxmlformats.org/officeDocument/2006/relationships/oleObject" Target="embeddings/oleObject129.bin"/><Relationship Id="rId326" Type="http://schemas.openxmlformats.org/officeDocument/2006/relationships/image" Target="media/image171.png"/><Relationship Id="rId347" Type="http://schemas.openxmlformats.org/officeDocument/2006/relationships/image" Target="media/image189.png"/><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6.wmf"/><Relationship Id="rId172" Type="http://schemas.openxmlformats.org/officeDocument/2006/relationships/oleObject" Target="embeddings/oleObject77.bin"/><Relationship Id="rId193" Type="http://schemas.openxmlformats.org/officeDocument/2006/relationships/image" Target="media/image100.png"/><Relationship Id="rId207" Type="http://schemas.openxmlformats.org/officeDocument/2006/relationships/oleObject" Target="embeddings/oleObject87.bin"/><Relationship Id="rId228" Type="http://schemas.openxmlformats.org/officeDocument/2006/relationships/image" Target="media/image123.png"/><Relationship Id="rId249" Type="http://schemas.openxmlformats.org/officeDocument/2006/relationships/oleObject" Target="embeddings/oleObject100.bin"/><Relationship Id="rId13" Type="http://schemas.openxmlformats.org/officeDocument/2006/relationships/image" Target="media/image3.wmf"/><Relationship Id="rId109" Type="http://schemas.openxmlformats.org/officeDocument/2006/relationships/oleObject" Target="embeddings/oleObject45.bin"/><Relationship Id="rId260" Type="http://schemas.openxmlformats.org/officeDocument/2006/relationships/image" Target="media/image143.wmf"/><Relationship Id="rId281" Type="http://schemas.openxmlformats.org/officeDocument/2006/relationships/oleObject" Target="embeddings/oleObject116.bin"/><Relationship Id="rId316" Type="http://schemas.openxmlformats.org/officeDocument/2006/relationships/oleObject" Target="embeddings/oleObject137.bin"/><Relationship Id="rId337" Type="http://schemas.openxmlformats.org/officeDocument/2006/relationships/footer" Target="footer3.xml"/><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oleObject" Target="embeddings/oleObject29.bin"/><Relationship Id="rId97" Type="http://schemas.openxmlformats.org/officeDocument/2006/relationships/image" Target="media/image48.wmf"/><Relationship Id="rId120" Type="http://schemas.openxmlformats.org/officeDocument/2006/relationships/image" Target="media/image60.wmf"/><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image" Target="media/image81.wmf"/><Relationship Id="rId183" Type="http://schemas.openxmlformats.org/officeDocument/2006/relationships/image" Target="media/image90.png"/><Relationship Id="rId218" Type="http://schemas.openxmlformats.org/officeDocument/2006/relationships/oleObject" Target="embeddings/oleObject92.bin"/><Relationship Id="rId239" Type="http://schemas.openxmlformats.org/officeDocument/2006/relationships/image" Target="media/image132.wmf"/><Relationship Id="rId250" Type="http://schemas.openxmlformats.org/officeDocument/2006/relationships/image" Target="media/image138.wmf"/><Relationship Id="rId271" Type="http://schemas.openxmlformats.org/officeDocument/2006/relationships/oleObject" Target="embeddings/oleObject111.bin"/><Relationship Id="rId292" Type="http://schemas.openxmlformats.org/officeDocument/2006/relationships/image" Target="media/image159.wmf"/><Relationship Id="rId306" Type="http://schemas.openxmlformats.org/officeDocument/2006/relationships/oleObject" Target="embeddings/oleObject130.bin"/><Relationship Id="rId24" Type="http://schemas.openxmlformats.org/officeDocument/2006/relationships/oleObject" Target="embeddings/oleObject6.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image" Target="media/image172.png"/><Relationship Id="rId348" Type="http://schemas.openxmlformats.org/officeDocument/2006/relationships/image" Target="media/image190.png"/><Relationship Id="rId152" Type="http://schemas.openxmlformats.org/officeDocument/2006/relationships/oleObject" Target="embeddings/oleObject66.bin"/><Relationship Id="rId173" Type="http://schemas.openxmlformats.org/officeDocument/2006/relationships/image" Target="media/image86.png"/><Relationship Id="rId194" Type="http://schemas.openxmlformats.org/officeDocument/2006/relationships/image" Target="media/image101.png"/><Relationship Id="rId208" Type="http://schemas.openxmlformats.org/officeDocument/2006/relationships/oleObject" Target="embeddings/oleObject88.bin"/><Relationship Id="rId229" Type="http://schemas.openxmlformats.org/officeDocument/2006/relationships/image" Target="media/image124.png"/><Relationship Id="rId240" Type="http://schemas.openxmlformats.org/officeDocument/2006/relationships/oleObject" Target="embeddings/oleObject96.bin"/><Relationship Id="rId261" Type="http://schemas.openxmlformats.org/officeDocument/2006/relationships/oleObject" Target="embeddings/oleObject106.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oleObject" Target="embeddings/oleObject19.bin"/><Relationship Id="rId77" Type="http://schemas.openxmlformats.org/officeDocument/2006/relationships/image" Target="media/image38.wmf"/><Relationship Id="rId100" Type="http://schemas.openxmlformats.org/officeDocument/2006/relationships/oleObject" Target="embeddings/oleObject41.bin"/><Relationship Id="rId282" Type="http://schemas.openxmlformats.org/officeDocument/2006/relationships/image" Target="media/image154.wmf"/><Relationship Id="rId317" Type="http://schemas.openxmlformats.org/officeDocument/2006/relationships/oleObject" Target="embeddings/oleObject138.bin"/><Relationship Id="rId338" Type="http://schemas.openxmlformats.org/officeDocument/2006/relationships/image" Target="media/image180.png"/><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91.png"/><Relationship Id="rId219" Type="http://schemas.openxmlformats.org/officeDocument/2006/relationships/image" Target="media/image115.png"/><Relationship Id="rId230" Type="http://schemas.openxmlformats.org/officeDocument/2006/relationships/image" Target="media/image125.png"/><Relationship Id="rId251" Type="http://schemas.openxmlformats.org/officeDocument/2006/relationships/oleObject" Target="embeddings/oleObject101.bin"/><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272" Type="http://schemas.openxmlformats.org/officeDocument/2006/relationships/image" Target="media/image149.wmf"/><Relationship Id="rId293" Type="http://schemas.openxmlformats.org/officeDocument/2006/relationships/oleObject" Target="embeddings/oleObject122.bin"/><Relationship Id="rId307" Type="http://schemas.openxmlformats.org/officeDocument/2006/relationships/image" Target="media/image165.wmf"/><Relationship Id="rId328" Type="http://schemas.openxmlformats.org/officeDocument/2006/relationships/image" Target="media/image173.png"/><Relationship Id="rId349" Type="http://schemas.openxmlformats.org/officeDocument/2006/relationships/image" Target="media/image191.png"/><Relationship Id="rId88" Type="http://schemas.openxmlformats.org/officeDocument/2006/relationships/oleObject" Target="embeddings/oleObject35.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7.wmf"/><Relationship Id="rId174" Type="http://schemas.openxmlformats.org/officeDocument/2006/relationships/image" Target="media/image87.wmf"/><Relationship Id="rId195" Type="http://schemas.openxmlformats.org/officeDocument/2006/relationships/image" Target="media/image102.png"/><Relationship Id="rId209" Type="http://schemas.openxmlformats.org/officeDocument/2006/relationships/oleObject" Target="embeddings/oleObject89.bin"/><Relationship Id="rId190" Type="http://schemas.openxmlformats.org/officeDocument/2006/relationships/image" Target="media/image97.png"/><Relationship Id="rId204" Type="http://schemas.openxmlformats.org/officeDocument/2006/relationships/oleObject" Target="embeddings/oleObject85.bin"/><Relationship Id="rId220" Type="http://schemas.openxmlformats.org/officeDocument/2006/relationships/image" Target="media/image116.wmf"/><Relationship Id="rId225" Type="http://schemas.openxmlformats.org/officeDocument/2006/relationships/image" Target="media/image120.png"/><Relationship Id="rId241" Type="http://schemas.openxmlformats.org/officeDocument/2006/relationships/image" Target="media/image133.png"/><Relationship Id="rId246" Type="http://schemas.openxmlformats.org/officeDocument/2006/relationships/image" Target="media/image136.wmf"/><Relationship Id="rId267" Type="http://schemas.openxmlformats.org/officeDocument/2006/relationships/oleObject" Target="embeddings/oleObject109.bin"/><Relationship Id="rId288" Type="http://schemas.openxmlformats.org/officeDocument/2006/relationships/image" Target="media/image157.wmf"/><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image" Target="media/image53.wmf"/><Relationship Id="rId127" Type="http://schemas.openxmlformats.org/officeDocument/2006/relationships/image" Target="media/image63.wmf"/><Relationship Id="rId262" Type="http://schemas.openxmlformats.org/officeDocument/2006/relationships/image" Target="media/image144.wmf"/><Relationship Id="rId283" Type="http://schemas.openxmlformats.org/officeDocument/2006/relationships/oleObject" Target="embeddings/oleObject117.bin"/><Relationship Id="rId313" Type="http://schemas.openxmlformats.org/officeDocument/2006/relationships/oleObject" Target="embeddings/oleObject135.bin"/><Relationship Id="rId318" Type="http://schemas.openxmlformats.org/officeDocument/2006/relationships/oleObject" Target="embeddings/oleObject139.bin"/><Relationship Id="rId339" Type="http://schemas.openxmlformats.org/officeDocument/2006/relationships/image" Target="media/image181.png"/><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image" Target="media/image74.png"/><Relationship Id="rId164" Type="http://schemas.openxmlformats.org/officeDocument/2006/relationships/oleObject" Target="embeddings/oleObject73.bin"/><Relationship Id="rId169" Type="http://schemas.openxmlformats.org/officeDocument/2006/relationships/image" Target="media/image84.wmf"/><Relationship Id="rId185" Type="http://schemas.openxmlformats.org/officeDocument/2006/relationships/image" Target="media/image92.png"/><Relationship Id="rId334" Type="http://schemas.openxmlformats.org/officeDocument/2006/relationships/image" Target="media/image179.png"/><Relationship Id="rId350" Type="http://schemas.openxmlformats.org/officeDocument/2006/relationships/image" Target="media/image192.png"/><Relationship Id="rId35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880.wmf"/><Relationship Id="rId210" Type="http://schemas.openxmlformats.org/officeDocument/2006/relationships/image" Target="media/image109.png"/><Relationship Id="rId215" Type="http://schemas.openxmlformats.org/officeDocument/2006/relationships/image" Target="media/image113.png"/><Relationship Id="rId236" Type="http://schemas.openxmlformats.org/officeDocument/2006/relationships/image" Target="media/image129.png"/><Relationship Id="rId257" Type="http://schemas.openxmlformats.org/officeDocument/2006/relationships/oleObject" Target="embeddings/oleObject104.bin"/><Relationship Id="rId278" Type="http://schemas.openxmlformats.org/officeDocument/2006/relationships/image" Target="media/image152.wmf"/><Relationship Id="rId26" Type="http://schemas.openxmlformats.org/officeDocument/2006/relationships/oleObject" Target="embeddings/oleObject7.bin"/><Relationship Id="rId231" Type="http://schemas.openxmlformats.org/officeDocument/2006/relationships/image" Target="media/image126.png"/><Relationship Id="rId252" Type="http://schemas.openxmlformats.org/officeDocument/2006/relationships/image" Target="media/image139.wmf"/><Relationship Id="rId273" Type="http://schemas.openxmlformats.org/officeDocument/2006/relationships/oleObject" Target="embeddings/oleObject112.bin"/><Relationship Id="rId294" Type="http://schemas.openxmlformats.org/officeDocument/2006/relationships/image" Target="media/image160.wmf"/><Relationship Id="rId308" Type="http://schemas.openxmlformats.org/officeDocument/2006/relationships/oleObject" Target="embeddings/oleObject131.bin"/><Relationship Id="rId329" Type="http://schemas.openxmlformats.org/officeDocument/2006/relationships/image" Target="media/image174.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image" Target="media/image182.png"/><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221" Type="http://schemas.openxmlformats.org/officeDocument/2006/relationships/oleObject" Target="embeddings/oleObject93.bin"/><Relationship Id="rId242" Type="http://schemas.openxmlformats.org/officeDocument/2006/relationships/image" Target="media/image134.wmf"/><Relationship Id="rId263" Type="http://schemas.openxmlformats.org/officeDocument/2006/relationships/oleObject" Target="embeddings/oleObject107.bin"/><Relationship Id="rId284" Type="http://schemas.openxmlformats.org/officeDocument/2006/relationships/image" Target="media/image155.wmf"/><Relationship Id="rId319" Type="http://schemas.openxmlformats.org/officeDocument/2006/relationships/oleObject" Target="embeddings/oleObject140.bin"/><Relationship Id="rId37" Type="http://schemas.openxmlformats.org/officeDocument/2006/relationships/image" Target="media/image15.wmf"/><Relationship Id="rId58" Type="http://schemas.openxmlformats.org/officeDocument/2006/relationships/oleObject" Target="embeddings/oleObject20.bin"/><Relationship Id="rId79" Type="http://schemas.openxmlformats.org/officeDocument/2006/relationships/image" Target="media/image39.wmf"/><Relationship Id="rId102" Type="http://schemas.openxmlformats.org/officeDocument/2006/relationships/oleObject" Target="embeddings/oleObject42.bin"/><Relationship Id="rId123" Type="http://schemas.openxmlformats.org/officeDocument/2006/relationships/oleObject" Target="embeddings/oleObject52.bin"/><Relationship Id="rId144" Type="http://schemas.openxmlformats.org/officeDocument/2006/relationships/image" Target="media/image72.wmf"/><Relationship Id="rId330" Type="http://schemas.openxmlformats.org/officeDocument/2006/relationships/image" Target="media/image175.png"/><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351" Type="http://schemas.openxmlformats.org/officeDocument/2006/relationships/image" Target="media/image193.png"/><Relationship Id="rId211" Type="http://schemas.openxmlformats.org/officeDocument/2006/relationships/image" Target="media/image110.png"/><Relationship Id="rId232" Type="http://schemas.openxmlformats.org/officeDocument/2006/relationships/image" Target="media/image127.wmf"/><Relationship Id="rId253" Type="http://schemas.openxmlformats.org/officeDocument/2006/relationships/oleObject" Target="embeddings/oleObject102.bin"/><Relationship Id="rId274" Type="http://schemas.openxmlformats.org/officeDocument/2006/relationships/image" Target="media/image150.wmf"/><Relationship Id="rId295" Type="http://schemas.openxmlformats.org/officeDocument/2006/relationships/oleObject" Target="embeddings/oleObject123.bin"/><Relationship Id="rId309" Type="http://schemas.openxmlformats.org/officeDocument/2006/relationships/oleObject" Target="embeddings/oleObject132.bin"/><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oleObject" Target="embeddings/oleObject141.bin"/><Relationship Id="rId80" Type="http://schemas.openxmlformats.org/officeDocument/2006/relationships/oleObject" Target="embeddings/oleObject31.bin"/><Relationship Id="rId155" Type="http://schemas.openxmlformats.org/officeDocument/2006/relationships/image" Target="media/image78.wmf"/><Relationship Id="rId176" Type="http://schemas.openxmlformats.org/officeDocument/2006/relationships/image" Target="media/image88.wmf"/><Relationship Id="rId197" Type="http://schemas.openxmlformats.org/officeDocument/2006/relationships/oleObject" Target="embeddings/oleObject82.bin"/><Relationship Id="rId341" Type="http://schemas.openxmlformats.org/officeDocument/2006/relationships/image" Target="media/image183.png"/><Relationship Id="rId201" Type="http://schemas.openxmlformats.org/officeDocument/2006/relationships/image" Target="media/image106.wmf"/><Relationship Id="rId222" Type="http://schemas.openxmlformats.org/officeDocument/2006/relationships/image" Target="media/image117.png"/><Relationship Id="rId243" Type="http://schemas.openxmlformats.org/officeDocument/2006/relationships/oleObject" Target="embeddings/oleObject97.bin"/><Relationship Id="rId264" Type="http://schemas.openxmlformats.org/officeDocument/2006/relationships/image" Target="media/image145.wmf"/><Relationship Id="rId285" Type="http://schemas.openxmlformats.org/officeDocument/2006/relationships/oleObject" Target="embeddings/oleObject118.bin"/><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51.png"/><Relationship Id="rId124" Type="http://schemas.openxmlformats.org/officeDocument/2006/relationships/oleObject" Target="embeddings/oleObject53.bin"/><Relationship Id="rId310" Type="http://schemas.openxmlformats.org/officeDocument/2006/relationships/oleObject" Target="embeddings/oleObject133.bin"/><Relationship Id="rId70" Type="http://schemas.openxmlformats.org/officeDocument/2006/relationships/oleObject" Target="embeddings/oleObject26.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png"/><Relationship Id="rId331" Type="http://schemas.openxmlformats.org/officeDocument/2006/relationships/image" Target="media/image176.png"/><Relationship Id="rId352" Type="http://schemas.openxmlformats.org/officeDocument/2006/relationships/image" Target="media/image194.png"/><Relationship Id="rId1" Type="http://schemas.openxmlformats.org/officeDocument/2006/relationships/customXml" Target="../customXml/item1.xml"/><Relationship Id="rId212" Type="http://schemas.openxmlformats.org/officeDocument/2006/relationships/image" Target="media/image111.wmf"/><Relationship Id="rId233" Type="http://schemas.openxmlformats.org/officeDocument/2006/relationships/oleObject" Target="embeddings/oleObject94.bin"/><Relationship Id="rId254" Type="http://schemas.openxmlformats.org/officeDocument/2006/relationships/image" Target="media/image140.wmf"/><Relationship Id="rId28" Type="http://schemas.openxmlformats.org/officeDocument/2006/relationships/oleObject" Target="embeddings/oleObject8.bin"/><Relationship Id="rId49" Type="http://schemas.openxmlformats.org/officeDocument/2006/relationships/image" Target="media/image23.png"/><Relationship Id="rId114" Type="http://schemas.openxmlformats.org/officeDocument/2006/relationships/image" Target="media/image57.wmf"/><Relationship Id="rId275" Type="http://schemas.openxmlformats.org/officeDocument/2006/relationships/oleObject" Target="embeddings/oleObject113.bin"/><Relationship Id="rId296" Type="http://schemas.openxmlformats.org/officeDocument/2006/relationships/image" Target="media/image161.wmf"/><Relationship Id="rId300" Type="http://schemas.openxmlformats.org/officeDocument/2006/relationships/oleObject" Target="embeddings/oleObject126.bin"/><Relationship Id="rId60" Type="http://schemas.openxmlformats.org/officeDocument/2006/relationships/oleObject" Target="embeddings/oleObject21.bin"/><Relationship Id="rId81" Type="http://schemas.openxmlformats.org/officeDocument/2006/relationships/image" Target="media/image40.wmf"/><Relationship Id="rId135" Type="http://schemas.openxmlformats.org/officeDocument/2006/relationships/oleObject" Target="embeddings/oleObject59.bin"/><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image" Target="media/image104.wmf"/><Relationship Id="rId321" Type="http://schemas.openxmlformats.org/officeDocument/2006/relationships/oleObject" Target="embeddings/oleObject142.bin"/><Relationship Id="rId342" Type="http://schemas.openxmlformats.org/officeDocument/2006/relationships/image" Target="media/image184.png"/><Relationship Id="rId202" Type="http://schemas.openxmlformats.org/officeDocument/2006/relationships/oleObject" Target="embeddings/oleObject84.bin"/><Relationship Id="rId223" Type="http://schemas.openxmlformats.org/officeDocument/2006/relationships/image" Target="media/image118.png"/><Relationship Id="rId244" Type="http://schemas.openxmlformats.org/officeDocument/2006/relationships/image" Target="media/image135.wmf"/><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oleObject" Target="embeddings/oleObject108.bin"/><Relationship Id="rId286" Type="http://schemas.openxmlformats.org/officeDocument/2006/relationships/image" Target="media/image156.wmf"/><Relationship Id="rId50" Type="http://schemas.openxmlformats.org/officeDocument/2006/relationships/image" Target="media/image24.png"/><Relationship Id="rId104" Type="http://schemas.openxmlformats.org/officeDocument/2006/relationships/image" Target="media/image52.png"/><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image" Target="media/image83.wmf"/><Relationship Id="rId188" Type="http://schemas.openxmlformats.org/officeDocument/2006/relationships/image" Target="media/image95.png"/><Relationship Id="rId311" Type="http://schemas.openxmlformats.org/officeDocument/2006/relationships/image" Target="media/image166.wmf"/><Relationship Id="rId332" Type="http://schemas.openxmlformats.org/officeDocument/2006/relationships/image" Target="media/image177.png"/><Relationship Id="rId353" Type="http://schemas.openxmlformats.org/officeDocument/2006/relationships/image" Target="media/image195.png"/><Relationship Id="rId71" Type="http://schemas.openxmlformats.org/officeDocument/2006/relationships/image" Target="media/image35.wmf"/><Relationship Id="rId92" Type="http://schemas.openxmlformats.org/officeDocument/2006/relationships/oleObject" Target="embeddings/oleObject37.bin"/><Relationship Id="rId213" Type="http://schemas.openxmlformats.org/officeDocument/2006/relationships/oleObject" Target="embeddings/oleObject90.bin"/><Relationship Id="rId234" Type="http://schemas.openxmlformats.org/officeDocument/2006/relationships/image" Target="media/image128.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03.bin"/><Relationship Id="rId276" Type="http://schemas.openxmlformats.org/officeDocument/2006/relationships/image" Target="media/image151.wmf"/><Relationship Id="rId297" Type="http://schemas.openxmlformats.org/officeDocument/2006/relationships/oleObject" Target="embeddings/oleObject124.bin"/><Relationship Id="rId40" Type="http://schemas.openxmlformats.org/officeDocument/2006/relationships/image" Target="media/image17.png"/><Relationship Id="rId115" Type="http://schemas.openxmlformats.org/officeDocument/2006/relationships/oleObject" Target="embeddings/oleObject48.bin"/><Relationship Id="rId136" Type="http://schemas.openxmlformats.org/officeDocument/2006/relationships/image" Target="media/image67.wmf"/><Relationship Id="rId157" Type="http://schemas.openxmlformats.org/officeDocument/2006/relationships/image" Target="media/image79.wmf"/><Relationship Id="rId178" Type="http://schemas.openxmlformats.org/officeDocument/2006/relationships/image" Target="media/image870.wmf"/><Relationship Id="rId301" Type="http://schemas.openxmlformats.org/officeDocument/2006/relationships/image" Target="media/image163.wmf"/><Relationship Id="rId322" Type="http://schemas.openxmlformats.org/officeDocument/2006/relationships/image" Target="media/image168.png"/><Relationship Id="rId343" Type="http://schemas.openxmlformats.org/officeDocument/2006/relationships/image" Target="media/image185.png"/><Relationship Id="rId61" Type="http://schemas.openxmlformats.org/officeDocument/2006/relationships/image" Target="media/image30.wmf"/><Relationship Id="rId82" Type="http://schemas.openxmlformats.org/officeDocument/2006/relationships/oleObject" Target="embeddings/oleObject32.bin"/><Relationship Id="rId199" Type="http://schemas.openxmlformats.org/officeDocument/2006/relationships/oleObject" Target="embeddings/oleObject83.bin"/><Relationship Id="rId203" Type="http://schemas.openxmlformats.org/officeDocument/2006/relationships/image" Target="media/image107.wmf"/><Relationship Id="rId19" Type="http://schemas.openxmlformats.org/officeDocument/2006/relationships/oleObject" Target="embeddings/oleObject4.bin"/><Relationship Id="rId224" Type="http://schemas.openxmlformats.org/officeDocument/2006/relationships/image" Target="media/image119.png"/><Relationship Id="rId245" Type="http://schemas.openxmlformats.org/officeDocument/2006/relationships/oleObject" Target="embeddings/oleObject98.bin"/><Relationship Id="rId266" Type="http://schemas.openxmlformats.org/officeDocument/2006/relationships/image" Target="media/image146.wmf"/><Relationship Id="rId287" Type="http://schemas.openxmlformats.org/officeDocument/2006/relationships/oleObject" Target="embeddings/oleObject119.bin"/><Relationship Id="rId30" Type="http://schemas.openxmlformats.org/officeDocument/2006/relationships/oleObject" Target="embeddings/oleObject9.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oleObject" Target="embeddings/oleObject134.bin"/><Relationship Id="rId333" Type="http://schemas.openxmlformats.org/officeDocument/2006/relationships/image" Target="media/image178.png"/><Relationship Id="rId354" Type="http://schemas.openxmlformats.org/officeDocument/2006/relationships/image" Target="media/image196.png"/><Relationship Id="rId51" Type="http://schemas.openxmlformats.org/officeDocument/2006/relationships/image" Target="media/image25.png"/><Relationship Id="rId72" Type="http://schemas.openxmlformats.org/officeDocument/2006/relationships/oleObject" Target="embeddings/oleObject27.bin"/><Relationship Id="rId93" Type="http://schemas.openxmlformats.org/officeDocument/2006/relationships/image" Target="media/image46.wmf"/><Relationship Id="rId18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image" Target="media/image112.png"/><Relationship Id="rId235" Type="http://schemas.openxmlformats.org/officeDocument/2006/relationships/oleObject" Target="embeddings/oleObject95.bin"/><Relationship Id="rId256" Type="http://schemas.openxmlformats.org/officeDocument/2006/relationships/image" Target="media/image141.wmf"/><Relationship Id="rId277" Type="http://schemas.openxmlformats.org/officeDocument/2006/relationships/oleObject" Target="embeddings/oleObject114.bin"/><Relationship Id="rId298" Type="http://schemas.openxmlformats.org/officeDocument/2006/relationships/oleObject" Target="embeddings/oleObject125.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69.bin"/><Relationship Id="rId302" Type="http://schemas.openxmlformats.org/officeDocument/2006/relationships/oleObject" Target="embeddings/oleObject127.bin"/><Relationship Id="rId323" Type="http://schemas.openxmlformats.org/officeDocument/2006/relationships/image" Target="media/image169.png"/><Relationship Id="rId344" Type="http://schemas.openxmlformats.org/officeDocument/2006/relationships/image" Target="media/image18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oleObject" Target="embeddings/oleObject22.bin"/><Relationship Id="rId83" Type="http://schemas.openxmlformats.org/officeDocument/2006/relationships/image" Target="media/image41.wmf"/><Relationship Id="rId179" Type="http://schemas.openxmlformats.org/officeDocument/2006/relationships/oleObject" Target="embeddings/oleObject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54970-02FB-4E4E-9239-43FC94AC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Pages>104</Pages>
  <Words>22115</Words>
  <Characters>126059</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147879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302</cp:revision>
  <cp:lastPrinted>2012-12-12T07:11:00Z</cp:lastPrinted>
  <dcterms:created xsi:type="dcterms:W3CDTF">2012-12-05T17:08:00Z</dcterms:created>
  <dcterms:modified xsi:type="dcterms:W3CDTF">2012-12-20T15:31:00Z</dcterms:modified>
</cp:coreProperties>
</file>