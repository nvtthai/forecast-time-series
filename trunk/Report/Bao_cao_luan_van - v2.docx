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032D83">
          <w:rPr>
            <w:noProof/>
          </w:rPr>
          <mc:AlternateContent>
            <mc:Choice Requires="wps">
              <w:drawing>
                <wp:anchor distT="0" distB="0" distL="114300" distR="114300" simplePos="0" relativeHeight="251701760" behindDoc="0" locked="0" layoutInCell="1" allowOverlap="1" wp14:anchorId="78F4CCEF" wp14:editId="230CB111">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15"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17" w:author="The Si Tran" w:date="2012-12-12T13:41:00Z"/>
                                  <w:b/>
                                  <w:bCs/>
                                  <w:szCs w:val="26"/>
                                </w:rPr>
                              </w:pPr>
                            </w:p>
                            <w:p w14:paraId="060D02AB" w14:textId="77777777" w:rsidR="00276DB6" w:rsidRPr="006D1D8A" w:rsidRDefault="00276DB6"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20" w:author="The Si Tran" w:date="2012-12-12T13:41:00Z"/>
                                  <w:szCs w:val="26"/>
                                </w:rPr>
                              </w:pPr>
                            </w:p>
                            <w:p w14:paraId="00E19A75" w14:textId="77777777" w:rsidR="00276DB6" w:rsidRPr="00074777" w:rsidRDefault="00276DB6" w:rsidP="00095447">
                              <w:pPr>
                                <w:spacing w:before="0"/>
                                <w:jc w:val="left"/>
                                <w:rPr>
                                  <w:ins w:id="21" w:author="The Si Tran" w:date="2012-12-12T13:41:00Z"/>
                                  <w:b/>
                                  <w:bCs/>
                                  <w:szCs w:val="26"/>
                                </w:rPr>
                              </w:pPr>
                            </w:p>
                            <w:p w14:paraId="69EF26DC" w14:textId="77777777" w:rsidR="00276DB6" w:rsidRPr="000C4531" w:rsidRDefault="00276DB6"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276DB6" w:rsidRDefault="00276DB6"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54" w:author="The Si Tran" w:date="2012-12-12T13:41:00Z"/>
                                  <w:b/>
                                  <w:bCs/>
                                  <w:szCs w:val="26"/>
                                </w:rPr>
                              </w:pPr>
                            </w:p>
                            <w:p w14:paraId="0A5EDE8B" w14:textId="77777777" w:rsidR="00276DB6" w:rsidRPr="002E545D" w:rsidRDefault="00276DB6"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70"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72" w:author="The Si Tran" w:date="2012-12-12T13:41:00Z"/>
                            <w:b/>
                            <w:bCs/>
                            <w:szCs w:val="26"/>
                          </w:rPr>
                        </w:pPr>
                      </w:p>
                      <w:p w14:paraId="060D02AB" w14:textId="77777777" w:rsidR="00276DB6" w:rsidRPr="006D1D8A" w:rsidRDefault="00276DB6"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75" w:author="The Si Tran" w:date="2012-12-12T13:41:00Z"/>
                            <w:szCs w:val="26"/>
                          </w:rPr>
                        </w:pPr>
                      </w:p>
                      <w:p w14:paraId="00E19A75" w14:textId="77777777" w:rsidR="00276DB6" w:rsidRPr="00074777" w:rsidRDefault="00276DB6" w:rsidP="00095447">
                        <w:pPr>
                          <w:spacing w:before="0"/>
                          <w:jc w:val="left"/>
                          <w:rPr>
                            <w:ins w:id="76" w:author="The Si Tran" w:date="2012-12-12T13:41:00Z"/>
                            <w:b/>
                            <w:bCs/>
                            <w:szCs w:val="26"/>
                          </w:rPr>
                        </w:pPr>
                      </w:p>
                      <w:p w14:paraId="69EF26DC" w14:textId="77777777" w:rsidR="00276DB6" w:rsidRPr="000C4531" w:rsidRDefault="00276DB6"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276DB6" w:rsidRDefault="00276DB6"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109" w:author="The Si Tran" w:date="2012-12-12T13:41:00Z"/>
                            <w:b/>
                            <w:bCs/>
                            <w:szCs w:val="26"/>
                          </w:rPr>
                        </w:pPr>
                      </w:p>
                      <w:p w14:paraId="0A5EDE8B" w14:textId="77777777" w:rsidR="00276DB6" w:rsidRPr="002E545D" w:rsidRDefault="00276DB6"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52331"/>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52332"/>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52333"/>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6F1F893F" w:rsidR="005D6B44" w:rsidRPr="00526192" w:rsidRDefault="005D6B44">
      <w:pPr>
        <w:rPr>
          <w:ins w:id="159" w:author="The Si Tran" w:date="2012-12-12T07:36:00Z"/>
        </w:rPr>
      </w:pPr>
      <w:ins w:id="160" w:author="The Si Tran" w:date="2012-12-12T07:36:00Z">
        <w:r w:rsidRPr="00526192">
          <w:t xml:space="preserve">Ngày </w:t>
        </w:r>
      </w:ins>
      <w:ins w:id="161" w:author="The Si Tran" w:date="2012-12-16T20:13:00Z">
        <w:r w:rsidR="00032D83" w:rsidRPr="00526192">
          <w:t xml:space="preserve">nay, trong </w:t>
        </w:r>
      </w:ins>
      <w:ins w:id="162" w:author="The Si Tran" w:date="2012-12-16T20:14:00Z">
        <w:r w:rsidR="00032D83">
          <w:t xml:space="preserve">môi </w:t>
        </w:r>
      </w:ins>
      <w:ins w:id="163"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384A329D" w:rsidR="005D6B44" w:rsidRPr="00526192" w:rsidRDefault="005D6B44">
      <w:pPr>
        <w:rPr>
          <w:ins w:id="164" w:author="The Si Tran" w:date="2012-12-12T07:36:00Z"/>
          <w:lang w:val="fr-FR"/>
        </w:rPr>
      </w:pPr>
      <w:ins w:id="165"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 là 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6" w:author="The Si Tran" w:date="2012-12-05T23:02:00Z">
            <w:rPr>
              <w:kern w:val="32"/>
              <w:sz w:val="32"/>
              <w:szCs w:val="32"/>
            </w:rPr>
          </w:rPrChange>
        </w:rPr>
      </w:pPr>
      <w:ins w:id="167"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8" w:author="The Si Tran" w:date="2012-12-12T13:48:00Z"/>
        </w:rPr>
        <w:pPrChange w:id="169" w:author="The Si Tran" w:date="2012-12-14T07:18:00Z">
          <w:pPr>
            <w:pStyle w:val="Heading1"/>
            <w:numPr>
              <w:numId w:val="0"/>
            </w:numPr>
            <w:spacing w:line="480" w:lineRule="auto"/>
            <w:ind w:left="0" w:firstLine="0"/>
            <w:jc w:val="both"/>
          </w:pPr>
        </w:pPrChange>
      </w:pPr>
      <w:bookmarkStart w:id="170" w:name="_Toc343452334"/>
      <w:ins w:id="171" w:author="The Si Tran" w:date="2012-12-12T13:48:00Z">
        <w:r>
          <w:lastRenderedPageBreak/>
          <w:t>MỤC LỤC</w:t>
        </w:r>
        <w:bookmarkEnd w:id="170"/>
      </w:ins>
    </w:p>
    <w:p w14:paraId="44EB559C" w14:textId="77777777" w:rsidR="00032D83" w:rsidRDefault="002E545D">
      <w:pPr>
        <w:pStyle w:val="TOC1"/>
        <w:rPr>
          <w:ins w:id="172" w:author="The Si Tran" w:date="2012-12-16T20:16:00Z"/>
          <w:rFonts w:asciiTheme="minorHAnsi" w:eastAsiaTheme="minorEastAsia" w:hAnsiTheme="minorHAnsi" w:cstheme="minorBidi"/>
          <w:noProof/>
          <w:sz w:val="22"/>
        </w:rPr>
      </w:pPr>
      <w:ins w:id="173" w:author="The Si Tran" w:date="2012-12-12T13:49:00Z">
        <w:r>
          <w:fldChar w:fldCharType="begin"/>
        </w:r>
        <w:r>
          <w:instrText xml:space="preserve"> TOC \o "1-3" \f \h \z \u </w:instrText>
        </w:r>
      </w:ins>
      <w:r>
        <w:fldChar w:fldCharType="separate"/>
      </w:r>
      <w:ins w:id="174" w:author="The Si Tran" w:date="2012-12-16T20:16:00Z">
        <w:r w:rsidR="00032D83" w:rsidRPr="00DB5D59">
          <w:rPr>
            <w:rStyle w:val="Hyperlink"/>
            <w:noProof/>
          </w:rPr>
          <w:fldChar w:fldCharType="begin"/>
        </w:r>
        <w:r w:rsidR="00032D83" w:rsidRPr="00DB5D59">
          <w:rPr>
            <w:rStyle w:val="Hyperlink"/>
            <w:noProof/>
          </w:rPr>
          <w:instrText xml:space="preserve"> </w:instrText>
        </w:r>
        <w:r w:rsidR="00032D83">
          <w:rPr>
            <w:noProof/>
          </w:rPr>
          <w:instrText>HYPERLINK \l "_Toc343452331"</w:instrText>
        </w:r>
        <w:r w:rsidR="00032D83" w:rsidRPr="00DB5D59">
          <w:rPr>
            <w:rStyle w:val="Hyperlink"/>
            <w:noProof/>
          </w:rPr>
          <w:instrText xml:space="preserve"> </w:instrText>
        </w:r>
        <w:r w:rsidR="00032D83" w:rsidRPr="00DB5D59">
          <w:rPr>
            <w:rStyle w:val="Hyperlink"/>
            <w:noProof/>
          </w:rPr>
        </w:r>
        <w:r w:rsidR="00032D83" w:rsidRPr="00DB5D59">
          <w:rPr>
            <w:rStyle w:val="Hyperlink"/>
            <w:noProof/>
          </w:rPr>
          <w:fldChar w:fldCharType="separate"/>
        </w:r>
        <w:r w:rsidR="00032D83" w:rsidRPr="00DB5D59">
          <w:rPr>
            <w:rStyle w:val="Hyperlink"/>
            <w:noProof/>
          </w:rPr>
          <w:t>LỜI CAM ĐOAN</w:t>
        </w:r>
        <w:r w:rsidR="00032D83">
          <w:rPr>
            <w:noProof/>
            <w:webHidden/>
          </w:rPr>
          <w:tab/>
        </w:r>
        <w:r w:rsidR="00032D83">
          <w:rPr>
            <w:noProof/>
            <w:webHidden/>
          </w:rPr>
          <w:fldChar w:fldCharType="begin"/>
        </w:r>
        <w:r w:rsidR="00032D83">
          <w:rPr>
            <w:noProof/>
            <w:webHidden/>
          </w:rPr>
          <w:instrText xml:space="preserve"> PAGEREF _Toc343452331 \h </w:instrText>
        </w:r>
        <w:r w:rsidR="00032D83">
          <w:rPr>
            <w:noProof/>
            <w:webHidden/>
          </w:rPr>
        </w:r>
      </w:ins>
      <w:r w:rsidR="00032D83">
        <w:rPr>
          <w:noProof/>
          <w:webHidden/>
        </w:rPr>
        <w:fldChar w:fldCharType="separate"/>
      </w:r>
      <w:ins w:id="175" w:author="The Si Tran" w:date="2012-12-16T20:16:00Z">
        <w:r w:rsidR="00032D83">
          <w:rPr>
            <w:noProof/>
            <w:webHidden/>
          </w:rPr>
          <w:t>ii</w:t>
        </w:r>
        <w:r w:rsidR="00032D83">
          <w:rPr>
            <w:noProof/>
            <w:webHidden/>
          </w:rPr>
          <w:fldChar w:fldCharType="end"/>
        </w:r>
        <w:r w:rsidR="00032D83" w:rsidRPr="00DB5D59">
          <w:rPr>
            <w:rStyle w:val="Hyperlink"/>
            <w:noProof/>
          </w:rPr>
          <w:fldChar w:fldCharType="end"/>
        </w:r>
      </w:ins>
    </w:p>
    <w:p w14:paraId="13400D5A" w14:textId="77777777" w:rsidR="00032D83" w:rsidRDefault="00032D83">
      <w:pPr>
        <w:pStyle w:val="TOC1"/>
        <w:rPr>
          <w:ins w:id="176" w:author="The Si Tran" w:date="2012-12-16T20:16:00Z"/>
          <w:rFonts w:asciiTheme="minorHAnsi" w:eastAsiaTheme="minorEastAsia" w:hAnsiTheme="minorHAnsi" w:cstheme="minorBidi"/>
          <w:noProof/>
          <w:sz w:val="22"/>
        </w:rPr>
      </w:pPr>
      <w:ins w:id="17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"_Toc343452332"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LỜI CÁM ƠN</w:t>
        </w:r>
        <w:r>
          <w:rPr>
            <w:noProof/>
            <w:webHidden/>
          </w:rPr>
          <w:tab/>
        </w:r>
        <w:r>
          <w:rPr>
            <w:noProof/>
            <w:webHidden/>
          </w:rPr>
          <w:fldChar w:fldCharType="begin"/>
        </w:r>
        <w:r>
          <w:rPr>
            <w:noProof/>
            <w:webHidden/>
          </w:rPr>
          <w:instrText xml:space="preserve"> PAGEREF _Toc343452332 \h </w:instrText>
        </w:r>
        <w:r>
          <w:rPr>
            <w:noProof/>
            <w:webHidden/>
          </w:rPr>
        </w:r>
      </w:ins>
      <w:r>
        <w:rPr>
          <w:noProof/>
          <w:webHidden/>
        </w:rPr>
        <w:fldChar w:fldCharType="separate"/>
      </w:r>
      <w:ins w:id="178" w:author="The Si Tran" w:date="2012-12-16T20:16:00Z">
        <w:r>
          <w:rPr>
            <w:noProof/>
            <w:webHidden/>
          </w:rPr>
          <w:t>iii</w:t>
        </w:r>
        <w:r>
          <w:rPr>
            <w:noProof/>
            <w:webHidden/>
          </w:rPr>
          <w:fldChar w:fldCharType="end"/>
        </w:r>
        <w:r w:rsidRPr="00DB5D59">
          <w:rPr>
            <w:rStyle w:val="Hyperlink"/>
            <w:noProof/>
          </w:rPr>
          <w:fldChar w:fldCharType="end"/>
        </w:r>
      </w:ins>
    </w:p>
    <w:p w14:paraId="1B4CFAB5" w14:textId="77777777" w:rsidR="00032D83" w:rsidRDefault="00032D83">
      <w:pPr>
        <w:pStyle w:val="TOC1"/>
        <w:rPr>
          <w:ins w:id="179" w:author="The Si Tran" w:date="2012-12-16T20:16:00Z"/>
          <w:rFonts w:asciiTheme="minorHAnsi" w:eastAsiaTheme="minorEastAsia" w:hAnsiTheme="minorHAnsi" w:cstheme="minorBidi"/>
          <w:noProof/>
          <w:sz w:val="22"/>
        </w:rPr>
      </w:pPr>
      <w:ins w:id="18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"_Toc343452333"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TÓM TẮT LUẬN VĂN</w:t>
        </w:r>
        <w:r>
          <w:rPr>
            <w:noProof/>
            <w:webHidden/>
          </w:rPr>
          <w:tab/>
        </w:r>
        <w:r>
          <w:rPr>
            <w:noProof/>
            <w:webHidden/>
          </w:rPr>
          <w:fldChar w:fldCharType="begin"/>
        </w:r>
        <w:r>
          <w:rPr>
            <w:noProof/>
            <w:webHidden/>
          </w:rPr>
          <w:instrText xml:space="preserve"> PAGEREF _Toc343452333 \h </w:instrText>
        </w:r>
        <w:r>
          <w:rPr>
            <w:noProof/>
            <w:webHidden/>
          </w:rPr>
        </w:r>
      </w:ins>
      <w:r>
        <w:rPr>
          <w:noProof/>
          <w:webHidden/>
        </w:rPr>
        <w:fldChar w:fldCharType="separate"/>
      </w:r>
      <w:ins w:id="181" w:author="The Si Tran" w:date="2012-12-16T20:16:00Z">
        <w:r>
          <w:rPr>
            <w:noProof/>
            <w:webHidden/>
          </w:rPr>
          <w:t>iv</w:t>
        </w:r>
        <w:r>
          <w:rPr>
            <w:noProof/>
            <w:webHidden/>
          </w:rPr>
          <w:fldChar w:fldCharType="end"/>
        </w:r>
        <w:r w:rsidRPr="00DB5D59">
          <w:rPr>
            <w:rStyle w:val="Hyperlink"/>
            <w:noProof/>
          </w:rPr>
          <w:fldChar w:fldCharType="end"/>
        </w:r>
      </w:ins>
    </w:p>
    <w:p w14:paraId="733AB064" w14:textId="77777777" w:rsidR="00032D83" w:rsidRDefault="00032D83">
      <w:pPr>
        <w:pStyle w:val="TOC1"/>
        <w:rPr>
          <w:ins w:id="182" w:author="The Si Tran" w:date="2012-12-16T20:16:00Z"/>
          <w:rFonts w:asciiTheme="minorHAnsi" w:eastAsiaTheme="minorEastAsia" w:hAnsiTheme="minorHAnsi" w:cstheme="minorBidi"/>
          <w:noProof/>
          <w:sz w:val="22"/>
        </w:rPr>
      </w:pPr>
      <w:ins w:id="183"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"_Toc343452334"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MỤC LỤC</w:t>
        </w:r>
        <w:r>
          <w:rPr>
            <w:noProof/>
            <w:webHidden/>
          </w:rPr>
          <w:tab/>
        </w:r>
        <w:r>
          <w:rPr>
            <w:noProof/>
            <w:webHidden/>
          </w:rPr>
          <w:fldChar w:fldCharType="begin"/>
        </w:r>
        <w:r>
          <w:rPr>
            <w:noProof/>
            <w:webHidden/>
          </w:rPr>
          <w:instrText xml:space="preserve"> PAGEREF _Toc343452334 \h </w:instrText>
        </w:r>
        <w:r>
          <w:rPr>
            <w:noProof/>
            <w:webHidden/>
          </w:rPr>
        </w:r>
      </w:ins>
      <w:r>
        <w:rPr>
          <w:noProof/>
          <w:webHidden/>
        </w:rPr>
        <w:fldChar w:fldCharType="separate"/>
      </w:r>
      <w:ins w:id="184" w:author="The Si Tran" w:date="2012-12-16T20:16:00Z">
        <w:r>
          <w:rPr>
            <w:noProof/>
            <w:webHidden/>
          </w:rPr>
          <w:t>v</w:t>
        </w:r>
        <w:r>
          <w:rPr>
            <w:noProof/>
            <w:webHidden/>
          </w:rPr>
          <w:fldChar w:fldCharType="end"/>
        </w:r>
        <w:r w:rsidRPr="00DB5D59">
          <w:rPr>
            <w:rStyle w:val="Hyperlink"/>
            <w:noProof/>
          </w:rPr>
          <w:fldChar w:fldCharType="end"/>
        </w:r>
      </w:ins>
    </w:p>
    <w:p w14:paraId="2D8DE6D6" w14:textId="77777777" w:rsidR="00032D83" w:rsidRDefault="00032D83">
      <w:pPr>
        <w:pStyle w:val="TOC1"/>
        <w:rPr>
          <w:ins w:id="185" w:author="The Si Tran" w:date="2012-12-16T20:16:00Z"/>
          <w:rFonts w:asciiTheme="minorHAnsi" w:eastAsiaTheme="minorEastAsia" w:hAnsiTheme="minorHAnsi" w:cstheme="minorBidi"/>
          <w:noProof/>
          <w:sz w:val="22"/>
        </w:rPr>
      </w:pPr>
      <w:ins w:id="186"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"_Toc343452335"</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DANH MỤC HÌNH</w:t>
        </w:r>
        <w:r>
          <w:rPr>
            <w:noProof/>
            <w:webHidden/>
          </w:rPr>
          <w:tab/>
        </w:r>
        <w:r>
          <w:rPr>
            <w:noProof/>
            <w:webHidden/>
          </w:rPr>
          <w:fldChar w:fldCharType="begin"/>
        </w:r>
        <w:r>
          <w:rPr>
            <w:noProof/>
            <w:webHidden/>
          </w:rPr>
          <w:instrText xml:space="preserve"> PAGEREF _Toc343452335 \h </w:instrText>
        </w:r>
        <w:r>
          <w:rPr>
            <w:noProof/>
            <w:webHidden/>
          </w:rPr>
        </w:r>
      </w:ins>
      <w:r>
        <w:rPr>
          <w:noProof/>
          <w:webHidden/>
        </w:rPr>
        <w:fldChar w:fldCharType="separate"/>
      </w:r>
      <w:ins w:id="187" w:author="The Si Tran" w:date="2012-12-16T20:16:00Z">
        <w:r>
          <w:rPr>
            <w:noProof/>
            <w:webHidden/>
          </w:rPr>
          <w:t>ix</w:t>
        </w:r>
        <w:r>
          <w:rPr>
            <w:noProof/>
            <w:webHidden/>
          </w:rPr>
          <w:fldChar w:fldCharType="end"/>
        </w:r>
        <w:r w:rsidRPr="00DB5D59">
          <w:rPr>
            <w:rStyle w:val="Hyperlink"/>
            <w:noProof/>
          </w:rPr>
          <w:fldChar w:fldCharType="end"/>
        </w:r>
      </w:ins>
    </w:p>
    <w:p w14:paraId="37DD78FC" w14:textId="77777777" w:rsidR="00032D83" w:rsidRDefault="00032D83">
      <w:pPr>
        <w:pStyle w:val="TOC1"/>
        <w:rPr>
          <w:ins w:id="188" w:author="The Si Tran" w:date="2012-12-16T20:16:00Z"/>
          <w:rFonts w:asciiTheme="minorHAnsi" w:eastAsiaTheme="minorEastAsia" w:hAnsiTheme="minorHAnsi" w:cstheme="minorBidi"/>
          <w:noProof/>
          <w:sz w:val="22"/>
        </w:rPr>
      </w:pPr>
      <w:ins w:id="189"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"_Toc343452336"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DANH MỤC BẢNG</w:t>
        </w:r>
        <w:r>
          <w:rPr>
            <w:noProof/>
            <w:webHidden/>
          </w:rPr>
          <w:tab/>
        </w:r>
        <w:r>
          <w:rPr>
            <w:noProof/>
            <w:webHidden/>
          </w:rPr>
          <w:fldChar w:fldCharType="begin"/>
        </w:r>
        <w:r>
          <w:rPr>
            <w:noProof/>
            <w:webHidden/>
          </w:rPr>
          <w:instrText xml:space="preserve"> PAGEREF _Toc343452336 \h </w:instrText>
        </w:r>
        <w:r>
          <w:rPr>
            <w:noProof/>
            <w:webHidden/>
          </w:rPr>
        </w:r>
      </w:ins>
      <w:r>
        <w:rPr>
          <w:noProof/>
          <w:webHidden/>
        </w:rPr>
        <w:fldChar w:fldCharType="separate"/>
      </w:r>
      <w:ins w:id="190" w:author="The Si Tran" w:date="2012-12-16T20:16:00Z">
        <w:r>
          <w:rPr>
            <w:noProof/>
            <w:webHidden/>
          </w:rPr>
          <w:t>xi</w:t>
        </w:r>
        <w:r>
          <w:rPr>
            <w:noProof/>
            <w:webHidden/>
          </w:rPr>
          <w:fldChar w:fldCharType="end"/>
        </w:r>
        <w:r w:rsidRPr="00DB5D59">
          <w:rPr>
            <w:rStyle w:val="Hyperlink"/>
            <w:noProof/>
          </w:rPr>
          <w:fldChar w:fldCharType="end"/>
        </w:r>
      </w:ins>
    </w:p>
    <w:p w14:paraId="46771BD6" w14:textId="77777777" w:rsidR="00032D83" w:rsidRDefault="00032D83">
      <w:pPr>
        <w:pStyle w:val="TOC1"/>
        <w:tabs>
          <w:tab w:val="left" w:pos="1760"/>
        </w:tabs>
        <w:rPr>
          <w:ins w:id="191" w:author="The Si Tran" w:date="2012-12-16T20:16:00Z"/>
          <w:rFonts w:asciiTheme="minorHAnsi" w:eastAsiaTheme="minorEastAsia" w:hAnsiTheme="minorHAnsi" w:cstheme="minorBidi"/>
          <w:noProof/>
          <w:sz w:val="22"/>
        </w:rPr>
      </w:pPr>
      <w:ins w:id="192"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"_Toc343452361"</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1</w:t>
        </w:r>
        <w:r>
          <w:rPr>
            <w:rFonts w:asciiTheme="minorHAnsi" w:eastAsiaTheme="minorEastAsia" w:hAnsiTheme="minorHAnsi" w:cstheme="minorBidi"/>
            <w:noProof/>
            <w:sz w:val="22"/>
          </w:rPr>
          <w:tab/>
        </w:r>
        <w:r w:rsidRPr="00DB5D59">
          <w:rPr>
            <w:rStyle w:val="Hyperlink"/>
            <w:noProof/>
          </w:rPr>
          <w:t>GIỚI THIỆU</w:t>
        </w:r>
        <w:r>
          <w:rPr>
            <w:noProof/>
            <w:webHidden/>
          </w:rPr>
          <w:tab/>
        </w:r>
        <w:r>
          <w:rPr>
            <w:noProof/>
            <w:webHidden/>
          </w:rPr>
          <w:fldChar w:fldCharType="begin"/>
        </w:r>
        <w:r>
          <w:rPr>
            <w:noProof/>
            <w:webHidden/>
          </w:rPr>
          <w:instrText xml:space="preserve"> PAGEREF _Toc343452361 \h </w:instrText>
        </w:r>
        <w:r>
          <w:rPr>
            <w:noProof/>
            <w:webHidden/>
          </w:rPr>
        </w:r>
      </w:ins>
      <w:r>
        <w:rPr>
          <w:noProof/>
          <w:webHidden/>
        </w:rPr>
        <w:fldChar w:fldCharType="separate"/>
      </w:r>
      <w:ins w:id="193" w:author="The Si Tran" w:date="2012-12-16T20:16:00Z">
        <w:r>
          <w:rPr>
            <w:noProof/>
            <w:webHidden/>
          </w:rPr>
          <w:t>1</w:t>
        </w:r>
        <w:r>
          <w:rPr>
            <w:noProof/>
            <w:webHidden/>
          </w:rPr>
          <w:fldChar w:fldCharType="end"/>
        </w:r>
        <w:r w:rsidRPr="00DB5D59">
          <w:rPr>
            <w:rStyle w:val="Hyperlink"/>
            <w:noProof/>
          </w:rPr>
          <w:fldChar w:fldCharType="end"/>
        </w:r>
      </w:ins>
    </w:p>
    <w:p w14:paraId="6273B4BC" w14:textId="77777777" w:rsidR="00032D83" w:rsidRDefault="00032D83">
      <w:pPr>
        <w:pStyle w:val="TOC2"/>
        <w:tabs>
          <w:tab w:val="left" w:pos="1320"/>
          <w:tab w:val="right" w:leader="dot" w:pos="9062"/>
        </w:tabs>
        <w:rPr>
          <w:ins w:id="194" w:author="The Si Tran" w:date="2012-12-16T20:16:00Z"/>
          <w:rFonts w:asciiTheme="minorHAnsi" w:eastAsiaTheme="minorEastAsia" w:hAnsiTheme="minorHAnsi" w:cstheme="minorBidi"/>
          <w:noProof/>
          <w:sz w:val="22"/>
        </w:rPr>
      </w:pPr>
      <w:ins w:id="19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"_Toc343452362"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1.1.</w:t>
        </w:r>
        <w:r>
          <w:rPr>
            <w:rFonts w:asciiTheme="minorHAnsi" w:eastAsiaTheme="minorEastAsia" w:hAnsiTheme="minorHAnsi" w:cstheme="minorBidi"/>
            <w:noProof/>
            <w:sz w:val="22"/>
          </w:rPr>
          <w:tab/>
        </w:r>
        <w:r w:rsidRPr="00DB5D59">
          <w:rPr>
            <w:rStyle w:val="Hyperlink"/>
            <w:noProof/>
          </w:rPr>
          <w:t>Đặt vấn đề</w:t>
        </w:r>
        <w:r>
          <w:rPr>
            <w:noProof/>
            <w:webHidden/>
          </w:rPr>
          <w:tab/>
        </w:r>
        <w:r>
          <w:rPr>
            <w:noProof/>
            <w:webHidden/>
          </w:rPr>
          <w:fldChar w:fldCharType="begin"/>
        </w:r>
        <w:r>
          <w:rPr>
            <w:noProof/>
            <w:webHidden/>
          </w:rPr>
          <w:instrText xml:space="preserve"> PAGEREF _Toc343452362 \h </w:instrText>
        </w:r>
        <w:r>
          <w:rPr>
            <w:noProof/>
            <w:webHidden/>
          </w:rPr>
        </w:r>
      </w:ins>
      <w:r>
        <w:rPr>
          <w:noProof/>
          <w:webHidden/>
        </w:rPr>
        <w:fldChar w:fldCharType="separate"/>
      </w:r>
      <w:ins w:id="196" w:author="The Si Tran" w:date="2012-12-16T20:16:00Z">
        <w:r>
          <w:rPr>
            <w:noProof/>
            <w:webHidden/>
          </w:rPr>
          <w:t>1</w:t>
        </w:r>
        <w:r>
          <w:rPr>
            <w:noProof/>
            <w:webHidden/>
          </w:rPr>
          <w:fldChar w:fldCharType="end"/>
        </w:r>
        <w:r w:rsidRPr="00DB5D59">
          <w:rPr>
            <w:rStyle w:val="Hyperlink"/>
            <w:noProof/>
          </w:rPr>
          <w:fldChar w:fldCharType="end"/>
        </w:r>
      </w:ins>
    </w:p>
    <w:p w14:paraId="0BE981E4" w14:textId="77777777" w:rsidR="00032D83" w:rsidRDefault="00032D83">
      <w:pPr>
        <w:pStyle w:val="TOC2"/>
        <w:tabs>
          <w:tab w:val="left" w:pos="1320"/>
          <w:tab w:val="right" w:leader="dot" w:pos="9062"/>
        </w:tabs>
        <w:rPr>
          <w:ins w:id="197" w:author="The Si Tran" w:date="2012-12-16T20:16:00Z"/>
          <w:rFonts w:asciiTheme="minorHAnsi" w:eastAsiaTheme="minorEastAsia" w:hAnsiTheme="minorHAnsi" w:cstheme="minorBidi"/>
          <w:noProof/>
          <w:sz w:val="22"/>
        </w:rPr>
      </w:pPr>
      <w:ins w:id="19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"_Toc343452363"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1.2.</w:t>
        </w:r>
        <w:r>
          <w:rPr>
            <w:rFonts w:asciiTheme="minorHAnsi" w:eastAsiaTheme="minorEastAsia" w:hAnsiTheme="minorHAnsi" w:cstheme="minorBidi"/>
            <w:noProof/>
            <w:sz w:val="22"/>
          </w:rPr>
          <w:tab/>
        </w:r>
        <w:r w:rsidRPr="00DB5D59">
          <w:rPr>
            <w:rStyle w:val="Hyperlink"/>
            <w:noProof/>
          </w:rPr>
          <w:t>Mục tiêu của đề tài</w:t>
        </w:r>
        <w:r>
          <w:rPr>
            <w:noProof/>
            <w:webHidden/>
          </w:rPr>
          <w:tab/>
        </w:r>
        <w:r>
          <w:rPr>
            <w:noProof/>
            <w:webHidden/>
          </w:rPr>
          <w:fldChar w:fldCharType="begin"/>
        </w:r>
        <w:r>
          <w:rPr>
            <w:noProof/>
            <w:webHidden/>
          </w:rPr>
          <w:instrText xml:space="preserve"> PAGEREF _Toc343452363 \h </w:instrText>
        </w:r>
        <w:r>
          <w:rPr>
            <w:noProof/>
            <w:webHidden/>
          </w:rPr>
        </w:r>
      </w:ins>
      <w:r>
        <w:rPr>
          <w:noProof/>
          <w:webHidden/>
        </w:rPr>
        <w:fldChar w:fldCharType="separate"/>
      </w:r>
      <w:ins w:id="199" w:author="The Si Tran" w:date="2012-12-16T20:16:00Z">
        <w:r>
          <w:rPr>
            <w:noProof/>
            <w:webHidden/>
          </w:rPr>
          <w:t>1</w:t>
        </w:r>
        <w:r>
          <w:rPr>
            <w:noProof/>
            <w:webHidden/>
          </w:rPr>
          <w:fldChar w:fldCharType="end"/>
        </w:r>
        <w:r w:rsidRPr="00DB5D59">
          <w:rPr>
            <w:rStyle w:val="Hyperlink"/>
            <w:noProof/>
          </w:rPr>
          <w:fldChar w:fldCharType="end"/>
        </w:r>
      </w:ins>
    </w:p>
    <w:p w14:paraId="1828C965" w14:textId="77777777" w:rsidR="00032D83" w:rsidRDefault="00032D83">
      <w:pPr>
        <w:pStyle w:val="TOC2"/>
        <w:tabs>
          <w:tab w:val="left" w:pos="1320"/>
          <w:tab w:val="right" w:leader="dot" w:pos="9062"/>
        </w:tabs>
        <w:rPr>
          <w:ins w:id="200" w:author="The Si Tran" w:date="2012-12-16T20:16:00Z"/>
          <w:rFonts w:asciiTheme="minorHAnsi" w:eastAsiaTheme="minorEastAsia" w:hAnsiTheme="minorHAnsi" w:cstheme="minorBidi"/>
          <w:noProof/>
          <w:sz w:val="22"/>
        </w:rPr>
      </w:pPr>
      <w:ins w:id="20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"_Toc343452373"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1.3.</w:t>
        </w:r>
        <w:r>
          <w:rPr>
            <w:rFonts w:asciiTheme="minorHAnsi" w:eastAsiaTheme="minorEastAsia" w:hAnsiTheme="minorHAnsi" w:cstheme="minorBidi"/>
            <w:noProof/>
            <w:sz w:val="22"/>
          </w:rPr>
          <w:tab/>
        </w:r>
        <w:r w:rsidRPr="00DB5D59">
          <w:rPr>
            <w:rStyle w:val="Hyperlink"/>
            <w:noProof/>
          </w:rPr>
          <w:t>Cấu trúc báo cáo</w:t>
        </w:r>
        <w:r>
          <w:rPr>
            <w:noProof/>
            <w:webHidden/>
          </w:rPr>
          <w:tab/>
        </w:r>
        <w:r>
          <w:rPr>
            <w:noProof/>
            <w:webHidden/>
          </w:rPr>
          <w:fldChar w:fldCharType="begin"/>
        </w:r>
        <w:r>
          <w:rPr>
            <w:noProof/>
            <w:webHidden/>
          </w:rPr>
          <w:instrText xml:space="preserve"> PAGEREF _Toc343452373 \h </w:instrText>
        </w:r>
        <w:r>
          <w:rPr>
            <w:noProof/>
            <w:webHidden/>
          </w:rPr>
        </w:r>
      </w:ins>
      <w:r>
        <w:rPr>
          <w:noProof/>
          <w:webHidden/>
        </w:rPr>
        <w:fldChar w:fldCharType="separate"/>
      </w:r>
      <w:ins w:id="202" w:author="The Si Tran" w:date="2012-12-16T20:16:00Z">
        <w:r>
          <w:rPr>
            <w:noProof/>
            <w:webHidden/>
          </w:rPr>
          <w:t>3</w:t>
        </w:r>
        <w:r>
          <w:rPr>
            <w:noProof/>
            <w:webHidden/>
          </w:rPr>
          <w:fldChar w:fldCharType="end"/>
        </w:r>
        <w:r w:rsidRPr="00DB5D59">
          <w:rPr>
            <w:rStyle w:val="Hyperlink"/>
            <w:noProof/>
          </w:rPr>
          <w:fldChar w:fldCharType="end"/>
        </w:r>
      </w:ins>
    </w:p>
    <w:p w14:paraId="6FC2D8B1" w14:textId="00D4B7B5" w:rsidR="00032D83" w:rsidRDefault="00032D83">
      <w:pPr>
        <w:pStyle w:val="TOC1"/>
        <w:tabs>
          <w:tab w:val="left" w:pos="1760"/>
        </w:tabs>
        <w:rPr>
          <w:ins w:id="203" w:author="The Si Tran" w:date="2012-12-16T20:16:00Z"/>
          <w:rFonts w:asciiTheme="minorHAnsi" w:eastAsiaTheme="minorEastAsia" w:hAnsiTheme="minorHAnsi" w:cstheme="minorBidi"/>
          <w:noProof/>
          <w:sz w:val="22"/>
        </w:rPr>
      </w:pPr>
      <w:ins w:id="20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"_Toc343452383"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2</w:t>
        </w:r>
        <w:r>
          <w:rPr>
            <w:rFonts w:asciiTheme="minorHAnsi" w:eastAsiaTheme="minorEastAsia" w:hAnsiTheme="minorHAnsi" w:cstheme="minorBidi"/>
            <w:noProof/>
            <w:sz w:val="22"/>
          </w:rPr>
          <w:tab/>
        </w:r>
        <w:r w:rsidRPr="00DB5D59">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_Toc343452383 \h </w:instrText>
        </w:r>
        <w:r>
          <w:rPr>
            <w:noProof/>
            <w:webHidden/>
          </w:rPr>
        </w:r>
      </w:ins>
      <w:r>
        <w:rPr>
          <w:noProof/>
          <w:webHidden/>
        </w:rPr>
        <w:fldChar w:fldCharType="separate"/>
      </w:r>
      <w:ins w:id="205" w:author="The Si Tran" w:date="2012-12-16T20:16:00Z">
        <w:r>
          <w:rPr>
            <w:noProof/>
            <w:webHidden/>
          </w:rPr>
          <w:t>4</w:t>
        </w:r>
        <w:r>
          <w:rPr>
            <w:noProof/>
            <w:webHidden/>
          </w:rPr>
          <w:fldChar w:fldCharType="end"/>
        </w:r>
        <w:r w:rsidRPr="00DB5D59">
          <w:rPr>
            <w:rStyle w:val="Hyperlink"/>
            <w:noProof/>
          </w:rPr>
          <w:fldChar w:fldCharType="end"/>
        </w:r>
      </w:ins>
    </w:p>
    <w:p w14:paraId="20FFF690" w14:textId="77777777" w:rsidR="00032D83" w:rsidRDefault="00032D83">
      <w:pPr>
        <w:pStyle w:val="TOC2"/>
        <w:tabs>
          <w:tab w:val="left" w:pos="1320"/>
          <w:tab w:val="right" w:leader="dot" w:pos="9062"/>
        </w:tabs>
        <w:rPr>
          <w:ins w:id="206" w:author="The Si Tran" w:date="2012-12-16T20:16:00Z"/>
          <w:rFonts w:asciiTheme="minorHAnsi" w:eastAsiaTheme="minorEastAsia" w:hAnsiTheme="minorHAnsi" w:cstheme="minorBidi"/>
          <w:noProof/>
          <w:sz w:val="22"/>
        </w:rPr>
      </w:pPr>
      <w:ins w:id="20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"_Toc343452384"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2.1.</w:t>
        </w:r>
        <w:r>
          <w:rPr>
            <w:rFonts w:asciiTheme="minorHAnsi" w:eastAsiaTheme="minorEastAsia" w:hAnsiTheme="minorHAnsi" w:cstheme="minorBidi"/>
            <w:noProof/>
            <w:sz w:val="22"/>
          </w:rPr>
          <w:tab/>
        </w:r>
        <w:r w:rsidRPr="00DB5D59">
          <w:rPr>
            <w:rStyle w:val="Hyperlink"/>
            <w:noProof/>
          </w:rPr>
          <w:t>Chuỗi thời gian</w:t>
        </w:r>
        <w:r>
          <w:rPr>
            <w:noProof/>
            <w:webHidden/>
          </w:rPr>
          <w:tab/>
        </w:r>
        <w:r>
          <w:rPr>
            <w:noProof/>
            <w:webHidden/>
          </w:rPr>
          <w:fldChar w:fldCharType="begin"/>
        </w:r>
        <w:r>
          <w:rPr>
            <w:noProof/>
            <w:webHidden/>
          </w:rPr>
          <w:instrText xml:space="preserve"> PAGEREF _Toc343452384 \h </w:instrText>
        </w:r>
        <w:r>
          <w:rPr>
            <w:noProof/>
            <w:webHidden/>
          </w:rPr>
        </w:r>
      </w:ins>
      <w:r>
        <w:rPr>
          <w:noProof/>
          <w:webHidden/>
        </w:rPr>
        <w:fldChar w:fldCharType="separate"/>
      </w:r>
      <w:ins w:id="208" w:author="The Si Tran" w:date="2012-12-16T20:16:00Z">
        <w:r>
          <w:rPr>
            <w:noProof/>
            <w:webHidden/>
          </w:rPr>
          <w:t>4</w:t>
        </w:r>
        <w:r>
          <w:rPr>
            <w:noProof/>
            <w:webHidden/>
          </w:rPr>
          <w:fldChar w:fldCharType="end"/>
        </w:r>
        <w:r w:rsidRPr="00DB5D59">
          <w:rPr>
            <w:rStyle w:val="Hyperlink"/>
            <w:noProof/>
          </w:rPr>
          <w:fldChar w:fldCharType="end"/>
        </w:r>
      </w:ins>
    </w:p>
    <w:p w14:paraId="16A2BA52" w14:textId="77777777" w:rsidR="00032D83" w:rsidRDefault="00032D83">
      <w:pPr>
        <w:pStyle w:val="TOC2"/>
        <w:tabs>
          <w:tab w:val="left" w:pos="1320"/>
          <w:tab w:val="right" w:leader="dot" w:pos="9062"/>
        </w:tabs>
        <w:rPr>
          <w:ins w:id="209" w:author="The Si Tran" w:date="2012-12-16T20:16:00Z"/>
          <w:rFonts w:asciiTheme="minorHAnsi" w:eastAsiaTheme="minorEastAsia" w:hAnsiTheme="minorHAnsi" w:cstheme="minorBidi"/>
          <w:noProof/>
          <w:sz w:val="22"/>
        </w:rPr>
      </w:pPr>
      <w:ins w:id="21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"_Toc343452416"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2.2.</w:t>
        </w:r>
        <w:r>
          <w:rPr>
            <w:rFonts w:asciiTheme="minorHAnsi" w:eastAsiaTheme="minorEastAsia" w:hAnsiTheme="minorHAnsi" w:cstheme="minorBidi"/>
            <w:noProof/>
            <w:sz w:val="22"/>
          </w:rPr>
          <w:tab/>
        </w:r>
        <w:r w:rsidRPr="00DB5D59">
          <w:rPr>
            <w:rStyle w:val="Hyperlink"/>
            <w:noProof/>
          </w:rPr>
          <w:t>Dự báo chuỗi thời gian</w:t>
        </w:r>
        <w:r>
          <w:rPr>
            <w:noProof/>
            <w:webHidden/>
          </w:rPr>
          <w:tab/>
        </w:r>
        <w:r>
          <w:rPr>
            <w:noProof/>
            <w:webHidden/>
          </w:rPr>
          <w:fldChar w:fldCharType="begin"/>
        </w:r>
        <w:r>
          <w:rPr>
            <w:noProof/>
            <w:webHidden/>
          </w:rPr>
          <w:instrText xml:space="preserve"> PAGEREF _Toc343452416 \h </w:instrText>
        </w:r>
        <w:r>
          <w:rPr>
            <w:noProof/>
            <w:webHidden/>
          </w:rPr>
        </w:r>
      </w:ins>
      <w:r>
        <w:rPr>
          <w:noProof/>
          <w:webHidden/>
        </w:rPr>
        <w:fldChar w:fldCharType="separate"/>
      </w:r>
      <w:ins w:id="211" w:author="The Si Tran" w:date="2012-12-16T20:16:00Z">
        <w:r>
          <w:rPr>
            <w:noProof/>
            <w:webHidden/>
          </w:rPr>
          <w:t>5</w:t>
        </w:r>
        <w:r>
          <w:rPr>
            <w:noProof/>
            <w:webHidden/>
          </w:rPr>
          <w:fldChar w:fldCharType="end"/>
        </w:r>
        <w:r w:rsidRPr="00DB5D59">
          <w:rPr>
            <w:rStyle w:val="Hyperlink"/>
            <w:noProof/>
          </w:rPr>
          <w:fldChar w:fldCharType="end"/>
        </w:r>
      </w:ins>
    </w:p>
    <w:p w14:paraId="7BD2A49E" w14:textId="77777777" w:rsidR="00032D83" w:rsidRDefault="00032D83">
      <w:pPr>
        <w:pStyle w:val="TOC2"/>
        <w:tabs>
          <w:tab w:val="left" w:pos="1320"/>
          <w:tab w:val="right" w:leader="dot" w:pos="9062"/>
        </w:tabs>
        <w:rPr>
          <w:ins w:id="212" w:author="The Si Tran" w:date="2012-12-16T20:16:00Z"/>
          <w:rFonts w:asciiTheme="minorHAnsi" w:eastAsiaTheme="minorEastAsia" w:hAnsiTheme="minorHAnsi" w:cstheme="minorBidi"/>
          <w:noProof/>
          <w:sz w:val="22"/>
        </w:rPr>
      </w:pPr>
      <w:ins w:id="213"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"_Toc343452417"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2.3.</w:t>
        </w:r>
        <w:r>
          <w:rPr>
            <w:rFonts w:asciiTheme="minorHAnsi" w:eastAsiaTheme="minorEastAsia" w:hAnsiTheme="minorHAnsi" w:cstheme="minorBidi"/>
            <w:noProof/>
            <w:sz w:val="22"/>
          </w:rPr>
          <w:tab/>
        </w:r>
        <w:r w:rsidRPr="00DB5D59">
          <w:rPr>
            <w:rStyle w:val="Hyperlink"/>
            <w:noProof/>
          </w:rPr>
          <w:t>Khái niệm thống kê liên quan</w:t>
        </w:r>
        <w:r>
          <w:rPr>
            <w:noProof/>
            <w:webHidden/>
          </w:rPr>
          <w:tab/>
        </w:r>
        <w:r>
          <w:rPr>
            <w:noProof/>
            <w:webHidden/>
          </w:rPr>
          <w:fldChar w:fldCharType="begin"/>
        </w:r>
        <w:r>
          <w:rPr>
            <w:noProof/>
            <w:webHidden/>
          </w:rPr>
          <w:instrText xml:space="preserve"> PAGEREF _Toc343452417 \h </w:instrText>
        </w:r>
        <w:r>
          <w:rPr>
            <w:noProof/>
            <w:webHidden/>
          </w:rPr>
        </w:r>
      </w:ins>
      <w:r>
        <w:rPr>
          <w:noProof/>
          <w:webHidden/>
        </w:rPr>
        <w:fldChar w:fldCharType="separate"/>
      </w:r>
      <w:ins w:id="214" w:author="The Si Tran" w:date="2012-12-16T20:16:00Z">
        <w:r>
          <w:rPr>
            <w:noProof/>
            <w:webHidden/>
          </w:rPr>
          <w:t>7</w:t>
        </w:r>
        <w:r>
          <w:rPr>
            <w:noProof/>
            <w:webHidden/>
          </w:rPr>
          <w:fldChar w:fldCharType="end"/>
        </w:r>
        <w:r w:rsidRPr="00DB5D59">
          <w:rPr>
            <w:rStyle w:val="Hyperlink"/>
            <w:noProof/>
          </w:rPr>
          <w:fldChar w:fldCharType="end"/>
        </w:r>
      </w:ins>
    </w:p>
    <w:p w14:paraId="5B023084" w14:textId="77777777" w:rsidR="00032D83" w:rsidRDefault="00032D83">
      <w:pPr>
        <w:pStyle w:val="TOC3"/>
        <w:tabs>
          <w:tab w:val="left" w:pos="1760"/>
          <w:tab w:val="right" w:leader="dot" w:pos="9062"/>
        </w:tabs>
        <w:rPr>
          <w:ins w:id="215" w:author="The Si Tran" w:date="2012-12-16T20:16:00Z"/>
          <w:rFonts w:asciiTheme="minorHAnsi" w:eastAsiaTheme="minorEastAsia" w:hAnsiTheme="minorHAnsi" w:cstheme="minorBidi"/>
          <w:noProof/>
          <w:sz w:val="22"/>
        </w:rPr>
      </w:pPr>
      <w:ins w:id="216"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"_Toc343452418"</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2.3.1.</w:t>
        </w:r>
        <w:r>
          <w:rPr>
            <w:rFonts w:asciiTheme="minorHAnsi" w:eastAsiaTheme="minorEastAsia" w:hAnsiTheme="minorHAnsi" w:cstheme="minorBidi"/>
            <w:noProof/>
            <w:sz w:val="22"/>
          </w:rPr>
          <w:tab/>
        </w:r>
        <w:r w:rsidRPr="00DB5D59">
          <w:rPr>
            <w:rStyle w:val="Hyperlink"/>
            <w:noProof/>
          </w:rPr>
          <w:t>Hệ số tự tương quan</w:t>
        </w:r>
        <w:r>
          <w:rPr>
            <w:noProof/>
            <w:webHidden/>
          </w:rPr>
          <w:tab/>
        </w:r>
        <w:r>
          <w:rPr>
            <w:noProof/>
            <w:webHidden/>
          </w:rPr>
          <w:fldChar w:fldCharType="begin"/>
        </w:r>
        <w:r>
          <w:rPr>
            <w:noProof/>
            <w:webHidden/>
          </w:rPr>
          <w:instrText xml:space="preserve"> PAGEREF _Toc343452418 \h </w:instrText>
        </w:r>
        <w:r>
          <w:rPr>
            <w:noProof/>
            <w:webHidden/>
          </w:rPr>
        </w:r>
      </w:ins>
      <w:r>
        <w:rPr>
          <w:noProof/>
          <w:webHidden/>
        </w:rPr>
        <w:fldChar w:fldCharType="separate"/>
      </w:r>
      <w:ins w:id="217" w:author="The Si Tran" w:date="2012-12-16T20:16:00Z">
        <w:r>
          <w:rPr>
            <w:noProof/>
            <w:webHidden/>
          </w:rPr>
          <w:t>7</w:t>
        </w:r>
        <w:r>
          <w:rPr>
            <w:noProof/>
            <w:webHidden/>
          </w:rPr>
          <w:fldChar w:fldCharType="end"/>
        </w:r>
        <w:r w:rsidRPr="00DB5D59">
          <w:rPr>
            <w:rStyle w:val="Hyperlink"/>
            <w:noProof/>
          </w:rPr>
          <w:fldChar w:fldCharType="end"/>
        </w:r>
      </w:ins>
    </w:p>
    <w:p w14:paraId="7E0C202D" w14:textId="77777777" w:rsidR="00032D83" w:rsidRDefault="00032D83">
      <w:pPr>
        <w:pStyle w:val="TOC3"/>
        <w:tabs>
          <w:tab w:val="left" w:pos="1760"/>
          <w:tab w:val="right" w:leader="dot" w:pos="9062"/>
        </w:tabs>
        <w:rPr>
          <w:ins w:id="218" w:author="The Si Tran" w:date="2012-12-16T20:16:00Z"/>
          <w:rFonts w:asciiTheme="minorHAnsi" w:eastAsiaTheme="minorEastAsia" w:hAnsiTheme="minorHAnsi" w:cstheme="minorBidi"/>
          <w:noProof/>
          <w:sz w:val="22"/>
        </w:rPr>
      </w:pPr>
      <w:ins w:id="219"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"_Toc343452419"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2.3.2.</w:t>
        </w:r>
        <w:r>
          <w:rPr>
            <w:rFonts w:asciiTheme="minorHAnsi" w:eastAsiaTheme="minorEastAsia" w:hAnsiTheme="minorHAnsi" w:cstheme="minorBidi"/>
            <w:noProof/>
            <w:sz w:val="22"/>
          </w:rPr>
          <w:tab/>
        </w:r>
        <w:r w:rsidRPr="00DB5D59">
          <w:rPr>
            <w:rStyle w:val="Hyperlink"/>
            <w:noProof/>
          </w:rPr>
          <w:t>Hệ số tự tương quan riêng phần</w:t>
        </w:r>
        <w:r>
          <w:rPr>
            <w:noProof/>
            <w:webHidden/>
          </w:rPr>
          <w:tab/>
        </w:r>
        <w:r>
          <w:rPr>
            <w:noProof/>
            <w:webHidden/>
          </w:rPr>
          <w:fldChar w:fldCharType="begin"/>
        </w:r>
        <w:r>
          <w:rPr>
            <w:noProof/>
            <w:webHidden/>
          </w:rPr>
          <w:instrText xml:space="preserve"> PAGEREF _Toc343452419 \h </w:instrText>
        </w:r>
        <w:r>
          <w:rPr>
            <w:noProof/>
            <w:webHidden/>
          </w:rPr>
        </w:r>
      </w:ins>
      <w:r>
        <w:rPr>
          <w:noProof/>
          <w:webHidden/>
        </w:rPr>
        <w:fldChar w:fldCharType="separate"/>
      </w:r>
      <w:ins w:id="220" w:author="The Si Tran" w:date="2012-12-16T20:16:00Z">
        <w:r>
          <w:rPr>
            <w:noProof/>
            <w:webHidden/>
          </w:rPr>
          <w:t>9</w:t>
        </w:r>
        <w:r>
          <w:rPr>
            <w:noProof/>
            <w:webHidden/>
          </w:rPr>
          <w:fldChar w:fldCharType="end"/>
        </w:r>
        <w:r w:rsidRPr="00DB5D59">
          <w:rPr>
            <w:rStyle w:val="Hyperlink"/>
            <w:noProof/>
          </w:rPr>
          <w:fldChar w:fldCharType="end"/>
        </w:r>
      </w:ins>
    </w:p>
    <w:p w14:paraId="323B5197" w14:textId="77777777" w:rsidR="00032D83" w:rsidRDefault="00032D83">
      <w:pPr>
        <w:pStyle w:val="TOC2"/>
        <w:tabs>
          <w:tab w:val="left" w:pos="1320"/>
          <w:tab w:val="right" w:leader="dot" w:pos="9062"/>
        </w:tabs>
        <w:rPr>
          <w:ins w:id="221" w:author="The Si Tran" w:date="2012-12-16T20:16:00Z"/>
          <w:rFonts w:asciiTheme="minorHAnsi" w:eastAsiaTheme="minorEastAsia" w:hAnsiTheme="minorHAnsi" w:cstheme="minorBidi"/>
          <w:noProof/>
          <w:sz w:val="22"/>
        </w:rPr>
      </w:pPr>
      <w:ins w:id="222"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"_Toc343452420"</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2.4.</w:t>
        </w:r>
        <w:r>
          <w:rPr>
            <w:rFonts w:asciiTheme="minorHAnsi" w:eastAsiaTheme="minorEastAsia" w:hAnsiTheme="minorHAnsi" w:cstheme="minorBidi"/>
            <w:noProof/>
            <w:sz w:val="22"/>
          </w:rPr>
          <w:tab/>
        </w:r>
        <w:r w:rsidRPr="00DB5D59">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_Toc343452420 \h </w:instrText>
        </w:r>
        <w:r>
          <w:rPr>
            <w:noProof/>
            <w:webHidden/>
          </w:rPr>
        </w:r>
      </w:ins>
      <w:r>
        <w:rPr>
          <w:noProof/>
          <w:webHidden/>
        </w:rPr>
        <w:fldChar w:fldCharType="separate"/>
      </w:r>
      <w:ins w:id="223" w:author="The Si Tran" w:date="2012-12-16T20:16:00Z">
        <w:r>
          <w:rPr>
            <w:noProof/>
            <w:webHidden/>
          </w:rPr>
          <w:t>10</w:t>
        </w:r>
        <w:r>
          <w:rPr>
            <w:noProof/>
            <w:webHidden/>
          </w:rPr>
          <w:fldChar w:fldCharType="end"/>
        </w:r>
        <w:r w:rsidRPr="00DB5D59">
          <w:rPr>
            <w:rStyle w:val="Hyperlink"/>
            <w:noProof/>
          </w:rPr>
          <w:fldChar w:fldCharType="end"/>
        </w:r>
      </w:ins>
    </w:p>
    <w:p w14:paraId="28B5CF6B" w14:textId="77777777" w:rsidR="00032D83" w:rsidRDefault="00032D83">
      <w:pPr>
        <w:pStyle w:val="TOC1"/>
        <w:tabs>
          <w:tab w:val="left" w:pos="1760"/>
        </w:tabs>
        <w:rPr>
          <w:ins w:id="224" w:author="The Si Tran" w:date="2012-12-16T20:16:00Z"/>
          <w:rFonts w:asciiTheme="minorHAnsi" w:eastAsiaTheme="minorEastAsia" w:hAnsiTheme="minorHAnsi" w:cstheme="minorBidi"/>
          <w:noProof/>
          <w:sz w:val="22"/>
        </w:rPr>
      </w:pPr>
      <w:ins w:id="22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"_Toc343452424"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3</w:t>
        </w:r>
        <w:r>
          <w:rPr>
            <w:rFonts w:asciiTheme="minorHAnsi" w:eastAsiaTheme="minorEastAsia" w:hAnsiTheme="minorHAnsi" w:cstheme="minorBidi"/>
            <w:noProof/>
            <w:sz w:val="22"/>
          </w:rPr>
          <w:tab/>
        </w:r>
        <w:r w:rsidRPr="00DB5D59">
          <w:rPr>
            <w:rStyle w:val="Hyperlink"/>
            <w:noProof/>
          </w:rPr>
          <w:t>MÔ HÌNH ARIMA</w:t>
        </w:r>
        <w:r>
          <w:rPr>
            <w:noProof/>
            <w:webHidden/>
          </w:rPr>
          <w:tab/>
        </w:r>
        <w:r>
          <w:rPr>
            <w:noProof/>
            <w:webHidden/>
          </w:rPr>
          <w:fldChar w:fldCharType="begin"/>
        </w:r>
        <w:r>
          <w:rPr>
            <w:noProof/>
            <w:webHidden/>
          </w:rPr>
          <w:instrText xml:space="preserve"> PAGEREF _Toc343452424 \h </w:instrText>
        </w:r>
        <w:r>
          <w:rPr>
            <w:noProof/>
            <w:webHidden/>
          </w:rPr>
        </w:r>
      </w:ins>
      <w:r>
        <w:rPr>
          <w:noProof/>
          <w:webHidden/>
        </w:rPr>
        <w:fldChar w:fldCharType="separate"/>
      </w:r>
      <w:ins w:id="226" w:author="The Si Tran" w:date="2012-12-16T20:16:00Z">
        <w:r>
          <w:rPr>
            <w:noProof/>
            <w:webHidden/>
          </w:rPr>
          <w:t>16</w:t>
        </w:r>
        <w:r>
          <w:rPr>
            <w:noProof/>
            <w:webHidden/>
          </w:rPr>
          <w:fldChar w:fldCharType="end"/>
        </w:r>
        <w:r w:rsidRPr="00DB5D59">
          <w:rPr>
            <w:rStyle w:val="Hyperlink"/>
            <w:noProof/>
          </w:rPr>
          <w:fldChar w:fldCharType="end"/>
        </w:r>
      </w:ins>
    </w:p>
    <w:p w14:paraId="61E3133C" w14:textId="77777777" w:rsidR="00032D83" w:rsidRDefault="00032D83">
      <w:pPr>
        <w:pStyle w:val="TOC2"/>
        <w:tabs>
          <w:tab w:val="left" w:pos="1320"/>
          <w:tab w:val="right" w:leader="dot" w:pos="9062"/>
        </w:tabs>
        <w:rPr>
          <w:ins w:id="227" w:author="The Si Tran" w:date="2012-12-16T20:16:00Z"/>
          <w:rFonts w:asciiTheme="minorHAnsi" w:eastAsiaTheme="minorEastAsia" w:hAnsiTheme="minorHAnsi" w:cstheme="minorBidi"/>
          <w:noProof/>
          <w:sz w:val="22"/>
        </w:rPr>
      </w:pPr>
      <w:ins w:id="22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"_Toc343452425"</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fr-FR"/>
          </w:rPr>
          <w:t>3.1.</w:t>
        </w:r>
        <w:r>
          <w:rPr>
            <w:rFonts w:asciiTheme="minorHAnsi" w:eastAsiaTheme="minorEastAsia" w:hAnsiTheme="minorHAnsi" w:cstheme="minorBidi"/>
            <w:noProof/>
            <w:sz w:val="22"/>
          </w:rPr>
          <w:tab/>
        </w:r>
        <w:r w:rsidRPr="00DB5D59">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_Toc343452425 \h </w:instrText>
        </w:r>
        <w:r>
          <w:rPr>
            <w:noProof/>
            <w:webHidden/>
          </w:rPr>
        </w:r>
      </w:ins>
      <w:r>
        <w:rPr>
          <w:noProof/>
          <w:webHidden/>
        </w:rPr>
        <w:fldChar w:fldCharType="separate"/>
      </w:r>
      <w:ins w:id="229" w:author="The Si Tran" w:date="2012-12-16T20:16:00Z">
        <w:r>
          <w:rPr>
            <w:noProof/>
            <w:webHidden/>
          </w:rPr>
          <w:t>16</w:t>
        </w:r>
        <w:r>
          <w:rPr>
            <w:noProof/>
            <w:webHidden/>
          </w:rPr>
          <w:fldChar w:fldCharType="end"/>
        </w:r>
        <w:r w:rsidRPr="00DB5D59">
          <w:rPr>
            <w:rStyle w:val="Hyperlink"/>
            <w:noProof/>
          </w:rPr>
          <w:fldChar w:fldCharType="end"/>
        </w:r>
      </w:ins>
    </w:p>
    <w:p w14:paraId="5F65DD0E" w14:textId="77777777" w:rsidR="00032D83" w:rsidRDefault="00032D83">
      <w:pPr>
        <w:pStyle w:val="TOC2"/>
        <w:tabs>
          <w:tab w:val="left" w:pos="1320"/>
          <w:tab w:val="right" w:leader="dot" w:pos="9062"/>
        </w:tabs>
        <w:rPr>
          <w:ins w:id="230" w:author="The Si Tran" w:date="2012-12-16T20:16:00Z"/>
          <w:rFonts w:asciiTheme="minorHAnsi" w:eastAsiaTheme="minorEastAsia" w:hAnsiTheme="minorHAnsi" w:cstheme="minorBidi"/>
          <w:noProof/>
          <w:sz w:val="22"/>
        </w:rPr>
      </w:pPr>
      <w:ins w:id="23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"_Toc343452426"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pt-BR"/>
          </w:rPr>
          <w:t>3.2.</w:t>
        </w:r>
        <w:r>
          <w:rPr>
            <w:rFonts w:asciiTheme="minorHAnsi" w:eastAsiaTheme="minorEastAsia" w:hAnsiTheme="minorHAnsi" w:cstheme="minorBidi"/>
            <w:noProof/>
            <w:sz w:val="22"/>
          </w:rPr>
          <w:tab/>
        </w:r>
        <w:r w:rsidRPr="00DB5D59">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_Toc343452426 \h </w:instrText>
        </w:r>
        <w:r>
          <w:rPr>
            <w:noProof/>
            <w:webHidden/>
          </w:rPr>
        </w:r>
      </w:ins>
      <w:r>
        <w:rPr>
          <w:noProof/>
          <w:webHidden/>
        </w:rPr>
        <w:fldChar w:fldCharType="separate"/>
      </w:r>
      <w:ins w:id="232" w:author="The Si Tran" w:date="2012-12-16T20:16:00Z">
        <w:r>
          <w:rPr>
            <w:noProof/>
            <w:webHidden/>
          </w:rPr>
          <w:t>17</w:t>
        </w:r>
        <w:r>
          <w:rPr>
            <w:noProof/>
            <w:webHidden/>
          </w:rPr>
          <w:fldChar w:fldCharType="end"/>
        </w:r>
        <w:r w:rsidRPr="00DB5D59">
          <w:rPr>
            <w:rStyle w:val="Hyperlink"/>
            <w:noProof/>
          </w:rPr>
          <w:fldChar w:fldCharType="end"/>
        </w:r>
      </w:ins>
    </w:p>
    <w:p w14:paraId="61DE5061" w14:textId="77777777" w:rsidR="00032D83" w:rsidRDefault="00032D83">
      <w:pPr>
        <w:pStyle w:val="TOC2"/>
        <w:tabs>
          <w:tab w:val="left" w:pos="1320"/>
          <w:tab w:val="right" w:leader="dot" w:pos="9062"/>
        </w:tabs>
        <w:rPr>
          <w:ins w:id="233" w:author="The Si Tran" w:date="2012-12-16T20:16:00Z"/>
          <w:rFonts w:asciiTheme="minorHAnsi" w:eastAsiaTheme="minorEastAsia" w:hAnsiTheme="minorHAnsi" w:cstheme="minorBidi"/>
          <w:noProof/>
          <w:sz w:val="22"/>
        </w:rPr>
      </w:pPr>
      <w:ins w:id="23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"_Toc343452427"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pt-BR"/>
          </w:rPr>
          <w:t>3.3.</w:t>
        </w:r>
        <w:r>
          <w:rPr>
            <w:rFonts w:asciiTheme="minorHAnsi" w:eastAsiaTheme="minorEastAsia" w:hAnsiTheme="minorHAnsi" w:cstheme="minorBidi"/>
            <w:noProof/>
            <w:sz w:val="22"/>
          </w:rPr>
          <w:tab/>
        </w:r>
        <w:r w:rsidRPr="00DB5D59">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_Toc343452427 \h </w:instrText>
        </w:r>
        <w:r>
          <w:rPr>
            <w:noProof/>
            <w:webHidden/>
          </w:rPr>
        </w:r>
      </w:ins>
      <w:r>
        <w:rPr>
          <w:noProof/>
          <w:webHidden/>
        </w:rPr>
        <w:fldChar w:fldCharType="separate"/>
      </w:r>
      <w:ins w:id="235" w:author="The Si Tran" w:date="2012-12-16T20:16:00Z">
        <w:r>
          <w:rPr>
            <w:noProof/>
            <w:webHidden/>
          </w:rPr>
          <w:t>20</w:t>
        </w:r>
        <w:r>
          <w:rPr>
            <w:noProof/>
            <w:webHidden/>
          </w:rPr>
          <w:fldChar w:fldCharType="end"/>
        </w:r>
        <w:r w:rsidRPr="00DB5D59">
          <w:rPr>
            <w:rStyle w:val="Hyperlink"/>
            <w:noProof/>
          </w:rPr>
          <w:fldChar w:fldCharType="end"/>
        </w:r>
      </w:ins>
    </w:p>
    <w:p w14:paraId="28BE8177" w14:textId="77777777" w:rsidR="00032D83" w:rsidRDefault="00032D83">
      <w:pPr>
        <w:pStyle w:val="TOC2"/>
        <w:tabs>
          <w:tab w:val="left" w:pos="1320"/>
          <w:tab w:val="right" w:leader="dot" w:pos="9062"/>
        </w:tabs>
        <w:rPr>
          <w:ins w:id="236" w:author="The Si Tran" w:date="2012-12-16T20:16:00Z"/>
          <w:rFonts w:asciiTheme="minorHAnsi" w:eastAsiaTheme="minorEastAsia" w:hAnsiTheme="minorHAnsi" w:cstheme="minorBidi"/>
          <w:noProof/>
          <w:sz w:val="22"/>
        </w:rPr>
      </w:pPr>
      <w:ins w:id="23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"_Toc343452428"</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pt-BR"/>
          </w:rPr>
          <w:t>3.4.</w:t>
        </w:r>
        <w:r>
          <w:rPr>
            <w:rFonts w:asciiTheme="minorHAnsi" w:eastAsiaTheme="minorEastAsia" w:hAnsiTheme="minorHAnsi" w:cstheme="minorBidi"/>
            <w:noProof/>
            <w:sz w:val="22"/>
          </w:rPr>
          <w:tab/>
        </w:r>
        <w:r w:rsidRPr="00DB5D59">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_Toc343452428 \h </w:instrText>
        </w:r>
        <w:r>
          <w:rPr>
            <w:noProof/>
            <w:webHidden/>
          </w:rPr>
        </w:r>
      </w:ins>
      <w:r>
        <w:rPr>
          <w:noProof/>
          <w:webHidden/>
        </w:rPr>
        <w:fldChar w:fldCharType="separate"/>
      </w:r>
      <w:ins w:id="238" w:author="The Si Tran" w:date="2012-12-16T20:16:00Z">
        <w:r>
          <w:rPr>
            <w:noProof/>
            <w:webHidden/>
          </w:rPr>
          <w:t>21</w:t>
        </w:r>
        <w:r>
          <w:rPr>
            <w:noProof/>
            <w:webHidden/>
          </w:rPr>
          <w:fldChar w:fldCharType="end"/>
        </w:r>
        <w:r w:rsidRPr="00DB5D59">
          <w:rPr>
            <w:rStyle w:val="Hyperlink"/>
            <w:noProof/>
          </w:rPr>
          <w:fldChar w:fldCharType="end"/>
        </w:r>
      </w:ins>
    </w:p>
    <w:p w14:paraId="2F797F1C" w14:textId="77777777" w:rsidR="00032D83" w:rsidRDefault="00032D83">
      <w:pPr>
        <w:pStyle w:val="TOC2"/>
        <w:tabs>
          <w:tab w:val="left" w:pos="1320"/>
          <w:tab w:val="right" w:leader="dot" w:pos="9062"/>
        </w:tabs>
        <w:rPr>
          <w:ins w:id="239" w:author="The Si Tran" w:date="2012-12-16T20:16:00Z"/>
          <w:rFonts w:asciiTheme="minorHAnsi" w:eastAsiaTheme="minorEastAsia" w:hAnsiTheme="minorHAnsi" w:cstheme="minorBidi"/>
          <w:noProof/>
          <w:sz w:val="22"/>
        </w:rPr>
      </w:pPr>
      <w:ins w:id="240" w:author="The Si Tran" w:date="2012-12-16T20:16:00Z">
        <w:r w:rsidRPr="00DB5D59">
          <w:rPr>
            <w:rStyle w:val="Hyperlink"/>
            <w:noProof/>
          </w:rPr>
          <w:lastRenderedPageBreak/>
          <w:fldChar w:fldCharType="begin"/>
        </w:r>
        <w:r w:rsidRPr="00DB5D59">
          <w:rPr>
            <w:rStyle w:val="Hyperlink"/>
            <w:noProof/>
          </w:rPr>
          <w:instrText xml:space="preserve"> </w:instrText>
        </w:r>
        <w:r>
          <w:rPr>
            <w:noProof/>
          </w:rPr>
          <w:instrText>HYPERLINK \l "_Toc343452429"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pt-BR"/>
          </w:rPr>
          <w:t>3.5.</w:t>
        </w:r>
        <w:r>
          <w:rPr>
            <w:rFonts w:asciiTheme="minorHAnsi" w:eastAsiaTheme="minorEastAsia" w:hAnsiTheme="minorHAnsi" w:cstheme="minorBidi"/>
            <w:noProof/>
            <w:sz w:val="22"/>
          </w:rPr>
          <w:tab/>
        </w:r>
        <w:r w:rsidRPr="00DB5D59">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_Toc343452429 \h </w:instrText>
        </w:r>
        <w:r>
          <w:rPr>
            <w:noProof/>
            <w:webHidden/>
          </w:rPr>
        </w:r>
      </w:ins>
      <w:r>
        <w:rPr>
          <w:noProof/>
          <w:webHidden/>
        </w:rPr>
        <w:fldChar w:fldCharType="separate"/>
      </w:r>
      <w:ins w:id="241" w:author="The Si Tran" w:date="2012-12-16T20:16:00Z">
        <w:r>
          <w:rPr>
            <w:noProof/>
            <w:webHidden/>
          </w:rPr>
          <w:t>22</w:t>
        </w:r>
        <w:r>
          <w:rPr>
            <w:noProof/>
            <w:webHidden/>
          </w:rPr>
          <w:fldChar w:fldCharType="end"/>
        </w:r>
        <w:r w:rsidRPr="00DB5D59">
          <w:rPr>
            <w:rStyle w:val="Hyperlink"/>
            <w:noProof/>
          </w:rPr>
          <w:fldChar w:fldCharType="end"/>
        </w:r>
      </w:ins>
    </w:p>
    <w:p w14:paraId="630E1695" w14:textId="77777777" w:rsidR="00032D83" w:rsidRDefault="00032D83">
      <w:pPr>
        <w:pStyle w:val="TOC2"/>
        <w:tabs>
          <w:tab w:val="left" w:pos="1320"/>
          <w:tab w:val="right" w:leader="dot" w:pos="9062"/>
        </w:tabs>
        <w:rPr>
          <w:ins w:id="242" w:author="The Si Tran" w:date="2012-12-16T20:16:00Z"/>
          <w:rFonts w:asciiTheme="minorHAnsi" w:eastAsiaTheme="minorEastAsia" w:hAnsiTheme="minorHAnsi" w:cstheme="minorBidi"/>
          <w:noProof/>
          <w:sz w:val="22"/>
        </w:rPr>
      </w:pPr>
      <w:ins w:id="243"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"_Toc343452469"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3.6.</w:t>
        </w:r>
        <w:r>
          <w:rPr>
            <w:rFonts w:asciiTheme="minorHAnsi" w:eastAsiaTheme="minorEastAsia" w:hAnsiTheme="minorHAnsi" w:cstheme="minorBidi"/>
            <w:noProof/>
            <w:sz w:val="22"/>
          </w:rPr>
          <w:tab/>
        </w:r>
        <w:r w:rsidRPr="00DB5D59">
          <w:rPr>
            <w:rStyle w:val="Hyperlink"/>
            <w:noProof/>
          </w:rPr>
          <w:t>Xây dựng mô hình SARIMA</w:t>
        </w:r>
        <w:r>
          <w:rPr>
            <w:noProof/>
            <w:webHidden/>
          </w:rPr>
          <w:tab/>
        </w:r>
        <w:r>
          <w:rPr>
            <w:noProof/>
            <w:webHidden/>
          </w:rPr>
          <w:fldChar w:fldCharType="begin"/>
        </w:r>
        <w:r>
          <w:rPr>
            <w:noProof/>
            <w:webHidden/>
          </w:rPr>
          <w:instrText xml:space="preserve"> PAGEREF _Toc343452469 \h </w:instrText>
        </w:r>
        <w:r>
          <w:rPr>
            <w:noProof/>
            <w:webHidden/>
          </w:rPr>
        </w:r>
      </w:ins>
      <w:r>
        <w:rPr>
          <w:noProof/>
          <w:webHidden/>
        </w:rPr>
        <w:fldChar w:fldCharType="separate"/>
      </w:r>
      <w:ins w:id="244" w:author="The Si Tran" w:date="2012-12-16T20:16:00Z">
        <w:r>
          <w:rPr>
            <w:noProof/>
            <w:webHidden/>
          </w:rPr>
          <w:t>22</w:t>
        </w:r>
        <w:r>
          <w:rPr>
            <w:noProof/>
            <w:webHidden/>
          </w:rPr>
          <w:fldChar w:fldCharType="end"/>
        </w:r>
        <w:r w:rsidRPr="00DB5D59">
          <w:rPr>
            <w:rStyle w:val="Hyperlink"/>
            <w:noProof/>
          </w:rPr>
          <w:fldChar w:fldCharType="end"/>
        </w:r>
      </w:ins>
    </w:p>
    <w:p w14:paraId="2E8541EC" w14:textId="77777777" w:rsidR="00032D83" w:rsidRDefault="00032D83">
      <w:pPr>
        <w:pStyle w:val="TOC3"/>
        <w:tabs>
          <w:tab w:val="left" w:pos="1760"/>
          <w:tab w:val="right" w:leader="dot" w:pos="9062"/>
        </w:tabs>
        <w:rPr>
          <w:ins w:id="245" w:author="The Si Tran" w:date="2012-12-16T20:16:00Z"/>
          <w:rFonts w:asciiTheme="minorHAnsi" w:eastAsiaTheme="minorEastAsia" w:hAnsiTheme="minorHAnsi" w:cstheme="minorBidi"/>
          <w:noProof/>
          <w:sz w:val="22"/>
        </w:rPr>
      </w:pPr>
      <w:ins w:id="246"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"_Toc343452470"</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3.6.1.</w:t>
        </w:r>
        <w:r>
          <w:rPr>
            <w:rFonts w:asciiTheme="minorHAnsi" w:eastAsiaTheme="minorEastAsia" w:hAnsiTheme="minorHAnsi" w:cstheme="minorBidi"/>
            <w:noProof/>
            <w:sz w:val="22"/>
          </w:rPr>
          <w:tab/>
        </w:r>
        <w:r w:rsidRPr="00DB5D59">
          <w:rPr>
            <w:rStyle w:val="Hyperlink"/>
            <w:noProof/>
          </w:rPr>
          <w:t>Thành phần nhận dạng mô hình</w:t>
        </w:r>
        <w:r>
          <w:rPr>
            <w:noProof/>
            <w:webHidden/>
          </w:rPr>
          <w:tab/>
        </w:r>
        <w:r>
          <w:rPr>
            <w:noProof/>
            <w:webHidden/>
          </w:rPr>
          <w:fldChar w:fldCharType="begin"/>
        </w:r>
        <w:r>
          <w:rPr>
            <w:noProof/>
            <w:webHidden/>
          </w:rPr>
          <w:instrText xml:space="preserve"> PAGEREF _Toc343452470 \h </w:instrText>
        </w:r>
        <w:r>
          <w:rPr>
            <w:noProof/>
            <w:webHidden/>
          </w:rPr>
        </w:r>
      </w:ins>
      <w:r>
        <w:rPr>
          <w:noProof/>
          <w:webHidden/>
        </w:rPr>
        <w:fldChar w:fldCharType="separate"/>
      </w:r>
      <w:ins w:id="247" w:author="The Si Tran" w:date="2012-12-16T20:16:00Z">
        <w:r>
          <w:rPr>
            <w:noProof/>
            <w:webHidden/>
          </w:rPr>
          <w:t>24</w:t>
        </w:r>
        <w:r>
          <w:rPr>
            <w:noProof/>
            <w:webHidden/>
          </w:rPr>
          <w:fldChar w:fldCharType="end"/>
        </w:r>
        <w:r w:rsidRPr="00DB5D59">
          <w:rPr>
            <w:rStyle w:val="Hyperlink"/>
            <w:noProof/>
          </w:rPr>
          <w:fldChar w:fldCharType="end"/>
        </w:r>
      </w:ins>
    </w:p>
    <w:p w14:paraId="493ED4DF" w14:textId="77777777" w:rsidR="00032D83" w:rsidRDefault="00032D83">
      <w:pPr>
        <w:pStyle w:val="TOC3"/>
        <w:tabs>
          <w:tab w:val="left" w:pos="1760"/>
          <w:tab w:val="right" w:leader="dot" w:pos="9062"/>
        </w:tabs>
        <w:rPr>
          <w:ins w:id="248" w:author="The Si Tran" w:date="2012-12-16T20:16:00Z"/>
          <w:rFonts w:asciiTheme="minorHAnsi" w:eastAsiaTheme="minorEastAsia" w:hAnsiTheme="minorHAnsi" w:cstheme="minorBidi"/>
          <w:noProof/>
          <w:sz w:val="22"/>
        </w:rPr>
      </w:pPr>
      <w:ins w:id="249"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"_Toc343452471"</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3.6.2.</w:t>
        </w:r>
        <w:r>
          <w:rPr>
            <w:rFonts w:asciiTheme="minorHAnsi" w:eastAsiaTheme="minorEastAsia" w:hAnsiTheme="minorHAnsi" w:cstheme="minorBidi"/>
            <w:noProof/>
            <w:sz w:val="22"/>
          </w:rPr>
          <w:tab/>
        </w:r>
        <w:r w:rsidRPr="00DB5D59">
          <w:rPr>
            <w:rStyle w:val="Hyperlink"/>
            <w:rFonts w:eastAsia="Calibri"/>
            <w:noProof/>
          </w:rPr>
          <w:t xml:space="preserve">Thành phần </w:t>
        </w:r>
        <w:r w:rsidRPr="00DB5D59">
          <w:rPr>
            <w:rStyle w:val="Hyperlink"/>
            <w:noProof/>
          </w:rPr>
          <w:t>khử mùa và xu hướng</w:t>
        </w:r>
        <w:r>
          <w:rPr>
            <w:noProof/>
            <w:webHidden/>
          </w:rPr>
          <w:tab/>
        </w:r>
        <w:r>
          <w:rPr>
            <w:noProof/>
            <w:webHidden/>
          </w:rPr>
          <w:fldChar w:fldCharType="begin"/>
        </w:r>
        <w:r>
          <w:rPr>
            <w:noProof/>
            <w:webHidden/>
          </w:rPr>
          <w:instrText xml:space="preserve"> PAGEREF _Toc343452471 \h </w:instrText>
        </w:r>
        <w:r>
          <w:rPr>
            <w:noProof/>
            <w:webHidden/>
          </w:rPr>
        </w:r>
      </w:ins>
      <w:r>
        <w:rPr>
          <w:noProof/>
          <w:webHidden/>
        </w:rPr>
        <w:fldChar w:fldCharType="separate"/>
      </w:r>
      <w:ins w:id="250" w:author="The Si Tran" w:date="2012-12-16T20:16:00Z">
        <w:r>
          <w:rPr>
            <w:noProof/>
            <w:webHidden/>
          </w:rPr>
          <w:t>27</w:t>
        </w:r>
        <w:r>
          <w:rPr>
            <w:noProof/>
            <w:webHidden/>
          </w:rPr>
          <w:fldChar w:fldCharType="end"/>
        </w:r>
        <w:r w:rsidRPr="00DB5D59">
          <w:rPr>
            <w:rStyle w:val="Hyperlink"/>
            <w:noProof/>
          </w:rPr>
          <w:fldChar w:fldCharType="end"/>
        </w:r>
      </w:ins>
    </w:p>
    <w:p w14:paraId="0A795C8F" w14:textId="77777777" w:rsidR="00032D83" w:rsidRDefault="00032D83">
      <w:pPr>
        <w:pStyle w:val="TOC3"/>
        <w:tabs>
          <w:tab w:val="left" w:pos="1760"/>
          <w:tab w:val="right" w:leader="dot" w:pos="9062"/>
        </w:tabs>
        <w:rPr>
          <w:ins w:id="251" w:author="The Si Tran" w:date="2012-12-16T20:16:00Z"/>
          <w:rFonts w:asciiTheme="minorHAnsi" w:eastAsiaTheme="minorEastAsia" w:hAnsiTheme="minorHAnsi" w:cstheme="minorBidi"/>
          <w:noProof/>
          <w:sz w:val="22"/>
        </w:rPr>
      </w:pPr>
      <w:ins w:id="252"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3.6.3.</w:t>
        </w:r>
        <w:r>
          <w:rPr>
            <w:rFonts w:asciiTheme="minorHAnsi" w:eastAsiaTheme="minorEastAsia" w:hAnsiTheme="minorHAnsi" w:cstheme="minorBidi"/>
            <w:noProof/>
            <w:sz w:val="22"/>
          </w:rPr>
          <w:tab/>
        </w:r>
        <w:r w:rsidRPr="00DB5D59">
          <w:rPr>
            <w:rStyle w:val="Hyperlink"/>
            <w:noProof/>
          </w:rPr>
          <w:t>Thành phần ước lượng tham số</w:t>
        </w:r>
        <w:r>
          <w:rPr>
            <w:noProof/>
            <w:webHidden/>
          </w:rPr>
          <w:tab/>
        </w:r>
        <w:r>
          <w:rPr>
            <w:noProof/>
            <w:webHidden/>
          </w:rPr>
          <w:fldChar w:fldCharType="begin"/>
        </w:r>
        <w:r>
          <w:rPr>
            <w:noProof/>
            <w:webHidden/>
          </w:rPr>
          <w:instrText xml:space="preserve"> PAGEREF _Toc343452472 \h </w:instrText>
        </w:r>
        <w:r>
          <w:rPr>
            <w:noProof/>
            <w:webHidden/>
          </w:rPr>
        </w:r>
      </w:ins>
      <w:r>
        <w:rPr>
          <w:noProof/>
          <w:webHidden/>
        </w:rPr>
        <w:fldChar w:fldCharType="separate"/>
      </w:r>
      <w:ins w:id="253" w:author="The Si Tran" w:date="2012-12-16T20:16:00Z">
        <w:r>
          <w:rPr>
            <w:noProof/>
            <w:webHidden/>
          </w:rPr>
          <w:t>28</w:t>
        </w:r>
        <w:r>
          <w:rPr>
            <w:noProof/>
            <w:webHidden/>
          </w:rPr>
          <w:fldChar w:fldCharType="end"/>
        </w:r>
        <w:r w:rsidRPr="00DB5D59">
          <w:rPr>
            <w:rStyle w:val="Hyperlink"/>
            <w:noProof/>
          </w:rPr>
          <w:fldChar w:fldCharType="end"/>
        </w:r>
      </w:ins>
    </w:p>
    <w:p w14:paraId="6CE0A2DA" w14:textId="77777777" w:rsidR="00032D83" w:rsidRDefault="00032D83">
      <w:pPr>
        <w:pStyle w:val="TOC3"/>
        <w:tabs>
          <w:tab w:val="left" w:pos="1760"/>
          <w:tab w:val="right" w:leader="dot" w:pos="9062"/>
        </w:tabs>
        <w:rPr>
          <w:ins w:id="254" w:author="The Si Tran" w:date="2012-12-16T20:16:00Z"/>
          <w:rFonts w:asciiTheme="minorHAnsi" w:eastAsiaTheme="minorEastAsia" w:hAnsiTheme="minorHAnsi" w:cstheme="minorBidi"/>
          <w:noProof/>
          <w:sz w:val="22"/>
        </w:rPr>
      </w:pPr>
      <w:ins w:id="25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3.6.4.</w:t>
        </w:r>
        <w:r>
          <w:rPr>
            <w:rFonts w:asciiTheme="minorHAnsi" w:eastAsiaTheme="minorEastAsia" w:hAnsiTheme="minorHAnsi" w:cstheme="minorBidi"/>
            <w:noProof/>
            <w:sz w:val="22"/>
          </w:rPr>
          <w:tab/>
        </w:r>
        <w:r w:rsidRPr="00DB5D59">
          <w:rPr>
            <w:rStyle w:val="Hyperlink"/>
            <w:noProof/>
          </w:rPr>
          <w:t>Thành phần dự đoán</w:t>
        </w:r>
        <w:r>
          <w:rPr>
            <w:noProof/>
            <w:webHidden/>
          </w:rPr>
          <w:tab/>
        </w:r>
        <w:r>
          <w:rPr>
            <w:noProof/>
            <w:webHidden/>
          </w:rPr>
          <w:fldChar w:fldCharType="begin"/>
        </w:r>
        <w:r>
          <w:rPr>
            <w:noProof/>
            <w:webHidden/>
          </w:rPr>
          <w:instrText xml:space="preserve"> PAGEREF _Toc343452473 \h </w:instrText>
        </w:r>
        <w:r>
          <w:rPr>
            <w:noProof/>
            <w:webHidden/>
          </w:rPr>
        </w:r>
      </w:ins>
      <w:r>
        <w:rPr>
          <w:noProof/>
          <w:webHidden/>
        </w:rPr>
        <w:fldChar w:fldCharType="separate"/>
      </w:r>
      <w:ins w:id="256" w:author="The Si Tran" w:date="2012-12-16T20:16:00Z">
        <w:r>
          <w:rPr>
            <w:noProof/>
            <w:webHidden/>
          </w:rPr>
          <w:t>29</w:t>
        </w:r>
        <w:r>
          <w:rPr>
            <w:noProof/>
            <w:webHidden/>
          </w:rPr>
          <w:fldChar w:fldCharType="end"/>
        </w:r>
        <w:r w:rsidRPr="00DB5D59">
          <w:rPr>
            <w:rStyle w:val="Hyperlink"/>
            <w:noProof/>
          </w:rPr>
          <w:fldChar w:fldCharType="end"/>
        </w:r>
      </w:ins>
    </w:p>
    <w:p w14:paraId="00D47B49" w14:textId="77777777" w:rsidR="00032D83" w:rsidRDefault="00032D83">
      <w:pPr>
        <w:pStyle w:val="TOC2"/>
        <w:tabs>
          <w:tab w:val="left" w:pos="1320"/>
          <w:tab w:val="right" w:leader="dot" w:pos="9062"/>
        </w:tabs>
        <w:rPr>
          <w:ins w:id="257" w:author="The Si Tran" w:date="2012-12-16T20:16:00Z"/>
          <w:rFonts w:asciiTheme="minorHAnsi" w:eastAsiaTheme="minorEastAsia" w:hAnsiTheme="minorHAnsi" w:cstheme="minorBidi"/>
          <w:noProof/>
          <w:sz w:val="22"/>
        </w:rPr>
      </w:pPr>
      <w:ins w:id="25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3.7.</w:t>
        </w:r>
        <w:r>
          <w:rPr>
            <w:rFonts w:asciiTheme="minorHAnsi" w:eastAsiaTheme="minorEastAsia" w:hAnsiTheme="minorHAnsi" w:cstheme="minorBidi"/>
            <w:noProof/>
            <w:sz w:val="22"/>
          </w:rPr>
          <w:tab/>
        </w:r>
        <w:r w:rsidRPr="00DB5D59">
          <w:rPr>
            <w:rStyle w:val="Hyperlink"/>
            <w:noProof/>
          </w:rPr>
          <w:t>Kết luận về mô hình ARIMA</w:t>
        </w:r>
        <w:r>
          <w:rPr>
            <w:noProof/>
            <w:webHidden/>
          </w:rPr>
          <w:tab/>
        </w:r>
        <w:r>
          <w:rPr>
            <w:noProof/>
            <w:webHidden/>
          </w:rPr>
          <w:fldChar w:fldCharType="begin"/>
        </w:r>
        <w:r>
          <w:rPr>
            <w:noProof/>
            <w:webHidden/>
          </w:rPr>
          <w:instrText xml:space="preserve"> PAGEREF _Toc343452474 \h </w:instrText>
        </w:r>
        <w:r>
          <w:rPr>
            <w:noProof/>
            <w:webHidden/>
          </w:rPr>
        </w:r>
      </w:ins>
      <w:r>
        <w:rPr>
          <w:noProof/>
          <w:webHidden/>
        </w:rPr>
        <w:fldChar w:fldCharType="separate"/>
      </w:r>
      <w:ins w:id="259" w:author="The Si Tran" w:date="2012-12-16T20:16:00Z">
        <w:r>
          <w:rPr>
            <w:noProof/>
            <w:webHidden/>
          </w:rPr>
          <w:t>30</w:t>
        </w:r>
        <w:r>
          <w:rPr>
            <w:noProof/>
            <w:webHidden/>
          </w:rPr>
          <w:fldChar w:fldCharType="end"/>
        </w:r>
        <w:r w:rsidRPr="00DB5D59">
          <w:rPr>
            <w:rStyle w:val="Hyperlink"/>
            <w:noProof/>
          </w:rPr>
          <w:fldChar w:fldCharType="end"/>
        </w:r>
      </w:ins>
    </w:p>
    <w:p w14:paraId="728A5D2F" w14:textId="77777777" w:rsidR="00032D83" w:rsidRDefault="00032D83">
      <w:pPr>
        <w:pStyle w:val="TOC1"/>
        <w:tabs>
          <w:tab w:val="left" w:pos="1760"/>
        </w:tabs>
        <w:rPr>
          <w:ins w:id="260" w:author="The Si Tran" w:date="2012-12-16T20:16:00Z"/>
          <w:rFonts w:asciiTheme="minorHAnsi" w:eastAsiaTheme="minorEastAsia" w:hAnsiTheme="minorHAnsi" w:cstheme="minorBidi"/>
          <w:noProof/>
          <w:sz w:val="22"/>
        </w:rPr>
      </w:pPr>
      <w:ins w:id="26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4</w:t>
        </w:r>
        <w:r>
          <w:rPr>
            <w:rFonts w:asciiTheme="minorHAnsi" w:eastAsiaTheme="minorEastAsia" w:hAnsiTheme="minorHAnsi" w:cstheme="minorBidi"/>
            <w:noProof/>
            <w:sz w:val="22"/>
          </w:rPr>
          <w:tab/>
        </w:r>
        <w:r w:rsidRPr="00DB5D59">
          <w:rPr>
            <w:rStyle w:val="Hyperlink"/>
            <w:noProof/>
          </w:rPr>
          <w:t>MÔ HÌNH ANN</w:t>
        </w:r>
        <w:r>
          <w:rPr>
            <w:noProof/>
            <w:webHidden/>
          </w:rPr>
          <w:tab/>
        </w:r>
        <w:r>
          <w:rPr>
            <w:noProof/>
            <w:webHidden/>
          </w:rPr>
          <w:fldChar w:fldCharType="begin"/>
        </w:r>
        <w:r>
          <w:rPr>
            <w:noProof/>
            <w:webHidden/>
          </w:rPr>
          <w:instrText xml:space="preserve"> PAGEREF _Toc343452476 \h </w:instrText>
        </w:r>
        <w:r>
          <w:rPr>
            <w:noProof/>
            <w:webHidden/>
          </w:rPr>
        </w:r>
      </w:ins>
      <w:r>
        <w:rPr>
          <w:noProof/>
          <w:webHidden/>
        </w:rPr>
        <w:fldChar w:fldCharType="separate"/>
      </w:r>
      <w:ins w:id="262" w:author="The Si Tran" w:date="2012-12-16T20:16:00Z">
        <w:r>
          <w:rPr>
            <w:noProof/>
            <w:webHidden/>
          </w:rPr>
          <w:t>32</w:t>
        </w:r>
        <w:r>
          <w:rPr>
            <w:noProof/>
            <w:webHidden/>
          </w:rPr>
          <w:fldChar w:fldCharType="end"/>
        </w:r>
        <w:r w:rsidRPr="00DB5D59">
          <w:rPr>
            <w:rStyle w:val="Hyperlink"/>
            <w:noProof/>
          </w:rPr>
          <w:fldChar w:fldCharType="end"/>
        </w:r>
      </w:ins>
    </w:p>
    <w:p w14:paraId="4125C0B9" w14:textId="77777777" w:rsidR="00032D83" w:rsidRDefault="00032D83">
      <w:pPr>
        <w:pStyle w:val="TOC2"/>
        <w:tabs>
          <w:tab w:val="left" w:pos="1320"/>
          <w:tab w:val="right" w:leader="dot" w:pos="9062"/>
        </w:tabs>
        <w:rPr>
          <w:ins w:id="263" w:author="The Si Tran" w:date="2012-12-16T20:16:00Z"/>
          <w:rFonts w:asciiTheme="minorHAnsi" w:eastAsiaTheme="minorEastAsia" w:hAnsiTheme="minorHAnsi" w:cstheme="minorBidi"/>
          <w:noProof/>
          <w:sz w:val="22"/>
        </w:rPr>
      </w:pPr>
      <w:ins w:id="26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4.1.</w:t>
        </w:r>
        <w:r>
          <w:rPr>
            <w:rFonts w:asciiTheme="minorHAnsi" w:eastAsiaTheme="minorEastAsia" w:hAnsiTheme="minorHAnsi" w:cstheme="minorBidi"/>
            <w:noProof/>
            <w:sz w:val="22"/>
          </w:rPr>
          <w:tab/>
        </w:r>
        <w:r w:rsidRPr="00DB5D59">
          <w:rPr>
            <w:rStyle w:val="Hyperlink"/>
            <w:noProof/>
          </w:rPr>
          <w:t>Sơ lược về mạng nơron nhân tạo</w:t>
        </w:r>
        <w:r>
          <w:rPr>
            <w:noProof/>
            <w:webHidden/>
          </w:rPr>
          <w:tab/>
        </w:r>
        <w:r>
          <w:rPr>
            <w:noProof/>
            <w:webHidden/>
          </w:rPr>
          <w:fldChar w:fldCharType="begin"/>
        </w:r>
        <w:r>
          <w:rPr>
            <w:noProof/>
            <w:webHidden/>
          </w:rPr>
          <w:instrText xml:space="preserve"> PAGEREF _Toc343452477 \h </w:instrText>
        </w:r>
        <w:r>
          <w:rPr>
            <w:noProof/>
            <w:webHidden/>
          </w:rPr>
        </w:r>
      </w:ins>
      <w:r>
        <w:rPr>
          <w:noProof/>
          <w:webHidden/>
        </w:rPr>
        <w:fldChar w:fldCharType="separate"/>
      </w:r>
      <w:ins w:id="265" w:author="The Si Tran" w:date="2012-12-16T20:16:00Z">
        <w:r>
          <w:rPr>
            <w:noProof/>
            <w:webHidden/>
          </w:rPr>
          <w:t>32</w:t>
        </w:r>
        <w:r>
          <w:rPr>
            <w:noProof/>
            <w:webHidden/>
          </w:rPr>
          <w:fldChar w:fldCharType="end"/>
        </w:r>
        <w:r w:rsidRPr="00DB5D59">
          <w:rPr>
            <w:rStyle w:val="Hyperlink"/>
            <w:noProof/>
          </w:rPr>
          <w:fldChar w:fldCharType="end"/>
        </w:r>
      </w:ins>
    </w:p>
    <w:p w14:paraId="605F46C2" w14:textId="77777777" w:rsidR="00032D83" w:rsidRDefault="00032D83">
      <w:pPr>
        <w:pStyle w:val="TOC2"/>
        <w:tabs>
          <w:tab w:val="left" w:pos="1320"/>
          <w:tab w:val="right" w:leader="dot" w:pos="9062"/>
        </w:tabs>
        <w:rPr>
          <w:ins w:id="266" w:author="The Si Tran" w:date="2012-12-16T20:16:00Z"/>
          <w:rFonts w:asciiTheme="minorHAnsi" w:eastAsiaTheme="minorEastAsia" w:hAnsiTheme="minorHAnsi" w:cstheme="minorBidi"/>
          <w:noProof/>
          <w:sz w:val="22"/>
        </w:rPr>
      </w:pPr>
      <w:ins w:id="26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"_Toc343452478"</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4.2.</w:t>
        </w:r>
        <w:r>
          <w:rPr>
            <w:rFonts w:asciiTheme="minorHAnsi" w:eastAsiaTheme="minorEastAsia" w:hAnsiTheme="minorHAnsi" w:cstheme="minorBidi"/>
            <w:noProof/>
            <w:sz w:val="22"/>
          </w:rPr>
          <w:tab/>
        </w:r>
        <w:r w:rsidRPr="00DB5D59">
          <w:rPr>
            <w:rStyle w:val="Hyperlink"/>
            <w:noProof/>
          </w:rPr>
          <w:t>Cấu trúc về mạng nơron nhân tạo</w:t>
        </w:r>
        <w:r>
          <w:rPr>
            <w:noProof/>
            <w:webHidden/>
          </w:rPr>
          <w:tab/>
        </w:r>
        <w:r>
          <w:rPr>
            <w:noProof/>
            <w:webHidden/>
          </w:rPr>
          <w:fldChar w:fldCharType="begin"/>
        </w:r>
        <w:r>
          <w:rPr>
            <w:noProof/>
            <w:webHidden/>
          </w:rPr>
          <w:instrText xml:space="preserve"> PAGEREF _Toc343452478 \h </w:instrText>
        </w:r>
        <w:r>
          <w:rPr>
            <w:noProof/>
            <w:webHidden/>
          </w:rPr>
        </w:r>
      </w:ins>
      <w:r>
        <w:rPr>
          <w:noProof/>
          <w:webHidden/>
        </w:rPr>
        <w:fldChar w:fldCharType="separate"/>
      </w:r>
      <w:ins w:id="268" w:author="The Si Tran" w:date="2012-12-16T20:16:00Z">
        <w:r>
          <w:rPr>
            <w:noProof/>
            <w:webHidden/>
          </w:rPr>
          <w:t>33</w:t>
        </w:r>
        <w:r>
          <w:rPr>
            <w:noProof/>
            <w:webHidden/>
          </w:rPr>
          <w:fldChar w:fldCharType="end"/>
        </w:r>
        <w:r w:rsidRPr="00DB5D59">
          <w:rPr>
            <w:rStyle w:val="Hyperlink"/>
            <w:noProof/>
          </w:rPr>
          <w:fldChar w:fldCharType="end"/>
        </w:r>
      </w:ins>
    </w:p>
    <w:p w14:paraId="422A5A3E" w14:textId="7B98563E" w:rsidR="00032D83" w:rsidRDefault="00032D83">
      <w:pPr>
        <w:pStyle w:val="TOC2"/>
        <w:tabs>
          <w:tab w:val="left" w:pos="1320"/>
          <w:tab w:val="right" w:leader="dot" w:pos="9062"/>
        </w:tabs>
        <w:rPr>
          <w:ins w:id="269" w:author="The Si Tran" w:date="2012-12-16T20:16:00Z"/>
          <w:rFonts w:asciiTheme="minorHAnsi" w:eastAsiaTheme="minorEastAsia" w:hAnsiTheme="minorHAnsi" w:cstheme="minorBidi"/>
          <w:noProof/>
          <w:sz w:val="22"/>
        </w:rPr>
      </w:pPr>
      <w:ins w:id="27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"_Toc343452479"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4.3.</w:t>
        </w:r>
        <w:r>
          <w:rPr>
            <w:rFonts w:asciiTheme="minorHAnsi" w:eastAsiaTheme="minorEastAsia" w:hAnsiTheme="minorHAnsi" w:cstheme="minorBidi"/>
            <w:noProof/>
            <w:sz w:val="22"/>
          </w:rPr>
          <w:tab/>
        </w:r>
        <w:r w:rsidRPr="00DB5D59">
          <w:rPr>
            <w:rStyle w:val="Hyperlink"/>
            <w:noProof/>
          </w:rPr>
          <w:t>Nguyên tắc hoạt động và các giải thuật huấn luyện của mạng nơron nhân tạo</w:t>
        </w:r>
        <w:r>
          <w:rPr>
            <w:noProof/>
            <w:webHidden/>
          </w:rPr>
          <w:tab/>
        </w:r>
      </w:ins>
      <w:ins w:id="271" w:author="The Si Tran" w:date="2012-12-16T20:17:00Z">
        <w:r>
          <w:rPr>
            <w:noProof/>
            <w:webHidden/>
          </w:rPr>
          <w:tab/>
        </w:r>
      </w:ins>
      <w:ins w:id="272" w:author="The Si Tran" w:date="2012-12-16T20:16:00Z">
        <w:r>
          <w:rPr>
            <w:noProof/>
            <w:webHidden/>
          </w:rPr>
          <w:fldChar w:fldCharType="begin"/>
        </w:r>
        <w:r>
          <w:rPr>
            <w:noProof/>
            <w:webHidden/>
          </w:rPr>
          <w:instrText xml:space="preserve"> PAGEREF _Toc343452479 \h </w:instrText>
        </w:r>
        <w:r>
          <w:rPr>
            <w:noProof/>
            <w:webHidden/>
          </w:rPr>
        </w:r>
      </w:ins>
      <w:r>
        <w:rPr>
          <w:noProof/>
          <w:webHidden/>
        </w:rPr>
        <w:fldChar w:fldCharType="separate"/>
      </w:r>
      <w:ins w:id="273" w:author="The Si Tran" w:date="2012-12-16T20:16:00Z">
        <w:r>
          <w:rPr>
            <w:noProof/>
            <w:webHidden/>
          </w:rPr>
          <w:t>36</w:t>
        </w:r>
        <w:r>
          <w:rPr>
            <w:noProof/>
            <w:webHidden/>
          </w:rPr>
          <w:fldChar w:fldCharType="end"/>
        </w:r>
        <w:r w:rsidRPr="00DB5D59">
          <w:rPr>
            <w:rStyle w:val="Hyperlink"/>
            <w:noProof/>
          </w:rPr>
          <w:fldChar w:fldCharType="end"/>
        </w:r>
      </w:ins>
    </w:p>
    <w:p w14:paraId="6DD4C739" w14:textId="77777777" w:rsidR="00032D83" w:rsidRDefault="00032D83">
      <w:pPr>
        <w:pStyle w:val="TOC3"/>
        <w:tabs>
          <w:tab w:val="left" w:pos="1760"/>
          <w:tab w:val="right" w:leader="dot" w:pos="9062"/>
        </w:tabs>
        <w:rPr>
          <w:ins w:id="274" w:author="The Si Tran" w:date="2012-12-16T20:16:00Z"/>
          <w:rFonts w:asciiTheme="minorHAnsi" w:eastAsiaTheme="minorEastAsia" w:hAnsiTheme="minorHAnsi" w:cstheme="minorBidi"/>
          <w:noProof/>
          <w:sz w:val="22"/>
        </w:rPr>
      </w:pPr>
      <w:ins w:id="27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"_Toc343452480"</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4.3.1.</w:t>
        </w:r>
        <w:r>
          <w:rPr>
            <w:rFonts w:asciiTheme="minorHAnsi" w:eastAsiaTheme="minorEastAsia" w:hAnsiTheme="minorHAnsi" w:cstheme="minorBidi"/>
            <w:noProof/>
            <w:sz w:val="22"/>
          </w:rPr>
          <w:tab/>
        </w:r>
        <w:r w:rsidRPr="00DB5D59">
          <w:rPr>
            <w:rStyle w:val="Hyperlink"/>
            <w:noProof/>
          </w:rPr>
          <w:t>Perceptron</w:t>
        </w:r>
        <w:r>
          <w:rPr>
            <w:noProof/>
            <w:webHidden/>
          </w:rPr>
          <w:tab/>
        </w:r>
        <w:r>
          <w:rPr>
            <w:noProof/>
            <w:webHidden/>
          </w:rPr>
          <w:fldChar w:fldCharType="begin"/>
        </w:r>
        <w:r>
          <w:rPr>
            <w:noProof/>
            <w:webHidden/>
          </w:rPr>
          <w:instrText xml:space="preserve"> PAGEREF _Toc343452480 \h </w:instrText>
        </w:r>
        <w:r>
          <w:rPr>
            <w:noProof/>
            <w:webHidden/>
          </w:rPr>
        </w:r>
      </w:ins>
      <w:r>
        <w:rPr>
          <w:noProof/>
          <w:webHidden/>
        </w:rPr>
        <w:fldChar w:fldCharType="separate"/>
      </w:r>
      <w:ins w:id="276" w:author="The Si Tran" w:date="2012-12-16T20:16:00Z">
        <w:r>
          <w:rPr>
            <w:noProof/>
            <w:webHidden/>
          </w:rPr>
          <w:t>37</w:t>
        </w:r>
        <w:r>
          <w:rPr>
            <w:noProof/>
            <w:webHidden/>
          </w:rPr>
          <w:fldChar w:fldCharType="end"/>
        </w:r>
        <w:r w:rsidRPr="00DB5D59">
          <w:rPr>
            <w:rStyle w:val="Hyperlink"/>
            <w:noProof/>
          </w:rPr>
          <w:fldChar w:fldCharType="end"/>
        </w:r>
      </w:ins>
    </w:p>
    <w:p w14:paraId="16EBD995" w14:textId="77777777" w:rsidR="00032D83" w:rsidRDefault="00032D83">
      <w:pPr>
        <w:pStyle w:val="TOC3"/>
        <w:tabs>
          <w:tab w:val="left" w:pos="1760"/>
          <w:tab w:val="right" w:leader="dot" w:pos="9062"/>
        </w:tabs>
        <w:rPr>
          <w:ins w:id="277" w:author="The Si Tran" w:date="2012-12-16T20:16:00Z"/>
          <w:rFonts w:asciiTheme="minorHAnsi" w:eastAsiaTheme="minorEastAsia" w:hAnsiTheme="minorHAnsi" w:cstheme="minorBidi"/>
          <w:noProof/>
          <w:sz w:val="22"/>
        </w:rPr>
      </w:pPr>
      <w:ins w:id="27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"_Toc343452481"</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4.3.2.</w:t>
        </w:r>
        <w:r>
          <w:rPr>
            <w:rFonts w:asciiTheme="minorHAnsi" w:eastAsiaTheme="minorEastAsia" w:hAnsiTheme="minorHAnsi" w:cstheme="minorBidi"/>
            <w:noProof/>
            <w:sz w:val="22"/>
          </w:rPr>
          <w:tab/>
        </w:r>
        <w:r w:rsidRPr="00DB5D59">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_Toc343452481 \h </w:instrText>
        </w:r>
        <w:r>
          <w:rPr>
            <w:noProof/>
            <w:webHidden/>
          </w:rPr>
        </w:r>
      </w:ins>
      <w:r>
        <w:rPr>
          <w:noProof/>
          <w:webHidden/>
        </w:rPr>
        <w:fldChar w:fldCharType="separate"/>
      </w:r>
      <w:ins w:id="279" w:author="The Si Tran" w:date="2012-12-16T20:16:00Z">
        <w:r>
          <w:rPr>
            <w:noProof/>
            <w:webHidden/>
          </w:rPr>
          <w:t>42</w:t>
        </w:r>
        <w:r>
          <w:rPr>
            <w:noProof/>
            <w:webHidden/>
          </w:rPr>
          <w:fldChar w:fldCharType="end"/>
        </w:r>
        <w:r w:rsidRPr="00DB5D59">
          <w:rPr>
            <w:rStyle w:val="Hyperlink"/>
            <w:noProof/>
          </w:rPr>
          <w:fldChar w:fldCharType="end"/>
        </w:r>
      </w:ins>
    </w:p>
    <w:p w14:paraId="7106F6FA" w14:textId="77777777" w:rsidR="00032D83" w:rsidRDefault="00032D83">
      <w:pPr>
        <w:pStyle w:val="TOC3"/>
        <w:tabs>
          <w:tab w:val="left" w:pos="1760"/>
          <w:tab w:val="right" w:leader="dot" w:pos="9062"/>
        </w:tabs>
        <w:rPr>
          <w:ins w:id="280" w:author="The Si Tran" w:date="2012-12-16T20:16:00Z"/>
          <w:rFonts w:asciiTheme="minorHAnsi" w:eastAsiaTheme="minorEastAsia" w:hAnsiTheme="minorHAnsi" w:cstheme="minorBidi"/>
          <w:noProof/>
          <w:sz w:val="22"/>
        </w:rPr>
      </w:pPr>
      <w:ins w:id="28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4.3.3.</w:t>
        </w:r>
        <w:r>
          <w:rPr>
            <w:rFonts w:asciiTheme="minorHAnsi" w:eastAsiaTheme="minorEastAsia" w:hAnsiTheme="minorHAnsi" w:cstheme="minorBidi"/>
            <w:noProof/>
            <w:sz w:val="22"/>
          </w:rPr>
          <w:tab/>
        </w:r>
        <w:r w:rsidRPr="00DB5D59">
          <w:rPr>
            <w:rStyle w:val="Hyperlink"/>
            <w:noProof/>
          </w:rPr>
          <w:t>Giải thuật RPROP</w:t>
        </w:r>
        <w:r>
          <w:rPr>
            <w:noProof/>
            <w:webHidden/>
          </w:rPr>
          <w:tab/>
        </w:r>
        <w:r>
          <w:rPr>
            <w:noProof/>
            <w:webHidden/>
          </w:rPr>
          <w:fldChar w:fldCharType="begin"/>
        </w:r>
        <w:r>
          <w:rPr>
            <w:noProof/>
            <w:webHidden/>
          </w:rPr>
          <w:instrText xml:space="preserve"> PAGEREF _Toc343452482 \h </w:instrText>
        </w:r>
        <w:r>
          <w:rPr>
            <w:noProof/>
            <w:webHidden/>
          </w:rPr>
        </w:r>
      </w:ins>
      <w:r>
        <w:rPr>
          <w:noProof/>
          <w:webHidden/>
        </w:rPr>
        <w:fldChar w:fldCharType="separate"/>
      </w:r>
      <w:ins w:id="282" w:author="The Si Tran" w:date="2012-12-16T20:16:00Z">
        <w:r>
          <w:rPr>
            <w:noProof/>
            <w:webHidden/>
          </w:rPr>
          <w:t>47</w:t>
        </w:r>
        <w:r>
          <w:rPr>
            <w:noProof/>
            <w:webHidden/>
          </w:rPr>
          <w:fldChar w:fldCharType="end"/>
        </w:r>
        <w:r w:rsidRPr="00DB5D59">
          <w:rPr>
            <w:rStyle w:val="Hyperlink"/>
            <w:noProof/>
          </w:rPr>
          <w:fldChar w:fldCharType="end"/>
        </w:r>
      </w:ins>
    </w:p>
    <w:p w14:paraId="333DCA75" w14:textId="77777777" w:rsidR="00032D83" w:rsidRDefault="00032D83">
      <w:pPr>
        <w:pStyle w:val="TOC3"/>
        <w:tabs>
          <w:tab w:val="left" w:pos="1760"/>
          <w:tab w:val="right" w:leader="dot" w:pos="9062"/>
        </w:tabs>
        <w:rPr>
          <w:ins w:id="283" w:author="The Si Tran" w:date="2012-12-16T20:16:00Z"/>
          <w:rFonts w:asciiTheme="minorHAnsi" w:eastAsiaTheme="minorEastAsia" w:hAnsiTheme="minorHAnsi" w:cstheme="minorBidi"/>
          <w:noProof/>
          <w:sz w:val="22"/>
        </w:rPr>
      </w:pPr>
      <w:ins w:id="28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4.3.4.</w:t>
        </w:r>
        <w:r>
          <w:rPr>
            <w:rFonts w:asciiTheme="minorHAnsi" w:eastAsiaTheme="minorEastAsia" w:hAnsiTheme="minorHAnsi" w:cstheme="minorBidi"/>
            <w:noProof/>
            <w:sz w:val="22"/>
          </w:rPr>
          <w:tab/>
        </w:r>
        <w:r w:rsidRPr="00DB5D59">
          <w:rPr>
            <w:rStyle w:val="Hyperlink"/>
            <w:noProof/>
          </w:rPr>
          <w:t>Hiện tượng quá khớp</w:t>
        </w:r>
        <w:r>
          <w:rPr>
            <w:noProof/>
            <w:webHidden/>
          </w:rPr>
          <w:tab/>
        </w:r>
        <w:r>
          <w:rPr>
            <w:noProof/>
            <w:webHidden/>
          </w:rPr>
          <w:fldChar w:fldCharType="begin"/>
        </w:r>
        <w:r>
          <w:rPr>
            <w:noProof/>
            <w:webHidden/>
          </w:rPr>
          <w:instrText xml:space="preserve"> PAGEREF _Toc343452483 \h </w:instrText>
        </w:r>
        <w:r>
          <w:rPr>
            <w:noProof/>
            <w:webHidden/>
          </w:rPr>
        </w:r>
      </w:ins>
      <w:r>
        <w:rPr>
          <w:noProof/>
          <w:webHidden/>
        </w:rPr>
        <w:fldChar w:fldCharType="separate"/>
      </w:r>
      <w:ins w:id="285" w:author="The Si Tran" w:date="2012-12-16T20:16:00Z">
        <w:r>
          <w:rPr>
            <w:noProof/>
            <w:webHidden/>
          </w:rPr>
          <w:t>51</w:t>
        </w:r>
        <w:r>
          <w:rPr>
            <w:noProof/>
            <w:webHidden/>
          </w:rPr>
          <w:fldChar w:fldCharType="end"/>
        </w:r>
        <w:r w:rsidRPr="00DB5D59">
          <w:rPr>
            <w:rStyle w:val="Hyperlink"/>
            <w:noProof/>
          </w:rPr>
          <w:fldChar w:fldCharType="end"/>
        </w:r>
      </w:ins>
    </w:p>
    <w:p w14:paraId="648CCB3C" w14:textId="77777777" w:rsidR="00032D83" w:rsidRDefault="00032D83">
      <w:pPr>
        <w:pStyle w:val="TOC2"/>
        <w:tabs>
          <w:tab w:val="left" w:pos="1320"/>
          <w:tab w:val="right" w:leader="dot" w:pos="9062"/>
        </w:tabs>
        <w:rPr>
          <w:ins w:id="286" w:author="The Si Tran" w:date="2012-12-16T20:16:00Z"/>
          <w:rFonts w:asciiTheme="minorHAnsi" w:eastAsiaTheme="minorEastAsia" w:hAnsiTheme="minorHAnsi" w:cstheme="minorBidi"/>
          <w:noProof/>
          <w:sz w:val="22"/>
        </w:rPr>
      </w:pPr>
      <w:ins w:id="28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"_Toc343452485"</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4.4.</w:t>
        </w:r>
        <w:r>
          <w:rPr>
            <w:rFonts w:asciiTheme="minorHAnsi" w:eastAsiaTheme="minorEastAsia" w:hAnsiTheme="minorHAnsi" w:cstheme="minorBidi"/>
            <w:noProof/>
            <w:sz w:val="22"/>
          </w:rPr>
          <w:tab/>
        </w:r>
        <w:r w:rsidRPr="00DB5D59">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_Toc343452485 \h </w:instrText>
        </w:r>
        <w:r>
          <w:rPr>
            <w:noProof/>
            <w:webHidden/>
          </w:rPr>
        </w:r>
      </w:ins>
      <w:r>
        <w:rPr>
          <w:noProof/>
          <w:webHidden/>
        </w:rPr>
        <w:fldChar w:fldCharType="separate"/>
      </w:r>
      <w:ins w:id="288" w:author="The Si Tran" w:date="2012-12-16T20:16:00Z">
        <w:r>
          <w:rPr>
            <w:noProof/>
            <w:webHidden/>
          </w:rPr>
          <w:t>51</w:t>
        </w:r>
        <w:r>
          <w:rPr>
            <w:noProof/>
            <w:webHidden/>
          </w:rPr>
          <w:fldChar w:fldCharType="end"/>
        </w:r>
        <w:r w:rsidRPr="00DB5D59">
          <w:rPr>
            <w:rStyle w:val="Hyperlink"/>
            <w:noProof/>
          </w:rPr>
          <w:fldChar w:fldCharType="end"/>
        </w:r>
      </w:ins>
    </w:p>
    <w:p w14:paraId="085DA9BF" w14:textId="1E319145" w:rsidR="00032D83" w:rsidRDefault="00032D83">
      <w:pPr>
        <w:pStyle w:val="TOC2"/>
        <w:tabs>
          <w:tab w:val="left" w:pos="1320"/>
          <w:tab w:val="right" w:leader="dot" w:pos="9062"/>
        </w:tabs>
        <w:rPr>
          <w:ins w:id="289" w:author="The Si Tran" w:date="2012-12-16T20:16:00Z"/>
          <w:rFonts w:asciiTheme="minorHAnsi" w:eastAsiaTheme="minorEastAsia" w:hAnsiTheme="minorHAnsi" w:cstheme="minorBidi"/>
          <w:noProof/>
          <w:sz w:val="22"/>
        </w:rPr>
      </w:pPr>
      <w:ins w:id="29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w:t>
        </w:r>
        <w:r>
          <w:rPr>
            <w:rFonts w:asciiTheme="minorHAnsi" w:eastAsiaTheme="minorEastAsia" w:hAnsiTheme="minorHAnsi" w:cstheme="minorBidi"/>
            <w:noProof/>
            <w:sz w:val="22"/>
          </w:rPr>
          <w:tab/>
        </w:r>
        <w:r w:rsidRPr="00DB5D59">
          <w:rPr>
            <w:rStyle w:val="Hyperlink"/>
            <w:noProof/>
          </w:rPr>
          <w:t>Các bước xây dựng một mô hình mạng neuron để dự báo dữ liệu chuỗi thời gian</w:t>
        </w:r>
        <w:r>
          <w:rPr>
            <w:noProof/>
            <w:webHidden/>
          </w:rPr>
          <w:tab/>
        </w:r>
      </w:ins>
      <w:ins w:id="291" w:author="The Si Tran" w:date="2012-12-16T20:17:00Z">
        <w:r>
          <w:rPr>
            <w:noProof/>
            <w:webHidden/>
          </w:rPr>
          <w:tab/>
        </w:r>
      </w:ins>
      <w:ins w:id="292" w:author="The Si Tran" w:date="2012-12-16T20:16:00Z">
        <w:r>
          <w:rPr>
            <w:noProof/>
            <w:webHidden/>
          </w:rPr>
          <w:fldChar w:fldCharType="begin"/>
        </w:r>
        <w:r>
          <w:rPr>
            <w:noProof/>
            <w:webHidden/>
          </w:rPr>
          <w:instrText xml:space="preserve"> PAGEREF _Toc343452486 \h </w:instrText>
        </w:r>
        <w:r>
          <w:rPr>
            <w:noProof/>
            <w:webHidden/>
          </w:rPr>
        </w:r>
      </w:ins>
      <w:r>
        <w:rPr>
          <w:noProof/>
          <w:webHidden/>
        </w:rPr>
        <w:fldChar w:fldCharType="separate"/>
      </w:r>
      <w:ins w:id="293" w:author="The Si Tran" w:date="2012-12-16T20:16:00Z">
        <w:r>
          <w:rPr>
            <w:noProof/>
            <w:webHidden/>
          </w:rPr>
          <w:t>53</w:t>
        </w:r>
        <w:r>
          <w:rPr>
            <w:noProof/>
            <w:webHidden/>
          </w:rPr>
          <w:fldChar w:fldCharType="end"/>
        </w:r>
        <w:r w:rsidRPr="00DB5D59">
          <w:rPr>
            <w:rStyle w:val="Hyperlink"/>
            <w:noProof/>
          </w:rPr>
          <w:fldChar w:fldCharType="end"/>
        </w:r>
      </w:ins>
    </w:p>
    <w:p w14:paraId="0C45BBE9" w14:textId="77777777" w:rsidR="00032D83" w:rsidRDefault="00032D83">
      <w:pPr>
        <w:pStyle w:val="TOC3"/>
        <w:tabs>
          <w:tab w:val="left" w:pos="1760"/>
          <w:tab w:val="right" w:leader="dot" w:pos="9062"/>
        </w:tabs>
        <w:rPr>
          <w:ins w:id="294" w:author="The Si Tran" w:date="2012-12-16T20:16:00Z"/>
          <w:rFonts w:asciiTheme="minorHAnsi" w:eastAsiaTheme="minorEastAsia" w:hAnsiTheme="minorHAnsi" w:cstheme="minorBidi"/>
          <w:noProof/>
          <w:sz w:val="22"/>
        </w:rPr>
      </w:pPr>
      <w:ins w:id="29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4.5.1.</w:t>
        </w:r>
        <w:r>
          <w:rPr>
            <w:rFonts w:asciiTheme="minorHAnsi" w:eastAsiaTheme="minorEastAsia" w:hAnsiTheme="minorHAnsi" w:cstheme="minorBidi"/>
            <w:noProof/>
            <w:sz w:val="22"/>
          </w:rPr>
          <w:tab/>
        </w:r>
        <w:r w:rsidRPr="00DB5D59">
          <w:rPr>
            <w:rStyle w:val="Hyperlink"/>
            <w:noProof/>
          </w:rPr>
          <w:t>Lựa chọn các biến</w:t>
        </w:r>
        <w:r>
          <w:rPr>
            <w:noProof/>
            <w:webHidden/>
          </w:rPr>
          <w:tab/>
        </w:r>
        <w:r>
          <w:rPr>
            <w:noProof/>
            <w:webHidden/>
          </w:rPr>
          <w:fldChar w:fldCharType="begin"/>
        </w:r>
        <w:r>
          <w:rPr>
            <w:noProof/>
            <w:webHidden/>
          </w:rPr>
          <w:instrText xml:space="preserve"> PAGEREF _Toc343452487 \h </w:instrText>
        </w:r>
        <w:r>
          <w:rPr>
            <w:noProof/>
            <w:webHidden/>
          </w:rPr>
        </w:r>
      </w:ins>
      <w:r>
        <w:rPr>
          <w:noProof/>
          <w:webHidden/>
        </w:rPr>
        <w:fldChar w:fldCharType="separate"/>
      </w:r>
      <w:ins w:id="296" w:author="The Si Tran" w:date="2012-12-16T20:16:00Z">
        <w:r>
          <w:rPr>
            <w:noProof/>
            <w:webHidden/>
          </w:rPr>
          <w:t>53</w:t>
        </w:r>
        <w:r>
          <w:rPr>
            <w:noProof/>
            <w:webHidden/>
          </w:rPr>
          <w:fldChar w:fldCharType="end"/>
        </w:r>
        <w:r w:rsidRPr="00DB5D59">
          <w:rPr>
            <w:rStyle w:val="Hyperlink"/>
            <w:noProof/>
          </w:rPr>
          <w:fldChar w:fldCharType="end"/>
        </w:r>
      </w:ins>
    </w:p>
    <w:p w14:paraId="6A46A3F9" w14:textId="77777777" w:rsidR="00032D83" w:rsidRDefault="00032D83">
      <w:pPr>
        <w:pStyle w:val="TOC3"/>
        <w:tabs>
          <w:tab w:val="left" w:pos="1760"/>
          <w:tab w:val="right" w:leader="dot" w:pos="9062"/>
        </w:tabs>
        <w:rPr>
          <w:ins w:id="297" w:author="The Si Tran" w:date="2012-12-16T20:16:00Z"/>
          <w:rFonts w:asciiTheme="minorHAnsi" w:eastAsiaTheme="minorEastAsia" w:hAnsiTheme="minorHAnsi" w:cstheme="minorBidi"/>
          <w:noProof/>
          <w:sz w:val="22"/>
        </w:rPr>
      </w:pPr>
      <w:ins w:id="29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"_Toc343452488"</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4.5.2.</w:t>
        </w:r>
        <w:r>
          <w:rPr>
            <w:rFonts w:asciiTheme="minorHAnsi" w:eastAsiaTheme="minorEastAsia" w:hAnsiTheme="minorHAnsi" w:cstheme="minorBidi"/>
            <w:noProof/>
            <w:sz w:val="22"/>
          </w:rPr>
          <w:tab/>
        </w:r>
        <w:r w:rsidRPr="00DB5D59">
          <w:rPr>
            <w:rStyle w:val="Hyperlink"/>
            <w:noProof/>
            <w:lang w:val="fr-FR"/>
          </w:rPr>
          <w:t>Thu thập dữ liệu</w:t>
        </w:r>
        <w:r>
          <w:rPr>
            <w:noProof/>
            <w:webHidden/>
          </w:rPr>
          <w:tab/>
        </w:r>
        <w:r>
          <w:rPr>
            <w:noProof/>
            <w:webHidden/>
          </w:rPr>
          <w:fldChar w:fldCharType="begin"/>
        </w:r>
        <w:r>
          <w:rPr>
            <w:noProof/>
            <w:webHidden/>
          </w:rPr>
          <w:instrText xml:space="preserve"> PAGEREF _Toc343452488 \h </w:instrText>
        </w:r>
        <w:r>
          <w:rPr>
            <w:noProof/>
            <w:webHidden/>
          </w:rPr>
        </w:r>
      </w:ins>
      <w:r>
        <w:rPr>
          <w:noProof/>
          <w:webHidden/>
        </w:rPr>
        <w:fldChar w:fldCharType="separate"/>
      </w:r>
      <w:ins w:id="299" w:author="The Si Tran" w:date="2012-12-16T20:16:00Z">
        <w:r>
          <w:rPr>
            <w:noProof/>
            <w:webHidden/>
          </w:rPr>
          <w:t>54</w:t>
        </w:r>
        <w:r>
          <w:rPr>
            <w:noProof/>
            <w:webHidden/>
          </w:rPr>
          <w:fldChar w:fldCharType="end"/>
        </w:r>
        <w:r w:rsidRPr="00DB5D59">
          <w:rPr>
            <w:rStyle w:val="Hyperlink"/>
            <w:noProof/>
          </w:rPr>
          <w:fldChar w:fldCharType="end"/>
        </w:r>
      </w:ins>
    </w:p>
    <w:p w14:paraId="330D687E" w14:textId="77777777" w:rsidR="00032D83" w:rsidRDefault="00032D83">
      <w:pPr>
        <w:pStyle w:val="TOC3"/>
        <w:tabs>
          <w:tab w:val="left" w:pos="1760"/>
          <w:tab w:val="right" w:leader="dot" w:pos="9062"/>
        </w:tabs>
        <w:rPr>
          <w:ins w:id="300" w:author="The Si Tran" w:date="2012-12-16T20:16:00Z"/>
          <w:rFonts w:asciiTheme="minorHAnsi" w:eastAsiaTheme="minorEastAsia" w:hAnsiTheme="minorHAnsi" w:cstheme="minorBidi"/>
          <w:noProof/>
          <w:sz w:val="22"/>
        </w:rPr>
      </w:pPr>
      <w:ins w:id="30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"_Toc343452489"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4.5.3.</w:t>
        </w:r>
        <w:r>
          <w:rPr>
            <w:rFonts w:asciiTheme="minorHAnsi" w:eastAsiaTheme="minorEastAsia" w:hAnsiTheme="minorHAnsi" w:cstheme="minorBidi"/>
            <w:noProof/>
            <w:sz w:val="22"/>
          </w:rPr>
          <w:tab/>
        </w:r>
        <w:r w:rsidRPr="00DB5D59">
          <w:rPr>
            <w:rStyle w:val="Hyperlink"/>
            <w:noProof/>
          </w:rPr>
          <w:t>Tiền xử lý dữ liệu</w:t>
        </w:r>
        <w:r>
          <w:rPr>
            <w:noProof/>
            <w:webHidden/>
          </w:rPr>
          <w:tab/>
        </w:r>
        <w:r>
          <w:rPr>
            <w:noProof/>
            <w:webHidden/>
          </w:rPr>
          <w:fldChar w:fldCharType="begin"/>
        </w:r>
        <w:r>
          <w:rPr>
            <w:noProof/>
            <w:webHidden/>
          </w:rPr>
          <w:instrText xml:space="preserve"> PAGEREF _Toc343452489 \h </w:instrText>
        </w:r>
        <w:r>
          <w:rPr>
            <w:noProof/>
            <w:webHidden/>
          </w:rPr>
        </w:r>
      </w:ins>
      <w:r>
        <w:rPr>
          <w:noProof/>
          <w:webHidden/>
        </w:rPr>
        <w:fldChar w:fldCharType="separate"/>
      </w:r>
      <w:ins w:id="302" w:author="The Si Tran" w:date="2012-12-16T20:16:00Z">
        <w:r>
          <w:rPr>
            <w:noProof/>
            <w:webHidden/>
          </w:rPr>
          <w:t>54</w:t>
        </w:r>
        <w:r>
          <w:rPr>
            <w:noProof/>
            <w:webHidden/>
          </w:rPr>
          <w:fldChar w:fldCharType="end"/>
        </w:r>
        <w:r w:rsidRPr="00DB5D59">
          <w:rPr>
            <w:rStyle w:val="Hyperlink"/>
            <w:noProof/>
          </w:rPr>
          <w:fldChar w:fldCharType="end"/>
        </w:r>
      </w:ins>
    </w:p>
    <w:p w14:paraId="246E65DE" w14:textId="77777777" w:rsidR="00032D83" w:rsidRDefault="00032D83">
      <w:pPr>
        <w:pStyle w:val="TOC3"/>
        <w:tabs>
          <w:tab w:val="left" w:pos="1760"/>
          <w:tab w:val="right" w:leader="dot" w:pos="9062"/>
        </w:tabs>
        <w:rPr>
          <w:ins w:id="303" w:author="The Si Tran" w:date="2012-12-16T20:16:00Z"/>
          <w:rFonts w:asciiTheme="minorHAnsi" w:eastAsiaTheme="minorEastAsia" w:hAnsiTheme="minorHAnsi" w:cstheme="minorBidi"/>
          <w:noProof/>
          <w:sz w:val="22"/>
        </w:rPr>
      </w:pPr>
      <w:ins w:id="30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"_Toc343452490"</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4.5.4.</w:t>
        </w:r>
        <w:r>
          <w:rPr>
            <w:rFonts w:asciiTheme="minorHAnsi" w:eastAsiaTheme="minorEastAsia" w:hAnsiTheme="minorHAnsi" w:cstheme="minorBidi"/>
            <w:noProof/>
            <w:sz w:val="22"/>
          </w:rPr>
          <w:tab/>
        </w:r>
        <w:r w:rsidRPr="00DB5D59">
          <w:rPr>
            <w:rStyle w:val="Hyperlink"/>
            <w:noProof/>
          </w:rPr>
          <w:t>Phân chia tập dữ liệu</w:t>
        </w:r>
        <w:r>
          <w:rPr>
            <w:noProof/>
            <w:webHidden/>
          </w:rPr>
          <w:tab/>
        </w:r>
        <w:r>
          <w:rPr>
            <w:noProof/>
            <w:webHidden/>
          </w:rPr>
          <w:fldChar w:fldCharType="begin"/>
        </w:r>
        <w:r>
          <w:rPr>
            <w:noProof/>
            <w:webHidden/>
          </w:rPr>
          <w:instrText xml:space="preserve"> PAGEREF _Toc343452490 \h </w:instrText>
        </w:r>
        <w:r>
          <w:rPr>
            <w:noProof/>
            <w:webHidden/>
          </w:rPr>
        </w:r>
      </w:ins>
      <w:r>
        <w:rPr>
          <w:noProof/>
          <w:webHidden/>
        </w:rPr>
        <w:fldChar w:fldCharType="separate"/>
      </w:r>
      <w:ins w:id="305" w:author="The Si Tran" w:date="2012-12-16T20:16:00Z">
        <w:r>
          <w:rPr>
            <w:noProof/>
            <w:webHidden/>
          </w:rPr>
          <w:t>55</w:t>
        </w:r>
        <w:r>
          <w:rPr>
            <w:noProof/>
            <w:webHidden/>
          </w:rPr>
          <w:fldChar w:fldCharType="end"/>
        </w:r>
        <w:r w:rsidRPr="00DB5D59">
          <w:rPr>
            <w:rStyle w:val="Hyperlink"/>
            <w:noProof/>
          </w:rPr>
          <w:fldChar w:fldCharType="end"/>
        </w:r>
      </w:ins>
    </w:p>
    <w:p w14:paraId="3A46C30D" w14:textId="77777777" w:rsidR="00032D83" w:rsidRDefault="00032D83">
      <w:pPr>
        <w:pStyle w:val="TOC3"/>
        <w:tabs>
          <w:tab w:val="left" w:pos="1760"/>
          <w:tab w:val="right" w:leader="dot" w:pos="9062"/>
        </w:tabs>
        <w:rPr>
          <w:ins w:id="306" w:author="The Si Tran" w:date="2012-12-16T20:16:00Z"/>
          <w:rFonts w:asciiTheme="minorHAnsi" w:eastAsiaTheme="minorEastAsia" w:hAnsiTheme="minorHAnsi" w:cstheme="minorBidi"/>
          <w:noProof/>
          <w:sz w:val="22"/>
        </w:rPr>
      </w:pPr>
      <w:ins w:id="30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"_Toc343452491"</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4.5.5.</w:t>
        </w:r>
        <w:r>
          <w:rPr>
            <w:rFonts w:asciiTheme="minorHAnsi" w:eastAsiaTheme="minorEastAsia" w:hAnsiTheme="minorHAnsi" w:cstheme="minorBidi"/>
            <w:noProof/>
            <w:sz w:val="22"/>
          </w:rPr>
          <w:tab/>
        </w:r>
        <w:r w:rsidRPr="00DB5D59">
          <w:rPr>
            <w:rStyle w:val="Hyperlink"/>
            <w:noProof/>
          </w:rPr>
          <w:t>Xây dựng cấu trúc mạng</w:t>
        </w:r>
        <w:r>
          <w:rPr>
            <w:noProof/>
            <w:webHidden/>
          </w:rPr>
          <w:tab/>
        </w:r>
        <w:r>
          <w:rPr>
            <w:noProof/>
            <w:webHidden/>
          </w:rPr>
          <w:fldChar w:fldCharType="begin"/>
        </w:r>
        <w:r>
          <w:rPr>
            <w:noProof/>
            <w:webHidden/>
          </w:rPr>
          <w:instrText xml:space="preserve"> PAGEREF _Toc343452491 \h </w:instrText>
        </w:r>
        <w:r>
          <w:rPr>
            <w:noProof/>
            <w:webHidden/>
          </w:rPr>
        </w:r>
      </w:ins>
      <w:r>
        <w:rPr>
          <w:noProof/>
          <w:webHidden/>
        </w:rPr>
        <w:fldChar w:fldCharType="separate"/>
      </w:r>
      <w:ins w:id="308" w:author="The Si Tran" w:date="2012-12-16T20:16:00Z">
        <w:r>
          <w:rPr>
            <w:noProof/>
            <w:webHidden/>
          </w:rPr>
          <w:t>56</w:t>
        </w:r>
        <w:r>
          <w:rPr>
            <w:noProof/>
            <w:webHidden/>
          </w:rPr>
          <w:fldChar w:fldCharType="end"/>
        </w:r>
        <w:r w:rsidRPr="00DB5D59">
          <w:rPr>
            <w:rStyle w:val="Hyperlink"/>
            <w:noProof/>
          </w:rPr>
          <w:fldChar w:fldCharType="end"/>
        </w:r>
      </w:ins>
    </w:p>
    <w:p w14:paraId="47B5958D" w14:textId="77777777" w:rsidR="00032D83" w:rsidRDefault="00032D83">
      <w:pPr>
        <w:pStyle w:val="TOC3"/>
        <w:tabs>
          <w:tab w:val="left" w:pos="1760"/>
          <w:tab w:val="right" w:leader="dot" w:pos="9062"/>
        </w:tabs>
        <w:rPr>
          <w:ins w:id="309" w:author="The Si Tran" w:date="2012-12-16T20:16:00Z"/>
          <w:rFonts w:asciiTheme="minorHAnsi" w:eastAsiaTheme="minorEastAsia" w:hAnsiTheme="minorHAnsi" w:cstheme="minorBidi"/>
          <w:noProof/>
          <w:sz w:val="22"/>
        </w:rPr>
      </w:pPr>
      <w:ins w:id="31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"_Toc343452492"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4.5.6.</w:t>
        </w:r>
        <w:r>
          <w:rPr>
            <w:rFonts w:asciiTheme="minorHAnsi" w:eastAsiaTheme="minorEastAsia" w:hAnsiTheme="minorHAnsi" w:cstheme="minorBidi"/>
            <w:noProof/>
            <w:sz w:val="22"/>
          </w:rPr>
          <w:tab/>
        </w:r>
        <w:r w:rsidRPr="00DB5D59">
          <w:rPr>
            <w:rStyle w:val="Hyperlink"/>
            <w:noProof/>
          </w:rPr>
          <w:t>Xác định tiêu chuẩn đánh giá</w:t>
        </w:r>
        <w:r>
          <w:rPr>
            <w:noProof/>
            <w:webHidden/>
          </w:rPr>
          <w:tab/>
        </w:r>
        <w:r>
          <w:rPr>
            <w:noProof/>
            <w:webHidden/>
          </w:rPr>
          <w:fldChar w:fldCharType="begin"/>
        </w:r>
        <w:r>
          <w:rPr>
            <w:noProof/>
            <w:webHidden/>
          </w:rPr>
          <w:instrText xml:space="preserve"> PAGEREF _Toc343452492 \h </w:instrText>
        </w:r>
        <w:r>
          <w:rPr>
            <w:noProof/>
            <w:webHidden/>
          </w:rPr>
        </w:r>
      </w:ins>
      <w:r>
        <w:rPr>
          <w:noProof/>
          <w:webHidden/>
        </w:rPr>
        <w:fldChar w:fldCharType="separate"/>
      </w:r>
      <w:ins w:id="311" w:author="The Si Tran" w:date="2012-12-16T20:16:00Z">
        <w:r>
          <w:rPr>
            <w:noProof/>
            <w:webHidden/>
          </w:rPr>
          <w:t>58</w:t>
        </w:r>
        <w:r>
          <w:rPr>
            <w:noProof/>
            <w:webHidden/>
          </w:rPr>
          <w:fldChar w:fldCharType="end"/>
        </w:r>
        <w:r w:rsidRPr="00DB5D59">
          <w:rPr>
            <w:rStyle w:val="Hyperlink"/>
            <w:noProof/>
          </w:rPr>
          <w:fldChar w:fldCharType="end"/>
        </w:r>
      </w:ins>
    </w:p>
    <w:p w14:paraId="1C37152C" w14:textId="77777777" w:rsidR="00032D83" w:rsidRDefault="00032D83">
      <w:pPr>
        <w:pStyle w:val="TOC3"/>
        <w:tabs>
          <w:tab w:val="left" w:pos="1760"/>
          <w:tab w:val="right" w:leader="dot" w:pos="9062"/>
        </w:tabs>
        <w:rPr>
          <w:ins w:id="312" w:author="The Si Tran" w:date="2012-12-16T20:16:00Z"/>
          <w:rFonts w:asciiTheme="minorHAnsi" w:eastAsiaTheme="minorEastAsia" w:hAnsiTheme="minorHAnsi" w:cstheme="minorBidi"/>
          <w:noProof/>
          <w:sz w:val="22"/>
        </w:rPr>
      </w:pPr>
      <w:ins w:id="313" w:author="The Si Tran" w:date="2012-12-16T20:16:00Z">
        <w:r w:rsidRPr="00DB5D59">
          <w:rPr>
            <w:rStyle w:val="Hyperlink"/>
            <w:noProof/>
          </w:rPr>
          <w:lastRenderedPageBreak/>
          <w:fldChar w:fldCharType="begin"/>
        </w:r>
        <w:r w:rsidRPr="00DB5D59">
          <w:rPr>
            <w:rStyle w:val="Hyperlink"/>
            <w:noProof/>
          </w:rPr>
          <w:instrText xml:space="preserve"> </w:instrText>
        </w:r>
        <w:r>
          <w:rPr>
            <w:noProof/>
          </w:rPr>
          <w:instrText>HYPERLINK \l "_Toc343452493"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fr-FR"/>
          </w:rPr>
          <w:t>4.5.7.</w:t>
        </w:r>
        <w:r>
          <w:rPr>
            <w:rFonts w:asciiTheme="minorHAnsi" w:eastAsiaTheme="minorEastAsia" w:hAnsiTheme="minorHAnsi" w:cstheme="minorBidi"/>
            <w:noProof/>
            <w:sz w:val="22"/>
          </w:rPr>
          <w:tab/>
        </w:r>
        <w:r w:rsidRPr="00DB5D59">
          <w:rPr>
            <w:rStyle w:val="Hyperlink"/>
            <w:noProof/>
            <w:lang w:val="fr-FR"/>
          </w:rPr>
          <w:t>Huấn luyện mạng</w:t>
        </w:r>
        <w:r>
          <w:rPr>
            <w:noProof/>
            <w:webHidden/>
          </w:rPr>
          <w:tab/>
        </w:r>
        <w:r>
          <w:rPr>
            <w:noProof/>
            <w:webHidden/>
          </w:rPr>
          <w:fldChar w:fldCharType="begin"/>
        </w:r>
        <w:r>
          <w:rPr>
            <w:noProof/>
            <w:webHidden/>
          </w:rPr>
          <w:instrText xml:space="preserve"> PAGEREF _Toc343452493 \h </w:instrText>
        </w:r>
        <w:r>
          <w:rPr>
            <w:noProof/>
            <w:webHidden/>
          </w:rPr>
        </w:r>
      </w:ins>
      <w:r>
        <w:rPr>
          <w:noProof/>
          <w:webHidden/>
        </w:rPr>
        <w:fldChar w:fldCharType="separate"/>
      </w:r>
      <w:ins w:id="314" w:author="The Si Tran" w:date="2012-12-16T20:16:00Z">
        <w:r>
          <w:rPr>
            <w:noProof/>
            <w:webHidden/>
          </w:rPr>
          <w:t>58</w:t>
        </w:r>
        <w:r>
          <w:rPr>
            <w:noProof/>
            <w:webHidden/>
          </w:rPr>
          <w:fldChar w:fldCharType="end"/>
        </w:r>
        <w:r w:rsidRPr="00DB5D59">
          <w:rPr>
            <w:rStyle w:val="Hyperlink"/>
            <w:noProof/>
          </w:rPr>
          <w:fldChar w:fldCharType="end"/>
        </w:r>
      </w:ins>
    </w:p>
    <w:p w14:paraId="0833EF63" w14:textId="77777777" w:rsidR="00032D83" w:rsidRDefault="00032D83">
      <w:pPr>
        <w:pStyle w:val="TOC3"/>
        <w:tabs>
          <w:tab w:val="left" w:pos="1760"/>
          <w:tab w:val="right" w:leader="dot" w:pos="9062"/>
        </w:tabs>
        <w:rPr>
          <w:ins w:id="315" w:author="The Si Tran" w:date="2012-12-16T20:16:00Z"/>
          <w:rFonts w:asciiTheme="minorHAnsi" w:eastAsiaTheme="minorEastAsia" w:hAnsiTheme="minorHAnsi" w:cstheme="minorBidi"/>
          <w:noProof/>
          <w:sz w:val="22"/>
        </w:rPr>
      </w:pPr>
      <w:ins w:id="316"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"_Toc343452494"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lang w:val="fr-FR"/>
          </w:rPr>
          <w:t>4.5.8.</w:t>
        </w:r>
        <w:r>
          <w:rPr>
            <w:rFonts w:asciiTheme="minorHAnsi" w:eastAsiaTheme="minorEastAsia" w:hAnsiTheme="minorHAnsi" w:cstheme="minorBidi"/>
            <w:noProof/>
            <w:sz w:val="22"/>
          </w:rPr>
          <w:tab/>
        </w:r>
        <w:r w:rsidRPr="00DB5D59">
          <w:rPr>
            <w:rStyle w:val="Hyperlink"/>
            <w:noProof/>
            <w:lang w:val="fr-FR"/>
          </w:rPr>
          <w:t>Dự đoán và cải tiến</w:t>
        </w:r>
        <w:r>
          <w:rPr>
            <w:noProof/>
            <w:webHidden/>
          </w:rPr>
          <w:tab/>
        </w:r>
        <w:r>
          <w:rPr>
            <w:noProof/>
            <w:webHidden/>
          </w:rPr>
          <w:fldChar w:fldCharType="begin"/>
        </w:r>
        <w:r>
          <w:rPr>
            <w:noProof/>
            <w:webHidden/>
          </w:rPr>
          <w:instrText xml:space="preserve"> PAGEREF _Toc343452494 \h </w:instrText>
        </w:r>
        <w:r>
          <w:rPr>
            <w:noProof/>
            <w:webHidden/>
          </w:rPr>
        </w:r>
      </w:ins>
      <w:r>
        <w:rPr>
          <w:noProof/>
          <w:webHidden/>
        </w:rPr>
        <w:fldChar w:fldCharType="separate"/>
      </w:r>
      <w:ins w:id="317" w:author="The Si Tran" w:date="2012-12-16T20:16:00Z">
        <w:r>
          <w:rPr>
            <w:noProof/>
            <w:webHidden/>
          </w:rPr>
          <w:t>59</w:t>
        </w:r>
        <w:r>
          <w:rPr>
            <w:noProof/>
            <w:webHidden/>
          </w:rPr>
          <w:fldChar w:fldCharType="end"/>
        </w:r>
        <w:r w:rsidRPr="00DB5D59">
          <w:rPr>
            <w:rStyle w:val="Hyperlink"/>
            <w:noProof/>
          </w:rPr>
          <w:fldChar w:fldCharType="end"/>
        </w:r>
      </w:ins>
    </w:p>
    <w:p w14:paraId="4B73577F" w14:textId="77777777" w:rsidR="00032D83" w:rsidRDefault="00032D83">
      <w:pPr>
        <w:pStyle w:val="TOC2"/>
        <w:tabs>
          <w:tab w:val="left" w:pos="1320"/>
          <w:tab w:val="right" w:leader="dot" w:pos="9062"/>
        </w:tabs>
        <w:rPr>
          <w:ins w:id="318" w:author="The Si Tran" w:date="2012-12-16T20:16:00Z"/>
          <w:rFonts w:asciiTheme="minorHAnsi" w:eastAsiaTheme="minorEastAsia" w:hAnsiTheme="minorHAnsi" w:cstheme="minorBidi"/>
          <w:noProof/>
          <w:sz w:val="22"/>
        </w:rPr>
      </w:pPr>
      <w:ins w:id="319"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"_Toc343452497"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4.6.</w:t>
        </w:r>
        <w:r>
          <w:rPr>
            <w:rFonts w:asciiTheme="minorHAnsi" w:eastAsiaTheme="minorEastAsia" w:hAnsiTheme="minorHAnsi" w:cstheme="minorBidi"/>
            <w:noProof/>
            <w:sz w:val="22"/>
          </w:rPr>
          <w:tab/>
        </w:r>
        <w:r w:rsidRPr="00DB5D59">
          <w:rPr>
            <w:rStyle w:val="Hyperlink"/>
            <w:noProof/>
          </w:rPr>
          <w:t>Kết luận</w:t>
        </w:r>
        <w:r>
          <w:rPr>
            <w:noProof/>
            <w:webHidden/>
          </w:rPr>
          <w:tab/>
        </w:r>
        <w:r>
          <w:rPr>
            <w:noProof/>
            <w:webHidden/>
          </w:rPr>
          <w:fldChar w:fldCharType="begin"/>
        </w:r>
        <w:r>
          <w:rPr>
            <w:noProof/>
            <w:webHidden/>
          </w:rPr>
          <w:instrText xml:space="preserve"> PAGEREF _Toc343452497 \h </w:instrText>
        </w:r>
        <w:r>
          <w:rPr>
            <w:noProof/>
            <w:webHidden/>
          </w:rPr>
        </w:r>
      </w:ins>
      <w:r>
        <w:rPr>
          <w:noProof/>
          <w:webHidden/>
        </w:rPr>
        <w:fldChar w:fldCharType="separate"/>
      </w:r>
      <w:ins w:id="320" w:author="The Si Tran" w:date="2012-12-16T20:16:00Z">
        <w:r>
          <w:rPr>
            <w:noProof/>
            <w:webHidden/>
          </w:rPr>
          <w:t>59</w:t>
        </w:r>
        <w:r>
          <w:rPr>
            <w:noProof/>
            <w:webHidden/>
          </w:rPr>
          <w:fldChar w:fldCharType="end"/>
        </w:r>
        <w:r w:rsidRPr="00DB5D59">
          <w:rPr>
            <w:rStyle w:val="Hyperlink"/>
            <w:noProof/>
          </w:rPr>
          <w:fldChar w:fldCharType="end"/>
        </w:r>
      </w:ins>
    </w:p>
    <w:p w14:paraId="22F07543" w14:textId="77777777" w:rsidR="00032D83" w:rsidRDefault="00032D83">
      <w:pPr>
        <w:pStyle w:val="TOC1"/>
        <w:tabs>
          <w:tab w:val="left" w:pos="1760"/>
        </w:tabs>
        <w:rPr>
          <w:ins w:id="321" w:author="The Si Tran" w:date="2012-12-16T20:16:00Z"/>
          <w:rFonts w:asciiTheme="minorHAnsi" w:eastAsiaTheme="minorEastAsia" w:hAnsiTheme="minorHAnsi" w:cstheme="minorBidi"/>
          <w:noProof/>
          <w:sz w:val="22"/>
        </w:rPr>
      </w:pPr>
      <w:ins w:id="322"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"_Toc343452499"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5</w:t>
        </w:r>
        <w:r>
          <w:rPr>
            <w:rFonts w:asciiTheme="minorHAnsi" w:eastAsiaTheme="minorEastAsia" w:hAnsiTheme="minorHAnsi" w:cstheme="minorBidi"/>
            <w:noProof/>
            <w:sz w:val="22"/>
          </w:rPr>
          <w:tab/>
        </w:r>
        <w:r w:rsidRPr="00DB5D59">
          <w:rPr>
            <w:rStyle w:val="Hyperlink"/>
            <w:noProof/>
          </w:rPr>
          <w:t>MÔ HÌNH KẾT HỢP ARIMA VÀ ANN</w:t>
        </w:r>
        <w:r>
          <w:rPr>
            <w:noProof/>
            <w:webHidden/>
          </w:rPr>
          <w:tab/>
        </w:r>
        <w:r>
          <w:rPr>
            <w:noProof/>
            <w:webHidden/>
          </w:rPr>
          <w:fldChar w:fldCharType="begin"/>
        </w:r>
        <w:r>
          <w:rPr>
            <w:noProof/>
            <w:webHidden/>
          </w:rPr>
          <w:instrText xml:space="preserve"> PAGEREF _Toc343452499 \h </w:instrText>
        </w:r>
        <w:r>
          <w:rPr>
            <w:noProof/>
            <w:webHidden/>
          </w:rPr>
        </w:r>
      </w:ins>
      <w:r>
        <w:rPr>
          <w:noProof/>
          <w:webHidden/>
        </w:rPr>
        <w:fldChar w:fldCharType="separate"/>
      </w:r>
      <w:ins w:id="323" w:author="The Si Tran" w:date="2012-12-16T20:16:00Z">
        <w:r>
          <w:rPr>
            <w:noProof/>
            <w:webHidden/>
          </w:rPr>
          <w:t>60</w:t>
        </w:r>
        <w:r>
          <w:rPr>
            <w:noProof/>
            <w:webHidden/>
          </w:rPr>
          <w:fldChar w:fldCharType="end"/>
        </w:r>
        <w:r w:rsidRPr="00DB5D59">
          <w:rPr>
            <w:rStyle w:val="Hyperlink"/>
            <w:noProof/>
          </w:rPr>
          <w:fldChar w:fldCharType="end"/>
        </w:r>
      </w:ins>
    </w:p>
    <w:p w14:paraId="7DCF41CF" w14:textId="77777777" w:rsidR="00032D83" w:rsidRDefault="00032D83">
      <w:pPr>
        <w:pStyle w:val="TOC2"/>
        <w:tabs>
          <w:tab w:val="left" w:pos="1320"/>
          <w:tab w:val="right" w:leader="dot" w:pos="9062"/>
        </w:tabs>
        <w:rPr>
          <w:ins w:id="324" w:author="The Si Tran" w:date="2012-12-16T20:16:00Z"/>
          <w:rFonts w:asciiTheme="minorHAnsi" w:eastAsiaTheme="minorEastAsia" w:hAnsiTheme="minorHAnsi" w:cstheme="minorBidi"/>
          <w:noProof/>
          <w:sz w:val="22"/>
        </w:rPr>
      </w:pPr>
      <w:ins w:id="32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"_Toc343452505"</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5.1.</w:t>
        </w:r>
        <w:r>
          <w:rPr>
            <w:rFonts w:asciiTheme="minorHAnsi" w:eastAsiaTheme="minorEastAsia" w:hAnsiTheme="minorHAnsi" w:cstheme="minorBidi"/>
            <w:noProof/>
            <w:sz w:val="22"/>
          </w:rPr>
          <w:tab/>
        </w:r>
        <w:r w:rsidRPr="00DB5D59">
          <w:rPr>
            <w:rStyle w:val="Hyperlink"/>
            <w:noProof/>
          </w:rPr>
          <w:t>Nguyên nhân</w:t>
        </w:r>
        <w:r>
          <w:rPr>
            <w:noProof/>
            <w:webHidden/>
          </w:rPr>
          <w:tab/>
        </w:r>
        <w:r>
          <w:rPr>
            <w:noProof/>
            <w:webHidden/>
          </w:rPr>
          <w:fldChar w:fldCharType="begin"/>
        </w:r>
        <w:r>
          <w:rPr>
            <w:noProof/>
            <w:webHidden/>
          </w:rPr>
          <w:instrText xml:space="preserve"> PAGEREF _Toc343452505 \h </w:instrText>
        </w:r>
        <w:r>
          <w:rPr>
            <w:noProof/>
            <w:webHidden/>
          </w:rPr>
        </w:r>
      </w:ins>
      <w:r>
        <w:rPr>
          <w:noProof/>
          <w:webHidden/>
        </w:rPr>
        <w:fldChar w:fldCharType="separate"/>
      </w:r>
      <w:ins w:id="326" w:author="The Si Tran" w:date="2012-12-16T20:16:00Z">
        <w:r>
          <w:rPr>
            <w:noProof/>
            <w:webHidden/>
          </w:rPr>
          <w:t>60</w:t>
        </w:r>
        <w:r>
          <w:rPr>
            <w:noProof/>
            <w:webHidden/>
          </w:rPr>
          <w:fldChar w:fldCharType="end"/>
        </w:r>
        <w:r w:rsidRPr="00DB5D59">
          <w:rPr>
            <w:rStyle w:val="Hyperlink"/>
            <w:noProof/>
          </w:rPr>
          <w:fldChar w:fldCharType="end"/>
        </w:r>
      </w:ins>
    </w:p>
    <w:p w14:paraId="131CA46D" w14:textId="77777777" w:rsidR="00032D83" w:rsidRDefault="00032D83">
      <w:pPr>
        <w:pStyle w:val="TOC2"/>
        <w:tabs>
          <w:tab w:val="left" w:pos="1320"/>
          <w:tab w:val="right" w:leader="dot" w:pos="9062"/>
        </w:tabs>
        <w:rPr>
          <w:ins w:id="327" w:author="The Si Tran" w:date="2012-12-16T20:16:00Z"/>
          <w:rFonts w:asciiTheme="minorHAnsi" w:eastAsiaTheme="minorEastAsia" w:hAnsiTheme="minorHAnsi" w:cstheme="minorBidi"/>
          <w:noProof/>
          <w:sz w:val="22"/>
        </w:rPr>
      </w:pPr>
      <w:ins w:id="32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"_Toc343452506"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5.2.</w:t>
        </w:r>
        <w:r>
          <w:rPr>
            <w:rFonts w:asciiTheme="minorHAnsi" w:eastAsiaTheme="minorEastAsia" w:hAnsiTheme="minorHAnsi" w:cstheme="minorBidi"/>
            <w:noProof/>
            <w:sz w:val="22"/>
          </w:rPr>
          <w:tab/>
        </w:r>
        <w:r w:rsidRPr="00DB5D59">
          <w:rPr>
            <w:rStyle w:val="Hyperlink"/>
            <w:noProof/>
          </w:rPr>
          <w:t>Mô hình kết hợp ARIMA và Nơron</w:t>
        </w:r>
        <w:r>
          <w:rPr>
            <w:noProof/>
            <w:webHidden/>
          </w:rPr>
          <w:tab/>
        </w:r>
        <w:r>
          <w:rPr>
            <w:noProof/>
            <w:webHidden/>
          </w:rPr>
          <w:fldChar w:fldCharType="begin"/>
        </w:r>
        <w:r>
          <w:rPr>
            <w:noProof/>
            <w:webHidden/>
          </w:rPr>
          <w:instrText xml:space="preserve"> PAGEREF _Toc343452506 \h </w:instrText>
        </w:r>
        <w:r>
          <w:rPr>
            <w:noProof/>
            <w:webHidden/>
          </w:rPr>
        </w:r>
      </w:ins>
      <w:r>
        <w:rPr>
          <w:noProof/>
          <w:webHidden/>
        </w:rPr>
        <w:fldChar w:fldCharType="separate"/>
      </w:r>
      <w:ins w:id="329" w:author="The Si Tran" w:date="2012-12-16T20:16:00Z">
        <w:r>
          <w:rPr>
            <w:noProof/>
            <w:webHidden/>
          </w:rPr>
          <w:t>61</w:t>
        </w:r>
        <w:r>
          <w:rPr>
            <w:noProof/>
            <w:webHidden/>
          </w:rPr>
          <w:fldChar w:fldCharType="end"/>
        </w:r>
        <w:r w:rsidRPr="00DB5D59">
          <w:rPr>
            <w:rStyle w:val="Hyperlink"/>
            <w:noProof/>
          </w:rPr>
          <w:fldChar w:fldCharType="end"/>
        </w:r>
      </w:ins>
    </w:p>
    <w:p w14:paraId="4CDCB7BF" w14:textId="77777777" w:rsidR="00032D83" w:rsidRDefault="00032D83">
      <w:pPr>
        <w:pStyle w:val="TOC1"/>
        <w:tabs>
          <w:tab w:val="left" w:pos="1760"/>
        </w:tabs>
        <w:rPr>
          <w:ins w:id="330" w:author="The Si Tran" w:date="2012-12-16T20:16:00Z"/>
          <w:rFonts w:asciiTheme="minorHAnsi" w:eastAsiaTheme="minorEastAsia" w:hAnsiTheme="minorHAnsi" w:cstheme="minorBidi"/>
          <w:noProof/>
          <w:sz w:val="22"/>
        </w:rPr>
      </w:pPr>
      <w:ins w:id="33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"_Toc343452524"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6</w:t>
        </w:r>
        <w:r>
          <w:rPr>
            <w:rFonts w:asciiTheme="minorHAnsi" w:eastAsiaTheme="minorEastAsia" w:hAnsiTheme="minorHAnsi" w:cstheme="minorBidi"/>
            <w:noProof/>
            <w:sz w:val="22"/>
          </w:rPr>
          <w:tab/>
        </w:r>
        <w:r w:rsidRPr="00DB5D59">
          <w:rPr>
            <w:rStyle w:val="Hyperlink"/>
            <w:noProof/>
          </w:rPr>
          <w:t>KẾT QUẢ THỰC NGHIỆM</w:t>
        </w:r>
        <w:r>
          <w:rPr>
            <w:noProof/>
            <w:webHidden/>
          </w:rPr>
          <w:tab/>
        </w:r>
        <w:r>
          <w:rPr>
            <w:noProof/>
            <w:webHidden/>
          </w:rPr>
          <w:fldChar w:fldCharType="begin"/>
        </w:r>
        <w:r>
          <w:rPr>
            <w:noProof/>
            <w:webHidden/>
          </w:rPr>
          <w:instrText xml:space="preserve"> PAGEREF _Toc343452524 \h </w:instrText>
        </w:r>
        <w:r>
          <w:rPr>
            <w:noProof/>
            <w:webHidden/>
          </w:rPr>
        </w:r>
      </w:ins>
      <w:r>
        <w:rPr>
          <w:noProof/>
          <w:webHidden/>
        </w:rPr>
        <w:fldChar w:fldCharType="separate"/>
      </w:r>
      <w:ins w:id="332" w:author="The Si Tran" w:date="2012-12-16T20:16:00Z">
        <w:r>
          <w:rPr>
            <w:noProof/>
            <w:webHidden/>
          </w:rPr>
          <w:t>63</w:t>
        </w:r>
        <w:r>
          <w:rPr>
            <w:noProof/>
            <w:webHidden/>
          </w:rPr>
          <w:fldChar w:fldCharType="end"/>
        </w:r>
        <w:r w:rsidRPr="00DB5D59">
          <w:rPr>
            <w:rStyle w:val="Hyperlink"/>
            <w:noProof/>
          </w:rPr>
          <w:fldChar w:fldCharType="end"/>
        </w:r>
      </w:ins>
    </w:p>
    <w:p w14:paraId="4A820589" w14:textId="77777777" w:rsidR="00032D83" w:rsidRDefault="00032D83">
      <w:pPr>
        <w:pStyle w:val="TOC2"/>
        <w:tabs>
          <w:tab w:val="left" w:pos="1320"/>
          <w:tab w:val="right" w:leader="dot" w:pos="9062"/>
        </w:tabs>
        <w:rPr>
          <w:ins w:id="333" w:author="The Si Tran" w:date="2012-12-16T20:16:00Z"/>
          <w:rFonts w:asciiTheme="minorHAnsi" w:eastAsiaTheme="minorEastAsia" w:hAnsiTheme="minorHAnsi" w:cstheme="minorBidi"/>
          <w:noProof/>
          <w:sz w:val="22"/>
        </w:rPr>
      </w:pPr>
      <w:ins w:id="33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"_Toc343452525"</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6.1.</w:t>
        </w:r>
        <w:r>
          <w:rPr>
            <w:rFonts w:asciiTheme="minorHAnsi" w:eastAsiaTheme="minorEastAsia" w:hAnsiTheme="minorHAnsi" w:cstheme="minorBidi"/>
            <w:noProof/>
            <w:sz w:val="22"/>
          </w:rPr>
          <w:tab/>
        </w:r>
        <w:r w:rsidRPr="00DB5D59">
          <w:rPr>
            <w:rStyle w:val="Hyperlink"/>
            <w:noProof/>
          </w:rPr>
          <w:t>Dữ liệu thực nghiệm</w:t>
        </w:r>
        <w:r>
          <w:rPr>
            <w:noProof/>
            <w:webHidden/>
          </w:rPr>
          <w:tab/>
        </w:r>
        <w:r>
          <w:rPr>
            <w:noProof/>
            <w:webHidden/>
          </w:rPr>
          <w:fldChar w:fldCharType="begin"/>
        </w:r>
        <w:r>
          <w:rPr>
            <w:noProof/>
            <w:webHidden/>
          </w:rPr>
          <w:instrText xml:space="preserve"> PAGEREF _Toc343452525 \h </w:instrText>
        </w:r>
        <w:r>
          <w:rPr>
            <w:noProof/>
            <w:webHidden/>
          </w:rPr>
        </w:r>
      </w:ins>
      <w:r>
        <w:rPr>
          <w:noProof/>
          <w:webHidden/>
        </w:rPr>
        <w:fldChar w:fldCharType="separate"/>
      </w:r>
      <w:ins w:id="335" w:author="The Si Tran" w:date="2012-12-16T20:16:00Z">
        <w:r>
          <w:rPr>
            <w:noProof/>
            <w:webHidden/>
          </w:rPr>
          <w:t>63</w:t>
        </w:r>
        <w:r>
          <w:rPr>
            <w:noProof/>
            <w:webHidden/>
          </w:rPr>
          <w:fldChar w:fldCharType="end"/>
        </w:r>
        <w:r w:rsidRPr="00DB5D59">
          <w:rPr>
            <w:rStyle w:val="Hyperlink"/>
            <w:noProof/>
          </w:rPr>
          <w:fldChar w:fldCharType="end"/>
        </w:r>
      </w:ins>
    </w:p>
    <w:p w14:paraId="791B28DD" w14:textId="77777777" w:rsidR="00032D83" w:rsidRDefault="00032D83">
      <w:pPr>
        <w:pStyle w:val="TOC2"/>
        <w:tabs>
          <w:tab w:val="left" w:pos="1320"/>
          <w:tab w:val="right" w:leader="dot" w:pos="9062"/>
        </w:tabs>
        <w:rPr>
          <w:ins w:id="336" w:author="The Si Tran" w:date="2012-12-16T20:16:00Z"/>
          <w:rFonts w:asciiTheme="minorHAnsi" w:eastAsiaTheme="minorEastAsia" w:hAnsiTheme="minorHAnsi" w:cstheme="minorBidi"/>
          <w:noProof/>
          <w:sz w:val="22"/>
        </w:rPr>
      </w:pPr>
      <w:ins w:id="33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"_Toc343452526"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6.2.</w:t>
        </w:r>
        <w:r>
          <w:rPr>
            <w:rFonts w:asciiTheme="minorHAnsi" w:eastAsiaTheme="minorEastAsia" w:hAnsiTheme="minorHAnsi" w:cstheme="minorBidi"/>
            <w:noProof/>
            <w:sz w:val="22"/>
          </w:rPr>
          <w:tab/>
        </w:r>
        <w:r w:rsidRPr="00DB5D59">
          <w:rPr>
            <w:rStyle w:val="Hyperlink"/>
            <w:noProof/>
          </w:rPr>
          <w:t>Kết quả thực nghiệm</w:t>
        </w:r>
        <w:r>
          <w:rPr>
            <w:noProof/>
            <w:webHidden/>
          </w:rPr>
          <w:tab/>
        </w:r>
        <w:r>
          <w:rPr>
            <w:noProof/>
            <w:webHidden/>
          </w:rPr>
          <w:fldChar w:fldCharType="begin"/>
        </w:r>
        <w:r>
          <w:rPr>
            <w:noProof/>
            <w:webHidden/>
          </w:rPr>
          <w:instrText xml:space="preserve"> PAGEREF _Toc343452526 \h </w:instrText>
        </w:r>
        <w:r>
          <w:rPr>
            <w:noProof/>
            <w:webHidden/>
          </w:rPr>
        </w:r>
      </w:ins>
      <w:r>
        <w:rPr>
          <w:noProof/>
          <w:webHidden/>
        </w:rPr>
        <w:fldChar w:fldCharType="separate"/>
      </w:r>
      <w:ins w:id="338" w:author="The Si Tran" w:date="2012-12-16T20:16:00Z">
        <w:r>
          <w:rPr>
            <w:noProof/>
            <w:webHidden/>
          </w:rPr>
          <w:t>68</w:t>
        </w:r>
        <w:r>
          <w:rPr>
            <w:noProof/>
            <w:webHidden/>
          </w:rPr>
          <w:fldChar w:fldCharType="end"/>
        </w:r>
        <w:r w:rsidRPr="00DB5D59">
          <w:rPr>
            <w:rStyle w:val="Hyperlink"/>
            <w:noProof/>
          </w:rPr>
          <w:fldChar w:fldCharType="end"/>
        </w:r>
      </w:ins>
    </w:p>
    <w:p w14:paraId="21FBAD29" w14:textId="77777777" w:rsidR="00032D83" w:rsidRDefault="00032D83">
      <w:pPr>
        <w:pStyle w:val="TOC3"/>
        <w:tabs>
          <w:tab w:val="left" w:pos="1760"/>
          <w:tab w:val="right" w:leader="dot" w:pos="9062"/>
        </w:tabs>
        <w:rPr>
          <w:ins w:id="339" w:author="The Si Tran" w:date="2012-12-16T20:16:00Z"/>
          <w:rFonts w:asciiTheme="minorHAnsi" w:eastAsiaTheme="minorEastAsia" w:hAnsiTheme="minorHAnsi" w:cstheme="minorBidi"/>
          <w:noProof/>
          <w:sz w:val="22"/>
        </w:rPr>
      </w:pPr>
      <w:ins w:id="34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"_Toc343452527"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6.2.1.</w:t>
        </w:r>
        <w:r>
          <w:rPr>
            <w:rFonts w:asciiTheme="minorHAnsi" w:eastAsiaTheme="minorEastAsia" w:hAnsiTheme="minorHAnsi" w:cstheme="minorBidi"/>
            <w:noProof/>
            <w:sz w:val="22"/>
          </w:rPr>
          <w:tab/>
        </w:r>
        <w:r w:rsidRPr="00DB5D59">
          <w:rPr>
            <w:rStyle w:val="Hyperlink"/>
            <w:noProof/>
          </w:rPr>
          <w:t>Bộ dữ liệu có tính mùa và xu hướng</w:t>
        </w:r>
        <w:r>
          <w:rPr>
            <w:noProof/>
            <w:webHidden/>
          </w:rPr>
          <w:tab/>
        </w:r>
        <w:r>
          <w:rPr>
            <w:noProof/>
            <w:webHidden/>
          </w:rPr>
          <w:fldChar w:fldCharType="begin"/>
        </w:r>
        <w:r>
          <w:rPr>
            <w:noProof/>
            <w:webHidden/>
          </w:rPr>
          <w:instrText xml:space="preserve"> PAGEREF _Toc343452527 \h </w:instrText>
        </w:r>
        <w:r>
          <w:rPr>
            <w:noProof/>
            <w:webHidden/>
          </w:rPr>
        </w:r>
      </w:ins>
      <w:r>
        <w:rPr>
          <w:noProof/>
          <w:webHidden/>
        </w:rPr>
        <w:fldChar w:fldCharType="separate"/>
      </w:r>
      <w:ins w:id="341" w:author="The Si Tran" w:date="2012-12-16T20:16:00Z">
        <w:r>
          <w:rPr>
            <w:noProof/>
            <w:webHidden/>
          </w:rPr>
          <w:t>68</w:t>
        </w:r>
        <w:r>
          <w:rPr>
            <w:noProof/>
            <w:webHidden/>
          </w:rPr>
          <w:fldChar w:fldCharType="end"/>
        </w:r>
        <w:r w:rsidRPr="00DB5D59">
          <w:rPr>
            <w:rStyle w:val="Hyperlink"/>
            <w:noProof/>
          </w:rPr>
          <w:fldChar w:fldCharType="end"/>
        </w:r>
      </w:ins>
    </w:p>
    <w:p w14:paraId="4F2EAF92" w14:textId="77777777" w:rsidR="00032D83" w:rsidRDefault="00032D83">
      <w:pPr>
        <w:pStyle w:val="TOC3"/>
        <w:tabs>
          <w:tab w:val="left" w:pos="1760"/>
          <w:tab w:val="right" w:leader="dot" w:pos="9062"/>
        </w:tabs>
        <w:rPr>
          <w:ins w:id="342" w:author="The Si Tran" w:date="2012-12-16T20:16:00Z"/>
          <w:rFonts w:asciiTheme="minorHAnsi" w:eastAsiaTheme="minorEastAsia" w:hAnsiTheme="minorHAnsi" w:cstheme="minorBidi"/>
          <w:noProof/>
          <w:sz w:val="22"/>
        </w:rPr>
      </w:pPr>
      <w:ins w:id="343"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"_Toc343452528"</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6.2.2.</w:t>
        </w:r>
        <w:r>
          <w:rPr>
            <w:rFonts w:asciiTheme="minorHAnsi" w:eastAsiaTheme="minorEastAsia" w:hAnsiTheme="minorHAnsi" w:cstheme="minorBidi"/>
            <w:noProof/>
            <w:sz w:val="22"/>
          </w:rPr>
          <w:tab/>
        </w:r>
        <w:r w:rsidRPr="00DB5D59">
          <w:rPr>
            <w:rStyle w:val="Hyperlink"/>
            <w:noProof/>
          </w:rPr>
          <w:t>Bộ dữ liệu có tính mùa</w:t>
        </w:r>
        <w:r>
          <w:rPr>
            <w:noProof/>
            <w:webHidden/>
          </w:rPr>
          <w:tab/>
        </w:r>
        <w:r>
          <w:rPr>
            <w:noProof/>
            <w:webHidden/>
          </w:rPr>
          <w:fldChar w:fldCharType="begin"/>
        </w:r>
        <w:r>
          <w:rPr>
            <w:noProof/>
            <w:webHidden/>
          </w:rPr>
          <w:instrText xml:space="preserve"> PAGEREF _Toc343452528 \h </w:instrText>
        </w:r>
        <w:r>
          <w:rPr>
            <w:noProof/>
            <w:webHidden/>
          </w:rPr>
        </w:r>
      </w:ins>
      <w:r>
        <w:rPr>
          <w:noProof/>
          <w:webHidden/>
        </w:rPr>
        <w:fldChar w:fldCharType="separate"/>
      </w:r>
      <w:ins w:id="344" w:author="The Si Tran" w:date="2012-12-16T20:16:00Z">
        <w:r>
          <w:rPr>
            <w:noProof/>
            <w:webHidden/>
          </w:rPr>
          <w:t>69</w:t>
        </w:r>
        <w:r>
          <w:rPr>
            <w:noProof/>
            <w:webHidden/>
          </w:rPr>
          <w:fldChar w:fldCharType="end"/>
        </w:r>
        <w:r w:rsidRPr="00DB5D59">
          <w:rPr>
            <w:rStyle w:val="Hyperlink"/>
            <w:noProof/>
          </w:rPr>
          <w:fldChar w:fldCharType="end"/>
        </w:r>
      </w:ins>
    </w:p>
    <w:p w14:paraId="4D125E49" w14:textId="77777777" w:rsidR="00032D83" w:rsidRDefault="00032D83">
      <w:pPr>
        <w:pStyle w:val="TOC3"/>
        <w:tabs>
          <w:tab w:val="left" w:pos="1760"/>
          <w:tab w:val="right" w:leader="dot" w:pos="9062"/>
        </w:tabs>
        <w:rPr>
          <w:ins w:id="345" w:author="The Si Tran" w:date="2012-12-16T20:16:00Z"/>
          <w:rFonts w:asciiTheme="minorHAnsi" w:eastAsiaTheme="minorEastAsia" w:hAnsiTheme="minorHAnsi" w:cstheme="minorBidi"/>
          <w:noProof/>
          <w:sz w:val="22"/>
        </w:rPr>
      </w:pPr>
      <w:ins w:id="346"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"_Toc343452529"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6.2.3.</w:t>
        </w:r>
        <w:r>
          <w:rPr>
            <w:rFonts w:asciiTheme="minorHAnsi" w:eastAsiaTheme="minorEastAsia" w:hAnsiTheme="minorHAnsi" w:cstheme="minorBidi"/>
            <w:noProof/>
            <w:sz w:val="22"/>
          </w:rPr>
          <w:tab/>
        </w:r>
        <w:r w:rsidRPr="00DB5D59">
          <w:rPr>
            <w:rStyle w:val="Hyperlink"/>
            <w:noProof/>
          </w:rPr>
          <w:t>Bộ dữ liệu có tính xu hướng</w:t>
        </w:r>
        <w:r>
          <w:rPr>
            <w:noProof/>
            <w:webHidden/>
          </w:rPr>
          <w:tab/>
        </w:r>
        <w:r>
          <w:rPr>
            <w:noProof/>
            <w:webHidden/>
          </w:rPr>
          <w:fldChar w:fldCharType="begin"/>
        </w:r>
        <w:r>
          <w:rPr>
            <w:noProof/>
            <w:webHidden/>
          </w:rPr>
          <w:instrText xml:space="preserve"> PAGEREF _Toc343452529 \h </w:instrText>
        </w:r>
        <w:r>
          <w:rPr>
            <w:noProof/>
            <w:webHidden/>
          </w:rPr>
        </w:r>
      </w:ins>
      <w:r>
        <w:rPr>
          <w:noProof/>
          <w:webHidden/>
        </w:rPr>
        <w:fldChar w:fldCharType="separate"/>
      </w:r>
      <w:ins w:id="347" w:author="The Si Tran" w:date="2012-12-16T20:16:00Z">
        <w:r>
          <w:rPr>
            <w:noProof/>
            <w:webHidden/>
          </w:rPr>
          <w:t>70</w:t>
        </w:r>
        <w:r>
          <w:rPr>
            <w:noProof/>
            <w:webHidden/>
          </w:rPr>
          <w:fldChar w:fldCharType="end"/>
        </w:r>
        <w:r w:rsidRPr="00DB5D59">
          <w:rPr>
            <w:rStyle w:val="Hyperlink"/>
            <w:noProof/>
          </w:rPr>
          <w:fldChar w:fldCharType="end"/>
        </w:r>
      </w:ins>
    </w:p>
    <w:p w14:paraId="54B80616" w14:textId="77777777" w:rsidR="00032D83" w:rsidRDefault="00032D83">
      <w:pPr>
        <w:pStyle w:val="TOC3"/>
        <w:tabs>
          <w:tab w:val="left" w:pos="1760"/>
          <w:tab w:val="right" w:leader="dot" w:pos="9062"/>
        </w:tabs>
        <w:rPr>
          <w:ins w:id="348" w:author="The Si Tran" w:date="2012-12-16T20:16:00Z"/>
          <w:rFonts w:asciiTheme="minorHAnsi" w:eastAsiaTheme="minorEastAsia" w:hAnsiTheme="minorHAnsi" w:cstheme="minorBidi"/>
          <w:noProof/>
          <w:sz w:val="22"/>
        </w:rPr>
      </w:pPr>
      <w:ins w:id="349"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"_Toc343452530"</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6.2.4.</w:t>
        </w:r>
        <w:r>
          <w:rPr>
            <w:rFonts w:asciiTheme="minorHAnsi" w:eastAsiaTheme="minorEastAsia" w:hAnsiTheme="minorHAnsi" w:cstheme="minorBidi"/>
            <w:noProof/>
            <w:sz w:val="22"/>
          </w:rPr>
          <w:tab/>
        </w:r>
        <w:r w:rsidRPr="00DB5D59">
          <w:rPr>
            <w:rStyle w:val="Hyperlink"/>
            <w:noProof/>
          </w:rPr>
          <w:t>Bộ dữ liệu có tính phi tuyến</w:t>
        </w:r>
        <w:r>
          <w:rPr>
            <w:noProof/>
            <w:webHidden/>
          </w:rPr>
          <w:tab/>
        </w:r>
        <w:r>
          <w:rPr>
            <w:noProof/>
            <w:webHidden/>
          </w:rPr>
          <w:fldChar w:fldCharType="begin"/>
        </w:r>
        <w:r>
          <w:rPr>
            <w:noProof/>
            <w:webHidden/>
          </w:rPr>
          <w:instrText xml:space="preserve"> PAGEREF _Toc343452530 \h </w:instrText>
        </w:r>
        <w:r>
          <w:rPr>
            <w:noProof/>
            <w:webHidden/>
          </w:rPr>
        </w:r>
      </w:ins>
      <w:r>
        <w:rPr>
          <w:noProof/>
          <w:webHidden/>
        </w:rPr>
        <w:fldChar w:fldCharType="separate"/>
      </w:r>
      <w:ins w:id="350" w:author="The Si Tran" w:date="2012-12-16T20:16:00Z">
        <w:r>
          <w:rPr>
            <w:noProof/>
            <w:webHidden/>
          </w:rPr>
          <w:t>71</w:t>
        </w:r>
        <w:r>
          <w:rPr>
            <w:noProof/>
            <w:webHidden/>
          </w:rPr>
          <w:fldChar w:fldCharType="end"/>
        </w:r>
        <w:r w:rsidRPr="00DB5D59">
          <w:rPr>
            <w:rStyle w:val="Hyperlink"/>
            <w:noProof/>
          </w:rPr>
          <w:fldChar w:fldCharType="end"/>
        </w:r>
      </w:ins>
    </w:p>
    <w:p w14:paraId="32CE6597" w14:textId="77777777" w:rsidR="00032D83" w:rsidRDefault="00032D83">
      <w:pPr>
        <w:pStyle w:val="TOC2"/>
        <w:tabs>
          <w:tab w:val="left" w:pos="1320"/>
          <w:tab w:val="right" w:leader="dot" w:pos="9062"/>
        </w:tabs>
        <w:rPr>
          <w:ins w:id="351" w:author="The Si Tran" w:date="2012-12-16T20:16:00Z"/>
          <w:rFonts w:asciiTheme="minorHAnsi" w:eastAsiaTheme="minorEastAsia" w:hAnsiTheme="minorHAnsi" w:cstheme="minorBidi"/>
          <w:noProof/>
          <w:sz w:val="22"/>
        </w:rPr>
      </w:pPr>
      <w:ins w:id="352"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"_Toc343452531"</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6.3.</w:t>
        </w:r>
        <w:r>
          <w:rPr>
            <w:rFonts w:asciiTheme="minorHAnsi" w:eastAsiaTheme="minorEastAsia" w:hAnsiTheme="minorHAnsi" w:cstheme="minorBidi"/>
            <w:noProof/>
            <w:sz w:val="22"/>
          </w:rPr>
          <w:tab/>
        </w:r>
        <w:r w:rsidRPr="00DB5D59">
          <w:rPr>
            <w:rStyle w:val="Hyperlink"/>
            <w:noProof/>
          </w:rPr>
          <w:t>Đánh giá kết quả thực nghiệm</w:t>
        </w:r>
        <w:r>
          <w:rPr>
            <w:noProof/>
            <w:webHidden/>
          </w:rPr>
          <w:tab/>
        </w:r>
        <w:r>
          <w:rPr>
            <w:noProof/>
            <w:webHidden/>
          </w:rPr>
          <w:fldChar w:fldCharType="begin"/>
        </w:r>
        <w:r>
          <w:rPr>
            <w:noProof/>
            <w:webHidden/>
          </w:rPr>
          <w:instrText xml:space="preserve"> PAGEREF _Toc343452531 \h </w:instrText>
        </w:r>
        <w:r>
          <w:rPr>
            <w:noProof/>
            <w:webHidden/>
          </w:rPr>
        </w:r>
      </w:ins>
      <w:r>
        <w:rPr>
          <w:noProof/>
          <w:webHidden/>
        </w:rPr>
        <w:fldChar w:fldCharType="separate"/>
      </w:r>
      <w:ins w:id="353" w:author="The Si Tran" w:date="2012-12-16T20:16:00Z">
        <w:r>
          <w:rPr>
            <w:noProof/>
            <w:webHidden/>
          </w:rPr>
          <w:t>72</w:t>
        </w:r>
        <w:r>
          <w:rPr>
            <w:noProof/>
            <w:webHidden/>
          </w:rPr>
          <w:fldChar w:fldCharType="end"/>
        </w:r>
        <w:r w:rsidRPr="00DB5D59">
          <w:rPr>
            <w:rStyle w:val="Hyperlink"/>
            <w:noProof/>
          </w:rPr>
          <w:fldChar w:fldCharType="end"/>
        </w:r>
      </w:ins>
    </w:p>
    <w:p w14:paraId="331C2567" w14:textId="77777777" w:rsidR="00032D83" w:rsidRDefault="00032D83">
      <w:pPr>
        <w:pStyle w:val="TOC1"/>
        <w:tabs>
          <w:tab w:val="left" w:pos="1760"/>
        </w:tabs>
        <w:rPr>
          <w:ins w:id="354" w:author="The Si Tran" w:date="2012-12-16T20:16:00Z"/>
          <w:rFonts w:asciiTheme="minorHAnsi" w:eastAsiaTheme="minorEastAsia" w:hAnsiTheme="minorHAnsi" w:cstheme="minorBidi"/>
          <w:noProof/>
          <w:sz w:val="22"/>
        </w:rPr>
      </w:pPr>
      <w:ins w:id="35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Chương 7</w:t>
        </w:r>
        <w:r>
          <w:rPr>
            <w:rFonts w:asciiTheme="minorHAnsi" w:eastAsiaTheme="minorEastAsia" w:hAnsiTheme="minorHAnsi" w:cstheme="minorBidi"/>
            <w:noProof/>
            <w:sz w:val="22"/>
          </w:rPr>
          <w:tab/>
        </w:r>
        <w:r w:rsidRPr="00DB5D59">
          <w:rPr>
            <w:rStyle w:val="Hyperlink"/>
            <w:noProof/>
          </w:rPr>
          <w:t>KẾT LUẬN</w:t>
        </w:r>
        <w:r>
          <w:rPr>
            <w:noProof/>
            <w:webHidden/>
          </w:rPr>
          <w:tab/>
        </w:r>
        <w:r>
          <w:rPr>
            <w:noProof/>
            <w:webHidden/>
          </w:rPr>
          <w:fldChar w:fldCharType="begin"/>
        </w:r>
        <w:r>
          <w:rPr>
            <w:noProof/>
            <w:webHidden/>
          </w:rPr>
          <w:instrText xml:space="preserve"> PAGEREF _Toc343452532 \h </w:instrText>
        </w:r>
        <w:r>
          <w:rPr>
            <w:noProof/>
            <w:webHidden/>
          </w:rPr>
        </w:r>
      </w:ins>
      <w:r>
        <w:rPr>
          <w:noProof/>
          <w:webHidden/>
        </w:rPr>
        <w:fldChar w:fldCharType="separate"/>
      </w:r>
      <w:ins w:id="356" w:author="The Si Tran" w:date="2012-12-16T20:16:00Z">
        <w:r>
          <w:rPr>
            <w:noProof/>
            <w:webHidden/>
          </w:rPr>
          <w:t>73</w:t>
        </w:r>
        <w:r>
          <w:rPr>
            <w:noProof/>
            <w:webHidden/>
          </w:rPr>
          <w:fldChar w:fldCharType="end"/>
        </w:r>
        <w:r w:rsidRPr="00DB5D59">
          <w:rPr>
            <w:rStyle w:val="Hyperlink"/>
            <w:noProof/>
          </w:rPr>
          <w:fldChar w:fldCharType="end"/>
        </w:r>
      </w:ins>
    </w:p>
    <w:p w14:paraId="59D3A833" w14:textId="77777777" w:rsidR="00032D83" w:rsidRDefault="00032D83">
      <w:pPr>
        <w:pStyle w:val="TOC2"/>
        <w:tabs>
          <w:tab w:val="left" w:pos="1320"/>
          <w:tab w:val="right" w:leader="dot" w:pos="9062"/>
        </w:tabs>
        <w:rPr>
          <w:ins w:id="357" w:author="The Si Tran" w:date="2012-12-16T20:16:00Z"/>
          <w:rFonts w:asciiTheme="minorHAnsi" w:eastAsiaTheme="minorEastAsia" w:hAnsiTheme="minorHAnsi" w:cstheme="minorBidi"/>
          <w:noProof/>
          <w:sz w:val="22"/>
        </w:rPr>
      </w:pPr>
      <w:ins w:id="358"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7.1.</w:t>
        </w:r>
        <w:r>
          <w:rPr>
            <w:rFonts w:asciiTheme="minorHAnsi" w:eastAsiaTheme="minorEastAsia" w:hAnsiTheme="minorHAnsi" w:cstheme="minorBidi"/>
            <w:noProof/>
            <w:sz w:val="22"/>
          </w:rPr>
          <w:tab/>
        </w:r>
        <w:r w:rsidRPr="00DB5D59">
          <w:rPr>
            <w:rStyle w:val="Hyperlink"/>
            <w:noProof/>
          </w:rPr>
          <w:t>Đánh giá kết quả</w:t>
        </w:r>
        <w:r>
          <w:rPr>
            <w:noProof/>
            <w:webHidden/>
          </w:rPr>
          <w:tab/>
        </w:r>
        <w:r>
          <w:rPr>
            <w:noProof/>
            <w:webHidden/>
          </w:rPr>
          <w:fldChar w:fldCharType="begin"/>
        </w:r>
        <w:r>
          <w:rPr>
            <w:noProof/>
            <w:webHidden/>
          </w:rPr>
          <w:instrText xml:space="preserve"> PAGEREF _Toc343452533 \h </w:instrText>
        </w:r>
        <w:r>
          <w:rPr>
            <w:noProof/>
            <w:webHidden/>
          </w:rPr>
        </w:r>
      </w:ins>
      <w:r>
        <w:rPr>
          <w:noProof/>
          <w:webHidden/>
        </w:rPr>
        <w:fldChar w:fldCharType="separate"/>
      </w:r>
      <w:ins w:id="359" w:author="The Si Tran" w:date="2012-12-16T20:16:00Z">
        <w:r>
          <w:rPr>
            <w:noProof/>
            <w:webHidden/>
          </w:rPr>
          <w:t>73</w:t>
        </w:r>
        <w:r>
          <w:rPr>
            <w:noProof/>
            <w:webHidden/>
          </w:rPr>
          <w:fldChar w:fldCharType="end"/>
        </w:r>
        <w:r w:rsidRPr="00DB5D59">
          <w:rPr>
            <w:rStyle w:val="Hyperlink"/>
            <w:noProof/>
          </w:rPr>
          <w:fldChar w:fldCharType="end"/>
        </w:r>
      </w:ins>
    </w:p>
    <w:p w14:paraId="27E886D1" w14:textId="77777777" w:rsidR="00032D83" w:rsidRDefault="00032D83">
      <w:pPr>
        <w:pStyle w:val="TOC3"/>
        <w:tabs>
          <w:tab w:val="left" w:pos="1760"/>
          <w:tab w:val="right" w:leader="dot" w:pos="9062"/>
        </w:tabs>
        <w:rPr>
          <w:ins w:id="360" w:author="The Si Tran" w:date="2012-12-16T20:16:00Z"/>
          <w:rFonts w:asciiTheme="minorHAnsi" w:eastAsiaTheme="minorEastAsia" w:hAnsiTheme="minorHAnsi" w:cstheme="minorBidi"/>
          <w:noProof/>
          <w:sz w:val="22"/>
        </w:rPr>
      </w:pPr>
      <w:ins w:id="36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7.1.1.</w:t>
        </w:r>
        <w:r>
          <w:rPr>
            <w:rFonts w:asciiTheme="minorHAnsi" w:eastAsiaTheme="minorEastAsia" w:hAnsiTheme="minorHAnsi" w:cstheme="minorBidi"/>
            <w:noProof/>
            <w:sz w:val="22"/>
          </w:rPr>
          <w:tab/>
        </w:r>
        <w:r w:rsidRPr="00DB5D59">
          <w:rPr>
            <w:rStyle w:val="Hyperlink"/>
            <w:noProof/>
          </w:rPr>
          <w:t>Những công việc làm được</w:t>
        </w:r>
        <w:r>
          <w:rPr>
            <w:noProof/>
            <w:webHidden/>
          </w:rPr>
          <w:tab/>
        </w:r>
        <w:r>
          <w:rPr>
            <w:noProof/>
            <w:webHidden/>
          </w:rPr>
          <w:fldChar w:fldCharType="begin"/>
        </w:r>
        <w:r>
          <w:rPr>
            <w:noProof/>
            <w:webHidden/>
          </w:rPr>
          <w:instrText xml:space="preserve"> PAGEREF _Toc343452534 \h </w:instrText>
        </w:r>
        <w:r>
          <w:rPr>
            <w:noProof/>
            <w:webHidden/>
          </w:rPr>
        </w:r>
      </w:ins>
      <w:r>
        <w:rPr>
          <w:noProof/>
          <w:webHidden/>
        </w:rPr>
        <w:fldChar w:fldCharType="separate"/>
      </w:r>
      <w:ins w:id="362" w:author="The Si Tran" w:date="2012-12-16T20:16:00Z">
        <w:r>
          <w:rPr>
            <w:noProof/>
            <w:webHidden/>
          </w:rPr>
          <w:t>73</w:t>
        </w:r>
        <w:r>
          <w:rPr>
            <w:noProof/>
            <w:webHidden/>
          </w:rPr>
          <w:fldChar w:fldCharType="end"/>
        </w:r>
        <w:r w:rsidRPr="00DB5D59">
          <w:rPr>
            <w:rStyle w:val="Hyperlink"/>
            <w:noProof/>
          </w:rPr>
          <w:fldChar w:fldCharType="end"/>
        </w:r>
      </w:ins>
    </w:p>
    <w:p w14:paraId="1E88D50C" w14:textId="77777777" w:rsidR="00032D83" w:rsidRDefault="00032D83">
      <w:pPr>
        <w:pStyle w:val="TOC3"/>
        <w:tabs>
          <w:tab w:val="left" w:pos="1760"/>
          <w:tab w:val="right" w:leader="dot" w:pos="9062"/>
        </w:tabs>
        <w:rPr>
          <w:ins w:id="363" w:author="The Si Tran" w:date="2012-12-16T20:16:00Z"/>
          <w:rFonts w:asciiTheme="minorHAnsi" w:eastAsiaTheme="minorEastAsia" w:hAnsiTheme="minorHAnsi" w:cstheme="minorBidi"/>
          <w:noProof/>
          <w:sz w:val="22"/>
        </w:rPr>
      </w:pPr>
      <w:ins w:id="364"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"_Toc343452535"</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7.1.2.</w:t>
        </w:r>
        <w:r>
          <w:rPr>
            <w:rFonts w:asciiTheme="minorHAnsi" w:eastAsiaTheme="minorEastAsia" w:hAnsiTheme="minorHAnsi" w:cstheme="minorBidi"/>
            <w:noProof/>
            <w:sz w:val="22"/>
          </w:rPr>
          <w:tab/>
        </w:r>
        <w:r w:rsidRPr="00DB5D59">
          <w:rPr>
            <w:rStyle w:val="Hyperlink"/>
            <w:noProof/>
          </w:rPr>
          <w:t>Những đúc kết về mặt lý luận</w:t>
        </w:r>
        <w:r>
          <w:rPr>
            <w:noProof/>
            <w:webHidden/>
          </w:rPr>
          <w:tab/>
        </w:r>
        <w:r>
          <w:rPr>
            <w:noProof/>
            <w:webHidden/>
          </w:rPr>
          <w:fldChar w:fldCharType="begin"/>
        </w:r>
        <w:r>
          <w:rPr>
            <w:noProof/>
            <w:webHidden/>
          </w:rPr>
          <w:instrText xml:space="preserve"> PAGEREF _Toc343452535 \h </w:instrText>
        </w:r>
        <w:r>
          <w:rPr>
            <w:noProof/>
            <w:webHidden/>
          </w:rPr>
        </w:r>
      </w:ins>
      <w:r>
        <w:rPr>
          <w:noProof/>
          <w:webHidden/>
        </w:rPr>
        <w:fldChar w:fldCharType="separate"/>
      </w:r>
      <w:ins w:id="365" w:author="The Si Tran" w:date="2012-12-16T20:16:00Z">
        <w:r>
          <w:rPr>
            <w:noProof/>
            <w:webHidden/>
          </w:rPr>
          <w:t>73</w:t>
        </w:r>
        <w:r>
          <w:rPr>
            <w:noProof/>
            <w:webHidden/>
          </w:rPr>
          <w:fldChar w:fldCharType="end"/>
        </w:r>
        <w:r w:rsidRPr="00DB5D59">
          <w:rPr>
            <w:rStyle w:val="Hyperlink"/>
            <w:noProof/>
          </w:rPr>
          <w:fldChar w:fldCharType="end"/>
        </w:r>
      </w:ins>
    </w:p>
    <w:p w14:paraId="0261EE07" w14:textId="77777777" w:rsidR="00032D83" w:rsidRDefault="00032D83">
      <w:pPr>
        <w:pStyle w:val="TOC3"/>
        <w:tabs>
          <w:tab w:val="left" w:pos="1760"/>
          <w:tab w:val="right" w:leader="dot" w:pos="9062"/>
        </w:tabs>
        <w:rPr>
          <w:ins w:id="366" w:author="The Si Tran" w:date="2012-12-16T20:16:00Z"/>
          <w:rFonts w:asciiTheme="minorHAnsi" w:eastAsiaTheme="minorEastAsia" w:hAnsiTheme="minorHAnsi" w:cstheme="minorBidi"/>
          <w:noProof/>
          <w:sz w:val="22"/>
        </w:rPr>
      </w:pPr>
      <w:ins w:id="367"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"_Toc343452536"</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7.1.3.</w:t>
        </w:r>
        <w:r>
          <w:rPr>
            <w:rFonts w:asciiTheme="minorHAnsi" w:eastAsiaTheme="minorEastAsia" w:hAnsiTheme="minorHAnsi" w:cstheme="minorBidi"/>
            <w:noProof/>
            <w:sz w:val="22"/>
          </w:rPr>
          <w:tab/>
        </w:r>
        <w:r w:rsidRPr="00DB5D59">
          <w:rPr>
            <w:rStyle w:val="Hyperlink"/>
            <w:noProof/>
          </w:rPr>
          <w:t>Mặt hạn chế</w:t>
        </w:r>
        <w:r>
          <w:rPr>
            <w:noProof/>
            <w:webHidden/>
          </w:rPr>
          <w:tab/>
        </w:r>
        <w:r>
          <w:rPr>
            <w:noProof/>
            <w:webHidden/>
          </w:rPr>
          <w:fldChar w:fldCharType="begin"/>
        </w:r>
        <w:r>
          <w:rPr>
            <w:noProof/>
            <w:webHidden/>
          </w:rPr>
          <w:instrText xml:space="preserve"> PAGEREF _Toc343452536 \h </w:instrText>
        </w:r>
        <w:r>
          <w:rPr>
            <w:noProof/>
            <w:webHidden/>
          </w:rPr>
        </w:r>
      </w:ins>
      <w:r>
        <w:rPr>
          <w:noProof/>
          <w:webHidden/>
        </w:rPr>
        <w:fldChar w:fldCharType="separate"/>
      </w:r>
      <w:ins w:id="368" w:author="The Si Tran" w:date="2012-12-16T20:16:00Z">
        <w:r>
          <w:rPr>
            <w:noProof/>
            <w:webHidden/>
          </w:rPr>
          <w:t>74</w:t>
        </w:r>
        <w:r>
          <w:rPr>
            <w:noProof/>
            <w:webHidden/>
          </w:rPr>
          <w:fldChar w:fldCharType="end"/>
        </w:r>
        <w:r w:rsidRPr="00DB5D59">
          <w:rPr>
            <w:rStyle w:val="Hyperlink"/>
            <w:noProof/>
          </w:rPr>
          <w:fldChar w:fldCharType="end"/>
        </w:r>
      </w:ins>
    </w:p>
    <w:p w14:paraId="01F52CA8" w14:textId="77777777" w:rsidR="00032D83" w:rsidRDefault="00032D83">
      <w:pPr>
        <w:pStyle w:val="TOC2"/>
        <w:tabs>
          <w:tab w:val="left" w:pos="1320"/>
          <w:tab w:val="right" w:leader="dot" w:pos="9062"/>
        </w:tabs>
        <w:rPr>
          <w:ins w:id="369" w:author="The Si Tran" w:date="2012-12-16T20:16:00Z"/>
          <w:rFonts w:asciiTheme="minorHAnsi" w:eastAsiaTheme="minorEastAsia" w:hAnsiTheme="minorHAnsi" w:cstheme="minorBidi"/>
          <w:noProof/>
          <w:sz w:val="22"/>
        </w:rPr>
      </w:pPr>
      <w:ins w:id="370"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"_Toc343452537"</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7.2.</w:t>
        </w:r>
        <w:r>
          <w:rPr>
            <w:rFonts w:asciiTheme="minorHAnsi" w:eastAsiaTheme="minorEastAsia" w:hAnsiTheme="minorHAnsi" w:cstheme="minorBidi"/>
            <w:noProof/>
            <w:sz w:val="22"/>
          </w:rPr>
          <w:tab/>
        </w:r>
        <w:r w:rsidRPr="00DB5D59">
          <w:rPr>
            <w:rStyle w:val="Hyperlink"/>
            <w:noProof/>
          </w:rPr>
          <w:t>Hướng phát triển đề tài</w:t>
        </w:r>
        <w:r>
          <w:rPr>
            <w:noProof/>
            <w:webHidden/>
          </w:rPr>
          <w:tab/>
        </w:r>
        <w:r>
          <w:rPr>
            <w:noProof/>
            <w:webHidden/>
          </w:rPr>
          <w:fldChar w:fldCharType="begin"/>
        </w:r>
        <w:r>
          <w:rPr>
            <w:noProof/>
            <w:webHidden/>
          </w:rPr>
          <w:instrText xml:space="preserve"> PAGEREF _Toc343452537 \h </w:instrText>
        </w:r>
        <w:r>
          <w:rPr>
            <w:noProof/>
            <w:webHidden/>
          </w:rPr>
        </w:r>
      </w:ins>
      <w:r>
        <w:rPr>
          <w:noProof/>
          <w:webHidden/>
        </w:rPr>
        <w:fldChar w:fldCharType="separate"/>
      </w:r>
      <w:ins w:id="371" w:author="The Si Tran" w:date="2012-12-16T20:16:00Z">
        <w:r>
          <w:rPr>
            <w:noProof/>
            <w:webHidden/>
          </w:rPr>
          <w:t>74</w:t>
        </w:r>
        <w:r>
          <w:rPr>
            <w:noProof/>
            <w:webHidden/>
          </w:rPr>
          <w:fldChar w:fldCharType="end"/>
        </w:r>
        <w:r w:rsidRPr="00DB5D59">
          <w:rPr>
            <w:rStyle w:val="Hyperlink"/>
            <w:noProof/>
          </w:rPr>
          <w:fldChar w:fldCharType="end"/>
        </w:r>
      </w:ins>
    </w:p>
    <w:p w14:paraId="35BEDFA8" w14:textId="77777777" w:rsidR="00032D83" w:rsidRDefault="00032D83">
      <w:pPr>
        <w:pStyle w:val="TOC1"/>
        <w:rPr>
          <w:ins w:id="372" w:author="The Si Tran" w:date="2012-12-16T20:16:00Z"/>
          <w:rFonts w:asciiTheme="minorHAnsi" w:eastAsiaTheme="minorEastAsia" w:hAnsiTheme="minorHAnsi" w:cstheme="minorBidi"/>
          <w:noProof/>
          <w:sz w:val="22"/>
        </w:rPr>
      </w:pPr>
      <w:ins w:id="373"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"_Toc343452538"</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TÀI LIỆU THAM KHẢO</w:t>
        </w:r>
        <w:r>
          <w:rPr>
            <w:noProof/>
            <w:webHidden/>
          </w:rPr>
          <w:tab/>
        </w:r>
        <w:r>
          <w:rPr>
            <w:noProof/>
            <w:webHidden/>
          </w:rPr>
          <w:fldChar w:fldCharType="begin"/>
        </w:r>
        <w:r>
          <w:rPr>
            <w:noProof/>
            <w:webHidden/>
          </w:rPr>
          <w:instrText xml:space="preserve"> PAGEREF _Toc343452538 \h </w:instrText>
        </w:r>
        <w:r>
          <w:rPr>
            <w:noProof/>
            <w:webHidden/>
          </w:rPr>
        </w:r>
      </w:ins>
      <w:r>
        <w:rPr>
          <w:noProof/>
          <w:webHidden/>
        </w:rPr>
        <w:fldChar w:fldCharType="separate"/>
      </w:r>
      <w:ins w:id="374" w:author="The Si Tran" w:date="2012-12-16T20:16:00Z">
        <w:r>
          <w:rPr>
            <w:noProof/>
            <w:webHidden/>
          </w:rPr>
          <w:t>75</w:t>
        </w:r>
        <w:r>
          <w:rPr>
            <w:noProof/>
            <w:webHidden/>
          </w:rPr>
          <w:fldChar w:fldCharType="end"/>
        </w:r>
        <w:r w:rsidRPr="00DB5D59">
          <w:rPr>
            <w:rStyle w:val="Hyperlink"/>
            <w:noProof/>
          </w:rPr>
          <w:fldChar w:fldCharType="end"/>
        </w:r>
      </w:ins>
    </w:p>
    <w:p w14:paraId="76970A76" w14:textId="77777777" w:rsidR="00032D83" w:rsidRDefault="00032D83">
      <w:pPr>
        <w:pStyle w:val="TOC1"/>
        <w:rPr>
          <w:ins w:id="375" w:author="The Si Tran" w:date="2012-12-16T20:16:00Z"/>
          <w:rFonts w:asciiTheme="minorHAnsi" w:eastAsiaTheme="minorEastAsia" w:hAnsiTheme="minorHAnsi" w:cstheme="minorBidi"/>
          <w:noProof/>
          <w:sz w:val="22"/>
        </w:rPr>
      </w:pPr>
      <w:ins w:id="376"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"_Toc343452539"</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PHỤ LỤC A    Bảng thuật ngữ Anh-Việt</w:t>
        </w:r>
        <w:r>
          <w:rPr>
            <w:noProof/>
            <w:webHidden/>
          </w:rPr>
          <w:tab/>
        </w:r>
        <w:r>
          <w:rPr>
            <w:noProof/>
            <w:webHidden/>
          </w:rPr>
          <w:fldChar w:fldCharType="begin"/>
        </w:r>
        <w:r>
          <w:rPr>
            <w:noProof/>
            <w:webHidden/>
          </w:rPr>
          <w:instrText xml:space="preserve"> PAGEREF _Toc343452539 \h </w:instrText>
        </w:r>
        <w:r>
          <w:rPr>
            <w:noProof/>
            <w:webHidden/>
          </w:rPr>
        </w:r>
      </w:ins>
      <w:r>
        <w:rPr>
          <w:noProof/>
          <w:webHidden/>
        </w:rPr>
        <w:fldChar w:fldCharType="separate"/>
      </w:r>
      <w:ins w:id="377" w:author="The Si Tran" w:date="2012-12-16T20:16:00Z">
        <w:r>
          <w:rPr>
            <w:noProof/>
            <w:webHidden/>
          </w:rPr>
          <w:t>1</w:t>
        </w:r>
        <w:r>
          <w:rPr>
            <w:noProof/>
            <w:webHidden/>
          </w:rPr>
          <w:fldChar w:fldCharType="end"/>
        </w:r>
        <w:r w:rsidRPr="00DB5D59">
          <w:rPr>
            <w:rStyle w:val="Hyperlink"/>
            <w:noProof/>
          </w:rPr>
          <w:fldChar w:fldCharType="end"/>
        </w:r>
      </w:ins>
    </w:p>
    <w:p w14:paraId="1B7952A5" w14:textId="77777777" w:rsidR="00032D83" w:rsidRDefault="00032D83">
      <w:pPr>
        <w:pStyle w:val="TOC1"/>
        <w:rPr>
          <w:ins w:id="378" w:author="The Si Tran" w:date="2012-12-16T20:16:00Z"/>
          <w:rFonts w:asciiTheme="minorHAnsi" w:eastAsiaTheme="minorEastAsia" w:hAnsiTheme="minorHAnsi" w:cstheme="minorBidi"/>
          <w:noProof/>
          <w:sz w:val="22"/>
        </w:rPr>
      </w:pPr>
      <w:ins w:id="379"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"_Toc343452540"</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PHỤ LỤC B    Danh mục từ viết tắt</w:t>
        </w:r>
        <w:r>
          <w:rPr>
            <w:noProof/>
            <w:webHidden/>
          </w:rPr>
          <w:tab/>
        </w:r>
        <w:r>
          <w:rPr>
            <w:noProof/>
            <w:webHidden/>
          </w:rPr>
          <w:fldChar w:fldCharType="begin"/>
        </w:r>
        <w:r>
          <w:rPr>
            <w:noProof/>
            <w:webHidden/>
          </w:rPr>
          <w:instrText xml:space="preserve"> PAGEREF _Toc343452540 \h </w:instrText>
        </w:r>
        <w:r>
          <w:rPr>
            <w:noProof/>
            <w:webHidden/>
          </w:rPr>
        </w:r>
      </w:ins>
      <w:r>
        <w:rPr>
          <w:noProof/>
          <w:webHidden/>
        </w:rPr>
        <w:fldChar w:fldCharType="separate"/>
      </w:r>
      <w:ins w:id="380" w:author="The Si Tran" w:date="2012-12-16T20:16:00Z">
        <w:r>
          <w:rPr>
            <w:noProof/>
            <w:webHidden/>
          </w:rPr>
          <w:t>1</w:t>
        </w:r>
        <w:r>
          <w:rPr>
            <w:noProof/>
            <w:webHidden/>
          </w:rPr>
          <w:fldChar w:fldCharType="end"/>
        </w:r>
        <w:r w:rsidRPr="00DB5D59">
          <w:rPr>
            <w:rStyle w:val="Hyperlink"/>
            <w:noProof/>
          </w:rPr>
          <w:fldChar w:fldCharType="end"/>
        </w:r>
      </w:ins>
    </w:p>
    <w:p w14:paraId="18644E7F" w14:textId="77777777" w:rsidR="00032D83" w:rsidRDefault="00032D83">
      <w:pPr>
        <w:pStyle w:val="TOC1"/>
        <w:rPr>
          <w:ins w:id="381" w:author="The Si Tran" w:date="2012-12-16T20:16:00Z"/>
          <w:rFonts w:asciiTheme="minorHAnsi" w:eastAsiaTheme="minorEastAsia" w:hAnsiTheme="minorHAnsi" w:cstheme="minorBidi"/>
          <w:noProof/>
          <w:sz w:val="22"/>
        </w:rPr>
      </w:pPr>
      <w:ins w:id="382"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"_Toc343452541"</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PHỤ LỤC C</w:t>
        </w:r>
        <w:r>
          <w:rPr>
            <w:noProof/>
            <w:webHidden/>
          </w:rPr>
          <w:tab/>
        </w:r>
        <w:r>
          <w:rPr>
            <w:noProof/>
            <w:webHidden/>
          </w:rPr>
          <w:fldChar w:fldCharType="begin"/>
        </w:r>
        <w:r>
          <w:rPr>
            <w:noProof/>
            <w:webHidden/>
          </w:rPr>
          <w:instrText xml:space="preserve"> PAGEREF _Toc343452541 \h </w:instrText>
        </w:r>
        <w:r>
          <w:rPr>
            <w:noProof/>
            <w:webHidden/>
          </w:rPr>
        </w:r>
      </w:ins>
      <w:r>
        <w:rPr>
          <w:noProof/>
          <w:webHidden/>
        </w:rPr>
        <w:fldChar w:fldCharType="separate"/>
      </w:r>
      <w:ins w:id="383" w:author="The Si Tran" w:date="2012-12-16T20:16:00Z">
        <w:r>
          <w:rPr>
            <w:noProof/>
            <w:webHidden/>
          </w:rPr>
          <w:t>1</w:t>
        </w:r>
        <w:r>
          <w:rPr>
            <w:noProof/>
            <w:webHidden/>
          </w:rPr>
          <w:fldChar w:fldCharType="end"/>
        </w:r>
        <w:r w:rsidRPr="00DB5D59">
          <w:rPr>
            <w:rStyle w:val="Hyperlink"/>
            <w:noProof/>
          </w:rPr>
          <w:fldChar w:fldCharType="end"/>
        </w:r>
      </w:ins>
    </w:p>
    <w:p w14:paraId="5B242DB6" w14:textId="77777777" w:rsidR="00032D83" w:rsidRDefault="00032D83">
      <w:pPr>
        <w:pStyle w:val="TOC1"/>
        <w:rPr>
          <w:ins w:id="384" w:author="The Si Tran" w:date="2012-12-16T20:16:00Z"/>
          <w:rFonts w:asciiTheme="minorHAnsi" w:eastAsiaTheme="minorEastAsia" w:hAnsiTheme="minorHAnsi" w:cstheme="minorBidi"/>
          <w:noProof/>
          <w:sz w:val="22"/>
        </w:rPr>
      </w:pPr>
      <w:ins w:id="385"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"_Toc343452542"</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noProof/>
          </w:rPr>
          <w:t>Hướng dẫn sử dụng chương trình</w:t>
        </w:r>
        <w:r>
          <w:rPr>
            <w:noProof/>
            <w:webHidden/>
          </w:rPr>
          <w:tab/>
        </w:r>
        <w:r>
          <w:rPr>
            <w:noProof/>
            <w:webHidden/>
          </w:rPr>
          <w:fldChar w:fldCharType="begin"/>
        </w:r>
        <w:r>
          <w:rPr>
            <w:noProof/>
            <w:webHidden/>
          </w:rPr>
          <w:instrText xml:space="preserve"> PAGEREF _Toc343452542 \h </w:instrText>
        </w:r>
        <w:r>
          <w:rPr>
            <w:noProof/>
            <w:webHidden/>
          </w:rPr>
        </w:r>
      </w:ins>
      <w:r>
        <w:rPr>
          <w:noProof/>
          <w:webHidden/>
        </w:rPr>
        <w:fldChar w:fldCharType="separate"/>
      </w:r>
      <w:ins w:id="386" w:author="The Si Tran" w:date="2012-12-16T20:16:00Z">
        <w:r>
          <w:rPr>
            <w:noProof/>
            <w:webHidden/>
          </w:rPr>
          <w:t>1</w:t>
        </w:r>
        <w:r>
          <w:rPr>
            <w:noProof/>
            <w:webHidden/>
          </w:rPr>
          <w:fldChar w:fldCharType="end"/>
        </w:r>
        <w:r w:rsidRPr="00DB5D59">
          <w:rPr>
            <w:rStyle w:val="Hyperlink"/>
            <w:noProof/>
          </w:rPr>
          <w:fldChar w:fldCharType="end"/>
        </w:r>
      </w:ins>
    </w:p>
    <w:p w14:paraId="15FA7536" w14:textId="77777777" w:rsidR="00032D83" w:rsidRDefault="00032D83">
      <w:pPr>
        <w:pStyle w:val="TOC2"/>
        <w:tabs>
          <w:tab w:val="left" w:pos="1100"/>
          <w:tab w:val="right" w:leader="dot" w:pos="9062"/>
        </w:tabs>
        <w:rPr>
          <w:ins w:id="387" w:author="The Si Tran" w:date="2012-12-16T20:16:00Z"/>
          <w:rFonts w:asciiTheme="minorHAnsi" w:eastAsiaTheme="minorEastAsia" w:hAnsiTheme="minorHAnsi" w:cstheme="minorBidi"/>
          <w:noProof/>
          <w:sz w:val="22"/>
        </w:rPr>
      </w:pPr>
      <w:ins w:id="388" w:author="The Si Tran" w:date="2012-12-16T20:16:00Z">
        <w:r w:rsidRPr="00DB5D59">
          <w:rPr>
            <w:rStyle w:val="Hyperlink"/>
            <w:noProof/>
          </w:rPr>
          <w:lastRenderedPageBreak/>
          <w:fldChar w:fldCharType="begin"/>
        </w:r>
        <w:r w:rsidRPr="00DB5D59">
          <w:rPr>
            <w:rStyle w:val="Hyperlink"/>
            <w:noProof/>
          </w:rPr>
          <w:instrText xml:space="preserve"> </w:instrText>
        </w:r>
        <w:r>
          <w:rPr>
            <w:noProof/>
          </w:rPr>
          <w:instrText>HYPERLINK \l "_Toc343452543"</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rFonts w:ascii="Wingdings" w:hAnsi="Wingdings"/>
            <w:noProof/>
          </w:rPr>
          <w:t></w:t>
        </w:r>
        <w:r>
          <w:rPr>
            <w:rFonts w:asciiTheme="minorHAnsi" w:eastAsiaTheme="minorEastAsia" w:hAnsiTheme="minorHAnsi" w:cstheme="minorBidi"/>
            <w:noProof/>
            <w:sz w:val="22"/>
          </w:rPr>
          <w:tab/>
        </w:r>
        <w:r w:rsidRPr="00DB5D59">
          <w:rPr>
            <w:rStyle w:val="Hyperlink"/>
            <w:noProof/>
          </w:rPr>
          <w:t>Xây dựng mô hình SARIMA</w:t>
        </w:r>
        <w:r>
          <w:rPr>
            <w:noProof/>
            <w:webHidden/>
          </w:rPr>
          <w:tab/>
        </w:r>
        <w:r>
          <w:rPr>
            <w:noProof/>
            <w:webHidden/>
          </w:rPr>
          <w:fldChar w:fldCharType="begin"/>
        </w:r>
        <w:r>
          <w:rPr>
            <w:noProof/>
            <w:webHidden/>
          </w:rPr>
          <w:instrText xml:space="preserve"> PAGEREF _Toc343452543 \h </w:instrText>
        </w:r>
        <w:r>
          <w:rPr>
            <w:noProof/>
            <w:webHidden/>
          </w:rPr>
        </w:r>
      </w:ins>
      <w:r>
        <w:rPr>
          <w:noProof/>
          <w:webHidden/>
        </w:rPr>
        <w:fldChar w:fldCharType="separate"/>
      </w:r>
      <w:ins w:id="389" w:author="The Si Tran" w:date="2012-12-16T20:16:00Z">
        <w:r>
          <w:rPr>
            <w:noProof/>
            <w:webHidden/>
          </w:rPr>
          <w:t>1</w:t>
        </w:r>
        <w:r>
          <w:rPr>
            <w:noProof/>
            <w:webHidden/>
          </w:rPr>
          <w:fldChar w:fldCharType="end"/>
        </w:r>
        <w:r w:rsidRPr="00DB5D59">
          <w:rPr>
            <w:rStyle w:val="Hyperlink"/>
            <w:noProof/>
          </w:rPr>
          <w:fldChar w:fldCharType="end"/>
        </w:r>
      </w:ins>
    </w:p>
    <w:p w14:paraId="446F6724" w14:textId="77777777" w:rsidR="00032D83" w:rsidRDefault="00032D83">
      <w:pPr>
        <w:pStyle w:val="TOC2"/>
        <w:tabs>
          <w:tab w:val="left" w:pos="1100"/>
          <w:tab w:val="right" w:leader="dot" w:pos="9062"/>
        </w:tabs>
        <w:rPr>
          <w:ins w:id="390" w:author="The Si Tran" w:date="2012-12-16T20:16:00Z"/>
          <w:rFonts w:asciiTheme="minorHAnsi" w:eastAsiaTheme="minorEastAsia" w:hAnsiTheme="minorHAnsi" w:cstheme="minorBidi"/>
          <w:noProof/>
          <w:sz w:val="22"/>
        </w:rPr>
      </w:pPr>
      <w:ins w:id="391" w:author="The Si Tran" w:date="2012-12-16T20:16:00Z">
        <w:r w:rsidRPr="00DB5D59">
          <w:rPr>
            <w:rStyle w:val="Hyperlink"/>
            <w:noProof/>
          </w:rPr>
          <w:fldChar w:fldCharType="begin"/>
        </w:r>
        <w:r w:rsidRPr="00DB5D59">
          <w:rPr>
            <w:rStyle w:val="Hyperlink"/>
            <w:noProof/>
          </w:rPr>
          <w:instrText xml:space="preserve"> </w:instrText>
        </w:r>
        <w:r>
          <w:rPr>
            <w:noProof/>
          </w:rPr>
          <w:instrText>HYPERLINK \l "_Toc343452544"</w:instrText>
        </w:r>
        <w:r w:rsidRPr="00DB5D59">
          <w:rPr>
            <w:rStyle w:val="Hyperlink"/>
            <w:noProof/>
          </w:rPr>
          <w:instrText xml:space="preserve"> </w:instrText>
        </w:r>
        <w:r w:rsidRPr="00DB5D59">
          <w:rPr>
            <w:rStyle w:val="Hyperlink"/>
            <w:noProof/>
          </w:rPr>
        </w:r>
        <w:r w:rsidRPr="00DB5D59">
          <w:rPr>
            <w:rStyle w:val="Hyperlink"/>
            <w:noProof/>
          </w:rPr>
          <w:fldChar w:fldCharType="separate"/>
        </w:r>
        <w:r w:rsidRPr="00DB5D59">
          <w:rPr>
            <w:rStyle w:val="Hyperlink"/>
            <w:rFonts w:ascii="Wingdings" w:hAnsi="Wingdings"/>
            <w:noProof/>
          </w:rPr>
          <w:t></w:t>
        </w:r>
        <w:r>
          <w:rPr>
            <w:rFonts w:asciiTheme="minorHAnsi" w:eastAsiaTheme="minorEastAsia" w:hAnsiTheme="minorHAnsi" w:cstheme="minorBidi"/>
            <w:noProof/>
            <w:sz w:val="22"/>
          </w:rPr>
          <w:tab/>
        </w:r>
        <w:r w:rsidRPr="00DB5D59">
          <w:rPr>
            <w:rStyle w:val="Hyperlink"/>
            <w:noProof/>
          </w:rPr>
          <w:t>Xây dựng mô hình mạng nơron</w:t>
        </w:r>
        <w:r>
          <w:rPr>
            <w:noProof/>
            <w:webHidden/>
          </w:rPr>
          <w:tab/>
        </w:r>
        <w:r>
          <w:rPr>
            <w:noProof/>
            <w:webHidden/>
          </w:rPr>
          <w:fldChar w:fldCharType="begin"/>
        </w:r>
        <w:r>
          <w:rPr>
            <w:noProof/>
            <w:webHidden/>
          </w:rPr>
          <w:instrText xml:space="preserve"> PAGEREF _Toc343452544 \h </w:instrText>
        </w:r>
        <w:r>
          <w:rPr>
            <w:noProof/>
            <w:webHidden/>
          </w:rPr>
        </w:r>
      </w:ins>
      <w:r>
        <w:rPr>
          <w:noProof/>
          <w:webHidden/>
        </w:rPr>
        <w:fldChar w:fldCharType="separate"/>
      </w:r>
      <w:ins w:id="392" w:author="The Si Tran" w:date="2012-12-16T20:16:00Z">
        <w:r>
          <w:rPr>
            <w:noProof/>
            <w:webHidden/>
          </w:rPr>
          <w:t>8</w:t>
        </w:r>
        <w:r>
          <w:rPr>
            <w:noProof/>
            <w:webHidden/>
          </w:rPr>
          <w:fldChar w:fldCharType="end"/>
        </w:r>
        <w:r w:rsidRPr="00DB5D59">
          <w:rPr>
            <w:rStyle w:val="Hyperlink"/>
            <w:noProof/>
          </w:rPr>
          <w:fldChar w:fldCharType="end"/>
        </w:r>
      </w:ins>
    </w:p>
    <w:p w14:paraId="6196CD23" w14:textId="77777777" w:rsidR="002E545D" w:rsidRDefault="00F60F37">
      <w:pPr>
        <w:rPr>
          <w:ins w:id="393" w:author="The Si Tran" w:date="2012-12-12T13:48:00Z"/>
          <w:kern w:val="32"/>
        </w:rPr>
        <w:pPrChange w:id="394" w:author="The Si Tran" w:date="2012-12-12T13:52:00Z">
          <w:pPr>
            <w:spacing w:before="0" w:after="200" w:line="276" w:lineRule="auto"/>
            <w:jc w:val="left"/>
          </w:pPr>
        </w:pPrChange>
      </w:pPr>
      <w:ins w:id="395" w:author="superchickend" w:date="2012-12-16T14:53:00Z">
        <w:del w:id="396" w:author="The Si Tran" w:date="2012-12-16T20:16:00Z">
          <w:r w:rsidRPr="00032D83" w:rsidDel="00032D83">
            <w:rPr>
              <w:rStyle w:val="Hyperlink"/>
              <w:noProof/>
              <w:rPrChange w:id="397" w:author="The Si Tran" w:date="2012-12-16T20:16:00Z">
                <w:rPr>
                  <w:rStyle w:val="Hyperlink"/>
                  <w:noProof/>
                </w:rPr>
              </w:rPrChange>
            </w:rPr>
            <w:delText xml:space="preserve">  </w:delText>
          </w:r>
        </w:del>
      </w:ins>
      <w:ins w:id="398" w:author="superchickend" w:date="2012-12-16T14:54:00Z">
        <w:del w:id="399" w:author="The Si Tran" w:date="2012-12-16T20:16:00Z">
          <w:r w:rsidRPr="00032D83" w:rsidDel="00032D83">
            <w:rPr>
              <w:rStyle w:val="Hyperlink"/>
              <w:noProof/>
              <w:rPrChange w:id="400" w:author="The Si Tran" w:date="2012-12-16T20:16:00Z">
                <w:rPr>
                  <w:rStyle w:val="Hyperlink"/>
                  <w:noProof/>
                </w:rPr>
              </w:rPrChange>
            </w:rPr>
            <w:delText xml:space="preserve"> </w:delText>
          </w:r>
        </w:del>
      </w:ins>
      <w:ins w:id="401" w:author="The Si Tran" w:date="2012-12-12T13:49:00Z">
        <w:r w:rsidR="002E545D">
          <w:fldChar w:fldCharType="end"/>
        </w:r>
      </w:ins>
    </w:p>
    <w:p w14:paraId="71833326" w14:textId="77777777" w:rsidR="004E789F" w:rsidRDefault="004E789F">
      <w:pPr>
        <w:spacing w:before="0" w:after="200" w:line="276" w:lineRule="auto"/>
        <w:ind w:firstLine="0"/>
        <w:jc w:val="left"/>
        <w:rPr>
          <w:ins w:id="402" w:author="The Si Tran" w:date="2012-12-16T10:03:00Z"/>
          <w:rFonts w:cs="Arial"/>
          <w:b/>
          <w:bCs/>
          <w:kern w:val="32"/>
          <w:sz w:val="32"/>
          <w:szCs w:val="32"/>
        </w:rPr>
      </w:pPr>
      <w:ins w:id="403" w:author="The Si Tran" w:date="2012-12-16T10:03:00Z">
        <w:r>
          <w:br w:type="page"/>
        </w:r>
      </w:ins>
    </w:p>
    <w:p w14:paraId="71489AD8" w14:textId="476B114B" w:rsidR="0045424A" w:rsidRDefault="0045424A">
      <w:pPr>
        <w:pStyle w:val="Heading1"/>
        <w:numPr>
          <w:ilvl w:val="0"/>
          <w:numId w:val="0"/>
        </w:numPr>
        <w:ind w:left="360"/>
        <w:rPr>
          <w:ins w:id="404" w:author="The Si Tran" w:date="2012-12-11T23:16:00Z"/>
        </w:rPr>
        <w:pPrChange w:id="405" w:author="The Si Tran" w:date="2012-12-14T07:19:00Z">
          <w:pPr>
            <w:pStyle w:val="Heading1"/>
            <w:numPr>
              <w:numId w:val="0"/>
            </w:numPr>
            <w:spacing w:line="480" w:lineRule="auto"/>
            <w:ind w:left="0" w:firstLine="0"/>
            <w:jc w:val="both"/>
          </w:pPr>
        </w:pPrChange>
      </w:pPr>
      <w:bookmarkStart w:id="406" w:name="_Toc343452335"/>
      <w:r w:rsidRPr="0049233F">
        <w:rPr>
          <w:rPrChange w:id="407" w:author="The Si Tran" w:date="2012-12-05T23:02:00Z">
            <w:rPr>
              <w:rFonts w:cs="Times New Roman"/>
              <w:b w:val="0"/>
              <w:bCs w:val="0"/>
              <w:kern w:val="0"/>
              <w:sz w:val="26"/>
              <w:szCs w:val="22"/>
            </w:rPr>
          </w:rPrChange>
        </w:rPr>
        <w:lastRenderedPageBreak/>
        <w:t>DANH MỤC HÌNH</w:t>
      </w:r>
      <w:bookmarkEnd w:id="7"/>
      <w:bookmarkEnd w:id="406"/>
    </w:p>
    <w:p w14:paraId="182C4DCE" w14:textId="77777777" w:rsidR="008E24BE" w:rsidRDefault="00187200">
      <w:pPr>
        <w:pStyle w:val="TOC1"/>
        <w:rPr>
          <w:ins w:id="408" w:author="The Si Tran" w:date="2012-12-16T20:23:00Z"/>
          <w:rFonts w:asciiTheme="minorHAnsi" w:eastAsiaTheme="minorEastAsia" w:hAnsiTheme="minorHAnsi" w:cstheme="minorBidi"/>
          <w:noProof/>
          <w:sz w:val="22"/>
        </w:rPr>
      </w:pPr>
      <w:ins w:id="409" w:author="The Si Tran" w:date="2012-12-11T23:27:00Z">
        <w:r>
          <w:fldChar w:fldCharType="begin"/>
        </w:r>
        <w:r>
          <w:instrText xml:space="preserve"> TOC \h \z \t "Hinh,1" </w:instrText>
        </w:r>
      </w:ins>
      <w:r>
        <w:fldChar w:fldCharType="separate"/>
      </w:r>
      <w:ins w:id="410" w:author="The Si Tran" w:date="2012-12-16T20:23:00Z">
        <w:r w:rsidR="008E24BE" w:rsidRPr="00A74EAF">
          <w:rPr>
            <w:rStyle w:val="Hyperlink"/>
            <w:noProof/>
          </w:rPr>
          <w:fldChar w:fldCharType="begin"/>
        </w:r>
        <w:r w:rsidR="008E24BE" w:rsidRPr="00A74EAF">
          <w:rPr>
            <w:rStyle w:val="Hyperlink"/>
            <w:noProof/>
          </w:rPr>
          <w:instrText xml:space="preserve"> </w:instrText>
        </w:r>
        <w:r w:rsidR="008E24BE">
          <w:rPr>
            <w:noProof/>
          </w:rPr>
          <w:instrText>HYPERLINK \l "_Toc343452734"</w:instrText>
        </w:r>
        <w:r w:rsidR="008E24BE" w:rsidRPr="00A74EAF">
          <w:rPr>
            <w:rStyle w:val="Hyperlink"/>
            <w:noProof/>
          </w:rPr>
          <w:instrText xml:space="preserve"> </w:instrText>
        </w:r>
        <w:r w:rsidR="008E24BE" w:rsidRPr="00A74EAF">
          <w:rPr>
            <w:rStyle w:val="Hyperlink"/>
            <w:noProof/>
          </w:rPr>
        </w:r>
        <w:r w:rsidR="008E24BE" w:rsidRPr="00A74EAF">
          <w:rPr>
            <w:rStyle w:val="Hyperlink"/>
            <w:noProof/>
          </w:rPr>
          <w:fldChar w:fldCharType="separate"/>
        </w:r>
        <w:r w:rsidR="008E24BE" w:rsidRPr="00A74EAF">
          <w:rPr>
            <w:rStyle w:val="Hyperlink"/>
            <w:noProof/>
          </w:rPr>
          <w:t>Hình 2.1: Số khách hàng đặt chỗ hàng tháng của hãng Pan Am</w:t>
        </w:r>
        <w:r w:rsidR="008E24BE">
          <w:rPr>
            <w:noProof/>
            <w:webHidden/>
          </w:rPr>
          <w:tab/>
        </w:r>
        <w:r w:rsidR="008E24BE">
          <w:rPr>
            <w:noProof/>
            <w:webHidden/>
          </w:rPr>
          <w:fldChar w:fldCharType="begin"/>
        </w:r>
        <w:r w:rsidR="008E24BE">
          <w:rPr>
            <w:noProof/>
            <w:webHidden/>
          </w:rPr>
          <w:instrText xml:space="preserve"> PAGEREF _Toc343452734 \h </w:instrText>
        </w:r>
        <w:r w:rsidR="008E24BE">
          <w:rPr>
            <w:noProof/>
            <w:webHidden/>
          </w:rPr>
        </w:r>
      </w:ins>
      <w:r w:rsidR="008E24BE">
        <w:rPr>
          <w:noProof/>
          <w:webHidden/>
        </w:rPr>
        <w:fldChar w:fldCharType="separate"/>
      </w:r>
      <w:ins w:id="411" w:author="The Si Tran" w:date="2012-12-16T20:23:00Z">
        <w:r w:rsidR="008E24BE">
          <w:rPr>
            <w:noProof/>
            <w:webHidden/>
          </w:rPr>
          <w:t>4</w:t>
        </w:r>
        <w:r w:rsidR="008E24BE">
          <w:rPr>
            <w:noProof/>
            <w:webHidden/>
          </w:rPr>
          <w:fldChar w:fldCharType="end"/>
        </w:r>
        <w:r w:rsidR="008E24BE" w:rsidRPr="00A74EAF">
          <w:rPr>
            <w:rStyle w:val="Hyperlink"/>
            <w:noProof/>
          </w:rPr>
          <w:fldChar w:fldCharType="end"/>
        </w:r>
      </w:ins>
    </w:p>
    <w:p w14:paraId="76B1A443" w14:textId="77777777" w:rsidR="008E24BE" w:rsidRDefault="008E24BE">
      <w:pPr>
        <w:pStyle w:val="TOC1"/>
        <w:rPr>
          <w:ins w:id="412" w:author="The Si Tran" w:date="2012-12-16T20:23:00Z"/>
          <w:rFonts w:asciiTheme="minorHAnsi" w:eastAsiaTheme="minorEastAsia" w:hAnsiTheme="minorHAnsi" w:cstheme="minorBidi"/>
          <w:noProof/>
          <w:sz w:val="22"/>
        </w:rPr>
      </w:pPr>
      <w:ins w:id="41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"_Toc343452735"</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_Toc343452735 \h </w:instrText>
        </w:r>
        <w:r>
          <w:rPr>
            <w:noProof/>
            <w:webHidden/>
          </w:rPr>
        </w:r>
      </w:ins>
      <w:r>
        <w:rPr>
          <w:noProof/>
          <w:webHidden/>
        </w:rPr>
        <w:fldChar w:fldCharType="separate"/>
      </w:r>
      <w:ins w:id="414" w:author="The Si Tran" w:date="2012-12-16T20:23:00Z">
        <w:r>
          <w:rPr>
            <w:noProof/>
            <w:webHidden/>
          </w:rPr>
          <w:t>6</w:t>
        </w:r>
        <w:r>
          <w:rPr>
            <w:noProof/>
            <w:webHidden/>
          </w:rPr>
          <w:fldChar w:fldCharType="end"/>
        </w:r>
        <w:r w:rsidRPr="00A74EAF">
          <w:rPr>
            <w:rStyle w:val="Hyperlink"/>
            <w:noProof/>
          </w:rPr>
          <w:fldChar w:fldCharType="end"/>
        </w:r>
      </w:ins>
    </w:p>
    <w:p w14:paraId="17F782AC" w14:textId="77777777" w:rsidR="008E24BE" w:rsidRDefault="008E24BE">
      <w:pPr>
        <w:pStyle w:val="TOC1"/>
        <w:rPr>
          <w:ins w:id="415" w:author="The Si Tran" w:date="2012-12-16T20:23:00Z"/>
          <w:rFonts w:asciiTheme="minorHAnsi" w:eastAsiaTheme="minorEastAsia" w:hAnsiTheme="minorHAnsi" w:cstheme="minorBidi"/>
          <w:noProof/>
          <w:sz w:val="22"/>
        </w:rPr>
      </w:pPr>
      <w:ins w:id="41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"_Toc343452736"</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_Toc343452736 \h </w:instrText>
        </w:r>
        <w:r>
          <w:rPr>
            <w:noProof/>
            <w:webHidden/>
          </w:rPr>
        </w:r>
      </w:ins>
      <w:r>
        <w:rPr>
          <w:noProof/>
          <w:webHidden/>
        </w:rPr>
        <w:fldChar w:fldCharType="separate"/>
      </w:r>
      <w:ins w:id="417" w:author="The Si Tran" w:date="2012-12-16T20:23:00Z">
        <w:r>
          <w:rPr>
            <w:noProof/>
            <w:webHidden/>
          </w:rPr>
          <w:t>7</w:t>
        </w:r>
        <w:r>
          <w:rPr>
            <w:noProof/>
            <w:webHidden/>
          </w:rPr>
          <w:fldChar w:fldCharType="end"/>
        </w:r>
        <w:r w:rsidRPr="00A74EAF">
          <w:rPr>
            <w:rStyle w:val="Hyperlink"/>
            <w:noProof/>
          </w:rPr>
          <w:fldChar w:fldCharType="end"/>
        </w:r>
      </w:ins>
    </w:p>
    <w:p w14:paraId="0D5CBC5B" w14:textId="77777777" w:rsidR="008E24BE" w:rsidRDefault="008E24BE">
      <w:pPr>
        <w:pStyle w:val="TOC1"/>
        <w:rPr>
          <w:ins w:id="418" w:author="The Si Tran" w:date="2012-12-16T20:23:00Z"/>
          <w:rFonts w:asciiTheme="minorHAnsi" w:eastAsiaTheme="minorEastAsia" w:hAnsiTheme="minorHAnsi" w:cstheme="minorBidi"/>
          <w:noProof/>
          <w:sz w:val="22"/>
        </w:rPr>
      </w:pPr>
      <w:ins w:id="41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"_Toc343452737"</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2.4: Hàm tự tương quan</w:t>
        </w:r>
        <w:r>
          <w:rPr>
            <w:noProof/>
            <w:webHidden/>
          </w:rPr>
          <w:tab/>
        </w:r>
        <w:r>
          <w:rPr>
            <w:noProof/>
            <w:webHidden/>
          </w:rPr>
          <w:fldChar w:fldCharType="begin"/>
        </w:r>
        <w:r>
          <w:rPr>
            <w:noProof/>
            <w:webHidden/>
          </w:rPr>
          <w:instrText xml:space="preserve"> PAGEREF _Toc343452737 \h </w:instrText>
        </w:r>
        <w:r>
          <w:rPr>
            <w:noProof/>
            <w:webHidden/>
          </w:rPr>
        </w:r>
      </w:ins>
      <w:r>
        <w:rPr>
          <w:noProof/>
          <w:webHidden/>
        </w:rPr>
        <w:fldChar w:fldCharType="separate"/>
      </w:r>
      <w:ins w:id="420" w:author="The Si Tran" w:date="2012-12-16T20:23:00Z">
        <w:r>
          <w:rPr>
            <w:noProof/>
            <w:webHidden/>
          </w:rPr>
          <w:t>8</w:t>
        </w:r>
        <w:r>
          <w:rPr>
            <w:noProof/>
            <w:webHidden/>
          </w:rPr>
          <w:fldChar w:fldCharType="end"/>
        </w:r>
        <w:r w:rsidRPr="00A74EAF">
          <w:rPr>
            <w:rStyle w:val="Hyperlink"/>
            <w:noProof/>
          </w:rPr>
          <w:fldChar w:fldCharType="end"/>
        </w:r>
      </w:ins>
    </w:p>
    <w:p w14:paraId="39B2A78E" w14:textId="77777777" w:rsidR="008E24BE" w:rsidRDefault="008E24BE">
      <w:pPr>
        <w:pStyle w:val="TOC1"/>
        <w:rPr>
          <w:ins w:id="421" w:author="The Si Tran" w:date="2012-12-16T20:23:00Z"/>
          <w:rFonts w:asciiTheme="minorHAnsi" w:eastAsiaTheme="minorEastAsia" w:hAnsiTheme="minorHAnsi" w:cstheme="minorBidi"/>
          <w:noProof/>
          <w:sz w:val="22"/>
        </w:rPr>
      </w:pPr>
      <w:ins w:id="42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"_Toc343452738"</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_Toc343452738 \h </w:instrText>
        </w:r>
        <w:r>
          <w:rPr>
            <w:noProof/>
            <w:webHidden/>
          </w:rPr>
        </w:r>
      </w:ins>
      <w:r>
        <w:rPr>
          <w:noProof/>
          <w:webHidden/>
        </w:rPr>
        <w:fldChar w:fldCharType="separate"/>
      </w:r>
      <w:ins w:id="423" w:author="The Si Tran" w:date="2012-12-16T20:23:00Z">
        <w:r>
          <w:rPr>
            <w:noProof/>
            <w:webHidden/>
          </w:rPr>
          <w:t>10</w:t>
        </w:r>
        <w:r>
          <w:rPr>
            <w:noProof/>
            <w:webHidden/>
          </w:rPr>
          <w:fldChar w:fldCharType="end"/>
        </w:r>
        <w:r w:rsidRPr="00A74EAF">
          <w:rPr>
            <w:rStyle w:val="Hyperlink"/>
            <w:noProof/>
          </w:rPr>
          <w:fldChar w:fldCharType="end"/>
        </w:r>
      </w:ins>
    </w:p>
    <w:p w14:paraId="15D2CAC8" w14:textId="77777777" w:rsidR="008E24BE" w:rsidRDefault="008E24BE">
      <w:pPr>
        <w:pStyle w:val="TOC1"/>
        <w:rPr>
          <w:ins w:id="424" w:author="The Si Tran" w:date="2012-12-16T20:23:00Z"/>
          <w:rFonts w:asciiTheme="minorHAnsi" w:eastAsiaTheme="minorEastAsia" w:hAnsiTheme="minorHAnsi" w:cstheme="minorBidi"/>
          <w:noProof/>
          <w:sz w:val="22"/>
        </w:rPr>
      </w:pPr>
      <w:ins w:id="42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"_Toc343452739"</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lang w:val="fr-FR"/>
          </w:rPr>
          <w:t xml:space="preserve">Hình </w:t>
        </w:r>
        <w:r w:rsidRPr="00A74EAF">
          <w:rPr>
            <w:rStyle w:val="Hyperlink"/>
            <w:noProof/>
          </w:rPr>
          <w:t>2.6:</w:t>
        </w:r>
        <w:r w:rsidRPr="00A74EA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_Toc343452739 \h </w:instrText>
        </w:r>
        <w:r>
          <w:rPr>
            <w:noProof/>
            <w:webHidden/>
          </w:rPr>
        </w:r>
      </w:ins>
      <w:r>
        <w:rPr>
          <w:noProof/>
          <w:webHidden/>
        </w:rPr>
        <w:fldChar w:fldCharType="separate"/>
      </w:r>
      <w:ins w:id="426" w:author="The Si Tran" w:date="2012-12-16T20:23:00Z">
        <w:r>
          <w:rPr>
            <w:noProof/>
            <w:webHidden/>
          </w:rPr>
          <w:t>11</w:t>
        </w:r>
        <w:r>
          <w:rPr>
            <w:noProof/>
            <w:webHidden/>
          </w:rPr>
          <w:fldChar w:fldCharType="end"/>
        </w:r>
        <w:r w:rsidRPr="00A74EAF">
          <w:rPr>
            <w:rStyle w:val="Hyperlink"/>
            <w:noProof/>
          </w:rPr>
          <w:fldChar w:fldCharType="end"/>
        </w:r>
      </w:ins>
    </w:p>
    <w:p w14:paraId="52BA061D" w14:textId="77777777" w:rsidR="008E24BE" w:rsidRDefault="008E24BE">
      <w:pPr>
        <w:pStyle w:val="TOC1"/>
        <w:rPr>
          <w:ins w:id="427" w:author="The Si Tran" w:date="2012-12-16T20:23:00Z"/>
          <w:rFonts w:asciiTheme="minorHAnsi" w:eastAsiaTheme="minorEastAsia" w:hAnsiTheme="minorHAnsi" w:cstheme="minorBidi"/>
          <w:noProof/>
          <w:sz w:val="22"/>
        </w:rPr>
      </w:pPr>
      <w:ins w:id="42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"_Toc343452740"</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lang w:val="fr-FR"/>
          </w:rPr>
          <w:t xml:space="preserve">Hình </w:t>
        </w:r>
        <w:r w:rsidRPr="00A74EAF">
          <w:rPr>
            <w:rStyle w:val="Hyperlink"/>
            <w:noProof/>
          </w:rPr>
          <w:t>2.7</w:t>
        </w:r>
        <w:r w:rsidRPr="00A74EA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_Toc343452740 \h </w:instrText>
        </w:r>
        <w:r>
          <w:rPr>
            <w:noProof/>
            <w:webHidden/>
          </w:rPr>
        </w:r>
      </w:ins>
      <w:r>
        <w:rPr>
          <w:noProof/>
          <w:webHidden/>
        </w:rPr>
        <w:fldChar w:fldCharType="separate"/>
      </w:r>
      <w:ins w:id="429" w:author="The Si Tran" w:date="2012-12-16T20:23:00Z">
        <w:r>
          <w:rPr>
            <w:noProof/>
            <w:webHidden/>
          </w:rPr>
          <w:t>12</w:t>
        </w:r>
        <w:r>
          <w:rPr>
            <w:noProof/>
            <w:webHidden/>
          </w:rPr>
          <w:fldChar w:fldCharType="end"/>
        </w:r>
        <w:r w:rsidRPr="00A74EAF">
          <w:rPr>
            <w:rStyle w:val="Hyperlink"/>
            <w:noProof/>
          </w:rPr>
          <w:fldChar w:fldCharType="end"/>
        </w:r>
      </w:ins>
    </w:p>
    <w:p w14:paraId="45896DDC" w14:textId="77777777" w:rsidR="008E24BE" w:rsidRDefault="008E24BE">
      <w:pPr>
        <w:pStyle w:val="TOC1"/>
        <w:rPr>
          <w:ins w:id="430" w:author="The Si Tran" w:date="2012-12-16T20:23:00Z"/>
          <w:rFonts w:asciiTheme="minorHAnsi" w:eastAsiaTheme="minorEastAsia" w:hAnsiTheme="minorHAnsi" w:cstheme="minorBidi"/>
          <w:noProof/>
          <w:sz w:val="22"/>
        </w:rPr>
      </w:pPr>
      <w:ins w:id="43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"_Toc343452741"</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2.8: Chuỗi thời gian có tính mùa</w:t>
        </w:r>
        <w:r>
          <w:rPr>
            <w:noProof/>
            <w:webHidden/>
          </w:rPr>
          <w:tab/>
        </w:r>
        <w:r>
          <w:rPr>
            <w:noProof/>
            <w:webHidden/>
          </w:rPr>
          <w:fldChar w:fldCharType="begin"/>
        </w:r>
        <w:r>
          <w:rPr>
            <w:noProof/>
            <w:webHidden/>
          </w:rPr>
          <w:instrText xml:space="preserve"> PAGEREF _Toc343452741 \h </w:instrText>
        </w:r>
        <w:r>
          <w:rPr>
            <w:noProof/>
            <w:webHidden/>
          </w:rPr>
        </w:r>
      </w:ins>
      <w:r>
        <w:rPr>
          <w:noProof/>
          <w:webHidden/>
        </w:rPr>
        <w:fldChar w:fldCharType="separate"/>
      </w:r>
      <w:ins w:id="432" w:author="The Si Tran" w:date="2012-12-16T20:23:00Z">
        <w:r>
          <w:rPr>
            <w:noProof/>
            <w:webHidden/>
          </w:rPr>
          <w:t>13</w:t>
        </w:r>
        <w:r>
          <w:rPr>
            <w:noProof/>
            <w:webHidden/>
          </w:rPr>
          <w:fldChar w:fldCharType="end"/>
        </w:r>
        <w:r w:rsidRPr="00A74EAF">
          <w:rPr>
            <w:rStyle w:val="Hyperlink"/>
            <w:noProof/>
          </w:rPr>
          <w:fldChar w:fldCharType="end"/>
        </w:r>
      </w:ins>
    </w:p>
    <w:p w14:paraId="44487D45" w14:textId="77777777" w:rsidR="008E24BE" w:rsidRDefault="008E24BE">
      <w:pPr>
        <w:pStyle w:val="TOC1"/>
        <w:rPr>
          <w:ins w:id="433" w:author="The Si Tran" w:date="2012-12-16T20:23:00Z"/>
          <w:rFonts w:asciiTheme="minorHAnsi" w:eastAsiaTheme="minorEastAsia" w:hAnsiTheme="minorHAnsi" w:cstheme="minorBidi"/>
          <w:noProof/>
          <w:sz w:val="22"/>
        </w:rPr>
      </w:pPr>
      <w:ins w:id="43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"_Toc343452742"</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lang w:val="fr-FR"/>
          </w:rPr>
          <w:t xml:space="preserve">Hình </w:t>
        </w:r>
        <w:r w:rsidRPr="00A74EAF">
          <w:rPr>
            <w:rStyle w:val="Hyperlink"/>
            <w:noProof/>
          </w:rPr>
          <w:t>3.1:</w:t>
        </w:r>
        <w:r w:rsidRPr="00A74EAF">
          <w:rPr>
            <w:rStyle w:val="Hyperlink"/>
            <w:noProof/>
            <w:lang w:val="fr-FR"/>
          </w:rPr>
          <w:t xml:space="preserve"> Hình ảnh của mô hình  MA(2)</w:t>
        </w:r>
        <w:r w:rsidRPr="00A74EAF">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_Toc343452742 \h </w:instrText>
        </w:r>
        <w:r>
          <w:rPr>
            <w:noProof/>
            <w:webHidden/>
          </w:rPr>
        </w:r>
      </w:ins>
      <w:r>
        <w:rPr>
          <w:noProof/>
          <w:webHidden/>
        </w:rPr>
        <w:fldChar w:fldCharType="separate"/>
      </w:r>
      <w:ins w:id="435" w:author="The Si Tran" w:date="2012-12-16T20:23:00Z">
        <w:r>
          <w:rPr>
            <w:noProof/>
            <w:webHidden/>
          </w:rPr>
          <w:t>17</w:t>
        </w:r>
        <w:r>
          <w:rPr>
            <w:noProof/>
            <w:webHidden/>
          </w:rPr>
          <w:fldChar w:fldCharType="end"/>
        </w:r>
        <w:r w:rsidRPr="00A74EAF">
          <w:rPr>
            <w:rStyle w:val="Hyperlink"/>
            <w:noProof/>
          </w:rPr>
          <w:fldChar w:fldCharType="end"/>
        </w:r>
      </w:ins>
    </w:p>
    <w:p w14:paraId="2BFA8C92" w14:textId="77777777" w:rsidR="008E24BE" w:rsidRDefault="008E24BE">
      <w:pPr>
        <w:pStyle w:val="TOC1"/>
        <w:rPr>
          <w:ins w:id="436" w:author="The Si Tran" w:date="2012-12-16T20:23:00Z"/>
          <w:rFonts w:asciiTheme="minorHAnsi" w:eastAsiaTheme="minorEastAsia" w:hAnsiTheme="minorHAnsi" w:cstheme="minorBidi"/>
          <w:noProof/>
          <w:sz w:val="22"/>
        </w:rPr>
      </w:pPr>
      <w:ins w:id="43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"_Toc343452743"</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_Toc343452743 \h </w:instrText>
        </w:r>
        <w:r>
          <w:rPr>
            <w:noProof/>
            <w:webHidden/>
          </w:rPr>
        </w:r>
      </w:ins>
      <w:r>
        <w:rPr>
          <w:noProof/>
          <w:webHidden/>
        </w:rPr>
        <w:fldChar w:fldCharType="separate"/>
      </w:r>
      <w:ins w:id="438" w:author="The Si Tran" w:date="2012-12-16T20:23:00Z">
        <w:r>
          <w:rPr>
            <w:noProof/>
            <w:webHidden/>
          </w:rPr>
          <w:t>20</w:t>
        </w:r>
        <w:r>
          <w:rPr>
            <w:noProof/>
            <w:webHidden/>
          </w:rPr>
          <w:fldChar w:fldCharType="end"/>
        </w:r>
        <w:r w:rsidRPr="00A74EAF">
          <w:rPr>
            <w:rStyle w:val="Hyperlink"/>
            <w:noProof/>
          </w:rPr>
          <w:fldChar w:fldCharType="end"/>
        </w:r>
      </w:ins>
    </w:p>
    <w:p w14:paraId="45EF81F9" w14:textId="77777777" w:rsidR="008E24BE" w:rsidRDefault="008E24BE">
      <w:pPr>
        <w:pStyle w:val="TOC1"/>
        <w:rPr>
          <w:ins w:id="439" w:author="The Si Tran" w:date="2012-12-16T20:23:00Z"/>
          <w:rFonts w:asciiTheme="minorHAnsi" w:eastAsiaTheme="minorEastAsia" w:hAnsiTheme="minorHAnsi" w:cstheme="minorBidi"/>
          <w:noProof/>
          <w:sz w:val="22"/>
        </w:rPr>
      </w:pPr>
      <w:ins w:id="44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"_Toc343452744"</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 xml:space="preserve">Hình 3.3: Hàm tự tương quan và tự tương quan riêng phần của mô hình </w:t>
        </w:r>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_Toc343452744 \h </w:instrText>
        </w:r>
        <w:r>
          <w:rPr>
            <w:noProof/>
            <w:webHidden/>
          </w:rPr>
        </w:r>
      </w:ins>
      <w:r>
        <w:rPr>
          <w:noProof/>
          <w:webHidden/>
        </w:rPr>
        <w:fldChar w:fldCharType="separate"/>
      </w:r>
      <w:ins w:id="441" w:author="The Si Tran" w:date="2012-12-16T20:23:00Z">
        <w:r>
          <w:rPr>
            <w:noProof/>
            <w:webHidden/>
          </w:rPr>
          <w:t>21</w:t>
        </w:r>
        <w:r>
          <w:rPr>
            <w:noProof/>
            <w:webHidden/>
          </w:rPr>
          <w:fldChar w:fldCharType="end"/>
        </w:r>
        <w:r w:rsidRPr="00A74EAF">
          <w:rPr>
            <w:rStyle w:val="Hyperlink"/>
            <w:noProof/>
          </w:rPr>
          <w:fldChar w:fldCharType="end"/>
        </w:r>
      </w:ins>
    </w:p>
    <w:p w14:paraId="105A0B7F" w14:textId="77777777" w:rsidR="008E24BE" w:rsidRDefault="008E24BE">
      <w:pPr>
        <w:pStyle w:val="TOC1"/>
        <w:rPr>
          <w:ins w:id="442" w:author="The Si Tran" w:date="2012-12-16T20:23:00Z"/>
          <w:rFonts w:asciiTheme="minorHAnsi" w:eastAsiaTheme="minorEastAsia" w:hAnsiTheme="minorHAnsi" w:cstheme="minorBidi"/>
          <w:noProof/>
          <w:sz w:val="22"/>
        </w:rPr>
      </w:pPr>
      <w:ins w:id="44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"_Toc343452745"</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3.4 : Các thành phần của mô hình SARIMA</w:t>
        </w:r>
        <w:r>
          <w:rPr>
            <w:noProof/>
            <w:webHidden/>
          </w:rPr>
          <w:tab/>
        </w:r>
        <w:r>
          <w:rPr>
            <w:noProof/>
            <w:webHidden/>
          </w:rPr>
          <w:fldChar w:fldCharType="begin"/>
        </w:r>
        <w:r>
          <w:rPr>
            <w:noProof/>
            <w:webHidden/>
          </w:rPr>
          <w:instrText xml:space="preserve"> PAGEREF _Toc343452745 \h </w:instrText>
        </w:r>
        <w:r>
          <w:rPr>
            <w:noProof/>
            <w:webHidden/>
          </w:rPr>
        </w:r>
      </w:ins>
      <w:r>
        <w:rPr>
          <w:noProof/>
          <w:webHidden/>
        </w:rPr>
        <w:fldChar w:fldCharType="separate"/>
      </w:r>
      <w:ins w:id="444" w:author="The Si Tran" w:date="2012-12-16T20:23:00Z">
        <w:r>
          <w:rPr>
            <w:noProof/>
            <w:webHidden/>
          </w:rPr>
          <w:t>24</w:t>
        </w:r>
        <w:r>
          <w:rPr>
            <w:noProof/>
            <w:webHidden/>
          </w:rPr>
          <w:fldChar w:fldCharType="end"/>
        </w:r>
        <w:r w:rsidRPr="00A74EAF">
          <w:rPr>
            <w:rStyle w:val="Hyperlink"/>
            <w:noProof/>
          </w:rPr>
          <w:fldChar w:fldCharType="end"/>
        </w:r>
      </w:ins>
    </w:p>
    <w:p w14:paraId="6977B909" w14:textId="77777777" w:rsidR="008E24BE" w:rsidRDefault="008E24BE">
      <w:pPr>
        <w:pStyle w:val="TOC1"/>
        <w:rPr>
          <w:ins w:id="445" w:author="The Si Tran" w:date="2012-12-16T20:23:00Z"/>
          <w:rFonts w:asciiTheme="minorHAnsi" w:eastAsiaTheme="minorEastAsia" w:hAnsiTheme="minorHAnsi" w:cstheme="minorBidi"/>
          <w:noProof/>
          <w:sz w:val="22"/>
        </w:rPr>
      </w:pPr>
      <w:ins w:id="44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"_Toc343452746"</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_Toc343452746 \h </w:instrText>
        </w:r>
        <w:r>
          <w:rPr>
            <w:noProof/>
            <w:webHidden/>
          </w:rPr>
        </w:r>
      </w:ins>
      <w:r>
        <w:rPr>
          <w:noProof/>
          <w:webHidden/>
        </w:rPr>
        <w:fldChar w:fldCharType="separate"/>
      </w:r>
      <w:ins w:id="447" w:author="The Si Tran" w:date="2012-12-16T20:23:00Z">
        <w:r>
          <w:rPr>
            <w:noProof/>
            <w:webHidden/>
          </w:rPr>
          <w:t>28</w:t>
        </w:r>
        <w:r>
          <w:rPr>
            <w:noProof/>
            <w:webHidden/>
          </w:rPr>
          <w:fldChar w:fldCharType="end"/>
        </w:r>
        <w:r w:rsidRPr="00A74EAF">
          <w:rPr>
            <w:rStyle w:val="Hyperlink"/>
            <w:noProof/>
          </w:rPr>
          <w:fldChar w:fldCharType="end"/>
        </w:r>
      </w:ins>
    </w:p>
    <w:p w14:paraId="31028D6D" w14:textId="77777777" w:rsidR="008E24BE" w:rsidRDefault="008E24BE">
      <w:pPr>
        <w:pStyle w:val="TOC1"/>
        <w:rPr>
          <w:ins w:id="448" w:author="The Si Tran" w:date="2012-12-16T20:23:00Z"/>
          <w:rFonts w:asciiTheme="minorHAnsi" w:eastAsiaTheme="minorEastAsia" w:hAnsiTheme="minorHAnsi" w:cstheme="minorBidi"/>
          <w:noProof/>
          <w:sz w:val="22"/>
        </w:rPr>
      </w:pPr>
      <w:ins w:id="44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"_Toc343452747"</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_Toc343452747 \h </w:instrText>
        </w:r>
        <w:r>
          <w:rPr>
            <w:noProof/>
            <w:webHidden/>
          </w:rPr>
        </w:r>
      </w:ins>
      <w:r>
        <w:rPr>
          <w:noProof/>
          <w:webHidden/>
        </w:rPr>
        <w:fldChar w:fldCharType="separate"/>
      </w:r>
      <w:ins w:id="450" w:author="The Si Tran" w:date="2012-12-16T20:23:00Z">
        <w:r>
          <w:rPr>
            <w:noProof/>
            <w:webHidden/>
          </w:rPr>
          <w:t>28</w:t>
        </w:r>
        <w:r>
          <w:rPr>
            <w:noProof/>
            <w:webHidden/>
          </w:rPr>
          <w:fldChar w:fldCharType="end"/>
        </w:r>
        <w:r w:rsidRPr="00A74EAF">
          <w:rPr>
            <w:rStyle w:val="Hyperlink"/>
            <w:noProof/>
          </w:rPr>
          <w:fldChar w:fldCharType="end"/>
        </w:r>
      </w:ins>
    </w:p>
    <w:p w14:paraId="49F84B70" w14:textId="77777777" w:rsidR="008E24BE" w:rsidRDefault="008E24BE">
      <w:pPr>
        <w:pStyle w:val="TOC1"/>
        <w:rPr>
          <w:ins w:id="451" w:author="The Si Tran" w:date="2012-12-16T20:23:00Z"/>
          <w:rFonts w:asciiTheme="minorHAnsi" w:eastAsiaTheme="minorEastAsia" w:hAnsiTheme="minorHAnsi" w:cstheme="minorBidi"/>
          <w:noProof/>
          <w:sz w:val="22"/>
        </w:rPr>
      </w:pPr>
      <w:ins w:id="45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"_Toc343452748"</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4.1 Đơn vị mạng neuron</w:t>
        </w:r>
        <w:r>
          <w:rPr>
            <w:noProof/>
            <w:webHidden/>
          </w:rPr>
          <w:tab/>
        </w:r>
        <w:r>
          <w:rPr>
            <w:noProof/>
            <w:webHidden/>
          </w:rPr>
          <w:fldChar w:fldCharType="begin"/>
        </w:r>
        <w:r>
          <w:rPr>
            <w:noProof/>
            <w:webHidden/>
          </w:rPr>
          <w:instrText xml:space="preserve"> PAGEREF _Toc343452748 \h </w:instrText>
        </w:r>
        <w:r>
          <w:rPr>
            <w:noProof/>
            <w:webHidden/>
          </w:rPr>
        </w:r>
      </w:ins>
      <w:r>
        <w:rPr>
          <w:noProof/>
          <w:webHidden/>
        </w:rPr>
        <w:fldChar w:fldCharType="separate"/>
      </w:r>
      <w:ins w:id="453" w:author="The Si Tran" w:date="2012-12-16T20:23:00Z">
        <w:r>
          <w:rPr>
            <w:noProof/>
            <w:webHidden/>
          </w:rPr>
          <w:t>33</w:t>
        </w:r>
        <w:r>
          <w:rPr>
            <w:noProof/>
            <w:webHidden/>
          </w:rPr>
          <w:fldChar w:fldCharType="end"/>
        </w:r>
        <w:r w:rsidRPr="00A74EAF">
          <w:rPr>
            <w:rStyle w:val="Hyperlink"/>
            <w:noProof/>
          </w:rPr>
          <w:fldChar w:fldCharType="end"/>
        </w:r>
      </w:ins>
    </w:p>
    <w:p w14:paraId="5572F468" w14:textId="77777777" w:rsidR="008E24BE" w:rsidRDefault="008E24BE">
      <w:pPr>
        <w:pStyle w:val="TOC1"/>
        <w:rPr>
          <w:ins w:id="454" w:author="The Si Tran" w:date="2012-12-16T20:23:00Z"/>
          <w:rFonts w:asciiTheme="minorHAnsi" w:eastAsiaTheme="minorEastAsia" w:hAnsiTheme="minorHAnsi" w:cstheme="minorBidi"/>
          <w:noProof/>
          <w:sz w:val="22"/>
        </w:rPr>
      </w:pPr>
      <w:ins w:id="45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"_Toc343452749"</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4.1 Mạng neuron truyền thẳng</w:t>
        </w:r>
        <w:r>
          <w:rPr>
            <w:noProof/>
            <w:webHidden/>
          </w:rPr>
          <w:tab/>
        </w:r>
        <w:r>
          <w:rPr>
            <w:noProof/>
            <w:webHidden/>
          </w:rPr>
          <w:fldChar w:fldCharType="begin"/>
        </w:r>
        <w:r>
          <w:rPr>
            <w:noProof/>
            <w:webHidden/>
          </w:rPr>
          <w:instrText xml:space="preserve"> PAGEREF _Toc343452749 \h </w:instrText>
        </w:r>
        <w:r>
          <w:rPr>
            <w:noProof/>
            <w:webHidden/>
          </w:rPr>
        </w:r>
      </w:ins>
      <w:r>
        <w:rPr>
          <w:noProof/>
          <w:webHidden/>
        </w:rPr>
        <w:fldChar w:fldCharType="separate"/>
      </w:r>
      <w:ins w:id="456" w:author="The Si Tran" w:date="2012-12-16T20:23:00Z">
        <w:r>
          <w:rPr>
            <w:noProof/>
            <w:webHidden/>
          </w:rPr>
          <w:t>35</w:t>
        </w:r>
        <w:r>
          <w:rPr>
            <w:noProof/>
            <w:webHidden/>
          </w:rPr>
          <w:fldChar w:fldCharType="end"/>
        </w:r>
        <w:r w:rsidRPr="00A74EAF">
          <w:rPr>
            <w:rStyle w:val="Hyperlink"/>
            <w:noProof/>
          </w:rPr>
          <w:fldChar w:fldCharType="end"/>
        </w:r>
      </w:ins>
    </w:p>
    <w:p w14:paraId="36172920" w14:textId="77777777" w:rsidR="008E24BE" w:rsidRDefault="008E24BE">
      <w:pPr>
        <w:pStyle w:val="TOC1"/>
        <w:rPr>
          <w:ins w:id="457" w:author="The Si Tran" w:date="2012-12-16T20:23:00Z"/>
          <w:rFonts w:asciiTheme="minorHAnsi" w:eastAsiaTheme="minorEastAsia" w:hAnsiTheme="minorHAnsi" w:cstheme="minorBidi"/>
          <w:noProof/>
          <w:sz w:val="22"/>
        </w:rPr>
      </w:pPr>
      <w:ins w:id="45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"_Toc343452750"</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4.2 Mạng neuron hồi quy</w:t>
        </w:r>
        <w:r>
          <w:rPr>
            <w:noProof/>
            <w:webHidden/>
          </w:rPr>
          <w:tab/>
        </w:r>
        <w:r>
          <w:rPr>
            <w:noProof/>
            <w:webHidden/>
          </w:rPr>
          <w:fldChar w:fldCharType="begin"/>
        </w:r>
        <w:r>
          <w:rPr>
            <w:noProof/>
            <w:webHidden/>
          </w:rPr>
          <w:instrText xml:space="preserve"> PAGEREF _Toc343452750 \h </w:instrText>
        </w:r>
        <w:r>
          <w:rPr>
            <w:noProof/>
            <w:webHidden/>
          </w:rPr>
        </w:r>
      </w:ins>
      <w:r>
        <w:rPr>
          <w:noProof/>
          <w:webHidden/>
        </w:rPr>
        <w:fldChar w:fldCharType="separate"/>
      </w:r>
      <w:ins w:id="459" w:author="The Si Tran" w:date="2012-12-16T20:23:00Z">
        <w:r>
          <w:rPr>
            <w:noProof/>
            <w:webHidden/>
          </w:rPr>
          <w:t>35</w:t>
        </w:r>
        <w:r>
          <w:rPr>
            <w:noProof/>
            <w:webHidden/>
          </w:rPr>
          <w:fldChar w:fldCharType="end"/>
        </w:r>
        <w:r w:rsidRPr="00A74EAF">
          <w:rPr>
            <w:rStyle w:val="Hyperlink"/>
            <w:noProof/>
          </w:rPr>
          <w:fldChar w:fldCharType="end"/>
        </w:r>
      </w:ins>
    </w:p>
    <w:p w14:paraId="31918751" w14:textId="77777777" w:rsidR="008E24BE" w:rsidRDefault="008E24BE">
      <w:pPr>
        <w:pStyle w:val="TOC1"/>
        <w:rPr>
          <w:ins w:id="460" w:author="The Si Tran" w:date="2012-12-16T20:23:00Z"/>
          <w:rFonts w:asciiTheme="minorHAnsi" w:eastAsiaTheme="minorEastAsia" w:hAnsiTheme="minorHAnsi" w:cstheme="minorBidi"/>
          <w:noProof/>
          <w:sz w:val="22"/>
        </w:rPr>
      </w:pPr>
      <w:ins w:id="46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"_Toc343452751"</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4.3  Mô hình học có giám sát</w:t>
        </w:r>
        <w:r>
          <w:rPr>
            <w:noProof/>
            <w:webHidden/>
          </w:rPr>
          <w:tab/>
        </w:r>
        <w:r>
          <w:rPr>
            <w:noProof/>
            <w:webHidden/>
          </w:rPr>
          <w:fldChar w:fldCharType="begin"/>
        </w:r>
        <w:r>
          <w:rPr>
            <w:noProof/>
            <w:webHidden/>
          </w:rPr>
          <w:instrText xml:space="preserve"> PAGEREF _Toc343452751 \h </w:instrText>
        </w:r>
        <w:r>
          <w:rPr>
            <w:noProof/>
            <w:webHidden/>
          </w:rPr>
        </w:r>
      </w:ins>
      <w:r>
        <w:rPr>
          <w:noProof/>
          <w:webHidden/>
        </w:rPr>
        <w:fldChar w:fldCharType="separate"/>
      </w:r>
      <w:ins w:id="462" w:author="The Si Tran" w:date="2012-12-16T20:23:00Z">
        <w:r>
          <w:rPr>
            <w:noProof/>
            <w:webHidden/>
          </w:rPr>
          <w:t>36</w:t>
        </w:r>
        <w:r>
          <w:rPr>
            <w:noProof/>
            <w:webHidden/>
          </w:rPr>
          <w:fldChar w:fldCharType="end"/>
        </w:r>
        <w:r w:rsidRPr="00A74EAF">
          <w:rPr>
            <w:rStyle w:val="Hyperlink"/>
            <w:noProof/>
          </w:rPr>
          <w:fldChar w:fldCharType="end"/>
        </w:r>
      </w:ins>
    </w:p>
    <w:p w14:paraId="37010E56" w14:textId="77777777" w:rsidR="008E24BE" w:rsidRDefault="008E24BE">
      <w:pPr>
        <w:pStyle w:val="TOC1"/>
        <w:rPr>
          <w:ins w:id="463" w:author="The Si Tran" w:date="2012-12-16T20:23:00Z"/>
          <w:rFonts w:asciiTheme="minorHAnsi" w:eastAsiaTheme="minorEastAsia" w:hAnsiTheme="minorHAnsi" w:cstheme="minorBidi"/>
          <w:noProof/>
          <w:sz w:val="22"/>
        </w:rPr>
      </w:pPr>
      <w:ins w:id="46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"_Toc343452752"</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4.4: Đơn vị mạng Neuron</w:t>
        </w:r>
        <w:r>
          <w:rPr>
            <w:noProof/>
            <w:webHidden/>
          </w:rPr>
          <w:tab/>
        </w:r>
        <w:r>
          <w:rPr>
            <w:noProof/>
            <w:webHidden/>
          </w:rPr>
          <w:fldChar w:fldCharType="begin"/>
        </w:r>
        <w:r>
          <w:rPr>
            <w:noProof/>
            <w:webHidden/>
          </w:rPr>
          <w:instrText xml:space="preserve"> PAGEREF _Toc343452752 \h </w:instrText>
        </w:r>
        <w:r>
          <w:rPr>
            <w:noProof/>
            <w:webHidden/>
          </w:rPr>
        </w:r>
      </w:ins>
      <w:r>
        <w:rPr>
          <w:noProof/>
          <w:webHidden/>
        </w:rPr>
        <w:fldChar w:fldCharType="separate"/>
      </w:r>
      <w:ins w:id="465" w:author="The Si Tran" w:date="2012-12-16T20:23:00Z">
        <w:r>
          <w:rPr>
            <w:noProof/>
            <w:webHidden/>
          </w:rPr>
          <w:t>37</w:t>
        </w:r>
        <w:r>
          <w:rPr>
            <w:noProof/>
            <w:webHidden/>
          </w:rPr>
          <w:fldChar w:fldCharType="end"/>
        </w:r>
        <w:r w:rsidRPr="00A74EAF">
          <w:rPr>
            <w:rStyle w:val="Hyperlink"/>
            <w:noProof/>
          </w:rPr>
          <w:fldChar w:fldCharType="end"/>
        </w:r>
      </w:ins>
    </w:p>
    <w:p w14:paraId="3E8FBFE6" w14:textId="77777777" w:rsidR="008E24BE" w:rsidRDefault="008E24BE">
      <w:pPr>
        <w:pStyle w:val="TOC1"/>
        <w:rPr>
          <w:ins w:id="466" w:author="The Si Tran" w:date="2012-12-16T20:23:00Z"/>
          <w:rFonts w:asciiTheme="minorHAnsi" w:eastAsiaTheme="minorEastAsia" w:hAnsiTheme="minorHAnsi" w:cstheme="minorBidi"/>
          <w:noProof/>
          <w:sz w:val="22"/>
        </w:rPr>
      </w:pPr>
      <w:ins w:id="46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"_Toc343452753"</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_Toc343452753 \h </w:instrText>
        </w:r>
        <w:r>
          <w:rPr>
            <w:noProof/>
            <w:webHidden/>
          </w:rPr>
        </w:r>
      </w:ins>
      <w:r>
        <w:rPr>
          <w:noProof/>
          <w:webHidden/>
        </w:rPr>
        <w:fldChar w:fldCharType="separate"/>
      </w:r>
      <w:ins w:id="468" w:author="The Si Tran" w:date="2012-12-16T20:23:00Z">
        <w:r>
          <w:rPr>
            <w:noProof/>
            <w:webHidden/>
          </w:rPr>
          <w:t>38</w:t>
        </w:r>
        <w:r>
          <w:rPr>
            <w:noProof/>
            <w:webHidden/>
          </w:rPr>
          <w:fldChar w:fldCharType="end"/>
        </w:r>
        <w:r w:rsidRPr="00A74EAF">
          <w:rPr>
            <w:rStyle w:val="Hyperlink"/>
            <w:noProof/>
          </w:rPr>
          <w:fldChar w:fldCharType="end"/>
        </w:r>
      </w:ins>
    </w:p>
    <w:p w14:paraId="2BC1BF69" w14:textId="77777777" w:rsidR="008E24BE" w:rsidRDefault="008E24BE">
      <w:pPr>
        <w:pStyle w:val="TOC1"/>
        <w:rPr>
          <w:ins w:id="469" w:author="The Si Tran" w:date="2012-12-16T20:23:00Z"/>
          <w:rFonts w:asciiTheme="minorHAnsi" w:eastAsiaTheme="minorEastAsia" w:hAnsiTheme="minorHAnsi" w:cstheme="minorBidi"/>
          <w:noProof/>
          <w:sz w:val="22"/>
        </w:rPr>
      </w:pPr>
      <w:ins w:id="47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"_Toc343452754"</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_Toc343452754 \h </w:instrText>
        </w:r>
        <w:r>
          <w:rPr>
            <w:noProof/>
            <w:webHidden/>
          </w:rPr>
        </w:r>
      </w:ins>
      <w:r>
        <w:rPr>
          <w:noProof/>
          <w:webHidden/>
        </w:rPr>
        <w:fldChar w:fldCharType="separate"/>
      </w:r>
      <w:ins w:id="471" w:author="The Si Tran" w:date="2012-12-16T20:23:00Z">
        <w:r>
          <w:rPr>
            <w:noProof/>
            <w:webHidden/>
          </w:rPr>
          <w:t>40</w:t>
        </w:r>
        <w:r>
          <w:rPr>
            <w:noProof/>
            <w:webHidden/>
          </w:rPr>
          <w:fldChar w:fldCharType="end"/>
        </w:r>
        <w:r w:rsidRPr="00A74EAF">
          <w:rPr>
            <w:rStyle w:val="Hyperlink"/>
            <w:noProof/>
          </w:rPr>
          <w:fldChar w:fldCharType="end"/>
        </w:r>
      </w:ins>
    </w:p>
    <w:p w14:paraId="42D8E55A" w14:textId="77777777" w:rsidR="008E24BE" w:rsidRDefault="008E24BE">
      <w:pPr>
        <w:pStyle w:val="TOC1"/>
        <w:rPr>
          <w:ins w:id="472" w:author="The Si Tran" w:date="2012-12-16T20:23:00Z"/>
          <w:rFonts w:asciiTheme="minorHAnsi" w:eastAsiaTheme="minorEastAsia" w:hAnsiTheme="minorHAnsi" w:cstheme="minorBidi"/>
          <w:noProof/>
          <w:sz w:val="22"/>
        </w:rPr>
      </w:pPr>
      <w:ins w:id="47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"_Toc343452755"</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4.7: Đơn vị sigmoid</w:t>
        </w:r>
        <w:r>
          <w:rPr>
            <w:noProof/>
            <w:webHidden/>
          </w:rPr>
          <w:tab/>
        </w:r>
        <w:r>
          <w:rPr>
            <w:noProof/>
            <w:webHidden/>
          </w:rPr>
          <w:fldChar w:fldCharType="begin"/>
        </w:r>
        <w:r>
          <w:rPr>
            <w:noProof/>
            <w:webHidden/>
          </w:rPr>
          <w:instrText xml:space="preserve"> PAGEREF _Toc343452755 \h </w:instrText>
        </w:r>
        <w:r>
          <w:rPr>
            <w:noProof/>
            <w:webHidden/>
          </w:rPr>
        </w:r>
      </w:ins>
      <w:r>
        <w:rPr>
          <w:noProof/>
          <w:webHidden/>
        </w:rPr>
        <w:fldChar w:fldCharType="separate"/>
      </w:r>
      <w:ins w:id="474" w:author="The Si Tran" w:date="2012-12-16T20:23:00Z">
        <w:r>
          <w:rPr>
            <w:noProof/>
            <w:webHidden/>
          </w:rPr>
          <w:t>43</w:t>
        </w:r>
        <w:r>
          <w:rPr>
            <w:noProof/>
            <w:webHidden/>
          </w:rPr>
          <w:fldChar w:fldCharType="end"/>
        </w:r>
        <w:r w:rsidRPr="00A74EAF">
          <w:rPr>
            <w:rStyle w:val="Hyperlink"/>
            <w:noProof/>
          </w:rPr>
          <w:fldChar w:fldCharType="end"/>
        </w:r>
      </w:ins>
    </w:p>
    <w:p w14:paraId="15E38F1B" w14:textId="77777777" w:rsidR="008E24BE" w:rsidRDefault="008E24BE">
      <w:pPr>
        <w:pStyle w:val="TOC1"/>
        <w:rPr>
          <w:ins w:id="475" w:author="The Si Tran" w:date="2012-12-16T20:23:00Z"/>
          <w:rFonts w:asciiTheme="minorHAnsi" w:eastAsiaTheme="minorEastAsia" w:hAnsiTheme="minorHAnsi" w:cstheme="minorBidi"/>
          <w:noProof/>
          <w:sz w:val="22"/>
        </w:rPr>
      </w:pPr>
      <w:ins w:id="476" w:author="The Si Tran" w:date="2012-12-16T20:23:00Z">
        <w:r w:rsidRPr="00A74EAF">
          <w:rPr>
            <w:rStyle w:val="Hyperlink"/>
            <w:noProof/>
          </w:rPr>
          <w:lastRenderedPageBreak/>
          <w:fldChar w:fldCharType="begin"/>
        </w:r>
        <w:r w:rsidRPr="00A74EAF">
          <w:rPr>
            <w:rStyle w:val="Hyperlink"/>
            <w:noProof/>
          </w:rPr>
          <w:instrText xml:space="preserve"> </w:instrText>
        </w:r>
        <w:r>
          <w:rPr>
            <w:noProof/>
          </w:rPr>
          <w:instrText>HYPERLINK \l "_Toc343452756"</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4.8: Giải thuật lan truyền ngược</w:t>
        </w:r>
        <w:r>
          <w:rPr>
            <w:noProof/>
            <w:webHidden/>
          </w:rPr>
          <w:tab/>
        </w:r>
        <w:r>
          <w:rPr>
            <w:noProof/>
            <w:webHidden/>
          </w:rPr>
          <w:fldChar w:fldCharType="begin"/>
        </w:r>
        <w:r>
          <w:rPr>
            <w:noProof/>
            <w:webHidden/>
          </w:rPr>
          <w:instrText xml:space="preserve"> PAGEREF _Toc343452756 \h </w:instrText>
        </w:r>
        <w:r>
          <w:rPr>
            <w:noProof/>
            <w:webHidden/>
          </w:rPr>
        </w:r>
      </w:ins>
      <w:r>
        <w:rPr>
          <w:noProof/>
          <w:webHidden/>
        </w:rPr>
        <w:fldChar w:fldCharType="separate"/>
      </w:r>
      <w:ins w:id="477" w:author="The Si Tran" w:date="2012-12-16T20:23:00Z">
        <w:r>
          <w:rPr>
            <w:noProof/>
            <w:webHidden/>
          </w:rPr>
          <w:t>47</w:t>
        </w:r>
        <w:r>
          <w:rPr>
            <w:noProof/>
            <w:webHidden/>
          </w:rPr>
          <w:fldChar w:fldCharType="end"/>
        </w:r>
        <w:r w:rsidRPr="00A74EAF">
          <w:rPr>
            <w:rStyle w:val="Hyperlink"/>
            <w:noProof/>
          </w:rPr>
          <w:fldChar w:fldCharType="end"/>
        </w:r>
      </w:ins>
    </w:p>
    <w:p w14:paraId="55F5B761" w14:textId="77777777" w:rsidR="008E24BE" w:rsidRDefault="008E24BE">
      <w:pPr>
        <w:pStyle w:val="TOC1"/>
        <w:rPr>
          <w:ins w:id="478" w:author="The Si Tran" w:date="2012-12-16T20:23:00Z"/>
          <w:rFonts w:asciiTheme="minorHAnsi" w:eastAsiaTheme="minorEastAsia" w:hAnsiTheme="minorHAnsi" w:cstheme="minorBidi"/>
          <w:noProof/>
          <w:sz w:val="22"/>
        </w:rPr>
      </w:pPr>
      <w:ins w:id="47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"_Toc343452757"</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4.9: Giải thuật RPROP</w:t>
        </w:r>
        <w:r>
          <w:rPr>
            <w:noProof/>
            <w:webHidden/>
          </w:rPr>
          <w:tab/>
        </w:r>
        <w:r>
          <w:rPr>
            <w:noProof/>
            <w:webHidden/>
          </w:rPr>
          <w:fldChar w:fldCharType="begin"/>
        </w:r>
        <w:r>
          <w:rPr>
            <w:noProof/>
            <w:webHidden/>
          </w:rPr>
          <w:instrText xml:space="preserve"> PAGEREF _Toc343452757 \h </w:instrText>
        </w:r>
        <w:r>
          <w:rPr>
            <w:noProof/>
            <w:webHidden/>
          </w:rPr>
        </w:r>
      </w:ins>
      <w:r>
        <w:rPr>
          <w:noProof/>
          <w:webHidden/>
        </w:rPr>
        <w:fldChar w:fldCharType="separate"/>
      </w:r>
      <w:ins w:id="480" w:author="The Si Tran" w:date="2012-12-16T20:23:00Z">
        <w:r>
          <w:rPr>
            <w:noProof/>
            <w:webHidden/>
          </w:rPr>
          <w:t>50</w:t>
        </w:r>
        <w:r>
          <w:rPr>
            <w:noProof/>
            <w:webHidden/>
          </w:rPr>
          <w:fldChar w:fldCharType="end"/>
        </w:r>
        <w:r w:rsidRPr="00A74EAF">
          <w:rPr>
            <w:rStyle w:val="Hyperlink"/>
            <w:noProof/>
          </w:rPr>
          <w:fldChar w:fldCharType="end"/>
        </w:r>
      </w:ins>
    </w:p>
    <w:p w14:paraId="4E88E366" w14:textId="77777777" w:rsidR="008E24BE" w:rsidRDefault="008E24BE">
      <w:pPr>
        <w:pStyle w:val="TOC1"/>
        <w:rPr>
          <w:ins w:id="481" w:author="The Si Tran" w:date="2012-12-16T20:23:00Z"/>
          <w:rFonts w:asciiTheme="minorHAnsi" w:eastAsiaTheme="minorEastAsia" w:hAnsiTheme="minorHAnsi" w:cstheme="minorBidi"/>
          <w:noProof/>
          <w:sz w:val="22"/>
        </w:rPr>
      </w:pPr>
      <w:ins w:id="48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"_Toc343452758"</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_Toc343452758 \h </w:instrText>
        </w:r>
        <w:r>
          <w:rPr>
            <w:noProof/>
            <w:webHidden/>
          </w:rPr>
        </w:r>
      </w:ins>
      <w:r>
        <w:rPr>
          <w:noProof/>
          <w:webHidden/>
        </w:rPr>
        <w:fldChar w:fldCharType="separate"/>
      </w:r>
      <w:ins w:id="483" w:author="The Si Tran" w:date="2012-12-16T20:23:00Z">
        <w:r>
          <w:rPr>
            <w:noProof/>
            <w:webHidden/>
          </w:rPr>
          <w:t>52</w:t>
        </w:r>
        <w:r>
          <w:rPr>
            <w:noProof/>
            <w:webHidden/>
          </w:rPr>
          <w:fldChar w:fldCharType="end"/>
        </w:r>
        <w:r w:rsidRPr="00A74EAF">
          <w:rPr>
            <w:rStyle w:val="Hyperlink"/>
            <w:noProof/>
          </w:rPr>
          <w:fldChar w:fldCharType="end"/>
        </w:r>
      </w:ins>
    </w:p>
    <w:p w14:paraId="74888DC1" w14:textId="77777777" w:rsidR="008E24BE" w:rsidRDefault="008E24BE">
      <w:pPr>
        <w:pStyle w:val="TOC1"/>
        <w:rPr>
          <w:ins w:id="484" w:author="The Si Tran" w:date="2012-12-16T20:23:00Z"/>
          <w:rFonts w:asciiTheme="minorHAnsi" w:eastAsiaTheme="minorEastAsia" w:hAnsiTheme="minorHAnsi" w:cstheme="minorBidi"/>
          <w:noProof/>
          <w:sz w:val="22"/>
        </w:rPr>
      </w:pPr>
      <w:ins w:id="48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"_Toc343452759"</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_Toc343452759 \h </w:instrText>
        </w:r>
        <w:r>
          <w:rPr>
            <w:noProof/>
            <w:webHidden/>
          </w:rPr>
        </w:r>
      </w:ins>
      <w:r>
        <w:rPr>
          <w:noProof/>
          <w:webHidden/>
        </w:rPr>
        <w:fldChar w:fldCharType="separate"/>
      </w:r>
      <w:ins w:id="486" w:author="The Si Tran" w:date="2012-12-16T20:23:00Z">
        <w:r>
          <w:rPr>
            <w:noProof/>
            <w:webHidden/>
          </w:rPr>
          <w:t>56</w:t>
        </w:r>
        <w:r>
          <w:rPr>
            <w:noProof/>
            <w:webHidden/>
          </w:rPr>
          <w:fldChar w:fldCharType="end"/>
        </w:r>
        <w:r w:rsidRPr="00A74EAF">
          <w:rPr>
            <w:rStyle w:val="Hyperlink"/>
            <w:noProof/>
          </w:rPr>
          <w:fldChar w:fldCharType="end"/>
        </w:r>
      </w:ins>
    </w:p>
    <w:p w14:paraId="35B30CD1" w14:textId="77777777" w:rsidR="008E24BE" w:rsidRDefault="008E24BE">
      <w:pPr>
        <w:pStyle w:val="TOC1"/>
        <w:rPr>
          <w:ins w:id="487" w:author="The Si Tran" w:date="2012-12-16T20:23:00Z"/>
          <w:rFonts w:asciiTheme="minorHAnsi" w:eastAsiaTheme="minorEastAsia" w:hAnsiTheme="minorHAnsi" w:cstheme="minorBidi"/>
          <w:noProof/>
          <w:sz w:val="22"/>
        </w:rPr>
      </w:pPr>
      <w:ins w:id="48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"_Toc343452760"</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5.1 Mô hình kết hợp ARIMA và Nơron</w:t>
        </w:r>
        <w:r>
          <w:rPr>
            <w:noProof/>
            <w:webHidden/>
          </w:rPr>
          <w:tab/>
        </w:r>
        <w:r>
          <w:rPr>
            <w:noProof/>
            <w:webHidden/>
          </w:rPr>
          <w:fldChar w:fldCharType="begin"/>
        </w:r>
        <w:r>
          <w:rPr>
            <w:noProof/>
            <w:webHidden/>
          </w:rPr>
          <w:instrText xml:space="preserve"> PAGEREF _Toc343452760 \h </w:instrText>
        </w:r>
        <w:r>
          <w:rPr>
            <w:noProof/>
            <w:webHidden/>
          </w:rPr>
        </w:r>
      </w:ins>
      <w:r>
        <w:rPr>
          <w:noProof/>
          <w:webHidden/>
        </w:rPr>
        <w:fldChar w:fldCharType="separate"/>
      </w:r>
      <w:ins w:id="489" w:author="The Si Tran" w:date="2012-12-16T20:23:00Z">
        <w:r>
          <w:rPr>
            <w:noProof/>
            <w:webHidden/>
          </w:rPr>
          <w:t>62</w:t>
        </w:r>
        <w:r>
          <w:rPr>
            <w:noProof/>
            <w:webHidden/>
          </w:rPr>
          <w:fldChar w:fldCharType="end"/>
        </w:r>
        <w:r w:rsidRPr="00A74EAF">
          <w:rPr>
            <w:rStyle w:val="Hyperlink"/>
            <w:noProof/>
          </w:rPr>
          <w:fldChar w:fldCharType="end"/>
        </w:r>
      </w:ins>
    </w:p>
    <w:p w14:paraId="30FF7063" w14:textId="77777777" w:rsidR="008E24BE" w:rsidRDefault="008E24BE">
      <w:pPr>
        <w:pStyle w:val="TOC1"/>
        <w:rPr>
          <w:ins w:id="490" w:author="The Si Tran" w:date="2012-12-16T20:23:00Z"/>
          <w:rFonts w:asciiTheme="minorHAnsi" w:eastAsiaTheme="minorEastAsia" w:hAnsiTheme="minorHAnsi" w:cstheme="minorBidi"/>
          <w:noProof/>
          <w:sz w:val="22"/>
        </w:rPr>
      </w:pPr>
      <w:ins w:id="49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"_Toc343452761"</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_Toc343452761 \h </w:instrText>
        </w:r>
        <w:r>
          <w:rPr>
            <w:noProof/>
            <w:webHidden/>
          </w:rPr>
        </w:r>
      </w:ins>
      <w:r>
        <w:rPr>
          <w:noProof/>
          <w:webHidden/>
        </w:rPr>
        <w:fldChar w:fldCharType="separate"/>
      </w:r>
      <w:ins w:id="492" w:author="The Si Tran" w:date="2012-12-16T20:23:00Z">
        <w:r>
          <w:rPr>
            <w:noProof/>
            <w:webHidden/>
          </w:rPr>
          <w:t>64</w:t>
        </w:r>
        <w:r>
          <w:rPr>
            <w:noProof/>
            <w:webHidden/>
          </w:rPr>
          <w:fldChar w:fldCharType="end"/>
        </w:r>
        <w:r w:rsidRPr="00A74EAF">
          <w:rPr>
            <w:rStyle w:val="Hyperlink"/>
            <w:noProof/>
          </w:rPr>
          <w:fldChar w:fldCharType="end"/>
        </w:r>
      </w:ins>
    </w:p>
    <w:p w14:paraId="52876439" w14:textId="77777777" w:rsidR="008E24BE" w:rsidRDefault="008E24BE">
      <w:pPr>
        <w:pStyle w:val="TOC1"/>
        <w:rPr>
          <w:ins w:id="493" w:author="The Si Tran" w:date="2012-12-16T20:23:00Z"/>
          <w:rFonts w:asciiTheme="minorHAnsi" w:eastAsiaTheme="minorEastAsia" w:hAnsiTheme="minorHAnsi" w:cstheme="minorBidi"/>
          <w:noProof/>
          <w:sz w:val="22"/>
        </w:rPr>
      </w:pPr>
      <w:ins w:id="49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"_Toc343452762"</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6.2: Đồ thị chuỗi dữ liệu Paper</w:t>
        </w:r>
        <w:r>
          <w:rPr>
            <w:noProof/>
            <w:webHidden/>
          </w:rPr>
          <w:tab/>
        </w:r>
        <w:r>
          <w:rPr>
            <w:noProof/>
            <w:webHidden/>
          </w:rPr>
          <w:fldChar w:fldCharType="begin"/>
        </w:r>
        <w:r>
          <w:rPr>
            <w:noProof/>
            <w:webHidden/>
          </w:rPr>
          <w:instrText xml:space="preserve"> PAGEREF _Toc343452762 \h </w:instrText>
        </w:r>
        <w:r>
          <w:rPr>
            <w:noProof/>
            <w:webHidden/>
          </w:rPr>
        </w:r>
      </w:ins>
      <w:r>
        <w:rPr>
          <w:noProof/>
          <w:webHidden/>
        </w:rPr>
        <w:fldChar w:fldCharType="separate"/>
      </w:r>
      <w:ins w:id="495" w:author="The Si Tran" w:date="2012-12-16T20:23:00Z">
        <w:r>
          <w:rPr>
            <w:noProof/>
            <w:webHidden/>
          </w:rPr>
          <w:t>65</w:t>
        </w:r>
        <w:r>
          <w:rPr>
            <w:noProof/>
            <w:webHidden/>
          </w:rPr>
          <w:fldChar w:fldCharType="end"/>
        </w:r>
        <w:r w:rsidRPr="00A74EAF">
          <w:rPr>
            <w:rStyle w:val="Hyperlink"/>
            <w:noProof/>
          </w:rPr>
          <w:fldChar w:fldCharType="end"/>
        </w:r>
      </w:ins>
    </w:p>
    <w:p w14:paraId="2F1CCBE1" w14:textId="77777777" w:rsidR="008E24BE" w:rsidRDefault="008E24BE">
      <w:pPr>
        <w:pStyle w:val="TOC1"/>
        <w:rPr>
          <w:ins w:id="496" w:author="The Si Tran" w:date="2012-12-16T20:23:00Z"/>
          <w:rFonts w:asciiTheme="minorHAnsi" w:eastAsiaTheme="minorEastAsia" w:hAnsiTheme="minorHAnsi" w:cstheme="minorBidi"/>
          <w:noProof/>
          <w:sz w:val="22"/>
        </w:rPr>
      </w:pPr>
      <w:ins w:id="49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"_Toc343452763"</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6.3: Đồ thị chuỗi dữ liệu Deaths</w:t>
        </w:r>
        <w:r>
          <w:rPr>
            <w:noProof/>
            <w:webHidden/>
          </w:rPr>
          <w:tab/>
        </w:r>
        <w:r>
          <w:rPr>
            <w:noProof/>
            <w:webHidden/>
          </w:rPr>
          <w:fldChar w:fldCharType="begin"/>
        </w:r>
        <w:r>
          <w:rPr>
            <w:noProof/>
            <w:webHidden/>
          </w:rPr>
          <w:instrText xml:space="preserve"> PAGEREF _Toc343452763 \h </w:instrText>
        </w:r>
        <w:r>
          <w:rPr>
            <w:noProof/>
            <w:webHidden/>
          </w:rPr>
        </w:r>
      </w:ins>
      <w:r>
        <w:rPr>
          <w:noProof/>
          <w:webHidden/>
        </w:rPr>
        <w:fldChar w:fldCharType="separate"/>
      </w:r>
      <w:ins w:id="498" w:author="The Si Tran" w:date="2012-12-16T20:23:00Z">
        <w:r>
          <w:rPr>
            <w:noProof/>
            <w:webHidden/>
          </w:rPr>
          <w:t>65</w:t>
        </w:r>
        <w:r>
          <w:rPr>
            <w:noProof/>
            <w:webHidden/>
          </w:rPr>
          <w:fldChar w:fldCharType="end"/>
        </w:r>
        <w:r w:rsidRPr="00A74EAF">
          <w:rPr>
            <w:rStyle w:val="Hyperlink"/>
            <w:noProof/>
          </w:rPr>
          <w:fldChar w:fldCharType="end"/>
        </w:r>
      </w:ins>
    </w:p>
    <w:p w14:paraId="7EC64329" w14:textId="77777777" w:rsidR="008E24BE" w:rsidRDefault="008E24BE">
      <w:pPr>
        <w:pStyle w:val="TOC1"/>
        <w:rPr>
          <w:ins w:id="499" w:author="The Si Tran" w:date="2012-12-16T20:23:00Z"/>
          <w:rFonts w:asciiTheme="minorHAnsi" w:eastAsiaTheme="minorEastAsia" w:hAnsiTheme="minorHAnsi" w:cstheme="minorBidi"/>
          <w:noProof/>
          <w:sz w:val="22"/>
        </w:rPr>
      </w:pPr>
      <w:ins w:id="50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"_Toc343452764"</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6.4: Đồ thị chuỗi dữ liệu Maxtemp</w:t>
        </w:r>
        <w:r>
          <w:rPr>
            <w:noProof/>
            <w:webHidden/>
          </w:rPr>
          <w:tab/>
        </w:r>
        <w:r>
          <w:rPr>
            <w:noProof/>
            <w:webHidden/>
          </w:rPr>
          <w:fldChar w:fldCharType="begin"/>
        </w:r>
        <w:r>
          <w:rPr>
            <w:noProof/>
            <w:webHidden/>
          </w:rPr>
          <w:instrText xml:space="preserve"> PAGEREF _Toc343452764 \h </w:instrText>
        </w:r>
        <w:r>
          <w:rPr>
            <w:noProof/>
            <w:webHidden/>
          </w:rPr>
        </w:r>
      </w:ins>
      <w:r>
        <w:rPr>
          <w:noProof/>
          <w:webHidden/>
        </w:rPr>
        <w:fldChar w:fldCharType="separate"/>
      </w:r>
      <w:ins w:id="501" w:author="The Si Tran" w:date="2012-12-16T20:23:00Z">
        <w:r>
          <w:rPr>
            <w:noProof/>
            <w:webHidden/>
          </w:rPr>
          <w:t>66</w:t>
        </w:r>
        <w:r>
          <w:rPr>
            <w:noProof/>
            <w:webHidden/>
          </w:rPr>
          <w:fldChar w:fldCharType="end"/>
        </w:r>
        <w:r w:rsidRPr="00A74EAF">
          <w:rPr>
            <w:rStyle w:val="Hyperlink"/>
            <w:noProof/>
          </w:rPr>
          <w:fldChar w:fldCharType="end"/>
        </w:r>
      </w:ins>
    </w:p>
    <w:p w14:paraId="170B8697" w14:textId="77777777" w:rsidR="008E24BE" w:rsidRDefault="008E24BE">
      <w:pPr>
        <w:pStyle w:val="TOC1"/>
        <w:rPr>
          <w:ins w:id="502" w:author="The Si Tran" w:date="2012-12-16T20:23:00Z"/>
          <w:rFonts w:asciiTheme="minorHAnsi" w:eastAsiaTheme="minorEastAsia" w:hAnsiTheme="minorHAnsi" w:cstheme="minorBidi"/>
          <w:noProof/>
          <w:sz w:val="22"/>
        </w:rPr>
      </w:pPr>
      <w:ins w:id="50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"_Toc343452765"</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_Toc343452765 \h </w:instrText>
        </w:r>
        <w:r>
          <w:rPr>
            <w:noProof/>
            <w:webHidden/>
          </w:rPr>
        </w:r>
      </w:ins>
      <w:r>
        <w:rPr>
          <w:noProof/>
          <w:webHidden/>
        </w:rPr>
        <w:fldChar w:fldCharType="separate"/>
      </w:r>
      <w:ins w:id="504" w:author="The Si Tran" w:date="2012-12-16T20:23:00Z">
        <w:r>
          <w:rPr>
            <w:noProof/>
            <w:webHidden/>
          </w:rPr>
          <w:t>66</w:t>
        </w:r>
        <w:r>
          <w:rPr>
            <w:noProof/>
            <w:webHidden/>
          </w:rPr>
          <w:fldChar w:fldCharType="end"/>
        </w:r>
        <w:r w:rsidRPr="00A74EAF">
          <w:rPr>
            <w:rStyle w:val="Hyperlink"/>
            <w:noProof/>
          </w:rPr>
          <w:fldChar w:fldCharType="end"/>
        </w:r>
      </w:ins>
    </w:p>
    <w:p w14:paraId="30370AB9" w14:textId="77777777" w:rsidR="008E24BE" w:rsidRDefault="008E24BE">
      <w:pPr>
        <w:pStyle w:val="TOC1"/>
        <w:rPr>
          <w:ins w:id="505" w:author="The Si Tran" w:date="2012-12-16T20:23:00Z"/>
          <w:rFonts w:asciiTheme="minorHAnsi" w:eastAsiaTheme="minorEastAsia" w:hAnsiTheme="minorHAnsi" w:cstheme="minorBidi"/>
          <w:noProof/>
          <w:sz w:val="22"/>
        </w:rPr>
      </w:pPr>
      <w:ins w:id="50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"_Toc343452766"</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6.6: Đồ thị chuỗi dữ liệu Prices</w:t>
        </w:r>
        <w:r>
          <w:rPr>
            <w:noProof/>
            <w:webHidden/>
          </w:rPr>
          <w:tab/>
        </w:r>
        <w:r>
          <w:rPr>
            <w:noProof/>
            <w:webHidden/>
          </w:rPr>
          <w:fldChar w:fldCharType="begin"/>
        </w:r>
        <w:r>
          <w:rPr>
            <w:noProof/>
            <w:webHidden/>
          </w:rPr>
          <w:instrText xml:space="preserve"> PAGEREF _Toc343452766 \h </w:instrText>
        </w:r>
        <w:r>
          <w:rPr>
            <w:noProof/>
            <w:webHidden/>
          </w:rPr>
        </w:r>
      </w:ins>
      <w:r>
        <w:rPr>
          <w:noProof/>
          <w:webHidden/>
        </w:rPr>
        <w:fldChar w:fldCharType="separate"/>
      </w:r>
      <w:ins w:id="507" w:author="The Si Tran" w:date="2012-12-16T20:23:00Z">
        <w:r>
          <w:rPr>
            <w:noProof/>
            <w:webHidden/>
          </w:rPr>
          <w:t>67</w:t>
        </w:r>
        <w:r>
          <w:rPr>
            <w:noProof/>
            <w:webHidden/>
          </w:rPr>
          <w:fldChar w:fldCharType="end"/>
        </w:r>
        <w:r w:rsidRPr="00A74EAF">
          <w:rPr>
            <w:rStyle w:val="Hyperlink"/>
            <w:noProof/>
          </w:rPr>
          <w:fldChar w:fldCharType="end"/>
        </w:r>
      </w:ins>
    </w:p>
    <w:p w14:paraId="4AA33A11" w14:textId="77777777" w:rsidR="008E24BE" w:rsidRDefault="008E24BE">
      <w:pPr>
        <w:pStyle w:val="TOC1"/>
        <w:rPr>
          <w:ins w:id="508" w:author="The Si Tran" w:date="2012-12-16T20:23:00Z"/>
          <w:rFonts w:asciiTheme="minorHAnsi" w:eastAsiaTheme="minorEastAsia" w:hAnsiTheme="minorHAnsi" w:cstheme="minorBidi"/>
          <w:noProof/>
          <w:sz w:val="22"/>
        </w:rPr>
      </w:pPr>
      <w:ins w:id="50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"_Toc343452767"</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_Toc343452767 \h </w:instrText>
        </w:r>
        <w:r>
          <w:rPr>
            <w:noProof/>
            <w:webHidden/>
          </w:rPr>
        </w:r>
      </w:ins>
      <w:r>
        <w:rPr>
          <w:noProof/>
          <w:webHidden/>
        </w:rPr>
        <w:fldChar w:fldCharType="separate"/>
      </w:r>
      <w:ins w:id="510" w:author="The Si Tran" w:date="2012-12-16T20:23:00Z">
        <w:r>
          <w:rPr>
            <w:noProof/>
            <w:webHidden/>
          </w:rPr>
          <w:t>67</w:t>
        </w:r>
        <w:r>
          <w:rPr>
            <w:noProof/>
            <w:webHidden/>
          </w:rPr>
          <w:fldChar w:fldCharType="end"/>
        </w:r>
        <w:r w:rsidRPr="00A74EAF">
          <w:rPr>
            <w:rStyle w:val="Hyperlink"/>
            <w:noProof/>
          </w:rPr>
          <w:fldChar w:fldCharType="end"/>
        </w:r>
      </w:ins>
    </w:p>
    <w:p w14:paraId="72F7765D" w14:textId="77777777" w:rsidR="008E24BE" w:rsidRDefault="008E24BE">
      <w:pPr>
        <w:pStyle w:val="TOC1"/>
        <w:rPr>
          <w:ins w:id="511" w:author="The Si Tran" w:date="2012-12-16T20:23:00Z"/>
          <w:rFonts w:asciiTheme="minorHAnsi" w:eastAsiaTheme="minorEastAsia" w:hAnsiTheme="minorHAnsi" w:cstheme="minorBidi"/>
          <w:noProof/>
          <w:sz w:val="22"/>
        </w:rPr>
      </w:pPr>
      <w:ins w:id="51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"_Toc343452768"</w:instrText>
        </w:r>
        <w:r w:rsidRPr="00A74EAF">
          <w:rPr>
            <w:rStyle w:val="Hyperlink"/>
            <w:noProof/>
          </w:rPr>
          <w:instrText xml:space="preserve"> </w:instrText>
        </w:r>
        <w:r w:rsidRPr="00A74EAF">
          <w:rPr>
            <w:rStyle w:val="Hyperlink"/>
            <w:noProof/>
          </w:rPr>
        </w:r>
        <w:r w:rsidRPr="00A74EAF">
          <w:rPr>
            <w:rStyle w:val="Hyperlink"/>
            <w:noProof/>
          </w:rPr>
          <w:fldChar w:fldCharType="separate"/>
        </w:r>
        <w:r w:rsidRPr="00A74EAF">
          <w:rPr>
            <w:rStyle w:val="Hyperlink"/>
            <w:noProof/>
          </w:rPr>
          <w:t>Hình 6.8: Đồ thị chuỗi dữ liệu Kobe</w:t>
        </w:r>
        <w:r>
          <w:rPr>
            <w:noProof/>
            <w:webHidden/>
          </w:rPr>
          <w:tab/>
        </w:r>
        <w:r>
          <w:rPr>
            <w:noProof/>
            <w:webHidden/>
          </w:rPr>
          <w:fldChar w:fldCharType="begin"/>
        </w:r>
        <w:r>
          <w:rPr>
            <w:noProof/>
            <w:webHidden/>
          </w:rPr>
          <w:instrText xml:space="preserve"> PAGEREF _Toc343452768 \h </w:instrText>
        </w:r>
        <w:r>
          <w:rPr>
            <w:noProof/>
            <w:webHidden/>
          </w:rPr>
        </w:r>
      </w:ins>
      <w:r>
        <w:rPr>
          <w:noProof/>
          <w:webHidden/>
        </w:rPr>
        <w:fldChar w:fldCharType="separate"/>
      </w:r>
      <w:ins w:id="513" w:author="The Si Tran" w:date="2012-12-16T20:23:00Z">
        <w:r>
          <w:rPr>
            <w:noProof/>
            <w:webHidden/>
          </w:rPr>
          <w:t>68</w:t>
        </w:r>
        <w:r>
          <w:rPr>
            <w:noProof/>
            <w:webHidden/>
          </w:rPr>
          <w:fldChar w:fldCharType="end"/>
        </w:r>
        <w:r w:rsidRPr="00A74EAF">
          <w:rPr>
            <w:rStyle w:val="Hyperlink"/>
            <w:noProof/>
          </w:rPr>
          <w:fldChar w:fldCharType="end"/>
        </w:r>
      </w:ins>
    </w:p>
    <w:p w14:paraId="752E51D5" w14:textId="77777777" w:rsidR="00023D92" w:rsidRDefault="00AE4339" w:rsidP="00187200">
      <w:pPr>
        <w:rPr>
          <w:ins w:id="514" w:author="The Si Tran" w:date="2012-12-11T23:59:00Z"/>
        </w:rPr>
      </w:pPr>
      <w:ins w:id="515" w:author="superchickend" w:date="2012-12-16T14:54:00Z">
        <w:del w:id="516" w:author="The Si Tran" w:date="2012-12-16T20:17:00Z">
          <w:r w:rsidRPr="00032D83" w:rsidDel="00032D83">
            <w:rPr>
              <w:rStyle w:val="Hyperlink"/>
              <w:noProof/>
              <w:lang w:val="pt-BR"/>
              <w:rPrChange w:id="517" w:author="The Si Tran" w:date="2012-12-16T20:17:00Z">
                <w:rPr>
                  <w:rStyle w:val="Hyperlink"/>
                  <w:noProof/>
                  <w:lang w:val="pt-BR"/>
                </w:rPr>
              </w:rPrChange>
            </w:rPr>
            <w:delText xml:space="preserve">   </w:delText>
          </w:r>
        </w:del>
      </w:ins>
      <w:ins w:id="518" w:author="The Si Tran" w:date="2012-12-11T23:27:00Z">
        <w:r w:rsidR="00187200">
          <w:fldChar w:fldCharType="end"/>
        </w:r>
      </w:ins>
    </w:p>
    <w:p w14:paraId="0D0647A7" w14:textId="77777777" w:rsidR="00023D92" w:rsidRDefault="00023D92">
      <w:pPr>
        <w:spacing w:before="0" w:after="200" w:line="276" w:lineRule="auto"/>
        <w:jc w:val="left"/>
        <w:rPr>
          <w:ins w:id="519" w:author="The Si Tran" w:date="2012-12-11T23:59:00Z"/>
        </w:rPr>
      </w:pPr>
      <w:ins w:id="520" w:author="The Si Tran" w:date="2012-12-11T23:59:00Z">
        <w:r>
          <w:br w:type="page"/>
        </w:r>
      </w:ins>
    </w:p>
    <w:p w14:paraId="44F77B1A" w14:textId="77777777" w:rsidR="00682B49" w:rsidRDefault="006D2AC8">
      <w:pPr>
        <w:pStyle w:val="Heading1"/>
        <w:numPr>
          <w:ilvl w:val="0"/>
          <w:numId w:val="0"/>
        </w:numPr>
        <w:tabs>
          <w:tab w:val="clear" w:pos="864"/>
        </w:tabs>
        <w:rPr>
          <w:ins w:id="521" w:author="The Si Tran" w:date="2012-12-12T08:04:00Z"/>
        </w:rPr>
        <w:pPrChange w:id="522" w:author="The Si Tran" w:date="2012-12-14T07:17:00Z">
          <w:pPr>
            <w:pStyle w:val="TOC1"/>
            <w:tabs>
              <w:tab w:val="right" w:pos="9321"/>
            </w:tabs>
          </w:pPr>
        </w:pPrChange>
      </w:pPr>
      <w:bookmarkStart w:id="523" w:name="_Toc343452336"/>
      <w:ins w:id="524" w:author="The Si Tran" w:date="2012-12-12T07:33:00Z">
        <w:r w:rsidRPr="00250D4D">
          <w:lastRenderedPageBreak/>
          <w:t>DANH MỤ</w:t>
        </w:r>
        <w:r>
          <w:t xml:space="preserve">C </w:t>
        </w:r>
      </w:ins>
      <w:ins w:id="525" w:author="The Si Tran" w:date="2012-12-12T07:34:00Z">
        <w:r>
          <w:t>B</w:t>
        </w:r>
      </w:ins>
      <w:ins w:id="526" w:author="The Si Tran" w:date="2012-12-12T07:33:00Z">
        <w:r>
          <w:t>ẢNG</w:t>
        </w:r>
      </w:ins>
      <w:bookmarkEnd w:id="523"/>
    </w:p>
    <w:p w14:paraId="7539D010" w14:textId="77777777" w:rsidR="003343D0" w:rsidRDefault="00B557A5">
      <w:pPr>
        <w:pStyle w:val="TOC1"/>
        <w:rPr>
          <w:ins w:id="527" w:author="The Si Tran" w:date="2012-12-16T10:01:00Z"/>
          <w:rFonts w:asciiTheme="minorHAnsi" w:eastAsiaTheme="minorEastAsia" w:hAnsiTheme="minorHAnsi" w:cstheme="minorBidi"/>
          <w:noProof/>
          <w:sz w:val="22"/>
        </w:rPr>
        <w:pPrChange w:id="528" w:author="The Si Tran" w:date="2012-12-16T10:03:00Z">
          <w:pPr>
            <w:pStyle w:val="TOC1"/>
            <w:tabs>
              <w:tab w:val="right" w:pos="9062"/>
            </w:tabs>
          </w:pPr>
        </w:pPrChange>
      </w:pPr>
      <w:ins w:id="529" w:author="The Si Tran" w:date="2012-12-12T07:35:00Z">
        <w:r>
          <w:fldChar w:fldCharType="begin"/>
        </w:r>
        <w:r>
          <w:instrText xml:space="preserve"> TOC \f \h \z \t "Bang,1" </w:instrText>
        </w:r>
      </w:ins>
      <w:r>
        <w:fldChar w:fldCharType="separate"/>
      </w:r>
      <w:ins w:id="530"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ins w:id="531" w:author="The Si Tran" w:date="2012-12-16T10:01:00Z">
        <w:r w:rsidR="003343D0">
          <w:rPr>
            <w:noProof/>
            <w:webHidden/>
          </w:rPr>
          <w:t>13</w:t>
        </w:r>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532" w:author="The Si Tran" w:date="2012-12-16T10:01:00Z"/>
          <w:rFonts w:asciiTheme="minorHAnsi" w:eastAsiaTheme="minorEastAsia" w:hAnsiTheme="minorHAnsi" w:cstheme="minorBidi"/>
          <w:noProof/>
          <w:sz w:val="22"/>
        </w:rPr>
        <w:pPrChange w:id="533" w:author="The Si Tran" w:date="2012-12-16T10:03:00Z">
          <w:pPr>
            <w:pStyle w:val="TOC1"/>
            <w:tabs>
              <w:tab w:val="right" w:pos="9062"/>
            </w:tabs>
          </w:pPr>
        </w:pPrChange>
      </w:pPr>
      <w:ins w:id="53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ins w:id="535" w:author="The Si Tran" w:date="2012-12-16T10:01:00Z">
        <w:r>
          <w:rPr>
            <w:noProof/>
            <w:webHidden/>
          </w:rPr>
          <w:t>25</w:t>
        </w:r>
        <w:r>
          <w:rPr>
            <w:noProof/>
            <w:webHidden/>
          </w:rPr>
          <w:fldChar w:fldCharType="end"/>
        </w:r>
        <w:r w:rsidRPr="00FA5091">
          <w:rPr>
            <w:rStyle w:val="Hyperlink"/>
            <w:noProof/>
          </w:rPr>
          <w:fldChar w:fldCharType="end"/>
        </w:r>
      </w:ins>
    </w:p>
    <w:p w14:paraId="1EA18D1A" w14:textId="77777777" w:rsidR="003343D0" w:rsidRDefault="003343D0">
      <w:pPr>
        <w:pStyle w:val="TOC1"/>
        <w:rPr>
          <w:ins w:id="536" w:author="The Si Tran" w:date="2012-12-16T10:01:00Z"/>
          <w:rFonts w:asciiTheme="minorHAnsi" w:eastAsiaTheme="minorEastAsia" w:hAnsiTheme="minorHAnsi" w:cstheme="minorBidi"/>
          <w:noProof/>
          <w:sz w:val="22"/>
        </w:rPr>
        <w:pPrChange w:id="537" w:author="The Si Tran" w:date="2012-12-16T10:03:00Z">
          <w:pPr>
            <w:pStyle w:val="TOC1"/>
            <w:tabs>
              <w:tab w:val="right" w:pos="9062"/>
            </w:tabs>
          </w:pPr>
        </w:pPrChange>
      </w:pPr>
      <w:ins w:id="53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ins w:id="539" w:author="The Si Tran" w:date="2012-12-16T10:01:00Z">
        <w:r>
          <w:rPr>
            <w:noProof/>
            <w:webHidden/>
          </w:rPr>
          <w:t>64</w:t>
        </w:r>
        <w:r>
          <w:rPr>
            <w:noProof/>
            <w:webHidden/>
          </w:rPr>
          <w:fldChar w:fldCharType="end"/>
        </w:r>
        <w:r w:rsidRPr="00FA5091">
          <w:rPr>
            <w:rStyle w:val="Hyperlink"/>
            <w:noProof/>
          </w:rPr>
          <w:fldChar w:fldCharType="end"/>
        </w:r>
      </w:ins>
    </w:p>
    <w:p w14:paraId="36AED60B" w14:textId="77777777" w:rsidR="003343D0" w:rsidRDefault="003343D0">
      <w:pPr>
        <w:pStyle w:val="TOC1"/>
        <w:rPr>
          <w:ins w:id="540" w:author="The Si Tran" w:date="2012-12-16T10:01:00Z"/>
          <w:rFonts w:asciiTheme="minorHAnsi" w:eastAsiaTheme="minorEastAsia" w:hAnsiTheme="minorHAnsi" w:cstheme="minorBidi"/>
          <w:noProof/>
          <w:sz w:val="22"/>
        </w:rPr>
        <w:pPrChange w:id="541" w:author="The Si Tran" w:date="2012-12-16T10:03:00Z">
          <w:pPr>
            <w:pStyle w:val="TOC1"/>
            <w:tabs>
              <w:tab w:val="right" w:pos="9062"/>
            </w:tabs>
          </w:pPr>
        </w:pPrChange>
      </w:pPr>
      <w:ins w:id="54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ins w:id="543" w:author="The Si Tran" w:date="2012-12-16T10:01:00Z">
        <w:r>
          <w:rPr>
            <w:noProof/>
            <w:webHidden/>
          </w:rPr>
          <w:t>69</w:t>
        </w:r>
        <w:r>
          <w:rPr>
            <w:noProof/>
            <w:webHidden/>
          </w:rPr>
          <w:fldChar w:fldCharType="end"/>
        </w:r>
        <w:r w:rsidRPr="00FA5091">
          <w:rPr>
            <w:rStyle w:val="Hyperlink"/>
            <w:noProof/>
          </w:rPr>
          <w:fldChar w:fldCharType="end"/>
        </w:r>
      </w:ins>
    </w:p>
    <w:p w14:paraId="6C56354A" w14:textId="77777777" w:rsidR="003343D0" w:rsidRDefault="003343D0">
      <w:pPr>
        <w:pStyle w:val="TOC1"/>
        <w:rPr>
          <w:ins w:id="544" w:author="The Si Tran" w:date="2012-12-16T10:01:00Z"/>
          <w:rFonts w:asciiTheme="minorHAnsi" w:eastAsiaTheme="minorEastAsia" w:hAnsiTheme="minorHAnsi" w:cstheme="minorBidi"/>
          <w:noProof/>
          <w:sz w:val="22"/>
        </w:rPr>
        <w:pPrChange w:id="545" w:author="The Si Tran" w:date="2012-12-16T10:03:00Z">
          <w:pPr>
            <w:pStyle w:val="TOC1"/>
            <w:tabs>
              <w:tab w:val="right" w:pos="9062"/>
            </w:tabs>
          </w:pPr>
        </w:pPrChange>
      </w:pPr>
      <w:ins w:id="54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ins w:id="547" w:author="The Si Tran" w:date="2012-12-16T10:01:00Z">
        <w:r>
          <w:rPr>
            <w:noProof/>
            <w:webHidden/>
          </w:rPr>
          <w:t>70</w:t>
        </w:r>
        <w:r>
          <w:rPr>
            <w:noProof/>
            <w:webHidden/>
          </w:rPr>
          <w:fldChar w:fldCharType="end"/>
        </w:r>
        <w:r w:rsidRPr="00FA5091">
          <w:rPr>
            <w:rStyle w:val="Hyperlink"/>
            <w:noProof/>
          </w:rPr>
          <w:fldChar w:fldCharType="end"/>
        </w:r>
      </w:ins>
    </w:p>
    <w:p w14:paraId="42475B28" w14:textId="77777777" w:rsidR="003343D0" w:rsidRDefault="003343D0">
      <w:pPr>
        <w:pStyle w:val="TOC1"/>
        <w:rPr>
          <w:ins w:id="548" w:author="The Si Tran" w:date="2012-12-16T10:01:00Z"/>
          <w:rFonts w:asciiTheme="minorHAnsi" w:eastAsiaTheme="minorEastAsia" w:hAnsiTheme="minorHAnsi" w:cstheme="minorBidi"/>
          <w:noProof/>
          <w:sz w:val="22"/>
        </w:rPr>
        <w:pPrChange w:id="549" w:author="The Si Tran" w:date="2012-12-16T10:03:00Z">
          <w:pPr>
            <w:pStyle w:val="TOC1"/>
            <w:tabs>
              <w:tab w:val="right" w:pos="9062"/>
            </w:tabs>
          </w:pPr>
        </w:pPrChange>
      </w:pPr>
      <w:ins w:id="55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ins w:id="551" w:author="The Si Tran" w:date="2012-12-16T10:01:00Z">
        <w:r>
          <w:rPr>
            <w:noProof/>
            <w:webHidden/>
          </w:rPr>
          <w:t>70</w:t>
        </w:r>
        <w:r>
          <w:rPr>
            <w:noProof/>
            <w:webHidden/>
          </w:rPr>
          <w:fldChar w:fldCharType="end"/>
        </w:r>
        <w:r w:rsidRPr="00FA5091">
          <w:rPr>
            <w:rStyle w:val="Hyperlink"/>
            <w:noProof/>
          </w:rPr>
          <w:fldChar w:fldCharType="end"/>
        </w:r>
      </w:ins>
    </w:p>
    <w:p w14:paraId="4680F05D" w14:textId="77777777" w:rsidR="003343D0" w:rsidRDefault="003343D0">
      <w:pPr>
        <w:pStyle w:val="TOC1"/>
        <w:rPr>
          <w:ins w:id="552" w:author="The Si Tran" w:date="2012-12-16T10:01:00Z"/>
          <w:rFonts w:asciiTheme="minorHAnsi" w:eastAsiaTheme="minorEastAsia" w:hAnsiTheme="minorHAnsi" w:cstheme="minorBidi"/>
          <w:noProof/>
          <w:sz w:val="22"/>
        </w:rPr>
        <w:pPrChange w:id="553" w:author="The Si Tran" w:date="2012-12-16T10:03:00Z">
          <w:pPr>
            <w:pStyle w:val="TOC1"/>
            <w:tabs>
              <w:tab w:val="right" w:pos="9062"/>
            </w:tabs>
          </w:pPr>
        </w:pPrChange>
      </w:pPr>
      <w:ins w:id="55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ins w:id="555" w:author="The Si Tran" w:date="2012-12-16T10:01:00Z">
        <w:r>
          <w:rPr>
            <w:noProof/>
            <w:webHidden/>
          </w:rPr>
          <w:t>70</w:t>
        </w:r>
        <w:r>
          <w:rPr>
            <w:noProof/>
            <w:webHidden/>
          </w:rPr>
          <w:fldChar w:fldCharType="end"/>
        </w:r>
        <w:r w:rsidRPr="00FA5091">
          <w:rPr>
            <w:rStyle w:val="Hyperlink"/>
            <w:noProof/>
          </w:rPr>
          <w:fldChar w:fldCharType="end"/>
        </w:r>
      </w:ins>
    </w:p>
    <w:p w14:paraId="5B91E9AA" w14:textId="77777777" w:rsidR="003343D0" w:rsidRDefault="003343D0">
      <w:pPr>
        <w:pStyle w:val="TOC1"/>
        <w:rPr>
          <w:ins w:id="556" w:author="The Si Tran" w:date="2012-12-16T10:01:00Z"/>
          <w:rFonts w:asciiTheme="minorHAnsi" w:eastAsiaTheme="minorEastAsia" w:hAnsiTheme="minorHAnsi" w:cstheme="minorBidi"/>
          <w:noProof/>
          <w:sz w:val="22"/>
        </w:rPr>
        <w:pPrChange w:id="557" w:author="The Si Tran" w:date="2012-12-16T10:03:00Z">
          <w:pPr>
            <w:pStyle w:val="TOC1"/>
            <w:tabs>
              <w:tab w:val="right" w:pos="9062"/>
            </w:tabs>
          </w:pPr>
        </w:pPrChange>
      </w:pPr>
      <w:ins w:id="55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ins w:id="559" w:author="The Si Tran" w:date="2012-12-16T10:01:00Z">
        <w:r>
          <w:rPr>
            <w:noProof/>
            <w:webHidden/>
          </w:rPr>
          <w:t>71</w:t>
        </w:r>
        <w:r>
          <w:rPr>
            <w:noProof/>
            <w:webHidden/>
          </w:rPr>
          <w:fldChar w:fldCharType="end"/>
        </w:r>
        <w:r w:rsidRPr="00FA5091">
          <w:rPr>
            <w:rStyle w:val="Hyperlink"/>
            <w:noProof/>
          </w:rPr>
          <w:fldChar w:fldCharType="end"/>
        </w:r>
      </w:ins>
    </w:p>
    <w:p w14:paraId="07BDFC59" w14:textId="77777777" w:rsidR="003343D0" w:rsidRDefault="003343D0">
      <w:pPr>
        <w:pStyle w:val="TOC1"/>
        <w:rPr>
          <w:ins w:id="560" w:author="The Si Tran" w:date="2012-12-16T10:01:00Z"/>
          <w:rFonts w:asciiTheme="minorHAnsi" w:eastAsiaTheme="minorEastAsia" w:hAnsiTheme="minorHAnsi" w:cstheme="minorBidi"/>
          <w:noProof/>
          <w:sz w:val="22"/>
        </w:rPr>
        <w:pPrChange w:id="561" w:author="The Si Tran" w:date="2012-12-16T10:03:00Z">
          <w:pPr>
            <w:pStyle w:val="TOC1"/>
            <w:tabs>
              <w:tab w:val="right" w:pos="9062"/>
            </w:tabs>
          </w:pPr>
        </w:pPrChange>
      </w:pPr>
      <w:ins w:id="56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ins w:id="563" w:author="The Si Tran" w:date="2012-12-16T10:01:00Z">
        <w:r>
          <w:rPr>
            <w:noProof/>
            <w:webHidden/>
          </w:rPr>
          <w:t>71</w:t>
        </w:r>
        <w:r>
          <w:rPr>
            <w:noProof/>
            <w:webHidden/>
          </w:rPr>
          <w:fldChar w:fldCharType="end"/>
        </w:r>
        <w:r w:rsidRPr="00FA5091">
          <w:rPr>
            <w:rStyle w:val="Hyperlink"/>
            <w:noProof/>
          </w:rPr>
          <w:fldChar w:fldCharType="end"/>
        </w:r>
      </w:ins>
    </w:p>
    <w:p w14:paraId="1E8690CA" w14:textId="77777777" w:rsidR="003343D0" w:rsidRDefault="003343D0">
      <w:pPr>
        <w:pStyle w:val="TOC1"/>
        <w:rPr>
          <w:ins w:id="564" w:author="The Si Tran" w:date="2012-12-16T10:01:00Z"/>
          <w:rFonts w:asciiTheme="minorHAnsi" w:eastAsiaTheme="minorEastAsia" w:hAnsiTheme="minorHAnsi" w:cstheme="minorBidi"/>
          <w:noProof/>
          <w:sz w:val="22"/>
        </w:rPr>
        <w:pPrChange w:id="565" w:author="The Si Tran" w:date="2012-12-16T10:03:00Z">
          <w:pPr>
            <w:pStyle w:val="TOC1"/>
            <w:tabs>
              <w:tab w:val="right" w:pos="9062"/>
            </w:tabs>
          </w:pPr>
        </w:pPrChange>
      </w:pPr>
      <w:ins w:id="56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ins w:id="567" w:author="The Si Tran" w:date="2012-12-16T10:01:00Z">
        <w:r>
          <w:rPr>
            <w:noProof/>
            <w:webHidden/>
          </w:rPr>
          <w:t>72</w:t>
        </w:r>
        <w:r>
          <w:rPr>
            <w:noProof/>
            <w:webHidden/>
          </w:rPr>
          <w:fldChar w:fldCharType="end"/>
        </w:r>
        <w:r w:rsidRPr="00FA5091">
          <w:rPr>
            <w:rStyle w:val="Hyperlink"/>
            <w:noProof/>
          </w:rPr>
          <w:fldChar w:fldCharType="end"/>
        </w:r>
      </w:ins>
    </w:p>
    <w:p w14:paraId="2B6D608A" w14:textId="77777777" w:rsidR="003343D0" w:rsidRDefault="003343D0">
      <w:pPr>
        <w:pStyle w:val="TOC1"/>
        <w:rPr>
          <w:ins w:id="568" w:author="The Si Tran" w:date="2012-12-16T10:01:00Z"/>
          <w:rFonts w:asciiTheme="minorHAnsi" w:eastAsiaTheme="minorEastAsia" w:hAnsiTheme="minorHAnsi" w:cstheme="minorBidi"/>
          <w:noProof/>
          <w:sz w:val="22"/>
        </w:rPr>
        <w:pPrChange w:id="569" w:author="The Si Tran" w:date="2012-12-16T10:03:00Z">
          <w:pPr>
            <w:pStyle w:val="TOC1"/>
            <w:tabs>
              <w:tab w:val="right" w:pos="9062"/>
            </w:tabs>
          </w:pPr>
        </w:pPrChange>
      </w:pPr>
      <w:ins w:id="57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ins w:id="571" w:author="The Si Tran" w:date="2012-12-16T10:01:00Z">
        <w:r>
          <w:rPr>
            <w:noProof/>
            <w:webHidden/>
          </w:rPr>
          <w:t>73</w:t>
        </w:r>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72"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73" w:author="The Si Tran" w:date="2012-12-11T23:27:00Z"/>
        </w:rPr>
        <w:pPrChange w:id="574" w:author="The Si Tran" w:date="2012-12-12T07:33:00Z">
          <w:pPr>
            <w:pStyle w:val="Heading1"/>
            <w:numPr>
              <w:numId w:val="0"/>
            </w:numPr>
            <w:spacing w:line="480" w:lineRule="auto"/>
            <w:ind w:left="0" w:firstLine="0"/>
            <w:jc w:val="left"/>
          </w:pPr>
        </w:pPrChange>
      </w:pPr>
      <w:ins w:id="575"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576" w:author="The Si Tran" w:date="2012-12-11T23:00:00Z"/>
          <w:b w:val="0"/>
          <w:bCs w:val="0"/>
          <w:sz w:val="26"/>
          <w:rPrChange w:id="577" w:author="The Si Tran" w:date="2012-12-05T23:02:00Z">
            <w:rPr>
              <w:del w:id="578" w:author="The Si Tran" w:date="2012-12-11T23:00:00Z"/>
              <w:b/>
              <w:bCs/>
              <w:kern w:val="32"/>
              <w:sz w:val="32"/>
              <w:szCs w:val="32"/>
            </w:rPr>
          </w:rPrChange>
        </w:rPr>
        <w:pPrChange w:id="579" w:author="The Si Tran" w:date="2012-12-12T07:33:00Z">
          <w:pPr>
            <w:spacing w:before="0" w:after="200" w:line="276" w:lineRule="auto"/>
            <w:jc w:val="left"/>
          </w:pPr>
        </w:pPrChange>
      </w:pPr>
      <w:bookmarkStart w:id="580" w:name="_Toc328879888"/>
      <w:bookmarkStart w:id="581" w:name="_Toc328894964"/>
      <w:del w:id="582"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83" w:author="The Si Tran" w:date="2012-12-12T00:01:00Z"/>
          <w:rFonts w:cs="Times New Roman"/>
          <w:sz w:val="26"/>
        </w:rPr>
        <w:pPrChange w:id="584" w:author="The Si Tran" w:date="2012-12-12T07:33:00Z">
          <w:pPr>
            <w:pStyle w:val="Heading1"/>
            <w:numPr>
              <w:numId w:val="0"/>
            </w:numPr>
            <w:spacing w:line="480" w:lineRule="auto"/>
            <w:ind w:left="0" w:firstLine="0"/>
            <w:jc w:val="left"/>
          </w:pPr>
        </w:pPrChange>
      </w:pPr>
      <w:del w:id="585" w:author="The Si Tran" w:date="2012-12-12T07:33:00Z">
        <w:r w:rsidRPr="00312F4F" w:rsidDel="006D2AC8">
          <w:rPr>
            <w:rFonts w:cs="Times New Roman"/>
            <w:sz w:val="26"/>
          </w:rPr>
          <w:delText>DANH MỤC BẢNG</w:delText>
        </w:r>
      </w:del>
      <w:bookmarkEnd w:id="580"/>
      <w:bookmarkEnd w:id="581"/>
    </w:p>
    <w:p w14:paraId="697A1872" w14:textId="77777777" w:rsidR="0045424A" w:rsidRPr="002B1464" w:rsidDel="00D80916" w:rsidRDefault="0045424A">
      <w:pPr>
        <w:rPr>
          <w:del w:id="586" w:author="The Si Tran" w:date="2012-12-12T13:34:00Z"/>
        </w:rPr>
      </w:pPr>
    </w:p>
    <w:p w14:paraId="0C08AE99" w14:textId="77777777" w:rsidR="004D65BA" w:rsidRPr="0049233F" w:rsidDel="00D80916" w:rsidRDefault="0045424A" w:rsidP="0045424A">
      <w:pPr>
        <w:spacing w:before="0" w:after="200" w:line="276" w:lineRule="auto"/>
        <w:jc w:val="left"/>
        <w:rPr>
          <w:del w:id="587" w:author="The Si Tran" w:date="2012-12-12T13:33:00Z"/>
          <w:noProof/>
          <w:szCs w:val="26"/>
        </w:rPr>
      </w:pPr>
      <w:del w:id="588"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89" w:author="The Si Tran" w:date="2012-12-12T13:34:00Z"/>
          <w:noProof/>
        </w:rPr>
      </w:pPr>
    </w:p>
    <w:p w14:paraId="718E6531" w14:textId="77777777" w:rsidR="00D80916" w:rsidRPr="00D80916" w:rsidRDefault="00D80916">
      <w:pPr>
        <w:rPr>
          <w:ins w:id="590" w:author="The Si Tran" w:date="2012-12-12T13:34:00Z"/>
          <w:rPrChange w:id="591" w:author="The Si Tran" w:date="2012-12-12T13:34:00Z">
            <w:rPr>
              <w:ins w:id="592" w:author="The Si Tran" w:date="2012-12-12T13:34:00Z"/>
              <w:noProof/>
            </w:rPr>
          </w:rPrChange>
        </w:rPr>
        <w:pPrChange w:id="593" w:author="The Si Tran" w:date="2012-12-12T13:34:00Z">
          <w:pPr>
            <w:spacing w:before="0" w:after="200" w:line="276" w:lineRule="auto"/>
            <w:jc w:val="left"/>
          </w:pPr>
        </w:pPrChange>
      </w:pPr>
    </w:p>
    <w:p w14:paraId="7ECCFBBD" w14:textId="77777777" w:rsidR="00D80916" w:rsidRPr="00D80916" w:rsidRDefault="00D80916">
      <w:pPr>
        <w:rPr>
          <w:ins w:id="594" w:author="The Si Tran" w:date="2012-12-12T13:34:00Z"/>
          <w:rPrChange w:id="595" w:author="The Si Tran" w:date="2012-12-12T13:34:00Z">
            <w:rPr>
              <w:ins w:id="596" w:author="The Si Tran" w:date="2012-12-12T13:34:00Z"/>
              <w:noProof/>
            </w:rPr>
          </w:rPrChange>
        </w:rPr>
        <w:pPrChange w:id="597" w:author="The Si Tran" w:date="2012-12-12T13:34:00Z">
          <w:pPr>
            <w:spacing w:before="0" w:after="200" w:line="276" w:lineRule="auto"/>
            <w:jc w:val="left"/>
          </w:pPr>
        </w:pPrChange>
      </w:pPr>
    </w:p>
    <w:p w14:paraId="18E27414" w14:textId="77777777" w:rsidR="00D80916" w:rsidRPr="00D80916" w:rsidRDefault="00D80916">
      <w:pPr>
        <w:rPr>
          <w:ins w:id="598" w:author="The Si Tran" w:date="2012-12-12T13:34:00Z"/>
          <w:rPrChange w:id="599" w:author="The Si Tran" w:date="2012-12-12T13:34:00Z">
            <w:rPr>
              <w:ins w:id="600" w:author="The Si Tran" w:date="2012-12-12T13:34:00Z"/>
              <w:noProof/>
            </w:rPr>
          </w:rPrChange>
        </w:rPr>
        <w:pPrChange w:id="601" w:author="The Si Tran" w:date="2012-12-12T13:34:00Z">
          <w:pPr>
            <w:spacing w:before="0" w:after="200" w:line="276" w:lineRule="auto"/>
            <w:jc w:val="left"/>
          </w:pPr>
        </w:pPrChange>
      </w:pPr>
    </w:p>
    <w:p w14:paraId="428BE4D4" w14:textId="77777777" w:rsidR="00D80916" w:rsidRPr="00D80916" w:rsidRDefault="00D80916">
      <w:pPr>
        <w:rPr>
          <w:ins w:id="602" w:author="The Si Tran" w:date="2012-12-12T13:34:00Z"/>
          <w:rPrChange w:id="603" w:author="The Si Tran" w:date="2012-12-12T13:34:00Z">
            <w:rPr>
              <w:ins w:id="604" w:author="The Si Tran" w:date="2012-12-12T13:34:00Z"/>
              <w:noProof/>
            </w:rPr>
          </w:rPrChange>
        </w:rPr>
        <w:pPrChange w:id="605" w:author="The Si Tran" w:date="2012-12-12T13:34:00Z">
          <w:pPr>
            <w:spacing w:before="0" w:after="200" w:line="276" w:lineRule="auto"/>
            <w:jc w:val="left"/>
          </w:pPr>
        </w:pPrChange>
      </w:pPr>
    </w:p>
    <w:p w14:paraId="0BD67063" w14:textId="77777777" w:rsidR="00D80916" w:rsidRDefault="00D80916" w:rsidP="00D80916">
      <w:pPr>
        <w:rPr>
          <w:ins w:id="606" w:author="The Si Tran" w:date="2012-12-12T13:34:00Z"/>
        </w:rPr>
      </w:pPr>
    </w:p>
    <w:p w14:paraId="3CA23180" w14:textId="77777777" w:rsidR="00D80916" w:rsidRDefault="00D80916">
      <w:pPr>
        <w:tabs>
          <w:tab w:val="left" w:pos="1260"/>
        </w:tabs>
        <w:rPr>
          <w:ins w:id="607" w:author="The Si Tran" w:date="2012-12-12T13:34:00Z"/>
        </w:rPr>
        <w:pPrChange w:id="608" w:author="The Si Tran" w:date="2012-12-12T13:34:00Z">
          <w:pPr/>
        </w:pPrChange>
      </w:pPr>
      <w:ins w:id="609" w:author="The Si Tran" w:date="2012-12-12T13:34:00Z">
        <w:r>
          <w:tab/>
        </w:r>
      </w:ins>
    </w:p>
    <w:p w14:paraId="3551C36F" w14:textId="77777777" w:rsidR="00276DB6" w:rsidRDefault="00276DB6">
      <w:pPr>
        <w:rPr>
          <w:ins w:id="610" w:author="The Si Tran" w:date="2012-12-12T13:34:00Z"/>
          <w:b/>
          <w:bCs/>
          <w:rPrChange w:id="611" w:author="The Si Tran" w:date="2012-12-12T13:34:00Z">
            <w:rPr>
              <w:ins w:id="612" w:author="The Si Tran" w:date="2012-12-12T13:34:00Z"/>
              <w:rFonts w:cs="Times New Roman"/>
              <w:b w:val="0"/>
              <w:bCs w:val="0"/>
              <w:caps/>
              <w:noProof/>
              <w:kern w:val="0"/>
              <w:sz w:val="26"/>
              <w:szCs w:val="26"/>
            </w:rPr>
          </w:rPrChange>
        </w:rPr>
        <w:sectPr w:rsidR="00276DB6" w:rsidSect="005E182F">
          <w:footerReference w:type="default" r:id="rId9"/>
          <w:pgSz w:w="11909" w:h="16834" w:code="9"/>
          <w:pgMar w:top="1411" w:right="1138" w:bottom="1411" w:left="1699" w:header="720" w:footer="720" w:gutter="0"/>
          <w:pgNumType w:fmt="lowerRoman" w:start="1"/>
          <w:cols w:space="720"/>
          <w:titlePg/>
          <w:docGrid w:linePitch="360"/>
          <w:sectPrChange w:id="618" w:author="The Si Tran" w:date="2012-12-12T13:50:00Z">
            <w:sectPr w:rsidR="00276DB6" w:rsidSect="005E182F">
              <w:pgMar w:top="1411" w:right="1138" w:bottom="1411" w:left="1699" w:header="720" w:footer="720" w:gutter="0"/>
              <w:pgNumType w:fmt="decimal"/>
              <w:titlePg w:val="0"/>
            </w:sectPr>
          </w:sectPrChange>
        </w:sectPr>
        <w:pPrChange w:id="619" w:author="The Si Tran" w:date="2012-12-12T13:34:00Z">
          <w:pPr>
            <w:pStyle w:val="Heading1"/>
            <w:ind w:firstLine="180"/>
            <w:jc w:val="left"/>
          </w:pPr>
        </w:pPrChange>
      </w:pPr>
    </w:p>
    <w:p w14:paraId="1CC33B30" w14:textId="77777777" w:rsidR="004B6166" w:rsidRPr="00EC61DB" w:rsidDel="00C31595" w:rsidRDefault="004B6166">
      <w:pPr>
        <w:pStyle w:val="Heading1"/>
        <w:rPr>
          <w:del w:id="620" w:author="The Si Tran" w:date="2012-12-12T07:32:00Z"/>
          <w:b w:val="0"/>
          <w:rPrChange w:id="621" w:author="The Si Tran" w:date="2012-12-14T07:14:00Z">
            <w:rPr>
              <w:del w:id="622" w:author="The Si Tran" w:date="2012-12-12T07:32:00Z"/>
              <w:b/>
              <w:caps/>
              <w:noProof/>
              <w:sz w:val="32"/>
              <w:szCs w:val="32"/>
            </w:rPr>
          </w:rPrChange>
        </w:rPr>
        <w:pPrChange w:id="623" w:author="The Si Tran" w:date="2012-12-14T07:14:00Z">
          <w:pPr>
            <w:spacing w:before="0" w:after="200" w:line="276" w:lineRule="auto"/>
            <w:jc w:val="center"/>
          </w:pPr>
        </w:pPrChange>
      </w:pPr>
      <w:del w:id="624" w:author="The Si Tran" w:date="2012-12-12T07:32:00Z">
        <w:r w:rsidRPr="00EC61DB" w:rsidDel="00C31595">
          <w:rPr>
            <w:b w:val="0"/>
            <w:bCs w:val="0"/>
            <w:rPrChange w:id="625" w:author="The Si Tran" w:date="2012-12-14T07:14:00Z">
              <w:rPr>
                <w:rFonts w:cs="Arial"/>
                <w:b/>
                <w:bCs/>
                <w:caps/>
                <w:noProof/>
                <w:kern w:val="32"/>
                <w:sz w:val="32"/>
                <w:szCs w:val="26"/>
              </w:rPr>
            </w:rPrChange>
          </w:rPr>
          <w:lastRenderedPageBreak/>
          <w:delText>Danh mục chữ viết tắt</w:delText>
        </w:r>
        <w:bookmarkStart w:id="626" w:name="_Toc343083492"/>
        <w:bookmarkStart w:id="627" w:name="_Toc343083706"/>
        <w:bookmarkStart w:id="628" w:name="_Toc343083917"/>
        <w:bookmarkStart w:id="629" w:name="_Toc343220676"/>
        <w:bookmarkStart w:id="630" w:name="_Toc343232179"/>
        <w:bookmarkStart w:id="631" w:name="_Toc343232592"/>
        <w:bookmarkStart w:id="632" w:name="_Toc343232877"/>
        <w:bookmarkStart w:id="633" w:name="_Toc343415382"/>
        <w:bookmarkStart w:id="634" w:name="_Toc343415678"/>
        <w:bookmarkStart w:id="635" w:name="_Toc343452337"/>
        <w:bookmarkEnd w:id="626"/>
        <w:bookmarkEnd w:id="627"/>
        <w:bookmarkEnd w:id="628"/>
        <w:bookmarkEnd w:id="629"/>
        <w:bookmarkEnd w:id="630"/>
        <w:bookmarkEnd w:id="631"/>
        <w:bookmarkEnd w:id="632"/>
        <w:bookmarkEnd w:id="633"/>
        <w:bookmarkEnd w:id="634"/>
        <w:bookmarkEnd w:id="635"/>
      </w:del>
    </w:p>
    <w:p w14:paraId="08C26D51" w14:textId="77777777" w:rsidR="004B6166" w:rsidRPr="00EC61DB" w:rsidDel="00C31595" w:rsidRDefault="004B6166">
      <w:pPr>
        <w:pStyle w:val="Heading1"/>
        <w:rPr>
          <w:del w:id="636" w:author="The Si Tran" w:date="2012-12-12T07:32:00Z"/>
          <w:rPrChange w:id="637" w:author="The Si Tran" w:date="2012-12-14T07:14:00Z">
            <w:rPr>
              <w:del w:id="638" w:author="The Si Tran" w:date="2012-12-12T07:32:00Z"/>
              <w:noProof/>
              <w:szCs w:val="26"/>
            </w:rPr>
          </w:rPrChange>
        </w:rPr>
        <w:pPrChange w:id="639" w:author="The Si Tran" w:date="2012-12-14T07:14:00Z">
          <w:pPr>
            <w:spacing w:before="0" w:after="200" w:line="276" w:lineRule="auto"/>
            <w:jc w:val="left"/>
          </w:pPr>
        </w:pPrChange>
      </w:pPr>
      <w:bookmarkStart w:id="640" w:name="_Toc343083493"/>
      <w:bookmarkStart w:id="641" w:name="_Toc343083707"/>
      <w:bookmarkStart w:id="642" w:name="_Toc343083918"/>
      <w:bookmarkStart w:id="643" w:name="_Toc343220677"/>
      <w:bookmarkStart w:id="644" w:name="_Toc343232180"/>
      <w:bookmarkStart w:id="645" w:name="_Toc343232593"/>
      <w:bookmarkStart w:id="646" w:name="_Toc343232878"/>
      <w:bookmarkStart w:id="647" w:name="_Toc343415383"/>
      <w:bookmarkStart w:id="648" w:name="_Toc343415679"/>
      <w:bookmarkStart w:id="649" w:name="_Toc343452338"/>
      <w:bookmarkEnd w:id="640"/>
      <w:bookmarkEnd w:id="641"/>
      <w:bookmarkEnd w:id="642"/>
      <w:bookmarkEnd w:id="643"/>
      <w:bookmarkEnd w:id="644"/>
      <w:bookmarkEnd w:id="645"/>
      <w:bookmarkEnd w:id="646"/>
      <w:bookmarkEnd w:id="647"/>
      <w:bookmarkEnd w:id="648"/>
      <w:bookmarkEnd w:id="649"/>
    </w:p>
    <w:p w14:paraId="25E87DD7" w14:textId="77777777" w:rsidR="004B6166" w:rsidRPr="00EC61DB" w:rsidDel="00C31595" w:rsidRDefault="004B6166">
      <w:pPr>
        <w:pStyle w:val="Heading1"/>
        <w:rPr>
          <w:del w:id="650" w:author="The Si Tran" w:date="2012-12-12T07:32:00Z"/>
          <w:rPrChange w:id="651" w:author="The Si Tran" w:date="2012-12-14T07:14:00Z">
            <w:rPr>
              <w:del w:id="652" w:author="The Si Tran" w:date="2012-12-12T07:32:00Z"/>
              <w:noProof/>
              <w:szCs w:val="26"/>
            </w:rPr>
          </w:rPrChange>
        </w:rPr>
        <w:pPrChange w:id="653" w:author="The Si Tran" w:date="2012-12-14T07:14:00Z">
          <w:pPr>
            <w:spacing w:before="0" w:after="200" w:line="276" w:lineRule="auto"/>
            <w:jc w:val="left"/>
          </w:pPr>
        </w:pPrChange>
      </w:pPr>
      <w:bookmarkStart w:id="654" w:name="_Toc343083494"/>
      <w:bookmarkStart w:id="655" w:name="_Toc343083708"/>
      <w:bookmarkStart w:id="656" w:name="_Toc343083919"/>
      <w:bookmarkStart w:id="657" w:name="_Toc343220678"/>
      <w:bookmarkStart w:id="658" w:name="_Toc343232181"/>
      <w:bookmarkStart w:id="659" w:name="_Toc343232594"/>
      <w:bookmarkStart w:id="660" w:name="_Toc343232879"/>
      <w:bookmarkStart w:id="661" w:name="_Toc343415384"/>
      <w:bookmarkStart w:id="662" w:name="_Toc343415680"/>
      <w:bookmarkStart w:id="663" w:name="_Toc343452339"/>
      <w:bookmarkEnd w:id="654"/>
      <w:bookmarkEnd w:id="655"/>
      <w:bookmarkEnd w:id="656"/>
      <w:bookmarkEnd w:id="657"/>
      <w:bookmarkEnd w:id="658"/>
      <w:bookmarkEnd w:id="659"/>
      <w:bookmarkEnd w:id="660"/>
      <w:bookmarkEnd w:id="661"/>
      <w:bookmarkEnd w:id="662"/>
      <w:bookmarkEnd w:id="663"/>
    </w:p>
    <w:p w14:paraId="63306A89"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495"/>
      <w:bookmarkStart w:id="669" w:name="_Toc343083709"/>
      <w:bookmarkStart w:id="670" w:name="_Toc343083920"/>
      <w:bookmarkStart w:id="671" w:name="_Toc343220679"/>
      <w:bookmarkStart w:id="672" w:name="_Toc343232182"/>
      <w:bookmarkStart w:id="673" w:name="_Toc343232595"/>
      <w:bookmarkStart w:id="674" w:name="_Toc343232880"/>
      <w:bookmarkStart w:id="675" w:name="_Toc343415385"/>
      <w:bookmarkStart w:id="676" w:name="_Toc343415681"/>
      <w:bookmarkStart w:id="677" w:name="_Toc343452340"/>
      <w:bookmarkEnd w:id="668"/>
      <w:bookmarkEnd w:id="669"/>
      <w:bookmarkEnd w:id="670"/>
      <w:bookmarkEnd w:id="671"/>
      <w:bookmarkEnd w:id="672"/>
      <w:bookmarkEnd w:id="673"/>
      <w:bookmarkEnd w:id="674"/>
      <w:bookmarkEnd w:id="675"/>
      <w:bookmarkEnd w:id="676"/>
      <w:bookmarkEnd w:id="677"/>
    </w:p>
    <w:p w14:paraId="5373E3E8" w14:textId="77777777" w:rsidR="004B6166" w:rsidRPr="00EC61DB" w:rsidDel="00C31595" w:rsidRDefault="004B6166">
      <w:pPr>
        <w:pStyle w:val="Heading1"/>
        <w:rPr>
          <w:del w:id="678" w:author="The Si Tran" w:date="2012-12-12T07:32:00Z"/>
          <w:rPrChange w:id="679" w:author="The Si Tran" w:date="2012-12-14T07:14:00Z">
            <w:rPr>
              <w:del w:id="680" w:author="The Si Tran" w:date="2012-12-12T07:32:00Z"/>
              <w:noProof/>
              <w:szCs w:val="26"/>
            </w:rPr>
          </w:rPrChange>
        </w:rPr>
        <w:pPrChange w:id="681" w:author="The Si Tran" w:date="2012-12-14T07:14:00Z">
          <w:pPr>
            <w:spacing w:before="0" w:after="200" w:line="276" w:lineRule="auto"/>
            <w:jc w:val="left"/>
          </w:pPr>
        </w:pPrChange>
      </w:pPr>
      <w:bookmarkStart w:id="682" w:name="_Toc343083496"/>
      <w:bookmarkStart w:id="683" w:name="_Toc343083710"/>
      <w:bookmarkStart w:id="684" w:name="_Toc343083921"/>
      <w:bookmarkStart w:id="685" w:name="_Toc343220680"/>
      <w:bookmarkStart w:id="686" w:name="_Toc343232183"/>
      <w:bookmarkStart w:id="687" w:name="_Toc343232596"/>
      <w:bookmarkStart w:id="688" w:name="_Toc343232881"/>
      <w:bookmarkStart w:id="689" w:name="_Toc343415386"/>
      <w:bookmarkStart w:id="690" w:name="_Toc343415682"/>
      <w:bookmarkStart w:id="691" w:name="_Toc343452341"/>
      <w:bookmarkEnd w:id="682"/>
      <w:bookmarkEnd w:id="683"/>
      <w:bookmarkEnd w:id="684"/>
      <w:bookmarkEnd w:id="685"/>
      <w:bookmarkEnd w:id="686"/>
      <w:bookmarkEnd w:id="687"/>
      <w:bookmarkEnd w:id="688"/>
      <w:bookmarkEnd w:id="689"/>
      <w:bookmarkEnd w:id="690"/>
      <w:bookmarkEnd w:id="691"/>
    </w:p>
    <w:p w14:paraId="1FFB28D4" w14:textId="77777777" w:rsidR="004B6166" w:rsidRPr="00EC61DB" w:rsidDel="00C31595" w:rsidRDefault="004B6166">
      <w:pPr>
        <w:pStyle w:val="Heading1"/>
        <w:rPr>
          <w:del w:id="692" w:author="The Si Tran" w:date="2012-12-12T07:32:00Z"/>
          <w:rPrChange w:id="693" w:author="The Si Tran" w:date="2012-12-14T07:14:00Z">
            <w:rPr>
              <w:del w:id="694" w:author="The Si Tran" w:date="2012-12-12T07:32:00Z"/>
              <w:noProof/>
              <w:szCs w:val="26"/>
            </w:rPr>
          </w:rPrChange>
        </w:rPr>
        <w:pPrChange w:id="695" w:author="The Si Tran" w:date="2012-12-14T07:14:00Z">
          <w:pPr>
            <w:spacing w:before="0" w:after="200" w:line="276" w:lineRule="auto"/>
            <w:jc w:val="left"/>
          </w:pPr>
        </w:pPrChange>
      </w:pPr>
      <w:bookmarkStart w:id="696" w:name="_Toc343083497"/>
      <w:bookmarkStart w:id="697" w:name="_Toc343083711"/>
      <w:bookmarkStart w:id="698" w:name="_Toc343083922"/>
      <w:bookmarkStart w:id="699" w:name="_Toc343220681"/>
      <w:bookmarkStart w:id="700" w:name="_Toc343232184"/>
      <w:bookmarkStart w:id="701" w:name="_Toc343232597"/>
      <w:bookmarkStart w:id="702" w:name="_Toc343232882"/>
      <w:bookmarkStart w:id="703" w:name="_Toc343415387"/>
      <w:bookmarkStart w:id="704" w:name="_Toc343415683"/>
      <w:bookmarkStart w:id="705" w:name="_Toc343452342"/>
      <w:bookmarkEnd w:id="696"/>
      <w:bookmarkEnd w:id="697"/>
      <w:bookmarkEnd w:id="698"/>
      <w:bookmarkEnd w:id="699"/>
      <w:bookmarkEnd w:id="700"/>
      <w:bookmarkEnd w:id="701"/>
      <w:bookmarkEnd w:id="702"/>
      <w:bookmarkEnd w:id="703"/>
      <w:bookmarkEnd w:id="704"/>
      <w:bookmarkEnd w:id="705"/>
    </w:p>
    <w:p w14:paraId="015A15ED" w14:textId="77777777" w:rsidR="004B6166" w:rsidRPr="00EC61DB" w:rsidDel="00C31595" w:rsidRDefault="004B6166">
      <w:pPr>
        <w:pStyle w:val="Heading1"/>
        <w:rPr>
          <w:del w:id="706" w:author="The Si Tran" w:date="2012-12-12T07:32:00Z"/>
          <w:rPrChange w:id="707" w:author="The Si Tran" w:date="2012-12-14T07:14:00Z">
            <w:rPr>
              <w:del w:id="708" w:author="The Si Tran" w:date="2012-12-12T07:32:00Z"/>
              <w:noProof/>
              <w:szCs w:val="26"/>
            </w:rPr>
          </w:rPrChange>
        </w:rPr>
        <w:pPrChange w:id="709" w:author="The Si Tran" w:date="2012-12-14T07:14:00Z">
          <w:pPr>
            <w:spacing w:before="0" w:after="200" w:line="276" w:lineRule="auto"/>
            <w:jc w:val="left"/>
          </w:pPr>
        </w:pPrChange>
      </w:pPr>
      <w:bookmarkStart w:id="710" w:name="_Toc343083498"/>
      <w:bookmarkStart w:id="711" w:name="_Toc343083712"/>
      <w:bookmarkStart w:id="712" w:name="_Toc343083923"/>
      <w:bookmarkStart w:id="713" w:name="_Toc343220682"/>
      <w:bookmarkStart w:id="714" w:name="_Toc343232185"/>
      <w:bookmarkStart w:id="715" w:name="_Toc343232598"/>
      <w:bookmarkStart w:id="716" w:name="_Toc343232883"/>
      <w:bookmarkStart w:id="717" w:name="_Toc343415388"/>
      <w:bookmarkStart w:id="718" w:name="_Toc343415684"/>
      <w:bookmarkStart w:id="719" w:name="_Toc343452343"/>
      <w:bookmarkEnd w:id="710"/>
      <w:bookmarkEnd w:id="711"/>
      <w:bookmarkEnd w:id="712"/>
      <w:bookmarkEnd w:id="713"/>
      <w:bookmarkEnd w:id="714"/>
      <w:bookmarkEnd w:id="715"/>
      <w:bookmarkEnd w:id="716"/>
      <w:bookmarkEnd w:id="717"/>
      <w:bookmarkEnd w:id="718"/>
      <w:bookmarkEnd w:id="719"/>
    </w:p>
    <w:p w14:paraId="7807CE74" w14:textId="77777777" w:rsidR="004B6166" w:rsidRPr="00EC61DB" w:rsidDel="00C31595" w:rsidRDefault="004B6166">
      <w:pPr>
        <w:pStyle w:val="Heading1"/>
        <w:rPr>
          <w:del w:id="720" w:author="The Si Tran" w:date="2012-12-12T07:32:00Z"/>
          <w:rPrChange w:id="721" w:author="The Si Tran" w:date="2012-12-14T07:14:00Z">
            <w:rPr>
              <w:del w:id="722" w:author="The Si Tran" w:date="2012-12-12T07:32:00Z"/>
              <w:noProof/>
              <w:szCs w:val="26"/>
            </w:rPr>
          </w:rPrChange>
        </w:rPr>
        <w:pPrChange w:id="723" w:author="The Si Tran" w:date="2012-12-14T07:14:00Z">
          <w:pPr>
            <w:spacing w:before="0" w:after="200" w:line="276" w:lineRule="auto"/>
            <w:jc w:val="left"/>
          </w:pPr>
        </w:pPrChange>
      </w:pPr>
      <w:bookmarkStart w:id="724" w:name="_Toc343083499"/>
      <w:bookmarkStart w:id="725" w:name="_Toc343083713"/>
      <w:bookmarkStart w:id="726" w:name="_Toc343083924"/>
      <w:bookmarkStart w:id="727" w:name="_Toc343220683"/>
      <w:bookmarkStart w:id="728" w:name="_Toc343232186"/>
      <w:bookmarkStart w:id="729" w:name="_Toc343232599"/>
      <w:bookmarkStart w:id="730" w:name="_Toc343232884"/>
      <w:bookmarkStart w:id="731" w:name="_Toc343415389"/>
      <w:bookmarkStart w:id="732" w:name="_Toc343415685"/>
      <w:bookmarkStart w:id="733" w:name="_Toc343452344"/>
      <w:bookmarkEnd w:id="724"/>
      <w:bookmarkEnd w:id="725"/>
      <w:bookmarkEnd w:id="726"/>
      <w:bookmarkEnd w:id="727"/>
      <w:bookmarkEnd w:id="728"/>
      <w:bookmarkEnd w:id="729"/>
      <w:bookmarkEnd w:id="730"/>
      <w:bookmarkEnd w:id="731"/>
      <w:bookmarkEnd w:id="732"/>
      <w:bookmarkEnd w:id="733"/>
    </w:p>
    <w:p w14:paraId="5E884288" w14:textId="77777777" w:rsidR="004B6166" w:rsidRPr="00EC61DB" w:rsidDel="00C31595" w:rsidRDefault="004B6166">
      <w:pPr>
        <w:pStyle w:val="Heading1"/>
        <w:rPr>
          <w:del w:id="734" w:author="The Si Tran" w:date="2012-12-12T07:32:00Z"/>
          <w:rPrChange w:id="735" w:author="The Si Tran" w:date="2012-12-14T07:14:00Z">
            <w:rPr>
              <w:del w:id="736" w:author="The Si Tran" w:date="2012-12-12T07:32:00Z"/>
              <w:noProof/>
              <w:szCs w:val="26"/>
            </w:rPr>
          </w:rPrChange>
        </w:rPr>
        <w:pPrChange w:id="737" w:author="The Si Tran" w:date="2012-12-14T07:14:00Z">
          <w:pPr>
            <w:spacing w:before="0" w:after="200" w:line="276" w:lineRule="auto"/>
            <w:jc w:val="left"/>
          </w:pPr>
        </w:pPrChange>
      </w:pPr>
      <w:bookmarkStart w:id="738" w:name="_Toc343083500"/>
      <w:bookmarkStart w:id="739" w:name="_Toc343083714"/>
      <w:bookmarkStart w:id="740" w:name="_Toc343083925"/>
      <w:bookmarkStart w:id="741" w:name="_Toc343220684"/>
      <w:bookmarkStart w:id="742" w:name="_Toc343232187"/>
      <w:bookmarkStart w:id="743" w:name="_Toc343232600"/>
      <w:bookmarkStart w:id="744" w:name="_Toc343232885"/>
      <w:bookmarkStart w:id="745" w:name="_Toc343415390"/>
      <w:bookmarkStart w:id="746" w:name="_Toc343415686"/>
      <w:bookmarkStart w:id="747" w:name="_Toc343452345"/>
      <w:bookmarkEnd w:id="738"/>
      <w:bookmarkEnd w:id="739"/>
      <w:bookmarkEnd w:id="740"/>
      <w:bookmarkEnd w:id="741"/>
      <w:bookmarkEnd w:id="742"/>
      <w:bookmarkEnd w:id="743"/>
      <w:bookmarkEnd w:id="744"/>
      <w:bookmarkEnd w:id="745"/>
      <w:bookmarkEnd w:id="746"/>
      <w:bookmarkEnd w:id="747"/>
    </w:p>
    <w:p w14:paraId="2C6D53AB" w14:textId="77777777" w:rsidR="004B6166" w:rsidRPr="00EC61DB" w:rsidDel="00C31595" w:rsidRDefault="004B6166">
      <w:pPr>
        <w:pStyle w:val="Heading1"/>
        <w:rPr>
          <w:del w:id="748" w:author="The Si Tran" w:date="2012-12-12T07:32:00Z"/>
          <w:rPrChange w:id="749" w:author="The Si Tran" w:date="2012-12-14T07:14:00Z">
            <w:rPr>
              <w:del w:id="750" w:author="The Si Tran" w:date="2012-12-12T07:32:00Z"/>
              <w:noProof/>
              <w:szCs w:val="26"/>
            </w:rPr>
          </w:rPrChange>
        </w:rPr>
        <w:pPrChange w:id="751" w:author="The Si Tran" w:date="2012-12-14T07:14:00Z">
          <w:pPr>
            <w:spacing w:before="0" w:after="200" w:line="276" w:lineRule="auto"/>
            <w:jc w:val="left"/>
          </w:pPr>
        </w:pPrChange>
      </w:pPr>
      <w:bookmarkStart w:id="752" w:name="_Toc343083501"/>
      <w:bookmarkStart w:id="753" w:name="_Toc343083715"/>
      <w:bookmarkStart w:id="754" w:name="_Toc343083926"/>
      <w:bookmarkStart w:id="755" w:name="_Toc343220685"/>
      <w:bookmarkStart w:id="756" w:name="_Toc343232188"/>
      <w:bookmarkStart w:id="757" w:name="_Toc343232601"/>
      <w:bookmarkStart w:id="758" w:name="_Toc343232886"/>
      <w:bookmarkStart w:id="759" w:name="_Toc343415391"/>
      <w:bookmarkStart w:id="760" w:name="_Toc343415687"/>
      <w:bookmarkStart w:id="761" w:name="_Toc343452346"/>
      <w:bookmarkEnd w:id="752"/>
      <w:bookmarkEnd w:id="753"/>
      <w:bookmarkEnd w:id="754"/>
      <w:bookmarkEnd w:id="755"/>
      <w:bookmarkEnd w:id="756"/>
      <w:bookmarkEnd w:id="757"/>
      <w:bookmarkEnd w:id="758"/>
      <w:bookmarkEnd w:id="759"/>
      <w:bookmarkEnd w:id="760"/>
      <w:bookmarkEnd w:id="761"/>
    </w:p>
    <w:p w14:paraId="792F8F0D" w14:textId="77777777" w:rsidR="004B6166" w:rsidRPr="00EC61DB" w:rsidDel="00C31595" w:rsidRDefault="004B6166">
      <w:pPr>
        <w:pStyle w:val="Heading1"/>
        <w:rPr>
          <w:del w:id="762" w:author="The Si Tran" w:date="2012-12-12T07:32:00Z"/>
          <w:rPrChange w:id="763" w:author="The Si Tran" w:date="2012-12-14T07:14:00Z">
            <w:rPr>
              <w:del w:id="764" w:author="The Si Tran" w:date="2012-12-12T07:32:00Z"/>
              <w:noProof/>
              <w:szCs w:val="26"/>
            </w:rPr>
          </w:rPrChange>
        </w:rPr>
        <w:pPrChange w:id="765" w:author="The Si Tran" w:date="2012-12-14T07:14:00Z">
          <w:pPr>
            <w:spacing w:before="0" w:after="200" w:line="276" w:lineRule="auto"/>
            <w:jc w:val="left"/>
          </w:pPr>
        </w:pPrChange>
      </w:pPr>
      <w:bookmarkStart w:id="766" w:name="_Toc343083502"/>
      <w:bookmarkStart w:id="767" w:name="_Toc343083716"/>
      <w:bookmarkStart w:id="768" w:name="_Toc343083927"/>
      <w:bookmarkStart w:id="769" w:name="_Toc343220686"/>
      <w:bookmarkStart w:id="770" w:name="_Toc343232189"/>
      <w:bookmarkStart w:id="771" w:name="_Toc343232602"/>
      <w:bookmarkStart w:id="772" w:name="_Toc343232887"/>
      <w:bookmarkStart w:id="773" w:name="_Toc343415392"/>
      <w:bookmarkStart w:id="774" w:name="_Toc343415688"/>
      <w:bookmarkStart w:id="775" w:name="_Toc343452347"/>
      <w:bookmarkEnd w:id="766"/>
      <w:bookmarkEnd w:id="767"/>
      <w:bookmarkEnd w:id="768"/>
      <w:bookmarkEnd w:id="769"/>
      <w:bookmarkEnd w:id="770"/>
      <w:bookmarkEnd w:id="771"/>
      <w:bookmarkEnd w:id="772"/>
      <w:bookmarkEnd w:id="773"/>
      <w:bookmarkEnd w:id="774"/>
      <w:bookmarkEnd w:id="775"/>
    </w:p>
    <w:p w14:paraId="308FCDF3" w14:textId="77777777" w:rsidR="004B6166" w:rsidRPr="00EC61DB" w:rsidDel="00C31595" w:rsidRDefault="004B6166">
      <w:pPr>
        <w:pStyle w:val="Heading1"/>
        <w:rPr>
          <w:del w:id="776" w:author="The Si Tran" w:date="2012-12-12T07:32:00Z"/>
          <w:rPrChange w:id="777" w:author="The Si Tran" w:date="2012-12-14T07:14:00Z">
            <w:rPr>
              <w:del w:id="778" w:author="The Si Tran" w:date="2012-12-12T07:32:00Z"/>
              <w:noProof/>
              <w:szCs w:val="26"/>
            </w:rPr>
          </w:rPrChange>
        </w:rPr>
        <w:pPrChange w:id="779" w:author="The Si Tran" w:date="2012-12-14T07:14:00Z">
          <w:pPr>
            <w:spacing w:before="0" w:after="200" w:line="276" w:lineRule="auto"/>
            <w:jc w:val="left"/>
          </w:pPr>
        </w:pPrChange>
      </w:pPr>
      <w:bookmarkStart w:id="780" w:name="_Toc343083503"/>
      <w:bookmarkStart w:id="781" w:name="_Toc343083717"/>
      <w:bookmarkStart w:id="782" w:name="_Toc343083928"/>
      <w:bookmarkStart w:id="783" w:name="_Toc343220687"/>
      <w:bookmarkStart w:id="784" w:name="_Toc343232190"/>
      <w:bookmarkStart w:id="785" w:name="_Toc343232603"/>
      <w:bookmarkStart w:id="786" w:name="_Toc343232888"/>
      <w:bookmarkStart w:id="787" w:name="_Toc343415393"/>
      <w:bookmarkStart w:id="788" w:name="_Toc343415689"/>
      <w:bookmarkStart w:id="789" w:name="_Toc343452348"/>
      <w:bookmarkEnd w:id="780"/>
      <w:bookmarkEnd w:id="781"/>
      <w:bookmarkEnd w:id="782"/>
      <w:bookmarkEnd w:id="783"/>
      <w:bookmarkEnd w:id="784"/>
      <w:bookmarkEnd w:id="785"/>
      <w:bookmarkEnd w:id="786"/>
      <w:bookmarkEnd w:id="787"/>
      <w:bookmarkEnd w:id="788"/>
      <w:bookmarkEnd w:id="789"/>
    </w:p>
    <w:p w14:paraId="17DCB03B" w14:textId="77777777" w:rsidR="004B6166" w:rsidRPr="00EC61DB" w:rsidDel="00C31595" w:rsidRDefault="004B6166">
      <w:pPr>
        <w:pStyle w:val="Heading1"/>
        <w:rPr>
          <w:del w:id="790" w:author="The Si Tran" w:date="2012-12-12T07:32:00Z"/>
          <w:rPrChange w:id="791" w:author="The Si Tran" w:date="2012-12-14T07:14:00Z">
            <w:rPr>
              <w:del w:id="792" w:author="The Si Tran" w:date="2012-12-12T07:32:00Z"/>
              <w:noProof/>
              <w:szCs w:val="26"/>
            </w:rPr>
          </w:rPrChange>
        </w:rPr>
        <w:pPrChange w:id="793" w:author="The Si Tran" w:date="2012-12-14T07:14:00Z">
          <w:pPr>
            <w:spacing w:before="0" w:after="200" w:line="276" w:lineRule="auto"/>
            <w:jc w:val="left"/>
          </w:pPr>
        </w:pPrChange>
      </w:pPr>
      <w:bookmarkStart w:id="794" w:name="_Toc343083504"/>
      <w:bookmarkStart w:id="795" w:name="_Toc343083718"/>
      <w:bookmarkStart w:id="796" w:name="_Toc343083929"/>
      <w:bookmarkStart w:id="797" w:name="_Toc343220688"/>
      <w:bookmarkStart w:id="798" w:name="_Toc343232191"/>
      <w:bookmarkStart w:id="799" w:name="_Toc343232604"/>
      <w:bookmarkStart w:id="800" w:name="_Toc343232889"/>
      <w:bookmarkStart w:id="801" w:name="_Toc343415394"/>
      <w:bookmarkStart w:id="802" w:name="_Toc343415690"/>
      <w:bookmarkStart w:id="803" w:name="_Toc343452349"/>
      <w:bookmarkEnd w:id="794"/>
      <w:bookmarkEnd w:id="795"/>
      <w:bookmarkEnd w:id="796"/>
      <w:bookmarkEnd w:id="797"/>
      <w:bookmarkEnd w:id="798"/>
      <w:bookmarkEnd w:id="799"/>
      <w:bookmarkEnd w:id="800"/>
      <w:bookmarkEnd w:id="801"/>
      <w:bookmarkEnd w:id="802"/>
      <w:bookmarkEnd w:id="803"/>
    </w:p>
    <w:p w14:paraId="08618FD1" w14:textId="77777777" w:rsidR="004B6166" w:rsidRPr="00EC61DB" w:rsidDel="00C31595" w:rsidRDefault="004B6166">
      <w:pPr>
        <w:pStyle w:val="Heading1"/>
        <w:rPr>
          <w:del w:id="804" w:author="The Si Tran" w:date="2012-12-12T07:32:00Z"/>
          <w:rPrChange w:id="805" w:author="The Si Tran" w:date="2012-12-14T07:14:00Z">
            <w:rPr>
              <w:del w:id="806" w:author="The Si Tran" w:date="2012-12-12T07:32:00Z"/>
              <w:noProof/>
              <w:szCs w:val="26"/>
            </w:rPr>
          </w:rPrChange>
        </w:rPr>
        <w:pPrChange w:id="807" w:author="The Si Tran" w:date="2012-12-14T07:14:00Z">
          <w:pPr>
            <w:spacing w:before="0" w:after="200" w:line="276" w:lineRule="auto"/>
            <w:jc w:val="left"/>
          </w:pPr>
        </w:pPrChange>
      </w:pPr>
      <w:bookmarkStart w:id="808" w:name="_Toc343083505"/>
      <w:bookmarkStart w:id="809" w:name="_Toc343083719"/>
      <w:bookmarkStart w:id="810" w:name="_Toc343083930"/>
      <w:bookmarkStart w:id="811" w:name="_Toc343220689"/>
      <w:bookmarkStart w:id="812" w:name="_Toc343232192"/>
      <w:bookmarkStart w:id="813" w:name="_Toc343232605"/>
      <w:bookmarkStart w:id="814" w:name="_Toc343232890"/>
      <w:bookmarkStart w:id="815" w:name="_Toc343415395"/>
      <w:bookmarkStart w:id="816" w:name="_Toc343415691"/>
      <w:bookmarkStart w:id="817" w:name="_Toc343452350"/>
      <w:bookmarkEnd w:id="808"/>
      <w:bookmarkEnd w:id="809"/>
      <w:bookmarkEnd w:id="810"/>
      <w:bookmarkEnd w:id="811"/>
      <w:bookmarkEnd w:id="812"/>
      <w:bookmarkEnd w:id="813"/>
      <w:bookmarkEnd w:id="814"/>
      <w:bookmarkEnd w:id="815"/>
      <w:bookmarkEnd w:id="816"/>
      <w:bookmarkEnd w:id="817"/>
    </w:p>
    <w:p w14:paraId="21D70A3D" w14:textId="77777777" w:rsidR="004B6166" w:rsidRPr="00EC61DB" w:rsidDel="00C31595" w:rsidRDefault="004B6166">
      <w:pPr>
        <w:pStyle w:val="Heading1"/>
        <w:rPr>
          <w:del w:id="818" w:author="The Si Tran" w:date="2012-12-12T07:32:00Z"/>
          <w:rPrChange w:id="819" w:author="The Si Tran" w:date="2012-12-14T07:14:00Z">
            <w:rPr>
              <w:del w:id="820" w:author="The Si Tran" w:date="2012-12-12T07:32:00Z"/>
              <w:noProof/>
              <w:szCs w:val="26"/>
            </w:rPr>
          </w:rPrChange>
        </w:rPr>
        <w:pPrChange w:id="821" w:author="The Si Tran" w:date="2012-12-14T07:14:00Z">
          <w:pPr>
            <w:spacing w:before="0" w:after="200" w:line="276" w:lineRule="auto"/>
            <w:jc w:val="left"/>
          </w:pPr>
        </w:pPrChange>
      </w:pPr>
      <w:bookmarkStart w:id="822" w:name="_Toc343083506"/>
      <w:bookmarkStart w:id="823" w:name="_Toc343083720"/>
      <w:bookmarkStart w:id="824" w:name="_Toc343083931"/>
      <w:bookmarkStart w:id="825" w:name="_Toc343220690"/>
      <w:bookmarkStart w:id="826" w:name="_Toc343232193"/>
      <w:bookmarkStart w:id="827" w:name="_Toc343232606"/>
      <w:bookmarkStart w:id="828" w:name="_Toc343232891"/>
      <w:bookmarkStart w:id="829" w:name="_Toc343415396"/>
      <w:bookmarkStart w:id="830" w:name="_Toc343415692"/>
      <w:bookmarkStart w:id="831" w:name="_Toc343452351"/>
      <w:bookmarkEnd w:id="822"/>
      <w:bookmarkEnd w:id="823"/>
      <w:bookmarkEnd w:id="824"/>
      <w:bookmarkEnd w:id="825"/>
      <w:bookmarkEnd w:id="826"/>
      <w:bookmarkEnd w:id="827"/>
      <w:bookmarkEnd w:id="828"/>
      <w:bookmarkEnd w:id="829"/>
      <w:bookmarkEnd w:id="830"/>
      <w:bookmarkEnd w:id="831"/>
    </w:p>
    <w:p w14:paraId="51B07A4F" w14:textId="77777777" w:rsidR="004B6166" w:rsidRPr="00EC61DB" w:rsidDel="00C31595" w:rsidRDefault="004B6166">
      <w:pPr>
        <w:pStyle w:val="Heading1"/>
        <w:rPr>
          <w:del w:id="832" w:author="The Si Tran" w:date="2012-12-12T07:32:00Z"/>
          <w:rPrChange w:id="833" w:author="The Si Tran" w:date="2012-12-14T07:14:00Z">
            <w:rPr>
              <w:del w:id="834" w:author="The Si Tran" w:date="2012-12-12T07:32:00Z"/>
              <w:noProof/>
              <w:szCs w:val="26"/>
            </w:rPr>
          </w:rPrChange>
        </w:rPr>
        <w:pPrChange w:id="835" w:author="The Si Tran" w:date="2012-12-14T07:14:00Z">
          <w:pPr>
            <w:spacing w:before="0" w:after="200" w:line="276" w:lineRule="auto"/>
            <w:jc w:val="left"/>
          </w:pPr>
        </w:pPrChange>
      </w:pPr>
      <w:bookmarkStart w:id="836" w:name="_Toc343083507"/>
      <w:bookmarkStart w:id="837" w:name="_Toc343083721"/>
      <w:bookmarkStart w:id="838" w:name="_Toc343083932"/>
      <w:bookmarkStart w:id="839" w:name="_Toc343220691"/>
      <w:bookmarkStart w:id="840" w:name="_Toc343232194"/>
      <w:bookmarkStart w:id="841" w:name="_Toc343232607"/>
      <w:bookmarkStart w:id="842" w:name="_Toc343232892"/>
      <w:bookmarkStart w:id="843" w:name="_Toc343415397"/>
      <w:bookmarkStart w:id="844" w:name="_Toc343415693"/>
      <w:bookmarkStart w:id="845" w:name="_Toc343452352"/>
      <w:bookmarkEnd w:id="836"/>
      <w:bookmarkEnd w:id="837"/>
      <w:bookmarkEnd w:id="838"/>
      <w:bookmarkEnd w:id="839"/>
      <w:bookmarkEnd w:id="840"/>
      <w:bookmarkEnd w:id="841"/>
      <w:bookmarkEnd w:id="842"/>
      <w:bookmarkEnd w:id="843"/>
      <w:bookmarkEnd w:id="844"/>
      <w:bookmarkEnd w:id="845"/>
    </w:p>
    <w:p w14:paraId="7A5112B8" w14:textId="77777777" w:rsidR="004B6166" w:rsidRPr="00EC61DB" w:rsidDel="00C31595" w:rsidRDefault="004B6166">
      <w:pPr>
        <w:pStyle w:val="Heading1"/>
        <w:rPr>
          <w:del w:id="846" w:author="The Si Tran" w:date="2012-12-12T07:32:00Z"/>
          <w:rPrChange w:id="847" w:author="The Si Tran" w:date="2012-12-14T07:14:00Z">
            <w:rPr>
              <w:del w:id="848" w:author="The Si Tran" w:date="2012-12-12T07:32:00Z"/>
              <w:noProof/>
              <w:szCs w:val="26"/>
            </w:rPr>
          </w:rPrChange>
        </w:rPr>
        <w:pPrChange w:id="849" w:author="The Si Tran" w:date="2012-12-14T07:14:00Z">
          <w:pPr>
            <w:spacing w:before="0" w:after="200" w:line="276" w:lineRule="auto"/>
            <w:jc w:val="left"/>
          </w:pPr>
        </w:pPrChange>
      </w:pPr>
      <w:bookmarkStart w:id="850" w:name="_Toc343083508"/>
      <w:bookmarkStart w:id="851" w:name="_Toc343083722"/>
      <w:bookmarkStart w:id="852" w:name="_Toc343083933"/>
      <w:bookmarkStart w:id="853" w:name="_Toc343220692"/>
      <w:bookmarkStart w:id="854" w:name="_Toc343232195"/>
      <w:bookmarkStart w:id="855" w:name="_Toc343232608"/>
      <w:bookmarkStart w:id="856" w:name="_Toc343232893"/>
      <w:bookmarkStart w:id="857" w:name="_Toc343415398"/>
      <w:bookmarkStart w:id="858" w:name="_Toc343415694"/>
      <w:bookmarkStart w:id="859" w:name="_Toc343452353"/>
      <w:bookmarkEnd w:id="850"/>
      <w:bookmarkEnd w:id="851"/>
      <w:bookmarkEnd w:id="852"/>
      <w:bookmarkEnd w:id="853"/>
      <w:bookmarkEnd w:id="854"/>
      <w:bookmarkEnd w:id="855"/>
      <w:bookmarkEnd w:id="856"/>
      <w:bookmarkEnd w:id="857"/>
      <w:bookmarkEnd w:id="858"/>
      <w:bookmarkEnd w:id="859"/>
    </w:p>
    <w:p w14:paraId="13481DE0" w14:textId="77777777" w:rsidR="004B6166" w:rsidRPr="00EC61DB" w:rsidDel="00C31595" w:rsidRDefault="004B6166">
      <w:pPr>
        <w:pStyle w:val="Heading1"/>
        <w:rPr>
          <w:del w:id="860" w:author="The Si Tran" w:date="2012-12-12T07:32:00Z"/>
          <w:rPrChange w:id="861" w:author="The Si Tran" w:date="2012-12-14T07:14:00Z">
            <w:rPr>
              <w:del w:id="862" w:author="The Si Tran" w:date="2012-12-12T07:32:00Z"/>
              <w:noProof/>
              <w:szCs w:val="26"/>
            </w:rPr>
          </w:rPrChange>
        </w:rPr>
        <w:pPrChange w:id="863" w:author="The Si Tran" w:date="2012-12-14T07:14:00Z">
          <w:pPr>
            <w:spacing w:before="0" w:after="200" w:line="276" w:lineRule="auto"/>
            <w:jc w:val="left"/>
          </w:pPr>
        </w:pPrChange>
      </w:pPr>
      <w:bookmarkStart w:id="864" w:name="_Toc343083509"/>
      <w:bookmarkStart w:id="865" w:name="_Toc343083723"/>
      <w:bookmarkStart w:id="866" w:name="_Toc343083934"/>
      <w:bookmarkStart w:id="867" w:name="_Toc343220693"/>
      <w:bookmarkStart w:id="868" w:name="_Toc343232196"/>
      <w:bookmarkStart w:id="869" w:name="_Toc343232609"/>
      <w:bookmarkStart w:id="870" w:name="_Toc343232894"/>
      <w:bookmarkStart w:id="871" w:name="_Toc343415399"/>
      <w:bookmarkStart w:id="872" w:name="_Toc343415695"/>
      <w:bookmarkStart w:id="873" w:name="_Toc343452354"/>
      <w:bookmarkEnd w:id="864"/>
      <w:bookmarkEnd w:id="865"/>
      <w:bookmarkEnd w:id="866"/>
      <w:bookmarkEnd w:id="867"/>
      <w:bookmarkEnd w:id="868"/>
      <w:bookmarkEnd w:id="869"/>
      <w:bookmarkEnd w:id="870"/>
      <w:bookmarkEnd w:id="871"/>
      <w:bookmarkEnd w:id="872"/>
      <w:bookmarkEnd w:id="873"/>
    </w:p>
    <w:p w14:paraId="50AEC5C2" w14:textId="77777777" w:rsidR="004B6166" w:rsidRPr="00EC61DB" w:rsidDel="00C31595" w:rsidRDefault="004B6166">
      <w:pPr>
        <w:pStyle w:val="Heading1"/>
        <w:rPr>
          <w:del w:id="874" w:author="The Si Tran" w:date="2012-12-12T07:32:00Z"/>
          <w:rPrChange w:id="875" w:author="The Si Tran" w:date="2012-12-14T07:14:00Z">
            <w:rPr>
              <w:del w:id="876" w:author="The Si Tran" w:date="2012-12-12T07:32:00Z"/>
              <w:noProof/>
              <w:szCs w:val="26"/>
            </w:rPr>
          </w:rPrChange>
        </w:rPr>
        <w:pPrChange w:id="877" w:author="The Si Tran" w:date="2012-12-14T07:14:00Z">
          <w:pPr>
            <w:spacing w:before="0" w:after="200" w:line="276" w:lineRule="auto"/>
            <w:jc w:val="left"/>
          </w:pPr>
        </w:pPrChange>
      </w:pPr>
      <w:bookmarkStart w:id="878" w:name="_Toc343083510"/>
      <w:bookmarkStart w:id="879" w:name="_Toc343083724"/>
      <w:bookmarkStart w:id="880" w:name="_Toc343083935"/>
      <w:bookmarkStart w:id="881" w:name="_Toc343220694"/>
      <w:bookmarkStart w:id="882" w:name="_Toc343232197"/>
      <w:bookmarkStart w:id="883" w:name="_Toc343232610"/>
      <w:bookmarkStart w:id="884" w:name="_Toc343232895"/>
      <w:bookmarkStart w:id="885" w:name="_Toc343415400"/>
      <w:bookmarkStart w:id="886" w:name="_Toc343415696"/>
      <w:bookmarkStart w:id="887" w:name="_Toc343452355"/>
      <w:bookmarkEnd w:id="878"/>
      <w:bookmarkEnd w:id="879"/>
      <w:bookmarkEnd w:id="880"/>
      <w:bookmarkEnd w:id="881"/>
      <w:bookmarkEnd w:id="882"/>
      <w:bookmarkEnd w:id="883"/>
      <w:bookmarkEnd w:id="884"/>
      <w:bookmarkEnd w:id="885"/>
      <w:bookmarkEnd w:id="886"/>
      <w:bookmarkEnd w:id="887"/>
    </w:p>
    <w:p w14:paraId="5BE583D5" w14:textId="77777777" w:rsidR="004B6166" w:rsidRPr="00EC61DB" w:rsidDel="00C31595" w:rsidRDefault="004B6166">
      <w:pPr>
        <w:pStyle w:val="Heading1"/>
        <w:rPr>
          <w:del w:id="888" w:author="The Si Tran" w:date="2012-12-12T07:32:00Z"/>
          <w:rPrChange w:id="889" w:author="The Si Tran" w:date="2012-12-14T07:14:00Z">
            <w:rPr>
              <w:del w:id="890" w:author="The Si Tran" w:date="2012-12-12T07:32:00Z"/>
              <w:noProof/>
              <w:szCs w:val="26"/>
            </w:rPr>
          </w:rPrChange>
        </w:rPr>
        <w:pPrChange w:id="891" w:author="The Si Tran" w:date="2012-12-14T07:14:00Z">
          <w:pPr>
            <w:spacing w:before="0" w:after="200" w:line="276" w:lineRule="auto"/>
            <w:jc w:val="left"/>
          </w:pPr>
        </w:pPrChange>
      </w:pPr>
      <w:bookmarkStart w:id="892" w:name="_Toc343083511"/>
      <w:bookmarkStart w:id="893" w:name="_Toc343083725"/>
      <w:bookmarkStart w:id="894" w:name="_Toc343083936"/>
      <w:bookmarkStart w:id="895" w:name="_Toc343220695"/>
      <w:bookmarkStart w:id="896" w:name="_Toc343232198"/>
      <w:bookmarkStart w:id="897" w:name="_Toc343232611"/>
      <w:bookmarkStart w:id="898" w:name="_Toc343232896"/>
      <w:bookmarkStart w:id="899" w:name="_Toc343415401"/>
      <w:bookmarkStart w:id="900" w:name="_Toc343415697"/>
      <w:bookmarkStart w:id="901" w:name="_Toc343452356"/>
      <w:bookmarkEnd w:id="892"/>
      <w:bookmarkEnd w:id="893"/>
      <w:bookmarkEnd w:id="894"/>
      <w:bookmarkEnd w:id="895"/>
      <w:bookmarkEnd w:id="896"/>
      <w:bookmarkEnd w:id="897"/>
      <w:bookmarkEnd w:id="898"/>
      <w:bookmarkEnd w:id="899"/>
      <w:bookmarkEnd w:id="900"/>
      <w:bookmarkEnd w:id="901"/>
    </w:p>
    <w:p w14:paraId="0EFF72D9" w14:textId="77777777" w:rsidR="004B6166" w:rsidRPr="00EC61DB" w:rsidDel="00C31595" w:rsidRDefault="004B6166">
      <w:pPr>
        <w:pStyle w:val="Heading1"/>
        <w:rPr>
          <w:del w:id="902" w:author="The Si Tran" w:date="2012-12-12T07:32:00Z"/>
          <w:rPrChange w:id="903" w:author="The Si Tran" w:date="2012-12-14T07:14:00Z">
            <w:rPr>
              <w:del w:id="904" w:author="The Si Tran" w:date="2012-12-12T07:32:00Z"/>
              <w:noProof/>
              <w:szCs w:val="26"/>
            </w:rPr>
          </w:rPrChange>
        </w:rPr>
        <w:pPrChange w:id="905" w:author="The Si Tran" w:date="2012-12-14T07:14:00Z">
          <w:pPr>
            <w:spacing w:before="0" w:after="200" w:line="276" w:lineRule="auto"/>
            <w:jc w:val="left"/>
          </w:pPr>
        </w:pPrChange>
      </w:pPr>
      <w:bookmarkStart w:id="906" w:name="_Toc343083512"/>
      <w:bookmarkStart w:id="907" w:name="_Toc343083726"/>
      <w:bookmarkStart w:id="908" w:name="_Toc343083937"/>
      <w:bookmarkStart w:id="909" w:name="_Toc343220696"/>
      <w:bookmarkStart w:id="910" w:name="_Toc343232199"/>
      <w:bookmarkStart w:id="911" w:name="_Toc343232612"/>
      <w:bookmarkStart w:id="912" w:name="_Toc343232897"/>
      <w:bookmarkStart w:id="913" w:name="_Toc343415402"/>
      <w:bookmarkStart w:id="914" w:name="_Toc343415698"/>
      <w:bookmarkStart w:id="915" w:name="_Toc343452357"/>
      <w:bookmarkEnd w:id="906"/>
      <w:bookmarkEnd w:id="907"/>
      <w:bookmarkEnd w:id="908"/>
      <w:bookmarkEnd w:id="909"/>
      <w:bookmarkEnd w:id="910"/>
      <w:bookmarkEnd w:id="911"/>
      <w:bookmarkEnd w:id="912"/>
      <w:bookmarkEnd w:id="913"/>
      <w:bookmarkEnd w:id="914"/>
      <w:bookmarkEnd w:id="915"/>
    </w:p>
    <w:p w14:paraId="78E5BAF5" w14:textId="77777777" w:rsidR="004B6166" w:rsidRPr="00EC61DB" w:rsidDel="00C31595" w:rsidRDefault="004B6166">
      <w:pPr>
        <w:pStyle w:val="Heading1"/>
        <w:rPr>
          <w:del w:id="916" w:author="The Si Tran" w:date="2012-12-12T07:32:00Z"/>
          <w:rPrChange w:id="917" w:author="The Si Tran" w:date="2012-12-14T07:14:00Z">
            <w:rPr>
              <w:del w:id="918" w:author="The Si Tran" w:date="2012-12-12T07:32:00Z"/>
              <w:noProof/>
              <w:szCs w:val="26"/>
            </w:rPr>
          </w:rPrChange>
        </w:rPr>
        <w:pPrChange w:id="919" w:author="The Si Tran" w:date="2012-12-14T07:14:00Z">
          <w:pPr>
            <w:spacing w:before="0" w:after="200" w:line="276" w:lineRule="auto"/>
            <w:jc w:val="left"/>
          </w:pPr>
        </w:pPrChange>
      </w:pPr>
      <w:bookmarkStart w:id="920" w:name="_Toc343083513"/>
      <w:bookmarkStart w:id="921" w:name="_Toc343083727"/>
      <w:bookmarkStart w:id="922" w:name="_Toc343083938"/>
      <w:bookmarkStart w:id="923" w:name="_Toc343220697"/>
      <w:bookmarkStart w:id="924" w:name="_Toc343232200"/>
      <w:bookmarkStart w:id="925" w:name="_Toc343232613"/>
      <w:bookmarkStart w:id="926" w:name="_Toc343232898"/>
      <w:bookmarkStart w:id="927" w:name="_Toc343415403"/>
      <w:bookmarkStart w:id="928" w:name="_Toc343415699"/>
      <w:bookmarkStart w:id="929" w:name="_Toc343452358"/>
      <w:bookmarkEnd w:id="920"/>
      <w:bookmarkEnd w:id="921"/>
      <w:bookmarkEnd w:id="922"/>
      <w:bookmarkEnd w:id="923"/>
      <w:bookmarkEnd w:id="924"/>
      <w:bookmarkEnd w:id="925"/>
      <w:bookmarkEnd w:id="926"/>
      <w:bookmarkEnd w:id="927"/>
      <w:bookmarkEnd w:id="928"/>
      <w:bookmarkEnd w:id="929"/>
    </w:p>
    <w:p w14:paraId="204237D3" w14:textId="77777777" w:rsidR="004B6166" w:rsidRPr="00EC61DB" w:rsidDel="00C31595" w:rsidRDefault="004B6166">
      <w:pPr>
        <w:pStyle w:val="Heading1"/>
        <w:rPr>
          <w:del w:id="930" w:author="The Si Tran" w:date="2012-12-12T07:32:00Z"/>
          <w:rPrChange w:id="931" w:author="The Si Tran" w:date="2012-12-14T07:14:00Z">
            <w:rPr>
              <w:del w:id="932" w:author="The Si Tran" w:date="2012-12-12T07:32:00Z"/>
              <w:noProof/>
              <w:szCs w:val="26"/>
            </w:rPr>
          </w:rPrChange>
        </w:rPr>
        <w:pPrChange w:id="933" w:author="The Si Tran" w:date="2012-12-14T07:14:00Z">
          <w:pPr>
            <w:spacing w:before="0" w:after="200" w:line="276" w:lineRule="auto"/>
            <w:jc w:val="left"/>
          </w:pPr>
        </w:pPrChange>
      </w:pPr>
      <w:bookmarkStart w:id="934" w:name="_Toc343083514"/>
      <w:bookmarkStart w:id="935" w:name="_Toc343083728"/>
      <w:bookmarkStart w:id="936" w:name="_Toc343083939"/>
      <w:bookmarkStart w:id="937" w:name="_Toc343220698"/>
      <w:bookmarkStart w:id="938" w:name="_Toc343232201"/>
      <w:bookmarkStart w:id="939" w:name="_Toc343232614"/>
      <w:bookmarkStart w:id="940" w:name="_Toc343232899"/>
      <w:bookmarkStart w:id="941" w:name="_Toc343415404"/>
      <w:bookmarkStart w:id="942" w:name="_Toc343415700"/>
      <w:bookmarkStart w:id="943" w:name="_Toc343452359"/>
      <w:bookmarkEnd w:id="934"/>
      <w:bookmarkEnd w:id="935"/>
      <w:bookmarkEnd w:id="936"/>
      <w:bookmarkEnd w:id="937"/>
      <w:bookmarkEnd w:id="938"/>
      <w:bookmarkEnd w:id="939"/>
      <w:bookmarkEnd w:id="940"/>
      <w:bookmarkEnd w:id="941"/>
      <w:bookmarkEnd w:id="942"/>
      <w:bookmarkEnd w:id="943"/>
    </w:p>
    <w:p w14:paraId="27646602" w14:textId="577287E3" w:rsidR="004D65BA" w:rsidRPr="00EC61DB" w:rsidDel="009462B6" w:rsidRDefault="004D65BA">
      <w:pPr>
        <w:pStyle w:val="Heading1"/>
        <w:rPr>
          <w:del w:id="944" w:author="The Si Tran" w:date="2012-12-14T03:56:00Z"/>
        </w:rPr>
        <w:pPrChange w:id="945" w:author="The Si Tran" w:date="2012-12-14T07:14:00Z">
          <w:pPr>
            <w:pStyle w:val="Heading1"/>
            <w:ind w:firstLine="180"/>
            <w:jc w:val="left"/>
          </w:pPr>
        </w:pPrChange>
      </w:pPr>
      <w:bookmarkStart w:id="946" w:name="_Toc327348165"/>
      <w:del w:id="947" w:author="The Si Tran" w:date="2012-12-14T07:14:00Z">
        <w:r w:rsidRPr="00EC61DB" w:rsidDel="00EC61DB">
          <w:rPr>
            <w:b w:val="0"/>
            <w:bCs w:val="0"/>
          </w:rPr>
          <w:delText>GIỚI THIỆU</w:delText>
        </w:r>
      </w:del>
      <w:bookmarkStart w:id="948" w:name="_Toc343232900"/>
      <w:bookmarkStart w:id="949" w:name="_Toc343415405"/>
      <w:bookmarkStart w:id="950" w:name="_Toc343415701"/>
      <w:bookmarkStart w:id="951" w:name="_Toc343452360"/>
      <w:bookmarkEnd w:id="946"/>
      <w:bookmarkEnd w:id="948"/>
      <w:bookmarkEnd w:id="949"/>
      <w:bookmarkEnd w:id="950"/>
      <w:bookmarkEnd w:id="951"/>
    </w:p>
    <w:p w14:paraId="51AA11B9" w14:textId="0AD4B221" w:rsidR="004D65BA" w:rsidRPr="00E078AF" w:rsidRDefault="00E94A26">
      <w:pPr>
        <w:pStyle w:val="Heading1"/>
        <w:rPr>
          <w:szCs w:val="26"/>
        </w:rPr>
        <w:pPrChange w:id="952" w:author="The Si Tran" w:date="2012-12-14T07:14:00Z">
          <w:pPr/>
        </w:pPrChange>
      </w:pPr>
      <w:ins w:id="953" w:author="superchickend" w:date="2012-12-16T14:55:00Z">
        <w:r>
          <w:rPr>
            <w:szCs w:val="26"/>
          </w:rPr>
          <w:t xml:space="preserve">   </w:t>
        </w:r>
      </w:ins>
      <w:ins w:id="954" w:author="superchickend" w:date="2012-12-16T14:57:00Z">
        <w:r w:rsidR="00AB74F2">
          <w:rPr>
            <w:szCs w:val="26"/>
          </w:rPr>
          <w:t xml:space="preserve"> </w:t>
        </w:r>
      </w:ins>
      <w:ins w:id="955" w:author="The Si Tran" w:date="2012-12-14T07:15:00Z">
        <w:del w:id="956" w:author="superchickend" w:date="2012-12-16T14:55:00Z">
          <w:r w:rsidR="008002A4" w:rsidDel="00E94A26">
            <w:rPr>
              <w:szCs w:val="26"/>
            </w:rPr>
            <w:delText xml:space="preserve">: </w:delText>
          </w:r>
        </w:del>
        <w:bookmarkStart w:id="957" w:name="_Toc343452361"/>
        <w:r w:rsidR="008002A4">
          <w:rPr>
            <w:szCs w:val="26"/>
          </w:rPr>
          <w:t>GIỚI THIỆU</w:t>
        </w:r>
      </w:ins>
      <w:bookmarkEnd w:id="957"/>
    </w:p>
    <w:p w14:paraId="0476CC7D" w14:textId="77777777" w:rsidR="004D65BA" w:rsidRPr="0049233F" w:rsidRDefault="004D65BA" w:rsidP="004D65BA">
      <w:pPr>
        <w:pStyle w:val="Heading2"/>
        <w:rPr>
          <w:i/>
          <w:sz w:val="26"/>
          <w:szCs w:val="26"/>
          <w:rPrChange w:id="958" w:author="The Si Tran" w:date="2012-12-05T23:02:00Z">
            <w:rPr>
              <w:i/>
            </w:rPr>
          </w:rPrChange>
        </w:rPr>
      </w:pPr>
      <w:bookmarkStart w:id="959" w:name="_Toc327348166"/>
      <w:bookmarkStart w:id="960" w:name="_Toc343452362"/>
      <w:r w:rsidRPr="0049233F">
        <w:rPr>
          <w:sz w:val="26"/>
          <w:szCs w:val="26"/>
          <w:rPrChange w:id="961" w:author="The Si Tran" w:date="2012-12-05T23:02:00Z">
            <w:rPr>
              <w:rFonts w:cs="Times New Roman"/>
              <w:b w:val="0"/>
              <w:bCs w:val="0"/>
              <w:iCs w:val="0"/>
              <w:kern w:val="32"/>
              <w:sz w:val="32"/>
              <w:szCs w:val="32"/>
            </w:rPr>
          </w:rPrChange>
        </w:rPr>
        <w:t>Đ</w:t>
      </w:r>
      <w:ins w:id="962" w:author="The Si Tran" w:date="2012-12-12T14:06:00Z">
        <w:r w:rsidR="00355596">
          <w:rPr>
            <w:sz w:val="26"/>
            <w:szCs w:val="26"/>
          </w:rPr>
          <w:t>ặt vấn đề</w:t>
        </w:r>
      </w:ins>
      <w:bookmarkEnd w:id="960"/>
      <w:del w:id="963" w:author="The Si Tran" w:date="2012-12-12T14:06:00Z">
        <w:r w:rsidRPr="0049233F" w:rsidDel="00355596">
          <w:rPr>
            <w:sz w:val="26"/>
            <w:szCs w:val="26"/>
            <w:rPrChange w:id="964" w:author="The Si Tran" w:date="2012-12-05T23:02:00Z">
              <w:rPr>
                <w:rFonts w:cs="Times New Roman"/>
                <w:b w:val="0"/>
                <w:bCs w:val="0"/>
                <w:iCs w:val="0"/>
                <w:kern w:val="32"/>
                <w:sz w:val="32"/>
                <w:szCs w:val="32"/>
              </w:rPr>
            </w:rPrChange>
          </w:rPr>
          <w:delText>ẶT VẤN</w:delText>
        </w:r>
      </w:del>
      <w:del w:id="965" w:author="The Si Tran" w:date="2012-12-12T14:05:00Z">
        <w:r w:rsidRPr="0049233F" w:rsidDel="00355596">
          <w:rPr>
            <w:sz w:val="26"/>
            <w:szCs w:val="26"/>
            <w:rPrChange w:id="966" w:author="The Si Tran" w:date="2012-12-05T23:02:00Z">
              <w:rPr>
                <w:rFonts w:cs="Times New Roman"/>
                <w:b w:val="0"/>
                <w:bCs w:val="0"/>
                <w:iCs w:val="0"/>
                <w:kern w:val="32"/>
                <w:sz w:val="32"/>
                <w:szCs w:val="32"/>
              </w:rPr>
            </w:rPrChange>
          </w:rPr>
          <w:delText xml:space="preserve"> ĐỀ</w:delText>
        </w:r>
      </w:del>
      <w:bookmarkEnd w:id="959"/>
    </w:p>
    <w:p w14:paraId="5C8F8890" w14:textId="77777777" w:rsidR="004D65BA" w:rsidRPr="0049233F" w:rsidRDefault="004D65BA">
      <w:pPr>
        <w:pPrChange w:id="967"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968"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EC61DB">
        <w:rPr>
          <w:rPrChange w:id="969" w:author="The Si Tran" w:date="2012-12-14T07:11:00Z">
            <w:rPr>
              <w:szCs w:val="26"/>
            </w:rPr>
          </w:rPrChange>
        </w:rPr>
        <w:t>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970" w:author="The Si Tran" w:date="2012-12-14T03:57:00Z"/>
        </w:rPr>
        <w:pPrChange w:id="971"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972" w:author="superchickend" w:date="2012-12-16T15:01:00Z">
        <w:r w:rsidR="00AC05B5">
          <w:t xml:space="preserve"> </w:t>
        </w:r>
      </w:ins>
      <w:del w:id="973"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974" w:author="The Si Tran" w:date="2012-12-16T20:25:00Z">
        <w:r w:rsidR="008E24BE">
          <w:t>nơron</w:t>
        </w:r>
        <w:r w:rsidR="008E24BE" w:rsidRPr="0049233F">
          <w:t xml:space="preserve"> </w:t>
        </w:r>
      </w:ins>
      <w:del w:id="975"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976" w:author="The Si Tran" w:date="2012-12-16T20:24:00Z">
        <w:r w:rsidRPr="0049233F" w:rsidDel="008E24BE">
          <w:delText xml:space="preserve">neuron </w:delText>
        </w:r>
      </w:del>
      <w:ins w:id="977"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978" w:author="The Si Tran" w:date="2012-12-14T07:12:00Z">
          <w:pPr>
            <w:ind w:firstLine="720"/>
          </w:pPr>
        </w:pPrChange>
      </w:pPr>
    </w:p>
    <w:p w14:paraId="3ACBF295" w14:textId="77777777" w:rsidR="004D65BA" w:rsidRPr="0049233F" w:rsidRDefault="004D65BA" w:rsidP="004D65BA">
      <w:pPr>
        <w:pStyle w:val="Heading2"/>
        <w:rPr>
          <w:sz w:val="26"/>
          <w:szCs w:val="26"/>
          <w:rPrChange w:id="979" w:author="The Si Tran" w:date="2012-12-05T23:02:00Z">
            <w:rPr/>
          </w:rPrChange>
        </w:rPr>
      </w:pPr>
      <w:bookmarkStart w:id="980" w:name="_Toc327348167"/>
      <w:del w:id="981" w:author="The Si Tran" w:date="2012-12-12T14:06:00Z">
        <w:r w:rsidRPr="0049233F" w:rsidDel="00355596">
          <w:rPr>
            <w:sz w:val="26"/>
            <w:szCs w:val="26"/>
            <w:rPrChange w:id="982" w:author="The Si Tran" w:date="2012-12-05T23:02:00Z">
              <w:rPr>
                <w:rFonts w:cs="Times New Roman"/>
                <w:b w:val="0"/>
                <w:bCs w:val="0"/>
                <w:iCs w:val="0"/>
                <w:kern w:val="32"/>
                <w:sz w:val="32"/>
                <w:szCs w:val="32"/>
              </w:rPr>
            </w:rPrChange>
          </w:rPr>
          <w:delText>MỤC TIÊU CỦA ĐỀ TÀI</w:delText>
        </w:r>
      </w:del>
      <w:bookmarkStart w:id="983" w:name="_Toc343452363"/>
      <w:bookmarkEnd w:id="980"/>
      <w:ins w:id="984" w:author="The Si Tran" w:date="2012-12-12T14:06:00Z">
        <w:r w:rsidR="00355596">
          <w:rPr>
            <w:sz w:val="26"/>
            <w:szCs w:val="26"/>
          </w:rPr>
          <w:t>Mục tiêu của đề tài</w:t>
        </w:r>
      </w:ins>
      <w:bookmarkEnd w:id="983"/>
    </w:p>
    <w:p w14:paraId="3D26230F" w14:textId="2D528BE5" w:rsidR="007C782C" w:rsidRPr="0030559E" w:rsidRDefault="007C782C">
      <w:pPr>
        <w:rPr>
          <w:ins w:id="985" w:author="superchickend" w:date="2012-12-12T08:18:00Z"/>
        </w:rPr>
        <w:pPrChange w:id="986" w:author="The Si Tran" w:date="2012-12-14T07:13:00Z">
          <w:pPr>
            <w:ind w:firstLine="720"/>
          </w:pPr>
        </w:pPrChange>
      </w:pPr>
      <w:ins w:id="987"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rất nhiều phương thức dự báo khác nhau, tuy nhiên ở báo cáo này chúng tôi chọn phương thức dự báo dữ liệu chuỗi thời gian. Dữ liệu chuỗi thời gian là tập các giá trị được đo, quan sát, ghi nhận tuần tự theo thờ</w:t>
        </w:r>
        <w:r w:rsidR="00AC05B5">
          <w:t>i gian</w:t>
        </w:r>
        <w:r w:rsidRPr="0030559E">
          <w:fldChar w:fldCharType="begin"/>
        </w:r>
        <w:r w:rsidRPr="0030559E">
          <w:instrText xml:space="preserve"> REF  time_series_forcecasting_Chris_Chatfield  \* MERGEFORMAT </w:instrText>
        </w:r>
        <w:del w:id="988"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w:t>
        </w:r>
        <w:r w:rsidR="00AC05B5">
          <w:t>p mô hình</w:t>
        </w:r>
        <w:r w:rsidRPr="0030559E">
          <w:fldChar w:fldCharType="begin"/>
        </w:r>
        <w:r w:rsidRPr="0030559E">
          <w:instrText xml:space="preserve"> REF  Sterba_Hilovska  \* MERGEFORMAT </w:instrText>
        </w:r>
        <w:del w:id="989"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990" w:author="The Si Tran" w:date="2012-12-16T20:26:00Z">
        <w:r w:rsidR="008E24BE">
          <w:t>nơron</w:t>
        </w:r>
        <w:r w:rsidR="008E24BE" w:rsidRPr="0049233F">
          <w:t xml:space="preserve"> </w:t>
        </w:r>
      </w:ins>
      <w:ins w:id="991" w:author="superchickend" w:date="2012-12-12T08:18:00Z">
        <w:del w:id="992" w:author="The Si Tran" w:date="2012-12-16T20:26:00Z">
          <w:r w:rsidRPr="0030559E" w:rsidDel="008E24BE">
            <w:delText>nơ</w:delText>
          </w:r>
        </w:del>
        <w:del w:id="993" w:author="The Si Tran" w:date="2012-12-16T20:25:00Z">
          <w:r w:rsidRPr="0030559E" w:rsidDel="008E24BE">
            <w:delText xml:space="preserve"> </w:delText>
          </w:r>
        </w:del>
        <w:del w:id="994"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995" w:author="superchickend" w:date="2012-12-12T08:18:00Z"/>
        </w:rPr>
        <w:pPrChange w:id="996" w:author="The Si Tran" w:date="2012-12-14T07:13:00Z">
          <w:pPr>
            <w:ind w:firstLine="720"/>
          </w:pPr>
        </w:pPrChange>
      </w:pPr>
      <w:ins w:id="997"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998" w:author="The Si Tran" w:date="2012-12-16T20:26:00Z">
        <w:r w:rsidR="008E24BE">
          <w:t>ị</w:t>
        </w:r>
      </w:ins>
      <w:ins w:id="999" w:author="superchickend" w:date="2012-12-12T08:18:00Z">
        <w:del w:id="1000"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1001" w:author="superchickend" w:date="2012-12-12T08:18:00Z"/>
        </w:rPr>
        <w:pPrChange w:id="1002" w:author="The Si Tran" w:date="2012-12-14T07:13:00Z">
          <w:pPr>
            <w:ind w:firstLine="720"/>
          </w:pPr>
        </w:pPrChange>
      </w:pPr>
      <w:ins w:id="1003" w:author="superchickend" w:date="2012-12-12T08:18:00Z">
        <w:r w:rsidRPr="0030559E">
          <w:t>Ngược lại, mô hình mạng nơ</w:t>
        </w:r>
        <w:del w:id="1004" w:author="The Si Tran" w:date="2012-12-16T20:27:00Z">
          <w:r w:rsidRPr="0030559E" w:rsidDel="008E24BE">
            <w:delText xml:space="preserve"> </w:delText>
          </w:r>
        </w:del>
        <w:r w:rsidRPr="0030559E">
          <w:t>ron nhân tạo lại dự báo hiệu quả với chuỗi dữ liệu phi tuyến. Mạng nơ</w:t>
        </w:r>
        <w:del w:id="1005" w:author="The Si Tran" w:date="2012-12-16T20:27:00Z">
          <w:r w:rsidRPr="0030559E" w:rsidDel="008E24BE">
            <w:delText xml:space="preserve"> </w:delText>
          </w:r>
        </w:del>
        <w:r w:rsidRPr="0030559E">
          <w:t>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1006"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1007" w:author="superchickend" w:date="2012-12-12T08:18:00Z"/>
        </w:rPr>
        <w:pPrChange w:id="1008" w:author="The Si Tran" w:date="2012-12-14T07:13:00Z">
          <w:pPr>
            <w:ind w:firstLine="720"/>
          </w:pPr>
        </w:pPrChange>
      </w:pPr>
      <w:ins w:id="1009"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1010" w:author="superchickend" w:date="2012-12-12T08:18:00Z"/>
        </w:rPr>
        <w:pPrChange w:id="1011" w:author="The Si Tran" w:date="2012-12-14T07:13:00Z">
          <w:pPr>
            <w:ind w:firstLine="720"/>
          </w:pPr>
        </w:pPrChange>
      </w:pPr>
      <w:ins w:id="1012"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1013" w:author="superchickend" w:date="2012-12-12T08:18:00Z"/>
        </w:rPr>
        <w:pPrChange w:id="1014" w:author="The Si Tran" w:date="2012-12-14T07:13:00Z">
          <w:pPr>
            <w:ind w:firstLine="720"/>
          </w:pPr>
        </w:pPrChange>
      </w:pPr>
      <w:ins w:id="1015"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1016" w:author="The Si Tran" w:date="2012-12-11T08:01:00Z"/>
          <w:del w:id="1017" w:author="superchickend" w:date="2012-12-12T08:18:00Z"/>
          <w:szCs w:val="26"/>
        </w:rPr>
        <w:pPrChange w:id="1018" w:author="superchickend" w:date="2012-12-12T08:17:00Z">
          <w:pPr/>
        </w:pPrChange>
      </w:pPr>
      <w:ins w:id="1019" w:author="The Si Tran" w:date="2012-12-11T08:01:00Z">
        <w:del w:id="1020"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1021" w:author="superchickend" w:date="2012-12-12T08:17:00Z">
          <w:r w:rsidRPr="0030559E" w:rsidDel="007C782C">
            <w:rPr>
              <w:szCs w:val="26"/>
            </w:rPr>
            <w:delText>(model)</w:delText>
          </w:r>
        </w:del>
        <w:del w:id="1022"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1023" w:name="_Toc343083518"/>
          <w:bookmarkStart w:id="1024" w:name="_Toc343083732"/>
          <w:bookmarkStart w:id="1025" w:name="_Toc343083943"/>
          <w:bookmarkStart w:id="1026" w:name="_Toc343220702"/>
          <w:bookmarkStart w:id="1027" w:name="_Toc343232206"/>
          <w:bookmarkStart w:id="1028" w:name="_Toc343232619"/>
          <w:bookmarkStart w:id="1029" w:name="_Toc343232904"/>
          <w:bookmarkStart w:id="1030" w:name="_Toc343415409"/>
          <w:bookmarkStart w:id="1031" w:name="_Toc343415705"/>
          <w:bookmarkStart w:id="1032" w:name="_Toc343452364"/>
          <w:bookmarkEnd w:id="1023"/>
          <w:bookmarkEnd w:id="1024"/>
          <w:bookmarkEnd w:id="1025"/>
          <w:bookmarkEnd w:id="1026"/>
          <w:bookmarkEnd w:id="1027"/>
          <w:bookmarkEnd w:id="1028"/>
          <w:bookmarkEnd w:id="1029"/>
          <w:bookmarkEnd w:id="1030"/>
          <w:bookmarkEnd w:id="1031"/>
          <w:bookmarkEnd w:id="1032"/>
        </w:del>
      </w:ins>
    </w:p>
    <w:p w14:paraId="1202EAAD" w14:textId="77777777" w:rsidR="004D65F6" w:rsidRPr="0030559E" w:rsidDel="007C782C" w:rsidRDefault="004D65F6" w:rsidP="004D65F6">
      <w:pPr>
        <w:rPr>
          <w:ins w:id="1033" w:author="The Si Tran" w:date="2012-12-11T08:01:00Z"/>
          <w:del w:id="1034" w:author="superchickend" w:date="2012-12-12T08:18:00Z"/>
          <w:szCs w:val="26"/>
        </w:rPr>
      </w:pPr>
      <w:ins w:id="1035" w:author="The Si Tran" w:date="2012-12-11T08:01:00Z">
        <w:del w:id="1036"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1037" w:name="_Toc343083519"/>
          <w:bookmarkStart w:id="1038" w:name="_Toc343083733"/>
          <w:bookmarkStart w:id="1039" w:name="_Toc343083944"/>
          <w:bookmarkStart w:id="1040" w:name="_Toc343220703"/>
          <w:bookmarkStart w:id="1041" w:name="_Toc343232207"/>
          <w:bookmarkStart w:id="1042" w:name="_Toc343232620"/>
          <w:bookmarkStart w:id="1043" w:name="_Toc343232905"/>
          <w:bookmarkStart w:id="1044" w:name="_Toc343415410"/>
          <w:bookmarkStart w:id="1045" w:name="_Toc343415706"/>
          <w:bookmarkStart w:id="1046" w:name="_Toc343452365"/>
          <w:bookmarkEnd w:id="1037"/>
          <w:bookmarkEnd w:id="1038"/>
          <w:bookmarkEnd w:id="1039"/>
          <w:bookmarkEnd w:id="1040"/>
          <w:bookmarkEnd w:id="1041"/>
          <w:bookmarkEnd w:id="1042"/>
          <w:bookmarkEnd w:id="1043"/>
          <w:bookmarkEnd w:id="1044"/>
          <w:bookmarkEnd w:id="1045"/>
          <w:bookmarkEnd w:id="1046"/>
        </w:del>
      </w:ins>
    </w:p>
    <w:p w14:paraId="14F19CDB" w14:textId="77777777" w:rsidR="004D65F6" w:rsidRPr="0030559E" w:rsidDel="007C782C" w:rsidRDefault="004D65F6" w:rsidP="004D65F6">
      <w:pPr>
        <w:rPr>
          <w:ins w:id="1047" w:author="The Si Tran" w:date="2012-12-11T08:01:00Z"/>
          <w:del w:id="1048" w:author="superchickend" w:date="2012-12-12T08:18:00Z"/>
          <w:szCs w:val="26"/>
        </w:rPr>
      </w:pPr>
      <w:ins w:id="1049" w:author="The Si Tran" w:date="2012-12-11T08:01:00Z">
        <w:del w:id="1050"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51" w:name="_Toc343083520"/>
          <w:bookmarkStart w:id="1052" w:name="_Toc343083734"/>
          <w:bookmarkStart w:id="1053" w:name="_Toc343083945"/>
          <w:bookmarkStart w:id="1054" w:name="_Toc343220704"/>
          <w:bookmarkStart w:id="1055" w:name="_Toc343232208"/>
          <w:bookmarkStart w:id="1056" w:name="_Toc343232621"/>
          <w:bookmarkStart w:id="1057" w:name="_Toc343232906"/>
          <w:bookmarkStart w:id="1058" w:name="_Toc343415411"/>
          <w:bookmarkStart w:id="1059" w:name="_Toc343415707"/>
          <w:bookmarkStart w:id="1060" w:name="_Toc343452366"/>
          <w:bookmarkEnd w:id="1051"/>
          <w:bookmarkEnd w:id="1052"/>
          <w:bookmarkEnd w:id="1053"/>
          <w:bookmarkEnd w:id="1054"/>
          <w:bookmarkEnd w:id="1055"/>
          <w:bookmarkEnd w:id="1056"/>
          <w:bookmarkEnd w:id="1057"/>
          <w:bookmarkEnd w:id="1058"/>
          <w:bookmarkEnd w:id="1059"/>
          <w:bookmarkEnd w:id="1060"/>
        </w:del>
      </w:ins>
    </w:p>
    <w:p w14:paraId="141B4545" w14:textId="77777777" w:rsidR="004D65F6" w:rsidRPr="0030559E" w:rsidDel="007C782C" w:rsidRDefault="004D65F6" w:rsidP="004D65F6">
      <w:pPr>
        <w:rPr>
          <w:ins w:id="1061" w:author="The Si Tran" w:date="2012-12-11T08:01:00Z"/>
          <w:del w:id="1062" w:author="superchickend" w:date="2012-12-12T08:18:00Z"/>
          <w:szCs w:val="26"/>
        </w:rPr>
      </w:pPr>
      <w:ins w:id="1063" w:author="The Si Tran" w:date="2012-12-11T08:01:00Z">
        <w:del w:id="1064"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65" w:name="_Toc343083521"/>
          <w:bookmarkStart w:id="1066" w:name="_Toc343083735"/>
          <w:bookmarkStart w:id="1067" w:name="_Toc343083946"/>
          <w:bookmarkStart w:id="1068" w:name="_Toc343220705"/>
          <w:bookmarkStart w:id="1069" w:name="_Toc343232209"/>
          <w:bookmarkStart w:id="1070" w:name="_Toc343232622"/>
          <w:bookmarkStart w:id="1071" w:name="_Toc343232907"/>
          <w:bookmarkStart w:id="1072" w:name="_Toc343415412"/>
          <w:bookmarkStart w:id="1073" w:name="_Toc343415708"/>
          <w:bookmarkStart w:id="1074" w:name="_Toc343452367"/>
          <w:bookmarkEnd w:id="1065"/>
          <w:bookmarkEnd w:id="1066"/>
          <w:bookmarkEnd w:id="1067"/>
          <w:bookmarkEnd w:id="1068"/>
          <w:bookmarkEnd w:id="1069"/>
          <w:bookmarkEnd w:id="1070"/>
          <w:bookmarkEnd w:id="1071"/>
          <w:bookmarkEnd w:id="1072"/>
          <w:bookmarkEnd w:id="1073"/>
          <w:bookmarkEnd w:id="1074"/>
        </w:del>
      </w:ins>
    </w:p>
    <w:p w14:paraId="753D1505" w14:textId="77777777" w:rsidR="004D65F6" w:rsidRPr="0030559E" w:rsidDel="007C782C" w:rsidRDefault="004D65F6" w:rsidP="004D65F6">
      <w:pPr>
        <w:rPr>
          <w:ins w:id="1075" w:author="The Si Tran" w:date="2012-12-11T08:01:00Z"/>
          <w:del w:id="1076" w:author="superchickend" w:date="2012-12-12T08:18:00Z"/>
          <w:szCs w:val="26"/>
        </w:rPr>
      </w:pPr>
      <w:ins w:id="1077" w:author="The Si Tran" w:date="2012-12-11T08:01:00Z">
        <w:del w:id="1078"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79" w:name="_Toc343083522"/>
          <w:bookmarkStart w:id="1080" w:name="_Toc343083736"/>
          <w:bookmarkStart w:id="1081" w:name="_Toc343083947"/>
          <w:bookmarkStart w:id="1082" w:name="_Toc343220706"/>
          <w:bookmarkStart w:id="1083" w:name="_Toc343232210"/>
          <w:bookmarkStart w:id="1084" w:name="_Toc343232623"/>
          <w:bookmarkStart w:id="1085" w:name="_Toc343232908"/>
          <w:bookmarkStart w:id="1086" w:name="_Toc343415413"/>
          <w:bookmarkStart w:id="1087" w:name="_Toc343415709"/>
          <w:bookmarkStart w:id="1088" w:name="_Toc343452368"/>
          <w:bookmarkEnd w:id="1079"/>
          <w:bookmarkEnd w:id="1080"/>
          <w:bookmarkEnd w:id="1081"/>
          <w:bookmarkEnd w:id="1082"/>
          <w:bookmarkEnd w:id="1083"/>
          <w:bookmarkEnd w:id="1084"/>
          <w:bookmarkEnd w:id="1085"/>
          <w:bookmarkEnd w:id="1086"/>
          <w:bookmarkEnd w:id="1087"/>
          <w:bookmarkEnd w:id="1088"/>
        </w:del>
      </w:ins>
    </w:p>
    <w:p w14:paraId="435C606B" w14:textId="77777777" w:rsidR="004D65F6" w:rsidRPr="0030559E" w:rsidDel="007C782C" w:rsidRDefault="004D65F6" w:rsidP="004D65F6">
      <w:pPr>
        <w:rPr>
          <w:ins w:id="1089" w:author="The Si Tran" w:date="2012-12-11T08:01:00Z"/>
          <w:del w:id="1090" w:author="superchickend" w:date="2012-12-12T08:18:00Z"/>
          <w:szCs w:val="26"/>
        </w:rPr>
      </w:pPr>
      <w:ins w:id="1091" w:author="The Si Tran" w:date="2012-12-11T08:01:00Z">
        <w:del w:id="1092"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93" w:name="_Toc343083523"/>
          <w:bookmarkStart w:id="1094" w:name="_Toc343083737"/>
          <w:bookmarkStart w:id="1095" w:name="_Toc343083948"/>
          <w:bookmarkStart w:id="1096" w:name="_Toc343220707"/>
          <w:bookmarkStart w:id="1097" w:name="_Toc343232211"/>
          <w:bookmarkStart w:id="1098" w:name="_Toc343232624"/>
          <w:bookmarkStart w:id="1099" w:name="_Toc343232909"/>
          <w:bookmarkStart w:id="1100" w:name="_Toc343415414"/>
          <w:bookmarkStart w:id="1101" w:name="_Toc343415710"/>
          <w:bookmarkStart w:id="1102" w:name="_Toc343452369"/>
          <w:bookmarkEnd w:id="1093"/>
          <w:bookmarkEnd w:id="1094"/>
          <w:bookmarkEnd w:id="1095"/>
          <w:bookmarkEnd w:id="1096"/>
          <w:bookmarkEnd w:id="1097"/>
          <w:bookmarkEnd w:id="1098"/>
          <w:bookmarkEnd w:id="1099"/>
          <w:bookmarkEnd w:id="1100"/>
          <w:bookmarkEnd w:id="1101"/>
          <w:bookmarkEnd w:id="1102"/>
        </w:del>
      </w:ins>
    </w:p>
    <w:p w14:paraId="49EBCF99" w14:textId="77777777" w:rsidR="004D65F6" w:rsidRPr="0030559E" w:rsidDel="007C782C" w:rsidRDefault="004D65F6" w:rsidP="004D65F6">
      <w:pPr>
        <w:rPr>
          <w:ins w:id="1103" w:author="The Si Tran" w:date="2012-12-11T08:01:00Z"/>
          <w:del w:id="1104" w:author="superchickend" w:date="2012-12-12T08:18:00Z"/>
          <w:szCs w:val="26"/>
        </w:rPr>
      </w:pPr>
      <w:bookmarkStart w:id="1105" w:name="time_series_forcecasting_Chris_Chatfield"/>
      <w:ins w:id="1106" w:author="The Si Tran" w:date="2012-12-11T08:01:00Z">
        <w:del w:id="1107" w:author="superchickend" w:date="2012-12-12T08:18:00Z">
          <w:r w:rsidRPr="0030559E" w:rsidDel="007C782C">
            <w:rPr>
              <w:szCs w:val="26"/>
            </w:rPr>
            <w:delText>[1]</w:delText>
          </w:r>
          <w:bookmarkEnd w:id="1105"/>
          <w:r w:rsidRPr="0030559E" w:rsidDel="007C782C">
            <w:rPr>
              <w:szCs w:val="26"/>
            </w:rPr>
            <w:delText xml:space="preserve"> time series forecasting – Chris Chatfield</w:delText>
          </w:r>
          <w:bookmarkStart w:id="1108" w:name="_Toc343083524"/>
          <w:bookmarkStart w:id="1109" w:name="_Toc343083738"/>
          <w:bookmarkStart w:id="1110" w:name="_Toc343083949"/>
          <w:bookmarkStart w:id="1111" w:name="_Toc343220708"/>
          <w:bookmarkStart w:id="1112" w:name="_Toc343232212"/>
          <w:bookmarkStart w:id="1113" w:name="_Toc343232625"/>
          <w:bookmarkStart w:id="1114" w:name="_Toc343232910"/>
          <w:bookmarkStart w:id="1115" w:name="_Toc343415415"/>
          <w:bookmarkStart w:id="1116" w:name="_Toc343415711"/>
          <w:bookmarkStart w:id="1117" w:name="_Toc343452370"/>
          <w:bookmarkEnd w:id="1108"/>
          <w:bookmarkEnd w:id="1109"/>
          <w:bookmarkEnd w:id="1110"/>
          <w:bookmarkEnd w:id="1111"/>
          <w:bookmarkEnd w:id="1112"/>
          <w:bookmarkEnd w:id="1113"/>
          <w:bookmarkEnd w:id="1114"/>
          <w:bookmarkEnd w:id="1115"/>
          <w:bookmarkEnd w:id="1116"/>
          <w:bookmarkEnd w:id="1117"/>
        </w:del>
      </w:ins>
    </w:p>
    <w:p w14:paraId="7687FB8B" w14:textId="77777777" w:rsidR="004D65F6" w:rsidRPr="0030559E" w:rsidDel="007C782C" w:rsidRDefault="004D65F6" w:rsidP="004D65F6">
      <w:pPr>
        <w:rPr>
          <w:ins w:id="1118" w:author="The Si Tran" w:date="2012-12-11T08:01:00Z"/>
          <w:del w:id="1119" w:author="superchickend" w:date="2012-12-12T08:18:00Z"/>
          <w:szCs w:val="26"/>
        </w:rPr>
      </w:pPr>
      <w:bookmarkStart w:id="1120" w:name="Sterba_Hilovska"/>
      <w:ins w:id="1121" w:author="The Si Tran" w:date="2012-12-11T08:01:00Z">
        <w:del w:id="1122" w:author="superchickend" w:date="2012-12-12T08:18:00Z">
          <w:r w:rsidRPr="0030559E" w:rsidDel="007C782C">
            <w:rPr>
              <w:szCs w:val="26"/>
            </w:rPr>
            <w:delText>[2]</w:delText>
          </w:r>
          <w:bookmarkEnd w:id="1120"/>
          <w:r w:rsidRPr="0030559E" w:rsidDel="007C782C">
            <w:rPr>
              <w:szCs w:val="26"/>
            </w:rPr>
            <w:delText xml:space="preserve"> Journal of Applies Mathematics – Sterba_Hilovska</w:delText>
          </w:r>
          <w:bookmarkStart w:id="1123" w:name="_Toc343083525"/>
          <w:bookmarkStart w:id="1124" w:name="_Toc343083739"/>
          <w:bookmarkStart w:id="1125" w:name="_Toc343083950"/>
          <w:bookmarkStart w:id="1126" w:name="_Toc343220709"/>
          <w:bookmarkStart w:id="1127" w:name="_Toc343232213"/>
          <w:bookmarkStart w:id="1128" w:name="_Toc343232626"/>
          <w:bookmarkStart w:id="1129" w:name="_Toc343232911"/>
          <w:bookmarkStart w:id="1130" w:name="_Toc343415416"/>
          <w:bookmarkStart w:id="1131" w:name="_Toc343415712"/>
          <w:bookmarkStart w:id="1132" w:name="_Toc343452371"/>
          <w:bookmarkEnd w:id="1123"/>
          <w:bookmarkEnd w:id="1124"/>
          <w:bookmarkEnd w:id="1125"/>
          <w:bookmarkEnd w:id="1126"/>
          <w:bookmarkEnd w:id="1127"/>
          <w:bookmarkEnd w:id="1128"/>
          <w:bookmarkEnd w:id="1129"/>
          <w:bookmarkEnd w:id="1130"/>
          <w:bookmarkEnd w:id="1131"/>
          <w:bookmarkEnd w:id="1132"/>
        </w:del>
      </w:ins>
    </w:p>
    <w:p w14:paraId="59C9F0F7" w14:textId="77777777" w:rsidR="004D65BA" w:rsidRPr="0049233F" w:rsidDel="00395324" w:rsidRDefault="004D65BA" w:rsidP="004D65BA">
      <w:pPr>
        <w:ind w:firstLine="720"/>
        <w:rPr>
          <w:del w:id="1133" w:author="The Si Tran" w:date="2012-12-12T08:05:00Z"/>
          <w:szCs w:val="26"/>
        </w:rPr>
      </w:pPr>
      <w:bookmarkStart w:id="1134" w:name="_Toc343083526"/>
      <w:bookmarkStart w:id="1135" w:name="_Toc343083740"/>
      <w:bookmarkStart w:id="1136" w:name="_Toc343083951"/>
      <w:bookmarkStart w:id="1137" w:name="_Toc343220710"/>
      <w:bookmarkStart w:id="1138" w:name="_Toc343232214"/>
      <w:bookmarkStart w:id="1139" w:name="_Toc343232627"/>
      <w:bookmarkStart w:id="1140" w:name="_Toc343232912"/>
      <w:bookmarkStart w:id="1141" w:name="_Toc343415417"/>
      <w:bookmarkStart w:id="1142" w:name="_Toc343415713"/>
      <w:bookmarkStart w:id="1143" w:name="_Toc343452372"/>
      <w:bookmarkEnd w:id="1134"/>
      <w:bookmarkEnd w:id="1135"/>
      <w:bookmarkEnd w:id="1136"/>
      <w:bookmarkEnd w:id="1137"/>
      <w:bookmarkEnd w:id="1138"/>
      <w:bookmarkEnd w:id="1139"/>
      <w:bookmarkEnd w:id="1140"/>
      <w:bookmarkEnd w:id="1141"/>
      <w:bookmarkEnd w:id="1142"/>
      <w:bookmarkEnd w:id="1143"/>
    </w:p>
    <w:p w14:paraId="332E1C1B" w14:textId="77777777" w:rsidR="004D65BA" w:rsidRPr="0049233F" w:rsidRDefault="004D65BA" w:rsidP="004D65BA">
      <w:pPr>
        <w:pStyle w:val="Heading2"/>
        <w:rPr>
          <w:i/>
          <w:sz w:val="26"/>
          <w:szCs w:val="26"/>
          <w:rPrChange w:id="1144" w:author="The Si Tran" w:date="2012-12-05T23:02:00Z">
            <w:rPr>
              <w:i/>
            </w:rPr>
          </w:rPrChange>
        </w:rPr>
      </w:pPr>
      <w:bookmarkStart w:id="1145" w:name="_Toc327348168"/>
      <w:del w:id="1146" w:author="The Si Tran" w:date="2012-12-12T14:06:00Z">
        <w:r w:rsidRPr="0049233F" w:rsidDel="00355596">
          <w:rPr>
            <w:sz w:val="26"/>
            <w:szCs w:val="26"/>
            <w:rPrChange w:id="1147" w:author="The Si Tran" w:date="2012-12-05T23:02:00Z">
              <w:rPr>
                <w:rFonts w:cs="Times New Roman"/>
                <w:b w:val="0"/>
                <w:bCs w:val="0"/>
                <w:iCs w:val="0"/>
                <w:kern w:val="32"/>
                <w:sz w:val="32"/>
                <w:szCs w:val="32"/>
              </w:rPr>
            </w:rPrChange>
          </w:rPr>
          <w:delText>CẤU TRÚC BÁO CÁO</w:delText>
        </w:r>
      </w:del>
      <w:bookmarkStart w:id="1148" w:name="_Toc343452373"/>
      <w:bookmarkEnd w:id="1145"/>
      <w:ins w:id="1149" w:author="The Si Tran" w:date="2012-12-12T14:06:00Z">
        <w:r w:rsidR="00355596">
          <w:rPr>
            <w:szCs w:val="26"/>
          </w:rPr>
          <w:t>Cấu trúc báo cáo</w:t>
        </w:r>
      </w:ins>
      <w:bookmarkEnd w:id="1148"/>
    </w:p>
    <w:p w14:paraId="0AF912A0" w14:textId="77777777" w:rsidR="004D65BA" w:rsidRDefault="004D65BA">
      <w:pPr>
        <w:rPr>
          <w:ins w:id="1150" w:author="The Si Tran" w:date="2012-12-11T21:22:00Z"/>
        </w:rPr>
        <w:pPrChange w:id="1151" w:author="The Si Tran" w:date="2012-12-14T07:13:00Z">
          <w:pPr>
            <w:ind w:firstLine="720"/>
          </w:pPr>
        </w:pPrChange>
      </w:pPr>
      <w:r w:rsidRPr="0049233F">
        <w:t xml:space="preserve">Bài báo cáo chia làm </w:t>
      </w:r>
      <w:ins w:id="1152" w:author="The Si Tran" w:date="2012-12-12T08:04:00Z">
        <w:r w:rsidR="00682B49">
          <w:t>7</w:t>
        </w:r>
      </w:ins>
      <w:del w:id="1153" w:author="The Si Tran" w:date="2012-12-12T08:04:00Z">
        <w:r w:rsidRPr="0049233F" w:rsidDel="00682B49">
          <w:delText>6</w:delText>
        </w:r>
      </w:del>
      <w:r w:rsidRPr="0049233F">
        <w:t xml:space="preserve"> chương:</w:t>
      </w:r>
    </w:p>
    <w:p w14:paraId="104C3D4C" w14:textId="77A97268" w:rsidR="00946BC5" w:rsidRDefault="00946BC5">
      <w:pPr>
        <w:rPr>
          <w:ins w:id="1154" w:author="The Si Tran" w:date="2012-12-11T21:22:00Z"/>
        </w:rPr>
      </w:pPr>
      <w:ins w:id="1155" w:author="The Si Tran" w:date="2012-12-11T21:22:00Z">
        <w:r>
          <w:t>Chương 1</w:t>
        </w:r>
      </w:ins>
      <w:ins w:id="1156" w:author="superchickend" w:date="2012-12-16T15:03:00Z">
        <w:r w:rsidR="006A6E25">
          <w:t>.</w:t>
        </w:r>
      </w:ins>
      <w:ins w:id="1157" w:author="The Si Tran" w:date="2012-12-11T21:22:00Z">
        <w:r>
          <w:t xml:space="preserve"> GIỚI THIỆU CHUNG tổng quan về bài toán dự báo</w:t>
        </w:r>
      </w:ins>
    </w:p>
    <w:p w14:paraId="57D856CA" w14:textId="3A96F93E" w:rsidR="00946BC5" w:rsidRDefault="00946BC5">
      <w:pPr>
        <w:rPr>
          <w:ins w:id="1158" w:author="The Si Tran" w:date="2012-12-11T21:22:00Z"/>
        </w:rPr>
      </w:pPr>
      <w:ins w:id="1159" w:author="The Si Tran" w:date="2012-12-11T21:23:00Z">
        <w:r>
          <w:t>Chương 2</w:t>
        </w:r>
      </w:ins>
      <w:ins w:id="1160" w:author="superchickend" w:date="2012-12-16T15:03:00Z">
        <w:r w:rsidR="006A6E25">
          <w:t>.</w:t>
        </w:r>
      </w:ins>
      <w:ins w:id="1161" w:author="The Si Tran" w:date="2012-12-11T21:23:00Z">
        <w:r>
          <w:t xml:space="preserve"> CHUỖI DỮ LIỆU THỜI GIAN </w:t>
        </w:r>
      </w:ins>
      <w:ins w:id="1162"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163" w:author="The Si Tran" w:date="2012-12-11T21:22:00Z"/>
        </w:rPr>
      </w:pPr>
      <w:ins w:id="1164" w:author="The Si Tran" w:date="2012-12-11T21:22:00Z">
        <w:r>
          <w:t xml:space="preserve">Chương </w:t>
        </w:r>
      </w:ins>
      <w:ins w:id="1165" w:author="The Si Tran" w:date="2012-12-11T21:24:00Z">
        <w:r>
          <w:t>3</w:t>
        </w:r>
      </w:ins>
      <w:ins w:id="1166" w:author="superchickend" w:date="2012-12-16T15:03:00Z">
        <w:r w:rsidR="006A6E25">
          <w:t>.</w:t>
        </w:r>
      </w:ins>
      <w:ins w:id="116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1168" w:author="The Si Tran" w:date="2012-12-11T21:22:00Z"/>
        </w:rPr>
      </w:pPr>
      <w:ins w:id="1169" w:author="The Si Tran" w:date="2012-12-11T21:22:00Z">
        <w:r>
          <w:t>Chương 4</w:t>
        </w:r>
      </w:ins>
      <w:ins w:id="1170" w:author="superchickend" w:date="2012-12-16T15:03:00Z">
        <w:r w:rsidR="006A6E25">
          <w:t>.</w:t>
        </w:r>
      </w:ins>
      <w:ins w:id="1171"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1172" w:author="The Si Tran" w:date="2012-12-11T21:22:00Z"/>
        </w:rPr>
      </w:pPr>
      <w:ins w:id="1173" w:author="The Si Tran" w:date="2012-12-11T21:22:00Z">
        <w:r>
          <w:t>Chương 5</w:t>
        </w:r>
      </w:ins>
      <w:ins w:id="1174" w:author="superchickend" w:date="2012-12-16T15:03:00Z">
        <w:r w:rsidR="006A6E25">
          <w:t>.</w:t>
        </w:r>
      </w:ins>
      <w:ins w:id="1175" w:author="The Si Tran" w:date="2012-12-11T21:22:00Z">
        <w:r w:rsidR="00946BC5">
          <w:t xml:space="preserve"> MÔ HÌNH KẾT HỢP SARIMA VÀ ANN trình bày cơ sở hình thành, nguyên lý hoạt động của mô hình kết hợp.</w:t>
        </w:r>
      </w:ins>
    </w:p>
    <w:p w14:paraId="4FC86377" w14:textId="0F2F8A35" w:rsidR="00946BC5" w:rsidRDefault="00946BC5">
      <w:pPr>
        <w:rPr>
          <w:ins w:id="1176" w:author="The Si Tran" w:date="2012-12-11T21:22:00Z"/>
        </w:rPr>
      </w:pPr>
      <w:ins w:id="1177" w:author="The Si Tran" w:date="2012-12-11T21:22:00Z">
        <w:r>
          <w:t>Chươ</w:t>
        </w:r>
        <w:r w:rsidR="00730A63">
          <w:t>ng 6</w:t>
        </w:r>
      </w:ins>
      <w:ins w:id="1178" w:author="superchickend" w:date="2012-12-16T15:03:00Z">
        <w:r w:rsidR="006A6E25">
          <w:t>.</w:t>
        </w:r>
      </w:ins>
      <w:ins w:id="1179"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180" w:author="superchickend" w:date="2012-12-12T08:20:00Z"/>
          <w:del w:id="1181" w:author="The Si Tran" w:date="2012-12-14T07:20:00Z"/>
        </w:rPr>
        <w:pPrChange w:id="1182" w:author="The Si Tran" w:date="2012-12-14T07:13:00Z">
          <w:pPr>
            <w:ind w:firstLine="720"/>
          </w:pPr>
        </w:pPrChange>
      </w:pPr>
      <w:ins w:id="1183" w:author="The Si Tran" w:date="2012-12-11T21:22:00Z">
        <w:r>
          <w:t>Chương 7</w:t>
        </w:r>
      </w:ins>
      <w:ins w:id="1184" w:author="superchickend" w:date="2012-12-16T15:03:00Z">
        <w:r w:rsidR="006A6E25">
          <w:t>.</w:t>
        </w:r>
      </w:ins>
      <w:ins w:id="1185"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186" w:author="The Si Tran" w:date="2012-12-11T21:22:00Z"/>
        </w:rPr>
        <w:pPrChange w:id="1187" w:author="The Si Tran" w:date="2012-12-14T07:20:00Z">
          <w:pPr>
            <w:ind w:firstLine="720"/>
          </w:pPr>
        </w:pPrChange>
      </w:pPr>
      <w:ins w:id="1188" w:author="superchickend" w:date="2012-12-12T08:20:00Z">
        <w:del w:id="1189" w:author="The Si Tran" w:date="2012-12-14T07:20:00Z">
          <w:r w:rsidDel="00516C62">
            <w:br w:type="page"/>
          </w:r>
        </w:del>
      </w:ins>
    </w:p>
    <w:p w14:paraId="3301E4E9" w14:textId="3B97D996" w:rsidR="00946BC5" w:rsidRPr="0095710D" w:rsidDel="00395324" w:rsidRDefault="007B33EC" w:rsidP="004D65BA">
      <w:pPr>
        <w:ind w:firstLine="720"/>
        <w:rPr>
          <w:del w:id="1190" w:author="The Si Tran" w:date="2012-12-12T08:06:00Z"/>
          <w:sz w:val="32"/>
          <w:szCs w:val="32"/>
          <w:rPrChange w:id="1191" w:author="The Si Tran" w:date="2012-12-12T13:54:00Z">
            <w:rPr>
              <w:del w:id="1192" w:author="The Si Tran" w:date="2012-12-12T08:06:00Z"/>
              <w:szCs w:val="26"/>
            </w:rPr>
          </w:rPrChange>
        </w:rPr>
      </w:pPr>
      <w:bookmarkStart w:id="1193" w:name="_Toc343083528"/>
      <w:bookmarkStart w:id="1194" w:name="_Toc343083742"/>
      <w:bookmarkStart w:id="1195" w:name="_Toc343083953"/>
      <w:bookmarkStart w:id="1196" w:name="_Toc343220712"/>
      <w:bookmarkStart w:id="1197" w:name="_Toc343232216"/>
      <w:bookmarkStart w:id="1198" w:name="_Toc343232629"/>
      <w:bookmarkStart w:id="1199" w:name="_Toc343232914"/>
      <w:bookmarkStart w:id="1200" w:name="_Toc343415419"/>
      <w:bookmarkStart w:id="1201" w:name="_Toc343415715"/>
      <w:bookmarkEnd w:id="1193"/>
      <w:bookmarkEnd w:id="1194"/>
      <w:bookmarkEnd w:id="1195"/>
      <w:bookmarkEnd w:id="1196"/>
      <w:bookmarkEnd w:id="1197"/>
      <w:bookmarkEnd w:id="1198"/>
      <w:bookmarkEnd w:id="1199"/>
      <w:bookmarkEnd w:id="1200"/>
      <w:bookmarkEnd w:id="1201"/>
      <w:ins w:id="1202" w:author="superchickend" w:date="2012-12-16T14:57:00Z">
        <w:r>
          <w:lastRenderedPageBreak/>
          <w:t xml:space="preserve">    </w:t>
        </w:r>
      </w:ins>
      <w:bookmarkStart w:id="1203" w:name="_Toc343452374"/>
      <w:bookmarkEnd w:id="1203"/>
    </w:p>
    <w:p w14:paraId="6AB79F13" w14:textId="77777777" w:rsidR="004D65BA" w:rsidRPr="0095710D" w:rsidDel="00CA2190" w:rsidRDefault="004D65BA" w:rsidP="004D65BA">
      <w:pPr>
        <w:ind w:firstLine="720"/>
        <w:rPr>
          <w:del w:id="1204" w:author="The Si Tran" w:date="2012-12-11T21:24:00Z"/>
          <w:sz w:val="32"/>
          <w:szCs w:val="32"/>
          <w:rPrChange w:id="1205" w:author="The Si Tran" w:date="2012-12-12T13:54:00Z">
            <w:rPr>
              <w:del w:id="1206" w:author="The Si Tran" w:date="2012-12-11T21:24:00Z"/>
              <w:szCs w:val="26"/>
            </w:rPr>
          </w:rPrChange>
        </w:rPr>
      </w:pPr>
      <w:del w:id="1207" w:author="The Si Tran" w:date="2012-12-11T21:24:00Z">
        <w:r w:rsidRPr="0095710D" w:rsidDel="00CA2190">
          <w:rPr>
            <w:b/>
            <w:sz w:val="32"/>
            <w:szCs w:val="32"/>
            <w:rPrChange w:id="1208" w:author="The Si Tran" w:date="2012-12-12T13:54:00Z">
              <w:rPr>
                <w:b/>
                <w:szCs w:val="26"/>
              </w:rPr>
            </w:rPrChange>
          </w:rPr>
          <w:delText xml:space="preserve">Chương 1: </w:delText>
        </w:r>
        <w:r w:rsidRPr="0095710D" w:rsidDel="00CA2190">
          <w:rPr>
            <w:sz w:val="32"/>
            <w:szCs w:val="32"/>
            <w:rPrChange w:id="1209" w:author="The Si Tran" w:date="2012-12-12T13:54:00Z">
              <w:rPr>
                <w:szCs w:val="26"/>
              </w:rPr>
            </w:rPrChange>
          </w:rPr>
          <w:delText>Giới thiệu về bài toán và nhiệm vụ đề tài.</w:delText>
        </w:r>
        <w:bookmarkStart w:id="1210" w:name="_Toc343083529"/>
        <w:bookmarkStart w:id="1211" w:name="_Toc343083743"/>
        <w:bookmarkStart w:id="1212" w:name="_Toc343083954"/>
        <w:bookmarkStart w:id="1213" w:name="_Toc343220713"/>
        <w:bookmarkStart w:id="1214" w:name="_Toc343232217"/>
        <w:bookmarkStart w:id="1215" w:name="_Toc343232630"/>
        <w:bookmarkStart w:id="1216" w:name="_Toc343232915"/>
        <w:bookmarkStart w:id="1217" w:name="_Toc343415420"/>
        <w:bookmarkStart w:id="1218" w:name="_Toc343415716"/>
        <w:bookmarkStart w:id="1219" w:name="_Toc343452375"/>
        <w:bookmarkEnd w:id="1210"/>
        <w:bookmarkEnd w:id="1211"/>
        <w:bookmarkEnd w:id="1212"/>
        <w:bookmarkEnd w:id="1213"/>
        <w:bookmarkEnd w:id="1214"/>
        <w:bookmarkEnd w:id="1215"/>
        <w:bookmarkEnd w:id="1216"/>
        <w:bookmarkEnd w:id="1217"/>
        <w:bookmarkEnd w:id="1218"/>
        <w:bookmarkEnd w:id="1219"/>
      </w:del>
    </w:p>
    <w:p w14:paraId="215E9357" w14:textId="77777777" w:rsidR="004D65BA" w:rsidRPr="0095710D" w:rsidDel="00CA2190" w:rsidRDefault="004D65BA" w:rsidP="004D65BA">
      <w:pPr>
        <w:ind w:firstLine="720"/>
        <w:rPr>
          <w:del w:id="1220" w:author="The Si Tran" w:date="2012-12-11T21:24:00Z"/>
          <w:sz w:val="32"/>
          <w:szCs w:val="32"/>
          <w:rPrChange w:id="1221" w:author="The Si Tran" w:date="2012-12-12T13:54:00Z">
            <w:rPr>
              <w:del w:id="1222" w:author="The Si Tran" w:date="2012-12-11T21:24:00Z"/>
              <w:szCs w:val="26"/>
            </w:rPr>
          </w:rPrChange>
        </w:rPr>
      </w:pPr>
      <w:del w:id="1223" w:author="The Si Tran" w:date="2012-12-11T21:24:00Z">
        <w:r w:rsidRPr="0095710D" w:rsidDel="00CA2190">
          <w:rPr>
            <w:sz w:val="32"/>
            <w:szCs w:val="32"/>
            <w:rPrChange w:id="1224" w:author="The Si Tran" w:date="2012-12-12T13:54:00Z">
              <w:rPr>
                <w:szCs w:val="26"/>
              </w:rPr>
            </w:rPrChange>
          </w:rPr>
          <w:delText>Chương 2: Chuỗi thời gian và các thành phần của chuỗi thời gian</w:delText>
        </w:r>
        <w:bookmarkStart w:id="1225" w:name="_Toc343083530"/>
        <w:bookmarkStart w:id="1226" w:name="_Toc343083744"/>
        <w:bookmarkStart w:id="1227" w:name="_Toc343083955"/>
        <w:bookmarkStart w:id="1228" w:name="_Toc343220714"/>
        <w:bookmarkStart w:id="1229" w:name="_Toc343232218"/>
        <w:bookmarkStart w:id="1230" w:name="_Toc343232631"/>
        <w:bookmarkStart w:id="1231" w:name="_Toc343232916"/>
        <w:bookmarkStart w:id="1232" w:name="_Toc343415421"/>
        <w:bookmarkStart w:id="1233" w:name="_Toc343415717"/>
        <w:bookmarkStart w:id="1234" w:name="_Toc343452376"/>
        <w:bookmarkEnd w:id="1225"/>
        <w:bookmarkEnd w:id="1226"/>
        <w:bookmarkEnd w:id="1227"/>
        <w:bookmarkEnd w:id="1228"/>
        <w:bookmarkEnd w:id="1229"/>
        <w:bookmarkEnd w:id="1230"/>
        <w:bookmarkEnd w:id="1231"/>
        <w:bookmarkEnd w:id="1232"/>
        <w:bookmarkEnd w:id="1233"/>
        <w:bookmarkEnd w:id="1234"/>
      </w:del>
    </w:p>
    <w:p w14:paraId="4447389D" w14:textId="77777777" w:rsidR="004D65BA" w:rsidRPr="0095710D" w:rsidDel="00CA2190" w:rsidRDefault="004D65BA" w:rsidP="004D65BA">
      <w:pPr>
        <w:ind w:firstLine="720"/>
        <w:rPr>
          <w:del w:id="1235" w:author="The Si Tran" w:date="2012-12-11T21:24:00Z"/>
          <w:sz w:val="32"/>
          <w:szCs w:val="32"/>
          <w:rPrChange w:id="1236" w:author="The Si Tran" w:date="2012-12-12T13:54:00Z">
            <w:rPr>
              <w:del w:id="1237" w:author="The Si Tran" w:date="2012-12-11T21:24:00Z"/>
              <w:szCs w:val="26"/>
            </w:rPr>
          </w:rPrChange>
        </w:rPr>
      </w:pPr>
      <w:del w:id="1238" w:author="The Si Tran" w:date="2012-12-11T21:24:00Z">
        <w:r w:rsidRPr="0095710D" w:rsidDel="00CA2190">
          <w:rPr>
            <w:sz w:val="32"/>
            <w:szCs w:val="32"/>
            <w:rPrChange w:id="1239" w:author="The Si Tran" w:date="2012-12-12T13:54:00Z">
              <w:rPr>
                <w:szCs w:val="26"/>
              </w:rPr>
            </w:rPrChange>
          </w:rPr>
          <w:delText>Chương 3: Mô hình ARIMA</w:delText>
        </w:r>
        <w:bookmarkStart w:id="1240" w:name="_Toc343083531"/>
        <w:bookmarkStart w:id="1241" w:name="_Toc343083745"/>
        <w:bookmarkStart w:id="1242" w:name="_Toc343083956"/>
        <w:bookmarkStart w:id="1243" w:name="_Toc343220715"/>
        <w:bookmarkStart w:id="1244" w:name="_Toc343232219"/>
        <w:bookmarkStart w:id="1245" w:name="_Toc343232632"/>
        <w:bookmarkStart w:id="1246" w:name="_Toc343232917"/>
        <w:bookmarkStart w:id="1247" w:name="_Toc343415422"/>
        <w:bookmarkStart w:id="1248" w:name="_Toc343415718"/>
        <w:bookmarkStart w:id="1249" w:name="_Toc343452377"/>
        <w:bookmarkEnd w:id="1240"/>
        <w:bookmarkEnd w:id="1241"/>
        <w:bookmarkEnd w:id="1242"/>
        <w:bookmarkEnd w:id="1243"/>
        <w:bookmarkEnd w:id="1244"/>
        <w:bookmarkEnd w:id="1245"/>
        <w:bookmarkEnd w:id="1246"/>
        <w:bookmarkEnd w:id="1247"/>
        <w:bookmarkEnd w:id="1248"/>
        <w:bookmarkEnd w:id="1249"/>
      </w:del>
    </w:p>
    <w:p w14:paraId="7B53A7DD" w14:textId="77777777" w:rsidR="004D65BA" w:rsidRPr="0095710D" w:rsidDel="00CA2190" w:rsidRDefault="004D65BA" w:rsidP="004D65BA">
      <w:pPr>
        <w:ind w:firstLine="720"/>
        <w:rPr>
          <w:del w:id="1250" w:author="The Si Tran" w:date="2012-12-11T21:24:00Z"/>
          <w:sz w:val="32"/>
          <w:szCs w:val="32"/>
          <w:rPrChange w:id="1251" w:author="The Si Tran" w:date="2012-12-12T13:54:00Z">
            <w:rPr>
              <w:del w:id="1252" w:author="The Si Tran" w:date="2012-12-11T21:24:00Z"/>
              <w:szCs w:val="26"/>
            </w:rPr>
          </w:rPrChange>
        </w:rPr>
      </w:pPr>
      <w:del w:id="1253" w:author="The Si Tran" w:date="2012-12-11T21:24:00Z">
        <w:r w:rsidRPr="0095710D" w:rsidDel="00CA2190">
          <w:rPr>
            <w:sz w:val="32"/>
            <w:szCs w:val="32"/>
            <w:rPrChange w:id="1254" w:author="The Si Tran" w:date="2012-12-12T13:54:00Z">
              <w:rPr>
                <w:szCs w:val="26"/>
              </w:rPr>
            </w:rPrChange>
          </w:rPr>
          <w:delText>Chương 4: Mô hình ANN</w:delText>
        </w:r>
        <w:bookmarkStart w:id="1255" w:name="_Toc343083532"/>
        <w:bookmarkStart w:id="1256" w:name="_Toc343083746"/>
        <w:bookmarkStart w:id="1257" w:name="_Toc343083957"/>
        <w:bookmarkStart w:id="1258" w:name="_Toc343220716"/>
        <w:bookmarkStart w:id="1259" w:name="_Toc343232220"/>
        <w:bookmarkStart w:id="1260" w:name="_Toc343232633"/>
        <w:bookmarkStart w:id="1261" w:name="_Toc343232918"/>
        <w:bookmarkStart w:id="1262" w:name="_Toc343415423"/>
        <w:bookmarkStart w:id="1263" w:name="_Toc343415719"/>
        <w:bookmarkStart w:id="1264" w:name="_Toc343452378"/>
        <w:bookmarkEnd w:id="1255"/>
        <w:bookmarkEnd w:id="1256"/>
        <w:bookmarkEnd w:id="1257"/>
        <w:bookmarkEnd w:id="1258"/>
        <w:bookmarkEnd w:id="1259"/>
        <w:bookmarkEnd w:id="1260"/>
        <w:bookmarkEnd w:id="1261"/>
        <w:bookmarkEnd w:id="1262"/>
        <w:bookmarkEnd w:id="1263"/>
        <w:bookmarkEnd w:id="1264"/>
      </w:del>
    </w:p>
    <w:p w14:paraId="535BB867" w14:textId="77777777" w:rsidR="004D65BA" w:rsidRPr="0095710D" w:rsidDel="00CA2190" w:rsidRDefault="004D65BA" w:rsidP="004D65BA">
      <w:pPr>
        <w:ind w:firstLine="720"/>
        <w:rPr>
          <w:del w:id="1265" w:author="The Si Tran" w:date="2012-12-11T21:24:00Z"/>
          <w:sz w:val="32"/>
          <w:szCs w:val="32"/>
          <w:rPrChange w:id="1266" w:author="The Si Tran" w:date="2012-12-12T13:54:00Z">
            <w:rPr>
              <w:del w:id="1267" w:author="The Si Tran" w:date="2012-12-11T21:24:00Z"/>
              <w:szCs w:val="26"/>
            </w:rPr>
          </w:rPrChange>
        </w:rPr>
      </w:pPr>
      <w:del w:id="1268" w:author="The Si Tran" w:date="2012-12-11T21:24:00Z">
        <w:r w:rsidRPr="0095710D" w:rsidDel="00CA2190">
          <w:rPr>
            <w:sz w:val="32"/>
            <w:szCs w:val="32"/>
            <w:rPrChange w:id="1269" w:author="The Si Tran" w:date="2012-12-12T13:54:00Z">
              <w:rPr>
                <w:szCs w:val="26"/>
              </w:rPr>
            </w:rPrChange>
          </w:rPr>
          <w:delText>Chương 5: Mô hình kết hợp giữa ARIMA và ANN</w:delText>
        </w:r>
        <w:bookmarkStart w:id="1270" w:name="_Toc343083533"/>
        <w:bookmarkStart w:id="1271" w:name="_Toc343083747"/>
        <w:bookmarkStart w:id="1272" w:name="_Toc343083958"/>
        <w:bookmarkStart w:id="1273" w:name="_Toc343220717"/>
        <w:bookmarkStart w:id="1274" w:name="_Toc343232221"/>
        <w:bookmarkStart w:id="1275" w:name="_Toc343232634"/>
        <w:bookmarkStart w:id="1276" w:name="_Toc343232919"/>
        <w:bookmarkStart w:id="1277" w:name="_Toc343415424"/>
        <w:bookmarkStart w:id="1278" w:name="_Toc343415720"/>
        <w:bookmarkStart w:id="1279" w:name="_Toc343452379"/>
        <w:bookmarkEnd w:id="1270"/>
        <w:bookmarkEnd w:id="1271"/>
        <w:bookmarkEnd w:id="1272"/>
        <w:bookmarkEnd w:id="1273"/>
        <w:bookmarkEnd w:id="1274"/>
        <w:bookmarkEnd w:id="1275"/>
        <w:bookmarkEnd w:id="1276"/>
        <w:bookmarkEnd w:id="1277"/>
        <w:bookmarkEnd w:id="1278"/>
        <w:bookmarkEnd w:id="1279"/>
      </w:del>
    </w:p>
    <w:p w14:paraId="00BE2FA6" w14:textId="77777777" w:rsidR="004D65BA" w:rsidRPr="0095710D" w:rsidDel="00CA2190" w:rsidRDefault="004D65BA" w:rsidP="004D65BA">
      <w:pPr>
        <w:ind w:firstLine="720"/>
        <w:rPr>
          <w:del w:id="1280" w:author="The Si Tran" w:date="2012-12-11T21:24:00Z"/>
          <w:sz w:val="32"/>
          <w:szCs w:val="32"/>
          <w:rPrChange w:id="1281" w:author="The Si Tran" w:date="2012-12-12T13:54:00Z">
            <w:rPr>
              <w:del w:id="1282" w:author="The Si Tran" w:date="2012-12-11T21:24:00Z"/>
              <w:szCs w:val="26"/>
            </w:rPr>
          </w:rPrChange>
        </w:rPr>
      </w:pPr>
      <w:del w:id="1283" w:author="The Si Tran" w:date="2012-12-11T21:24:00Z">
        <w:r w:rsidRPr="0095710D" w:rsidDel="00CA2190">
          <w:rPr>
            <w:sz w:val="32"/>
            <w:szCs w:val="32"/>
            <w:rPrChange w:id="1284" w:author="The Si Tran" w:date="2012-12-12T13:54:00Z">
              <w:rPr>
                <w:szCs w:val="26"/>
              </w:rPr>
            </w:rPrChange>
          </w:rPr>
          <w:delText>Chương 6: Kết quả thực nghiệm</w:delText>
        </w:r>
        <w:bookmarkStart w:id="1285" w:name="_Toc343083534"/>
        <w:bookmarkStart w:id="1286" w:name="_Toc343083748"/>
        <w:bookmarkStart w:id="1287" w:name="_Toc343083959"/>
        <w:bookmarkStart w:id="1288" w:name="_Toc343220718"/>
        <w:bookmarkStart w:id="1289" w:name="_Toc343232222"/>
        <w:bookmarkStart w:id="1290" w:name="_Toc343232635"/>
        <w:bookmarkStart w:id="1291" w:name="_Toc343232920"/>
        <w:bookmarkStart w:id="1292" w:name="_Toc343415425"/>
        <w:bookmarkStart w:id="1293" w:name="_Toc343415721"/>
        <w:bookmarkStart w:id="1294" w:name="_Toc343452380"/>
        <w:bookmarkEnd w:id="1285"/>
        <w:bookmarkEnd w:id="1286"/>
        <w:bookmarkEnd w:id="1287"/>
        <w:bookmarkEnd w:id="1288"/>
        <w:bookmarkEnd w:id="1289"/>
        <w:bookmarkEnd w:id="1290"/>
        <w:bookmarkEnd w:id="1291"/>
        <w:bookmarkEnd w:id="1292"/>
        <w:bookmarkEnd w:id="1293"/>
        <w:bookmarkEnd w:id="1294"/>
      </w:del>
    </w:p>
    <w:p w14:paraId="1B3699D2" w14:textId="77777777" w:rsidR="004D65BA" w:rsidRPr="0095710D" w:rsidDel="00CA2190" w:rsidRDefault="004D65BA" w:rsidP="004D65BA">
      <w:pPr>
        <w:ind w:firstLine="720"/>
        <w:rPr>
          <w:del w:id="1295" w:author="The Si Tran" w:date="2012-12-11T21:24:00Z"/>
          <w:sz w:val="32"/>
          <w:szCs w:val="32"/>
          <w:rPrChange w:id="1296" w:author="The Si Tran" w:date="2012-12-12T13:54:00Z">
            <w:rPr>
              <w:del w:id="1297" w:author="The Si Tran" w:date="2012-12-11T21:24:00Z"/>
              <w:szCs w:val="26"/>
            </w:rPr>
          </w:rPrChange>
        </w:rPr>
      </w:pPr>
      <w:del w:id="1298" w:author="The Si Tran" w:date="2012-12-11T21:24:00Z">
        <w:r w:rsidRPr="0095710D" w:rsidDel="00CA2190">
          <w:rPr>
            <w:b/>
            <w:sz w:val="32"/>
            <w:szCs w:val="32"/>
            <w:rPrChange w:id="1299" w:author="The Si Tran" w:date="2012-12-12T13:54:00Z">
              <w:rPr>
                <w:b/>
                <w:szCs w:val="26"/>
              </w:rPr>
            </w:rPrChange>
          </w:rPr>
          <w:delText xml:space="preserve">Chương 7: </w:delText>
        </w:r>
        <w:r w:rsidRPr="0095710D" w:rsidDel="00CA2190">
          <w:rPr>
            <w:sz w:val="32"/>
            <w:szCs w:val="32"/>
            <w:rPrChange w:id="1300" w:author="The Si Tran" w:date="2012-12-12T13:54:00Z">
              <w:rPr>
                <w:szCs w:val="26"/>
              </w:rPr>
            </w:rPrChange>
          </w:rPr>
          <w:delText>Kết luận về kết quả đạt được và hướng phát triển tương lai.</w:delText>
        </w:r>
        <w:bookmarkStart w:id="1301" w:name="_Toc343083535"/>
        <w:bookmarkStart w:id="1302" w:name="_Toc343083749"/>
        <w:bookmarkStart w:id="1303" w:name="_Toc343083960"/>
        <w:bookmarkStart w:id="1304" w:name="_Toc343220719"/>
        <w:bookmarkStart w:id="1305" w:name="_Toc343232223"/>
        <w:bookmarkStart w:id="1306" w:name="_Toc343232636"/>
        <w:bookmarkStart w:id="1307" w:name="_Toc343232921"/>
        <w:bookmarkStart w:id="1308" w:name="_Toc343415426"/>
        <w:bookmarkStart w:id="1309" w:name="_Toc343415722"/>
        <w:bookmarkStart w:id="1310" w:name="_Toc343452381"/>
        <w:bookmarkEnd w:id="1301"/>
        <w:bookmarkEnd w:id="1302"/>
        <w:bookmarkEnd w:id="1303"/>
        <w:bookmarkEnd w:id="1304"/>
        <w:bookmarkEnd w:id="1305"/>
        <w:bookmarkEnd w:id="1306"/>
        <w:bookmarkEnd w:id="1307"/>
        <w:bookmarkEnd w:id="1308"/>
        <w:bookmarkEnd w:id="1309"/>
        <w:bookmarkEnd w:id="1310"/>
      </w:del>
    </w:p>
    <w:p w14:paraId="18B7CEB5" w14:textId="77777777" w:rsidR="00AA4819" w:rsidRPr="0095710D" w:rsidDel="00726875" w:rsidRDefault="00AA4819" w:rsidP="004D65BA">
      <w:pPr>
        <w:ind w:firstLine="720"/>
        <w:rPr>
          <w:del w:id="1311" w:author="The Si Tran" w:date="2012-12-12T07:57:00Z"/>
          <w:sz w:val="32"/>
          <w:szCs w:val="32"/>
          <w:rPrChange w:id="1312" w:author="The Si Tran" w:date="2012-12-12T13:54:00Z">
            <w:rPr>
              <w:del w:id="1313" w:author="The Si Tran" w:date="2012-12-12T07:57:00Z"/>
              <w:szCs w:val="26"/>
            </w:rPr>
          </w:rPrChange>
        </w:rPr>
      </w:pPr>
      <w:bookmarkStart w:id="1314" w:name="_Toc343083536"/>
      <w:bookmarkStart w:id="1315" w:name="_Toc343083750"/>
      <w:bookmarkStart w:id="1316" w:name="_Toc343083961"/>
      <w:bookmarkStart w:id="1317" w:name="_Toc343220720"/>
      <w:bookmarkStart w:id="1318" w:name="_Toc343232224"/>
      <w:bookmarkStart w:id="1319" w:name="_Toc343232637"/>
      <w:bookmarkStart w:id="1320" w:name="_Toc343232922"/>
      <w:bookmarkStart w:id="1321" w:name="_Toc343415427"/>
      <w:bookmarkStart w:id="1322" w:name="_Toc343415723"/>
      <w:bookmarkStart w:id="1323" w:name="_Toc343452382"/>
      <w:bookmarkEnd w:id="1314"/>
      <w:bookmarkEnd w:id="1315"/>
      <w:bookmarkEnd w:id="1316"/>
      <w:bookmarkEnd w:id="1317"/>
      <w:bookmarkEnd w:id="1318"/>
      <w:bookmarkEnd w:id="1319"/>
      <w:bookmarkEnd w:id="1320"/>
      <w:bookmarkEnd w:id="1321"/>
      <w:bookmarkEnd w:id="1322"/>
      <w:bookmarkEnd w:id="1323"/>
    </w:p>
    <w:p w14:paraId="5E81A452" w14:textId="54F7A593" w:rsidR="00AA4819" w:rsidRDefault="00AA4819" w:rsidP="00AA4819">
      <w:pPr>
        <w:pStyle w:val="Heading1"/>
        <w:rPr>
          <w:ins w:id="1324" w:author="The Si Tran" w:date="2012-12-16T09:42:00Z"/>
        </w:rPr>
      </w:pPr>
      <w:del w:id="1325" w:author="superchickend" w:date="2012-12-16T14:57:00Z">
        <w:r w:rsidRPr="0095710D" w:rsidDel="007B33EC">
          <w:delText xml:space="preserve">: </w:delText>
        </w:r>
      </w:del>
      <w:del w:id="1326" w:author="The Si Tran" w:date="2012-12-12T13:53:00Z">
        <w:r w:rsidRPr="0095710D" w:rsidDel="007529B1">
          <w:delText>Chuỗi thời gian và các thành phần của chuỗi thời gian</w:delText>
        </w:r>
      </w:del>
      <w:bookmarkStart w:id="1327" w:name="_Toc343452383"/>
      <w:ins w:id="1328" w:author="The Si Tran" w:date="2012-12-12T13:53:00Z">
        <w:r w:rsidR="007529B1" w:rsidRPr="0095710D">
          <w:rPr>
            <w:rPrChange w:id="1329" w:author="The Si Tran" w:date="2012-12-12T13:54:00Z">
              <w:rPr>
                <w:rFonts w:cs="Times New Roman"/>
                <w:b w:val="0"/>
                <w:bCs w:val="0"/>
                <w:kern w:val="0"/>
                <w:sz w:val="26"/>
                <w:szCs w:val="26"/>
              </w:rPr>
            </w:rPrChange>
          </w:rPr>
          <w:t xml:space="preserve">CHUỖI THỜI GIAN VÀ CÁC THÀNH PHẦN </w:t>
        </w:r>
      </w:ins>
      <w:ins w:id="1330" w:author="The Si Tran" w:date="2012-12-12T13:54:00Z">
        <w:r w:rsidR="007529B1" w:rsidRPr="0095710D">
          <w:rPr>
            <w:rPrChange w:id="1331" w:author="The Si Tran" w:date="2012-12-12T13:54:00Z">
              <w:rPr>
                <w:rFonts w:cs="Times New Roman"/>
                <w:b w:val="0"/>
                <w:bCs w:val="0"/>
                <w:kern w:val="0"/>
                <w:sz w:val="26"/>
                <w:szCs w:val="26"/>
              </w:rPr>
            </w:rPrChange>
          </w:rPr>
          <w:t xml:space="preserve">CỦA </w:t>
        </w:r>
      </w:ins>
      <w:ins w:id="1332" w:author="The Si Tran" w:date="2012-12-12T13:53:00Z">
        <w:r w:rsidR="007529B1" w:rsidRPr="0095710D">
          <w:rPr>
            <w:rPrChange w:id="1333" w:author="The Si Tran" w:date="2012-12-12T13:54:00Z">
              <w:rPr>
                <w:rFonts w:cs="Times New Roman"/>
                <w:b w:val="0"/>
                <w:bCs w:val="0"/>
                <w:kern w:val="0"/>
                <w:sz w:val="26"/>
                <w:szCs w:val="26"/>
              </w:rPr>
            </w:rPrChange>
          </w:rPr>
          <w:t>CHUỖI THỜI GIAN</w:t>
        </w:r>
      </w:ins>
      <w:bookmarkEnd w:id="1327"/>
    </w:p>
    <w:p w14:paraId="3E498819" w14:textId="7B24789D" w:rsidR="00E231FB" w:rsidRPr="002F74DC" w:rsidRDefault="00E231FB">
      <w:pPr>
        <w:pPrChange w:id="1334" w:author="The Si Tran" w:date="2012-12-16T09:42:00Z">
          <w:pPr>
            <w:pStyle w:val="Heading1"/>
          </w:pPr>
        </w:pPrChange>
      </w:pPr>
      <w:ins w:id="1335"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 Mục đích là để người đọc nắm được tổng quan về chuỗi dữ liệu thời gian, thành phần của chuỗi thời gian,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336" w:author="The Si Tran" w:date="2012-12-05T23:02:00Z">
            <w:rPr/>
          </w:rPrChange>
        </w:rPr>
      </w:pPr>
      <w:bookmarkStart w:id="1337" w:name="_Toc343452384"/>
      <w:r w:rsidRPr="0049233F">
        <w:rPr>
          <w:sz w:val="26"/>
          <w:szCs w:val="26"/>
          <w:rPrChange w:id="1338" w:author="The Si Tran" w:date="2012-12-05T23:02:00Z">
            <w:rPr>
              <w:iCs w:val="0"/>
              <w:kern w:val="32"/>
              <w:sz w:val="32"/>
              <w:szCs w:val="32"/>
            </w:rPr>
          </w:rPrChange>
        </w:rPr>
        <w:t>Chuỗi thời gian</w:t>
      </w:r>
      <w:bookmarkEnd w:id="1337"/>
      <w:del w:id="1339" w:author="The Si Tran" w:date="2012-12-11T21:05:00Z">
        <w:r w:rsidRPr="0049233F" w:rsidDel="006C2050">
          <w:rPr>
            <w:sz w:val="26"/>
            <w:szCs w:val="26"/>
            <w:rPrChange w:id="1340" w:author="The Si Tran" w:date="2012-12-05T23:02:00Z">
              <w:rPr>
                <w:iCs w:val="0"/>
                <w:kern w:val="32"/>
                <w:sz w:val="32"/>
                <w:szCs w:val="32"/>
              </w:rPr>
            </w:rPrChange>
          </w:rPr>
          <w:delText>:</w:delText>
        </w:r>
      </w:del>
    </w:p>
    <w:p w14:paraId="7693E365" w14:textId="77777777" w:rsidR="00024D6E" w:rsidRPr="0049233F" w:rsidRDefault="00387D5F">
      <w:pPr>
        <w:rPr>
          <w:rPrChange w:id="1341" w:author="The Si Tran" w:date="2012-12-05T23:02:00Z">
            <w:rPr>
              <w:sz w:val="28"/>
              <w:szCs w:val="28"/>
            </w:rPr>
          </w:rPrChange>
        </w:rPr>
        <w:pPrChange w:id="1342" w:author="The Si Tran" w:date="2012-12-14T07:21:00Z">
          <w:pPr>
            <w:ind w:firstLine="720"/>
          </w:pPr>
        </w:pPrChange>
      </w:pPr>
      <w:r w:rsidRPr="0049233F">
        <w:rPr>
          <w:rPrChange w:id="1343" w:author="The Si Tran" w:date="2012-12-05T23:02:00Z">
            <w:rPr>
              <w:rFonts w:cs="Arial"/>
              <w:b/>
              <w:bCs/>
              <w:kern w:val="32"/>
              <w:sz w:val="28"/>
              <w:szCs w:val="28"/>
            </w:rPr>
          </w:rPrChange>
        </w:rPr>
        <w:t xml:space="preserve">Dữ liệu chuỗi thời gian </w:t>
      </w:r>
      <w:r w:rsidR="00024D6E" w:rsidRPr="0049233F">
        <w:rPr>
          <w:rPrChange w:id="1344"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345" w:author="The Si Tran" w:date="2012-12-14T07:21:00Z"/>
          <w:rPrChange w:id="1346" w:author="The Si Tran" w:date="2012-12-05T23:02:00Z">
            <w:rPr>
              <w:del w:id="1347" w:author="The Si Tran" w:date="2012-12-14T07:21:00Z"/>
              <w:sz w:val="28"/>
              <w:szCs w:val="28"/>
            </w:rPr>
          </w:rPrChange>
        </w:rPr>
        <w:pPrChange w:id="1348" w:author="The Si Tran" w:date="2012-12-14T07:21:00Z">
          <w:pPr>
            <w:ind w:firstLine="720"/>
          </w:pPr>
        </w:pPrChange>
      </w:pPr>
      <w:del w:id="1349" w:author="The Si Tran" w:date="2012-12-14T04:19:00Z">
        <w:r w:rsidRPr="0049233F" w:rsidDel="00454557">
          <w:rPr>
            <w:rPrChange w:id="1350" w:author="The Si Tran" w:date="2012-12-05T23:02:00Z">
              <w:rPr>
                <w:rFonts w:cs="Arial"/>
                <w:b/>
                <w:bCs/>
                <w:kern w:val="32"/>
                <w:sz w:val="28"/>
                <w:szCs w:val="28"/>
              </w:rPr>
            </w:rPrChange>
          </w:rPr>
          <w:tab/>
        </w:r>
      </w:del>
      <w:r w:rsidRPr="0049233F">
        <w:rPr>
          <w:rPrChange w:id="1351" w:author="The Si Tran" w:date="2012-12-05T23:02:00Z">
            <w:rPr>
              <w:rFonts w:cs="Arial"/>
              <w:b/>
              <w:bCs/>
              <w:kern w:val="32"/>
              <w:sz w:val="28"/>
              <w:szCs w:val="28"/>
            </w:rPr>
          </w:rPrChange>
        </w:rPr>
        <w:t xml:space="preserve">Ta </w:t>
      </w:r>
      <w:r w:rsidR="005C2C13" w:rsidRPr="0049233F">
        <w:rPr>
          <w:rPrChange w:id="1352" w:author="The Si Tran" w:date="2012-12-05T23:02:00Z">
            <w:rPr>
              <w:rFonts w:cs="Arial"/>
              <w:b/>
              <w:bCs/>
              <w:kern w:val="32"/>
              <w:sz w:val="28"/>
              <w:szCs w:val="28"/>
            </w:rPr>
          </w:rPrChange>
        </w:rPr>
        <w:t xml:space="preserve">thường </w:t>
      </w:r>
      <w:r w:rsidRPr="0049233F">
        <w:rPr>
          <w:rPrChange w:id="1353" w:author="The Si Tran" w:date="2012-12-05T23:02:00Z">
            <w:rPr>
              <w:rFonts w:cs="Arial"/>
              <w:b/>
              <w:bCs/>
              <w:kern w:val="32"/>
              <w:sz w:val="28"/>
              <w:szCs w:val="28"/>
            </w:rPr>
          </w:rPrChange>
        </w:rPr>
        <w:t xml:space="preserve">ký kiệu chuỗi thời gian là </w:t>
      </w:r>
      <w:ins w:id="1354"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355" w:author="The Si Tran" w:date="2012-12-06T03:50:00Z">
        <w:r w:rsidRPr="0049233F" w:rsidDel="00C16A39">
          <w:rPr>
            <w:rPrChange w:id="1356" w:author="The Si Tran" w:date="2012-12-05T23:02:00Z">
              <w:rPr>
                <w:rFonts w:cs="Arial"/>
                <w:b/>
                <w:bCs/>
                <w:kern w:val="32"/>
                <w:sz w:val="28"/>
                <w:szCs w:val="28"/>
              </w:rPr>
            </w:rPrChange>
          </w:rPr>
          <w:delText>{X</w:delText>
        </w:r>
        <w:r w:rsidRPr="0049233F" w:rsidDel="00C16A39">
          <w:rPr>
            <w:vertAlign w:val="subscript"/>
            <w:rPrChange w:id="1357" w:author="The Si Tran" w:date="2012-12-05T23:02:00Z">
              <w:rPr>
                <w:rFonts w:cs="Arial"/>
                <w:b/>
                <w:bCs/>
                <w:kern w:val="32"/>
                <w:sz w:val="28"/>
                <w:szCs w:val="28"/>
                <w:vertAlign w:val="subscript"/>
              </w:rPr>
            </w:rPrChange>
          </w:rPr>
          <w:delText>t</w:delText>
        </w:r>
        <w:r w:rsidRPr="0049233F" w:rsidDel="00C16A39">
          <w:rPr>
            <w:rPrChange w:id="1358" w:author="The Si Tran" w:date="2012-12-05T23:02:00Z">
              <w:rPr>
                <w:rFonts w:cs="Arial"/>
                <w:b/>
                <w:bCs/>
                <w:kern w:val="32"/>
                <w:sz w:val="28"/>
                <w:szCs w:val="28"/>
              </w:rPr>
            </w:rPrChange>
          </w:rPr>
          <w:delText>}</w:delText>
        </w:r>
      </w:del>
      <w:r w:rsidRPr="0049233F">
        <w:rPr>
          <w:rPrChange w:id="1359" w:author="The Si Tran" w:date="2012-12-05T23:02:00Z">
            <w:rPr>
              <w:rFonts w:cs="Arial"/>
              <w:b/>
              <w:bCs/>
              <w:kern w:val="32"/>
              <w:sz w:val="28"/>
              <w:szCs w:val="28"/>
            </w:rPr>
          </w:rPrChange>
        </w:rPr>
        <w:t xml:space="preserve"> với </w:t>
      </w:r>
      <w:ins w:id="1360" w:author="The Si Tran" w:date="2012-12-06T03:50:00Z">
        <m:oMath>
          <m:r>
            <w:rPr>
              <w:rFonts w:ascii="Cambria Math" w:hAnsi="Cambria Math"/>
            </w:rPr>
            <m:t>t</m:t>
          </m:r>
        </m:oMath>
      </w:ins>
      <w:del w:id="1361" w:author="The Si Tran" w:date="2012-12-06T03:50:00Z">
        <w:r w:rsidRPr="0049233F" w:rsidDel="00C16A39">
          <w:rPr>
            <w:rPrChange w:id="1362" w:author="The Si Tran" w:date="2012-12-05T23:02:00Z">
              <w:rPr>
                <w:rFonts w:cs="Arial"/>
                <w:b/>
                <w:bCs/>
                <w:kern w:val="32"/>
                <w:sz w:val="28"/>
                <w:szCs w:val="28"/>
              </w:rPr>
            </w:rPrChange>
          </w:rPr>
          <w:delText>t</w:delText>
        </w:r>
      </w:del>
      <w:r w:rsidRPr="0049233F">
        <w:rPr>
          <w:rPrChange w:id="1363" w:author="The Si Tran" w:date="2012-12-05T23:02:00Z">
            <w:rPr>
              <w:rFonts w:cs="Arial"/>
              <w:b/>
              <w:bCs/>
              <w:kern w:val="32"/>
              <w:sz w:val="28"/>
              <w:szCs w:val="28"/>
            </w:rPr>
          </w:rPrChange>
        </w:rPr>
        <w:t xml:space="preserve"> là các số tự nhiên. </w:t>
      </w:r>
      <m:oMath>
        <m:sSub>
          <m:sSubPr>
            <m:ctrlPr>
              <w:ins w:id="1364" w:author="The Si Tran" w:date="2012-12-06T03:50:00Z">
                <w:rPr>
                  <w:rFonts w:ascii="Cambria Math" w:hAnsi="Cambria Math"/>
                  <w:i/>
                </w:rPr>
              </w:ins>
            </m:ctrlPr>
          </m:sSubPr>
          <m:e>
            <w:ins w:id="1365" w:author="The Si Tran" w:date="2012-12-06T03:50:00Z">
              <m:r>
                <w:rPr>
                  <w:rFonts w:ascii="Cambria Math" w:hAnsi="Cambria Math"/>
                </w:rPr>
                <m:t>X</m:t>
              </m:r>
            </w:ins>
          </m:e>
          <m:sub>
            <w:ins w:id="1366" w:author="The Si Tran" w:date="2012-12-06T03:50:00Z">
              <m:r>
                <w:rPr>
                  <w:rFonts w:ascii="Cambria Math" w:hAnsi="Cambria Math"/>
                </w:rPr>
                <m:t>t</m:t>
              </m:r>
            </w:ins>
          </m:sub>
        </m:sSub>
      </m:oMath>
      <w:ins w:id="1367" w:author="The Si Tran" w:date="2012-12-06T03:50:00Z">
        <w:r w:rsidR="00C16A39">
          <w:t xml:space="preserve"> </w:t>
        </w:r>
      </w:ins>
      <w:del w:id="1368" w:author="The Si Tran" w:date="2012-12-06T03:50:00Z">
        <w:r w:rsidRPr="0049233F" w:rsidDel="00C16A39">
          <w:rPr>
            <w:rPrChange w:id="1369" w:author="The Si Tran" w:date="2012-12-05T23:02:00Z">
              <w:rPr>
                <w:rFonts w:cs="Arial"/>
                <w:b/>
                <w:bCs/>
                <w:kern w:val="32"/>
                <w:sz w:val="28"/>
                <w:szCs w:val="28"/>
              </w:rPr>
            </w:rPrChange>
          </w:rPr>
          <w:delText>X</w:delText>
        </w:r>
        <w:r w:rsidRPr="0049233F" w:rsidDel="00C16A39">
          <w:rPr>
            <w:vertAlign w:val="subscript"/>
            <w:rPrChange w:id="1370" w:author="The Si Tran" w:date="2012-12-05T23:02:00Z">
              <w:rPr>
                <w:rFonts w:cs="Arial"/>
                <w:b/>
                <w:bCs/>
                <w:kern w:val="32"/>
                <w:sz w:val="28"/>
                <w:szCs w:val="28"/>
                <w:vertAlign w:val="subscript"/>
              </w:rPr>
            </w:rPrChange>
          </w:rPr>
          <w:delText>t</w:delText>
        </w:r>
        <w:r w:rsidRPr="0049233F" w:rsidDel="00C16A39">
          <w:rPr>
            <w:rPrChange w:id="1371" w:author="The Si Tran" w:date="2012-12-05T23:02:00Z">
              <w:rPr>
                <w:rFonts w:cs="Arial"/>
                <w:b/>
                <w:bCs/>
                <w:kern w:val="32"/>
                <w:sz w:val="28"/>
                <w:szCs w:val="28"/>
              </w:rPr>
            </w:rPrChange>
          </w:rPr>
          <w:delText xml:space="preserve"> </w:delText>
        </w:r>
      </w:del>
      <w:r w:rsidRPr="0049233F">
        <w:rPr>
          <w:rPrChange w:id="1372"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373" w:author="The Si Tran" w:date="2012-12-05T23:02:00Z">
            <w:rPr>
              <w:rFonts w:cs="Arial"/>
              <w:b/>
              <w:bCs/>
              <w:kern w:val="32"/>
              <w:sz w:val="28"/>
              <w:szCs w:val="28"/>
            </w:rPr>
          </w:rPrChange>
        </w:rPr>
        <w:t xml:space="preserve">hàng không </w:t>
      </w:r>
      <w:r w:rsidRPr="0049233F">
        <w:rPr>
          <w:rPrChange w:id="1374" w:author="The Si Tran" w:date="2012-12-05T23:02:00Z">
            <w:rPr>
              <w:rFonts w:cs="Arial"/>
              <w:b/>
              <w:bCs/>
              <w:kern w:val="32"/>
              <w:sz w:val="28"/>
              <w:szCs w:val="28"/>
            </w:rPr>
          </w:rPrChange>
        </w:rPr>
        <w:t>Pan Am</w:t>
      </w:r>
      <w:r w:rsidR="005C2C13" w:rsidRPr="0049233F">
        <w:rPr>
          <w:rPrChange w:id="1375"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376" w:author="The Si Tran" w:date="2012-12-05T23:02:00Z">
            <w:rPr>
              <w:sz w:val="28"/>
              <w:szCs w:val="28"/>
            </w:rPr>
          </w:rPrChange>
        </w:rPr>
      </w:pPr>
    </w:p>
    <w:p w14:paraId="5045DE3A" w14:textId="77777777" w:rsidR="009526E2" w:rsidRPr="009531AA" w:rsidRDefault="00024D6E">
      <w:pPr>
        <w:pStyle w:val="Canhgiua"/>
        <w:rPr>
          <w:rPrChange w:id="1377" w:author="The Si Tran" w:date="2012-12-11T23:14:00Z">
            <w:rPr>
              <w:sz w:val="28"/>
              <w:szCs w:val="28"/>
            </w:rPr>
          </w:rPrChange>
        </w:rPr>
        <w:pPrChange w:id="1378" w:author="The Si Tran" w:date="2012-12-16T16:45:00Z">
          <w:pPr/>
        </w:pPrChange>
      </w:pPr>
      <w:r w:rsidRPr="0049233F">
        <w:rPr>
          <w:noProof/>
          <w:rPrChange w:id="1379" w:author="Unknown">
            <w:rPr>
              <w:rFonts w:cs="Arial"/>
              <w:b/>
              <w:bCs/>
              <w:noProof/>
              <w:kern w:val="32"/>
              <w:sz w:val="28"/>
              <w:szCs w:val="28"/>
            </w:rPr>
          </w:rPrChange>
        </w:rPr>
        <w:drawing>
          <wp:inline distT="0" distB="0" distL="0" distR="0" wp14:anchorId="3BED6EB7" wp14:editId="38F190D9">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380" w:author="The Si Tran" w:date="2012-12-14T07:21:00Z"/>
        </w:rPr>
        <w:pPrChange w:id="1381" w:author="The Si Tran" w:date="2012-12-16T16:45:00Z">
          <w:pPr>
            <w:pStyle w:val="Caption"/>
            <w:ind w:firstLine="540"/>
          </w:pPr>
        </w:pPrChange>
      </w:pPr>
      <w:bookmarkStart w:id="1382" w:name="_Toc312142075"/>
      <w:bookmarkStart w:id="1383" w:name="_Toc343029950"/>
      <w:bookmarkStart w:id="1384" w:name="_Toc343452734"/>
      <w:r w:rsidRPr="00454DCE">
        <w:rPr>
          <w:bCs w:val="0"/>
          <w:rPrChange w:id="1385" w:author="The Si Tran" w:date="2012-12-16T16:45:00Z">
            <w:rPr>
              <w:b w:val="0"/>
              <w:bCs w:val="0"/>
              <w:sz w:val="28"/>
              <w:szCs w:val="28"/>
            </w:rPr>
          </w:rPrChange>
        </w:rPr>
        <w:t xml:space="preserve">Hình </w:t>
      </w:r>
      <w:del w:id="1386" w:author="The Si Tran" w:date="2012-12-11T23:15:00Z">
        <w:r w:rsidRPr="00454DCE" w:rsidDel="005F761D">
          <w:rPr>
            <w:bCs w:val="0"/>
            <w:rPrChange w:id="1387" w:author="The Si Tran" w:date="2012-12-16T16:45:00Z">
              <w:rPr>
                <w:b w:val="0"/>
                <w:bCs w:val="0"/>
                <w:sz w:val="28"/>
                <w:szCs w:val="28"/>
              </w:rPr>
            </w:rPrChange>
          </w:rPr>
          <w:fldChar w:fldCharType="begin"/>
        </w:r>
        <w:r w:rsidRPr="00454DCE" w:rsidDel="005F761D">
          <w:rPr>
            <w:bCs w:val="0"/>
            <w:rPrChange w:id="1388" w:author="The Si Tran" w:date="2012-12-16T16:45:00Z">
              <w:rPr>
                <w:b w:val="0"/>
                <w:bCs w:val="0"/>
                <w:sz w:val="28"/>
                <w:szCs w:val="28"/>
              </w:rPr>
            </w:rPrChange>
          </w:rPr>
          <w:delInstrText xml:space="preserve"> SEQ Hình \* ARABIC </w:delInstrText>
        </w:r>
        <w:r w:rsidRPr="00454DCE" w:rsidDel="005F761D">
          <w:rPr>
            <w:bCs w:val="0"/>
            <w:rPrChange w:id="1389" w:author="The Si Tran" w:date="2012-12-16T16:45:00Z">
              <w:rPr>
                <w:b w:val="0"/>
                <w:bCs w:val="0"/>
                <w:sz w:val="28"/>
                <w:szCs w:val="28"/>
              </w:rPr>
            </w:rPrChange>
          </w:rPr>
          <w:fldChar w:fldCharType="separate"/>
        </w:r>
        <w:r w:rsidRPr="00454DCE" w:rsidDel="005F761D">
          <w:rPr>
            <w:bCs w:val="0"/>
            <w:rPrChange w:id="1390" w:author="The Si Tran" w:date="2012-12-16T16:45:00Z">
              <w:rPr>
                <w:b w:val="0"/>
                <w:bCs w:val="0"/>
                <w:noProof/>
                <w:sz w:val="28"/>
                <w:szCs w:val="28"/>
              </w:rPr>
            </w:rPrChange>
          </w:rPr>
          <w:delText>1</w:delText>
        </w:r>
        <w:r w:rsidRPr="00454DCE" w:rsidDel="005F761D">
          <w:rPr>
            <w:bCs w:val="0"/>
            <w:rPrChange w:id="1391" w:author="The Si Tran" w:date="2012-12-16T16:45:00Z">
              <w:rPr>
                <w:b w:val="0"/>
                <w:bCs w:val="0"/>
                <w:sz w:val="28"/>
                <w:szCs w:val="28"/>
              </w:rPr>
            </w:rPrChange>
          </w:rPr>
          <w:fldChar w:fldCharType="end"/>
        </w:r>
      </w:del>
      <w:ins w:id="1392" w:author="The Si Tran" w:date="2012-12-11T23:15:00Z">
        <w:r w:rsidR="005F761D" w:rsidRPr="00032D83">
          <w:rPr>
            <w:bCs w:val="0"/>
          </w:rPr>
          <w:t>2</w:t>
        </w:r>
      </w:ins>
      <w:ins w:id="1393" w:author="The Si Tran" w:date="2012-12-11T23:13:00Z">
        <w:r w:rsidR="00FD0D9E" w:rsidRPr="00032D83">
          <w:rPr>
            <w:bCs w:val="0"/>
          </w:rPr>
          <w:t>.1</w:t>
        </w:r>
      </w:ins>
      <w:ins w:id="1394" w:author="The Si Tran" w:date="2012-12-14T04:07:00Z">
        <w:r w:rsidR="00C409EE" w:rsidRPr="00454DCE">
          <w:rPr>
            <w:bCs w:val="0"/>
            <w:rPrChange w:id="1395" w:author="The Si Tran" w:date="2012-12-16T16:45:00Z">
              <w:rPr>
                <w:b w:val="0"/>
                <w:bCs w:val="0"/>
              </w:rPr>
            </w:rPrChange>
          </w:rPr>
          <w:t>:</w:t>
        </w:r>
      </w:ins>
      <w:r w:rsidRPr="00454DCE">
        <w:rPr>
          <w:bCs w:val="0"/>
          <w:rPrChange w:id="1396" w:author="The Si Tran" w:date="2012-12-16T16:45:00Z">
            <w:rPr>
              <w:b w:val="0"/>
              <w:bCs w:val="0"/>
              <w:sz w:val="28"/>
              <w:szCs w:val="28"/>
            </w:rPr>
          </w:rPrChange>
        </w:rPr>
        <w:t xml:space="preserve"> Số khách hàng đặt chỗ hàng tháng của hãng Pan Am</w:t>
      </w:r>
      <w:bookmarkEnd w:id="1382"/>
      <w:bookmarkEnd w:id="1383"/>
      <w:bookmarkEnd w:id="1384"/>
    </w:p>
    <w:p w14:paraId="6148F770" w14:textId="77777777" w:rsidR="00024D6E" w:rsidRPr="0049233F" w:rsidRDefault="00024D6E">
      <w:pPr>
        <w:pStyle w:val="Hinh"/>
        <w:rPr>
          <w:rPrChange w:id="1397" w:author="The Si Tran" w:date="2012-12-05T23:02:00Z">
            <w:rPr>
              <w:sz w:val="28"/>
              <w:szCs w:val="28"/>
            </w:rPr>
          </w:rPrChange>
        </w:rPr>
        <w:pPrChange w:id="1398" w:author="The Si Tran" w:date="2012-12-16T16:45:00Z">
          <w:pPr/>
        </w:pPrChange>
      </w:pPr>
    </w:p>
    <w:p w14:paraId="47496638" w14:textId="77777777" w:rsidR="0080635D" w:rsidRPr="0049233F" w:rsidRDefault="0080635D">
      <w:pPr>
        <w:rPr>
          <w:rPrChange w:id="1399" w:author="The Si Tran" w:date="2012-12-05T23:02:00Z">
            <w:rPr>
              <w:sz w:val="28"/>
              <w:szCs w:val="28"/>
            </w:rPr>
          </w:rPrChange>
        </w:rPr>
        <w:pPrChange w:id="1400" w:author="The Si Tran" w:date="2012-12-14T07:21:00Z">
          <w:pPr>
            <w:ind w:firstLine="720"/>
          </w:pPr>
        </w:pPrChange>
      </w:pPr>
      <w:del w:id="1401" w:author="The Si Tran" w:date="2012-12-14T04:19:00Z">
        <w:r w:rsidRPr="0049233F" w:rsidDel="00454557">
          <w:rPr>
            <w:rPrChange w:id="1402" w:author="The Si Tran" w:date="2012-12-05T23:02:00Z">
              <w:rPr>
                <w:b/>
                <w:bCs/>
                <w:sz w:val="28"/>
                <w:szCs w:val="28"/>
              </w:rPr>
            </w:rPrChange>
          </w:rPr>
          <w:lastRenderedPageBreak/>
          <w:tab/>
        </w:r>
      </w:del>
      <w:r w:rsidRPr="0049233F">
        <w:rPr>
          <w:rPrChange w:id="1403"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404" w:author="The Si Tran" w:date="2012-12-05T23:02:00Z">
            <w:rPr>
              <w:b/>
              <w:bCs/>
              <w:sz w:val="28"/>
              <w:szCs w:val="28"/>
            </w:rPr>
          </w:rPrChange>
        </w:rPr>
        <w:fldChar w:fldCharType="begin"/>
      </w:r>
      <w:r w:rsidR="00F518BC" w:rsidRPr="0049233F">
        <w:rPr>
          <w:rPrChange w:id="1405" w:author="The Si Tran" w:date="2012-12-05T23:02:00Z">
            <w:rPr>
              <w:b/>
              <w:bCs/>
              <w:sz w:val="28"/>
              <w:szCs w:val="28"/>
            </w:rPr>
          </w:rPrChange>
        </w:rPr>
        <w:instrText xml:space="preserve"> REF  Bussiness_forecasting_book </w:instrText>
      </w:r>
      <w:r w:rsidR="00E50A9B" w:rsidRPr="0049233F">
        <w:instrText xml:space="preserve"> \* MERGEFORMAT </w:instrText>
      </w:r>
      <w:del w:id="1406" w:author="The Si Tran" w:date="2012-12-12T14:11:00Z">
        <w:r w:rsidR="00F518BC" w:rsidRPr="0049233F">
          <w:rPr>
            <w:rPrChange w:id="1407" w:author="The Si Tran" w:date="2012-12-05T23:02:00Z">
              <w:rPr>
                <w:b/>
                <w:bCs/>
                <w:sz w:val="28"/>
                <w:szCs w:val="28"/>
              </w:rPr>
            </w:rPrChange>
          </w:rPr>
          <w:fldChar w:fldCharType="separate"/>
        </w:r>
        <w:r w:rsidR="00F518BC" w:rsidRPr="0049233F" w:rsidDel="009D276E">
          <w:rPr>
            <w:rPrChange w:id="1408" w:author="The Si Tran" w:date="2012-12-05T23:02:00Z">
              <w:rPr>
                <w:b/>
                <w:bCs/>
                <w:sz w:val="20"/>
                <w:szCs w:val="20"/>
              </w:rPr>
            </w:rPrChange>
          </w:rPr>
          <w:delText>[1]</w:delText>
        </w:r>
      </w:del>
      <w:r w:rsidR="00F518BC" w:rsidRPr="0049233F">
        <w:rPr>
          <w:rPrChange w:id="1409" w:author="The Si Tran" w:date="2012-12-05T23:02:00Z">
            <w:rPr>
              <w:b/>
              <w:bCs/>
              <w:sz w:val="28"/>
              <w:szCs w:val="28"/>
            </w:rPr>
          </w:rPrChange>
        </w:rPr>
        <w:fldChar w:fldCharType="end"/>
      </w:r>
    </w:p>
    <w:p w14:paraId="65E346B6" w14:textId="77777777" w:rsidR="001F017F" w:rsidRPr="006A5AA2" w:rsidRDefault="00F518BC">
      <w:pPr>
        <w:pStyle w:val="BuletL1"/>
        <w:rPr>
          <w:rPrChange w:id="1410" w:author="The Si Tran" w:date="2012-12-14T04:05:00Z">
            <w:rPr>
              <w:sz w:val="28"/>
              <w:szCs w:val="28"/>
            </w:rPr>
          </w:rPrChange>
        </w:rPr>
        <w:pPrChange w:id="1411" w:author="The Si Tran" w:date="2012-12-16T10:07:00Z">
          <w:pPr>
            <w:pStyle w:val="ListParagraph"/>
            <w:numPr>
              <w:numId w:val="12"/>
            </w:numPr>
            <w:ind w:left="900" w:hanging="360"/>
          </w:pPr>
        </w:pPrChange>
      </w:pPr>
      <w:r w:rsidRPr="006A5AA2">
        <w:rPr>
          <w:rPrChange w:id="1412" w:author="The Si Tran" w:date="2012-12-14T04:05:00Z">
            <w:rPr>
              <w:rFonts w:eastAsiaTheme="minorHAnsi"/>
              <w:b/>
              <w:bCs/>
              <w:sz w:val="28"/>
              <w:szCs w:val="28"/>
            </w:rPr>
          </w:rPrChange>
        </w:rPr>
        <w:t>Thành phần</w:t>
      </w:r>
      <w:r w:rsidR="001F017F" w:rsidRPr="006A5AA2">
        <w:rPr>
          <w:rPrChange w:id="1413" w:author="The Si Tran" w:date="2012-12-14T04:05:00Z">
            <w:rPr>
              <w:rFonts w:eastAsiaTheme="minorHAnsi"/>
              <w:b/>
              <w:bCs/>
              <w:sz w:val="28"/>
              <w:szCs w:val="28"/>
            </w:rPr>
          </w:rPrChange>
        </w:rPr>
        <w:t xml:space="preserve"> xu hướ</w:t>
      </w:r>
      <w:r w:rsidRPr="006A5AA2">
        <w:rPr>
          <w:rPrChange w:id="1414" w:author="The Si Tran" w:date="2012-12-14T04:05:00Z">
            <w:rPr>
              <w:rFonts w:eastAsiaTheme="minorHAnsi"/>
              <w:b/>
              <w:bCs/>
              <w:sz w:val="28"/>
              <w:szCs w:val="28"/>
            </w:rPr>
          </w:rPrChange>
        </w:rPr>
        <w:t>ng (trend)</w:t>
      </w:r>
      <w:r w:rsidR="001F017F" w:rsidRPr="006A5AA2">
        <w:rPr>
          <w:rPrChange w:id="1415" w:author="The Si Tran" w:date="2012-12-14T04:05:00Z">
            <w:rPr>
              <w:rFonts w:eastAsiaTheme="minorHAnsi"/>
              <w:b/>
              <w:bCs/>
              <w:sz w:val="28"/>
              <w:szCs w:val="28"/>
            </w:rPr>
          </w:rPrChange>
        </w:rPr>
        <w:t>: chuỗi dữ liệu quan sát tăng hoặc giảm trong suốt thời đoạn quan sát</w:t>
      </w:r>
      <w:r w:rsidR="00962369" w:rsidRPr="006A5AA2">
        <w:rPr>
          <w:rPrChange w:id="1416" w:author="The Si Tran" w:date="2012-12-14T04:05:00Z">
            <w:rPr>
              <w:rFonts w:eastAsiaTheme="minorHAnsi"/>
              <w:b/>
              <w:bCs/>
              <w:sz w:val="28"/>
              <w:szCs w:val="28"/>
            </w:rPr>
          </w:rPrChange>
        </w:rPr>
        <w:t>. Đây là thành phần dài hạn (long term)</w:t>
      </w:r>
      <w:r w:rsidR="001F017F" w:rsidRPr="006A5AA2">
        <w:rPr>
          <w:rPrChange w:id="1417"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BuletL1"/>
        <w:rPr>
          <w:rPrChange w:id="1418" w:author="The Si Tran" w:date="2012-12-14T04:05:00Z">
            <w:rPr>
              <w:sz w:val="28"/>
              <w:szCs w:val="28"/>
            </w:rPr>
          </w:rPrChange>
        </w:rPr>
        <w:pPrChange w:id="1419" w:author="The Si Tran" w:date="2012-12-16T10:07:00Z">
          <w:pPr>
            <w:pStyle w:val="ListParagraph"/>
            <w:numPr>
              <w:numId w:val="12"/>
            </w:numPr>
            <w:ind w:left="900" w:hanging="360"/>
          </w:pPr>
        </w:pPrChange>
      </w:pPr>
      <w:r w:rsidRPr="006A5AA2">
        <w:rPr>
          <w:rPrChange w:id="1420" w:author="The Si Tran" w:date="2012-12-14T04:05:00Z">
            <w:rPr>
              <w:rFonts w:eastAsiaTheme="minorHAnsi"/>
              <w:b/>
              <w:bCs/>
              <w:sz w:val="28"/>
              <w:szCs w:val="28"/>
            </w:rPr>
          </w:rPrChange>
        </w:rPr>
        <w:t>Thành phần</w:t>
      </w:r>
      <w:r w:rsidR="001F017F" w:rsidRPr="006A5AA2">
        <w:rPr>
          <w:rPrChange w:id="1421" w:author="The Si Tran" w:date="2012-12-14T04:05:00Z">
            <w:rPr>
              <w:rFonts w:eastAsiaTheme="minorHAnsi"/>
              <w:b/>
              <w:bCs/>
              <w:sz w:val="28"/>
              <w:szCs w:val="28"/>
            </w:rPr>
          </w:rPrChange>
        </w:rPr>
        <w:t xml:space="preserve"> </w:t>
      </w:r>
      <w:r w:rsidRPr="006A5AA2">
        <w:rPr>
          <w:rPrChange w:id="1422" w:author="The Si Tran" w:date="2012-12-14T04:05:00Z">
            <w:rPr>
              <w:rFonts w:eastAsiaTheme="minorHAnsi"/>
              <w:b/>
              <w:bCs/>
              <w:sz w:val="28"/>
              <w:szCs w:val="28"/>
            </w:rPr>
          </w:rPrChange>
        </w:rPr>
        <w:t>c</w:t>
      </w:r>
      <w:r w:rsidR="00F7259F" w:rsidRPr="006A5AA2">
        <w:rPr>
          <w:rPrChange w:id="1423" w:author="The Si Tran" w:date="2012-12-14T04:05:00Z">
            <w:rPr>
              <w:rFonts w:eastAsiaTheme="minorHAnsi"/>
              <w:b/>
              <w:bCs/>
              <w:sz w:val="28"/>
              <w:szCs w:val="28"/>
            </w:rPr>
          </w:rPrChange>
        </w:rPr>
        <w:t>hu k</w:t>
      </w:r>
      <w:ins w:id="1424" w:author="The Si Tran" w:date="2012-12-14T04:02:00Z">
        <w:r w:rsidR="00C17C95" w:rsidRPr="00EB1298">
          <w:t>ỳ</w:t>
        </w:r>
      </w:ins>
      <w:del w:id="1425" w:author="The Si Tran" w:date="2012-12-14T04:02:00Z">
        <w:r w:rsidR="00F7259F" w:rsidRPr="006A5AA2" w:rsidDel="00C17C95">
          <w:rPr>
            <w:rPrChange w:id="1426" w:author="The Si Tran" w:date="2012-12-14T04:05:00Z">
              <w:rPr>
                <w:rFonts w:eastAsiaTheme="minorHAnsi"/>
                <w:b/>
                <w:bCs/>
                <w:sz w:val="28"/>
                <w:szCs w:val="28"/>
              </w:rPr>
            </w:rPrChange>
          </w:rPr>
          <w:delText>ì</w:delText>
        </w:r>
      </w:del>
      <w:r w:rsidR="00F7259F" w:rsidRPr="006A5AA2">
        <w:rPr>
          <w:rPrChange w:id="1427" w:author="The Si Tran" w:date="2012-12-14T04:05:00Z">
            <w:rPr>
              <w:rFonts w:eastAsiaTheme="minorHAnsi"/>
              <w:b/>
              <w:bCs/>
              <w:sz w:val="28"/>
              <w:szCs w:val="28"/>
            </w:rPr>
          </w:rPrChange>
        </w:rPr>
        <w:t xml:space="preserve"> (cyclical)</w:t>
      </w:r>
      <w:r w:rsidR="008E2CA2" w:rsidRPr="006A5AA2">
        <w:rPr>
          <w:rPrChange w:id="1428" w:author="The Si Tran" w:date="2012-12-14T04:05:00Z">
            <w:rPr>
              <w:rFonts w:eastAsiaTheme="minorHAnsi"/>
              <w:b/>
              <w:bCs/>
              <w:sz w:val="28"/>
              <w:szCs w:val="28"/>
            </w:rPr>
          </w:rPrChange>
        </w:rPr>
        <w:t>: những giá trị quan sát tăng lên, hoặc giảm xuống trong những khoảng thời gian khác nhau.Thành phần chu kì thường có dao động dạ</w:t>
      </w:r>
      <w:r w:rsidRPr="006A5AA2">
        <w:rPr>
          <w:rPrChange w:id="1429" w:author="The Si Tran" w:date="2012-12-14T04:05:00Z">
            <w:rPr>
              <w:rFonts w:eastAsiaTheme="minorHAnsi"/>
              <w:b/>
              <w:bCs/>
              <w:sz w:val="28"/>
              <w:szCs w:val="28"/>
            </w:rPr>
          </w:rPrChange>
        </w:rPr>
        <w:t>ng só</w:t>
      </w:r>
      <w:r w:rsidR="008E2CA2" w:rsidRPr="006A5AA2">
        <w:rPr>
          <w:rPrChange w:id="1430" w:author="The Si Tran" w:date="2012-12-14T04:05:00Z">
            <w:rPr>
              <w:rFonts w:eastAsiaTheme="minorHAnsi"/>
              <w:b/>
              <w:bCs/>
              <w:sz w:val="28"/>
              <w:szCs w:val="28"/>
            </w:rPr>
          </w:rPrChange>
        </w:rPr>
        <w:t>ng quanh trục xu hướng. Thường xuất hiện bởi sự gia tăng hoặc thu hẹp trong kinh tế.</w:t>
      </w:r>
    </w:p>
    <w:p w14:paraId="7486DEC1" w14:textId="77777777" w:rsidR="00C130E5" w:rsidRPr="00EB1298" w:rsidRDefault="00C130E5">
      <w:pPr>
        <w:pStyle w:val="BuletL1"/>
        <w:rPr>
          <w:ins w:id="1431" w:author="The Si Tran" w:date="2012-12-14T04:04:00Z"/>
        </w:rPr>
        <w:pPrChange w:id="1432" w:author="The Si Tran" w:date="2012-12-16T10:07:00Z">
          <w:pPr>
            <w:pStyle w:val="ListParagraph"/>
            <w:numPr>
              <w:numId w:val="12"/>
            </w:numPr>
            <w:ind w:left="900" w:hanging="360"/>
          </w:pPr>
        </w:pPrChange>
      </w:pPr>
      <w:r w:rsidRPr="006A5AA2">
        <w:rPr>
          <w:rPrChange w:id="1433" w:author="The Si Tran" w:date="2012-12-14T04:05:00Z">
            <w:rPr>
              <w:rFonts w:eastAsiaTheme="minorHAnsi"/>
              <w:b/>
              <w:bCs/>
              <w:sz w:val="28"/>
              <w:szCs w:val="28"/>
            </w:rPr>
          </w:rPrChange>
        </w:rPr>
        <w:t>T</w:t>
      </w:r>
      <w:r w:rsidR="00F518BC" w:rsidRPr="006A5AA2">
        <w:rPr>
          <w:rPrChange w:id="1434" w:author="The Si Tran" w:date="2012-12-14T04:05:00Z">
            <w:rPr>
              <w:rFonts w:eastAsiaTheme="minorHAnsi"/>
              <w:b/>
              <w:bCs/>
              <w:sz w:val="28"/>
              <w:szCs w:val="28"/>
            </w:rPr>
          </w:rPrChange>
        </w:rPr>
        <w:t>hành phần</w:t>
      </w:r>
      <w:r w:rsidRPr="006A5AA2">
        <w:rPr>
          <w:rPrChange w:id="1435" w:author="The Si Tran" w:date="2012-12-14T04:05:00Z">
            <w:rPr>
              <w:rFonts w:eastAsiaTheme="minorHAnsi"/>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PrChange w:id="1436" w:author="The Si Tran" w:date="2012-12-14T04:05:00Z">
            <w:rPr>
              <w:rFonts w:eastAsiaTheme="minorHAnsi"/>
              <w:b/>
              <w:bCs/>
              <w:sz w:val="28"/>
              <w:szCs w:val="28"/>
            </w:rPr>
          </w:rPrChange>
        </w:rPr>
        <w:t xml:space="preserve"> </w:t>
      </w:r>
      <w:r w:rsidRPr="006A5AA2">
        <w:rPr>
          <w:rPrChange w:id="1437"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438" w:author="The Si Tran" w:date="2012-12-14T04:05:00Z">
            <w:rPr>
              <w:rFonts w:eastAsiaTheme="minorHAnsi"/>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439" w:author="The Si Tran" w:date="2012-12-14T04:04:00Z"/>
          <w:rFonts w:ascii="Times New Roman" w:hAnsi="Times New Roman"/>
          <w:sz w:val="26"/>
          <w:szCs w:val="26"/>
          <w:rPrChange w:id="1440" w:author="The Si Tran" w:date="2012-12-14T07:22:00Z">
            <w:rPr>
              <w:del w:id="1441" w:author="The Si Tran" w:date="2012-12-14T04:04:00Z"/>
              <w:sz w:val="28"/>
              <w:szCs w:val="28"/>
            </w:rPr>
          </w:rPrChange>
        </w:rPr>
        <w:pPrChange w:id="1442"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443" w:author="The Si Tran" w:date="2012-12-14T04:02:00Z"/>
          <w:rPrChange w:id="1444" w:author="The Si Tran" w:date="2012-12-14T07:22:00Z">
            <w:rPr>
              <w:del w:id="1445" w:author="The Si Tran" w:date="2012-12-14T04:02:00Z"/>
              <w:sz w:val="28"/>
              <w:szCs w:val="28"/>
            </w:rPr>
          </w:rPrChange>
        </w:rPr>
        <w:pPrChange w:id="1446" w:author="The Si Tran" w:date="2012-12-16T10:07:00Z">
          <w:pPr>
            <w:pStyle w:val="ListParagraph"/>
            <w:numPr>
              <w:numId w:val="12"/>
            </w:numPr>
            <w:ind w:left="900" w:hanging="360"/>
          </w:pPr>
        </w:pPrChange>
      </w:pPr>
      <w:r w:rsidRPr="00011A74">
        <w:rPr>
          <w:rPrChange w:id="1447" w:author="The Si Tran" w:date="2012-12-14T07:22:00Z">
            <w:rPr>
              <w:b/>
              <w:bCs/>
              <w:sz w:val="28"/>
              <w:szCs w:val="28"/>
            </w:rPr>
          </w:rPrChange>
        </w:rPr>
        <w:t>Thành phần bất qui tắc</w:t>
      </w:r>
      <w:ins w:id="1448" w:author="superchickend" w:date="2012-12-16T15:04:00Z">
        <w:r w:rsidR="00AA1483">
          <w:t xml:space="preserve"> (irregular)</w:t>
        </w:r>
      </w:ins>
      <w:r w:rsidRPr="00011A74">
        <w:rPr>
          <w:rPrChange w:id="1449"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450" w:author="The Si Tran" w:date="2012-12-14T04:02:00Z"/>
          <w:sz w:val="22"/>
          <w:szCs w:val="22"/>
          <w:rPrChange w:id="1451" w:author="The Si Tran" w:date="2012-12-14T04:02:00Z">
            <w:rPr>
              <w:del w:id="1452" w:author="The Si Tran" w:date="2012-12-14T04:02:00Z"/>
              <w:sz w:val="28"/>
              <w:szCs w:val="28"/>
            </w:rPr>
          </w:rPrChange>
        </w:rPr>
        <w:pPrChange w:id="1453"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454" w:author="The Si Tran" w:date="2012-12-05T23:02:00Z">
            <w:rPr>
              <w:sz w:val="28"/>
              <w:szCs w:val="28"/>
            </w:rPr>
          </w:rPrChange>
        </w:rPr>
        <w:pPrChange w:id="1455" w:author="The Si Tran" w:date="2012-12-16T10:07:00Z">
          <w:pPr>
            <w:ind w:firstLine="540"/>
          </w:pPr>
        </w:pPrChange>
      </w:pPr>
      <w:moveFromRangeStart w:id="1456" w:author="The Si Tran" w:date="2012-12-12T08:07:00Z" w:name="move343062963"/>
      <w:moveFrom w:id="1457" w:author="The Si Tran" w:date="2012-12-12T08:07:00Z">
        <w:r w:rsidRPr="0049233F" w:rsidDel="00BC6984">
          <w:rPr>
            <w:rFonts w:ascii="Calibri" w:hAnsi="Calibri"/>
            <w:sz w:val="22"/>
            <w:szCs w:val="22"/>
            <w:rPrChange w:id="1458"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459" w:author="The Si Tran" w:date="2012-12-05T23:02:00Z">
              <w:rPr>
                <w:b/>
                <w:bCs/>
                <w:sz w:val="28"/>
                <w:szCs w:val="28"/>
              </w:rPr>
            </w:rPrChange>
          </w:rPr>
          <w:t xml:space="preserve">hi </w:t>
        </w:r>
        <w:r w:rsidRPr="0049233F" w:rsidDel="00BC6984">
          <w:rPr>
            <w:rFonts w:ascii="Calibri" w:hAnsi="Calibri"/>
            <w:sz w:val="22"/>
            <w:szCs w:val="22"/>
            <w:rPrChange w:id="1460" w:author="The Si Tran" w:date="2012-12-05T23:02:00Z">
              <w:rPr>
                <w:b/>
                <w:bCs/>
                <w:sz w:val="28"/>
                <w:szCs w:val="28"/>
              </w:rPr>
            </w:rPrChange>
          </w:rPr>
          <w:t>một</w:t>
        </w:r>
        <w:r w:rsidR="003D4E27" w:rsidRPr="0049233F" w:rsidDel="00BC6984">
          <w:rPr>
            <w:rFonts w:ascii="Calibri" w:hAnsi="Calibri"/>
            <w:sz w:val="22"/>
            <w:szCs w:val="22"/>
            <w:rPrChange w:id="1461" w:author="The Si Tran" w:date="2012-12-05T23:02:00Z">
              <w:rPr>
                <w:b/>
                <w:bCs/>
                <w:sz w:val="28"/>
                <w:szCs w:val="28"/>
              </w:rPr>
            </w:rPrChange>
          </w:rPr>
          <w:t xml:space="preserve"> biến được g</w:t>
        </w:r>
        <w:r w:rsidR="00F361D0" w:rsidRPr="0049233F" w:rsidDel="00BC6984">
          <w:rPr>
            <w:rFonts w:ascii="Calibri" w:hAnsi="Calibri"/>
            <w:sz w:val="22"/>
            <w:szCs w:val="22"/>
            <w:rPrChange w:id="1462" w:author="The Si Tran" w:date="2012-12-05T23:02:00Z">
              <w:rPr>
                <w:b/>
                <w:bCs/>
                <w:sz w:val="28"/>
                <w:szCs w:val="28"/>
              </w:rPr>
            </w:rPrChange>
          </w:rPr>
          <w:t xml:space="preserve">hi nhận giá </w:t>
        </w:r>
        <w:r w:rsidRPr="0049233F" w:rsidDel="00BC6984">
          <w:rPr>
            <w:rFonts w:ascii="Calibri" w:hAnsi="Calibri"/>
            <w:sz w:val="22"/>
            <w:szCs w:val="22"/>
            <w:rPrChange w:id="1463"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464"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465" w:author="The Si Tran" w:date="2012-12-05T23:02:00Z">
              <w:rPr>
                <w:b/>
                <w:bCs/>
                <w:sz w:val="28"/>
                <w:szCs w:val="28"/>
              </w:rPr>
            </w:rPrChange>
          </w:rPr>
          <w:t>này</w:t>
        </w:r>
        <w:r w:rsidR="006D18A1" w:rsidRPr="0049233F" w:rsidDel="00BC6984">
          <w:rPr>
            <w:rFonts w:ascii="Calibri" w:hAnsi="Calibri"/>
            <w:sz w:val="22"/>
            <w:szCs w:val="22"/>
            <w:rPrChange w:id="1466" w:author="The Si Tran" w:date="2012-12-05T23:02:00Z">
              <w:rPr>
                <w:b/>
                <w:bCs/>
                <w:sz w:val="28"/>
                <w:szCs w:val="28"/>
              </w:rPr>
            </w:rPrChange>
          </w:rPr>
          <w:t>, ta sử dụng hệ số tự tương quan (autocorrelation coefficient).</w:t>
        </w:r>
      </w:moveFrom>
    </w:p>
    <w:moveFromRangeEnd w:id="1456"/>
    <w:p w14:paraId="02B258F9" w14:textId="77777777" w:rsidR="00024D6E" w:rsidRPr="0049233F" w:rsidDel="000E6941" w:rsidRDefault="00024D6E" w:rsidP="00024D6E">
      <w:pPr>
        <w:rPr>
          <w:del w:id="1467" w:author="The Si Tran" w:date="2012-12-11T21:27:00Z"/>
          <w:szCs w:val="26"/>
          <w:rPrChange w:id="1468" w:author="The Si Tran" w:date="2012-12-05T23:02:00Z">
            <w:rPr>
              <w:del w:id="1469" w:author="The Si Tran" w:date="2012-12-11T21:27:00Z"/>
              <w:sz w:val="28"/>
              <w:szCs w:val="28"/>
            </w:rPr>
          </w:rPrChange>
        </w:rPr>
      </w:pPr>
      <w:del w:id="1470" w:author="The Si Tran" w:date="2012-12-11T21:27:00Z">
        <w:r w:rsidRPr="0049233F" w:rsidDel="000E6941">
          <w:rPr>
            <w:b/>
            <w:szCs w:val="26"/>
            <w:rPrChange w:id="1471" w:author="The Si Tran" w:date="2012-12-05T23:02:00Z">
              <w:rPr>
                <w:b/>
                <w:bCs/>
                <w:sz w:val="28"/>
                <w:szCs w:val="28"/>
              </w:rPr>
            </w:rPrChange>
          </w:rPr>
          <w:delText>Định nghĩa:</w:delText>
        </w:r>
        <w:r w:rsidRPr="0049233F" w:rsidDel="000E6941">
          <w:rPr>
            <w:szCs w:val="26"/>
            <w:rPrChange w:id="1472"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473" w:author="The Si Tran" w:date="2012-12-05T23:02:00Z">
              <w:rPr>
                <w:b/>
                <w:bCs/>
                <w:sz w:val="28"/>
                <w:szCs w:val="28"/>
              </w:rPr>
            </w:rPrChange>
          </w:rPr>
          <w:delText xml:space="preserve">độ trễ thời gian khác nhau </w:delText>
        </w:r>
        <w:r w:rsidR="00CD217B" w:rsidRPr="0049233F" w:rsidDel="000E6941">
          <w:rPr>
            <w:szCs w:val="26"/>
            <w:rPrChange w:id="1474" w:author="The Si Tran" w:date="2012-12-05T23:02:00Z">
              <w:rPr>
                <w:b/>
                <w:bCs/>
                <w:sz w:val="28"/>
                <w:szCs w:val="28"/>
              </w:rPr>
            </w:rPrChange>
          </w:rPr>
          <w:fldChar w:fldCharType="begin"/>
        </w:r>
        <w:r w:rsidR="00CD217B" w:rsidRPr="0049233F" w:rsidDel="000E6941">
          <w:rPr>
            <w:szCs w:val="26"/>
            <w:rPrChange w:id="1475"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476" w:author="The Si Tran" w:date="2012-12-05T23:02:00Z">
              <w:rPr>
                <w:b/>
                <w:bCs/>
                <w:sz w:val="28"/>
                <w:szCs w:val="28"/>
              </w:rPr>
            </w:rPrChange>
          </w:rPr>
          <w:fldChar w:fldCharType="separate"/>
        </w:r>
        <w:r w:rsidR="00CD217B" w:rsidRPr="0049233F" w:rsidDel="000E6941">
          <w:rPr>
            <w:szCs w:val="26"/>
            <w:rPrChange w:id="1477" w:author="The Si Tran" w:date="2012-12-05T23:02:00Z">
              <w:rPr>
                <w:b/>
                <w:bCs/>
                <w:sz w:val="20"/>
                <w:szCs w:val="20"/>
              </w:rPr>
            </w:rPrChange>
          </w:rPr>
          <w:delText>[1]</w:delText>
        </w:r>
        <w:r w:rsidR="00CD217B" w:rsidRPr="0049233F" w:rsidDel="000E6941">
          <w:rPr>
            <w:szCs w:val="26"/>
            <w:rPrChange w:id="1478" w:author="The Si Tran" w:date="2012-12-05T23:02:00Z">
              <w:rPr>
                <w:b/>
                <w:bCs/>
                <w:sz w:val="28"/>
                <w:szCs w:val="28"/>
              </w:rPr>
            </w:rPrChange>
          </w:rPr>
          <w:fldChar w:fldCharType="end"/>
        </w:r>
        <w:r w:rsidR="007A78B2" w:rsidRPr="0049233F" w:rsidDel="000E6941">
          <w:rPr>
            <w:szCs w:val="26"/>
            <w:rPrChange w:id="1479" w:author="The Si Tran" w:date="2012-12-05T23:02:00Z">
              <w:rPr>
                <w:b/>
                <w:bCs/>
                <w:sz w:val="28"/>
                <w:szCs w:val="28"/>
              </w:rPr>
            </w:rPrChange>
          </w:rPr>
          <w:delText>.</w:delText>
        </w:r>
        <w:bookmarkStart w:id="1480" w:name="_Toc343083539"/>
        <w:bookmarkStart w:id="1481" w:name="_Toc343083753"/>
        <w:bookmarkStart w:id="1482" w:name="_Toc343083964"/>
        <w:bookmarkStart w:id="1483" w:name="_Toc343220723"/>
        <w:bookmarkStart w:id="1484" w:name="_Toc343232227"/>
        <w:bookmarkStart w:id="1485" w:name="_Toc343232640"/>
        <w:bookmarkStart w:id="1486" w:name="_Toc343232925"/>
        <w:bookmarkStart w:id="1487" w:name="_Toc343415430"/>
        <w:bookmarkStart w:id="1488" w:name="_Toc343415726"/>
        <w:bookmarkStart w:id="1489" w:name="_Toc343452385"/>
        <w:bookmarkEnd w:id="1480"/>
        <w:bookmarkEnd w:id="1481"/>
        <w:bookmarkEnd w:id="1482"/>
        <w:bookmarkEnd w:id="1483"/>
        <w:bookmarkEnd w:id="1484"/>
        <w:bookmarkEnd w:id="1485"/>
        <w:bookmarkEnd w:id="1486"/>
        <w:bookmarkEnd w:id="1487"/>
        <w:bookmarkEnd w:id="1488"/>
        <w:bookmarkEnd w:id="1489"/>
      </w:del>
    </w:p>
    <w:p w14:paraId="0F0BF651" w14:textId="77777777" w:rsidR="00E50A9B" w:rsidRPr="0049233F" w:rsidDel="000E6941" w:rsidRDefault="00024D6E">
      <w:pPr>
        <w:ind w:left="720" w:firstLine="720"/>
        <w:rPr>
          <w:del w:id="1490" w:author="The Si Tran" w:date="2012-12-11T21:27:00Z"/>
          <w:szCs w:val="26"/>
          <w:rPrChange w:id="1491" w:author="The Si Tran" w:date="2012-12-05T23:02:00Z">
            <w:rPr>
              <w:del w:id="1492" w:author="The Si Tran" w:date="2012-12-11T21:27:00Z"/>
              <w:sz w:val="28"/>
              <w:szCs w:val="28"/>
            </w:rPr>
          </w:rPrChange>
        </w:rPr>
        <w:pPrChange w:id="1493" w:author="The Si Tran" w:date="2012-12-05T22:44:00Z">
          <w:pPr>
            <w:ind w:firstLine="540"/>
          </w:pPr>
        </w:pPrChange>
      </w:pPr>
      <w:del w:id="1494" w:author="The Si Tran" w:date="2012-12-11T21:27:00Z">
        <w:r w:rsidRPr="0049233F" w:rsidDel="000E6941">
          <w:rPr>
            <w:szCs w:val="26"/>
            <w:rPrChange w:id="1495" w:author="The Si Tran" w:date="2012-12-05T23:02:00Z">
              <w:rPr>
                <w:sz w:val="28"/>
                <w:szCs w:val="28"/>
              </w:rPr>
            </w:rPrChange>
          </w:rPr>
          <w:delText xml:space="preserve">Ta tính hê số tự tương quan của biến </w:delText>
        </w:r>
      </w:del>
      <w:del w:id="1496" w:author="The Si Tran" w:date="2012-12-05T22:46:00Z">
        <w:r w:rsidRPr="0049233F" w:rsidDel="00E9719E">
          <w:rPr>
            <w:szCs w:val="26"/>
            <w:rPrChange w:id="1497" w:author="The Si Tran" w:date="2012-12-05T23:02:00Z">
              <w:rPr>
                <w:sz w:val="28"/>
                <w:szCs w:val="28"/>
              </w:rPr>
            </w:rPrChange>
          </w:rPr>
          <w:delText>X</w:delText>
        </w:r>
        <w:r w:rsidRPr="0049233F" w:rsidDel="00E9719E">
          <w:rPr>
            <w:szCs w:val="26"/>
            <w:vertAlign w:val="subscript"/>
            <w:rPrChange w:id="1498" w:author="The Si Tran" w:date="2012-12-05T23:02:00Z">
              <w:rPr>
                <w:sz w:val="28"/>
                <w:szCs w:val="28"/>
                <w:vertAlign w:val="subscript"/>
              </w:rPr>
            </w:rPrChange>
          </w:rPr>
          <w:delText>t</w:delText>
        </w:r>
        <w:r w:rsidRPr="0049233F" w:rsidDel="00E9719E">
          <w:rPr>
            <w:szCs w:val="26"/>
            <w:rPrChange w:id="1499" w:author="The Si Tran" w:date="2012-12-05T23:02:00Z">
              <w:rPr>
                <w:sz w:val="28"/>
                <w:szCs w:val="28"/>
              </w:rPr>
            </w:rPrChange>
          </w:rPr>
          <w:delText xml:space="preserve"> </w:delText>
        </w:r>
      </w:del>
      <w:del w:id="1500" w:author="The Si Tran" w:date="2012-12-11T21:27:00Z">
        <w:r w:rsidRPr="0049233F" w:rsidDel="000E6941">
          <w:rPr>
            <w:szCs w:val="26"/>
            <w:rPrChange w:id="1501" w:author="The Si Tran" w:date="2012-12-05T23:02:00Z">
              <w:rPr>
                <w:sz w:val="28"/>
                <w:szCs w:val="28"/>
              </w:rPr>
            </w:rPrChange>
          </w:rPr>
          <w:delText xml:space="preserve">với độ trễ </w:delText>
        </w:r>
      </w:del>
      <w:del w:id="1502" w:author="The Si Tran" w:date="2012-12-06T20:06:00Z">
        <w:r w:rsidRPr="0049233F" w:rsidDel="00263465">
          <w:rPr>
            <w:szCs w:val="26"/>
            <w:rPrChange w:id="1503" w:author="The Si Tran" w:date="2012-12-05T23:02:00Z">
              <w:rPr>
                <w:sz w:val="28"/>
                <w:szCs w:val="28"/>
              </w:rPr>
            </w:rPrChange>
          </w:rPr>
          <w:delText>k</w:delText>
        </w:r>
      </w:del>
      <w:del w:id="1504" w:author="The Si Tran" w:date="2012-12-11T21:27:00Z">
        <w:r w:rsidRPr="0049233F" w:rsidDel="000E6941">
          <w:rPr>
            <w:szCs w:val="26"/>
            <w:rPrChange w:id="1505" w:author="The Si Tran" w:date="2012-12-05T23:02:00Z">
              <w:rPr>
                <w:sz w:val="28"/>
                <w:szCs w:val="28"/>
              </w:rPr>
            </w:rPrChange>
          </w:rPr>
          <w:delText xml:space="preserve"> theo công thức</w:delText>
        </w:r>
        <w:bookmarkStart w:id="1506" w:name="_Toc343083540"/>
        <w:bookmarkStart w:id="1507" w:name="_Toc343083754"/>
        <w:bookmarkStart w:id="1508" w:name="_Toc343083965"/>
        <w:bookmarkStart w:id="1509" w:name="_Toc343220724"/>
        <w:bookmarkStart w:id="1510" w:name="_Toc343232228"/>
        <w:bookmarkStart w:id="1511" w:name="_Toc343232641"/>
        <w:bookmarkStart w:id="1512" w:name="_Toc343232926"/>
        <w:bookmarkStart w:id="1513" w:name="_Toc343415431"/>
        <w:bookmarkStart w:id="1514" w:name="_Toc343415727"/>
        <w:bookmarkStart w:id="1515" w:name="_Toc343452386"/>
        <w:bookmarkEnd w:id="1506"/>
        <w:bookmarkEnd w:id="1507"/>
        <w:bookmarkEnd w:id="1508"/>
        <w:bookmarkEnd w:id="1509"/>
        <w:bookmarkEnd w:id="1510"/>
        <w:bookmarkEnd w:id="1511"/>
        <w:bookmarkEnd w:id="1512"/>
        <w:bookmarkEnd w:id="1513"/>
        <w:bookmarkEnd w:id="1514"/>
        <w:bookmarkEnd w:id="1515"/>
      </w:del>
    </w:p>
    <w:p w14:paraId="58F53B32" w14:textId="77777777" w:rsidR="00024D6E" w:rsidRPr="0049233F" w:rsidDel="00E9719E" w:rsidRDefault="00024D6E" w:rsidP="00024D6E">
      <w:pPr>
        <w:rPr>
          <w:del w:id="1516" w:author="The Si Tran" w:date="2012-12-05T22:45:00Z"/>
          <w:szCs w:val="26"/>
          <w:rPrChange w:id="1517" w:author="The Si Tran" w:date="2012-12-05T23:02:00Z">
            <w:rPr>
              <w:del w:id="1518" w:author="The Si Tran" w:date="2012-12-05T22:45:00Z"/>
              <w:sz w:val="28"/>
              <w:szCs w:val="28"/>
            </w:rPr>
          </w:rPrChange>
        </w:rPr>
      </w:pPr>
      <w:del w:id="1519" w:author="The Si Tran" w:date="2012-12-05T22:45:00Z">
        <w:r w:rsidRPr="0049233F" w:rsidDel="00E9719E">
          <w:rPr>
            <w:szCs w:val="26"/>
            <w:rPrChange w:id="1520"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61.05pt" o:ole="">
              <v:imagedata r:id="rId11" o:title=""/>
            </v:shape>
            <o:OLEObject Type="Embed" ProgID="Equation.DSMT4" ShapeID="_x0000_i1025" DrawAspect="Content" ObjectID="_1417199797" r:id="rId12"/>
          </w:object>
        </w:r>
        <w:r w:rsidRPr="0049233F" w:rsidDel="00E9719E">
          <w:rPr>
            <w:szCs w:val="26"/>
            <w:rPrChange w:id="1521" w:author="The Si Tran" w:date="2012-12-05T23:02:00Z">
              <w:rPr>
                <w:sz w:val="28"/>
                <w:szCs w:val="28"/>
              </w:rPr>
            </w:rPrChange>
          </w:rPr>
          <w:delText xml:space="preserve">                 (2.1.1)</w:delText>
        </w:r>
        <w:bookmarkStart w:id="1522" w:name="_Toc343083541"/>
        <w:bookmarkStart w:id="1523" w:name="_Toc343083755"/>
        <w:bookmarkStart w:id="1524" w:name="_Toc343083966"/>
        <w:bookmarkStart w:id="1525" w:name="_Toc343220725"/>
        <w:bookmarkStart w:id="1526" w:name="_Toc343232229"/>
        <w:bookmarkStart w:id="1527" w:name="_Toc343232642"/>
        <w:bookmarkStart w:id="1528" w:name="_Toc343232927"/>
        <w:bookmarkStart w:id="1529" w:name="_Toc343415432"/>
        <w:bookmarkStart w:id="1530" w:name="_Toc343415728"/>
        <w:bookmarkStart w:id="1531" w:name="_Toc343452387"/>
        <w:bookmarkEnd w:id="1522"/>
        <w:bookmarkEnd w:id="1523"/>
        <w:bookmarkEnd w:id="1524"/>
        <w:bookmarkEnd w:id="1525"/>
        <w:bookmarkEnd w:id="1526"/>
        <w:bookmarkEnd w:id="1527"/>
        <w:bookmarkEnd w:id="1528"/>
        <w:bookmarkEnd w:id="1529"/>
        <w:bookmarkEnd w:id="1530"/>
        <w:bookmarkEnd w:id="1531"/>
      </w:del>
    </w:p>
    <w:p w14:paraId="52ECDFBB" w14:textId="77777777" w:rsidR="00024D6E" w:rsidRPr="0049233F" w:rsidDel="000E6941" w:rsidRDefault="00024D6E" w:rsidP="00024D6E">
      <w:pPr>
        <w:ind w:firstLine="540"/>
        <w:rPr>
          <w:del w:id="1532" w:author="The Si Tran" w:date="2012-12-11T21:27:00Z"/>
          <w:szCs w:val="26"/>
          <w:rPrChange w:id="1533" w:author="The Si Tran" w:date="2012-12-05T23:02:00Z">
            <w:rPr>
              <w:del w:id="1534" w:author="The Si Tran" w:date="2012-12-11T21:27:00Z"/>
              <w:sz w:val="28"/>
              <w:szCs w:val="28"/>
            </w:rPr>
          </w:rPrChange>
        </w:rPr>
      </w:pPr>
      <w:del w:id="1535" w:author="The Si Tran" w:date="2012-12-11T21:27:00Z">
        <w:r w:rsidRPr="0049233F" w:rsidDel="000E6941">
          <w:rPr>
            <w:szCs w:val="26"/>
            <w:rPrChange w:id="1536" w:author="The Si Tran" w:date="2012-12-05T23:02:00Z">
              <w:rPr>
                <w:sz w:val="28"/>
                <w:szCs w:val="28"/>
              </w:rPr>
            </w:rPrChange>
          </w:rPr>
          <w:delText xml:space="preserve">Với </w:delText>
        </w:r>
        <w:bookmarkStart w:id="1537" w:name="_Toc343083542"/>
        <w:bookmarkStart w:id="1538" w:name="_Toc343083756"/>
        <w:bookmarkStart w:id="1539" w:name="_Toc343083967"/>
        <w:bookmarkStart w:id="1540" w:name="_Toc343220726"/>
        <w:bookmarkStart w:id="1541" w:name="_Toc343232230"/>
        <w:bookmarkStart w:id="1542" w:name="_Toc343232643"/>
        <w:bookmarkStart w:id="1543" w:name="_Toc343232928"/>
        <w:bookmarkStart w:id="1544" w:name="_Toc343415433"/>
        <w:bookmarkStart w:id="1545" w:name="_Toc343415729"/>
        <w:bookmarkStart w:id="1546" w:name="_Toc343452388"/>
        <w:bookmarkEnd w:id="1537"/>
        <w:bookmarkEnd w:id="1538"/>
        <w:bookmarkEnd w:id="1539"/>
        <w:bookmarkEnd w:id="1540"/>
        <w:bookmarkEnd w:id="1541"/>
        <w:bookmarkEnd w:id="1542"/>
        <w:bookmarkEnd w:id="1543"/>
        <w:bookmarkEnd w:id="1544"/>
        <w:bookmarkEnd w:id="1545"/>
        <w:bookmarkEnd w:id="1546"/>
      </w:del>
    </w:p>
    <w:p w14:paraId="644FD85B" w14:textId="77777777" w:rsidR="00024D6E" w:rsidRPr="0049233F" w:rsidDel="000E6941" w:rsidRDefault="00024D6E" w:rsidP="00024D6E">
      <w:pPr>
        <w:ind w:firstLine="720"/>
        <w:rPr>
          <w:del w:id="1547" w:author="The Si Tran" w:date="2012-12-11T21:27:00Z"/>
          <w:szCs w:val="26"/>
          <w:rPrChange w:id="1548" w:author="The Si Tran" w:date="2012-12-05T23:02:00Z">
            <w:rPr>
              <w:del w:id="1549" w:author="The Si Tran" w:date="2012-12-11T21:27:00Z"/>
              <w:sz w:val="28"/>
              <w:szCs w:val="28"/>
            </w:rPr>
          </w:rPrChange>
        </w:rPr>
      </w:pPr>
      <w:del w:id="1550" w:author="The Si Tran" w:date="2012-12-11T21:27:00Z">
        <w:r w:rsidRPr="0049233F" w:rsidDel="000E6941">
          <w:rPr>
            <w:szCs w:val="26"/>
            <w:rPrChange w:id="1551" w:author="The Si Tran" w:date="2012-12-05T23:02:00Z">
              <w:rPr>
                <w:sz w:val="28"/>
                <w:szCs w:val="28"/>
              </w:rPr>
            </w:rPrChange>
          </w:rPr>
          <w:delText>*</w:delText>
        </w:r>
      </w:del>
      <w:del w:id="1552" w:author="The Si Tran" w:date="2012-12-05T22:45:00Z">
        <w:r w:rsidRPr="00B312F5" w:rsidDel="00E9719E">
          <w:rPr>
            <w:i/>
            <w:position w:val="-12"/>
            <w:szCs w:val="26"/>
          </w:rPr>
          <w:object w:dxaOrig="300" w:dyaOrig="360" w14:anchorId="1DD27C92">
            <v:shape id="_x0000_i1026" type="#_x0000_t75" style="width:17.85pt;height:21.9pt" o:ole="">
              <v:imagedata r:id="rId13" o:title=""/>
            </v:shape>
            <o:OLEObject Type="Embed" ProgID="Equation.DSMT4" ShapeID="_x0000_i1026" DrawAspect="Content" ObjectID="_1417199798" r:id="rId14"/>
          </w:object>
        </w:r>
      </w:del>
      <w:del w:id="1553" w:author="The Si Tran" w:date="2012-12-11T21:27:00Z">
        <w:r w:rsidRPr="0049233F" w:rsidDel="000E6941">
          <w:rPr>
            <w:szCs w:val="26"/>
            <w:rPrChange w:id="1554" w:author="The Si Tran" w:date="2012-12-05T23:02:00Z">
              <w:rPr>
                <w:sz w:val="28"/>
                <w:szCs w:val="28"/>
              </w:rPr>
            </w:rPrChange>
          </w:rPr>
          <w:delText xml:space="preserve"> là hệ số tự tương quan của </w:delText>
        </w:r>
      </w:del>
      <w:del w:id="1555" w:author="The Si Tran" w:date="2012-12-05T22:47:00Z">
        <w:r w:rsidRPr="0049233F" w:rsidDel="00E9719E">
          <w:rPr>
            <w:szCs w:val="26"/>
            <w:rPrChange w:id="1556" w:author="The Si Tran" w:date="2012-12-05T23:02:00Z">
              <w:rPr>
                <w:sz w:val="28"/>
                <w:szCs w:val="28"/>
              </w:rPr>
            </w:rPrChange>
          </w:rPr>
          <w:delText>X</w:delText>
        </w:r>
      </w:del>
      <w:del w:id="1557" w:author="The Si Tran" w:date="2012-12-11T21:27:00Z">
        <w:r w:rsidRPr="0049233F" w:rsidDel="000E6941">
          <w:rPr>
            <w:szCs w:val="26"/>
            <w:rPrChange w:id="1558" w:author="The Si Tran" w:date="2012-12-05T23:02:00Z">
              <w:rPr>
                <w:sz w:val="28"/>
                <w:szCs w:val="28"/>
              </w:rPr>
            </w:rPrChange>
          </w:rPr>
          <w:delText xml:space="preserve"> ở độ trễ </w:delText>
        </w:r>
      </w:del>
      <w:del w:id="1559" w:author="The Si Tran" w:date="2012-12-06T20:06:00Z">
        <w:r w:rsidRPr="0049233F" w:rsidDel="00263465">
          <w:rPr>
            <w:szCs w:val="26"/>
            <w:rPrChange w:id="1560" w:author="The Si Tran" w:date="2012-12-05T23:02:00Z">
              <w:rPr>
                <w:sz w:val="28"/>
                <w:szCs w:val="28"/>
              </w:rPr>
            </w:rPrChange>
          </w:rPr>
          <w:delText>k</w:delText>
        </w:r>
      </w:del>
      <w:bookmarkStart w:id="1561" w:name="_Toc343083543"/>
      <w:bookmarkStart w:id="1562" w:name="_Toc343083757"/>
      <w:bookmarkStart w:id="1563" w:name="_Toc343083968"/>
      <w:bookmarkStart w:id="1564" w:name="_Toc343220727"/>
      <w:bookmarkStart w:id="1565" w:name="_Toc343232231"/>
      <w:bookmarkStart w:id="1566" w:name="_Toc343232644"/>
      <w:bookmarkStart w:id="1567" w:name="_Toc343232929"/>
      <w:bookmarkStart w:id="1568" w:name="_Toc343415434"/>
      <w:bookmarkStart w:id="1569" w:name="_Toc343415730"/>
      <w:bookmarkStart w:id="1570" w:name="_Toc343452389"/>
      <w:bookmarkEnd w:id="1561"/>
      <w:bookmarkEnd w:id="1562"/>
      <w:bookmarkEnd w:id="1563"/>
      <w:bookmarkEnd w:id="1564"/>
      <w:bookmarkEnd w:id="1565"/>
      <w:bookmarkEnd w:id="1566"/>
      <w:bookmarkEnd w:id="1567"/>
      <w:bookmarkEnd w:id="1568"/>
      <w:bookmarkEnd w:id="1569"/>
      <w:bookmarkEnd w:id="1570"/>
    </w:p>
    <w:p w14:paraId="662C0993" w14:textId="77777777" w:rsidR="00024D6E" w:rsidRPr="0049233F" w:rsidDel="000E6941" w:rsidRDefault="00024D6E" w:rsidP="00024D6E">
      <w:pPr>
        <w:ind w:firstLine="720"/>
        <w:rPr>
          <w:del w:id="1571" w:author="The Si Tran" w:date="2012-12-11T21:27:00Z"/>
          <w:szCs w:val="26"/>
          <w:rPrChange w:id="1572" w:author="The Si Tran" w:date="2012-12-05T23:02:00Z">
            <w:rPr>
              <w:del w:id="1573" w:author="The Si Tran" w:date="2012-12-11T21:27:00Z"/>
              <w:sz w:val="28"/>
              <w:szCs w:val="28"/>
            </w:rPr>
          </w:rPrChange>
        </w:rPr>
      </w:pPr>
      <w:del w:id="1574" w:author="The Si Tran" w:date="2012-12-11T21:27:00Z">
        <w:r w:rsidRPr="0049233F" w:rsidDel="000E6941">
          <w:rPr>
            <w:szCs w:val="26"/>
            <w:rPrChange w:id="1575" w:author="The Si Tran" w:date="2012-12-05T23:02:00Z">
              <w:rPr>
                <w:sz w:val="28"/>
                <w:szCs w:val="28"/>
              </w:rPr>
            </w:rPrChange>
          </w:rPr>
          <w:delText>*</w:delText>
        </w:r>
      </w:del>
      <w:del w:id="1576" w:author="The Si Tran" w:date="2012-12-05T22:46:00Z">
        <w:r w:rsidRPr="00082976" w:rsidDel="00E9719E">
          <w:rPr>
            <w:position w:val="-10"/>
            <w:szCs w:val="26"/>
          </w:rPr>
          <w:object w:dxaOrig="240" w:dyaOrig="260" w14:anchorId="2F01B6C5">
            <v:shape id="_x0000_i1027" type="#_x0000_t75" style="width:17.85pt;height:17.85pt" o:ole="">
              <v:imagedata r:id="rId15" o:title=""/>
            </v:shape>
            <o:OLEObject Type="Embed" ProgID="Equation.DSMT4" ShapeID="_x0000_i1027" DrawAspect="Content" ObjectID="_1417199799" r:id="rId16"/>
          </w:object>
        </w:r>
      </w:del>
      <w:del w:id="1577" w:author="The Si Tran" w:date="2012-12-11T21:27:00Z">
        <w:r w:rsidRPr="0049233F" w:rsidDel="000E6941">
          <w:rPr>
            <w:szCs w:val="26"/>
            <w:rPrChange w:id="1578" w:author="The Si Tran" w:date="2012-12-05T23:02:00Z">
              <w:rPr>
                <w:sz w:val="28"/>
                <w:szCs w:val="28"/>
              </w:rPr>
            </w:rPrChange>
          </w:rPr>
          <w:delText xml:space="preserve"> là trung bình của </w:delText>
        </w:r>
      </w:del>
      <w:del w:id="1579" w:author="The Si Tran" w:date="2012-12-05T22:47:00Z">
        <w:r w:rsidRPr="0049233F" w:rsidDel="00E9719E">
          <w:rPr>
            <w:szCs w:val="26"/>
            <w:rPrChange w:id="1580" w:author="The Si Tran" w:date="2012-12-05T23:02:00Z">
              <w:rPr>
                <w:sz w:val="28"/>
                <w:szCs w:val="28"/>
              </w:rPr>
            </w:rPrChange>
          </w:rPr>
          <w:delText>X</w:delText>
        </w:r>
        <w:r w:rsidRPr="0049233F" w:rsidDel="00E9719E">
          <w:rPr>
            <w:szCs w:val="26"/>
            <w:vertAlign w:val="subscript"/>
            <w:rPrChange w:id="1581" w:author="The Si Tran" w:date="2012-12-05T23:02:00Z">
              <w:rPr>
                <w:sz w:val="28"/>
                <w:szCs w:val="28"/>
                <w:vertAlign w:val="subscript"/>
              </w:rPr>
            </w:rPrChange>
          </w:rPr>
          <w:delText>t</w:delText>
        </w:r>
      </w:del>
      <w:bookmarkStart w:id="1582" w:name="_Toc343083544"/>
      <w:bookmarkStart w:id="1583" w:name="_Toc343083758"/>
      <w:bookmarkStart w:id="1584" w:name="_Toc343083969"/>
      <w:bookmarkStart w:id="1585" w:name="_Toc343220728"/>
      <w:bookmarkStart w:id="1586" w:name="_Toc343232232"/>
      <w:bookmarkStart w:id="1587" w:name="_Toc343232645"/>
      <w:bookmarkStart w:id="1588" w:name="_Toc343232930"/>
      <w:bookmarkStart w:id="1589" w:name="_Toc343415435"/>
      <w:bookmarkStart w:id="1590" w:name="_Toc343415731"/>
      <w:bookmarkStart w:id="1591" w:name="_Toc343452390"/>
      <w:bookmarkEnd w:id="1582"/>
      <w:bookmarkEnd w:id="1583"/>
      <w:bookmarkEnd w:id="1584"/>
      <w:bookmarkEnd w:id="1585"/>
      <w:bookmarkEnd w:id="1586"/>
      <w:bookmarkEnd w:id="1587"/>
      <w:bookmarkEnd w:id="1588"/>
      <w:bookmarkEnd w:id="1589"/>
      <w:bookmarkEnd w:id="1590"/>
      <w:bookmarkEnd w:id="1591"/>
    </w:p>
    <w:p w14:paraId="42784988" w14:textId="77777777" w:rsidR="00024D6E" w:rsidRPr="0049233F" w:rsidDel="000E6941" w:rsidRDefault="00024D6E" w:rsidP="00024D6E">
      <w:pPr>
        <w:ind w:firstLine="540"/>
        <w:rPr>
          <w:del w:id="1592" w:author="The Si Tran" w:date="2012-12-11T21:27:00Z"/>
          <w:szCs w:val="26"/>
          <w:rPrChange w:id="1593" w:author="The Si Tran" w:date="2012-12-05T23:02:00Z">
            <w:rPr>
              <w:del w:id="1594" w:author="The Si Tran" w:date="2012-12-11T21:27:00Z"/>
              <w:sz w:val="28"/>
              <w:szCs w:val="28"/>
            </w:rPr>
          </w:rPrChange>
        </w:rPr>
      </w:pPr>
      <w:del w:id="1595" w:author="The Si Tran" w:date="2012-12-11T21:27:00Z">
        <w:r w:rsidRPr="0049233F" w:rsidDel="000E6941">
          <w:rPr>
            <w:szCs w:val="26"/>
            <w:rPrChange w:id="1596" w:author="The Si Tran" w:date="2012-12-05T23:02:00Z">
              <w:rPr>
                <w:sz w:val="28"/>
                <w:szCs w:val="28"/>
              </w:rPr>
            </w:rPrChange>
          </w:rPr>
          <w:delText xml:space="preserve">Nếu </w:delText>
        </w:r>
      </w:del>
      <w:del w:id="1597" w:author="The Si Tran" w:date="2012-12-06T20:07:00Z">
        <w:r w:rsidRPr="00082976" w:rsidDel="00263465">
          <w:rPr>
            <w:position w:val="-12"/>
            <w:szCs w:val="26"/>
          </w:rPr>
          <w:object w:dxaOrig="300" w:dyaOrig="360" w14:anchorId="6FCD7336">
            <v:shape id="_x0000_i1028" type="#_x0000_t75" style="width:17.85pt;height:21.9pt" o:ole="">
              <v:imagedata r:id="rId13" o:title=""/>
            </v:shape>
            <o:OLEObject Type="Embed" ProgID="Equation.DSMT4" ShapeID="_x0000_i1028" DrawAspect="Content" ObjectID="_1417199800" r:id="rId17"/>
          </w:object>
        </w:r>
      </w:del>
      <w:del w:id="1598" w:author="The Si Tran" w:date="2012-12-11T21:27:00Z">
        <w:r w:rsidRPr="0049233F" w:rsidDel="000E6941">
          <w:rPr>
            <w:szCs w:val="26"/>
            <w:rPrChange w:id="1599" w:author="The Si Tran" w:date="2012-12-05T23:02:00Z">
              <w:rPr>
                <w:sz w:val="28"/>
                <w:szCs w:val="28"/>
              </w:rPr>
            </w:rPrChange>
          </w:rPr>
          <w:delText xml:space="preserve"> khác không thì giữa </w:delText>
        </w:r>
      </w:del>
      <w:del w:id="1600" w:author="The Si Tran" w:date="2012-12-05T22:47:00Z">
        <w:r w:rsidRPr="0049233F" w:rsidDel="00E9719E">
          <w:rPr>
            <w:szCs w:val="26"/>
            <w:rPrChange w:id="1601" w:author="The Si Tran" w:date="2012-12-05T23:02:00Z">
              <w:rPr>
                <w:sz w:val="28"/>
                <w:szCs w:val="28"/>
              </w:rPr>
            </w:rPrChange>
          </w:rPr>
          <w:delText>X</w:delText>
        </w:r>
        <w:r w:rsidRPr="0049233F" w:rsidDel="00E9719E">
          <w:rPr>
            <w:szCs w:val="26"/>
            <w:vertAlign w:val="subscript"/>
            <w:rPrChange w:id="1602" w:author="The Si Tran" w:date="2012-12-05T23:02:00Z">
              <w:rPr>
                <w:sz w:val="28"/>
                <w:szCs w:val="28"/>
                <w:vertAlign w:val="subscript"/>
              </w:rPr>
            </w:rPrChange>
          </w:rPr>
          <w:delText>t</w:delText>
        </w:r>
      </w:del>
      <w:del w:id="1603" w:author="The Si Tran" w:date="2012-12-11T21:27:00Z">
        <w:r w:rsidRPr="0049233F" w:rsidDel="000E6941">
          <w:rPr>
            <w:szCs w:val="26"/>
            <w:rPrChange w:id="1604" w:author="The Si Tran" w:date="2012-12-05T23:02:00Z">
              <w:rPr>
                <w:sz w:val="28"/>
                <w:szCs w:val="28"/>
              </w:rPr>
            </w:rPrChange>
          </w:rPr>
          <w:delText xml:space="preserve"> và </w:delText>
        </w:r>
      </w:del>
      <w:del w:id="1605" w:author="The Si Tran" w:date="2012-12-05T22:47:00Z">
        <w:r w:rsidRPr="0049233F" w:rsidDel="00E9719E">
          <w:rPr>
            <w:szCs w:val="26"/>
            <w:rPrChange w:id="1606" w:author="The Si Tran" w:date="2012-12-05T23:02:00Z">
              <w:rPr>
                <w:sz w:val="28"/>
                <w:szCs w:val="28"/>
              </w:rPr>
            </w:rPrChange>
          </w:rPr>
          <w:delText>X</w:delText>
        </w:r>
        <w:r w:rsidRPr="0049233F" w:rsidDel="00E9719E">
          <w:rPr>
            <w:szCs w:val="26"/>
            <w:vertAlign w:val="subscript"/>
            <w:rPrChange w:id="1607" w:author="The Si Tran" w:date="2012-12-05T23:02:00Z">
              <w:rPr>
                <w:sz w:val="28"/>
                <w:szCs w:val="28"/>
                <w:vertAlign w:val="subscript"/>
              </w:rPr>
            </w:rPrChange>
          </w:rPr>
          <w:delText>t+k</w:delText>
        </w:r>
        <w:r w:rsidRPr="0049233F" w:rsidDel="00E9719E">
          <w:rPr>
            <w:szCs w:val="26"/>
            <w:rPrChange w:id="1608" w:author="The Si Tran" w:date="2012-12-05T23:02:00Z">
              <w:rPr>
                <w:sz w:val="28"/>
                <w:szCs w:val="28"/>
              </w:rPr>
            </w:rPrChange>
          </w:rPr>
          <w:delText xml:space="preserve"> </w:delText>
        </w:r>
      </w:del>
      <w:del w:id="1609" w:author="The Si Tran" w:date="2012-12-11T21:27:00Z">
        <w:r w:rsidRPr="0049233F" w:rsidDel="000E6941">
          <w:rPr>
            <w:szCs w:val="26"/>
            <w:rPrChange w:id="1610" w:author="The Si Tran" w:date="2012-12-05T23:02:00Z">
              <w:rPr>
                <w:sz w:val="28"/>
                <w:szCs w:val="28"/>
              </w:rPr>
            </w:rPrChange>
          </w:rPr>
          <w:delText>có sự tương quan với nhau.</w:delText>
        </w:r>
        <w:bookmarkStart w:id="1611" w:name="_Toc343083545"/>
        <w:bookmarkStart w:id="1612" w:name="_Toc343083759"/>
        <w:bookmarkStart w:id="1613" w:name="_Toc343083970"/>
        <w:bookmarkStart w:id="1614" w:name="_Toc343220729"/>
        <w:bookmarkStart w:id="1615" w:name="_Toc343232233"/>
        <w:bookmarkStart w:id="1616" w:name="_Toc343232646"/>
        <w:bookmarkStart w:id="1617" w:name="_Toc343232931"/>
        <w:bookmarkStart w:id="1618" w:name="_Toc343415436"/>
        <w:bookmarkStart w:id="1619" w:name="_Toc343415732"/>
        <w:bookmarkStart w:id="1620" w:name="_Toc343452391"/>
        <w:bookmarkEnd w:id="1611"/>
        <w:bookmarkEnd w:id="1612"/>
        <w:bookmarkEnd w:id="1613"/>
        <w:bookmarkEnd w:id="1614"/>
        <w:bookmarkEnd w:id="1615"/>
        <w:bookmarkEnd w:id="1616"/>
        <w:bookmarkEnd w:id="1617"/>
        <w:bookmarkEnd w:id="1618"/>
        <w:bookmarkEnd w:id="1619"/>
        <w:bookmarkEnd w:id="1620"/>
      </w:del>
    </w:p>
    <w:p w14:paraId="1BA9CD49" w14:textId="77777777" w:rsidR="00024D6E" w:rsidRPr="0049233F" w:rsidDel="000E6941" w:rsidRDefault="00024D6E" w:rsidP="00024D6E">
      <w:pPr>
        <w:ind w:firstLine="540"/>
        <w:rPr>
          <w:del w:id="1621" w:author="The Si Tran" w:date="2012-12-11T21:27:00Z"/>
          <w:szCs w:val="26"/>
          <w:rPrChange w:id="1622" w:author="The Si Tran" w:date="2012-12-05T23:02:00Z">
            <w:rPr>
              <w:del w:id="1623" w:author="The Si Tran" w:date="2012-12-11T21:27:00Z"/>
              <w:sz w:val="28"/>
              <w:szCs w:val="28"/>
            </w:rPr>
          </w:rPrChange>
        </w:rPr>
      </w:pPr>
      <w:del w:id="1624" w:author="The Si Tran" w:date="2012-12-11T21:27:00Z">
        <w:r w:rsidRPr="0049233F" w:rsidDel="000E6941">
          <w:rPr>
            <w:szCs w:val="26"/>
            <w:rPrChange w:id="1625"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626" w:name="_Toc343083546"/>
        <w:bookmarkStart w:id="1627" w:name="_Toc343083760"/>
        <w:bookmarkStart w:id="1628" w:name="_Toc343083971"/>
        <w:bookmarkStart w:id="1629" w:name="_Toc343220730"/>
        <w:bookmarkStart w:id="1630" w:name="_Toc343232234"/>
        <w:bookmarkStart w:id="1631" w:name="_Toc343232647"/>
        <w:bookmarkStart w:id="1632" w:name="_Toc343232932"/>
        <w:bookmarkStart w:id="1633" w:name="_Toc343415437"/>
        <w:bookmarkStart w:id="1634" w:name="_Toc343415733"/>
        <w:bookmarkStart w:id="1635" w:name="_Toc343452392"/>
        <w:bookmarkEnd w:id="1626"/>
        <w:bookmarkEnd w:id="1627"/>
        <w:bookmarkEnd w:id="1628"/>
        <w:bookmarkEnd w:id="1629"/>
        <w:bookmarkEnd w:id="1630"/>
        <w:bookmarkEnd w:id="1631"/>
        <w:bookmarkEnd w:id="1632"/>
        <w:bookmarkEnd w:id="1633"/>
        <w:bookmarkEnd w:id="1634"/>
        <w:bookmarkEnd w:id="1635"/>
      </w:del>
    </w:p>
    <w:p w14:paraId="5C352C0E" w14:textId="77777777" w:rsidR="00024D6E" w:rsidRPr="0049233F" w:rsidDel="000E6941" w:rsidRDefault="00024D6E" w:rsidP="00024D6E">
      <w:pPr>
        <w:rPr>
          <w:del w:id="1636" w:author="The Si Tran" w:date="2012-12-11T21:27:00Z"/>
          <w:szCs w:val="26"/>
          <w:rPrChange w:id="1637" w:author="The Si Tran" w:date="2012-12-05T23:02:00Z">
            <w:rPr>
              <w:del w:id="1638" w:author="The Si Tran" w:date="2012-12-11T21:27:00Z"/>
              <w:sz w:val="28"/>
              <w:szCs w:val="28"/>
            </w:rPr>
          </w:rPrChange>
        </w:rPr>
      </w:pPr>
      <w:del w:id="1639" w:author="The Si Tran" w:date="2012-12-11T21:27:00Z">
        <w:r w:rsidRPr="0049233F" w:rsidDel="000E6941">
          <w:rPr>
            <w:b/>
            <w:szCs w:val="26"/>
            <w:rPrChange w:id="1640" w:author="The Si Tran" w:date="2012-12-05T23:02:00Z">
              <w:rPr>
                <w:b/>
                <w:sz w:val="28"/>
                <w:szCs w:val="28"/>
              </w:rPr>
            </w:rPrChange>
          </w:rPr>
          <w:delText>Định nghĩa:</w:delText>
        </w:r>
        <w:r w:rsidRPr="0049233F" w:rsidDel="000E6941">
          <w:rPr>
            <w:szCs w:val="26"/>
            <w:rPrChange w:id="1641" w:author="The Si Tran" w:date="2012-12-05T23:02:00Z">
              <w:rPr>
                <w:sz w:val="28"/>
                <w:szCs w:val="28"/>
              </w:rPr>
            </w:rPrChange>
          </w:rPr>
          <w:delText xml:space="preserve"> Hàm tự tương quan là một đồ thị biểu diễn các hệ số tự tương quan theo các độ trễ khác nhau [1].</w:delText>
        </w:r>
        <w:bookmarkStart w:id="1642" w:name="_Toc343083547"/>
        <w:bookmarkStart w:id="1643" w:name="_Toc343083761"/>
        <w:bookmarkStart w:id="1644" w:name="_Toc343083972"/>
        <w:bookmarkStart w:id="1645" w:name="_Toc343220731"/>
        <w:bookmarkStart w:id="1646" w:name="_Toc343232235"/>
        <w:bookmarkStart w:id="1647" w:name="_Toc343232648"/>
        <w:bookmarkStart w:id="1648" w:name="_Toc343232933"/>
        <w:bookmarkStart w:id="1649" w:name="_Toc343415438"/>
        <w:bookmarkStart w:id="1650" w:name="_Toc343415734"/>
        <w:bookmarkStart w:id="1651" w:name="_Toc343452393"/>
        <w:bookmarkEnd w:id="1642"/>
        <w:bookmarkEnd w:id="1643"/>
        <w:bookmarkEnd w:id="1644"/>
        <w:bookmarkEnd w:id="1645"/>
        <w:bookmarkEnd w:id="1646"/>
        <w:bookmarkEnd w:id="1647"/>
        <w:bookmarkEnd w:id="1648"/>
        <w:bookmarkEnd w:id="1649"/>
        <w:bookmarkEnd w:id="1650"/>
        <w:bookmarkEnd w:id="1651"/>
      </w:del>
    </w:p>
    <w:p w14:paraId="7EE7FA4F" w14:textId="77777777" w:rsidR="00024D6E" w:rsidRPr="0049233F" w:rsidDel="000E6941" w:rsidRDefault="00024D6E" w:rsidP="00CD217B">
      <w:pPr>
        <w:ind w:firstLine="540"/>
        <w:rPr>
          <w:del w:id="1652" w:author="The Si Tran" w:date="2012-12-11T21:27:00Z"/>
          <w:szCs w:val="26"/>
          <w:rPrChange w:id="1653" w:author="The Si Tran" w:date="2012-12-05T23:02:00Z">
            <w:rPr>
              <w:del w:id="1654" w:author="The Si Tran" w:date="2012-12-11T21:27:00Z"/>
              <w:sz w:val="28"/>
              <w:szCs w:val="28"/>
            </w:rPr>
          </w:rPrChange>
        </w:rPr>
      </w:pPr>
      <w:del w:id="1655" w:author="The Si Tran" w:date="2012-12-11T21:27:00Z">
        <w:r w:rsidRPr="0049233F" w:rsidDel="000E6941">
          <w:rPr>
            <w:szCs w:val="26"/>
            <w:rPrChange w:id="1656" w:author="The Si Tran" w:date="2012-12-05T23:02:00Z">
              <w:rPr>
                <w:sz w:val="28"/>
                <w:szCs w:val="28"/>
              </w:rPr>
            </w:rPrChange>
          </w:rPr>
          <w:delText>Hình 2 là một ví dụ về hàm tự tương quan.</w:delText>
        </w:r>
        <w:bookmarkStart w:id="1657" w:name="_Toc343083548"/>
        <w:bookmarkStart w:id="1658" w:name="_Toc343083762"/>
        <w:bookmarkStart w:id="1659" w:name="_Toc343083973"/>
        <w:bookmarkStart w:id="1660" w:name="_Toc343220732"/>
        <w:bookmarkStart w:id="1661" w:name="_Toc343232236"/>
        <w:bookmarkStart w:id="1662" w:name="_Toc343232649"/>
        <w:bookmarkStart w:id="1663" w:name="_Toc343232934"/>
        <w:bookmarkStart w:id="1664" w:name="_Toc343415439"/>
        <w:bookmarkStart w:id="1665" w:name="_Toc343415735"/>
        <w:bookmarkStart w:id="1666" w:name="_Toc343452394"/>
        <w:bookmarkEnd w:id="1657"/>
        <w:bookmarkEnd w:id="1658"/>
        <w:bookmarkEnd w:id="1659"/>
        <w:bookmarkEnd w:id="1660"/>
        <w:bookmarkEnd w:id="1661"/>
        <w:bookmarkEnd w:id="1662"/>
        <w:bookmarkEnd w:id="1663"/>
        <w:bookmarkEnd w:id="1664"/>
        <w:bookmarkEnd w:id="1665"/>
        <w:bookmarkEnd w:id="1666"/>
      </w:del>
    </w:p>
    <w:p w14:paraId="247AB81D" w14:textId="77777777" w:rsidR="00024D6E" w:rsidRPr="0049233F" w:rsidDel="000E6941" w:rsidRDefault="00024D6E" w:rsidP="00024D6E">
      <w:pPr>
        <w:rPr>
          <w:del w:id="1667" w:author="The Si Tran" w:date="2012-12-11T21:27:00Z"/>
          <w:szCs w:val="26"/>
          <w:rPrChange w:id="1668" w:author="The Si Tran" w:date="2012-12-05T23:02:00Z">
            <w:rPr>
              <w:del w:id="1669" w:author="The Si Tran" w:date="2012-12-11T21:27:00Z"/>
              <w:sz w:val="28"/>
              <w:szCs w:val="28"/>
            </w:rPr>
          </w:rPrChange>
        </w:rPr>
      </w:pPr>
      <w:del w:id="1670" w:author="The Si Tran" w:date="2012-12-11T21:27:00Z">
        <w:r w:rsidRPr="0049233F" w:rsidDel="000E6941">
          <w:rPr>
            <w:noProof/>
            <w:szCs w:val="26"/>
            <w:rPrChange w:id="1671" w:author="Unknown">
              <w:rPr>
                <w:noProof/>
                <w:sz w:val="28"/>
                <w:szCs w:val="28"/>
              </w:rPr>
            </w:rPrChange>
          </w:rPr>
          <w:drawing>
            <wp:inline distT="0" distB="0" distL="0" distR="0" wp14:anchorId="37C9E20B" wp14:editId="264EAD1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72" w:name="_Toc343083549"/>
        <w:bookmarkStart w:id="1673" w:name="_Toc343083763"/>
        <w:bookmarkStart w:id="1674" w:name="_Toc343083974"/>
        <w:bookmarkStart w:id="1675" w:name="_Toc343220733"/>
        <w:bookmarkStart w:id="1676" w:name="_Toc343232237"/>
        <w:bookmarkStart w:id="1677" w:name="_Toc343232650"/>
        <w:bookmarkStart w:id="1678" w:name="_Toc343232935"/>
        <w:bookmarkStart w:id="1679" w:name="_Toc343415440"/>
        <w:bookmarkStart w:id="1680" w:name="_Toc343415736"/>
        <w:bookmarkStart w:id="1681" w:name="_Toc343452395"/>
        <w:bookmarkEnd w:id="1672"/>
        <w:bookmarkEnd w:id="1673"/>
        <w:bookmarkEnd w:id="1674"/>
        <w:bookmarkEnd w:id="1675"/>
        <w:bookmarkEnd w:id="1676"/>
        <w:bookmarkEnd w:id="1677"/>
        <w:bookmarkEnd w:id="1678"/>
        <w:bookmarkEnd w:id="1679"/>
        <w:bookmarkEnd w:id="1680"/>
        <w:bookmarkEnd w:id="1681"/>
      </w:del>
    </w:p>
    <w:p w14:paraId="12F5FD7D" w14:textId="77777777" w:rsidR="00024D6E" w:rsidRPr="0049233F" w:rsidDel="000E6941" w:rsidRDefault="00024D6E" w:rsidP="008E6A9A">
      <w:pPr>
        <w:pStyle w:val="Caption"/>
        <w:ind w:firstLine="540"/>
        <w:jc w:val="center"/>
        <w:rPr>
          <w:del w:id="1682" w:author="The Si Tran" w:date="2012-12-11T21:27:00Z"/>
          <w:sz w:val="26"/>
          <w:szCs w:val="26"/>
          <w:rPrChange w:id="1683" w:author="The Si Tran" w:date="2012-12-05T23:02:00Z">
            <w:rPr>
              <w:del w:id="1684" w:author="The Si Tran" w:date="2012-12-11T21:27:00Z"/>
              <w:sz w:val="28"/>
              <w:szCs w:val="28"/>
            </w:rPr>
          </w:rPrChange>
        </w:rPr>
      </w:pPr>
      <w:bookmarkStart w:id="1685" w:name="_Toc312142076"/>
      <w:del w:id="1686" w:author="The Si Tran" w:date="2012-12-11T21:27:00Z">
        <w:r w:rsidRPr="0049233F" w:rsidDel="000E6941">
          <w:rPr>
            <w:sz w:val="26"/>
            <w:szCs w:val="26"/>
            <w:rPrChange w:id="1687" w:author="The Si Tran" w:date="2012-12-05T23:02:00Z">
              <w:rPr>
                <w:sz w:val="28"/>
                <w:szCs w:val="28"/>
              </w:rPr>
            </w:rPrChange>
          </w:rPr>
          <w:delText xml:space="preserve">Hình </w:delText>
        </w:r>
        <w:r w:rsidRPr="0049233F" w:rsidDel="000E6941">
          <w:rPr>
            <w:sz w:val="26"/>
            <w:szCs w:val="26"/>
            <w:rPrChange w:id="1688" w:author="The Si Tran" w:date="2012-12-05T23:02:00Z">
              <w:rPr>
                <w:sz w:val="28"/>
                <w:szCs w:val="28"/>
              </w:rPr>
            </w:rPrChange>
          </w:rPr>
          <w:fldChar w:fldCharType="begin"/>
        </w:r>
        <w:r w:rsidRPr="0049233F" w:rsidDel="000E6941">
          <w:rPr>
            <w:sz w:val="26"/>
            <w:szCs w:val="26"/>
            <w:rPrChange w:id="1689" w:author="The Si Tran" w:date="2012-12-05T23:02:00Z">
              <w:rPr>
                <w:sz w:val="28"/>
                <w:szCs w:val="28"/>
              </w:rPr>
            </w:rPrChange>
          </w:rPr>
          <w:delInstrText xml:space="preserve"> SEQ Hình \* ARABIC </w:delInstrText>
        </w:r>
        <w:r w:rsidRPr="0049233F" w:rsidDel="000E6941">
          <w:rPr>
            <w:sz w:val="26"/>
            <w:szCs w:val="26"/>
            <w:rPrChange w:id="1690" w:author="The Si Tran" w:date="2012-12-05T23:02:00Z">
              <w:rPr>
                <w:sz w:val="28"/>
                <w:szCs w:val="28"/>
              </w:rPr>
            </w:rPrChange>
          </w:rPr>
          <w:fldChar w:fldCharType="separate"/>
        </w:r>
        <w:r w:rsidRPr="0049233F" w:rsidDel="000E6941">
          <w:rPr>
            <w:noProof/>
            <w:sz w:val="26"/>
            <w:szCs w:val="26"/>
            <w:rPrChange w:id="1691" w:author="The Si Tran" w:date="2012-12-05T23:02:00Z">
              <w:rPr>
                <w:noProof/>
                <w:sz w:val="28"/>
                <w:szCs w:val="28"/>
              </w:rPr>
            </w:rPrChange>
          </w:rPr>
          <w:delText>2</w:delText>
        </w:r>
        <w:r w:rsidRPr="0049233F" w:rsidDel="000E6941">
          <w:rPr>
            <w:sz w:val="26"/>
            <w:szCs w:val="26"/>
            <w:rPrChange w:id="1692" w:author="The Si Tran" w:date="2012-12-05T23:02:00Z">
              <w:rPr>
                <w:sz w:val="28"/>
                <w:szCs w:val="28"/>
              </w:rPr>
            </w:rPrChange>
          </w:rPr>
          <w:fldChar w:fldCharType="end"/>
        </w:r>
        <w:r w:rsidRPr="0049233F" w:rsidDel="000E6941">
          <w:rPr>
            <w:sz w:val="26"/>
            <w:szCs w:val="26"/>
            <w:rPrChange w:id="1693" w:author="The Si Tran" w:date="2012-12-05T23:02:00Z">
              <w:rPr>
                <w:sz w:val="28"/>
                <w:szCs w:val="28"/>
              </w:rPr>
            </w:rPrChange>
          </w:rPr>
          <w:delText xml:space="preserve"> Hàm tự tương quan</w:delText>
        </w:r>
        <w:bookmarkStart w:id="1694" w:name="_Toc343083550"/>
        <w:bookmarkStart w:id="1695" w:name="_Toc343083764"/>
        <w:bookmarkStart w:id="1696" w:name="_Toc343083975"/>
        <w:bookmarkStart w:id="1697" w:name="_Toc343220734"/>
        <w:bookmarkStart w:id="1698" w:name="_Toc343232238"/>
        <w:bookmarkStart w:id="1699" w:name="_Toc343232651"/>
        <w:bookmarkStart w:id="1700" w:name="_Toc343232936"/>
        <w:bookmarkStart w:id="1701" w:name="_Toc343415441"/>
        <w:bookmarkStart w:id="1702" w:name="_Toc343415737"/>
        <w:bookmarkStart w:id="1703" w:name="_Toc343452396"/>
        <w:bookmarkEnd w:id="1685"/>
        <w:bookmarkEnd w:id="1694"/>
        <w:bookmarkEnd w:id="1695"/>
        <w:bookmarkEnd w:id="1696"/>
        <w:bookmarkEnd w:id="1697"/>
        <w:bookmarkEnd w:id="1698"/>
        <w:bookmarkEnd w:id="1699"/>
        <w:bookmarkEnd w:id="1700"/>
        <w:bookmarkEnd w:id="1701"/>
        <w:bookmarkEnd w:id="1702"/>
        <w:bookmarkEnd w:id="1703"/>
      </w:del>
    </w:p>
    <w:p w14:paraId="020A6CCC" w14:textId="77777777" w:rsidR="00024D6E" w:rsidRPr="0049233F" w:rsidDel="000E6941" w:rsidRDefault="00024D6E" w:rsidP="00024D6E">
      <w:pPr>
        <w:rPr>
          <w:del w:id="1704" w:author="The Si Tran" w:date="2012-12-11T21:27:00Z"/>
          <w:szCs w:val="26"/>
          <w:rPrChange w:id="1705" w:author="The Si Tran" w:date="2012-12-05T23:02:00Z">
            <w:rPr>
              <w:del w:id="1706" w:author="The Si Tran" w:date="2012-12-11T21:27:00Z"/>
              <w:sz w:val="28"/>
              <w:szCs w:val="28"/>
            </w:rPr>
          </w:rPrChange>
        </w:rPr>
      </w:pPr>
      <w:del w:id="1707" w:author="The Si Tran" w:date="2012-12-11T21:27:00Z">
        <w:r w:rsidRPr="0049233F" w:rsidDel="000E6941">
          <w:rPr>
            <w:szCs w:val="26"/>
            <w:rPrChange w:id="1708" w:author="The Si Tran" w:date="2012-12-05T23:02:00Z">
              <w:rPr>
                <w:sz w:val="28"/>
                <w:szCs w:val="28"/>
              </w:rPr>
            </w:rPrChange>
          </w:rPr>
          <w:tab/>
        </w:r>
        <w:bookmarkStart w:id="1709" w:name="_Toc343083551"/>
        <w:bookmarkStart w:id="1710" w:name="_Toc343083765"/>
        <w:bookmarkStart w:id="1711" w:name="_Toc343083976"/>
        <w:bookmarkStart w:id="1712" w:name="_Toc343220735"/>
        <w:bookmarkStart w:id="1713" w:name="_Toc343232239"/>
        <w:bookmarkStart w:id="1714" w:name="_Toc343232652"/>
        <w:bookmarkStart w:id="1715" w:name="_Toc343232937"/>
        <w:bookmarkStart w:id="1716" w:name="_Toc343415442"/>
        <w:bookmarkStart w:id="1717" w:name="_Toc343415738"/>
        <w:bookmarkStart w:id="1718" w:name="_Toc343452397"/>
        <w:bookmarkEnd w:id="1709"/>
        <w:bookmarkEnd w:id="1710"/>
        <w:bookmarkEnd w:id="1711"/>
        <w:bookmarkEnd w:id="1712"/>
        <w:bookmarkEnd w:id="1713"/>
        <w:bookmarkEnd w:id="1714"/>
        <w:bookmarkEnd w:id="1715"/>
        <w:bookmarkEnd w:id="1716"/>
        <w:bookmarkEnd w:id="1717"/>
        <w:bookmarkEnd w:id="1718"/>
      </w:del>
    </w:p>
    <w:p w14:paraId="64FC6D0E" w14:textId="77777777" w:rsidR="00024D6E" w:rsidRPr="0049233F" w:rsidDel="000E6941" w:rsidRDefault="00024D6E" w:rsidP="00024D6E">
      <w:pPr>
        <w:ind w:firstLine="720"/>
        <w:rPr>
          <w:del w:id="1719" w:author="The Si Tran" w:date="2012-12-11T21:27:00Z"/>
          <w:szCs w:val="26"/>
          <w:rPrChange w:id="1720" w:author="The Si Tran" w:date="2012-12-05T23:02:00Z">
            <w:rPr>
              <w:del w:id="1721" w:author="The Si Tran" w:date="2012-12-11T21:27:00Z"/>
              <w:sz w:val="28"/>
              <w:szCs w:val="28"/>
            </w:rPr>
          </w:rPrChange>
        </w:rPr>
      </w:pPr>
      <w:del w:id="1722" w:author="The Si Tran" w:date="2012-12-11T21:27:00Z">
        <w:r w:rsidRPr="0049233F" w:rsidDel="000E6941">
          <w:rPr>
            <w:szCs w:val="26"/>
            <w:rPrChange w:id="1723"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724" w:author="The Si Tran" w:date="2012-12-05T22:50:00Z">
        <w:r w:rsidRPr="0049233F" w:rsidDel="008A2D16">
          <w:rPr>
            <w:szCs w:val="26"/>
            <w:rPrChange w:id="1725" w:author="The Si Tran" w:date="2012-12-05T23:02:00Z">
              <w:rPr>
                <w:sz w:val="28"/>
                <w:szCs w:val="28"/>
              </w:rPr>
            </w:rPrChange>
          </w:rPr>
          <w:delText xml:space="preserve"> </w:delText>
        </w:r>
      </w:del>
      <w:del w:id="1726" w:author="The Si Tran" w:date="2012-12-11T21:27:00Z">
        <w:r w:rsidRPr="0049233F" w:rsidDel="000E6941">
          <w:rPr>
            <w:szCs w:val="26"/>
            <w:rPrChange w:id="1727" w:author="The Si Tran" w:date="2012-12-05T23:02:00Z">
              <w:rPr>
                <w:sz w:val="28"/>
                <w:szCs w:val="28"/>
              </w:rPr>
            </w:rPrChange>
          </w:rPr>
          <w:delText>).</w:delText>
        </w:r>
        <w:bookmarkStart w:id="1728" w:name="_Toc343083552"/>
        <w:bookmarkStart w:id="1729" w:name="_Toc343083766"/>
        <w:bookmarkStart w:id="1730" w:name="_Toc343083977"/>
        <w:bookmarkStart w:id="1731" w:name="_Toc343220736"/>
        <w:bookmarkStart w:id="1732" w:name="_Toc343232240"/>
        <w:bookmarkStart w:id="1733" w:name="_Toc343232653"/>
        <w:bookmarkStart w:id="1734" w:name="_Toc343232938"/>
        <w:bookmarkStart w:id="1735" w:name="_Toc343415443"/>
        <w:bookmarkStart w:id="1736" w:name="_Toc343415739"/>
        <w:bookmarkStart w:id="1737" w:name="_Toc343452398"/>
        <w:bookmarkEnd w:id="1728"/>
        <w:bookmarkEnd w:id="1729"/>
        <w:bookmarkEnd w:id="1730"/>
        <w:bookmarkEnd w:id="1731"/>
        <w:bookmarkEnd w:id="1732"/>
        <w:bookmarkEnd w:id="1733"/>
        <w:bookmarkEnd w:id="1734"/>
        <w:bookmarkEnd w:id="1735"/>
        <w:bookmarkEnd w:id="1736"/>
        <w:bookmarkEnd w:id="1737"/>
      </w:del>
    </w:p>
    <w:p w14:paraId="42F08C9A" w14:textId="77777777" w:rsidR="008A2D16" w:rsidRPr="0049233F" w:rsidDel="004A3B54" w:rsidRDefault="00024D6E">
      <w:pPr>
        <w:ind w:left="1440" w:firstLine="0"/>
        <w:rPr>
          <w:del w:id="1738" w:author="The Si Tran" w:date="2012-12-05T22:54:00Z"/>
          <w:szCs w:val="26"/>
          <w:rPrChange w:id="1739" w:author="The Si Tran" w:date="2012-12-05T23:02:00Z">
            <w:rPr>
              <w:del w:id="1740" w:author="The Si Tran" w:date="2012-12-05T22:54:00Z"/>
              <w:sz w:val="28"/>
              <w:szCs w:val="28"/>
            </w:rPr>
          </w:rPrChange>
        </w:rPr>
        <w:pPrChange w:id="1741" w:author="The Si Tran" w:date="2012-12-05T22:53:00Z">
          <w:pPr>
            <w:ind w:firstLine="720"/>
          </w:pPr>
        </w:pPrChange>
      </w:pPr>
      <w:del w:id="1742" w:author="The Si Tran" w:date="2012-12-11T21:27:00Z">
        <w:r w:rsidRPr="0049233F" w:rsidDel="000E6941">
          <w:rPr>
            <w:szCs w:val="26"/>
            <w:rPrChange w:id="1743" w:author="The Si Tran" w:date="2012-12-05T23:02:00Z">
              <w:rPr>
                <w:sz w:val="28"/>
                <w:szCs w:val="28"/>
              </w:rPr>
            </w:rPrChange>
          </w:rPr>
          <w:delText>Công thức tính hệ số tự tương quan lấy mẫu:</w:delText>
        </w:r>
      </w:del>
      <w:bookmarkStart w:id="1744" w:name="_Toc343083553"/>
      <w:bookmarkStart w:id="1745" w:name="_Toc343083767"/>
      <w:bookmarkStart w:id="1746" w:name="_Toc343083978"/>
      <w:bookmarkStart w:id="1747" w:name="_Toc343220737"/>
      <w:bookmarkStart w:id="1748" w:name="_Toc343232241"/>
      <w:bookmarkStart w:id="1749" w:name="_Toc343232654"/>
      <w:bookmarkStart w:id="1750" w:name="_Toc343232939"/>
      <w:bookmarkStart w:id="1751" w:name="_Toc343415444"/>
      <w:bookmarkStart w:id="1752" w:name="_Toc343415740"/>
      <w:bookmarkStart w:id="1753" w:name="_Toc343452399"/>
      <w:bookmarkEnd w:id="1744"/>
      <w:bookmarkEnd w:id="1745"/>
      <w:bookmarkEnd w:id="1746"/>
      <w:bookmarkEnd w:id="1747"/>
      <w:bookmarkEnd w:id="1748"/>
      <w:bookmarkEnd w:id="1749"/>
      <w:bookmarkEnd w:id="1750"/>
      <w:bookmarkEnd w:id="1751"/>
      <w:bookmarkEnd w:id="1752"/>
      <w:bookmarkEnd w:id="1753"/>
    </w:p>
    <w:p w14:paraId="214ECA9C" w14:textId="77777777" w:rsidR="00024D6E" w:rsidRPr="0049233F" w:rsidDel="004A3B54" w:rsidRDefault="00024D6E">
      <w:pPr>
        <w:ind w:firstLine="0"/>
        <w:rPr>
          <w:del w:id="1754" w:author="The Si Tran" w:date="2012-12-05T22:54:00Z"/>
          <w:szCs w:val="26"/>
          <w:rPrChange w:id="1755" w:author="The Si Tran" w:date="2012-12-05T23:02:00Z">
            <w:rPr>
              <w:del w:id="1756" w:author="The Si Tran" w:date="2012-12-05T22:54:00Z"/>
              <w:sz w:val="28"/>
              <w:szCs w:val="28"/>
            </w:rPr>
          </w:rPrChange>
        </w:rPr>
        <w:pPrChange w:id="1757" w:author="The Si Tran" w:date="2012-12-05T22:53:00Z">
          <w:pPr>
            <w:ind w:left="720" w:firstLine="720"/>
          </w:pPr>
        </w:pPrChange>
      </w:pPr>
      <w:del w:id="1758" w:author="The Si Tran" w:date="2012-12-05T22:53:00Z">
        <w:r w:rsidRPr="00082976" w:rsidDel="004A3B54">
          <w:rPr>
            <w:position w:val="-4"/>
            <w:szCs w:val="26"/>
          </w:rPr>
          <w:object w:dxaOrig="180" w:dyaOrig="279" w14:anchorId="0B5D12CD">
            <v:shape id="_x0000_i1029" type="#_x0000_t75" style="width:9.2pt;height:14.4pt" o:ole="">
              <v:imagedata r:id="rId19" o:title=""/>
            </v:shape>
            <o:OLEObject Type="Embed" ProgID="Equation.DSMT4" ShapeID="_x0000_i1029" DrawAspect="Content" ObjectID="_1417199801" r:id="rId20"/>
          </w:object>
        </w:r>
        <w:r w:rsidRPr="00E12D24" w:rsidDel="004A3B54">
          <w:rPr>
            <w:position w:val="-38"/>
            <w:szCs w:val="26"/>
          </w:rPr>
          <w:object w:dxaOrig="2940" w:dyaOrig="880" w14:anchorId="0CA6F235">
            <v:shape id="_x0000_i1030" type="#_x0000_t75" style="width:225.2pt;height:68.55pt" o:ole="">
              <v:imagedata r:id="rId21" o:title=""/>
            </v:shape>
            <o:OLEObject Type="Embed" ProgID="Equation.DSMT4" ShapeID="_x0000_i1030" DrawAspect="Content" ObjectID="_1417199802" r:id="rId22"/>
          </w:object>
        </w:r>
        <w:r w:rsidRPr="0049233F" w:rsidDel="004A3B54">
          <w:rPr>
            <w:szCs w:val="26"/>
            <w:rPrChange w:id="1759" w:author="The Si Tran" w:date="2012-12-05T23:02:00Z">
              <w:rPr>
                <w:sz w:val="28"/>
                <w:szCs w:val="28"/>
              </w:rPr>
            </w:rPrChange>
          </w:rPr>
          <w:delText xml:space="preserve">    </w:delText>
        </w:r>
      </w:del>
      <w:del w:id="1760" w:author="The Si Tran" w:date="2012-12-05T22:54:00Z">
        <w:r w:rsidRPr="0049233F" w:rsidDel="004A3B54">
          <w:rPr>
            <w:szCs w:val="26"/>
            <w:rPrChange w:id="1761" w:author="The Si Tran" w:date="2012-12-05T23:02:00Z">
              <w:rPr>
                <w:sz w:val="28"/>
                <w:szCs w:val="28"/>
              </w:rPr>
            </w:rPrChange>
          </w:rPr>
          <w:delText xml:space="preserve"> (2.1.2)</w:delText>
        </w:r>
        <w:bookmarkStart w:id="1762" w:name="_Toc343083554"/>
        <w:bookmarkStart w:id="1763" w:name="_Toc343083768"/>
        <w:bookmarkStart w:id="1764" w:name="_Toc343083979"/>
        <w:bookmarkStart w:id="1765" w:name="_Toc343220738"/>
        <w:bookmarkStart w:id="1766" w:name="_Toc343232242"/>
        <w:bookmarkStart w:id="1767" w:name="_Toc343232655"/>
        <w:bookmarkStart w:id="1768" w:name="_Toc343232940"/>
        <w:bookmarkStart w:id="1769" w:name="_Toc343415445"/>
        <w:bookmarkStart w:id="1770" w:name="_Toc343415741"/>
        <w:bookmarkStart w:id="1771" w:name="_Toc343452400"/>
        <w:bookmarkEnd w:id="1762"/>
        <w:bookmarkEnd w:id="1763"/>
        <w:bookmarkEnd w:id="1764"/>
        <w:bookmarkEnd w:id="1765"/>
        <w:bookmarkEnd w:id="1766"/>
        <w:bookmarkEnd w:id="1767"/>
        <w:bookmarkEnd w:id="1768"/>
        <w:bookmarkEnd w:id="1769"/>
        <w:bookmarkEnd w:id="1770"/>
        <w:bookmarkEnd w:id="1771"/>
      </w:del>
    </w:p>
    <w:p w14:paraId="66BF9444" w14:textId="77777777" w:rsidR="00024D6E" w:rsidRPr="0049233F" w:rsidDel="000E6941" w:rsidRDefault="00024D6E">
      <w:pPr>
        <w:ind w:left="1440"/>
        <w:rPr>
          <w:del w:id="1772" w:author="The Si Tran" w:date="2012-12-11T21:27:00Z"/>
          <w:szCs w:val="26"/>
          <w:rPrChange w:id="1773" w:author="The Si Tran" w:date="2012-12-05T23:02:00Z">
            <w:rPr>
              <w:del w:id="1774" w:author="The Si Tran" w:date="2012-12-11T21:27:00Z"/>
              <w:sz w:val="28"/>
              <w:szCs w:val="28"/>
            </w:rPr>
          </w:rPrChange>
        </w:rPr>
        <w:pPrChange w:id="1775" w:author="The Si Tran" w:date="2012-12-05T22:54:00Z">
          <w:pPr/>
        </w:pPrChange>
      </w:pPr>
      <w:bookmarkStart w:id="1776" w:name="_Toc343083555"/>
      <w:bookmarkStart w:id="1777" w:name="_Toc343083769"/>
      <w:bookmarkStart w:id="1778" w:name="_Toc343083980"/>
      <w:bookmarkStart w:id="1779" w:name="_Toc343220739"/>
      <w:bookmarkStart w:id="1780" w:name="_Toc343232243"/>
      <w:bookmarkStart w:id="1781" w:name="_Toc343232656"/>
      <w:bookmarkStart w:id="1782" w:name="_Toc343232941"/>
      <w:bookmarkStart w:id="1783" w:name="_Toc343415446"/>
      <w:bookmarkStart w:id="1784" w:name="_Toc343415742"/>
      <w:bookmarkStart w:id="1785" w:name="_Toc343452401"/>
      <w:bookmarkEnd w:id="1776"/>
      <w:bookmarkEnd w:id="1777"/>
      <w:bookmarkEnd w:id="1778"/>
      <w:bookmarkEnd w:id="1779"/>
      <w:bookmarkEnd w:id="1780"/>
      <w:bookmarkEnd w:id="1781"/>
      <w:bookmarkEnd w:id="1782"/>
      <w:bookmarkEnd w:id="1783"/>
      <w:bookmarkEnd w:id="1784"/>
      <w:bookmarkEnd w:id="1785"/>
    </w:p>
    <w:p w14:paraId="5EA7ED7C" w14:textId="77777777" w:rsidR="00024D6E" w:rsidRPr="0049233F" w:rsidDel="000E6941" w:rsidRDefault="00024D6E" w:rsidP="00024D6E">
      <w:pPr>
        <w:rPr>
          <w:del w:id="1786" w:author="The Si Tran" w:date="2012-12-11T21:27:00Z"/>
          <w:szCs w:val="26"/>
          <w:rPrChange w:id="1787" w:author="The Si Tran" w:date="2012-12-05T23:02:00Z">
            <w:rPr>
              <w:del w:id="1788" w:author="The Si Tran" w:date="2012-12-11T21:27:00Z"/>
              <w:sz w:val="28"/>
              <w:szCs w:val="28"/>
            </w:rPr>
          </w:rPrChange>
        </w:rPr>
      </w:pPr>
      <w:del w:id="1789" w:author="The Si Tran" w:date="2012-12-11T21:27:00Z">
        <w:r w:rsidRPr="0049233F" w:rsidDel="000E6941">
          <w:rPr>
            <w:szCs w:val="26"/>
            <w:rPrChange w:id="1790" w:author="The Si Tran" w:date="2012-12-05T23:02:00Z">
              <w:rPr>
                <w:sz w:val="28"/>
                <w:szCs w:val="28"/>
              </w:rPr>
            </w:rPrChange>
          </w:rPr>
          <w:delText xml:space="preserve">Với </w:delText>
        </w:r>
        <w:bookmarkStart w:id="1791" w:name="_Toc343083556"/>
        <w:bookmarkStart w:id="1792" w:name="_Toc343083770"/>
        <w:bookmarkStart w:id="1793" w:name="_Toc343083981"/>
        <w:bookmarkStart w:id="1794" w:name="_Toc343220740"/>
        <w:bookmarkStart w:id="1795" w:name="_Toc343232244"/>
        <w:bookmarkStart w:id="1796" w:name="_Toc343232657"/>
        <w:bookmarkStart w:id="1797" w:name="_Toc343232942"/>
        <w:bookmarkStart w:id="1798" w:name="_Toc343415447"/>
        <w:bookmarkStart w:id="1799" w:name="_Toc343415743"/>
        <w:bookmarkStart w:id="1800" w:name="_Toc343452402"/>
        <w:bookmarkEnd w:id="1791"/>
        <w:bookmarkEnd w:id="1792"/>
        <w:bookmarkEnd w:id="1793"/>
        <w:bookmarkEnd w:id="1794"/>
        <w:bookmarkEnd w:id="1795"/>
        <w:bookmarkEnd w:id="1796"/>
        <w:bookmarkEnd w:id="1797"/>
        <w:bookmarkEnd w:id="1798"/>
        <w:bookmarkEnd w:id="1799"/>
        <w:bookmarkEnd w:id="1800"/>
      </w:del>
    </w:p>
    <w:p w14:paraId="6B4EA6C1" w14:textId="77777777" w:rsidR="00024D6E" w:rsidRPr="0049233F" w:rsidDel="000E6941" w:rsidRDefault="00024D6E" w:rsidP="00024D6E">
      <w:pPr>
        <w:rPr>
          <w:del w:id="1801" w:author="The Si Tran" w:date="2012-12-11T21:27:00Z"/>
          <w:szCs w:val="26"/>
          <w:rPrChange w:id="1802" w:author="The Si Tran" w:date="2012-12-05T23:02:00Z">
            <w:rPr>
              <w:del w:id="1803" w:author="The Si Tran" w:date="2012-12-11T21:27:00Z"/>
              <w:sz w:val="28"/>
              <w:szCs w:val="28"/>
            </w:rPr>
          </w:rPrChange>
        </w:rPr>
      </w:pPr>
      <w:del w:id="1804" w:author="The Si Tran" w:date="2012-12-11T21:27:00Z">
        <w:r w:rsidRPr="0049233F" w:rsidDel="000E6941">
          <w:rPr>
            <w:szCs w:val="26"/>
            <w:rPrChange w:id="1805" w:author="The Si Tran" w:date="2012-12-05T23:02:00Z">
              <w:rPr>
                <w:sz w:val="28"/>
                <w:szCs w:val="28"/>
              </w:rPr>
            </w:rPrChange>
          </w:rPr>
          <w:delText xml:space="preserve">               * </w:delText>
        </w:r>
      </w:del>
      <w:del w:id="1806" w:author="The Si Tran" w:date="2012-12-05T22:54:00Z">
        <w:r w:rsidRPr="00082976" w:rsidDel="004A3B54">
          <w:rPr>
            <w:position w:val="-12"/>
            <w:szCs w:val="26"/>
          </w:rPr>
          <w:object w:dxaOrig="220" w:dyaOrig="360" w14:anchorId="7BA6836A">
            <v:shape id="_x0000_i1031" type="#_x0000_t75" style="width:17.85pt;height:27.65pt" o:ole="">
              <v:imagedata r:id="rId23" o:title=""/>
            </v:shape>
            <o:OLEObject Type="Embed" ProgID="Equation.DSMT4" ShapeID="_x0000_i1031" DrawAspect="Content" ObjectID="_1417199803" r:id="rId24"/>
          </w:object>
        </w:r>
      </w:del>
      <w:del w:id="1807" w:author="The Si Tran" w:date="2012-12-11T21:27:00Z">
        <w:r w:rsidRPr="0049233F" w:rsidDel="000E6941">
          <w:rPr>
            <w:szCs w:val="26"/>
            <w:rPrChange w:id="1808" w:author="The Si Tran" w:date="2012-12-05T23:02:00Z">
              <w:rPr>
                <w:sz w:val="28"/>
                <w:szCs w:val="28"/>
              </w:rPr>
            </w:rPrChange>
          </w:rPr>
          <w:delText xml:space="preserve"> là hệ số tự tương quan lấy mẫu ở độ trễ </w:delText>
        </w:r>
      </w:del>
      <w:del w:id="1809" w:author="The Si Tran" w:date="2012-12-06T03:51:00Z">
        <w:r w:rsidRPr="0049233F" w:rsidDel="008C32B7">
          <w:rPr>
            <w:szCs w:val="26"/>
            <w:rPrChange w:id="1810" w:author="The Si Tran" w:date="2012-12-05T23:02:00Z">
              <w:rPr>
                <w:sz w:val="28"/>
                <w:szCs w:val="28"/>
              </w:rPr>
            </w:rPrChange>
          </w:rPr>
          <w:delText>k</w:delText>
        </w:r>
      </w:del>
      <w:bookmarkStart w:id="1811" w:name="_Toc343083557"/>
      <w:bookmarkStart w:id="1812" w:name="_Toc343083771"/>
      <w:bookmarkStart w:id="1813" w:name="_Toc343083982"/>
      <w:bookmarkStart w:id="1814" w:name="_Toc343220741"/>
      <w:bookmarkStart w:id="1815" w:name="_Toc343232245"/>
      <w:bookmarkStart w:id="1816" w:name="_Toc343232658"/>
      <w:bookmarkStart w:id="1817" w:name="_Toc343232943"/>
      <w:bookmarkStart w:id="1818" w:name="_Toc343415448"/>
      <w:bookmarkStart w:id="1819" w:name="_Toc343415744"/>
      <w:bookmarkStart w:id="1820" w:name="_Toc343452403"/>
      <w:bookmarkEnd w:id="1811"/>
      <w:bookmarkEnd w:id="1812"/>
      <w:bookmarkEnd w:id="1813"/>
      <w:bookmarkEnd w:id="1814"/>
      <w:bookmarkEnd w:id="1815"/>
      <w:bookmarkEnd w:id="1816"/>
      <w:bookmarkEnd w:id="1817"/>
      <w:bookmarkEnd w:id="1818"/>
      <w:bookmarkEnd w:id="1819"/>
      <w:bookmarkEnd w:id="1820"/>
    </w:p>
    <w:p w14:paraId="43602BDB" w14:textId="77777777" w:rsidR="00024D6E" w:rsidRPr="0049233F" w:rsidDel="000E6941" w:rsidRDefault="00024D6E" w:rsidP="00024D6E">
      <w:pPr>
        <w:rPr>
          <w:del w:id="1821" w:author="The Si Tran" w:date="2012-12-11T21:27:00Z"/>
          <w:szCs w:val="26"/>
          <w:rPrChange w:id="1822" w:author="The Si Tran" w:date="2012-12-05T23:02:00Z">
            <w:rPr>
              <w:del w:id="1823" w:author="The Si Tran" w:date="2012-12-11T21:27:00Z"/>
              <w:sz w:val="28"/>
              <w:szCs w:val="28"/>
            </w:rPr>
          </w:rPrChange>
        </w:rPr>
      </w:pPr>
      <w:del w:id="1824" w:author="The Si Tran" w:date="2012-12-11T21:27:00Z">
        <w:r w:rsidRPr="0049233F" w:rsidDel="000E6941">
          <w:rPr>
            <w:szCs w:val="26"/>
            <w:rPrChange w:id="1825" w:author="The Si Tran" w:date="2012-12-05T23:02:00Z">
              <w:rPr>
                <w:sz w:val="28"/>
                <w:szCs w:val="28"/>
              </w:rPr>
            </w:rPrChange>
          </w:rPr>
          <w:delText xml:space="preserve">               </w:delText>
        </w:r>
      </w:del>
      <w:del w:id="1826" w:author="The Si Tran" w:date="2012-12-05T22:55:00Z">
        <w:r w:rsidRPr="0049233F" w:rsidDel="004A3B54">
          <w:rPr>
            <w:szCs w:val="26"/>
            <w:rPrChange w:id="1827" w:author="The Si Tran" w:date="2012-12-05T23:02:00Z">
              <w:rPr>
                <w:sz w:val="28"/>
                <w:szCs w:val="28"/>
              </w:rPr>
            </w:rPrChange>
          </w:rPr>
          <w:delText xml:space="preserve"> </w:delText>
        </w:r>
      </w:del>
      <w:del w:id="1828" w:author="The Si Tran" w:date="2012-12-11T21:27:00Z">
        <w:r w:rsidRPr="0049233F" w:rsidDel="000E6941">
          <w:rPr>
            <w:szCs w:val="26"/>
            <w:rPrChange w:id="1829" w:author="The Si Tran" w:date="2012-12-05T23:02:00Z">
              <w:rPr>
                <w:sz w:val="28"/>
                <w:szCs w:val="28"/>
              </w:rPr>
            </w:rPrChange>
          </w:rPr>
          <w:delText xml:space="preserve">*  </w:delText>
        </w:r>
      </w:del>
      <w:del w:id="1830" w:author="The Si Tran" w:date="2012-12-05T22:55:00Z">
        <w:r w:rsidRPr="00082976" w:rsidDel="004A3B54">
          <w:rPr>
            <w:position w:val="-4"/>
            <w:szCs w:val="26"/>
          </w:rPr>
          <w:object w:dxaOrig="279" w:dyaOrig="300" w14:anchorId="3E0C6122">
            <v:shape id="_x0000_i1032" type="#_x0000_t75" style="width:17.85pt;height:18.45pt" o:ole="">
              <v:imagedata r:id="rId25" o:title=""/>
            </v:shape>
            <o:OLEObject Type="Embed" ProgID="Equation.DSMT4" ShapeID="_x0000_i1032" DrawAspect="Content" ObjectID="_1417199804" r:id="rId26"/>
          </w:object>
        </w:r>
      </w:del>
      <w:del w:id="1831" w:author="The Si Tran" w:date="2012-12-11T21:27:00Z">
        <w:r w:rsidRPr="0049233F" w:rsidDel="000E6941">
          <w:rPr>
            <w:szCs w:val="26"/>
            <w:rPrChange w:id="1832" w:author="The Si Tran" w:date="2012-12-05T23:02:00Z">
              <w:rPr>
                <w:sz w:val="28"/>
                <w:szCs w:val="28"/>
              </w:rPr>
            </w:rPrChange>
          </w:rPr>
          <w:delText xml:space="preserve"> là trung bình mẫu của </w:delText>
        </w:r>
      </w:del>
      <w:del w:id="1833" w:author="The Si Tran" w:date="2012-12-05T22:55:00Z">
        <w:r w:rsidRPr="00082976" w:rsidDel="004A3B54">
          <w:rPr>
            <w:position w:val="-12"/>
            <w:szCs w:val="26"/>
          </w:rPr>
          <w:object w:dxaOrig="320" w:dyaOrig="360" w14:anchorId="7BF73748">
            <v:shape id="_x0000_i1033" type="#_x0000_t75" style="width:18.45pt;height:22.45pt" o:ole="">
              <v:imagedata r:id="rId27" o:title=""/>
            </v:shape>
            <o:OLEObject Type="Embed" ProgID="Equation.DSMT4" ShapeID="_x0000_i1033" DrawAspect="Content" ObjectID="_1417199805" r:id="rId28"/>
          </w:object>
        </w:r>
      </w:del>
      <w:bookmarkStart w:id="1834" w:name="_Toc343083558"/>
      <w:bookmarkStart w:id="1835" w:name="_Toc343083772"/>
      <w:bookmarkStart w:id="1836" w:name="_Toc343083983"/>
      <w:bookmarkStart w:id="1837" w:name="_Toc343220742"/>
      <w:bookmarkStart w:id="1838" w:name="_Toc343232246"/>
      <w:bookmarkStart w:id="1839" w:name="_Toc343232659"/>
      <w:bookmarkStart w:id="1840" w:name="_Toc343232944"/>
      <w:bookmarkStart w:id="1841" w:name="_Toc343415449"/>
      <w:bookmarkStart w:id="1842" w:name="_Toc343415745"/>
      <w:bookmarkStart w:id="1843" w:name="_Toc343452404"/>
      <w:bookmarkEnd w:id="1834"/>
      <w:bookmarkEnd w:id="1835"/>
      <w:bookmarkEnd w:id="1836"/>
      <w:bookmarkEnd w:id="1837"/>
      <w:bookmarkEnd w:id="1838"/>
      <w:bookmarkEnd w:id="1839"/>
      <w:bookmarkEnd w:id="1840"/>
      <w:bookmarkEnd w:id="1841"/>
      <w:bookmarkEnd w:id="1842"/>
      <w:bookmarkEnd w:id="1843"/>
    </w:p>
    <w:p w14:paraId="5B7F4035" w14:textId="77777777" w:rsidR="00024D6E" w:rsidRPr="0049233F" w:rsidDel="000E6941" w:rsidRDefault="00024D6E" w:rsidP="00024D6E">
      <w:pPr>
        <w:rPr>
          <w:del w:id="1844" w:author="The Si Tran" w:date="2012-12-11T21:27:00Z"/>
          <w:szCs w:val="26"/>
          <w:lang w:val="fr-FR"/>
          <w:rPrChange w:id="1845" w:author="The Si Tran" w:date="2012-12-05T23:02:00Z">
            <w:rPr>
              <w:del w:id="1846" w:author="The Si Tran" w:date="2012-12-11T21:27:00Z"/>
              <w:sz w:val="28"/>
              <w:szCs w:val="28"/>
              <w:lang w:val="fr-FR"/>
            </w:rPr>
          </w:rPrChange>
        </w:rPr>
      </w:pPr>
      <w:del w:id="1847" w:author="The Si Tran" w:date="2012-12-11T21:27:00Z">
        <w:r w:rsidRPr="0049233F" w:rsidDel="000E6941">
          <w:rPr>
            <w:szCs w:val="26"/>
            <w:rPrChange w:id="1848" w:author="The Si Tran" w:date="2012-12-05T23:02:00Z">
              <w:rPr>
                <w:sz w:val="28"/>
                <w:szCs w:val="28"/>
              </w:rPr>
            </w:rPrChange>
          </w:rPr>
          <w:tab/>
          <w:delText xml:space="preserve">    </w:delText>
        </w:r>
      </w:del>
      <w:del w:id="1849" w:author="The Si Tran" w:date="2012-12-05T22:55:00Z">
        <w:r w:rsidRPr="0049233F" w:rsidDel="004A3B54">
          <w:rPr>
            <w:szCs w:val="26"/>
            <w:rPrChange w:id="1850" w:author="The Si Tran" w:date="2012-12-05T23:02:00Z">
              <w:rPr>
                <w:sz w:val="28"/>
                <w:szCs w:val="28"/>
              </w:rPr>
            </w:rPrChange>
          </w:rPr>
          <w:delText xml:space="preserve">  </w:delText>
        </w:r>
      </w:del>
      <w:del w:id="1851" w:author="The Si Tran" w:date="2012-12-11T21:27:00Z">
        <w:r w:rsidRPr="0049233F" w:rsidDel="000E6941">
          <w:rPr>
            <w:szCs w:val="26"/>
            <w:lang w:val="fr-FR"/>
            <w:rPrChange w:id="1852" w:author="The Si Tran" w:date="2012-12-05T23:02:00Z">
              <w:rPr>
                <w:sz w:val="28"/>
                <w:szCs w:val="28"/>
                <w:lang w:val="fr-FR"/>
              </w:rPr>
            </w:rPrChange>
          </w:rPr>
          <w:delText xml:space="preserve">*  </w:delText>
        </w:r>
      </w:del>
      <w:del w:id="1853" w:author="The Si Tran" w:date="2012-12-05T22:55:00Z">
        <w:r w:rsidRPr="0049233F" w:rsidDel="004A3B54">
          <w:rPr>
            <w:szCs w:val="26"/>
            <w:lang w:val="fr-FR"/>
            <w:rPrChange w:id="1854" w:author="The Si Tran" w:date="2012-12-05T23:02:00Z">
              <w:rPr>
                <w:sz w:val="28"/>
                <w:szCs w:val="28"/>
                <w:lang w:val="fr-FR"/>
              </w:rPr>
            </w:rPrChange>
          </w:rPr>
          <w:delText xml:space="preserve"> T</w:delText>
        </w:r>
      </w:del>
      <w:del w:id="1855" w:author="The Si Tran" w:date="2012-12-11T21:27:00Z">
        <w:r w:rsidRPr="0049233F" w:rsidDel="000E6941">
          <w:rPr>
            <w:szCs w:val="26"/>
            <w:lang w:val="fr-FR"/>
            <w:rPrChange w:id="1856" w:author="The Si Tran" w:date="2012-12-05T23:02:00Z">
              <w:rPr>
                <w:sz w:val="28"/>
                <w:szCs w:val="28"/>
                <w:lang w:val="fr-FR"/>
              </w:rPr>
            </w:rPrChange>
          </w:rPr>
          <w:delText xml:space="preserve"> là số phần tử của mẫu.</w:delText>
        </w:r>
        <w:bookmarkStart w:id="1857" w:name="_Toc343083559"/>
        <w:bookmarkStart w:id="1858" w:name="_Toc343083773"/>
        <w:bookmarkStart w:id="1859" w:name="_Toc343083984"/>
        <w:bookmarkStart w:id="1860" w:name="_Toc343220743"/>
        <w:bookmarkStart w:id="1861" w:name="_Toc343232247"/>
        <w:bookmarkStart w:id="1862" w:name="_Toc343232660"/>
        <w:bookmarkStart w:id="1863" w:name="_Toc343232945"/>
        <w:bookmarkStart w:id="1864" w:name="_Toc343415450"/>
        <w:bookmarkStart w:id="1865" w:name="_Toc343415746"/>
        <w:bookmarkStart w:id="1866" w:name="_Toc343452405"/>
        <w:bookmarkEnd w:id="1857"/>
        <w:bookmarkEnd w:id="1858"/>
        <w:bookmarkEnd w:id="1859"/>
        <w:bookmarkEnd w:id="1860"/>
        <w:bookmarkEnd w:id="1861"/>
        <w:bookmarkEnd w:id="1862"/>
        <w:bookmarkEnd w:id="1863"/>
        <w:bookmarkEnd w:id="1864"/>
        <w:bookmarkEnd w:id="1865"/>
        <w:bookmarkEnd w:id="1866"/>
      </w:del>
    </w:p>
    <w:p w14:paraId="3BCF0E51" w14:textId="77777777" w:rsidR="00024D6E" w:rsidRPr="0049233F" w:rsidDel="000E6941" w:rsidRDefault="00024D6E" w:rsidP="00024D6E">
      <w:pPr>
        <w:rPr>
          <w:del w:id="1867" w:author="The Si Tran" w:date="2012-12-11T21:27:00Z"/>
          <w:szCs w:val="26"/>
          <w:lang w:val="fr-FR"/>
          <w:rPrChange w:id="1868" w:author="The Si Tran" w:date="2012-12-05T23:02:00Z">
            <w:rPr>
              <w:del w:id="1869" w:author="The Si Tran" w:date="2012-12-11T21:27:00Z"/>
              <w:sz w:val="28"/>
              <w:szCs w:val="28"/>
              <w:lang w:val="fr-FR"/>
            </w:rPr>
          </w:rPrChange>
        </w:rPr>
      </w:pPr>
      <w:bookmarkStart w:id="1870" w:name="_Toc343083560"/>
      <w:bookmarkStart w:id="1871" w:name="_Toc343083774"/>
      <w:bookmarkStart w:id="1872" w:name="_Toc343083985"/>
      <w:bookmarkStart w:id="1873" w:name="_Toc343220744"/>
      <w:bookmarkStart w:id="1874" w:name="_Toc343232248"/>
      <w:bookmarkStart w:id="1875" w:name="_Toc343232661"/>
      <w:bookmarkStart w:id="1876" w:name="_Toc343232946"/>
      <w:bookmarkStart w:id="1877" w:name="_Toc343415451"/>
      <w:bookmarkStart w:id="1878" w:name="_Toc343415747"/>
      <w:bookmarkStart w:id="1879" w:name="_Toc343452406"/>
      <w:bookmarkEnd w:id="1870"/>
      <w:bookmarkEnd w:id="1871"/>
      <w:bookmarkEnd w:id="1872"/>
      <w:bookmarkEnd w:id="1873"/>
      <w:bookmarkEnd w:id="1874"/>
      <w:bookmarkEnd w:id="1875"/>
      <w:bookmarkEnd w:id="1876"/>
      <w:bookmarkEnd w:id="1877"/>
      <w:bookmarkEnd w:id="1878"/>
      <w:bookmarkEnd w:id="1879"/>
    </w:p>
    <w:p w14:paraId="116503D5" w14:textId="77777777" w:rsidR="00024D6E" w:rsidRPr="0049233F" w:rsidDel="000E6941" w:rsidRDefault="00024D6E" w:rsidP="00024D6E">
      <w:pPr>
        <w:ind w:firstLine="720"/>
        <w:rPr>
          <w:del w:id="1880" w:author="The Si Tran" w:date="2012-12-11T21:27:00Z"/>
          <w:szCs w:val="26"/>
          <w:lang w:val="fr-FR"/>
          <w:rPrChange w:id="1881" w:author="The Si Tran" w:date="2012-12-05T23:02:00Z">
            <w:rPr>
              <w:del w:id="1882" w:author="The Si Tran" w:date="2012-12-11T21:27:00Z"/>
              <w:sz w:val="28"/>
              <w:szCs w:val="28"/>
              <w:lang w:val="fr-FR"/>
            </w:rPr>
          </w:rPrChange>
        </w:rPr>
      </w:pPr>
      <w:del w:id="1883" w:author="The Si Tran" w:date="2012-12-11T21:27:00Z">
        <w:r w:rsidRPr="0049233F" w:rsidDel="000E6941">
          <w:rPr>
            <w:szCs w:val="26"/>
            <w:lang w:val="fr-FR"/>
            <w:rPrChange w:id="1884" w:author="The Si Tran" w:date="2012-12-05T23:02:00Z">
              <w:rPr>
                <w:sz w:val="28"/>
                <w:szCs w:val="28"/>
                <w:lang w:val="fr-FR"/>
              </w:rPr>
            </w:rPrChange>
          </w:rPr>
          <w:delText xml:space="preserve">Để kiểm tra xem hệ số tự tương quan ở độ trễ </w:delText>
        </w:r>
      </w:del>
      <w:del w:id="1885" w:author="The Si Tran" w:date="2012-12-05T22:56:00Z">
        <w:r w:rsidRPr="0049233F" w:rsidDel="002B34FE">
          <w:rPr>
            <w:szCs w:val="26"/>
            <w:lang w:val="fr-FR"/>
            <w:rPrChange w:id="1886" w:author="The Si Tran" w:date="2012-12-05T23:02:00Z">
              <w:rPr>
                <w:sz w:val="28"/>
                <w:szCs w:val="28"/>
                <w:lang w:val="fr-FR"/>
              </w:rPr>
            </w:rPrChange>
          </w:rPr>
          <w:delText xml:space="preserve">k </w:delText>
        </w:r>
      </w:del>
      <w:del w:id="1887" w:author="The Si Tran" w:date="2012-12-11T21:27:00Z">
        <w:r w:rsidRPr="0049233F" w:rsidDel="000E6941">
          <w:rPr>
            <w:szCs w:val="26"/>
            <w:lang w:val="fr-FR"/>
            <w:rPrChange w:id="1888" w:author="The Si Tran" w:date="2012-12-05T23:02:00Z">
              <w:rPr>
                <w:sz w:val="28"/>
                <w:szCs w:val="28"/>
                <w:lang w:val="fr-FR"/>
              </w:rPr>
            </w:rPrChange>
          </w:rPr>
          <w:delText xml:space="preserve">của một chuỗi thời gian có khác không hay không, ta dùng phép thử </w:delText>
        </w:r>
      </w:del>
      <w:del w:id="1889" w:author="The Si Tran" w:date="2012-12-05T22:56:00Z">
        <w:r w:rsidRPr="0049233F" w:rsidDel="002B34FE">
          <w:rPr>
            <w:szCs w:val="26"/>
            <w:lang w:val="fr-FR"/>
            <w:rPrChange w:id="1890" w:author="The Si Tran" w:date="2012-12-05T23:02:00Z">
              <w:rPr>
                <w:sz w:val="28"/>
                <w:szCs w:val="28"/>
                <w:lang w:val="fr-FR"/>
              </w:rPr>
            </w:rPrChange>
          </w:rPr>
          <w:delText>t.</w:delText>
        </w:r>
      </w:del>
      <w:bookmarkStart w:id="1891" w:name="_Toc343083561"/>
      <w:bookmarkStart w:id="1892" w:name="_Toc343083775"/>
      <w:bookmarkStart w:id="1893" w:name="_Toc343083986"/>
      <w:bookmarkStart w:id="1894" w:name="_Toc343220745"/>
      <w:bookmarkStart w:id="1895" w:name="_Toc343232249"/>
      <w:bookmarkStart w:id="1896" w:name="_Toc343232662"/>
      <w:bookmarkStart w:id="1897" w:name="_Toc343232947"/>
      <w:bookmarkStart w:id="1898" w:name="_Toc343415452"/>
      <w:bookmarkStart w:id="1899" w:name="_Toc343415748"/>
      <w:bookmarkStart w:id="1900" w:name="_Toc343452407"/>
      <w:bookmarkEnd w:id="1891"/>
      <w:bookmarkEnd w:id="1892"/>
      <w:bookmarkEnd w:id="1893"/>
      <w:bookmarkEnd w:id="1894"/>
      <w:bookmarkEnd w:id="1895"/>
      <w:bookmarkEnd w:id="1896"/>
      <w:bookmarkEnd w:id="1897"/>
      <w:bookmarkEnd w:id="1898"/>
      <w:bookmarkEnd w:id="1899"/>
      <w:bookmarkEnd w:id="1900"/>
    </w:p>
    <w:p w14:paraId="6B50C404" w14:textId="77777777" w:rsidR="00024D6E" w:rsidRPr="0049233F" w:rsidDel="00570969" w:rsidRDefault="00024D6E" w:rsidP="00024D6E">
      <w:pPr>
        <w:ind w:firstLine="720"/>
        <w:rPr>
          <w:del w:id="1901" w:author="The Si Tran" w:date="2012-12-05T23:43:00Z"/>
          <w:szCs w:val="26"/>
          <w:lang w:val="fr-FR"/>
          <w:rPrChange w:id="1902" w:author="The Si Tran" w:date="2012-12-05T23:02:00Z">
            <w:rPr>
              <w:del w:id="1903" w:author="The Si Tran" w:date="2012-12-05T23:43:00Z"/>
              <w:sz w:val="28"/>
              <w:szCs w:val="28"/>
              <w:lang w:val="fr-FR"/>
            </w:rPr>
          </w:rPrChange>
        </w:rPr>
      </w:pPr>
      <w:del w:id="1904" w:author="The Si Tran" w:date="2012-12-05T23:43:00Z">
        <w:r w:rsidRPr="0049233F" w:rsidDel="00570969">
          <w:rPr>
            <w:szCs w:val="26"/>
            <w:lang w:val="fr-FR"/>
            <w:rPrChange w:id="1905"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7.85pt;height:108.85pt" o:ole="">
              <v:imagedata r:id="rId29" o:title=""/>
            </v:shape>
            <o:OLEObject Type="Embed" ProgID="Equation.DSMT4" ShapeID="_x0000_i1034" DrawAspect="Content" ObjectID="_1417199806" r:id="rId30"/>
          </w:object>
        </w:r>
        <w:r w:rsidRPr="0049233F" w:rsidDel="00570969">
          <w:rPr>
            <w:szCs w:val="26"/>
            <w:lang w:val="fr-FR"/>
            <w:rPrChange w:id="1906" w:author="The Si Tran" w:date="2012-12-05T23:02:00Z">
              <w:rPr>
                <w:sz w:val="28"/>
                <w:szCs w:val="28"/>
                <w:lang w:val="fr-FR"/>
              </w:rPr>
            </w:rPrChange>
          </w:rPr>
          <w:delText xml:space="preserve">                    (2.1.3)</w:delText>
        </w:r>
        <w:bookmarkStart w:id="1907" w:name="_Toc343083562"/>
        <w:bookmarkStart w:id="1908" w:name="_Toc343083776"/>
        <w:bookmarkStart w:id="1909" w:name="_Toc343083987"/>
        <w:bookmarkStart w:id="1910" w:name="_Toc343220746"/>
        <w:bookmarkStart w:id="1911" w:name="_Toc343232250"/>
        <w:bookmarkStart w:id="1912" w:name="_Toc343232663"/>
        <w:bookmarkStart w:id="1913" w:name="_Toc343232948"/>
        <w:bookmarkStart w:id="1914" w:name="_Toc343415453"/>
        <w:bookmarkStart w:id="1915" w:name="_Toc343415749"/>
        <w:bookmarkStart w:id="1916" w:name="_Toc343452408"/>
        <w:bookmarkEnd w:id="1907"/>
        <w:bookmarkEnd w:id="1908"/>
        <w:bookmarkEnd w:id="1909"/>
        <w:bookmarkEnd w:id="1910"/>
        <w:bookmarkEnd w:id="1911"/>
        <w:bookmarkEnd w:id="1912"/>
        <w:bookmarkEnd w:id="1913"/>
        <w:bookmarkEnd w:id="1914"/>
        <w:bookmarkEnd w:id="1915"/>
        <w:bookmarkEnd w:id="1916"/>
      </w:del>
    </w:p>
    <w:p w14:paraId="147CABCA" w14:textId="77777777" w:rsidR="009450BA" w:rsidRPr="00570969" w:rsidDel="000E6941" w:rsidRDefault="009450BA">
      <w:pPr>
        <w:ind w:left="1440" w:firstLine="720"/>
        <w:rPr>
          <w:del w:id="1917" w:author="The Si Tran" w:date="2012-12-11T21:27:00Z"/>
          <w:szCs w:val="26"/>
          <w:lang w:val="fr-FR"/>
          <w:rPrChange w:id="1918" w:author="The Si Tran" w:date="2012-12-05T23:43:00Z">
            <w:rPr>
              <w:del w:id="1919" w:author="The Si Tran" w:date="2012-12-11T21:27:00Z"/>
              <w:sz w:val="28"/>
              <w:szCs w:val="28"/>
              <w:lang w:val="fr-FR"/>
            </w:rPr>
          </w:rPrChange>
        </w:rPr>
        <w:pPrChange w:id="1920" w:author="The Si Tran" w:date="2012-12-05T23:43:00Z">
          <w:pPr/>
        </w:pPrChange>
      </w:pPr>
      <w:bookmarkStart w:id="1921" w:name="_Toc343083563"/>
      <w:bookmarkStart w:id="1922" w:name="_Toc343083777"/>
      <w:bookmarkStart w:id="1923" w:name="_Toc343083988"/>
      <w:bookmarkStart w:id="1924" w:name="_Toc343220747"/>
      <w:bookmarkStart w:id="1925" w:name="_Toc343232251"/>
      <w:bookmarkStart w:id="1926" w:name="_Toc343232664"/>
      <w:bookmarkStart w:id="1927" w:name="_Toc343232949"/>
      <w:bookmarkStart w:id="1928" w:name="_Toc343415454"/>
      <w:bookmarkStart w:id="1929" w:name="_Toc343415750"/>
      <w:bookmarkStart w:id="1930" w:name="_Toc343452409"/>
      <w:bookmarkEnd w:id="1921"/>
      <w:bookmarkEnd w:id="1922"/>
      <w:bookmarkEnd w:id="1923"/>
      <w:bookmarkEnd w:id="1924"/>
      <w:bookmarkEnd w:id="1925"/>
      <w:bookmarkEnd w:id="1926"/>
      <w:bookmarkEnd w:id="1927"/>
      <w:bookmarkEnd w:id="1928"/>
      <w:bookmarkEnd w:id="1929"/>
      <w:bookmarkEnd w:id="1930"/>
    </w:p>
    <w:p w14:paraId="0DD7323D" w14:textId="77777777" w:rsidR="00024D6E" w:rsidRPr="0049233F" w:rsidDel="000E6941" w:rsidRDefault="00024D6E" w:rsidP="00024D6E">
      <w:pPr>
        <w:rPr>
          <w:del w:id="1931" w:author="The Si Tran" w:date="2012-12-11T21:27:00Z"/>
          <w:szCs w:val="26"/>
          <w:lang w:val="fr-FR"/>
          <w:rPrChange w:id="1932" w:author="The Si Tran" w:date="2012-12-05T23:02:00Z">
            <w:rPr>
              <w:del w:id="1933" w:author="The Si Tran" w:date="2012-12-11T21:27:00Z"/>
              <w:sz w:val="28"/>
              <w:szCs w:val="28"/>
              <w:lang w:val="fr-FR"/>
            </w:rPr>
          </w:rPrChange>
        </w:rPr>
      </w:pPr>
      <w:del w:id="1934" w:author="The Si Tran" w:date="2012-12-11T21:27:00Z">
        <w:r w:rsidRPr="0049233F" w:rsidDel="000E6941">
          <w:rPr>
            <w:szCs w:val="26"/>
            <w:lang w:val="fr-FR"/>
            <w:rPrChange w:id="1935" w:author="The Si Tran" w:date="2012-12-05T23:02:00Z">
              <w:rPr>
                <w:sz w:val="28"/>
                <w:szCs w:val="28"/>
                <w:lang w:val="fr-FR"/>
              </w:rPr>
            </w:rPrChange>
          </w:rPr>
          <w:delText>Với :</w:delText>
        </w:r>
        <w:bookmarkStart w:id="1936" w:name="_Toc343083564"/>
        <w:bookmarkStart w:id="1937" w:name="_Toc343083778"/>
        <w:bookmarkStart w:id="1938" w:name="_Toc343083989"/>
        <w:bookmarkStart w:id="1939" w:name="_Toc343220748"/>
        <w:bookmarkStart w:id="1940" w:name="_Toc343232252"/>
        <w:bookmarkStart w:id="1941" w:name="_Toc343232665"/>
        <w:bookmarkStart w:id="1942" w:name="_Toc343232950"/>
        <w:bookmarkStart w:id="1943" w:name="_Toc343415455"/>
        <w:bookmarkStart w:id="1944" w:name="_Toc343415751"/>
        <w:bookmarkStart w:id="1945" w:name="_Toc343452410"/>
        <w:bookmarkEnd w:id="1936"/>
        <w:bookmarkEnd w:id="1937"/>
        <w:bookmarkEnd w:id="1938"/>
        <w:bookmarkEnd w:id="1939"/>
        <w:bookmarkEnd w:id="1940"/>
        <w:bookmarkEnd w:id="1941"/>
        <w:bookmarkEnd w:id="1942"/>
        <w:bookmarkEnd w:id="1943"/>
        <w:bookmarkEnd w:id="1944"/>
        <w:bookmarkEnd w:id="1945"/>
      </w:del>
    </w:p>
    <w:p w14:paraId="13AEF713" w14:textId="77777777" w:rsidR="00024D6E" w:rsidRPr="0049233F" w:rsidDel="000E6941" w:rsidRDefault="00024D6E" w:rsidP="00024D6E">
      <w:pPr>
        <w:rPr>
          <w:del w:id="1946" w:author="The Si Tran" w:date="2012-12-11T21:27:00Z"/>
          <w:szCs w:val="26"/>
          <w:lang w:val="fr-FR"/>
          <w:rPrChange w:id="1947" w:author="The Si Tran" w:date="2012-12-05T23:02:00Z">
            <w:rPr>
              <w:del w:id="1948" w:author="The Si Tran" w:date="2012-12-11T21:27:00Z"/>
              <w:sz w:val="28"/>
              <w:szCs w:val="28"/>
              <w:lang w:val="fr-FR"/>
            </w:rPr>
          </w:rPrChange>
        </w:rPr>
      </w:pPr>
      <w:del w:id="1949" w:author="The Si Tran" w:date="2012-12-11T21:27:00Z">
        <w:r w:rsidRPr="0049233F" w:rsidDel="000E6941">
          <w:rPr>
            <w:szCs w:val="26"/>
            <w:lang w:val="fr-FR"/>
            <w:rPrChange w:id="1950" w:author="The Si Tran" w:date="2012-12-05T23:02:00Z">
              <w:rPr>
                <w:sz w:val="28"/>
                <w:szCs w:val="28"/>
                <w:lang w:val="fr-FR"/>
              </w:rPr>
            </w:rPrChange>
          </w:rPr>
          <w:delText xml:space="preserve">           *  </w:delText>
        </w:r>
      </w:del>
      <w:del w:id="1951" w:author="The Si Tran" w:date="2012-12-05T23:44:00Z">
        <w:r w:rsidRPr="00082976" w:rsidDel="00570969">
          <w:rPr>
            <w:position w:val="-12"/>
            <w:szCs w:val="26"/>
            <w:lang w:val="fr-FR"/>
          </w:rPr>
          <w:object w:dxaOrig="180" w:dyaOrig="360" w14:anchorId="590373B0">
            <v:shape id="_x0000_i1035" type="#_x0000_t75" style="width:12.65pt;height:25.35pt" o:ole="">
              <v:imagedata r:id="rId31" o:title=""/>
            </v:shape>
            <o:OLEObject Type="Embed" ProgID="Equation.DSMT4" ShapeID="_x0000_i1035" DrawAspect="Content" ObjectID="_1417199807" r:id="rId32"/>
          </w:object>
        </w:r>
      </w:del>
      <w:del w:id="1952" w:author="The Si Tran" w:date="2012-12-11T21:27:00Z">
        <w:r w:rsidRPr="0049233F" w:rsidDel="000E6941">
          <w:rPr>
            <w:szCs w:val="26"/>
            <w:lang w:val="fr-FR"/>
            <w:rPrChange w:id="1953" w:author="The Si Tran" w:date="2012-12-05T23:02:00Z">
              <w:rPr>
                <w:sz w:val="28"/>
                <w:szCs w:val="28"/>
                <w:lang w:val="fr-FR"/>
              </w:rPr>
            </w:rPrChange>
          </w:rPr>
          <w:delText xml:space="preserve"> là hệ số tự tương quan mẫu ở độ trễ </w:delText>
        </w:r>
      </w:del>
      <w:del w:id="1954" w:author="The Si Tran" w:date="2012-12-06T20:08:00Z">
        <w:r w:rsidRPr="0049233F" w:rsidDel="00263465">
          <w:rPr>
            <w:szCs w:val="26"/>
            <w:lang w:val="fr-FR"/>
            <w:rPrChange w:id="1955" w:author="The Si Tran" w:date="2012-12-05T23:02:00Z">
              <w:rPr>
                <w:sz w:val="28"/>
                <w:szCs w:val="28"/>
                <w:lang w:val="fr-FR"/>
              </w:rPr>
            </w:rPrChange>
          </w:rPr>
          <w:delText>i</w:delText>
        </w:r>
      </w:del>
      <w:bookmarkStart w:id="1956" w:name="_Toc343083565"/>
      <w:bookmarkStart w:id="1957" w:name="_Toc343083779"/>
      <w:bookmarkStart w:id="1958" w:name="_Toc343083990"/>
      <w:bookmarkStart w:id="1959" w:name="_Toc343220749"/>
      <w:bookmarkStart w:id="1960" w:name="_Toc343232253"/>
      <w:bookmarkStart w:id="1961" w:name="_Toc343232666"/>
      <w:bookmarkStart w:id="1962" w:name="_Toc343232951"/>
      <w:bookmarkStart w:id="1963" w:name="_Toc343415456"/>
      <w:bookmarkStart w:id="1964" w:name="_Toc343415752"/>
      <w:bookmarkStart w:id="1965" w:name="_Toc343452411"/>
      <w:bookmarkEnd w:id="1956"/>
      <w:bookmarkEnd w:id="1957"/>
      <w:bookmarkEnd w:id="1958"/>
      <w:bookmarkEnd w:id="1959"/>
      <w:bookmarkEnd w:id="1960"/>
      <w:bookmarkEnd w:id="1961"/>
      <w:bookmarkEnd w:id="1962"/>
      <w:bookmarkEnd w:id="1963"/>
      <w:bookmarkEnd w:id="1964"/>
      <w:bookmarkEnd w:id="1965"/>
    </w:p>
    <w:p w14:paraId="3A494E1F" w14:textId="77777777" w:rsidR="00024D6E" w:rsidRPr="0049233F" w:rsidDel="000E6941" w:rsidRDefault="00024D6E" w:rsidP="00024D6E">
      <w:pPr>
        <w:rPr>
          <w:del w:id="1966" w:author="The Si Tran" w:date="2012-12-11T21:27:00Z"/>
          <w:szCs w:val="26"/>
          <w:lang w:val="fr-FR"/>
          <w:rPrChange w:id="1967" w:author="The Si Tran" w:date="2012-12-05T23:02:00Z">
            <w:rPr>
              <w:del w:id="1968" w:author="The Si Tran" w:date="2012-12-11T21:27:00Z"/>
              <w:sz w:val="28"/>
              <w:szCs w:val="28"/>
              <w:lang w:val="fr-FR"/>
            </w:rPr>
          </w:rPrChange>
        </w:rPr>
      </w:pPr>
      <w:del w:id="1969" w:author="The Si Tran" w:date="2012-12-11T21:27:00Z">
        <w:r w:rsidRPr="0049233F" w:rsidDel="000E6941">
          <w:rPr>
            <w:szCs w:val="26"/>
            <w:lang w:val="fr-FR"/>
            <w:rPrChange w:id="1970" w:author="The Si Tran" w:date="2012-12-05T23:02:00Z">
              <w:rPr>
                <w:sz w:val="28"/>
                <w:szCs w:val="28"/>
                <w:lang w:val="fr-FR"/>
              </w:rPr>
            </w:rPrChange>
          </w:rPr>
          <w:delText xml:space="preserve">           *  </w:delText>
        </w:r>
      </w:del>
      <w:del w:id="1971" w:author="The Si Tran" w:date="2012-12-05T23:45:00Z">
        <w:r w:rsidRPr="0049233F" w:rsidDel="00570969">
          <w:rPr>
            <w:szCs w:val="26"/>
            <w:lang w:val="fr-FR"/>
            <w:rPrChange w:id="1972" w:author="The Si Tran" w:date="2012-12-05T23:02:00Z">
              <w:rPr>
                <w:sz w:val="28"/>
                <w:szCs w:val="28"/>
                <w:lang w:val="fr-FR"/>
              </w:rPr>
            </w:rPrChange>
          </w:rPr>
          <w:delText>k</w:delText>
        </w:r>
      </w:del>
      <w:del w:id="1973" w:author="The Si Tran" w:date="2012-12-11T21:27:00Z">
        <w:r w:rsidRPr="0049233F" w:rsidDel="000E6941">
          <w:rPr>
            <w:szCs w:val="26"/>
            <w:lang w:val="fr-FR"/>
            <w:rPrChange w:id="1974" w:author="The Si Tran" w:date="2012-12-05T23:02:00Z">
              <w:rPr>
                <w:sz w:val="28"/>
                <w:szCs w:val="28"/>
                <w:lang w:val="fr-FR"/>
              </w:rPr>
            </w:rPrChange>
          </w:rPr>
          <w:delText xml:space="preserve"> là độ trễ</w:delText>
        </w:r>
        <w:bookmarkStart w:id="1975" w:name="_Toc343083566"/>
        <w:bookmarkStart w:id="1976" w:name="_Toc343083780"/>
        <w:bookmarkStart w:id="1977" w:name="_Toc343083991"/>
        <w:bookmarkStart w:id="1978" w:name="_Toc343220750"/>
        <w:bookmarkStart w:id="1979" w:name="_Toc343232254"/>
        <w:bookmarkStart w:id="1980" w:name="_Toc343232667"/>
        <w:bookmarkStart w:id="1981" w:name="_Toc343232952"/>
        <w:bookmarkStart w:id="1982" w:name="_Toc343415457"/>
        <w:bookmarkStart w:id="1983" w:name="_Toc343415753"/>
        <w:bookmarkStart w:id="1984" w:name="_Toc343452412"/>
        <w:bookmarkEnd w:id="1975"/>
        <w:bookmarkEnd w:id="1976"/>
        <w:bookmarkEnd w:id="1977"/>
        <w:bookmarkEnd w:id="1978"/>
        <w:bookmarkEnd w:id="1979"/>
        <w:bookmarkEnd w:id="1980"/>
        <w:bookmarkEnd w:id="1981"/>
        <w:bookmarkEnd w:id="1982"/>
        <w:bookmarkEnd w:id="1983"/>
        <w:bookmarkEnd w:id="1984"/>
      </w:del>
    </w:p>
    <w:p w14:paraId="2946DA46" w14:textId="77777777" w:rsidR="00024D6E" w:rsidRPr="0049233F" w:rsidDel="000E6941" w:rsidRDefault="00024D6E" w:rsidP="00024D6E">
      <w:pPr>
        <w:rPr>
          <w:del w:id="1985" w:author="The Si Tran" w:date="2012-12-11T21:27:00Z"/>
          <w:szCs w:val="26"/>
          <w:lang w:val="fr-FR"/>
          <w:rPrChange w:id="1986" w:author="The Si Tran" w:date="2012-12-05T23:02:00Z">
            <w:rPr>
              <w:del w:id="1987" w:author="The Si Tran" w:date="2012-12-11T21:27:00Z"/>
              <w:sz w:val="28"/>
              <w:szCs w:val="28"/>
              <w:lang w:val="fr-FR"/>
            </w:rPr>
          </w:rPrChange>
        </w:rPr>
      </w:pPr>
      <w:del w:id="1988" w:author="The Si Tran" w:date="2012-12-11T21:27:00Z">
        <w:r w:rsidRPr="0049233F" w:rsidDel="000E6941">
          <w:rPr>
            <w:szCs w:val="26"/>
            <w:lang w:val="fr-FR"/>
            <w:rPrChange w:id="1989" w:author="The Si Tran" w:date="2012-12-05T23:02:00Z">
              <w:rPr>
                <w:sz w:val="28"/>
                <w:szCs w:val="28"/>
                <w:lang w:val="fr-FR"/>
              </w:rPr>
            </w:rPrChange>
          </w:rPr>
          <w:delText xml:space="preserve">           *  </w:delText>
        </w:r>
      </w:del>
      <w:del w:id="1990" w:author="The Si Tran" w:date="2012-12-05T23:45:00Z">
        <w:r w:rsidRPr="0049233F" w:rsidDel="00570969">
          <w:rPr>
            <w:szCs w:val="26"/>
            <w:lang w:val="fr-FR"/>
            <w:rPrChange w:id="1991" w:author="The Si Tran" w:date="2012-12-05T23:02:00Z">
              <w:rPr>
                <w:sz w:val="28"/>
                <w:szCs w:val="28"/>
                <w:lang w:val="fr-FR"/>
              </w:rPr>
            </w:rPrChange>
          </w:rPr>
          <w:delText>n</w:delText>
        </w:r>
      </w:del>
      <w:del w:id="1992" w:author="The Si Tran" w:date="2012-12-11T21:27:00Z">
        <w:r w:rsidRPr="0049233F" w:rsidDel="000E6941">
          <w:rPr>
            <w:szCs w:val="26"/>
            <w:lang w:val="fr-FR"/>
            <w:rPrChange w:id="1993" w:author="The Si Tran" w:date="2012-12-05T23:02:00Z">
              <w:rPr>
                <w:sz w:val="28"/>
                <w:szCs w:val="28"/>
                <w:lang w:val="fr-FR"/>
              </w:rPr>
            </w:rPrChange>
          </w:rPr>
          <w:delText xml:space="preserve"> là kích cỡ mẫu  </w:delText>
        </w:r>
        <w:bookmarkStart w:id="1994" w:name="_Toc343083567"/>
        <w:bookmarkStart w:id="1995" w:name="_Toc343083781"/>
        <w:bookmarkStart w:id="1996" w:name="_Toc343083992"/>
        <w:bookmarkStart w:id="1997" w:name="_Toc343220751"/>
        <w:bookmarkStart w:id="1998" w:name="_Toc343232255"/>
        <w:bookmarkStart w:id="1999" w:name="_Toc343232668"/>
        <w:bookmarkStart w:id="2000" w:name="_Toc343232953"/>
        <w:bookmarkStart w:id="2001" w:name="_Toc343415458"/>
        <w:bookmarkStart w:id="2002" w:name="_Toc343415754"/>
        <w:bookmarkStart w:id="2003" w:name="_Toc343452413"/>
        <w:bookmarkEnd w:id="1994"/>
        <w:bookmarkEnd w:id="1995"/>
        <w:bookmarkEnd w:id="1996"/>
        <w:bookmarkEnd w:id="1997"/>
        <w:bookmarkEnd w:id="1998"/>
        <w:bookmarkEnd w:id="1999"/>
        <w:bookmarkEnd w:id="2000"/>
        <w:bookmarkEnd w:id="2001"/>
        <w:bookmarkEnd w:id="2002"/>
        <w:bookmarkEnd w:id="2003"/>
      </w:del>
    </w:p>
    <w:p w14:paraId="1E306F32" w14:textId="77777777" w:rsidR="00024D6E" w:rsidRPr="0049233F" w:rsidDel="000E6941" w:rsidRDefault="00024D6E" w:rsidP="00024D6E">
      <w:pPr>
        <w:rPr>
          <w:del w:id="2004" w:author="The Si Tran" w:date="2012-12-11T21:27:00Z"/>
          <w:szCs w:val="26"/>
          <w:lang w:val="fr-FR"/>
          <w:rPrChange w:id="2005" w:author="The Si Tran" w:date="2012-12-05T23:02:00Z">
            <w:rPr>
              <w:del w:id="2006" w:author="The Si Tran" w:date="2012-12-11T21:27:00Z"/>
              <w:sz w:val="28"/>
              <w:szCs w:val="28"/>
              <w:lang w:val="fr-FR"/>
            </w:rPr>
          </w:rPrChange>
        </w:rPr>
      </w:pPr>
      <w:del w:id="2007" w:author="The Si Tran" w:date="2012-12-11T21:27:00Z">
        <w:r w:rsidRPr="0049233F" w:rsidDel="000E6941">
          <w:rPr>
            <w:szCs w:val="26"/>
            <w:lang w:val="fr-FR"/>
            <w:rPrChange w:id="2008" w:author="The Si Tran" w:date="2012-12-05T23:02:00Z">
              <w:rPr>
                <w:sz w:val="28"/>
                <w:szCs w:val="28"/>
                <w:lang w:val="fr-FR"/>
              </w:rPr>
            </w:rPrChange>
          </w:rPr>
          <w:delText xml:space="preserve">Nếu </w:delText>
        </w:r>
      </w:del>
      <w:del w:id="2009" w:author="The Si Tran" w:date="2012-12-05T23:46:00Z">
        <m:oMath>
          <m:r>
            <m:rPr>
              <m:sty m:val="p"/>
            </m:rPr>
            <w:rPr>
              <w:rFonts w:ascii="Cambria Math" w:hAnsi="Cambria Math"/>
              <w:position w:val="-12"/>
              <w:szCs w:val="26"/>
              <w:lang w:val="fr-FR"/>
            </w:rPr>
            <w:object w:dxaOrig="300" w:dyaOrig="360" w14:anchorId="747A0532">
              <v:shape id="_x0000_i1036" type="#_x0000_t75" style="width:24.2pt;height:27.65pt" o:ole="">
                <v:imagedata r:id="rId33" o:title=""/>
              </v:shape>
              <o:OLEObject Type="Embed" ProgID="Equation.DSMT4" ShapeID="_x0000_i1036" DrawAspect="Content" ObjectID="_1417199808" r:id="rId34"/>
            </w:object>
          </m:r>
        </m:oMath>
        <w:r w:rsidRPr="0049233F" w:rsidDel="00570969">
          <w:rPr>
            <w:szCs w:val="26"/>
            <w:lang w:val="fr-FR"/>
            <w:rPrChange w:id="2010" w:author="The Si Tran" w:date="2012-12-05T23:02:00Z">
              <w:rPr>
                <w:sz w:val="28"/>
                <w:szCs w:val="28"/>
                <w:lang w:val="fr-FR"/>
              </w:rPr>
            </w:rPrChange>
          </w:rPr>
          <w:delText xml:space="preserve">= 0 </w:delText>
        </w:r>
      </w:del>
      <w:del w:id="2011" w:author="The Si Tran" w:date="2012-12-11T21:27:00Z">
        <w:r w:rsidRPr="0049233F" w:rsidDel="000E6941">
          <w:rPr>
            <w:szCs w:val="26"/>
            <w:lang w:val="fr-FR"/>
            <w:rPrChange w:id="2012" w:author="The Si Tran" w:date="2012-12-05T23:02:00Z">
              <w:rPr>
                <w:sz w:val="28"/>
                <w:szCs w:val="28"/>
                <w:lang w:val="fr-FR"/>
              </w:rPr>
            </w:rPrChange>
          </w:rPr>
          <w:delText xml:space="preserve">thì </w:delText>
        </w:r>
      </w:del>
      <w:del w:id="2013" w:author="The Si Tran" w:date="2012-12-05T23:46:00Z">
        <w:r w:rsidRPr="0049233F" w:rsidDel="00570969">
          <w:rPr>
            <w:szCs w:val="26"/>
            <w:lang w:val="fr-FR"/>
            <w:rPrChange w:id="2014" w:author="The Si Tran" w:date="2012-12-05T23:02:00Z">
              <w:rPr>
                <w:sz w:val="28"/>
                <w:szCs w:val="28"/>
                <w:lang w:val="fr-FR"/>
              </w:rPr>
            </w:rPrChange>
          </w:rPr>
          <w:delText>t</w:delText>
        </w:r>
      </w:del>
      <w:del w:id="2015" w:author="The Si Tran" w:date="2012-12-11T21:27:00Z">
        <w:r w:rsidRPr="0049233F" w:rsidDel="000E6941">
          <w:rPr>
            <w:szCs w:val="26"/>
            <w:lang w:val="fr-FR"/>
            <w:rPrChange w:id="2016" w:author="The Si Tran" w:date="2012-12-05T23:02:00Z">
              <w:rPr>
                <w:sz w:val="28"/>
                <w:szCs w:val="28"/>
                <w:lang w:val="fr-FR"/>
              </w:rPr>
            </w:rPrChange>
          </w:rPr>
          <w:delText xml:space="preserve"> sẽ có phân phối student với </w:delText>
        </w:r>
      </w:del>
      <w:del w:id="2017" w:author="The Si Tran" w:date="2012-12-05T23:47:00Z">
        <w:r w:rsidRPr="0049233F" w:rsidDel="00570969">
          <w:rPr>
            <w:szCs w:val="26"/>
            <w:lang w:val="fr-FR"/>
            <w:rPrChange w:id="2018" w:author="The Si Tran" w:date="2012-12-05T23:02:00Z">
              <w:rPr>
                <w:sz w:val="28"/>
                <w:szCs w:val="28"/>
                <w:lang w:val="fr-FR"/>
              </w:rPr>
            </w:rPrChange>
          </w:rPr>
          <w:delText>n -1</w:delText>
        </w:r>
      </w:del>
      <w:del w:id="2019" w:author="The Si Tran" w:date="2012-12-11T21:27:00Z">
        <w:r w:rsidRPr="0049233F" w:rsidDel="000E6941">
          <w:rPr>
            <w:szCs w:val="26"/>
            <w:lang w:val="fr-FR"/>
            <w:rPrChange w:id="202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021" w:author="The Si Tran" w:date="2012-12-05T23:47:00Z">
        <w:r w:rsidRPr="00082976" w:rsidDel="005B11DB">
          <w:rPr>
            <w:position w:val="-8"/>
            <w:szCs w:val="26"/>
            <w:lang w:val="fr-FR"/>
          </w:rPr>
          <w:object w:dxaOrig="780" w:dyaOrig="360" w14:anchorId="08263C57">
            <v:shape id="_x0000_i1037" type="#_x0000_t75" style="width:40.3pt;height:17.85pt" o:ole="">
              <v:imagedata r:id="rId35" o:title=""/>
            </v:shape>
            <o:OLEObject Type="Embed" ProgID="Equation.DSMT4" ShapeID="_x0000_i1037" DrawAspect="Content" ObjectID="_1417199809" r:id="rId36"/>
          </w:object>
        </w:r>
      </w:del>
      <w:del w:id="2022" w:author="The Si Tran" w:date="2012-12-11T21:27:00Z">
        <w:r w:rsidRPr="0049233F" w:rsidDel="000E6941">
          <w:rPr>
            <w:szCs w:val="26"/>
            <w:lang w:val="fr-FR"/>
            <w:rPrChange w:id="2023" w:author="The Si Tran" w:date="2012-12-05T23:02:00Z">
              <w:rPr>
                <w:sz w:val="28"/>
                <w:szCs w:val="28"/>
                <w:lang w:val="fr-FR"/>
              </w:rPr>
            </w:rPrChange>
          </w:rPr>
          <w:delText xml:space="preserve"> thì ta có thể kết luận hệ số tự tương quan của đám đông bằng không với mức ý nghĩa 5%.</w:delText>
        </w:r>
        <w:bookmarkStart w:id="2024" w:name="_Toc343083568"/>
        <w:bookmarkStart w:id="2025" w:name="_Toc343083782"/>
        <w:bookmarkStart w:id="2026" w:name="_Toc343083993"/>
        <w:bookmarkStart w:id="2027" w:name="_Toc343220752"/>
        <w:bookmarkStart w:id="2028" w:name="_Toc343232256"/>
        <w:bookmarkStart w:id="2029" w:name="_Toc343232669"/>
        <w:bookmarkStart w:id="2030" w:name="_Toc343232954"/>
        <w:bookmarkStart w:id="2031" w:name="_Toc343415459"/>
        <w:bookmarkStart w:id="2032" w:name="_Toc343415755"/>
        <w:bookmarkStart w:id="2033" w:name="_Toc343452414"/>
        <w:bookmarkEnd w:id="2024"/>
        <w:bookmarkEnd w:id="2025"/>
        <w:bookmarkEnd w:id="2026"/>
        <w:bookmarkEnd w:id="2027"/>
        <w:bookmarkEnd w:id="2028"/>
        <w:bookmarkEnd w:id="2029"/>
        <w:bookmarkEnd w:id="2030"/>
        <w:bookmarkEnd w:id="2031"/>
        <w:bookmarkEnd w:id="2032"/>
        <w:bookmarkEnd w:id="2033"/>
      </w:del>
    </w:p>
    <w:p w14:paraId="43269ABE" w14:textId="77777777" w:rsidR="004D65BA" w:rsidRPr="0049233F" w:rsidDel="000E6941" w:rsidRDefault="00024D6E">
      <w:pPr>
        <w:rPr>
          <w:del w:id="2034" w:author="The Si Tran" w:date="2012-12-11T21:27:00Z"/>
          <w:szCs w:val="26"/>
          <w:lang w:val="fr-FR"/>
          <w:rPrChange w:id="2035" w:author="The Si Tran" w:date="2012-12-05T23:02:00Z">
            <w:rPr>
              <w:del w:id="2036" w:author="The Si Tran" w:date="2012-12-11T21:27:00Z"/>
              <w:sz w:val="28"/>
              <w:szCs w:val="28"/>
              <w:lang w:val="fr-FR"/>
            </w:rPr>
          </w:rPrChange>
        </w:rPr>
      </w:pPr>
      <w:del w:id="2037" w:author="The Si Tran" w:date="2012-12-11T21:27:00Z">
        <w:r w:rsidRPr="0049233F" w:rsidDel="000E6941">
          <w:rPr>
            <w:szCs w:val="26"/>
            <w:lang w:val="fr-FR"/>
            <w:rPrChange w:id="2038"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039" w:author="The Si Tran" w:date="2012-12-05T23:02:00Z">
              <w:rPr>
                <w:sz w:val="28"/>
                <w:szCs w:val="28"/>
                <w:lang w:val="fr-FR"/>
              </w:rPr>
            </w:rPrChange>
          </w:rPr>
          <w:delText>nh giá tính đầy đủ của mô hình.</w:delText>
        </w:r>
        <w:bookmarkStart w:id="2040" w:name="_Toc343083569"/>
        <w:bookmarkStart w:id="2041" w:name="_Toc343083783"/>
        <w:bookmarkStart w:id="2042" w:name="_Toc343083994"/>
        <w:bookmarkStart w:id="2043" w:name="_Toc343220753"/>
        <w:bookmarkStart w:id="2044" w:name="_Toc343232257"/>
        <w:bookmarkStart w:id="2045" w:name="_Toc343232670"/>
        <w:bookmarkStart w:id="2046" w:name="_Toc343232955"/>
        <w:bookmarkStart w:id="2047" w:name="_Toc343415460"/>
        <w:bookmarkStart w:id="2048" w:name="_Toc343415756"/>
        <w:bookmarkStart w:id="2049" w:name="_Toc343452415"/>
        <w:bookmarkEnd w:id="2040"/>
        <w:bookmarkEnd w:id="2041"/>
        <w:bookmarkEnd w:id="2042"/>
        <w:bookmarkEnd w:id="2043"/>
        <w:bookmarkEnd w:id="2044"/>
        <w:bookmarkEnd w:id="2045"/>
        <w:bookmarkEnd w:id="2046"/>
        <w:bookmarkEnd w:id="2047"/>
        <w:bookmarkEnd w:id="2048"/>
        <w:bookmarkEnd w:id="2049"/>
      </w:del>
    </w:p>
    <w:p w14:paraId="3B0B5319" w14:textId="77777777" w:rsidR="009F530B" w:rsidRDefault="009F530B" w:rsidP="00024D6E">
      <w:pPr>
        <w:pStyle w:val="Heading2"/>
        <w:rPr>
          <w:ins w:id="2050" w:author="The Si Tran" w:date="2012-12-12T07:36:00Z"/>
          <w:sz w:val="26"/>
          <w:szCs w:val="26"/>
        </w:rPr>
      </w:pPr>
      <w:bookmarkStart w:id="2051" w:name="_Toc343452416"/>
      <w:r w:rsidRPr="0049233F">
        <w:rPr>
          <w:sz w:val="26"/>
          <w:szCs w:val="26"/>
          <w:rPrChange w:id="2052" w:author="The Si Tran" w:date="2012-12-05T23:02:00Z">
            <w:rPr>
              <w:rFonts w:cs="Times New Roman"/>
              <w:b w:val="0"/>
              <w:bCs w:val="0"/>
              <w:iCs w:val="0"/>
              <w:sz w:val="26"/>
              <w:szCs w:val="22"/>
            </w:rPr>
          </w:rPrChange>
        </w:rPr>
        <w:t>Dự báo chuỗi thời gian</w:t>
      </w:r>
      <w:bookmarkEnd w:id="2051"/>
    </w:p>
    <w:p w14:paraId="3C7FCB63" w14:textId="77777777" w:rsidR="00925766" w:rsidRPr="003044F7" w:rsidRDefault="00925766">
      <w:pPr>
        <w:rPr>
          <w:ins w:id="2053" w:author="superchickend" w:date="2012-12-12T08:19:00Z"/>
        </w:rPr>
        <w:pPrChange w:id="2054" w:author="The Si Tran" w:date="2012-12-14T07:22:00Z">
          <w:pPr>
            <w:ind w:firstLine="720"/>
          </w:pPr>
        </w:pPrChange>
      </w:pPr>
      <w:ins w:id="2055"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pPr>
        <w:pStyle w:val="Canhgiua"/>
        <w:rPr>
          <w:ins w:id="2056" w:author="superchickend" w:date="2012-12-12T08:19:00Z"/>
        </w:rPr>
        <w:pPrChange w:id="2057" w:author="The Si Tran" w:date="2012-12-16T16:46:00Z">
          <w:pPr/>
        </w:pPrChange>
      </w:pPr>
      <w:ins w:id="2058" w:author="superchickend" w:date="2012-12-12T08:19:00Z">
        <w:r w:rsidRPr="00032D83">
          <w:rPr>
            <w:noProof/>
          </w:rPr>
          <w:lastRenderedPageBreak/>
          <w:drawing>
            <wp:inline distT="0" distB="0" distL="0" distR="0" wp14:anchorId="3DE57BBF" wp14:editId="335370E0">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Pr="00454DCE" w:rsidRDefault="00925766">
      <w:pPr>
        <w:pStyle w:val="Hinh"/>
        <w:rPr>
          <w:ins w:id="2059" w:author="The Si Tran" w:date="2012-12-12T13:23:00Z"/>
          <w:rPrChange w:id="2060" w:author="The Si Tran" w:date="2012-12-16T16:46:00Z">
            <w:rPr>
              <w:ins w:id="2061" w:author="The Si Tran" w:date="2012-12-12T13:23:00Z"/>
            </w:rPr>
          </w:rPrChange>
        </w:rPr>
        <w:pPrChange w:id="2062" w:author="The Si Tran" w:date="2012-12-16T16:46:00Z">
          <w:pPr>
            <w:jc w:val="center"/>
          </w:pPr>
        </w:pPrChange>
      </w:pPr>
      <w:bookmarkStart w:id="2063" w:name="_Toc343452735"/>
      <w:ins w:id="2064" w:author="superchickend" w:date="2012-12-12T08:19:00Z">
        <w:r w:rsidRPr="00032D83">
          <w:t>Hình 2.</w:t>
        </w:r>
      </w:ins>
      <w:ins w:id="2065" w:author="The Si Tran" w:date="2012-12-14T04:06:00Z">
        <w:r w:rsidR="006A5AA2" w:rsidRPr="00454DCE">
          <w:rPr>
            <w:rPrChange w:id="2066" w:author="The Si Tran" w:date="2012-12-16T16:46:00Z">
              <w:rPr>
                <w:bCs/>
              </w:rPr>
            </w:rPrChange>
          </w:rPr>
          <w:t>2</w:t>
        </w:r>
      </w:ins>
      <w:ins w:id="2067" w:author="The Si Tran" w:date="2012-12-14T04:07:00Z">
        <w:r w:rsidR="00C409EE" w:rsidRPr="00454DCE">
          <w:rPr>
            <w:rPrChange w:id="2068" w:author="The Si Tran" w:date="2012-12-16T16:46:00Z">
              <w:rPr>
                <w:bCs/>
              </w:rPr>
            </w:rPrChange>
          </w:rPr>
          <w:t>:</w:t>
        </w:r>
      </w:ins>
      <w:ins w:id="2069" w:author="superchickend" w:date="2012-12-12T08:19:00Z">
        <w:del w:id="2070" w:author="The Si Tran" w:date="2012-12-14T04:06:00Z">
          <w:r w:rsidRPr="00454DCE" w:rsidDel="006A5AA2">
            <w:rPr>
              <w:rPrChange w:id="2071" w:author="The Si Tran" w:date="2012-12-16T16:46:00Z">
                <w:rPr>
                  <w:bCs/>
                </w:rPr>
              </w:rPrChange>
            </w:rPr>
            <w:delText>1.1</w:delText>
          </w:r>
        </w:del>
        <w:r w:rsidRPr="00454DCE">
          <w:rPr>
            <w:rPrChange w:id="2072" w:author="The Si Tran" w:date="2012-12-16T16:46:00Z">
              <w:rPr>
                <w:bCs/>
              </w:rPr>
            </w:rPrChange>
          </w:rPr>
          <w:t xml:space="preserve"> Mô hình bài toán dự báo chuỗi thời gian</w:t>
        </w:r>
      </w:ins>
      <w:bookmarkEnd w:id="2063"/>
    </w:p>
    <w:p w14:paraId="0ABC4A3D" w14:textId="77777777" w:rsidR="004174BC" w:rsidRPr="009D276E" w:rsidRDefault="004174BC">
      <w:pPr>
        <w:pStyle w:val="Hinh"/>
        <w:rPr>
          <w:ins w:id="2073" w:author="superchickend" w:date="2012-12-12T08:19:00Z"/>
        </w:rPr>
        <w:pPrChange w:id="2074" w:author="The Si Tran" w:date="2012-12-16T10:10:00Z">
          <w:pPr>
            <w:jc w:val="center"/>
          </w:pPr>
        </w:pPrChange>
      </w:pPr>
    </w:p>
    <w:p w14:paraId="7478A9D3" w14:textId="77777777" w:rsidR="00925766" w:rsidRPr="003044F7" w:rsidRDefault="00925766">
      <w:pPr>
        <w:rPr>
          <w:ins w:id="2075" w:author="superchickend" w:date="2012-12-12T08:19:00Z"/>
        </w:rPr>
      </w:pPr>
      <w:ins w:id="2076" w:author="superchickend" w:date="2012-12-12T08:19:00Z">
        <w:r w:rsidRPr="003044F7">
          <w:t>Trong bài toán dự báo chuỗi thời gian, các chuyên gia thường chia làm 3 lớp phương thức dự báo [9]:</w:t>
        </w:r>
      </w:ins>
    </w:p>
    <w:p w14:paraId="5417EF2C" w14:textId="77777777" w:rsidR="00925766" w:rsidRPr="003044F7" w:rsidRDefault="00925766">
      <w:pPr>
        <w:pStyle w:val="BuletL1"/>
        <w:rPr>
          <w:ins w:id="2077" w:author="superchickend" w:date="2012-12-12T08:19:00Z"/>
        </w:rPr>
        <w:pPrChange w:id="2078" w:author="The Si Tran" w:date="2012-12-16T10:07:00Z">
          <w:pPr>
            <w:pStyle w:val="ListParagraph"/>
            <w:numPr>
              <w:numId w:val="47"/>
            </w:numPr>
            <w:spacing w:line="300" w:lineRule="auto"/>
            <w:ind w:left="1440" w:hanging="360"/>
            <w:jc w:val="both"/>
          </w:pPr>
        </w:pPrChange>
      </w:pPr>
      <w:ins w:id="2079"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080" w:author="superchickend" w:date="2012-12-12T08:19:00Z"/>
        </w:rPr>
        <w:pPrChange w:id="2081" w:author="The Si Tran" w:date="2012-12-16T10:07:00Z">
          <w:pPr>
            <w:pStyle w:val="ListParagraph"/>
            <w:numPr>
              <w:numId w:val="47"/>
            </w:numPr>
            <w:spacing w:line="300" w:lineRule="auto"/>
            <w:ind w:left="1440" w:hanging="360"/>
            <w:jc w:val="both"/>
          </w:pPr>
        </w:pPrChange>
      </w:pPr>
      <w:ins w:id="2082"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083" w:author="superchickend" w:date="2012-12-12T08:19:00Z"/>
        </w:rPr>
        <w:pPrChange w:id="2084" w:author="The Si Tran" w:date="2012-12-16T10:07:00Z">
          <w:pPr>
            <w:pStyle w:val="ListParagraph"/>
            <w:numPr>
              <w:numId w:val="47"/>
            </w:numPr>
            <w:spacing w:line="300" w:lineRule="auto"/>
            <w:ind w:left="1440" w:hanging="360"/>
            <w:jc w:val="both"/>
          </w:pPr>
        </w:pPrChange>
      </w:pPr>
      <w:ins w:id="2085" w:author="superchickend" w:date="2012-12-12T08:19:00Z">
        <w:r w:rsidRPr="003044F7">
          <w:t>Phương thức dự báo đa biến (multivariate method) biến dự báo phụ thuộc vào nhiều chuỗi dữ liệu.</w:t>
        </w:r>
      </w:ins>
    </w:p>
    <w:p w14:paraId="0F2958CF" w14:textId="77777777" w:rsidR="00925766" w:rsidRPr="003044F7" w:rsidRDefault="00925766">
      <w:pPr>
        <w:rPr>
          <w:ins w:id="2086" w:author="superchickend" w:date="2012-12-12T08:19:00Z"/>
        </w:rPr>
      </w:pPr>
      <w:ins w:id="2087"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2088" w:author="superchickend" w:date="2012-12-12T08:19:00Z"/>
        </w:rPr>
      </w:pPr>
      <w:ins w:id="2089"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2090" w:author="The Si Tran" w:date="2012-12-12T14:00:00Z">
        <w:r w:rsidR="005131C3">
          <w:t>2.3</w:t>
        </w:r>
      </w:ins>
      <w:ins w:id="2091" w:author="superchickend" w:date="2012-12-12T08:19:00Z">
        <w:del w:id="2092" w:author="The Si Tran" w:date="2012-12-12T14:00:00Z">
          <w:r w:rsidRPr="003044F7" w:rsidDel="003A59DB">
            <w:delText>&lt;abc&gt;</w:delText>
          </w:r>
        </w:del>
        <w:r w:rsidRPr="003044F7">
          <w:t xml:space="preserve"> minh họa cách phân loại này.</w:t>
        </w:r>
      </w:ins>
    </w:p>
    <w:p w14:paraId="0CA70FF2" w14:textId="77777777" w:rsidR="00925766" w:rsidRDefault="00925766">
      <w:pPr>
        <w:pStyle w:val="Canhgiua"/>
        <w:rPr>
          <w:ins w:id="2093" w:author="superchickend" w:date="2012-12-12T08:19:00Z"/>
        </w:rPr>
        <w:pPrChange w:id="2094" w:author="The Si Tran" w:date="2012-12-16T16:46:00Z">
          <w:pPr/>
        </w:pPrChange>
      </w:pPr>
      <w:ins w:id="2095" w:author="superchickend" w:date="2012-12-12T08:19:00Z">
        <w:r w:rsidRPr="00032D83">
          <w:rPr>
            <w:noProof/>
          </w:rPr>
          <w:lastRenderedPageBreak/>
          <w:drawing>
            <wp:inline distT="0" distB="0" distL="0" distR="0" wp14:anchorId="67F70ED2" wp14:editId="231DFE38">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pPr>
        <w:pStyle w:val="Hinh"/>
        <w:rPr>
          <w:ins w:id="2096" w:author="The Si Tran" w:date="2012-12-14T04:21:00Z"/>
        </w:rPr>
        <w:pPrChange w:id="2097" w:author="The Si Tran" w:date="2012-12-16T16:46:00Z">
          <w:pPr>
            <w:jc w:val="center"/>
          </w:pPr>
        </w:pPrChange>
      </w:pPr>
      <w:bookmarkStart w:id="2098" w:name="_Toc343452736"/>
      <w:ins w:id="2099" w:author="superchickend" w:date="2012-12-12T08:19:00Z">
        <w:r w:rsidRPr="003044F7">
          <w:t>Hình 2.</w:t>
        </w:r>
      </w:ins>
      <w:ins w:id="2100" w:author="The Si Tran" w:date="2012-12-14T04:06:00Z">
        <w:r w:rsidR="0005561A">
          <w:t>3:</w:t>
        </w:r>
      </w:ins>
      <w:ins w:id="2101" w:author="superchickend" w:date="2012-12-12T08:19:00Z">
        <w:del w:id="2102" w:author="The Si Tran" w:date="2012-12-14T04:06:00Z">
          <w:r w:rsidRPr="003044F7" w:rsidDel="0005561A">
            <w:delText>1.2</w:delText>
          </w:r>
        </w:del>
        <w:r>
          <w:t xml:space="preserve"> </w:t>
        </w:r>
        <w:r w:rsidRPr="00EB1298">
          <w:t>Cây phân lo</w:t>
        </w:r>
        <w:r w:rsidRPr="00032D83">
          <w:t>ạ</w:t>
        </w:r>
        <w:r w:rsidRPr="004174BC">
          <w:rPr>
            <w:rPrChange w:id="2103" w:author="The Si Tran" w:date="2012-12-12T13:22:00Z">
              <w:rPr>
                <w:bCs/>
              </w:rPr>
            </w:rPrChange>
          </w:rPr>
          <w:t>i các mô hình dự báo</w:t>
        </w:r>
      </w:ins>
      <w:bookmarkEnd w:id="2098"/>
    </w:p>
    <w:p w14:paraId="37C764C0" w14:textId="77777777" w:rsidR="00454557" w:rsidRPr="003C57D8" w:rsidRDefault="00454557">
      <w:pPr>
        <w:pStyle w:val="Hinh"/>
        <w:rPr>
          <w:ins w:id="2104" w:author="superchickend" w:date="2012-12-12T08:19:00Z"/>
        </w:rPr>
        <w:pPrChange w:id="2105" w:author="The Si Tran" w:date="2012-12-16T10:10:00Z">
          <w:pPr>
            <w:jc w:val="center"/>
          </w:pPr>
        </w:pPrChange>
      </w:pPr>
    </w:p>
    <w:p w14:paraId="7770E5E0" w14:textId="77777777" w:rsidR="00925766" w:rsidRPr="003044F7" w:rsidDel="002F74DC" w:rsidRDefault="00925766" w:rsidP="00925766">
      <w:pPr>
        <w:rPr>
          <w:ins w:id="2106" w:author="superchickend" w:date="2012-12-12T08:19:00Z"/>
          <w:del w:id="2107" w:author="The Si Tran" w:date="2012-12-16T10:08:00Z"/>
          <w:szCs w:val="26"/>
        </w:rPr>
      </w:pPr>
      <w:ins w:id="2108"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109" w:author="The Si Tran" w:date="2012-12-12T07:36:00Z"/>
          <w:del w:id="2110" w:author="superchickend" w:date="2012-12-12T08:19:00Z"/>
        </w:rPr>
      </w:pPr>
      <w:ins w:id="2111" w:author="The Si Tran" w:date="2012-12-12T07:36:00Z">
        <w:del w:id="2112"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113" w:author="The Si Tran" w:date="2012-12-12T07:39:00Z"/>
          <w:del w:id="2114" w:author="superchickend" w:date="2012-12-12T08:19:00Z"/>
        </w:rPr>
      </w:pPr>
      <w:ins w:id="2115" w:author="The Si Tran" w:date="2012-12-12T07:36:00Z">
        <w:del w:id="2116" w:author="superchickend" w:date="2012-12-12T08:19:00Z">
          <w:r w:rsidRPr="00E94DAE" w:rsidDel="00925766">
            <w:rPr>
              <w:noProof/>
            </w:rPr>
            <w:drawing>
              <wp:inline distT="0" distB="0" distL="0" distR="0" wp14:anchorId="0C2AEC2A" wp14:editId="50AE70B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117" w:author="The Si Tran" w:date="2012-12-12T07:39:00Z"/>
          <w:del w:id="2118" w:author="superchickend" w:date="2012-12-12T08:19:00Z"/>
        </w:rPr>
        <w:pPrChange w:id="2119" w:author="The Si Tran" w:date="2012-12-12T07:39:00Z">
          <w:pPr/>
        </w:pPrChange>
      </w:pPr>
      <w:ins w:id="2120" w:author="The Si Tran" w:date="2012-12-12T07:39:00Z">
        <w:del w:id="2121"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122" w:author="The Si Tran" w:date="2012-12-12T07:36:00Z"/>
          <w:del w:id="2123" w:author="superchickend" w:date="2012-12-12T08:19:00Z"/>
        </w:rPr>
        <w:pPrChange w:id="2124" w:author="The Si Tran" w:date="2012-12-12T07:39:00Z">
          <w:pPr/>
        </w:pPrChange>
      </w:pPr>
    </w:p>
    <w:p w14:paraId="06465EF9" w14:textId="77777777" w:rsidR="00962CF4" w:rsidDel="00925766" w:rsidRDefault="00962CF4" w:rsidP="00962CF4">
      <w:pPr>
        <w:rPr>
          <w:ins w:id="2125" w:author="The Si Tran" w:date="2012-12-12T07:36:00Z"/>
          <w:del w:id="2126" w:author="superchickend" w:date="2012-12-12T08:19:00Z"/>
        </w:rPr>
      </w:pPr>
      <w:ins w:id="2127" w:author="The Si Tran" w:date="2012-12-12T07:36:00Z">
        <w:del w:id="2128"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129" w:author="The Si Tran" w:date="2012-12-12T07:36:00Z"/>
          <w:del w:id="2130" w:author="superchickend" w:date="2012-12-12T08:19:00Z"/>
          <w:rFonts w:ascii="Times New Roman" w:hAnsi="Times New Roman"/>
          <w:sz w:val="26"/>
          <w:szCs w:val="26"/>
          <w:rPrChange w:id="2131" w:author="The Si Tran" w:date="2012-12-12T07:39:00Z">
            <w:rPr>
              <w:ins w:id="2132" w:author="The Si Tran" w:date="2012-12-12T07:36:00Z"/>
              <w:del w:id="2133" w:author="superchickend" w:date="2012-12-12T08:19:00Z"/>
            </w:rPr>
          </w:rPrChange>
        </w:rPr>
      </w:pPr>
      <w:ins w:id="2134" w:author="The Si Tran" w:date="2012-12-12T07:36:00Z">
        <w:del w:id="213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D22561" w:rsidDel="00925766">
            <w:rPr>
              <w:szCs w:val="26"/>
              <w:rPrChange w:id="2136" w:author="The Si Tran" w:date="2012-12-12T07:39:00Z">
                <w:rPr/>
              </w:rPrChange>
            </w:rPr>
            <w:delText>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137" w:author="The Si Tran" w:date="2012-12-12T07:36:00Z"/>
          <w:del w:id="2138" w:author="superchickend" w:date="2012-12-12T08:19:00Z"/>
          <w:rFonts w:ascii="Times New Roman" w:hAnsi="Times New Roman"/>
          <w:sz w:val="26"/>
          <w:szCs w:val="26"/>
          <w:rPrChange w:id="2139" w:author="The Si Tran" w:date="2012-12-12T07:39:00Z">
            <w:rPr>
              <w:ins w:id="2140" w:author="The Si Tran" w:date="2012-12-12T07:36:00Z"/>
              <w:del w:id="2141" w:author="superchickend" w:date="2012-12-12T08:19:00Z"/>
            </w:rPr>
          </w:rPrChange>
        </w:rPr>
      </w:pPr>
      <w:ins w:id="2142" w:author="The Si Tran" w:date="2012-12-12T07:36:00Z">
        <w:del w:id="214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D22561" w:rsidDel="00925766">
            <w:rPr>
              <w:szCs w:val="26"/>
              <w:rPrChange w:id="2144" w:author="The Si Tran" w:date="2012-12-12T07:39:00Z">
                <w:rPr/>
              </w:rPrChange>
            </w:rPr>
            <w:delText xml:space="preserve">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145" w:author="The Si Tran" w:date="2012-12-12T07:36:00Z"/>
          <w:del w:id="2146" w:author="superchickend" w:date="2012-12-12T08:19:00Z"/>
          <w:rFonts w:ascii="Times New Roman" w:hAnsi="Times New Roman"/>
          <w:sz w:val="26"/>
          <w:szCs w:val="26"/>
          <w:rPrChange w:id="2147" w:author="The Si Tran" w:date="2012-12-12T07:39:00Z">
            <w:rPr>
              <w:ins w:id="2148" w:author="The Si Tran" w:date="2012-12-12T07:36:00Z"/>
              <w:del w:id="2149" w:author="superchickend" w:date="2012-12-12T08:19:00Z"/>
            </w:rPr>
          </w:rPrChange>
        </w:rPr>
      </w:pPr>
      <w:ins w:id="2150" w:author="The Si Tran" w:date="2012-12-12T07:36:00Z">
        <w:del w:id="215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D22561" w:rsidDel="00925766">
            <w:rPr>
              <w:szCs w:val="26"/>
              <w:rPrChange w:id="2152" w:author="The Si Tran" w:date="2012-12-12T07:39:00Z">
                <w:rPr/>
              </w:rPrChange>
            </w:rPr>
            <w:delText xml:space="preserve"> thuộc vào nhiều chuỗi dữ liệu.</w:delText>
          </w:r>
        </w:del>
      </w:ins>
    </w:p>
    <w:p w14:paraId="4740C896" w14:textId="77777777" w:rsidR="00962CF4" w:rsidDel="00925766" w:rsidRDefault="00962CF4" w:rsidP="00962CF4">
      <w:pPr>
        <w:rPr>
          <w:ins w:id="2153" w:author="The Si Tran" w:date="2012-12-12T07:36:00Z"/>
          <w:del w:id="2154" w:author="superchickend" w:date="2012-12-12T08:19:00Z"/>
        </w:rPr>
      </w:pPr>
      <w:ins w:id="2155" w:author="The Si Tran" w:date="2012-12-12T07:36:00Z">
        <w:del w:id="215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157" w:author="The Si Tran" w:date="2012-12-12T07:36:00Z"/>
          <w:del w:id="2158" w:author="superchickend" w:date="2012-12-12T08:19:00Z"/>
        </w:rPr>
      </w:pPr>
      <w:ins w:id="2159" w:author="The Si Tran" w:date="2012-12-12T07:36:00Z">
        <w:del w:id="216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161" w:author="The Si Tran" w:date="2012-12-12T07:40:00Z">
        <w:del w:id="2162" w:author="superchickend" w:date="2012-12-12T08:19:00Z">
          <w:r w:rsidR="00BB5797" w:rsidDel="00925766">
            <w:delText>2.2</w:delText>
          </w:r>
        </w:del>
      </w:ins>
      <w:ins w:id="2163" w:author="The Si Tran" w:date="2012-12-12T07:36:00Z">
        <w:del w:id="2164" w:author="superchickend" w:date="2012-12-12T08:19:00Z">
          <w:r w:rsidDel="00925766">
            <w:delText xml:space="preserve"> minh họa cách phân loại này.</w:delText>
          </w:r>
        </w:del>
      </w:ins>
    </w:p>
    <w:p w14:paraId="34E8E3A9" w14:textId="77777777" w:rsidR="00962CF4" w:rsidDel="00925766" w:rsidRDefault="00962CF4" w:rsidP="00962CF4">
      <w:pPr>
        <w:rPr>
          <w:ins w:id="2165" w:author="The Si Tran" w:date="2012-12-12T07:40:00Z"/>
          <w:del w:id="2166" w:author="superchickend" w:date="2012-12-12T08:19:00Z"/>
        </w:rPr>
      </w:pPr>
      <w:ins w:id="2167" w:author="The Si Tran" w:date="2012-12-12T07:36:00Z">
        <w:del w:id="2168" w:author="superchickend" w:date="2012-12-12T08:19:00Z">
          <w:r w:rsidRPr="00E94DAE" w:rsidDel="00925766">
            <w:rPr>
              <w:noProof/>
            </w:rPr>
            <w:drawing>
              <wp:inline distT="0" distB="0" distL="0" distR="0" wp14:anchorId="1619DFCE" wp14:editId="4F26725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169" w:author="The Si Tran" w:date="2012-12-12T07:40:00Z"/>
          <w:del w:id="2170" w:author="superchickend" w:date="2012-12-12T08:19:00Z"/>
          <w:b/>
        </w:rPr>
      </w:pPr>
      <w:ins w:id="2171" w:author="The Si Tran" w:date="2012-12-12T07:40:00Z">
        <w:del w:id="217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173" w:author="The Si Tran" w:date="2012-12-12T07:36:00Z"/>
          <w:del w:id="2174" w:author="superchickend" w:date="2012-12-12T08:19:00Z"/>
        </w:rPr>
      </w:pPr>
      <w:ins w:id="2175" w:author="The Si Tran" w:date="2012-12-12T07:36:00Z">
        <w:del w:id="217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177" w:author="The Si Tran" w:date="2012-12-12T07:36:00Z">
          <w:pPr>
            <w:pStyle w:val="Heading2"/>
          </w:pPr>
        </w:pPrChange>
      </w:pPr>
    </w:p>
    <w:p w14:paraId="644D3E22" w14:textId="34CD310B" w:rsidR="009F530B" w:rsidRDefault="009F530B" w:rsidP="00024D6E">
      <w:pPr>
        <w:pStyle w:val="Heading2"/>
        <w:rPr>
          <w:ins w:id="2178" w:author="superchickend" w:date="2012-12-16T15:05:00Z"/>
          <w:sz w:val="26"/>
          <w:szCs w:val="26"/>
        </w:rPr>
      </w:pPr>
      <w:bookmarkStart w:id="2179" w:name="_Toc343452417"/>
      <w:r w:rsidRPr="0049233F">
        <w:rPr>
          <w:sz w:val="26"/>
          <w:szCs w:val="26"/>
          <w:rPrChange w:id="2180" w:author="The Si Tran" w:date="2012-12-05T23:02:00Z">
            <w:rPr/>
          </w:rPrChange>
        </w:rPr>
        <w:t>Khái niệm thống kê liên quan</w:t>
      </w:r>
      <w:bookmarkEnd w:id="2179"/>
    </w:p>
    <w:p w14:paraId="04DBB0A5" w14:textId="3BFC3E34" w:rsidR="00D11D23" w:rsidRPr="00032D83" w:rsidRDefault="00D11D23">
      <w:pPr>
        <w:rPr>
          <w:ins w:id="2181" w:author="The Si Tran" w:date="2012-12-11T21:26:00Z"/>
        </w:rPr>
        <w:pPrChange w:id="2182" w:author="The Si Tran" w:date="2012-12-16T16:46:00Z">
          <w:pPr>
            <w:pStyle w:val="Heading2"/>
          </w:pPr>
        </w:pPrChange>
      </w:pPr>
      <w:ins w:id="2183" w:author="superchickend" w:date="2012-12-16T15:07:00Z">
        <w:r>
          <w:t xml:space="preserve">Để nhận dạng ra đặc điểm và các thành phần của chuỗi thời gian, các nhà dự báo thường dùng các biện pháp thống kê. Đặc biệt, các biện pháp này được sử dụng nhiều cho lớp mô hình ARIMA. </w:t>
        </w:r>
      </w:ins>
      <w:ins w:id="2184" w:author="superchickend" w:date="2012-12-16T15:10:00Z">
        <w:r w:rsidR="00156046">
          <w:t>Trong phần này c</w:t>
        </w:r>
      </w:ins>
      <w:ins w:id="2185" w:author="superchickend" w:date="2012-12-16T15:07:00Z">
        <w:r>
          <w:t>húng tôi giới thiệu hai công cụ phổ biến và rất quan trọng là hàm tự tương quan</w:t>
        </w:r>
      </w:ins>
      <w:ins w:id="2186" w:author="superchickend" w:date="2012-12-16T15:10:00Z">
        <w:r>
          <w:t xml:space="preserve"> và hàm tự tương quan bán phần.</w:t>
        </w:r>
      </w:ins>
    </w:p>
    <w:p w14:paraId="025597E4" w14:textId="7C32D678" w:rsidR="00CA1785" w:rsidRDefault="00CA1785">
      <w:pPr>
        <w:pStyle w:val="Heading3"/>
        <w:rPr>
          <w:ins w:id="2187" w:author="The Si Tran" w:date="2012-12-12T08:07:00Z"/>
        </w:rPr>
        <w:pPrChange w:id="2188" w:author="The Si Tran" w:date="2012-12-11T21:26:00Z">
          <w:pPr>
            <w:pStyle w:val="Heading2"/>
          </w:pPr>
        </w:pPrChange>
      </w:pPr>
      <w:bookmarkStart w:id="2189" w:name="_Toc343452418"/>
      <w:ins w:id="2190" w:author="The Si Tran" w:date="2012-12-11T21:26:00Z">
        <w:r>
          <w:t>Hệ số tự tương quan</w:t>
        </w:r>
      </w:ins>
      <w:bookmarkEnd w:id="2189"/>
    </w:p>
    <w:p w14:paraId="28B0AAC5" w14:textId="77777777" w:rsidR="00BC6984" w:rsidRPr="00250D4D" w:rsidDel="00BC6984" w:rsidRDefault="00BC6984">
      <w:pPr>
        <w:rPr>
          <w:del w:id="2191" w:author="The Si Tran" w:date="2012-12-12T08:07:00Z"/>
        </w:rPr>
        <w:pPrChange w:id="2192" w:author="The Si Tran" w:date="2012-12-15T07:52:00Z">
          <w:pPr>
            <w:ind w:firstLine="720"/>
          </w:pPr>
        </w:pPrChange>
      </w:pPr>
      <w:moveToRangeStart w:id="2193" w:author="The Si Tran" w:date="2012-12-12T08:07:00Z" w:name="move343062963"/>
      <w:moveTo w:id="2194"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193"/>
    <w:p w14:paraId="1C94101A" w14:textId="77777777" w:rsidR="00BC6984" w:rsidRPr="007C782C" w:rsidRDefault="00BC6984">
      <w:pPr>
        <w:rPr>
          <w:ins w:id="2195" w:author="The Si Tran" w:date="2012-12-11T21:28:00Z"/>
        </w:rPr>
        <w:pPrChange w:id="2196" w:author="The Si Tran" w:date="2012-12-15T07:52:00Z">
          <w:pPr>
            <w:pStyle w:val="Heading2"/>
          </w:pPr>
        </w:pPrChange>
      </w:pPr>
    </w:p>
    <w:p w14:paraId="363517AC" w14:textId="544E3225" w:rsidR="00011A74" w:rsidRDefault="000E6941">
      <w:pPr>
        <w:rPr>
          <w:ins w:id="2197" w:author="The Si Tran" w:date="2012-12-14T07:22:00Z"/>
          <w:szCs w:val="26"/>
        </w:rPr>
        <w:pPrChange w:id="2198" w:author="The Si Tran" w:date="2012-12-14T07:22:00Z">
          <w:pPr>
            <w:ind w:firstLine="720"/>
          </w:pPr>
        </w:pPrChange>
      </w:pPr>
      <w:ins w:id="2199"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200" w:author="The Si Tran" w:date="2012-12-11T21:28:00Z"/>
          <w:szCs w:val="26"/>
        </w:rPr>
        <w:pPrChange w:id="2201" w:author="The Si Tran" w:date="2012-12-14T07:22:00Z">
          <w:pPr>
            <w:ind w:firstLine="720"/>
          </w:pPr>
        </w:pPrChange>
      </w:pPr>
      <w:ins w:id="2202"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276DB6">
      <w:pPr>
        <w:pStyle w:val="Canhgiua"/>
        <w:rPr>
          <w:ins w:id="2203" w:author="The Si Tran" w:date="2012-12-11T21:28:00Z"/>
        </w:rPr>
        <w:pPrChange w:id="2204" w:author="The Si Tran" w:date="2012-12-16T16:47:00Z">
          <w:pPr>
            <w:ind w:left="1440" w:firstLine="720"/>
          </w:pPr>
        </w:pPrChange>
      </w:pPr>
      <m:oMathPara>
        <m:oMathParaPr>
          <m:jc m:val="center"/>
        </m:oMathParaPr>
        <m:oMath>
          <m:sSub>
            <m:sSubPr>
              <m:ctrlPr>
                <w:ins w:id="2205" w:author="The Si Tran" w:date="2012-12-11T21:28:00Z">
                  <w:rPr>
                    <w:rFonts w:ascii="Cambria Math" w:hAnsi="Cambria Math"/>
                  </w:rPr>
                </w:ins>
              </m:ctrlPr>
            </m:sSubPr>
            <m:e>
              <w:ins w:id="2206" w:author="The Si Tran" w:date="2012-12-11T21:28:00Z">
                <m:r>
                  <w:rPr>
                    <w:rFonts w:ascii="Cambria Math" w:hAnsi="Cambria Math"/>
                  </w:rPr>
                  <m:t>ρ</m:t>
                </m:r>
              </w:ins>
            </m:e>
            <m:sub>
              <w:ins w:id="2207" w:author="The Si Tran" w:date="2012-12-11T21:28:00Z">
                <m:r>
                  <w:rPr>
                    <w:rFonts w:ascii="Cambria Math" w:hAnsi="Cambria Math"/>
                  </w:rPr>
                  <m:t>k</m:t>
                </m:r>
              </w:ins>
            </m:sub>
          </m:sSub>
          <w:ins w:id="2208" w:author="The Si Tran" w:date="2012-12-11T21:28:00Z">
            <m:r>
              <m:rPr>
                <m:sty m:val="p"/>
              </m:rPr>
              <w:rPr>
                <w:rFonts w:ascii="Cambria Math" w:hAnsi="Cambria Math"/>
              </w:rPr>
              <m:t>=</m:t>
            </m:r>
          </w:ins>
          <m:f>
            <m:fPr>
              <m:ctrlPr>
                <w:ins w:id="2209" w:author="The Si Tran" w:date="2012-12-11T21:28:00Z">
                  <w:rPr>
                    <w:rFonts w:ascii="Cambria Math" w:hAnsi="Cambria Math"/>
                  </w:rPr>
                </w:ins>
              </m:ctrlPr>
            </m:fPr>
            <m:num>
              <w:ins w:id="2210" w:author="The Si Tran" w:date="2012-12-11T21:28:00Z">
                <m:r>
                  <w:rPr>
                    <w:rFonts w:ascii="Cambria Math" w:hAnsi="Cambria Math"/>
                  </w:rPr>
                  <m:t>E</m:t>
                </m:r>
              </w:ins>
              <m:d>
                <m:dPr>
                  <m:begChr m:val="["/>
                  <m:endChr m:val="]"/>
                  <m:ctrlPr>
                    <w:ins w:id="2211" w:author="The Si Tran" w:date="2012-12-11T21:28:00Z">
                      <w:rPr>
                        <w:rFonts w:ascii="Cambria Math" w:hAnsi="Cambria Math"/>
                      </w:rPr>
                    </w:ins>
                  </m:ctrlPr>
                </m:dPr>
                <m:e>
                  <m:d>
                    <m:dPr>
                      <m:ctrlPr>
                        <w:ins w:id="2212" w:author="The Si Tran" w:date="2012-12-11T21:28:00Z">
                          <w:rPr>
                            <w:rFonts w:ascii="Cambria Math" w:hAnsi="Cambria Math"/>
                          </w:rPr>
                        </w:ins>
                      </m:ctrlPr>
                    </m:dPr>
                    <m:e>
                      <m:sSub>
                        <m:sSubPr>
                          <m:ctrlPr>
                            <w:ins w:id="2213" w:author="The Si Tran" w:date="2012-12-11T21:28:00Z">
                              <w:rPr>
                                <w:rFonts w:ascii="Cambria Math" w:hAnsi="Cambria Math"/>
                              </w:rPr>
                            </w:ins>
                          </m:ctrlPr>
                        </m:sSubPr>
                        <m:e>
                          <w:ins w:id="2214" w:author="The Si Tran" w:date="2012-12-11T21:28:00Z">
                            <m:r>
                              <w:rPr>
                                <w:rFonts w:ascii="Cambria Math" w:hAnsi="Cambria Math"/>
                              </w:rPr>
                              <m:t>X</m:t>
                            </m:r>
                          </w:ins>
                        </m:e>
                        <m:sub>
                          <w:ins w:id="2215" w:author="The Si Tran" w:date="2012-12-11T21:28:00Z">
                            <m:r>
                              <w:rPr>
                                <w:rFonts w:ascii="Cambria Math" w:hAnsi="Cambria Math"/>
                              </w:rPr>
                              <m:t>t</m:t>
                            </m:r>
                          </w:ins>
                        </m:sub>
                      </m:sSub>
                      <w:ins w:id="2216" w:author="The Si Tran" w:date="2012-12-11T21:28:00Z">
                        <m:r>
                          <m:rPr>
                            <m:sty m:val="p"/>
                          </m:rPr>
                          <w:rPr>
                            <w:rFonts w:ascii="Cambria Math" w:hAnsi="Cambria Math"/>
                          </w:rPr>
                          <m:t>-</m:t>
                        </m:r>
                        <m:r>
                          <w:rPr>
                            <w:rFonts w:ascii="Cambria Math" w:hAnsi="Cambria Math"/>
                          </w:rPr>
                          <m:t>μ</m:t>
                        </m:r>
                      </w:ins>
                    </m:e>
                  </m:d>
                  <m:d>
                    <m:dPr>
                      <m:ctrlPr>
                        <w:ins w:id="2217" w:author="The Si Tran" w:date="2012-12-11T21:28:00Z">
                          <w:rPr>
                            <w:rFonts w:ascii="Cambria Math" w:hAnsi="Cambria Math"/>
                          </w:rPr>
                        </w:ins>
                      </m:ctrlPr>
                    </m:dPr>
                    <m:e>
                      <m:sSub>
                        <m:sSubPr>
                          <m:ctrlPr>
                            <w:ins w:id="2218" w:author="The Si Tran" w:date="2012-12-11T21:28:00Z">
                              <w:rPr>
                                <w:rFonts w:ascii="Cambria Math" w:hAnsi="Cambria Math"/>
                              </w:rPr>
                            </w:ins>
                          </m:ctrlPr>
                        </m:sSubPr>
                        <m:e>
                          <w:ins w:id="2219" w:author="The Si Tran" w:date="2012-12-11T21:28:00Z">
                            <m:r>
                              <w:rPr>
                                <w:rFonts w:ascii="Cambria Math" w:hAnsi="Cambria Math"/>
                              </w:rPr>
                              <m:t>X</m:t>
                            </m:r>
                          </w:ins>
                        </m:e>
                        <m:sub>
                          <w:ins w:id="222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21" w:author="The Si Tran" w:date="2012-12-11T21:28:00Z">
                        <m:r>
                          <m:rPr>
                            <m:sty m:val="p"/>
                          </m:rPr>
                          <w:rPr>
                            <w:rFonts w:ascii="Cambria Math" w:hAnsi="Cambria Math"/>
                          </w:rPr>
                          <m:t>-</m:t>
                        </m:r>
                        <m:r>
                          <w:rPr>
                            <w:rFonts w:ascii="Cambria Math" w:hAnsi="Cambria Math"/>
                          </w:rPr>
                          <m:t>μ</m:t>
                        </m:r>
                      </w:ins>
                    </m:e>
                  </m:d>
                </m:e>
              </m:d>
            </m:num>
            <m:den>
              <m:rad>
                <m:radPr>
                  <m:degHide m:val="1"/>
                  <m:ctrlPr>
                    <w:ins w:id="2222" w:author="The Si Tran" w:date="2012-12-11T21:28:00Z">
                      <w:rPr>
                        <w:rFonts w:ascii="Cambria Math" w:hAnsi="Cambria Math"/>
                      </w:rPr>
                    </w:ins>
                  </m:ctrlPr>
                </m:radPr>
                <m:deg/>
                <m:e>
                  <w:ins w:id="2223" w:author="The Si Tran" w:date="2012-12-11T21:28:00Z">
                    <m:r>
                      <w:rPr>
                        <w:rFonts w:ascii="Cambria Math" w:hAnsi="Cambria Math"/>
                      </w:rPr>
                      <m:t>Var</m:t>
                    </m:r>
                  </w:ins>
                  <m:d>
                    <m:dPr>
                      <m:ctrlPr>
                        <w:ins w:id="2224" w:author="The Si Tran" w:date="2012-12-11T21:28:00Z">
                          <w:rPr>
                            <w:rFonts w:ascii="Cambria Math" w:hAnsi="Cambria Math"/>
                          </w:rPr>
                        </w:ins>
                      </m:ctrlPr>
                    </m:dPr>
                    <m:e>
                      <m:sSub>
                        <m:sSubPr>
                          <m:ctrlPr>
                            <w:ins w:id="2225" w:author="The Si Tran" w:date="2012-12-11T21:28:00Z">
                              <w:rPr>
                                <w:rFonts w:ascii="Cambria Math" w:hAnsi="Cambria Math"/>
                              </w:rPr>
                            </w:ins>
                          </m:ctrlPr>
                        </m:sSubPr>
                        <m:e>
                          <w:ins w:id="2226" w:author="The Si Tran" w:date="2012-12-11T21:28:00Z">
                            <m:r>
                              <w:rPr>
                                <w:rFonts w:ascii="Cambria Math" w:hAnsi="Cambria Math"/>
                              </w:rPr>
                              <m:t>X</m:t>
                            </m:r>
                          </w:ins>
                        </m:e>
                        <m:sub>
                          <w:ins w:id="2227" w:author="The Si Tran" w:date="2012-12-11T21:28:00Z">
                            <m:r>
                              <w:rPr>
                                <w:rFonts w:ascii="Cambria Math" w:hAnsi="Cambria Math"/>
                              </w:rPr>
                              <m:t>t</m:t>
                            </m:r>
                          </w:ins>
                        </m:sub>
                      </m:sSub>
                    </m:e>
                  </m:d>
                  <w:ins w:id="2228" w:author="The Si Tran" w:date="2012-12-11T21:28:00Z">
                    <m:r>
                      <w:rPr>
                        <w:rFonts w:ascii="Cambria Math" w:hAnsi="Cambria Math"/>
                      </w:rPr>
                      <m:t>Var</m:t>
                    </m:r>
                  </w:ins>
                  <m:d>
                    <m:dPr>
                      <m:ctrlPr>
                        <w:ins w:id="2229" w:author="The Si Tran" w:date="2012-12-11T21:28:00Z">
                          <w:rPr>
                            <w:rFonts w:ascii="Cambria Math" w:hAnsi="Cambria Math"/>
                          </w:rPr>
                        </w:ins>
                      </m:ctrlPr>
                    </m:dPr>
                    <m:e>
                      <m:sSub>
                        <m:sSubPr>
                          <m:ctrlPr>
                            <w:ins w:id="2230" w:author="The Si Tran" w:date="2012-12-11T21:28:00Z">
                              <w:rPr>
                                <w:rFonts w:ascii="Cambria Math" w:hAnsi="Cambria Math"/>
                              </w:rPr>
                            </w:ins>
                          </m:ctrlPr>
                        </m:sSubPr>
                        <m:e>
                          <w:ins w:id="2231" w:author="The Si Tran" w:date="2012-12-11T21:28:00Z">
                            <m:r>
                              <w:rPr>
                                <w:rFonts w:ascii="Cambria Math" w:hAnsi="Cambria Math"/>
                              </w:rPr>
                              <m:t>X</m:t>
                            </m:r>
                          </w:ins>
                        </m:e>
                        <m:sub>
                          <w:ins w:id="223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233" w:author="The Si Tran" w:date="2012-12-11T21:28:00Z"/>
        </w:rPr>
        <w:pPrChange w:id="2234" w:author="The Si Tran" w:date="2012-12-14T07:23:00Z">
          <w:pPr>
            <w:ind w:firstLine="720"/>
          </w:pPr>
        </w:pPrChange>
      </w:pPr>
      <w:ins w:id="2235" w:author="The Si Tran" w:date="2012-12-11T21:28:00Z">
        <w:r w:rsidRPr="002569E2">
          <w:rPr>
            <w:noProof/>
            <w:szCs w:val="26"/>
            <w:rPrChange w:id="2236" w:author="Unknown">
              <w:rPr>
                <w:rFonts w:cs="Arial"/>
                <w:b/>
                <w:bCs/>
                <w:iCs/>
                <w:noProof/>
                <w:sz w:val="28"/>
                <w:szCs w:val="28"/>
              </w:rPr>
            </w:rPrChange>
          </w:rPr>
          <mc:AlternateContent>
            <mc:Choice Requires="wps">
              <w:drawing>
                <wp:anchor distT="0" distB="0" distL="114300" distR="114300" simplePos="0" relativeHeight="251614720" behindDoc="1" locked="0" layoutInCell="1" allowOverlap="1" wp14:anchorId="49C4EA9E" wp14:editId="10FE7D3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276DB6" w:rsidRDefault="00276DB6">
                              <w:pPr>
                                <w:pStyle w:val="EquationIndex"/>
                                <w:pPrChange w:id="2237" w:author="The Si Tran" w:date="2012-12-16T10:23:00Z">
                                  <w:pPr/>
                                </w:pPrChange>
                              </w:pPr>
                              <w:r>
                                <w:t>(2.</w:t>
                              </w:r>
                              <w:ins w:id="2238" w:author="The Si Tran" w:date="2012-12-11T23:15:00Z">
                                <w:r>
                                  <w:t>1</w:t>
                                </w:r>
                              </w:ins>
                              <w:del w:id="2239" w:author="The Si Tran" w:date="2012-12-11T23:15:00Z">
                                <w:r w:rsidDel="00E04C47">
                                  <w:delText>1</w:delText>
                                </w:r>
                              </w:del>
                              <w:del w:id="2240"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276DB6" w:rsidRDefault="00276DB6">
                        <w:pPr>
                          <w:pStyle w:val="EquationIndex"/>
                          <w:pPrChange w:id="2241" w:author="The Si Tran" w:date="2012-12-16T10:23:00Z">
                            <w:pPr/>
                          </w:pPrChange>
                        </w:pPr>
                        <w:r>
                          <w:t>(2.</w:t>
                        </w:r>
                        <w:ins w:id="2242" w:author="The Si Tran" w:date="2012-12-11T23:15:00Z">
                          <w:r>
                            <w:t>1</w:t>
                          </w:r>
                        </w:ins>
                        <w:del w:id="2243" w:author="The Si Tran" w:date="2012-12-11T23:15:00Z">
                          <w:r w:rsidDel="00E04C47">
                            <w:delText>1</w:delText>
                          </w:r>
                        </w:del>
                        <w:del w:id="2244"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276DB6">
      <w:pPr>
        <w:pStyle w:val="BuletL2"/>
        <w:rPr>
          <w:ins w:id="2245" w:author="The Si Tran" w:date="2012-12-11T21:28:00Z"/>
        </w:rPr>
        <w:pPrChange w:id="2246" w:author="The Si Tran" w:date="2012-12-16T16:53:00Z">
          <w:pPr>
            <w:ind w:firstLine="720"/>
          </w:pPr>
        </w:pPrChange>
      </w:pPr>
      <m:oMath>
        <m:sSub>
          <m:sSubPr>
            <m:ctrlPr>
              <w:ins w:id="2247" w:author="The Si Tran" w:date="2012-12-11T21:28:00Z">
                <w:rPr>
                  <w:rFonts w:ascii="Cambria Math" w:hAnsi="Cambria Math"/>
                  <w:i/>
                </w:rPr>
              </w:ins>
            </m:ctrlPr>
          </m:sSubPr>
          <m:e>
            <w:ins w:id="2248" w:author="The Si Tran" w:date="2012-12-11T21:28:00Z">
              <m:r>
                <w:rPr>
                  <w:rFonts w:ascii="Cambria Math" w:hAnsi="Cambria Math"/>
                </w:rPr>
                <m:t>ρ</m:t>
              </m:r>
            </w:ins>
          </m:e>
          <m:sub>
            <w:ins w:id="2249" w:author="The Si Tran" w:date="2012-12-11T21:28:00Z">
              <m:r>
                <w:rPr>
                  <w:rFonts w:ascii="Cambria Math" w:hAnsi="Cambria Math"/>
                </w:rPr>
                <m:t>k</m:t>
              </m:r>
            </w:ins>
          </m:sub>
        </m:sSub>
      </m:oMath>
      <w:ins w:id="2250" w:author="The Si Tran" w:date="2012-12-11T21:28:00Z">
        <w:r w:rsidR="000E6941" w:rsidRPr="00032D83">
          <w:t xml:space="preserve"> là h</w:t>
        </w:r>
        <w:r w:rsidR="000E6941" w:rsidRPr="00A718DF">
          <w:rPr>
            <w:rPrChange w:id="2251" w:author="The Si Tran" w:date="2012-12-16T16:49:00Z">
              <w:rPr/>
            </w:rPrChange>
          </w:rPr>
          <w:t xml:space="preserve">ệ số tự tương quan của </w:t>
        </w:r>
        <m:oMath>
          <m:r>
            <w:rPr>
              <w:rFonts w:ascii="Cambria Math" w:hAnsi="Cambria Math"/>
              <w:rPrChange w:id="2252" w:author="The Si Tran" w:date="2012-12-16T16:49:00Z">
                <w:rPr>
                  <w:rFonts w:ascii="Cambria Math" w:hAnsi="Cambria Math"/>
                </w:rPr>
              </w:rPrChange>
            </w:rPr>
            <m:t>X</m:t>
          </m:r>
        </m:oMath>
        <w:r w:rsidR="000E6941" w:rsidRPr="00A718DF">
          <w:rPr>
            <w:rPrChange w:id="2253" w:author="The Si Tran" w:date="2012-12-16T16:49:00Z">
              <w:rPr/>
            </w:rPrChange>
          </w:rPr>
          <w:t xml:space="preserve"> ở độ trễ </w:t>
        </w:r>
        <m:oMath>
          <m:r>
            <w:rPr>
              <w:rFonts w:ascii="Cambria Math" w:hAnsi="Cambria Math"/>
              <w:rPrChange w:id="2254" w:author="The Si Tran" w:date="2012-12-14T04:23:00Z">
                <w:rPr>
                  <w:rFonts w:ascii="Cambria Math" w:hAnsi="Cambria Math"/>
                </w:rPr>
              </w:rPrChange>
            </w:rPr>
            <m:t>k</m:t>
          </m:r>
        </m:oMath>
      </w:ins>
    </w:p>
    <w:p w14:paraId="52ABF434" w14:textId="77777777" w:rsidR="000E6941" w:rsidRPr="00802E77" w:rsidRDefault="000E6941">
      <w:pPr>
        <w:pStyle w:val="BuletL2"/>
        <w:rPr>
          <w:ins w:id="2255" w:author="The Si Tran" w:date="2012-12-11T21:28:00Z"/>
        </w:rPr>
        <w:pPrChange w:id="2256" w:author="The Si Tran" w:date="2012-12-16T16:53:00Z">
          <w:pPr>
            <w:ind w:firstLine="720"/>
          </w:pPr>
        </w:pPrChange>
      </w:pPr>
      <w:ins w:id="2257" w:author="The Si Tran" w:date="2012-12-11T21:28:00Z">
        <m:oMath>
          <m:r>
            <w:rPr>
              <w:rFonts w:ascii="Cambria Math" w:hAnsi="Cambria Math"/>
            </w:rPr>
            <m:t>μ</m:t>
          </m:r>
        </m:oMath>
        <w:r w:rsidRPr="00454557">
          <w:rPr>
            <w:rPrChange w:id="2258" w:author="The Si Tran" w:date="2012-12-14T04:23:00Z">
              <w:rPr/>
            </w:rPrChange>
          </w:rPr>
          <w:t xml:space="preserve"> là trung bình của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259" w:author="The Si Tran" w:date="2012-12-11T21:28:00Z"/>
        </w:rPr>
        <w:pPrChange w:id="2260" w:author="The Si Tran" w:date="2012-12-14T07:23:00Z">
          <w:pPr>
            <w:ind w:firstLine="540"/>
          </w:pPr>
        </w:pPrChange>
      </w:pPr>
      <w:ins w:id="2261" w:author="The Si Tran" w:date="2012-12-11T21:28:00Z">
        <w:r w:rsidRPr="004D696B">
          <w:t>Nếu</w:t>
        </w:r>
      </w:ins>
      <w:ins w:id="2262"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263"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264" w:author="The Si Tran" w:date="2012-12-11T21:28:00Z"/>
        </w:rPr>
        <w:pPrChange w:id="2265" w:author="The Si Tran" w:date="2012-12-14T07:23:00Z">
          <w:pPr>
            <w:ind w:firstLine="540"/>
          </w:pPr>
        </w:pPrChange>
      </w:pPr>
      <w:ins w:id="2266" w:author="The Si Tran" w:date="2012-12-11T21:28:00Z">
        <w:r w:rsidRPr="004D696B">
          <w:t xml:space="preserve">Để biểu diễn sự tự tương quan của một biến theo nhiều độ trễ khác nhau một cách trực quan, ta dùng hàm tự tương quan. </w:t>
        </w:r>
      </w:ins>
    </w:p>
    <w:p w14:paraId="12E736BA" w14:textId="1DC1099C" w:rsidR="000E6941" w:rsidRPr="004D696B" w:rsidRDefault="000E6941" w:rsidP="000E6941">
      <w:pPr>
        <w:rPr>
          <w:ins w:id="2267" w:author="The Si Tran" w:date="2012-12-11T21:28:00Z"/>
          <w:szCs w:val="26"/>
        </w:rPr>
      </w:pPr>
      <w:ins w:id="2268"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2269" w:author="The Si Tran" w:date="2012-12-11T21:28:00Z"/>
        </w:rPr>
        <w:pPrChange w:id="2270" w:author="The Si Tran" w:date="2012-12-14T07:25:00Z">
          <w:pPr>
            <w:ind w:firstLine="540"/>
          </w:pPr>
        </w:pPrChange>
      </w:pPr>
      <w:ins w:id="2271" w:author="The Si Tran" w:date="2012-12-11T21:28:00Z">
        <w:r w:rsidRPr="004D696B">
          <w:t>Hình 2</w:t>
        </w:r>
      </w:ins>
      <w:ins w:id="2272" w:author="The Si Tran" w:date="2012-12-14T04:11:00Z">
        <w:r w:rsidR="008C7DAC">
          <w:t>.4</w:t>
        </w:r>
      </w:ins>
      <w:ins w:id="2273" w:author="The Si Tran" w:date="2012-12-11T21:28:00Z">
        <w:r w:rsidRPr="004D696B">
          <w:t xml:space="preserve"> là một ví dụ về hàm tự tương quan.</w:t>
        </w:r>
      </w:ins>
    </w:p>
    <w:p w14:paraId="569A61C6" w14:textId="77777777" w:rsidR="000E6941" w:rsidRPr="004D696B" w:rsidRDefault="000E6941">
      <w:pPr>
        <w:pStyle w:val="Canhgiua"/>
        <w:rPr>
          <w:ins w:id="2274" w:author="The Si Tran" w:date="2012-12-11T21:28:00Z"/>
        </w:rPr>
        <w:pPrChange w:id="2275" w:author="The Si Tran" w:date="2012-12-16T10:25:00Z">
          <w:pPr/>
        </w:pPrChange>
      </w:pPr>
      <w:ins w:id="2276" w:author="The Si Tran" w:date="2012-12-11T21:28:00Z">
        <w:r w:rsidRPr="002569E2">
          <w:rPr>
            <w:noProof/>
            <w:rPrChange w:id="2277" w:author="Unknown">
              <w:rPr>
                <w:rFonts w:cs="Arial"/>
                <w:b/>
                <w:bCs/>
                <w:iCs/>
                <w:noProof/>
                <w:sz w:val="28"/>
                <w:szCs w:val="28"/>
              </w:rPr>
            </w:rPrChange>
          </w:rPr>
          <w:drawing>
            <wp:inline distT="0" distB="0" distL="0" distR="0" wp14:anchorId="46AE703A" wp14:editId="0E1613CD">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pPr>
        <w:pStyle w:val="Hinh"/>
        <w:rPr>
          <w:ins w:id="2278" w:author="The Si Tran" w:date="2012-12-11T21:28:00Z"/>
          <w:rPrChange w:id="2279" w:author="The Si Tran" w:date="2012-12-16T16:49:00Z">
            <w:rPr>
              <w:ins w:id="2280" w:author="The Si Tran" w:date="2012-12-11T21:28:00Z"/>
            </w:rPr>
          </w:rPrChange>
        </w:rPr>
        <w:pPrChange w:id="2281" w:author="The Si Tran" w:date="2012-12-16T16:49:00Z">
          <w:pPr>
            <w:pStyle w:val="Caption"/>
            <w:ind w:firstLine="540"/>
            <w:jc w:val="center"/>
          </w:pPr>
        </w:pPrChange>
      </w:pPr>
      <w:bookmarkStart w:id="2282" w:name="_Toc343029951"/>
      <w:bookmarkStart w:id="2283" w:name="_Toc343452737"/>
      <w:ins w:id="2284" w:author="The Si Tran" w:date="2012-12-11T21:28:00Z">
        <w:r w:rsidRPr="00A718DF">
          <w:rPr>
            <w:rStyle w:val="HinhChar"/>
            <w:rFonts w:cs="Times New Roman"/>
            <w:bCs/>
            <w:rPrChange w:id="2285" w:author="The Si Tran" w:date="2012-12-16T16:49:00Z">
              <w:rPr>
                <w:b w:val="0"/>
              </w:rPr>
            </w:rPrChange>
          </w:rPr>
          <w:t xml:space="preserve">Hình </w:t>
        </w:r>
      </w:ins>
      <w:ins w:id="2286" w:author="The Si Tran" w:date="2012-12-14T04:10:00Z">
        <w:r w:rsidR="00E45C52" w:rsidRPr="00032D83">
          <w:rPr>
            <w:rStyle w:val="HinhChar"/>
            <w:rFonts w:cs="Times New Roman"/>
            <w:bCs/>
          </w:rPr>
          <w:t>2.4</w:t>
        </w:r>
        <w:r w:rsidR="00AE7DA7" w:rsidRPr="00A718DF">
          <w:rPr>
            <w:rStyle w:val="HinhChar"/>
            <w:rFonts w:cs="Times New Roman"/>
            <w:bCs/>
            <w:rPrChange w:id="2287" w:author="The Si Tran" w:date="2012-12-16T16:49:00Z">
              <w:rPr>
                <w:rStyle w:val="HinhChar"/>
                <w:b w:val="0"/>
              </w:rPr>
            </w:rPrChange>
          </w:rPr>
          <w:t>:</w:t>
        </w:r>
      </w:ins>
      <w:ins w:id="2288" w:author="The Si Tran" w:date="2012-12-11T21:28:00Z">
        <w:r w:rsidRPr="00A718DF">
          <w:rPr>
            <w:rPrChange w:id="2289" w:author="The Si Tran" w:date="2012-12-16T16:49:00Z">
              <w:rPr>
                <w:b w:val="0"/>
              </w:rPr>
            </w:rPrChange>
          </w:rPr>
          <w:t xml:space="preserve"> Hàm tự tương quan</w:t>
        </w:r>
        <w:bookmarkEnd w:id="2282"/>
        <w:bookmarkEnd w:id="2283"/>
      </w:ins>
    </w:p>
    <w:p w14:paraId="25528185" w14:textId="77777777" w:rsidR="000E6941" w:rsidRPr="004D696B" w:rsidRDefault="000E6941" w:rsidP="000E6941">
      <w:pPr>
        <w:rPr>
          <w:ins w:id="2290" w:author="The Si Tran" w:date="2012-12-11T21:28:00Z"/>
          <w:szCs w:val="26"/>
        </w:rPr>
      </w:pPr>
      <w:ins w:id="2291" w:author="The Si Tran" w:date="2012-12-11T21:28:00Z">
        <w:r w:rsidRPr="004D696B">
          <w:rPr>
            <w:szCs w:val="26"/>
          </w:rPr>
          <w:tab/>
        </w:r>
      </w:ins>
    </w:p>
    <w:p w14:paraId="693F8C47" w14:textId="77777777" w:rsidR="000E6941" w:rsidRPr="004D696B" w:rsidRDefault="000E6941">
      <w:pPr>
        <w:rPr>
          <w:ins w:id="2292" w:author="The Si Tran" w:date="2012-12-11T21:28:00Z"/>
        </w:rPr>
        <w:pPrChange w:id="2293" w:author="The Si Tran" w:date="2012-12-16T10:09:00Z">
          <w:pPr>
            <w:ind w:firstLine="720"/>
          </w:pPr>
        </w:pPrChange>
      </w:pPr>
      <w:ins w:id="2294"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295" w:author="The Si Tran" w:date="2012-12-11T21:28:00Z"/>
        </w:rPr>
        <w:pPrChange w:id="2296" w:author="The Si Tran" w:date="2012-12-14T07:25:00Z">
          <w:pPr>
            <w:ind w:firstLine="720"/>
          </w:pPr>
        </w:pPrChange>
      </w:pPr>
      <w:ins w:id="2297" w:author="The Si Tran" w:date="2012-12-11T21:28:00Z">
        <w:r w:rsidRPr="004D696B">
          <w:t>Công thức tính hệ số tự tương quan lấy mẫu:</w:t>
        </w:r>
      </w:ins>
    </w:p>
    <w:p w14:paraId="73426D94" w14:textId="77777777" w:rsidR="000E6941" w:rsidRPr="00097101" w:rsidRDefault="00276DB6">
      <w:pPr>
        <w:pStyle w:val="Canhgiua"/>
        <w:rPr>
          <w:ins w:id="2298" w:author="The Si Tran" w:date="2012-12-11T21:28:00Z"/>
        </w:rPr>
        <w:pPrChange w:id="2299" w:author="The Si Tran" w:date="2012-12-16T10:25:00Z">
          <w:pPr>
            <w:ind w:left="1440"/>
          </w:pPr>
        </w:pPrChange>
      </w:pPr>
      <m:oMathPara>
        <m:oMath>
          <m:sSub>
            <m:sSubPr>
              <m:ctrlPr>
                <w:ins w:id="2300" w:author="The Si Tran" w:date="2012-12-11T21:28:00Z">
                  <w:rPr>
                    <w:rFonts w:ascii="Cambria Math" w:hAnsi="Cambria Math"/>
                  </w:rPr>
                </w:ins>
              </m:ctrlPr>
            </m:sSubPr>
            <m:e>
              <w:ins w:id="2301" w:author="The Si Tran" w:date="2012-12-11T21:28:00Z">
                <m:r>
                  <w:rPr>
                    <w:rFonts w:ascii="Cambria Math" w:hAnsi="Cambria Math"/>
                  </w:rPr>
                  <m:t>r</m:t>
                </m:r>
              </w:ins>
            </m:e>
            <m:sub>
              <w:ins w:id="2302" w:author="The Si Tran" w:date="2012-12-11T21:28:00Z">
                <m:r>
                  <w:rPr>
                    <w:rFonts w:ascii="Cambria Math" w:hAnsi="Cambria Math"/>
                  </w:rPr>
                  <m:t>k</m:t>
                </m:r>
              </w:ins>
            </m:sub>
          </m:sSub>
          <w:ins w:id="2303" w:author="The Si Tran" w:date="2012-12-11T21:28:00Z">
            <m:r>
              <m:rPr>
                <m:sty m:val="p"/>
              </m:rPr>
              <w:rPr>
                <w:rFonts w:ascii="Cambria Math" w:hAnsi="Cambria Math"/>
              </w:rPr>
              <m:t>=</m:t>
            </m:r>
          </w:ins>
          <m:f>
            <m:fPr>
              <m:ctrlPr>
                <w:ins w:id="2304" w:author="The Si Tran" w:date="2012-12-11T21:28:00Z">
                  <w:rPr>
                    <w:rFonts w:ascii="Cambria Math" w:hAnsi="Cambria Math"/>
                  </w:rPr>
                </w:ins>
              </m:ctrlPr>
            </m:fPr>
            <m:num>
              <m:nary>
                <m:naryPr>
                  <m:chr m:val="∑"/>
                  <m:limLoc m:val="subSup"/>
                  <m:ctrlPr>
                    <w:ins w:id="2305" w:author="The Si Tran" w:date="2012-12-11T21:28:00Z">
                      <w:rPr>
                        <w:rFonts w:ascii="Cambria Math" w:hAnsi="Cambria Math"/>
                      </w:rPr>
                    </w:ins>
                  </m:ctrlPr>
                </m:naryPr>
                <m:sub>
                  <w:ins w:id="2306" w:author="The Si Tran" w:date="2012-12-11T21:28:00Z">
                    <m:r>
                      <w:rPr>
                        <w:rFonts w:ascii="Cambria Math" w:hAnsi="Cambria Math"/>
                      </w:rPr>
                      <m:t>k</m:t>
                    </m:r>
                    <m:r>
                      <m:rPr>
                        <m:sty m:val="p"/>
                      </m:rPr>
                      <w:rPr>
                        <w:rFonts w:ascii="Cambria Math" w:hAnsi="Cambria Math"/>
                      </w:rPr>
                      <m:t>=1</m:t>
                    </m:r>
                  </w:ins>
                </m:sub>
                <m:sup>
                  <w:ins w:id="2307"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308" w:author="The Si Tran" w:date="2012-12-11T21:28:00Z">
                          <w:rPr>
                            <w:rFonts w:ascii="Cambria Math" w:hAnsi="Cambria Math"/>
                          </w:rPr>
                        </w:ins>
                      </m:ctrlPr>
                    </m:dPr>
                    <m:e>
                      <m:sSub>
                        <m:sSubPr>
                          <m:ctrlPr>
                            <w:ins w:id="2309" w:author="The Si Tran" w:date="2012-12-11T21:28:00Z">
                              <w:rPr>
                                <w:rFonts w:ascii="Cambria Math" w:hAnsi="Cambria Math"/>
                              </w:rPr>
                            </w:ins>
                          </m:ctrlPr>
                        </m:sSubPr>
                        <m:e>
                          <w:ins w:id="2310" w:author="The Si Tran" w:date="2012-12-11T21:28:00Z">
                            <m:r>
                              <w:rPr>
                                <w:rFonts w:ascii="Cambria Math" w:hAnsi="Cambria Math"/>
                              </w:rPr>
                              <m:t>X</m:t>
                            </m:r>
                          </w:ins>
                        </m:e>
                        <m:sub>
                          <w:ins w:id="2311" w:author="The Si Tran" w:date="2012-12-11T21:28:00Z">
                            <m:r>
                              <w:rPr>
                                <w:rFonts w:ascii="Cambria Math" w:hAnsi="Cambria Math"/>
                              </w:rPr>
                              <m:t>t</m:t>
                            </m:r>
                          </w:ins>
                        </m:sub>
                      </m:sSub>
                      <w:ins w:id="2312" w:author="The Si Tran" w:date="2012-12-11T21:28:00Z">
                        <m:r>
                          <m:rPr>
                            <m:sty m:val="p"/>
                          </m:rPr>
                          <w:rPr>
                            <w:rFonts w:ascii="Cambria Math" w:hAnsi="Cambria Math"/>
                          </w:rPr>
                          <m:t>-</m:t>
                        </m:r>
                      </w:ins>
                      <m:acc>
                        <m:accPr>
                          <m:chr m:val="̅"/>
                          <m:ctrlPr>
                            <w:ins w:id="2313" w:author="The Si Tran" w:date="2012-12-11T21:28:00Z">
                              <w:rPr>
                                <w:rFonts w:ascii="Cambria Math" w:hAnsi="Cambria Math"/>
                              </w:rPr>
                            </w:ins>
                          </m:ctrlPr>
                        </m:accPr>
                        <m:e>
                          <w:ins w:id="2314" w:author="The Si Tran" w:date="2012-12-11T21:28:00Z">
                            <m:r>
                              <w:rPr>
                                <w:rFonts w:ascii="Cambria Math" w:hAnsi="Cambria Math"/>
                              </w:rPr>
                              <m:t>X</m:t>
                            </m:r>
                          </w:ins>
                        </m:e>
                      </m:acc>
                    </m:e>
                  </m:d>
                  <m:d>
                    <m:dPr>
                      <m:ctrlPr>
                        <w:ins w:id="2315" w:author="The Si Tran" w:date="2012-12-11T21:28:00Z">
                          <w:rPr>
                            <w:rFonts w:ascii="Cambria Math" w:hAnsi="Cambria Math"/>
                          </w:rPr>
                        </w:ins>
                      </m:ctrlPr>
                    </m:dPr>
                    <m:e>
                      <m:sSub>
                        <m:sSubPr>
                          <m:ctrlPr>
                            <w:ins w:id="2316" w:author="The Si Tran" w:date="2012-12-11T21:28:00Z">
                              <w:rPr>
                                <w:rFonts w:ascii="Cambria Math" w:hAnsi="Cambria Math"/>
                              </w:rPr>
                            </w:ins>
                          </m:ctrlPr>
                        </m:sSubPr>
                        <m:e>
                          <w:ins w:id="2317" w:author="The Si Tran" w:date="2012-12-11T21:28:00Z">
                            <m:r>
                              <w:rPr>
                                <w:rFonts w:ascii="Cambria Math" w:hAnsi="Cambria Math"/>
                              </w:rPr>
                              <m:t>X</m:t>
                            </m:r>
                          </w:ins>
                        </m:e>
                        <m:sub>
                          <w:ins w:id="231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19" w:author="The Si Tran" w:date="2012-12-11T21:28:00Z">
                        <m:r>
                          <m:rPr>
                            <m:sty m:val="p"/>
                          </m:rPr>
                          <w:rPr>
                            <w:rFonts w:ascii="Cambria Math" w:hAnsi="Cambria Math"/>
                          </w:rPr>
                          <m:t>-</m:t>
                        </m:r>
                      </w:ins>
                      <m:acc>
                        <m:accPr>
                          <m:chr m:val="̅"/>
                          <m:ctrlPr>
                            <w:ins w:id="2320" w:author="The Si Tran" w:date="2012-12-11T21:28:00Z">
                              <w:rPr>
                                <w:rFonts w:ascii="Cambria Math" w:hAnsi="Cambria Math"/>
                              </w:rPr>
                            </w:ins>
                          </m:ctrlPr>
                        </m:accPr>
                        <m:e>
                          <w:ins w:id="2321" w:author="The Si Tran" w:date="2012-12-11T21:28:00Z">
                            <m:r>
                              <w:rPr>
                                <w:rFonts w:ascii="Cambria Math" w:hAnsi="Cambria Math"/>
                              </w:rPr>
                              <m:t>X</m:t>
                            </m:r>
                          </w:ins>
                        </m:e>
                      </m:acc>
                    </m:e>
                  </m:d>
                </m:e>
              </m:nary>
            </m:num>
            <m:den>
              <m:nary>
                <m:naryPr>
                  <m:chr m:val="∑"/>
                  <m:limLoc m:val="subSup"/>
                  <m:ctrlPr>
                    <w:ins w:id="2322" w:author="The Si Tran" w:date="2012-12-11T21:28:00Z">
                      <w:rPr>
                        <w:rFonts w:ascii="Cambria Math" w:hAnsi="Cambria Math"/>
                      </w:rPr>
                    </w:ins>
                  </m:ctrlPr>
                </m:naryPr>
                <m:sub>
                  <w:ins w:id="2323" w:author="The Si Tran" w:date="2012-12-11T21:28:00Z">
                    <m:r>
                      <w:rPr>
                        <w:rFonts w:ascii="Cambria Math" w:hAnsi="Cambria Math"/>
                      </w:rPr>
                      <m:t>t</m:t>
                    </m:r>
                    <m:r>
                      <m:rPr>
                        <m:sty m:val="p"/>
                      </m:rPr>
                      <w:rPr>
                        <w:rFonts w:ascii="Cambria Math" w:hAnsi="Cambria Math"/>
                      </w:rPr>
                      <m:t>=1</m:t>
                    </m:r>
                  </w:ins>
                </m:sub>
                <m:sup>
                  <w:ins w:id="2324" w:author="The Si Tran" w:date="2012-12-11T21:28:00Z">
                    <m:r>
                      <w:rPr>
                        <w:rFonts w:ascii="Cambria Math" w:hAnsi="Cambria Math"/>
                      </w:rPr>
                      <m:t>T</m:t>
                    </m:r>
                  </w:ins>
                </m:sup>
                <m:e>
                  <m:sSup>
                    <m:sSupPr>
                      <m:ctrlPr>
                        <w:ins w:id="2325" w:author="The Si Tran" w:date="2012-12-11T21:28:00Z">
                          <w:rPr>
                            <w:rFonts w:ascii="Cambria Math" w:hAnsi="Cambria Math"/>
                          </w:rPr>
                        </w:ins>
                      </m:ctrlPr>
                    </m:sSupPr>
                    <m:e>
                      <m:d>
                        <m:dPr>
                          <m:ctrlPr>
                            <w:ins w:id="2326" w:author="The Si Tran" w:date="2012-12-11T21:28:00Z">
                              <w:rPr>
                                <w:rFonts w:ascii="Cambria Math" w:hAnsi="Cambria Math"/>
                              </w:rPr>
                            </w:ins>
                          </m:ctrlPr>
                        </m:dPr>
                        <m:e>
                          <m:sSub>
                            <m:sSubPr>
                              <m:ctrlPr>
                                <w:ins w:id="2327" w:author="The Si Tran" w:date="2012-12-11T21:28:00Z">
                                  <w:rPr>
                                    <w:rFonts w:ascii="Cambria Math" w:hAnsi="Cambria Math"/>
                                  </w:rPr>
                                </w:ins>
                              </m:ctrlPr>
                            </m:sSubPr>
                            <m:e>
                              <w:ins w:id="2328" w:author="The Si Tran" w:date="2012-12-11T21:28:00Z">
                                <m:r>
                                  <w:rPr>
                                    <w:rFonts w:ascii="Cambria Math" w:hAnsi="Cambria Math"/>
                                  </w:rPr>
                                  <m:t>X</m:t>
                                </m:r>
                              </w:ins>
                            </m:e>
                            <m:sub>
                              <w:ins w:id="2329" w:author="The Si Tran" w:date="2012-12-11T21:28:00Z">
                                <m:r>
                                  <w:rPr>
                                    <w:rFonts w:ascii="Cambria Math" w:hAnsi="Cambria Math"/>
                                  </w:rPr>
                                  <m:t>t</m:t>
                                </m:r>
                              </w:ins>
                            </m:sub>
                          </m:sSub>
                          <w:ins w:id="2330" w:author="The Si Tran" w:date="2012-12-11T21:28:00Z">
                            <m:r>
                              <m:rPr>
                                <m:sty m:val="p"/>
                              </m:rPr>
                              <w:rPr>
                                <w:rFonts w:ascii="Cambria Math" w:hAnsi="Cambria Math"/>
                              </w:rPr>
                              <m:t>-</m:t>
                            </m:r>
                          </w:ins>
                          <m:acc>
                            <m:accPr>
                              <m:chr m:val="̅"/>
                              <m:ctrlPr>
                                <w:ins w:id="2331" w:author="The Si Tran" w:date="2012-12-11T21:28:00Z">
                                  <w:rPr>
                                    <w:rFonts w:ascii="Cambria Math" w:hAnsi="Cambria Math"/>
                                  </w:rPr>
                                </w:ins>
                              </m:ctrlPr>
                            </m:accPr>
                            <m:e>
                              <w:ins w:id="2332" w:author="The Si Tran" w:date="2012-12-11T21:28:00Z">
                                <m:r>
                                  <w:rPr>
                                    <w:rFonts w:ascii="Cambria Math" w:hAnsi="Cambria Math"/>
                                  </w:rPr>
                                  <m:t>X</m:t>
                                </m:r>
                              </w:ins>
                            </m:e>
                          </m:acc>
                        </m:e>
                      </m:d>
                    </m:e>
                    <m:sup>
                      <w:ins w:id="2333"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334" w:author="The Si Tran" w:date="2012-12-11T21:28:00Z"/>
        </w:rPr>
      </w:pPr>
      <w:ins w:id="2335" w:author="The Si Tran" w:date="2012-12-11T21:28:00Z">
        <w:r w:rsidRPr="002569E2">
          <w:rPr>
            <w:noProof/>
            <w:rPrChange w:id="2336" w:author="Unknown">
              <w:rPr>
                <w:b/>
                <w:bCs/>
                <w:noProof/>
                <w:sz w:val="20"/>
                <w:szCs w:val="20"/>
              </w:rPr>
            </w:rPrChange>
          </w:rPr>
          <mc:AlternateContent>
            <mc:Choice Requires="wps">
              <w:drawing>
                <wp:anchor distT="0" distB="0" distL="114300" distR="114300" simplePos="0" relativeHeight="251755008" behindDoc="1" locked="0" layoutInCell="1" allowOverlap="1" wp14:anchorId="0D78AAF8" wp14:editId="0002662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276DB6" w:rsidRDefault="00276DB6">
                              <w:pPr>
                                <w:pStyle w:val="EquationIndex"/>
                                <w:pPrChange w:id="2337" w:author="The Si Tran" w:date="2012-12-16T16:54:00Z">
                                  <w:pPr/>
                                </w:pPrChange>
                              </w:pPr>
                              <w:r>
                                <w:t>(2.</w:t>
                              </w:r>
                              <w:ins w:id="2338" w:author="The Si Tran" w:date="2012-12-14T04:12:00Z">
                                <w:r>
                                  <w:t>2</w:t>
                                </w:r>
                              </w:ins>
                              <w:del w:id="2339"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276DB6" w:rsidRDefault="00276DB6">
                        <w:pPr>
                          <w:pStyle w:val="EquationIndex"/>
                          <w:pPrChange w:id="2340" w:author="The Si Tran" w:date="2012-12-16T16:54:00Z">
                            <w:pPr/>
                          </w:pPrChange>
                        </w:pPr>
                        <w:r>
                          <w:t>(2.</w:t>
                        </w:r>
                        <w:ins w:id="2341" w:author="The Si Tran" w:date="2012-12-14T04:12:00Z">
                          <w:r>
                            <w:t>2</w:t>
                          </w:r>
                        </w:ins>
                        <w:del w:id="2342"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276DB6">
      <w:pPr>
        <w:pStyle w:val="BuletL2"/>
        <w:rPr>
          <w:ins w:id="2343" w:author="The Si Tran" w:date="2012-12-11T21:28:00Z"/>
        </w:rPr>
        <w:pPrChange w:id="2344" w:author="The Si Tran" w:date="2012-12-16T16:53:00Z">
          <w:pPr/>
        </w:pPrChange>
      </w:pPr>
      <m:oMath>
        <m:sSub>
          <m:sSubPr>
            <m:ctrlPr>
              <w:ins w:id="2345" w:author="The Si Tran" w:date="2012-12-11T21:28:00Z">
                <w:rPr>
                  <w:rFonts w:ascii="Cambria Math" w:hAnsi="Cambria Math"/>
                  <w:i/>
                </w:rPr>
              </w:ins>
            </m:ctrlPr>
          </m:sSubPr>
          <m:e>
            <w:ins w:id="2346" w:author="The Si Tran" w:date="2012-12-11T21:28:00Z">
              <m:r>
                <w:rPr>
                  <w:rFonts w:ascii="Cambria Math" w:hAnsi="Cambria Math"/>
                </w:rPr>
                <m:t>r</m:t>
              </m:r>
            </w:ins>
          </m:e>
          <m:sub>
            <w:ins w:id="2347" w:author="The Si Tran" w:date="2012-12-11T21:28:00Z">
              <m:r>
                <w:rPr>
                  <w:rFonts w:ascii="Cambria Math" w:hAnsi="Cambria Math"/>
                </w:rPr>
                <m:t>k</m:t>
              </m:r>
            </w:ins>
          </m:sub>
        </m:sSub>
      </m:oMath>
      <w:ins w:id="2348" w:author="The Si Tran" w:date="2012-12-11T21:28:00Z">
        <w:r w:rsidR="000E6941" w:rsidRPr="00032D83">
          <w:t xml:space="preserve"> là h</w:t>
        </w:r>
        <w:r w:rsidR="000E6941" w:rsidRPr="00454557">
          <w:rPr>
            <w:rPrChange w:id="2349" w:author="The Si Tran" w:date="2012-12-14T04:24:00Z">
              <w:rPr/>
            </w:rPrChange>
          </w:rPr>
          <w:t>ệ số tự tươn</w:t>
        </w:r>
        <w:r w:rsidR="000E6941" w:rsidRPr="00E81674">
          <w:rPr>
            <w:rPrChange w:id="2350" w:author="The Si Tran" w:date="2012-12-16T16:53:00Z">
              <w:rPr/>
            </w:rPrChange>
          </w:rPr>
          <w:t>g</w:t>
        </w:r>
        <w:r w:rsidR="000E6941" w:rsidRPr="00454557">
          <w:rPr>
            <w:rPrChange w:id="2351" w:author="The Si Tran" w:date="2012-12-14T04:24:00Z">
              <w:rPr/>
            </w:rPrChange>
          </w:rPr>
          <w:t xml:space="preserve"> quan lấy mẫu ở độ trễ </w:t>
        </w:r>
        <m:oMath>
          <m:r>
            <w:rPr>
              <w:rFonts w:ascii="Cambria Math" w:hAnsi="Cambria Math"/>
              <w:rPrChange w:id="2352" w:author="The Si Tran" w:date="2012-12-14T04:24:00Z">
                <w:rPr>
                  <w:rFonts w:ascii="Cambria Math" w:hAnsi="Cambria Math"/>
                </w:rPr>
              </w:rPrChange>
            </w:rPr>
            <m:t>k</m:t>
          </m:r>
        </m:oMath>
      </w:ins>
    </w:p>
    <w:p w14:paraId="0F22761A" w14:textId="77777777" w:rsidR="000E6941" w:rsidRPr="00802E77" w:rsidRDefault="00276DB6">
      <w:pPr>
        <w:pStyle w:val="BuletL2"/>
        <w:rPr>
          <w:ins w:id="2353" w:author="The Si Tran" w:date="2012-12-11T21:28:00Z"/>
        </w:rPr>
        <w:pPrChange w:id="2354" w:author="The Si Tran" w:date="2012-12-16T16:53:00Z">
          <w:pPr/>
        </w:pPrChange>
      </w:pPr>
      <m:oMath>
        <m:acc>
          <m:accPr>
            <m:chr m:val="̅"/>
            <m:ctrlPr>
              <w:ins w:id="2355" w:author="The Si Tran" w:date="2012-12-11T21:28:00Z">
                <w:rPr>
                  <w:rFonts w:ascii="Cambria Math" w:hAnsi="Cambria Math"/>
                  <w:i/>
                </w:rPr>
              </w:ins>
            </m:ctrlPr>
          </m:accPr>
          <m:e>
            <w:ins w:id="2356" w:author="The Si Tran" w:date="2012-12-11T21:28:00Z">
              <m:r>
                <w:rPr>
                  <w:rFonts w:ascii="Cambria Math" w:hAnsi="Cambria Math"/>
                </w:rPr>
                <m:t>X</m:t>
              </m:r>
            </w:ins>
          </m:e>
        </m:acc>
      </m:oMath>
      <w:ins w:id="2357" w:author="The Si Tran" w:date="2012-12-11T21:28:00Z">
        <w:r w:rsidR="000E6941" w:rsidRPr="00032D83">
          <w:t xml:space="preserve"> là trung bình m</w:t>
        </w:r>
        <w:r w:rsidR="000E6941" w:rsidRPr="00454557">
          <w:rPr>
            <w:rPrChange w:id="2358" w:author="The Si Tran" w:date="2012-12-14T04:24:00Z">
              <w:rPr/>
            </w:rPrChange>
          </w:rPr>
          <w:t xml:space="preserve">ẫu của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359" w:author="The Si Tran" w:date="2012-12-11T21:28:00Z"/>
          <w:lang w:val="fr-FR"/>
        </w:rPr>
        <w:pPrChange w:id="2360" w:author="The Si Tran" w:date="2012-12-16T16:53:00Z">
          <w:pPr/>
        </w:pPrChange>
      </w:pPr>
      <w:ins w:id="2361" w:author="The Si Tran" w:date="2012-12-11T21:28:00Z">
        <m:oMath>
          <m:r>
            <w:rPr>
              <w:rFonts w:ascii="Cambria Math" w:hAnsi="Cambria Math"/>
              <w:lang w:val="fr-FR"/>
            </w:rPr>
            <m:t>T</m:t>
          </m:r>
        </m:oMath>
        <w:r w:rsidRPr="00454557">
          <w:rPr>
            <w:lang w:val="fr-FR"/>
            <w:rPrChange w:id="2362" w:author="The Si Tran" w:date="2012-12-14T04:24:00Z">
              <w:rPr>
                <w:lang w:val="fr-FR"/>
              </w:rPr>
            </w:rPrChange>
          </w:rPr>
          <w:t xml:space="preserve"> là số phần tử của mẫu.</w:t>
        </w:r>
      </w:ins>
    </w:p>
    <w:p w14:paraId="7CD95DB3" w14:textId="77777777" w:rsidR="000E6941" w:rsidRPr="004D696B" w:rsidRDefault="00454557">
      <w:pPr>
        <w:rPr>
          <w:ins w:id="2363" w:author="The Si Tran" w:date="2012-12-11T21:28:00Z"/>
          <w:lang w:val="fr-FR"/>
        </w:rPr>
        <w:pPrChange w:id="2364" w:author="The Si Tran" w:date="2012-12-14T07:27:00Z">
          <w:pPr>
            <w:ind w:firstLine="720"/>
          </w:pPr>
        </w:pPrChange>
      </w:pPr>
      <w:ins w:id="2365" w:author="The Si Tran" w:date="2012-12-11T21:28:00Z">
        <w:r w:rsidRPr="002569E2">
          <w:rPr>
            <w:noProof/>
            <w:rPrChange w:id="2366" w:author="Unknown">
              <w:rPr>
                <w:b/>
                <w:bCs/>
                <w:noProof/>
                <w:sz w:val="20"/>
                <w:szCs w:val="20"/>
              </w:rPr>
            </w:rPrChange>
          </w:rPr>
          <mc:AlternateContent>
            <mc:Choice Requires="wps">
              <w:drawing>
                <wp:anchor distT="0" distB="0" distL="114300" distR="114300" simplePos="0" relativeHeight="251620864" behindDoc="0" locked="0" layoutInCell="1" allowOverlap="1" wp14:anchorId="2F103CE2" wp14:editId="7714E4D7">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276DB6" w:rsidRDefault="00276DB6" w:rsidP="000E6941">
                              <w:r>
                                <w:t>(2.</w:t>
                              </w:r>
                              <w:ins w:id="2367" w:author="The Si Tran" w:date="2012-12-14T04:12:00Z">
                                <w:r>
                                  <w:t>3</w:t>
                                </w:r>
                              </w:ins>
                              <w:del w:id="2368"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276DB6" w:rsidRDefault="00276DB6" w:rsidP="000E6941">
                        <w:r>
                          <w:t>(2.</w:t>
                        </w:r>
                        <w:ins w:id="2369" w:author="The Si Tran" w:date="2012-12-14T04:12:00Z">
                          <w:r>
                            <w:t>3</w:t>
                          </w:r>
                        </w:ins>
                        <w:del w:id="2370"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371" w:author="The Si Tran" w:date="2012-12-11T21:28:00Z"/>
          <w:lang w:val="fr-FR"/>
        </w:rPr>
        <w:pPrChange w:id="2372" w:author="The Si Tran" w:date="2012-12-16T10:25:00Z">
          <w:pPr>
            <w:ind w:left="1440" w:firstLine="720"/>
          </w:pPr>
        </w:pPrChange>
      </w:pPr>
      <w:ins w:id="237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374" w:author="The Si Tran" w:date="2012-12-11T21:28:00Z"/>
          <w:lang w:val="fr-FR"/>
        </w:rPr>
      </w:pPr>
      <w:ins w:id="2375" w:author="The Si Tran" w:date="2012-12-11T21:28:00Z">
        <w:r w:rsidRPr="004D696B">
          <w:rPr>
            <w:lang w:val="fr-FR"/>
          </w:rPr>
          <w:t>Với :</w:t>
        </w:r>
      </w:ins>
    </w:p>
    <w:p w14:paraId="4B1A748A" w14:textId="77777777" w:rsidR="000E6941" w:rsidRPr="00802E77" w:rsidRDefault="00276DB6">
      <w:pPr>
        <w:pStyle w:val="BuletL2"/>
        <w:rPr>
          <w:ins w:id="2376" w:author="The Si Tran" w:date="2012-12-11T21:28:00Z"/>
          <w:lang w:val="fr-FR"/>
        </w:rPr>
        <w:pPrChange w:id="2377" w:author="The Si Tran" w:date="2012-12-16T16:55:00Z">
          <w:pPr/>
        </w:pPrChange>
      </w:pPr>
      <m:oMath>
        <m:sSub>
          <m:sSubPr>
            <m:ctrlPr>
              <w:ins w:id="2378" w:author="The Si Tran" w:date="2012-12-11T21:28:00Z">
                <w:rPr>
                  <w:rFonts w:ascii="Cambria Math" w:hAnsi="Cambria Math"/>
                  <w:i/>
                  <w:lang w:val="fr-FR"/>
                </w:rPr>
              </w:ins>
            </m:ctrlPr>
          </m:sSubPr>
          <m:e>
            <w:ins w:id="2379" w:author="The Si Tran" w:date="2012-12-11T21:28:00Z">
              <m:r>
                <w:rPr>
                  <w:rFonts w:ascii="Cambria Math" w:hAnsi="Cambria Math"/>
                  <w:lang w:val="fr-FR"/>
                </w:rPr>
                <m:t>r</m:t>
              </m:r>
            </w:ins>
          </m:e>
          <m:sub>
            <w:ins w:id="2380" w:author="The Si Tran" w:date="2012-12-11T21:28:00Z">
              <m:r>
                <w:rPr>
                  <w:rFonts w:ascii="Cambria Math" w:hAnsi="Cambria Math"/>
                  <w:lang w:val="fr-FR"/>
                </w:rPr>
                <m:t>k</m:t>
              </m:r>
            </w:ins>
          </m:sub>
        </m:sSub>
      </m:oMath>
      <w:ins w:id="2381" w:author="The Si Tran" w:date="2012-12-11T21:28:00Z">
        <w:r w:rsidR="000E6941" w:rsidRPr="00032D83">
          <w:rPr>
            <w:lang w:val="fr-FR"/>
          </w:rPr>
          <w:t xml:space="preserve"> là h</w:t>
        </w:r>
        <w:r w:rsidR="000E6941" w:rsidRPr="00454557">
          <w:rPr>
            <w:lang w:val="fr-FR"/>
            <w:rPrChange w:id="2382" w:author="The Si Tran" w:date="2012-12-14T04:27:00Z">
              <w:rPr>
                <w:lang w:val="fr-FR"/>
              </w:rPr>
            </w:rPrChange>
          </w:rPr>
          <w:t xml:space="preserve">ệ số tự tương quan mẫu ở độ trễ </w:t>
        </w:r>
        <m:oMath>
          <m:r>
            <w:rPr>
              <w:rFonts w:ascii="Cambria Math" w:hAnsi="Cambria Math"/>
              <w:lang w:val="fr-FR"/>
              <w:rPrChange w:id="2383"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384" w:author="The Si Tran" w:date="2012-12-11T21:28:00Z"/>
          <w:lang w:val="fr-FR"/>
        </w:rPr>
        <w:pPrChange w:id="2385" w:author="The Si Tran" w:date="2012-12-16T16:55:00Z">
          <w:pPr/>
        </w:pPrChange>
      </w:pPr>
      <w:ins w:id="2386" w:author="The Si Tran" w:date="2012-12-11T21:28:00Z">
        <m:oMath>
          <m:r>
            <w:rPr>
              <w:rFonts w:ascii="Cambria Math" w:hAnsi="Cambria Math"/>
              <w:lang w:val="fr-FR"/>
            </w:rPr>
            <m:t>k</m:t>
          </m:r>
        </m:oMath>
        <w:r w:rsidRPr="00454557">
          <w:rPr>
            <w:lang w:val="fr-FR"/>
            <w:rPrChange w:id="2387" w:author="The Si Tran" w:date="2012-12-14T04:27:00Z">
              <w:rPr>
                <w:lang w:val="fr-FR"/>
              </w:rPr>
            </w:rPrChange>
          </w:rPr>
          <w:t xml:space="preserve"> là độ trễ</w:t>
        </w:r>
      </w:ins>
    </w:p>
    <w:p w14:paraId="7D76EE3E" w14:textId="77777777" w:rsidR="000E6941" w:rsidRPr="00802E77" w:rsidRDefault="000E6941">
      <w:pPr>
        <w:pStyle w:val="BuletL2"/>
        <w:rPr>
          <w:ins w:id="2388" w:author="The Si Tran" w:date="2012-12-11T21:28:00Z"/>
          <w:lang w:val="fr-FR"/>
        </w:rPr>
        <w:pPrChange w:id="2389" w:author="The Si Tran" w:date="2012-12-16T16:55:00Z">
          <w:pPr/>
        </w:pPrChange>
      </w:pPr>
      <w:ins w:id="2390" w:author="The Si Tran" w:date="2012-12-11T21:28:00Z">
        <m:oMath>
          <m:r>
            <w:rPr>
              <w:rFonts w:ascii="Cambria Math" w:hAnsi="Cambria Math"/>
              <w:lang w:val="fr-FR"/>
            </w:rPr>
            <m:t>n</m:t>
          </m:r>
        </m:oMath>
        <w:r w:rsidRPr="00454557">
          <w:rPr>
            <w:lang w:val="fr-FR"/>
            <w:rPrChange w:id="2391" w:author="The Si Tran" w:date="2012-12-14T04:27:00Z">
              <w:rPr>
                <w:lang w:val="fr-FR"/>
              </w:rPr>
            </w:rPrChange>
          </w:rPr>
          <w:t xml:space="preserve"> là kích cỡ mẫu  </w:t>
        </w:r>
      </w:ins>
    </w:p>
    <w:p w14:paraId="569ECC6A" w14:textId="77777777" w:rsidR="000E6941" w:rsidRPr="004D696B" w:rsidRDefault="000E6941">
      <w:pPr>
        <w:rPr>
          <w:ins w:id="2392" w:author="The Si Tran" w:date="2012-12-11T21:28:00Z"/>
          <w:lang w:val="fr-FR"/>
        </w:rPr>
        <w:pPrChange w:id="2393" w:author="The Si Tran" w:date="2012-12-14T07:27:00Z">
          <w:pPr>
            <w:ind w:firstLine="720"/>
          </w:pPr>
        </w:pPrChange>
      </w:pPr>
      <w:ins w:id="2394"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395" w:author="The Si Tran" w:date="2012-12-11T21:26:00Z"/>
          <w:lang w:val="fr-FR"/>
          <w:rPrChange w:id="2396" w:author="The Si Tran" w:date="2012-12-11T21:40:00Z">
            <w:rPr>
              <w:ins w:id="2397" w:author="The Si Tran" w:date="2012-12-11T21:26:00Z"/>
            </w:rPr>
          </w:rPrChange>
        </w:rPr>
        <w:pPrChange w:id="2398" w:author="The Si Tran" w:date="2012-12-14T07:27:00Z">
          <w:pPr>
            <w:pStyle w:val="Heading2"/>
          </w:pPr>
        </w:pPrChange>
      </w:pPr>
      <w:ins w:id="2399"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400" w:author="The Si Tran" w:date="2012-12-11T23:05:00Z"/>
        </w:rPr>
        <w:pPrChange w:id="2401" w:author="The Si Tran" w:date="2012-12-11T21:26:00Z">
          <w:pPr>
            <w:pStyle w:val="Heading2"/>
          </w:pPr>
        </w:pPrChange>
      </w:pPr>
      <w:bookmarkStart w:id="2402" w:name="_Toc343452419"/>
      <w:ins w:id="2403" w:author="The Si Tran" w:date="2012-12-11T21:26:00Z">
        <w:r>
          <w:t>Hệ số tự tương quan riêng phần</w:t>
        </w:r>
      </w:ins>
      <w:bookmarkEnd w:id="2402"/>
    </w:p>
    <w:p w14:paraId="0FED98C2" w14:textId="30FF7DBE" w:rsidR="00177321" w:rsidRDefault="00177321">
      <w:pPr>
        <w:rPr>
          <w:ins w:id="2404" w:author="The Si Tran" w:date="2012-12-11T23:05:00Z"/>
        </w:rPr>
        <w:pPrChange w:id="2405" w:author="The Si Tran" w:date="2012-12-14T07:27:00Z">
          <w:pPr>
            <w:pStyle w:val="ListParagraph"/>
            <w:ind w:left="0"/>
          </w:pPr>
        </w:pPrChange>
      </w:pPr>
      <w:ins w:id="2406"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407" w:author="The Si Tran" w:date="2012-12-11T23:05:00Z"/>
        </w:rPr>
        <w:pPrChange w:id="2408" w:author="The Si Tran" w:date="2012-12-16T10:25:00Z">
          <w:pPr>
            <w:pStyle w:val="ListParagraph"/>
            <w:ind w:left="0"/>
          </w:pPr>
        </w:pPrChange>
      </w:pPr>
      <w:ins w:id="2409" w:author="The Si Tran" w:date="2012-12-11T23:06:00Z">
        <w:r>
          <w:lastRenderedPageBreak/>
          <w:tab/>
        </w:r>
      </w:ins>
      <w:ins w:id="2410"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411" w:author="The Si Tran" w:date="2012-12-11T23:05:00Z"/>
          <w:rFonts w:ascii="Times New Roman" w:eastAsiaTheme="minorEastAsia" w:hAnsi="Times New Roman"/>
          <w:sz w:val="26"/>
          <w:szCs w:val="26"/>
        </w:rPr>
      </w:pPr>
      <w:ins w:id="2412"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413" w:author="The Si Tran" w:date="2012-12-16T21:04:00Z">
        <w:r w:rsidR="00A01806">
          <w:rPr>
            <w:rFonts w:ascii="Times New Roman" w:eastAsiaTheme="minorEastAsia" w:hAnsi="Times New Roman"/>
            <w:sz w:val="26"/>
            <w:szCs w:val="26"/>
          </w:rPr>
          <w:t xml:space="preserve"> </w:t>
        </w:r>
      </w:ins>
      <w:ins w:id="2414" w:author="The Si Tran" w:date="2012-12-16T21:03:00Z">
        <w:r w:rsidR="00723164">
          <w:rPr>
            <w:rFonts w:ascii="Times New Roman" w:eastAsiaTheme="minorEastAsia" w:hAnsi="Times New Roman"/>
            <w:sz w:val="26"/>
            <w:szCs w:val="26"/>
          </w:rPr>
          <w:t>[13]</w:t>
        </w:r>
      </w:ins>
      <w:ins w:id="2415" w:author="The Si Tran" w:date="2012-12-11T23:05:00Z">
        <w:r w:rsidR="00A01806">
          <w:rPr>
            <w:rFonts w:ascii="Times New Roman" w:eastAsiaTheme="minorEastAsia" w:hAnsi="Times New Roman"/>
            <w:sz w:val="26"/>
            <w:szCs w:val="26"/>
          </w:rPr>
          <w:t>:</w:t>
        </w:r>
      </w:ins>
    </w:p>
    <w:p w14:paraId="3F985569" w14:textId="424DCCFD" w:rsidR="00177321" w:rsidRPr="001E0FF2" w:rsidRDefault="00276DB6">
      <w:pPr>
        <w:pStyle w:val="Canhgiua"/>
        <w:rPr>
          <w:ins w:id="2416" w:author="The Si Tran" w:date="2012-12-11T23:05:00Z"/>
        </w:rPr>
        <w:pPrChange w:id="2417" w:author="The Si Tran" w:date="2012-12-16T10:25:00Z">
          <w:pPr>
            <w:pStyle w:val="ListParagraph"/>
            <w:ind w:left="0"/>
          </w:pPr>
        </w:pPrChange>
      </w:pPr>
      <m:oMathPara>
        <m:oMath>
          <m:sSub>
            <m:sSubPr>
              <m:ctrlPr>
                <w:ins w:id="2418" w:author="The Si Tran" w:date="2012-12-11T23:05:00Z">
                  <w:rPr>
                    <w:rFonts w:ascii="Cambria Math" w:hAnsi="Cambria Math"/>
                  </w:rPr>
                </w:ins>
              </m:ctrlPr>
            </m:sSubPr>
            <m:e>
              <w:ins w:id="2419" w:author="The Si Tran" w:date="2012-12-11T23:05:00Z">
                <m:r>
                  <w:rPr>
                    <w:rFonts w:ascii="Cambria Math" w:hAnsi="Cambria Math"/>
                  </w:rPr>
                  <m:t>C</m:t>
                </m:r>
              </w:ins>
            </m:e>
            <m:sub>
              <w:ins w:id="2420" w:author="The Si Tran" w:date="2012-12-11T23:05:00Z">
                <m:r>
                  <w:rPr>
                    <w:rFonts w:ascii="Cambria Math" w:hAnsi="Cambria Math"/>
                  </w:rPr>
                  <m:t>kk</m:t>
                </m:r>
              </w:ins>
            </m:sub>
          </m:sSub>
          <w:ins w:id="2421" w:author="The Si Tran" w:date="2012-12-11T23:05:00Z">
            <m:r>
              <m:rPr>
                <m:sty m:val="p"/>
              </m:rPr>
              <w:rPr>
                <w:rFonts w:ascii="Cambria Math" w:hAnsi="Cambria Math"/>
              </w:rPr>
              <m:t>=</m:t>
            </m:r>
          </w:ins>
          <m:f>
            <m:fPr>
              <m:ctrlPr>
                <w:ins w:id="2422" w:author="The Si Tran" w:date="2012-12-11T23:05:00Z">
                  <w:rPr>
                    <w:rFonts w:ascii="Cambria Math" w:hAnsi="Cambria Math"/>
                  </w:rPr>
                </w:ins>
              </m:ctrlPr>
            </m:fPr>
            <m:num>
              <m:sSub>
                <m:sSubPr>
                  <m:ctrlPr>
                    <w:ins w:id="2423" w:author="The Si Tran" w:date="2012-12-11T23:05:00Z">
                      <w:rPr>
                        <w:rFonts w:ascii="Cambria Math" w:hAnsi="Cambria Math"/>
                      </w:rPr>
                    </w:ins>
                  </m:ctrlPr>
                </m:sSubPr>
                <m:e>
                  <w:ins w:id="2424" w:author="The Si Tran" w:date="2012-12-11T23:05:00Z">
                    <m:r>
                      <w:rPr>
                        <w:rFonts w:ascii="Cambria Math" w:hAnsi="Cambria Math"/>
                      </w:rPr>
                      <m:t>r</m:t>
                    </m:r>
                  </w:ins>
                </m:e>
                <m:sub>
                  <w:ins w:id="2425" w:author="The Si Tran" w:date="2012-12-11T23:05:00Z">
                    <m:r>
                      <w:rPr>
                        <w:rFonts w:ascii="Cambria Math" w:hAnsi="Cambria Math"/>
                      </w:rPr>
                      <m:t>k</m:t>
                    </m:r>
                  </w:ins>
                </m:sub>
              </m:sSub>
              <w:ins w:id="2426" w:author="The Si Tran" w:date="2012-12-11T23:05:00Z">
                <m:r>
                  <m:rPr>
                    <m:sty m:val="p"/>
                  </m:rPr>
                  <w:rPr>
                    <w:rFonts w:ascii="Cambria Math" w:hAnsi="Cambria Math"/>
                  </w:rPr>
                  <m:t>-</m:t>
                </m:r>
              </w:ins>
              <m:nary>
                <m:naryPr>
                  <m:chr m:val="∑"/>
                  <m:limLoc m:val="subSup"/>
                  <m:ctrlPr>
                    <w:ins w:id="2427" w:author="The Si Tran" w:date="2012-12-11T23:05:00Z">
                      <w:rPr>
                        <w:rFonts w:ascii="Cambria Math" w:hAnsi="Cambria Math"/>
                      </w:rPr>
                    </w:ins>
                  </m:ctrlPr>
                </m:naryPr>
                <m:sub>
                  <w:ins w:id="2428" w:author="The Si Tran" w:date="2012-12-11T23:05:00Z">
                    <m:r>
                      <w:rPr>
                        <w:rFonts w:ascii="Cambria Math" w:hAnsi="Cambria Math"/>
                      </w:rPr>
                      <m:t>j</m:t>
                    </m:r>
                  </w:ins>
                </m:sub>
                <m:sup>
                  <w:ins w:id="2429" w:author="The Si Tran" w:date="2012-12-11T23:05:00Z">
                    <m:r>
                      <w:rPr>
                        <w:rFonts w:ascii="Cambria Math" w:hAnsi="Cambria Math"/>
                      </w:rPr>
                      <m:t>k</m:t>
                    </m:r>
                    <m:r>
                      <m:rPr>
                        <m:sty m:val="p"/>
                      </m:rPr>
                      <w:rPr>
                        <w:rFonts w:ascii="Cambria Math" w:hAnsi="Cambria Math"/>
                      </w:rPr>
                      <m:t>-1</m:t>
                    </m:r>
                  </w:ins>
                </m:sup>
                <m:e>
                  <m:sSub>
                    <m:sSubPr>
                      <m:ctrlPr>
                        <w:ins w:id="2430" w:author="The Si Tran" w:date="2012-12-11T23:05:00Z">
                          <w:rPr>
                            <w:rFonts w:ascii="Cambria Math" w:hAnsi="Cambria Math"/>
                          </w:rPr>
                        </w:ins>
                      </m:ctrlPr>
                    </m:sSubPr>
                    <m:e>
                      <w:ins w:id="2431" w:author="The Si Tran" w:date="2012-12-11T23:05:00Z">
                        <m:r>
                          <w:rPr>
                            <w:rFonts w:ascii="Cambria Math" w:hAnsi="Cambria Math"/>
                          </w:rPr>
                          <m:t>C</m:t>
                        </m:r>
                      </w:ins>
                    </m:e>
                    <m:sub>
                      <w:ins w:id="243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33" w:author="The Si Tran" w:date="2012-12-11T23:05:00Z">
                    <m:r>
                      <m:rPr>
                        <m:sty m:val="p"/>
                      </m:rPr>
                      <w:rPr>
                        <w:rFonts w:ascii="Cambria Math" w:hAnsi="Cambria Math"/>
                      </w:rPr>
                      <m:t>×</m:t>
                    </m:r>
                  </w:ins>
                  <m:sSub>
                    <m:sSubPr>
                      <m:ctrlPr>
                        <w:ins w:id="2434" w:author="The Si Tran" w:date="2012-12-11T23:05:00Z">
                          <w:rPr>
                            <w:rFonts w:ascii="Cambria Math" w:hAnsi="Cambria Math"/>
                          </w:rPr>
                        </w:ins>
                      </m:ctrlPr>
                    </m:sSubPr>
                    <m:e>
                      <w:ins w:id="2435" w:author="The Si Tran" w:date="2012-12-11T23:05:00Z">
                        <m:r>
                          <w:rPr>
                            <w:rFonts w:ascii="Cambria Math" w:hAnsi="Cambria Math"/>
                          </w:rPr>
                          <m:t>r</m:t>
                        </m:r>
                      </w:ins>
                    </m:e>
                    <m:sub>
                      <w:ins w:id="2436"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437" w:author="The Si Tran" w:date="2012-12-11T23:05:00Z">
                <m:r>
                  <m:rPr>
                    <m:sty m:val="p"/>
                  </m:rPr>
                  <w:rPr>
                    <w:rFonts w:ascii="Cambria Math" w:hAnsi="Cambria Math"/>
                  </w:rPr>
                  <m:t>1-</m:t>
                </m:r>
              </w:ins>
              <m:nary>
                <m:naryPr>
                  <m:chr m:val="∑"/>
                  <m:limLoc m:val="subSup"/>
                  <m:ctrlPr>
                    <w:ins w:id="2438" w:author="The Si Tran" w:date="2012-12-11T23:05:00Z">
                      <w:rPr>
                        <w:rFonts w:ascii="Cambria Math" w:hAnsi="Cambria Math"/>
                      </w:rPr>
                    </w:ins>
                  </m:ctrlPr>
                </m:naryPr>
                <m:sub>
                  <w:ins w:id="2439" w:author="The Si Tran" w:date="2012-12-11T23:05:00Z">
                    <m:r>
                      <w:rPr>
                        <w:rFonts w:ascii="Cambria Math" w:hAnsi="Cambria Math"/>
                      </w:rPr>
                      <m:t>j</m:t>
                    </m:r>
                  </w:ins>
                </m:sub>
                <m:sup>
                  <w:ins w:id="2440" w:author="The Si Tran" w:date="2012-12-11T23:05:00Z">
                    <m:r>
                      <w:rPr>
                        <w:rFonts w:ascii="Cambria Math" w:hAnsi="Cambria Math"/>
                      </w:rPr>
                      <m:t>k</m:t>
                    </m:r>
                    <m:r>
                      <m:rPr>
                        <m:sty m:val="p"/>
                      </m:rPr>
                      <w:rPr>
                        <w:rFonts w:ascii="Cambria Math" w:hAnsi="Cambria Math"/>
                      </w:rPr>
                      <m:t>-1</m:t>
                    </m:r>
                  </w:ins>
                </m:sup>
                <m:e>
                  <m:sSub>
                    <m:sSubPr>
                      <m:ctrlPr>
                        <w:ins w:id="2441" w:author="The Si Tran" w:date="2012-12-11T23:05:00Z">
                          <w:rPr>
                            <w:rFonts w:ascii="Cambria Math" w:hAnsi="Cambria Math"/>
                          </w:rPr>
                        </w:ins>
                      </m:ctrlPr>
                    </m:sSubPr>
                    <m:e>
                      <w:ins w:id="2442" w:author="The Si Tran" w:date="2012-12-11T23:05:00Z">
                        <m:r>
                          <w:rPr>
                            <w:rFonts w:ascii="Cambria Math" w:hAnsi="Cambria Math"/>
                          </w:rPr>
                          <m:t>C</m:t>
                        </m:r>
                      </w:ins>
                    </m:e>
                    <m:sub>
                      <w:ins w:id="244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44" w:author="The Si Tran" w:date="2012-12-11T23:05:00Z">
                    <m:r>
                      <m:rPr>
                        <m:sty m:val="p"/>
                      </m:rPr>
                      <w:rPr>
                        <w:rFonts w:ascii="Cambria Math" w:hAnsi="Cambria Math"/>
                      </w:rPr>
                      <m:t>×</m:t>
                    </m:r>
                  </w:ins>
                  <m:sSub>
                    <m:sSubPr>
                      <m:ctrlPr>
                        <w:ins w:id="2445" w:author="The Si Tran" w:date="2012-12-11T23:05:00Z">
                          <w:rPr>
                            <w:rFonts w:ascii="Cambria Math" w:hAnsi="Cambria Math"/>
                          </w:rPr>
                        </w:ins>
                      </m:ctrlPr>
                    </m:sSubPr>
                    <m:e>
                      <w:ins w:id="2446" w:author="The Si Tran" w:date="2012-12-11T23:05:00Z">
                        <m:r>
                          <w:rPr>
                            <w:rFonts w:ascii="Cambria Math" w:hAnsi="Cambria Math"/>
                          </w:rPr>
                          <m:t>r</m:t>
                        </m:r>
                      </w:ins>
                    </m:e>
                    <m:sub>
                      <w:ins w:id="2447" w:author="The Si Tran" w:date="2012-12-11T23:05:00Z">
                        <m:r>
                          <w:rPr>
                            <w:rFonts w:ascii="Cambria Math" w:hAnsi="Cambria Math"/>
                          </w:rPr>
                          <m:t>j</m:t>
                        </m:r>
                      </w:ins>
                    </m:sub>
                  </m:sSub>
                </m:e>
              </m:nary>
            </m:den>
          </m:f>
        </m:oMath>
      </m:oMathPara>
    </w:p>
    <w:p w14:paraId="04D4AA41" w14:textId="3DBDE884" w:rsidR="00177321" w:rsidRPr="00891415" w:rsidRDefault="00276DB6">
      <w:pPr>
        <w:pStyle w:val="Canhgiua"/>
        <w:rPr>
          <w:rFonts w:ascii="Calibri" w:hAnsi="Calibri"/>
          <w:rPrChange w:id="2448" w:author="The Si Tran" w:date="2012-12-16T10:25:00Z">
            <w:rPr/>
          </w:rPrChange>
        </w:rPr>
        <w:pPrChange w:id="2449" w:author="The Si Tran" w:date="2012-12-16T10:25:00Z">
          <w:pPr>
            <w:pStyle w:val="Heading2"/>
          </w:pPr>
        </w:pPrChange>
      </w:pPr>
      <m:oMathPara>
        <m:oMathParaPr>
          <m:jc m:val="center"/>
        </m:oMathParaPr>
        <m:oMath>
          <m:sSub>
            <m:sSubPr>
              <m:ctrlPr>
                <w:ins w:id="2450" w:author="The Si Tran" w:date="2012-12-11T23:05:00Z">
                  <w:rPr>
                    <w:rFonts w:ascii="Cambria Math" w:hAnsi="Cambria Math"/>
                  </w:rPr>
                </w:ins>
              </m:ctrlPr>
            </m:sSubPr>
            <m:e>
              <w:ins w:id="2451" w:author="The Si Tran" w:date="2012-12-11T23:05:00Z">
                <m:r>
                  <w:rPr>
                    <w:rFonts w:ascii="Cambria Math" w:hAnsi="Cambria Math"/>
                  </w:rPr>
                  <m:t>C</m:t>
                </m:r>
              </w:ins>
            </m:e>
            <m:sub>
              <w:ins w:id="245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53" w:author="The Si Tran" w:date="2012-12-11T23:05:00Z">
            <m:r>
              <m:rPr>
                <m:sty m:val="p"/>
              </m:rPr>
              <w:rPr>
                <w:rFonts w:ascii="Cambria Math" w:hAnsi="Cambria Math"/>
              </w:rPr>
              <m:t>=</m:t>
            </m:r>
          </w:ins>
          <m:sSub>
            <m:sSubPr>
              <m:ctrlPr>
                <w:ins w:id="2454" w:author="The Si Tran" w:date="2012-12-11T23:05:00Z">
                  <w:rPr>
                    <w:rFonts w:ascii="Cambria Math" w:hAnsi="Cambria Math"/>
                  </w:rPr>
                </w:ins>
              </m:ctrlPr>
            </m:sSubPr>
            <m:e>
              <w:ins w:id="2455" w:author="The Si Tran" w:date="2012-12-11T23:05:00Z">
                <m:r>
                  <w:rPr>
                    <w:rFonts w:ascii="Cambria Math" w:hAnsi="Cambria Math"/>
                  </w:rPr>
                  <m:t>C</m:t>
                </m:r>
              </w:ins>
            </m:e>
            <m:sub>
              <w:ins w:id="2456" w:author="The Si Tran" w:date="2012-12-11T23:05:00Z">
                <m:r>
                  <w:rPr>
                    <w:rFonts w:ascii="Cambria Math" w:hAnsi="Cambria Math"/>
                  </w:rPr>
                  <m:t>kj</m:t>
                </m:r>
              </w:ins>
            </m:sub>
          </m:sSub>
          <w:ins w:id="2457" w:author="The Si Tran" w:date="2012-12-11T23:05:00Z">
            <m:r>
              <m:rPr>
                <m:sty m:val="p"/>
              </m:rPr>
              <w:rPr>
                <w:rFonts w:ascii="Cambria Math" w:hAnsi="Cambria Math"/>
              </w:rPr>
              <m:t>-</m:t>
            </m:r>
          </w:ins>
          <m:sSub>
            <m:sSubPr>
              <m:ctrlPr>
                <w:ins w:id="2458" w:author="The Si Tran" w:date="2012-12-11T23:05:00Z">
                  <w:rPr>
                    <w:rFonts w:ascii="Cambria Math" w:hAnsi="Cambria Math"/>
                  </w:rPr>
                </w:ins>
              </m:ctrlPr>
            </m:sSubPr>
            <m:e>
              <w:ins w:id="2459" w:author="The Si Tran" w:date="2012-12-11T23:05:00Z">
                <m:r>
                  <w:rPr>
                    <w:rFonts w:ascii="Cambria Math" w:hAnsi="Cambria Math"/>
                  </w:rPr>
                  <m:t>C</m:t>
                </m:r>
              </w:ins>
            </m:e>
            <m:sub>
              <w:ins w:id="2460"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461" w:author="The Si Tran" w:date="2012-12-11T23:05:00Z">
            <m:r>
              <m:rPr>
                <m:sty m:val="p"/>
              </m:rPr>
              <w:rPr>
                <w:rFonts w:ascii="Cambria Math" w:hAnsi="Cambria Math"/>
              </w:rPr>
              <m:t>×</m:t>
            </m:r>
          </w:ins>
          <m:sSub>
            <m:sSubPr>
              <m:ctrlPr>
                <w:ins w:id="2462" w:author="The Si Tran" w:date="2012-12-11T23:05:00Z">
                  <w:rPr>
                    <w:rFonts w:ascii="Cambria Math" w:hAnsi="Cambria Math"/>
                  </w:rPr>
                </w:ins>
              </m:ctrlPr>
            </m:sSubPr>
            <m:e>
              <w:ins w:id="2463" w:author="The Si Tran" w:date="2012-12-11T23:05:00Z">
                <m:r>
                  <w:rPr>
                    <w:rFonts w:ascii="Cambria Math" w:hAnsi="Cambria Math"/>
                  </w:rPr>
                  <m:t>C</m:t>
                </m:r>
              </w:ins>
            </m:e>
            <m:sub>
              <w:ins w:id="2464"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465" w:author="The Si Tran" w:date="2012-12-05T23:02:00Z">
            <w:rPr/>
          </w:rPrChange>
        </w:rPr>
      </w:pPr>
      <w:bookmarkStart w:id="2466" w:name="_Toc343452420"/>
      <w:r w:rsidRPr="0049233F">
        <w:rPr>
          <w:sz w:val="26"/>
          <w:szCs w:val="26"/>
          <w:rPrChange w:id="2467" w:author="The Si Tran" w:date="2012-12-05T23:02:00Z">
            <w:rPr/>
          </w:rPrChange>
        </w:rPr>
        <w:t>Nhận biết c</w:t>
      </w:r>
      <w:r w:rsidR="00024D6E" w:rsidRPr="0049233F">
        <w:rPr>
          <w:sz w:val="26"/>
          <w:szCs w:val="26"/>
          <w:rPrChange w:id="2468" w:author="The Si Tran" w:date="2012-12-05T23:02:00Z">
            <w:rPr/>
          </w:rPrChange>
        </w:rPr>
        <w:t>ác</w:t>
      </w:r>
      <w:r w:rsidRPr="0049233F">
        <w:rPr>
          <w:sz w:val="26"/>
          <w:szCs w:val="26"/>
          <w:rPrChange w:id="2469" w:author="The Si Tran" w:date="2012-12-05T23:02:00Z">
            <w:rPr/>
          </w:rPrChange>
        </w:rPr>
        <w:t xml:space="preserve"> thành phần của chuỗi thời gian bằng phương pháp phân tích </w:t>
      </w:r>
      <w:r w:rsidR="000E05CE" w:rsidRPr="0049233F">
        <w:rPr>
          <w:sz w:val="26"/>
          <w:szCs w:val="26"/>
          <w:rPrChange w:id="2470" w:author="The Si Tran" w:date="2012-12-05T23:02:00Z">
            <w:rPr/>
          </w:rPrChange>
        </w:rPr>
        <w:t>hệ số tự tương quan:</w:t>
      </w:r>
      <w:bookmarkEnd w:id="2466"/>
    </w:p>
    <w:p w14:paraId="685C37D4" w14:textId="77777777" w:rsidR="005E5CD3" w:rsidRPr="0049233F" w:rsidRDefault="000E05CE">
      <w:pPr>
        <w:rPr>
          <w:lang w:val="fr-FR"/>
          <w:rPrChange w:id="2471" w:author="The Si Tran" w:date="2012-12-05T23:02:00Z">
            <w:rPr>
              <w:sz w:val="28"/>
              <w:szCs w:val="28"/>
              <w:lang w:val="fr-FR"/>
            </w:rPr>
          </w:rPrChange>
        </w:rPr>
      </w:pPr>
      <w:r w:rsidRPr="0049233F">
        <w:rPr>
          <w:lang w:val="fr-FR"/>
          <w:rPrChange w:id="2472"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473" w:author="The Si Tran" w:date="2012-12-05T23:02:00Z">
            <w:rPr>
              <w:rFonts w:cs="Arial"/>
              <w:b/>
              <w:bCs/>
              <w:iCs/>
              <w:sz w:val="28"/>
              <w:szCs w:val="28"/>
              <w:lang w:val="fr-FR"/>
            </w:rPr>
          </w:rPrChange>
        </w:rPr>
        <w:t>xu hướng (trend), chu kỳ (cyclical), mùa (seasonal), bất quy tắc</w:t>
      </w:r>
      <w:ins w:id="2474" w:author="The Si Tran" w:date="2012-12-05T23:48:00Z">
        <w:r w:rsidR="005B11DB">
          <w:rPr>
            <w:lang w:val="fr-FR"/>
          </w:rPr>
          <w:t xml:space="preserve"> </w:t>
        </w:r>
      </w:ins>
      <w:r w:rsidR="005E5CD3" w:rsidRPr="0049233F">
        <w:rPr>
          <w:lang w:val="fr-FR"/>
          <w:rPrChange w:id="2475"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476" w:author="The Si Tran" w:date="2012-12-14T07:28:00Z">
            <w:rPr>
              <w:sz w:val="28"/>
              <w:szCs w:val="28"/>
              <w:lang w:val="fr-FR"/>
            </w:rPr>
          </w:rPrChange>
        </w:rPr>
        <w:pPrChange w:id="2477" w:author="The Si Tran" w:date="2012-12-14T07:28:00Z">
          <w:pPr>
            <w:ind w:firstLine="540"/>
          </w:pPr>
        </w:pPrChange>
      </w:pPr>
      <w:r w:rsidRPr="00444FC1">
        <w:rPr>
          <w:b/>
          <w:lang w:val="fr-FR"/>
          <w:rPrChange w:id="2478" w:author="The Si Tran" w:date="2012-12-14T07:28:00Z">
            <w:rPr>
              <w:rFonts w:cs="Arial"/>
              <w:b/>
              <w:bCs/>
              <w:iCs/>
              <w:sz w:val="28"/>
              <w:szCs w:val="28"/>
              <w:lang w:val="fr-FR"/>
            </w:rPr>
          </w:rPrChange>
        </w:rPr>
        <w:t>Thành phần xu hướng</w:t>
      </w:r>
      <w:ins w:id="2479" w:author="The Si Tran" w:date="2012-12-05T23:48:00Z">
        <w:r w:rsidR="005B11DB" w:rsidRPr="00444FC1">
          <w:rPr>
            <w:b/>
            <w:lang w:val="fr-FR"/>
            <w:rPrChange w:id="2480" w:author="The Si Tran" w:date="2012-12-14T07:28:00Z">
              <w:rPr>
                <w:lang w:val="fr-FR"/>
              </w:rPr>
            </w:rPrChange>
          </w:rPr>
          <w:t xml:space="preserve"> </w:t>
        </w:r>
      </w:ins>
      <w:r w:rsidRPr="00444FC1">
        <w:rPr>
          <w:b/>
          <w:lang w:val="fr-FR"/>
          <w:rPrChange w:id="2481"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482" w:author="The Si Tran" w:date="2012-12-14T04:38:00Z"/>
          <w:lang w:val="fr-FR"/>
          <w:rPrChange w:id="2483" w:author="The Si Tran" w:date="2012-12-05T23:02:00Z">
            <w:rPr>
              <w:del w:id="2484" w:author="The Si Tran" w:date="2012-12-14T04:38:00Z"/>
              <w:sz w:val="28"/>
              <w:szCs w:val="28"/>
              <w:lang w:val="fr-FR"/>
            </w:rPr>
          </w:rPrChange>
        </w:rPr>
        <w:pPrChange w:id="2485" w:author="The Si Tran" w:date="2012-12-16T10:09:00Z">
          <w:pPr>
            <w:ind w:firstLine="540"/>
          </w:pPr>
        </w:pPrChange>
      </w:pPr>
      <w:r w:rsidRPr="0049233F">
        <w:rPr>
          <w:lang w:val="fr-FR"/>
          <w:rPrChange w:id="2486"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487" w:author="The Si Tran" w:date="2012-12-05T23:02:00Z">
            <w:rPr>
              <w:rFonts w:cs="Arial"/>
              <w:b/>
              <w:bCs/>
              <w:iCs/>
              <w:sz w:val="28"/>
              <w:szCs w:val="28"/>
              <w:lang w:val="fr-FR"/>
            </w:rPr>
          </w:rPrChange>
        </w:rPr>
        <w:t>ột giai đoạn dài hạn nào đó [1]</w:t>
      </w:r>
      <w:r w:rsidRPr="0049233F">
        <w:rPr>
          <w:lang w:val="fr-FR"/>
          <w:rPrChange w:id="2488" w:author="The Si Tran" w:date="2012-12-05T23:02:00Z">
            <w:rPr>
              <w:rFonts w:cs="Arial"/>
              <w:b/>
              <w:bCs/>
              <w:iCs/>
              <w:sz w:val="28"/>
              <w:szCs w:val="28"/>
              <w:lang w:val="fr-FR"/>
            </w:rPr>
          </w:rPrChange>
        </w:rPr>
        <w:t xml:space="preserve">. Nếu một chuỗi thời gian có </w:t>
      </w:r>
      <w:r w:rsidR="002702C6" w:rsidRPr="0049233F">
        <w:rPr>
          <w:lang w:val="fr-FR"/>
          <w:rPrChange w:id="2489" w:author="The Si Tran" w:date="2012-12-05T23:02:00Z">
            <w:rPr>
              <w:rFonts w:cs="Arial"/>
              <w:b/>
              <w:bCs/>
              <w:iCs/>
              <w:sz w:val="28"/>
              <w:szCs w:val="28"/>
              <w:lang w:val="fr-FR"/>
            </w:rPr>
          </w:rPrChange>
        </w:rPr>
        <w:t xml:space="preserve">chứa </w:t>
      </w:r>
      <w:r w:rsidRPr="0049233F">
        <w:rPr>
          <w:lang w:val="fr-FR"/>
          <w:rPrChange w:id="2490"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491" w:author="The Si Tran" w:date="2012-12-05T23:02:00Z">
            <w:rPr>
              <w:rFonts w:cs="Arial"/>
              <w:b/>
              <w:bCs/>
              <w:iCs/>
              <w:sz w:val="28"/>
              <w:szCs w:val="28"/>
              <w:lang w:val="fr-FR"/>
            </w:rPr>
          </w:rPrChange>
        </w:rPr>
        <w:t xml:space="preserve"> Hình </w:t>
      </w:r>
      <w:ins w:id="2492" w:author="The Si Tran" w:date="2012-12-14T04:29:00Z">
        <w:r w:rsidR="007F6AD1">
          <w:rPr>
            <w:lang w:val="fr-FR"/>
          </w:rPr>
          <w:t>2.5</w:t>
        </w:r>
      </w:ins>
      <w:del w:id="2493" w:author="The Si Tran" w:date="2012-12-14T04:29:00Z">
        <w:r w:rsidR="000E05CE" w:rsidRPr="0049233F" w:rsidDel="007F6AD1">
          <w:rPr>
            <w:lang w:val="fr-FR"/>
            <w:rPrChange w:id="2494" w:author="The Si Tran" w:date="2012-12-05T23:02:00Z">
              <w:rPr>
                <w:rFonts w:cs="Arial"/>
                <w:b/>
                <w:bCs/>
                <w:iCs/>
                <w:sz w:val="28"/>
                <w:szCs w:val="28"/>
                <w:lang w:val="fr-FR"/>
              </w:rPr>
            </w:rPrChange>
          </w:rPr>
          <w:delText>3</w:delText>
        </w:r>
      </w:del>
      <w:r w:rsidR="000E05CE" w:rsidRPr="0049233F">
        <w:rPr>
          <w:lang w:val="fr-FR"/>
          <w:rPrChange w:id="2495" w:author="The Si Tran" w:date="2012-12-05T23:02:00Z">
            <w:rPr>
              <w:rFonts w:cs="Arial"/>
              <w:b/>
              <w:bCs/>
              <w:iCs/>
              <w:sz w:val="28"/>
              <w:szCs w:val="28"/>
              <w:lang w:val="fr-FR"/>
            </w:rPr>
          </w:rPrChange>
        </w:rPr>
        <w:t xml:space="preserve"> và </w:t>
      </w:r>
      <w:ins w:id="2496" w:author="The Si Tran" w:date="2012-12-14T04:29:00Z">
        <w:r w:rsidR="007F6AD1">
          <w:rPr>
            <w:lang w:val="fr-FR"/>
          </w:rPr>
          <w:t>2.6</w:t>
        </w:r>
      </w:ins>
      <w:del w:id="2497" w:author="The Si Tran" w:date="2012-12-14T04:29:00Z">
        <w:r w:rsidR="000E05CE" w:rsidRPr="0049233F" w:rsidDel="007F6AD1">
          <w:rPr>
            <w:lang w:val="fr-FR"/>
            <w:rPrChange w:id="2498" w:author="The Si Tran" w:date="2012-12-05T23:02:00Z">
              <w:rPr>
                <w:rFonts w:cs="Arial"/>
                <w:b/>
                <w:bCs/>
                <w:iCs/>
                <w:sz w:val="28"/>
                <w:szCs w:val="28"/>
                <w:lang w:val="fr-FR"/>
              </w:rPr>
            </w:rPrChange>
          </w:rPr>
          <w:delText>4</w:delText>
        </w:r>
      </w:del>
      <w:r w:rsidR="000E05CE" w:rsidRPr="0049233F">
        <w:rPr>
          <w:lang w:val="fr-FR"/>
          <w:rPrChange w:id="2499" w:author="The Si Tran" w:date="2012-12-05T23:02:00Z">
            <w:rPr>
              <w:rFonts w:cs="Arial"/>
              <w:b/>
              <w:bCs/>
              <w:iCs/>
              <w:sz w:val="28"/>
              <w:szCs w:val="28"/>
              <w:lang w:val="fr-FR"/>
            </w:rPr>
          </w:rPrChange>
        </w:rPr>
        <w:t xml:space="preserve"> là một minh họa </w:t>
      </w:r>
      <w:r w:rsidRPr="0049233F">
        <w:rPr>
          <w:lang w:val="fr-FR"/>
          <w:rPrChange w:id="2500"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501"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502" w:author="The Si Tran" w:date="2012-12-05T23:02:00Z">
            <w:rPr>
              <w:sz w:val="28"/>
              <w:szCs w:val="28"/>
              <w:lang w:val="fr-FR"/>
            </w:rPr>
          </w:rPrChange>
        </w:rPr>
      </w:pPr>
    </w:p>
    <w:p w14:paraId="397695C3" w14:textId="77777777" w:rsidR="005E5CD3" w:rsidDel="00B14D71" w:rsidRDefault="005E5CD3">
      <w:pPr>
        <w:pStyle w:val="Canhgiua"/>
        <w:rPr>
          <w:del w:id="2503" w:author="The Si Tran" w:date="2012-12-11T23:19:00Z"/>
          <w:lang w:val="fr-FR"/>
        </w:rPr>
        <w:pPrChange w:id="2504" w:author="The Si Tran" w:date="2012-12-16T16:58:00Z">
          <w:pPr/>
        </w:pPrChange>
      </w:pPr>
      <w:r w:rsidRPr="0049233F">
        <w:rPr>
          <w:noProof/>
          <w:rPrChange w:id="2505" w:author="Unknown">
            <w:rPr>
              <w:noProof/>
              <w:sz w:val="28"/>
              <w:szCs w:val="28"/>
            </w:rPr>
          </w:rPrChange>
        </w:rPr>
        <w:drawing>
          <wp:inline distT="0" distB="0" distL="0" distR="0" wp14:anchorId="1ABE0FFF" wp14:editId="779BF8A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506" w:author="The Si Tran" w:date="2012-12-11T23:19:00Z"/>
          <w:lang w:val="fr-FR"/>
          <w:rPrChange w:id="2507" w:author="The Si Tran" w:date="2012-12-05T23:02:00Z">
            <w:rPr>
              <w:del w:id="2508" w:author="The Si Tran" w:date="2012-12-11T23:19:00Z"/>
              <w:sz w:val="28"/>
              <w:szCs w:val="28"/>
              <w:lang w:val="fr-FR"/>
            </w:rPr>
          </w:rPrChange>
        </w:rPr>
        <w:pPrChange w:id="2509" w:author="The Si Tran" w:date="2012-12-16T16:58:00Z">
          <w:pPr/>
        </w:pPrChange>
      </w:pPr>
    </w:p>
    <w:p w14:paraId="0EB2DAD1" w14:textId="77777777" w:rsidR="005E5CD3" w:rsidRPr="0049233F" w:rsidRDefault="005E5CD3">
      <w:pPr>
        <w:pStyle w:val="Canhgiua"/>
        <w:rPr>
          <w:lang w:val="fr-FR"/>
          <w:rPrChange w:id="2510" w:author="The Si Tran" w:date="2012-12-05T23:02:00Z">
            <w:rPr>
              <w:sz w:val="28"/>
              <w:szCs w:val="28"/>
              <w:lang w:val="fr-FR"/>
            </w:rPr>
          </w:rPrChange>
        </w:rPr>
        <w:pPrChange w:id="2511" w:author="The Si Tran" w:date="2012-12-16T16:58:00Z">
          <w:pPr/>
        </w:pPrChange>
      </w:pPr>
    </w:p>
    <w:p w14:paraId="7E81300E" w14:textId="52AFD164" w:rsidR="005E5CD3" w:rsidRPr="00032D83" w:rsidDel="00B14D71" w:rsidRDefault="005E5CD3">
      <w:pPr>
        <w:pStyle w:val="Hinh"/>
        <w:rPr>
          <w:del w:id="2512" w:author="The Si Tran" w:date="2012-12-14T04:39:00Z"/>
        </w:rPr>
        <w:pPrChange w:id="2513" w:author="The Si Tran" w:date="2012-12-16T16:58:00Z">
          <w:pPr/>
        </w:pPrChange>
      </w:pPr>
      <w:bookmarkStart w:id="2514" w:name="_Toc312142077"/>
      <w:bookmarkStart w:id="2515" w:name="_Toc343029952"/>
      <w:bookmarkStart w:id="2516" w:name="_Toc343452738"/>
      <w:r w:rsidRPr="00BA1F80">
        <w:rPr>
          <w:rPrChange w:id="2517" w:author="The Si Tran" w:date="2012-12-16T16:58:00Z">
            <w:rPr>
              <w:sz w:val="28"/>
              <w:szCs w:val="28"/>
              <w:lang w:val="fr-FR"/>
            </w:rPr>
          </w:rPrChange>
        </w:rPr>
        <w:t xml:space="preserve">Hình </w:t>
      </w:r>
      <w:del w:id="2518" w:author="The Si Tran" w:date="2012-12-11T23:18:00Z">
        <w:r w:rsidRPr="00BA1F80" w:rsidDel="00D9284D">
          <w:rPr>
            <w:rPrChange w:id="2519" w:author="The Si Tran" w:date="2012-12-16T16:58:00Z">
              <w:rPr>
                <w:sz w:val="28"/>
                <w:szCs w:val="28"/>
              </w:rPr>
            </w:rPrChange>
          </w:rPr>
          <w:fldChar w:fldCharType="begin"/>
        </w:r>
        <w:r w:rsidRPr="00BA1F80" w:rsidDel="00D9284D">
          <w:rPr>
            <w:rPrChange w:id="2520" w:author="The Si Tran" w:date="2012-12-16T16:58:00Z">
              <w:rPr>
                <w:sz w:val="28"/>
                <w:szCs w:val="28"/>
                <w:lang w:val="fr-FR"/>
              </w:rPr>
            </w:rPrChange>
          </w:rPr>
          <w:delInstrText xml:space="preserve"> SEQ Hình \* ARABIC </w:delInstrText>
        </w:r>
        <w:r w:rsidRPr="00BA1F80" w:rsidDel="00D9284D">
          <w:rPr>
            <w:rPrChange w:id="2521" w:author="The Si Tran" w:date="2012-12-16T16:58:00Z">
              <w:rPr>
                <w:sz w:val="28"/>
                <w:szCs w:val="28"/>
              </w:rPr>
            </w:rPrChange>
          </w:rPr>
          <w:fldChar w:fldCharType="separate"/>
        </w:r>
        <w:r w:rsidRPr="00BA1F80" w:rsidDel="00D9284D">
          <w:rPr>
            <w:rPrChange w:id="2522" w:author="The Si Tran" w:date="2012-12-16T16:58:00Z">
              <w:rPr>
                <w:noProof/>
                <w:sz w:val="28"/>
                <w:szCs w:val="28"/>
                <w:lang w:val="fr-FR"/>
              </w:rPr>
            </w:rPrChange>
          </w:rPr>
          <w:delText>3</w:delText>
        </w:r>
        <w:r w:rsidRPr="00BA1F80" w:rsidDel="00D9284D">
          <w:rPr>
            <w:rPrChange w:id="2523" w:author="The Si Tran" w:date="2012-12-16T16:58:00Z">
              <w:rPr>
                <w:sz w:val="28"/>
                <w:szCs w:val="28"/>
              </w:rPr>
            </w:rPrChange>
          </w:rPr>
          <w:fldChar w:fldCharType="end"/>
        </w:r>
        <w:r w:rsidRPr="00BA1F80" w:rsidDel="00D9284D">
          <w:rPr>
            <w:rPrChange w:id="2524" w:author="The Si Tran" w:date="2012-12-16T16:58:00Z">
              <w:rPr>
                <w:sz w:val="28"/>
                <w:szCs w:val="28"/>
                <w:lang w:val="fr-FR"/>
              </w:rPr>
            </w:rPrChange>
          </w:rPr>
          <w:delText xml:space="preserve"> </w:delText>
        </w:r>
      </w:del>
      <w:ins w:id="2525" w:author="The Si Tran" w:date="2012-12-11T23:18:00Z">
        <w:r w:rsidR="00D9284D" w:rsidRPr="00032D83">
          <w:t>2.</w:t>
        </w:r>
        <w:r w:rsidR="007F6AD1" w:rsidRPr="00BA1F80">
          <w:rPr>
            <w:rPrChange w:id="2526" w:author="The Si Tran" w:date="2012-12-16T16:58:00Z">
              <w:rPr/>
            </w:rPrChange>
          </w:rPr>
          <w:t>5:</w:t>
        </w:r>
        <w:r w:rsidR="00D9284D" w:rsidRPr="00BA1F80">
          <w:rPr>
            <w:rPrChange w:id="2527" w:author="The Si Tran" w:date="2012-12-16T16:58:00Z">
              <w:rPr>
                <w:sz w:val="28"/>
                <w:szCs w:val="28"/>
                <w:lang w:val="fr-FR"/>
              </w:rPr>
            </w:rPrChange>
          </w:rPr>
          <w:t xml:space="preserve"> </w:t>
        </w:r>
      </w:ins>
      <w:r w:rsidRPr="00BA1F80">
        <w:rPr>
          <w:rPrChange w:id="2528" w:author="The Si Tran" w:date="2012-12-16T16:58:00Z">
            <w:rPr>
              <w:sz w:val="28"/>
              <w:szCs w:val="28"/>
              <w:lang w:val="fr-FR"/>
            </w:rPr>
          </w:rPrChange>
        </w:rPr>
        <w:t>Độ tăng nhiệt độ trung bình hàng năm từ 1856 đến 2005</w:t>
      </w:r>
      <w:bookmarkEnd w:id="2514"/>
      <w:bookmarkEnd w:id="2515"/>
      <w:bookmarkEnd w:id="2516"/>
    </w:p>
    <w:p w14:paraId="3D1D88C4" w14:textId="77777777" w:rsidR="00B14D71" w:rsidRPr="00D9284D" w:rsidRDefault="00B14D71">
      <w:pPr>
        <w:pStyle w:val="Hinh"/>
        <w:rPr>
          <w:ins w:id="2529" w:author="The Si Tran" w:date="2012-12-14T04:39:00Z"/>
          <w:rPrChange w:id="2530" w:author="The Si Tran" w:date="2012-12-11T23:18:00Z">
            <w:rPr>
              <w:ins w:id="2531" w:author="The Si Tran" w:date="2012-12-14T04:39:00Z"/>
              <w:sz w:val="28"/>
              <w:szCs w:val="28"/>
              <w:lang w:val="fr-FR"/>
            </w:rPr>
          </w:rPrChange>
        </w:rPr>
        <w:pPrChange w:id="2532" w:author="The Si Tran" w:date="2012-12-16T16:58:00Z">
          <w:pPr>
            <w:pStyle w:val="Caption"/>
            <w:ind w:firstLine="540"/>
          </w:pPr>
        </w:pPrChange>
      </w:pPr>
    </w:p>
    <w:p w14:paraId="31148E76" w14:textId="77777777" w:rsidR="005E5CD3" w:rsidRPr="0049233F" w:rsidDel="00B14D71" w:rsidRDefault="005E5CD3">
      <w:pPr>
        <w:pStyle w:val="Hinh"/>
        <w:rPr>
          <w:del w:id="2533" w:author="The Si Tran" w:date="2012-12-14T04:39:00Z"/>
          <w:lang w:val="fr-FR"/>
          <w:rPrChange w:id="2534" w:author="The Si Tran" w:date="2012-12-05T23:02:00Z">
            <w:rPr>
              <w:del w:id="2535" w:author="The Si Tran" w:date="2012-12-14T04:39:00Z"/>
              <w:sz w:val="28"/>
              <w:szCs w:val="28"/>
              <w:lang w:val="fr-FR"/>
            </w:rPr>
          </w:rPrChange>
        </w:rPr>
        <w:pPrChange w:id="2536" w:author="The Si Tran" w:date="2012-12-16T10:10:00Z">
          <w:pPr/>
        </w:pPrChange>
      </w:pPr>
    </w:p>
    <w:p w14:paraId="7CAA14BD" w14:textId="77777777" w:rsidR="005E5CD3" w:rsidRPr="0049233F" w:rsidRDefault="005E5CD3">
      <w:pPr>
        <w:pStyle w:val="Hinh"/>
        <w:rPr>
          <w:lang w:val="fr-FR"/>
          <w:rPrChange w:id="2537" w:author="The Si Tran" w:date="2012-12-05T23:02:00Z">
            <w:rPr>
              <w:sz w:val="28"/>
              <w:szCs w:val="28"/>
              <w:lang w:val="fr-FR"/>
            </w:rPr>
          </w:rPrChange>
        </w:rPr>
        <w:pPrChange w:id="2538" w:author="The Si Tran" w:date="2012-12-16T10:10:00Z">
          <w:pPr/>
        </w:pPrChange>
      </w:pPr>
    </w:p>
    <w:p w14:paraId="23EA88A1" w14:textId="77777777" w:rsidR="005E5CD3" w:rsidRPr="0049233F" w:rsidRDefault="005E5CD3">
      <w:pPr>
        <w:pStyle w:val="Canhgiua"/>
        <w:rPr>
          <w:lang w:val="fr-FR"/>
          <w:rPrChange w:id="2539" w:author="The Si Tran" w:date="2012-12-05T23:02:00Z">
            <w:rPr>
              <w:sz w:val="28"/>
              <w:szCs w:val="28"/>
              <w:lang w:val="fr-FR"/>
            </w:rPr>
          </w:rPrChange>
        </w:rPr>
        <w:pPrChange w:id="2540" w:author="The Si Tran" w:date="2012-12-16T10:43:00Z">
          <w:pPr/>
        </w:pPrChange>
      </w:pPr>
      <w:r w:rsidRPr="0049233F">
        <w:rPr>
          <w:noProof/>
          <w:rPrChange w:id="2541" w:author="Unknown">
            <w:rPr>
              <w:b/>
              <w:bCs/>
              <w:noProof/>
              <w:sz w:val="28"/>
              <w:szCs w:val="28"/>
            </w:rPr>
          </w:rPrChange>
        </w:rPr>
        <w:lastRenderedPageBreak/>
        <w:drawing>
          <wp:inline distT="0" distB="0" distL="0" distR="0" wp14:anchorId="1089E5D1" wp14:editId="359FF41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542" w:author="The Si Tran" w:date="2012-12-11T23:21:00Z"/>
          <w:lang w:val="fr-FR"/>
        </w:rPr>
        <w:pPrChange w:id="2543" w:author="The Si Tran" w:date="2012-12-16T10:10:00Z">
          <w:pPr/>
        </w:pPrChange>
      </w:pPr>
      <w:bookmarkStart w:id="2544" w:name="_Toc312142078"/>
      <w:bookmarkStart w:id="2545" w:name="_Toc343029953"/>
      <w:bookmarkStart w:id="2546" w:name="_Toc343452739"/>
      <w:r w:rsidRPr="0049233F">
        <w:rPr>
          <w:lang w:val="fr-FR"/>
          <w:rPrChange w:id="2547" w:author="The Si Tran" w:date="2012-12-05T23:02:00Z">
            <w:rPr>
              <w:sz w:val="28"/>
              <w:szCs w:val="28"/>
              <w:lang w:val="fr-FR"/>
            </w:rPr>
          </w:rPrChange>
        </w:rPr>
        <w:t xml:space="preserve">Hình </w:t>
      </w:r>
      <w:del w:id="2548" w:author="The Si Tran" w:date="2012-12-11T23:21:00Z">
        <w:r w:rsidRPr="0049233F" w:rsidDel="00F9196F">
          <w:rPr>
            <w:rPrChange w:id="2549" w:author="The Si Tran" w:date="2012-12-05T23:02:00Z">
              <w:rPr>
                <w:sz w:val="28"/>
                <w:szCs w:val="28"/>
              </w:rPr>
            </w:rPrChange>
          </w:rPr>
          <w:fldChar w:fldCharType="begin"/>
        </w:r>
        <w:r w:rsidRPr="0049233F" w:rsidDel="00F9196F">
          <w:rPr>
            <w:lang w:val="fr-FR"/>
            <w:rPrChange w:id="2550" w:author="The Si Tran" w:date="2012-12-05T23:02:00Z">
              <w:rPr>
                <w:sz w:val="28"/>
                <w:szCs w:val="28"/>
                <w:lang w:val="fr-FR"/>
              </w:rPr>
            </w:rPrChange>
          </w:rPr>
          <w:delInstrText xml:space="preserve"> SEQ Hình \* ARABIC </w:delInstrText>
        </w:r>
        <w:r w:rsidRPr="0049233F" w:rsidDel="00F9196F">
          <w:rPr>
            <w:rPrChange w:id="2551" w:author="The Si Tran" w:date="2012-12-05T23:02:00Z">
              <w:rPr>
                <w:sz w:val="28"/>
                <w:szCs w:val="28"/>
              </w:rPr>
            </w:rPrChange>
          </w:rPr>
          <w:fldChar w:fldCharType="separate"/>
        </w:r>
        <w:r w:rsidRPr="0049233F" w:rsidDel="00F9196F">
          <w:rPr>
            <w:noProof/>
            <w:lang w:val="fr-FR"/>
            <w:rPrChange w:id="2552" w:author="The Si Tran" w:date="2012-12-05T23:02:00Z">
              <w:rPr>
                <w:noProof/>
                <w:sz w:val="28"/>
                <w:szCs w:val="28"/>
                <w:lang w:val="fr-FR"/>
              </w:rPr>
            </w:rPrChange>
          </w:rPr>
          <w:delText>4</w:delText>
        </w:r>
        <w:r w:rsidRPr="0049233F" w:rsidDel="00F9196F">
          <w:rPr>
            <w:rPrChange w:id="2553" w:author="The Si Tran" w:date="2012-12-05T23:02:00Z">
              <w:rPr>
                <w:sz w:val="28"/>
                <w:szCs w:val="28"/>
              </w:rPr>
            </w:rPrChange>
          </w:rPr>
          <w:fldChar w:fldCharType="end"/>
        </w:r>
        <w:r w:rsidRPr="0049233F" w:rsidDel="00F9196F">
          <w:rPr>
            <w:lang w:val="fr-FR"/>
            <w:rPrChange w:id="2554" w:author="The Si Tran" w:date="2012-12-05T23:02:00Z">
              <w:rPr>
                <w:sz w:val="28"/>
                <w:szCs w:val="28"/>
                <w:lang w:val="fr-FR"/>
              </w:rPr>
            </w:rPrChange>
          </w:rPr>
          <w:delText xml:space="preserve"> </w:delText>
        </w:r>
      </w:del>
      <w:ins w:id="2555" w:author="The Si Tran" w:date="2012-12-11T23:21:00Z">
        <w:r w:rsidR="00F9196F">
          <w:t>2.</w:t>
        </w:r>
        <w:r w:rsidR="007F6AD1">
          <w:t>6:</w:t>
        </w:r>
        <w:r w:rsidR="00F9196F" w:rsidRPr="0049233F">
          <w:rPr>
            <w:lang w:val="fr-FR"/>
            <w:rPrChange w:id="2556" w:author="The Si Tran" w:date="2012-12-05T23:02:00Z">
              <w:rPr>
                <w:sz w:val="28"/>
                <w:szCs w:val="28"/>
                <w:lang w:val="fr-FR"/>
              </w:rPr>
            </w:rPrChange>
          </w:rPr>
          <w:t xml:space="preserve"> </w:t>
        </w:r>
      </w:ins>
      <w:r w:rsidRPr="00444FC1">
        <w:rPr>
          <w:lang w:val="fr-FR"/>
          <w:rPrChange w:id="2557" w:author="The Si Tran" w:date="2012-12-14T07:28:00Z">
            <w:rPr>
              <w:sz w:val="28"/>
              <w:szCs w:val="28"/>
              <w:lang w:val="fr-FR"/>
            </w:rPr>
          </w:rPrChange>
        </w:rPr>
        <w:t>Hàm tự tương quan của chuỗi tăng nhiệt độ trung bình hàng năm từ 1856 đến 2005</w:t>
      </w:r>
      <w:bookmarkEnd w:id="2546"/>
      <w:del w:id="2558" w:author="The Si Tran" w:date="2012-12-11T23:21:00Z">
        <w:r w:rsidRPr="00F9196F" w:rsidDel="00CF6224">
          <w:rPr>
            <w:lang w:val="fr-FR"/>
            <w:rPrChange w:id="2559" w:author="The Si Tran" w:date="2012-12-11T23:20:00Z">
              <w:rPr>
                <w:sz w:val="28"/>
                <w:szCs w:val="28"/>
                <w:lang w:val="fr-FR"/>
              </w:rPr>
            </w:rPrChange>
          </w:rPr>
          <w:delText>.</w:delText>
        </w:r>
        <w:bookmarkEnd w:id="2544"/>
        <w:bookmarkEnd w:id="2545"/>
      </w:del>
    </w:p>
    <w:p w14:paraId="4209720A" w14:textId="77777777" w:rsidR="00CF6224" w:rsidRPr="0049233F" w:rsidRDefault="00CF6224">
      <w:pPr>
        <w:pStyle w:val="Hinh"/>
        <w:rPr>
          <w:ins w:id="2560" w:author="The Si Tran" w:date="2012-12-11T23:21:00Z"/>
          <w:lang w:val="fr-FR"/>
          <w:rPrChange w:id="2561" w:author="The Si Tran" w:date="2012-12-05T23:02:00Z">
            <w:rPr>
              <w:ins w:id="2562" w:author="The Si Tran" w:date="2012-12-11T23:21:00Z"/>
              <w:sz w:val="28"/>
              <w:szCs w:val="28"/>
              <w:lang w:val="fr-FR"/>
            </w:rPr>
          </w:rPrChange>
        </w:rPr>
        <w:pPrChange w:id="2563" w:author="The Si Tran" w:date="2012-12-16T10:10:00Z">
          <w:pPr>
            <w:pStyle w:val="Caption"/>
            <w:ind w:firstLine="540"/>
          </w:pPr>
        </w:pPrChange>
      </w:pPr>
    </w:p>
    <w:p w14:paraId="7F68B947" w14:textId="77777777" w:rsidR="005E5CD3" w:rsidRPr="0049233F" w:rsidDel="00B14D71" w:rsidRDefault="005E5CD3">
      <w:pPr>
        <w:pStyle w:val="Hinh"/>
        <w:rPr>
          <w:del w:id="2564" w:author="The Si Tran" w:date="2012-12-14T04:39:00Z"/>
          <w:b/>
          <w:lang w:val="fr-FR"/>
          <w:rPrChange w:id="2565" w:author="The Si Tran" w:date="2012-12-05T23:02:00Z">
            <w:rPr>
              <w:del w:id="2566" w:author="The Si Tran" w:date="2012-12-14T04:39:00Z"/>
              <w:sz w:val="28"/>
              <w:szCs w:val="28"/>
              <w:lang w:val="fr-FR"/>
            </w:rPr>
          </w:rPrChange>
        </w:rPr>
        <w:pPrChange w:id="2567" w:author="The Si Tran" w:date="2012-12-11T23:21:00Z">
          <w:pPr/>
        </w:pPrChange>
      </w:pPr>
    </w:p>
    <w:p w14:paraId="6F98DC37" w14:textId="77777777" w:rsidR="000E05CE" w:rsidDel="00444FC1" w:rsidRDefault="000E05CE">
      <w:pPr>
        <w:rPr>
          <w:del w:id="2568" w:author="The Si Tran" w:date="2012-12-14T07:29:00Z"/>
          <w:szCs w:val="26"/>
          <w:lang w:val="fr-FR"/>
        </w:rPr>
        <w:pPrChange w:id="2569" w:author="The Si Tran" w:date="2012-12-14T07:29:00Z">
          <w:pPr>
            <w:ind w:firstLine="720"/>
          </w:pPr>
        </w:pPrChange>
      </w:pPr>
      <w:del w:id="2570" w:author="The Si Tran" w:date="2012-12-14T07:29:00Z">
        <w:r w:rsidRPr="0049233F" w:rsidDel="00444FC1">
          <w:rPr>
            <w:lang w:val="fr-FR"/>
            <w:rPrChange w:id="2571" w:author="The Si Tran" w:date="2012-12-05T23:02:00Z">
              <w:rPr>
                <w:sz w:val="28"/>
                <w:szCs w:val="28"/>
                <w:lang w:val="fr-FR"/>
              </w:rPr>
            </w:rPrChange>
          </w:rPr>
          <w:tab/>
        </w:r>
      </w:del>
      <w:r w:rsidRPr="0049233F">
        <w:rPr>
          <w:lang w:val="fr-FR"/>
          <w:rPrChange w:id="2572" w:author="The Si Tran" w:date="2012-12-05T23:02:00Z">
            <w:rPr>
              <w:sz w:val="28"/>
              <w:szCs w:val="28"/>
              <w:lang w:val="fr-FR"/>
            </w:rPr>
          </w:rPrChange>
        </w:rPr>
        <w:t>Chuỗi thời gian tĩnh (stationary time series) là chuỗi thời gian có trung bình và phương sai độc lập với thời gian</w:t>
      </w:r>
      <w:del w:id="2573" w:author="The Si Tran" w:date="2012-12-16T21:05:00Z">
        <w:r w:rsidRPr="0049233F" w:rsidDel="006D7A41">
          <w:rPr>
            <w:lang w:val="fr-FR"/>
            <w:rPrChange w:id="2574" w:author="The Si Tran" w:date="2012-12-05T23:02:00Z">
              <w:rPr>
                <w:sz w:val="28"/>
                <w:szCs w:val="28"/>
                <w:lang w:val="fr-FR"/>
              </w:rPr>
            </w:rPrChange>
          </w:rPr>
          <w:delText xml:space="preserve"> </w:delText>
        </w:r>
      </w:del>
      <w:r w:rsidRPr="0049233F">
        <w:rPr>
          <w:lang w:val="fr-FR"/>
          <w:rPrChange w:id="2575" w:author="The Si Tran" w:date="2012-12-05T23:02:00Z">
            <w:rPr>
              <w:sz w:val="28"/>
              <w:szCs w:val="28"/>
              <w:lang w:val="fr-FR"/>
            </w:rPr>
          </w:rPrChange>
        </w:rPr>
        <w:fldChar w:fldCharType="begin"/>
      </w:r>
      <w:r w:rsidRPr="0049233F">
        <w:rPr>
          <w:lang w:val="fr-FR"/>
          <w:rPrChange w:id="2576"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577" w:author="The Si Tran" w:date="2012-12-12T14:11:00Z">
        <w:r w:rsidRPr="0049233F">
          <w:rPr>
            <w:lang w:val="fr-FR"/>
            <w:rPrChange w:id="2578" w:author="The Si Tran" w:date="2012-12-05T23:02:00Z">
              <w:rPr>
                <w:sz w:val="28"/>
                <w:szCs w:val="28"/>
                <w:lang w:val="fr-FR"/>
              </w:rPr>
            </w:rPrChange>
          </w:rPr>
          <w:fldChar w:fldCharType="separate"/>
        </w:r>
        <w:r w:rsidRPr="0049233F" w:rsidDel="009D276E">
          <w:delText>[1]</w:delText>
        </w:r>
      </w:del>
      <w:r w:rsidRPr="0049233F">
        <w:rPr>
          <w:lang w:val="fr-FR"/>
          <w:rPrChange w:id="2579" w:author="The Si Tran" w:date="2012-12-05T23:02:00Z">
            <w:rPr>
              <w:sz w:val="28"/>
              <w:szCs w:val="28"/>
              <w:lang w:val="fr-FR"/>
            </w:rPr>
          </w:rPrChange>
        </w:rPr>
        <w:fldChar w:fldCharType="end"/>
      </w:r>
      <w:r w:rsidRPr="0049233F">
        <w:rPr>
          <w:lang w:val="fr-FR"/>
          <w:rPrChange w:id="2580" w:author="The Si Tran" w:date="2012-12-05T23:02:00Z">
            <w:rPr>
              <w:sz w:val="28"/>
              <w:szCs w:val="28"/>
              <w:lang w:val="fr-FR"/>
            </w:rPr>
          </w:rPrChange>
        </w:rPr>
        <w:t xml:space="preserve">. Có nghĩa rằng, </w:t>
      </w:r>
      <w:del w:id="2581" w:author="The Si Tran" w:date="2012-12-14T07:29:00Z">
        <w:r w:rsidRPr="0049233F" w:rsidDel="00444FC1">
          <w:rPr>
            <w:lang w:val="fr-FR"/>
            <w:rPrChange w:id="2582" w:author="The Si Tran" w:date="2012-12-05T23:02:00Z">
              <w:rPr>
                <w:sz w:val="28"/>
                <w:szCs w:val="28"/>
                <w:lang w:val="fr-FR"/>
              </w:rPr>
            </w:rPrChange>
          </w:rPr>
          <w:delText xml:space="preserve"> </w:delText>
        </w:r>
      </w:del>
      <w:r w:rsidRPr="0049233F">
        <w:rPr>
          <w:lang w:val="fr-FR"/>
          <w:rPrChange w:id="2583"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584" w:author="The Si Tran" w:date="2012-12-14T07:29:00Z"/>
          <w:lang w:val="fr-FR"/>
          <w:rPrChange w:id="2585" w:author="The Si Tran" w:date="2012-12-05T23:02:00Z">
            <w:rPr>
              <w:ins w:id="2586" w:author="The Si Tran" w:date="2012-12-14T07:29:00Z"/>
              <w:sz w:val="28"/>
              <w:szCs w:val="28"/>
              <w:lang w:val="fr-FR"/>
            </w:rPr>
          </w:rPrChange>
        </w:rPr>
      </w:pPr>
    </w:p>
    <w:p w14:paraId="56451AE5" w14:textId="77777777" w:rsidR="00024E93" w:rsidRPr="0049233F" w:rsidRDefault="00024E93">
      <w:pPr>
        <w:rPr>
          <w:szCs w:val="26"/>
          <w:lang w:val="fr-FR"/>
          <w:rPrChange w:id="2587" w:author="The Si Tran" w:date="2012-12-05T23:02:00Z">
            <w:rPr>
              <w:sz w:val="28"/>
              <w:szCs w:val="28"/>
              <w:lang w:val="fr-FR"/>
            </w:rPr>
          </w:rPrChange>
        </w:rPr>
        <w:pPrChange w:id="2588" w:author="The Si Tran" w:date="2012-12-14T07:29:00Z">
          <w:pPr>
            <w:ind w:firstLine="720"/>
          </w:pPr>
        </w:pPrChange>
      </w:pPr>
      <w:r w:rsidRPr="0049233F">
        <w:rPr>
          <w:szCs w:val="26"/>
          <w:lang w:val="fr-FR"/>
          <w:rPrChange w:id="2589"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590" w:author="The Si Tran" w:date="2012-12-05T23:02:00Z">
            <w:rPr>
              <w:sz w:val="28"/>
              <w:szCs w:val="28"/>
              <w:lang w:val="fr-FR"/>
            </w:rPr>
          </w:rPrChange>
        </w:rPr>
      </w:pPr>
      <w:r w:rsidRPr="0049233F">
        <w:rPr>
          <w:b/>
          <w:szCs w:val="26"/>
          <w:lang w:val="fr-FR"/>
          <w:rPrChange w:id="2591" w:author="The Si Tran" w:date="2012-12-05T23:02:00Z">
            <w:rPr>
              <w:b/>
              <w:sz w:val="28"/>
              <w:szCs w:val="28"/>
              <w:lang w:val="fr-FR"/>
            </w:rPr>
          </w:rPrChange>
        </w:rPr>
        <w:t xml:space="preserve">Định </w:t>
      </w:r>
      <w:ins w:id="2592" w:author="The Si Tran" w:date="2012-12-16T21:05:00Z">
        <w:r w:rsidR="006D7A41">
          <w:rPr>
            <w:b/>
            <w:szCs w:val="26"/>
            <w:lang w:val="fr-FR"/>
          </w:rPr>
          <w:t>n</w:t>
        </w:r>
      </w:ins>
      <w:del w:id="2593" w:author="The Si Tran" w:date="2012-12-16T21:05:00Z">
        <w:r w:rsidRPr="0049233F" w:rsidDel="006D7A41">
          <w:rPr>
            <w:b/>
            <w:szCs w:val="26"/>
            <w:lang w:val="fr-FR"/>
            <w:rPrChange w:id="2594" w:author="The Si Tran" w:date="2012-12-05T23:02:00Z">
              <w:rPr>
                <w:b/>
                <w:sz w:val="28"/>
                <w:szCs w:val="28"/>
                <w:lang w:val="fr-FR"/>
              </w:rPr>
            </w:rPrChange>
          </w:rPr>
          <w:delText>N</w:delText>
        </w:r>
      </w:del>
      <w:r w:rsidRPr="0049233F">
        <w:rPr>
          <w:b/>
          <w:szCs w:val="26"/>
          <w:lang w:val="fr-FR"/>
          <w:rPrChange w:id="2595" w:author="The Si Tran" w:date="2012-12-05T23:02:00Z">
            <w:rPr>
              <w:b/>
              <w:sz w:val="28"/>
              <w:szCs w:val="28"/>
              <w:lang w:val="fr-FR"/>
            </w:rPr>
          </w:rPrChange>
        </w:rPr>
        <w:t>ghĩa :</w:t>
      </w:r>
      <w:r w:rsidRPr="0049233F">
        <w:rPr>
          <w:szCs w:val="26"/>
          <w:lang w:val="fr-FR"/>
          <w:rPrChange w:id="2596" w:author="The Si Tran" w:date="2012-12-05T23:02:00Z">
            <w:rPr>
              <w:sz w:val="28"/>
              <w:szCs w:val="28"/>
              <w:lang w:val="fr-FR"/>
            </w:rPr>
          </w:rPrChange>
        </w:rPr>
        <w:t xml:space="preserve"> Một chuỗi thời gian </w:t>
      </w:r>
      <m:oMath>
        <m:d>
          <m:dPr>
            <m:begChr m:val="{"/>
            <m:endChr m:val="}"/>
            <m:ctrlPr>
              <w:ins w:id="2597" w:author="The Si Tran" w:date="2012-12-05T23:48:00Z">
                <w:rPr>
                  <w:rFonts w:ascii="Cambria Math" w:hAnsi="Cambria Math"/>
                  <w:i/>
                  <w:szCs w:val="26"/>
                  <w:lang w:val="fr-FR"/>
                </w:rPr>
              </w:ins>
            </m:ctrlPr>
          </m:dPr>
          <m:e>
            <m:sSub>
              <m:sSubPr>
                <m:ctrlPr>
                  <w:ins w:id="2598" w:author="The Si Tran" w:date="2012-12-05T23:48:00Z">
                    <w:rPr>
                      <w:rFonts w:ascii="Cambria Math" w:hAnsi="Cambria Math"/>
                      <w:i/>
                      <w:szCs w:val="26"/>
                      <w:lang w:val="fr-FR"/>
                    </w:rPr>
                  </w:ins>
                </m:ctrlPr>
              </m:sSubPr>
              <m:e>
                <w:ins w:id="2599" w:author="The Si Tran" w:date="2012-12-05T23:48:00Z">
                  <m:r>
                    <w:rPr>
                      <w:rFonts w:ascii="Cambria Math" w:hAnsi="Cambria Math"/>
                      <w:szCs w:val="26"/>
                      <w:lang w:val="fr-FR"/>
                    </w:rPr>
                    <m:t>X</m:t>
                  </m:r>
                </w:ins>
              </m:e>
              <m:sub>
                <w:ins w:id="2600" w:author="The Si Tran" w:date="2012-12-05T23:48:00Z">
                  <m:r>
                    <w:rPr>
                      <w:rFonts w:ascii="Cambria Math" w:hAnsi="Cambria Math"/>
                      <w:szCs w:val="26"/>
                      <w:lang w:val="fr-FR"/>
                    </w:rPr>
                    <m:t>t</m:t>
                  </m:r>
                </w:ins>
              </m:sub>
            </m:sSub>
          </m:e>
        </m:d>
      </m:oMath>
      <w:del w:id="2601" w:author="The Si Tran" w:date="2012-12-05T23:48:00Z">
        <w:r w:rsidRPr="0049233F" w:rsidDel="005B11DB">
          <w:rPr>
            <w:szCs w:val="26"/>
            <w:lang w:val="fr-FR"/>
            <w:rPrChange w:id="2602" w:author="The Si Tran" w:date="2012-12-05T23:02:00Z">
              <w:rPr>
                <w:sz w:val="28"/>
                <w:szCs w:val="28"/>
                <w:lang w:val="fr-FR"/>
              </w:rPr>
            </w:rPrChange>
          </w:rPr>
          <w:delText>{X</w:delText>
        </w:r>
        <w:r w:rsidRPr="0049233F" w:rsidDel="005B11DB">
          <w:rPr>
            <w:szCs w:val="26"/>
            <w:vertAlign w:val="subscript"/>
            <w:lang w:val="fr-FR"/>
            <w:rPrChange w:id="2603" w:author="The Si Tran" w:date="2012-12-05T23:02:00Z">
              <w:rPr>
                <w:sz w:val="28"/>
                <w:szCs w:val="28"/>
                <w:vertAlign w:val="subscript"/>
                <w:lang w:val="fr-FR"/>
              </w:rPr>
            </w:rPrChange>
          </w:rPr>
          <w:delText>t</w:delText>
        </w:r>
        <w:r w:rsidRPr="0049233F" w:rsidDel="005B11DB">
          <w:rPr>
            <w:szCs w:val="26"/>
            <w:lang w:val="fr-FR"/>
            <w:rPrChange w:id="2604" w:author="The Si Tran" w:date="2012-12-05T23:02:00Z">
              <w:rPr>
                <w:sz w:val="28"/>
                <w:szCs w:val="28"/>
                <w:lang w:val="fr-FR"/>
              </w:rPr>
            </w:rPrChange>
          </w:rPr>
          <w:delText>}</w:delText>
        </w:r>
      </w:del>
      <w:r w:rsidRPr="0049233F">
        <w:rPr>
          <w:szCs w:val="26"/>
          <w:lang w:val="fr-FR"/>
          <w:rPrChange w:id="2605" w:author="The Si Tran" w:date="2012-12-05T23:02:00Z">
            <w:rPr>
              <w:sz w:val="28"/>
              <w:szCs w:val="28"/>
              <w:lang w:val="fr-FR"/>
            </w:rPr>
          </w:rPrChange>
        </w:rPr>
        <w:t xml:space="preserve"> có tính chất tĩnh hay gọi là chuỗi thời gian tĩnh nếu nó thỏa mãn hai tính ch</w:t>
      </w:r>
      <w:bookmarkStart w:id="2606" w:name="_GoBack"/>
      <w:bookmarkEnd w:id="2606"/>
      <w:r w:rsidRPr="0049233F">
        <w:rPr>
          <w:szCs w:val="26"/>
          <w:lang w:val="fr-FR"/>
          <w:rPrChange w:id="2607" w:author="The Si Tran" w:date="2012-12-05T23:02:00Z">
            <w:rPr>
              <w:sz w:val="28"/>
              <w:szCs w:val="28"/>
              <w:lang w:val="fr-FR"/>
            </w:rPr>
          </w:rPrChange>
        </w:rPr>
        <w:t>ất sau</w:t>
      </w:r>
      <w:ins w:id="2608" w:author="The Si Tran" w:date="2012-12-16T21:05:00Z">
        <w:r w:rsidR="006D7A41">
          <w:rPr>
            <w:szCs w:val="26"/>
            <w:lang w:val="fr-FR"/>
          </w:rPr>
          <w:t>:</w:t>
        </w:r>
      </w:ins>
      <w:del w:id="2609" w:author="The Si Tran" w:date="2012-12-16T21:05:00Z">
        <w:r w:rsidRPr="0049233F" w:rsidDel="006D7A41">
          <w:rPr>
            <w:szCs w:val="26"/>
            <w:lang w:val="fr-FR"/>
            <w:rPrChange w:id="2610"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611" w:author="The Si Tran" w:date="2012-12-05T23:02:00Z">
            <w:rPr>
              <w:sz w:val="28"/>
              <w:szCs w:val="28"/>
              <w:lang w:val="fr-FR"/>
            </w:rPr>
          </w:rPrChange>
        </w:rPr>
      </w:pPr>
      <w:r w:rsidRPr="0049233F">
        <w:rPr>
          <w:szCs w:val="26"/>
          <w:lang w:val="fr-FR"/>
          <w:rPrChange w:id="2612" w:author="The Si Tran" w:date="2012-12-05T23:02:00Z">
            <w:rPr>
              <w:sz w:val="28"/>
              <w:szCs w:val="28"/>
              <w:lang w:val="fr-FR"/>
            </w:rPr>
          </w:rPrChange>
        </w:rPr>
        <w:t xml:space="preserve">         (1) </w:t>
      </w:r>
      <w:ins w:id="2613"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614" w:author="The Si Tran" w:date="2012-12-05T23:49:00Z">
        <m:oMath>
          <m:r>
            <w:rPr>
              <w:rFonts w:ascii="Cambria Math" w:hAnsi="Cambria Math"/>
              <w:szCs w:val="26"/>
              <w:lang w:val="fr-FR"/>
            </w:rPr>
            <m:t>=μ ∀t</m:t>
          </m:r>
        </m:oMath>
      </w:ins>
      <w:r w:rsidRPr="0049233F">
        <w:rPr>
          <w:szCs w:val="26"/>
          <w:lang w:val="fr-FR"/>
          <w:rPrChange w:id="2615" w:author="The Si Tran" w:date="2012-12-05T23:02:00Z">
            <w:rPr>
              <w:sz w:val="28"/>
              <w:szCs w:val="28"/>
              <w:lang w:val="fr-FR"/>
            </w:rPr>
          </w:rPrChange>
        </w:rPr>
        <w:t xml:space="preserve"> </w:t>
      </w:r>
      <w:del w:id="2616" w:author="The Si Tran" w:date="2012-12-05T23:49:00Z">
        <w:r w:rsidRPr="00082976" w:rsidDel="00CB56EB">
          <w:rPr>
            <w:position w:val="-12"/>
            <w:szCs w:val="26"/>
            <w:lang w:val="fr-FR"/>
          </w:rPr>
          <w:object w:dxaOrig="1400" w:dyaOrig="360" w14:anchorId="29CEAC57">
            <v:shape id="_x0000_i1038" type="#_x0000_t75" style="width:89.85pt;height:24.2pt" o:ole="">
              <v:imagedata r:id="rId41" o:title=""/>
            </v:shape>
            <o:OLEObject Type="Embed" ProgID="Equation.DSMT4" ShapeID="_x0000_i1038" DrawAspect="Content" ObjectID="_1417199810" r:id="rId42"/>
          </w:object>
        </w:r>
      </w:del>
    </w:p>
    <w:p w14:paraId="54AF470B" w14:textId="77777777" w:rsidR="00024E93" w:rsidRPr="0049233F" w:rsidRDefault="00024E93" w:rsidP="00024E93">
      <w:pPr>
        <w:rPr>
          <w:szCs w:val="26"/>
          <w:lang w:val="fr-FR"/>
          <w:rPrChange w:id="2617" w:author="The Si Tran" w:date="2012-12-05T23:02:00Z">
            <w:rPr>
              <w:sz w:val="28"/>
              <w:szCs w:val="28"/>
              <w:lang w:val="fr-FR"/>
            </w:rPr>
          </w:rPrChange>
        </w:rPr>
      </w:pPr>
      <w:r w:rsidRPr="0049233F">
        <w:rPr>
          <w:szCs w:val="26"/>
          <w:lang w:val="fr-FR"/>
          <w:rPrChange w:id="2618" w:author="The Si Tran" w:date="2012-12-05T23:02:00Z">
            <w:rPr>
              <w:sz w:val="28"/>
              <w:szCs w:val="28"/>
              <w:lang w:val="fr-FR"/>
            </w:rPr>
          </w:rPrChange>
        </w:rPr>
        <w:t xml:space="preserve">         (2)</w:t>
      </w:r>
      <w:del w:id="2619" w:author="The Si Tran" w:date="2012-12-05T23:51:00Z">
        <w:r w:rsidRPr="0049233F" w:rsidDel="00187396">
          <w:rPr>
            <w:szCs w:val="26"/>
            <w:lang w:val="fr-FR"/>
            <w:rPrChange w:id="2620" w:author="The Si Tran" w:date="2012-12-05T23:02:00Z">
              <w:rPr>
                <w:sz w:val="28"/>
                <w:szCs w:val="28"/>
                <w:lang w:val="fr-FR"/>
              </w:rPr>
            </w:rPrChange>
          </w:rPr>
          <w:delText xml:space="preserve"> </w:delText>
        </w:r>
        <w:r w:rsidRPr="0049233F" w:rsidDel="00623920">
          <w:rPr>
            <w:szCs w:val="26"/>
            <w:lang w:val="fr-FR"/>
            <w:rPrChange w:id="2621" w:author="The Si Tran" w:date="2012-12-05T23:02:00Z">
              <w:rPr>
                <w:sz w:val="28"/>
                <w:szCs w:val="28"/>
                <w:lang w:val="fr-FR"/>
              </w:rPr>
            </w:rPrChange>
          </w:rPr>
          <w:delText xml:space="preserve"> </w:delText>
        </w:r>
      </w:del>
      <w:r w:rsidRPr="0049233F">
        <w:rPr>
          <w:szCs w:val="26"/>
          <w:lang w:val="fr-FR"/>
          <w:rPrChange w:id="2622" w:author="The Si Tran" w:date="2012-12-05T23:02:00Z">
            <w:rPr>
              <w:sz w:val="28"/>
              <w:szCs w:val="28"/>
              <w:lang w:val="fr-FR"/>
            </w:rPr>
          </w:rPrChange>
        </w:rPr>
        <w:t xml:space="preserve"> </w:t>
      </w:r>
      <w:ins w:id="2623"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624" w:author="The Si Tran" w:date="2012-12-05T23:51:00Z">
        <w:r w:rsidRPr="00082976" w:rsidDel="003019D0">
          <w:rPr>
            <w:position w:val="-12"/>
            <w:szCs w:val="26"/>
            <w:lang w:val="fr-FR"/>
          </w:rPr>
          <w:object w:dxaOrig="2200" w:dyaOrig="360" w14:anchorId="78B648E3">
            <v:shape id="_x0000_i1039" type="#_x0000_t75" style="width:168.2pt;height:27.65pt" o:ole="">
              <v:imagedata r:id="rId43" o:title=""/>
            </v:shape>
            <o:OLEObject Type="Embed" ProgID="Equation.DSMT4" ShapeID="_x0000_i1039" DrawAspect="Content" ObjectID="_1417199811" r:id="rId44"/>
          </w:object>
        </w:r>
      </w:del>
      <w:r w:rsidRPr="00B312F5">
        <w:rPr>
          <w:position w:val="-4"/>
          <w:szCs w:val="26"/>
          <w:lang w:val="fr-FR"/>
        </w:rPr>
        <w:object w:dxaOrig="180" w:dyaOrig="279" w14:anchorId="04173104">
          <v:shape id="_x0000_i1040" type="#_x0000_t75" style="width:9.2pt;height:14.4pt" o:ole="">
            <v:imagedata r:id="rId19" o:title=""/>
          </v:shape>
          <o:OLEObject Type="Embed" ProgID="Equation.DSMT4" ShapeID="_x0000_i1040" DrawAspect="Content" ObjectID="_1417199812" r:id="rId45"/>
        </w:object>
      </w:r>
    </w:p>
    <w:p w14:paraId="634558FF" w14:textId="65831145" w:rsidR="00AC34B6" w:rsidRPr="0049233F" w:rsidRDefault="00024E93">
      <w:pPr>
        <w:rPr>
          <w:lang w:val="fr-FR"/>
          <w:rPrChange w:id="2625" w:author="The Si Tran" w:date="2012-12-05T23:02:00Z">
            <w:rPr>
              <w:sz w:val="28"/>
              <w:szCs w:val="28"/>
              <w:lang w:val="fr-FR"/>
            </w:rPr>
          </w:rPrChange>
        </w:rPr>
      </w:pPr>
      <w:del w:id="2626" w:author="The Si Tran" w:date="2012-12-16T16:59:00Z">
        <w:r w:rsidRPr="0049233F" w:rsidDel="00C5193F">
          <w:rPr>
            <w:lang w:val="fr-FR"/>
            <w:rPrChange w:id="2627" w:author="The Si Tran" w:date="2012-12-05T23:02:00Z">
              <w:rPr>
                <w:sz w:val="28"/>
                <w:szCs w:val="28"/>
                <w:lang w:val="fr-FR"/>
              </w:rPr>
            </w:rPrChange>
          </w:rPr>
          <w:tab/>
        </w:r>
      </w:del>
      <w:r w:rsidRPr="0049233F">
        <w:rPr>
          <w:lang w:val="fr-FR"/>
          <w:rPrChange w:id="2628" w:author="The Si Tran" w:date="2012-12-05T23:02:00Z">
            <w:rPr>
              <w:sz w:val="28"/>
              <w:szCs w:val="28"/>
              <w:lang w:val="fr-FR"/>
            </w:rPr>
          </w:rPrChange>
        </w:rPr>
        <w:t xml:space="preserve">Ngược lại, một chuỗi thời gian có chứa thành phần </w:t>
      </w:r>
      <w:del w:id="2629" w:author="The Si Tran" w:date="2012-12-16T21:10:00Z">
        <w:r w:rsidRPr="0049233F" w:rsidDel="006D7A41">
          <w:rPr>
            <w:lang w:val="fr-FR"/>
            <w:rPrChange w:id="2630" w:author="The Si Tran" w:date="2012-12-05T23:02:00Z">
              <w:rPr>
                <w:sz w:val="28"/>
                <w:szCs w:val="28"/>
                <w:lang w:val="fr-FR"/>
              </w:rPr>
            </w:rPrChange>
          </w:rPr>
          <w:delText xml:space="preserve">mùa </w:delText>
        </w:r>
      </w:del>
      <w:ins w:id="2631" w:author="The Si Tran" w:date="2012-12-16T21:10:00Z">
        <w:r w:rsidR="006D7A41">
          <w:rPr>
            <w:lang w:val="fr-FR"/>
          </w:rPr>
          <w:t>xu hướng</w:t>
        </w:r>
        <w:r w:rsidR="006D7A41" w:rsidRPr="0049233F">
          <w:rPr>
            <w:lang w:val="fr-FR"/>
            <w:rPrChange w:id="2632" w:author="The Si Tran" w:date="2012-12-05T23:02:00Z">
              <w:rPr>
                <w:sz w:val="28"/>
                <w:szCs w:val="28"/>
                <w:lang w:val="fr-FR"/>
              </w:rPr>
            </w:rPrChange>
          </w:rPr>
          <w:t xml:space="preserve"> </w:t>
        </w:r>
      </w:ins>
      <w:r w:rsidRPr="0049233F">
        <w:rPr>
          <w:lang w:val="fr-FR"/>
          <w:rPrChange w:id="2633"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634" w:author="The Si Tran" w:date="2012-12-05T23:02:00Z">
            <w:rPr>
              <w:sz w:val="28"/>
              <w:szCs w:val="28"/>
              <w:lang w:val="fr-FR"/>
            </w:rPr>
          </w:rPrChange>
        </w:rPr>
        <w:pPrChange w:id="2635" w:author="The Si Tran" w:date="2012-12-16T10:25:00Z">
          <w:pPr/>
        </w:pPrChange>
      </w:pPr>
      <w:r w:rsidRPr="0049233F">
        <w:rPr>
          <w:noProof/>
          <w:rPrChange w:id="2636" w:author="Unknown">
            <w:rPr>
              <w:noProof/>
              <w:sz w:val="28"/>
              <w:szCs w:val="28"/>
            </w:rPr>
          </w:rPrChange>
        </w:rPr>
        <w:drawing>
          <wp:inline distT="0" distB="0" distL="0" distR="0" wp14:anchorId="08C0265F" wp14:editId="5464F2B2">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637" w:author="The Si Tran" w:date="2012-12-05T23:02:00Z">
            <w:rPr>
              <w:sz w:val="28"/>
              <w:szCs w:val="28"/>
              <w:lang w:val="fr-FR"/>
            </w:rPr>
          </w:rPrChange>
        </w:rPr>
      </w:pPr>
      <w:r w:rsidRPr="0049233F">
        <w:rPr>
          <w:szCs w:val="26"/>
          <w:lang w:val="fr-FR"/>
          <w:rPrChange w:id="2638" w:author="The Si Tran" w:date="2012-12-05T23:02:00Z">
            <w:rPr>
              <w:sz w:val="28"/>
              <w:szCs w:val="28"/>
              <w:lang w:val="fr-FR"/>
            </w:rPr>
          </w:rPrChange>
        </w:rPr>
        <w:lastRenderedPageBreak/>
        <w:t>chuỗi thời gian tĩnh</w:t>
      </w:r>
    </w:p>
    <w:p w14:paraId="0EB81842" w14:textId="77777777" w:rsidR="00AC34B6" w:rsidRPr="0049233F" w:rsidRDefault="00AC34B6">
      <w:pPr>
        <w:pStyle w:val="Canhgiua"/>
        <w:rPr>
          <w:lang w:val="fr-FR"/>
          <w:rPrChange w:id="2639" w:author="The Si Tran" w:date="2012-12-05T23:02:00Z">
            <w:rPr>
              <w:sz w:val="28"/>
              <w:szCs w:val="28"/>
              <w:lang w:val="fr-FR"/>
            </w:rPr>
          </w:rPrChange>
        </w:rPr>
        <w:pPrChange w:id="2640" w:author="The Si Tran" w:date="2012-12-16T10:26:00Z">
          <w:pPr/>
        </w:pPrChange>
      </w:pPr>
      <w:r w:rsidRPr="0049233F">
        <w:rPr>
          <w:lang w:val="fr-FR"/>
          <w:rPrChange w:id="2641" w:author="The Si Tran" w:date="2012-12-05T23:02:00Z">
            <w:rPr>
              <w:sz w:val="28"/>
              <w:szCs w:val="28"/>
              <w:lang w:val="fr-FR"/>
            </w:rPr>
          </w:rPrChange>
        </w:rPr>
        <w:t xml:space="preserve">   </w:t>
      </w:r>
      <w:r w:rsidRPr="0049233F">
        <w:rPr>
          <w:noProof/>
          <w:rPrChange w:id="2642" w:author="Unknown">
            <w:rPr>
              <w:noProof/>
              <w:sz w:val="28"/>
              <w:szCs w:val="28"/>
            </w:rPr>
          </w:rPrChange>
        </w:rPr>
        <w:drawing>
          <wp:inline distT="0" distB="0" distL="0" distR="0" wp14:anchorId="08084898" wp14:editId="3FBF81A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643" w:author="The Si Tran" w:date="2012-12-05T23:02:00Z">
            <w:rPr>
              <w:sz w:val="28"/>
              <w:szCs w:val="28"/>
              <w:lang w:val="fr-FR"/>
            </w:rPr>
          </w:rPrChange>
        </w:rPr>
      </w:pPr>
      <w:r w:rsidRPr="0049233F">
        <w:rPr>
          <w:szCs w:val="26"/>
          <w:lang w:val="fr-FR"/>
          <w:rPrChange w:id="2644"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645" w:author="The Si Tran" w:date="2012-12-05T23:02:00Z">
            <w:rPr>
              <w:sz w:val="28"/>
              <w:szCs w:val="28"/>
              <w:lang w:val="fr-FR"/>
            </w:rPr>
          </w:rPrChange>
        </w:rPr>
        <w:pPrChange w:id="2646" w:author="The Si Tran" w:date="2012-12-16T10:10:00Z">
          <w:pPr>
            <w:pStyle w:val="Caption"/>
            <w:ind w:firstLine="540"/>
          </w:pPr>
        </w:pPrChange>
      </w:pPr>
      <w:r w:rsidRPr="0049233F">
        <w:rPr>
          <w:lang w:val="fr-FR"/>
          <w:rPrChange w:id="2647" w:author="The Si Tran" w:date="2012-12-05T23:02:00Z">
            <w:rPr>
              <w:b w:val="0"/>
              <w:sz w:val="28"/>
              <w:szCs w:val="28"/>
              <w:lang w:val="fr-FR"/>
            </w:rPr>
          </w:rPrChange>
        </w:rPr>
        <w:t xml:space="preserve">    </w:t>
      </w:r>
      <w:bookmarkStart w:id="2648" w:name="_Toc312142080"/>
      <w:bookmarkStart w:id="2649" w:name="_Toc343029954"/>
      <w:bookmarkStart w:id="2650" w:name="_Toc343452740"/>
      <w:r w:rsidRPr="0049233F">
        <w:rPr>
          <w:lang w:val="fr-FR"/>
          <w:rPrChange w:id="2651" w:author="The Si Tran" w:date="2012-12-05T23:02:00Z">
            <w:rPr>
              <w:b w:val="0"/>
              <w:sz w:val="32"/>
              <w:szCs w:val="32"/>
              <w:lang w:val="fr-FR"/>
            </w:rPr>
          </w:rPrChange>
        </w:rPr>
        <w:t xml:space="preserve">Hình </w:t>
      </w:r>
      <w:del w:id="2652" w:author="The Si Tran" w:date="2012-12-11T23:21:00Z">
        <w:r w:rsidRPr="0049233F" w:rsidDel="004F02C0">
          <w:rPr>
            <w:rPrChange w:id="2653" w:author="The Si Tran" w:date="2012-12-05T23:02:00Z">
              <w:rPr>
                <w:b w:val="0"/>
                <w:sz w:val="32"/>
                <w:szCs w:val="32"/>
              </w:rPr>
            </w:rPrChange>
          </w:rPr>
          <w:fldChar w:fldCharType="begin"/>
        </w:r>
        <w:r w:rsidRPr="0049233F" w:rsidDel="004F02C0">
          <w:rPr>
            <w:lang w:val="fr-FR"/>
            <w:rPrChange w:id="2654" w:author="The Si Tran" w:date="2012-12-05T23:02:00Z">
              <w:rPr>
                <w:b w:val="0"/>
                <w:sz w:val="32"/>
                <w:szCs w:val="32"/>
                <w:lang w:val="fr-FR"/>
              </w:rPr>
            </w:rPrChange>
          </w:rPr>
          <w:delInstrText xml:space="preserve"> SEQ Hình \* ARABIC </w:delInstrText>
        </w:r>
        <w:r w:rsidRPr="0049233F" w:rsidDel="004F02C0">
          <w:rPr>
            <w:rPrChange w:id="2655" w:author="The Si Tran" w:date="2012-12-05T23:02:00Z">
              <w:rPr>
                <w:b w:val="0"/>
                <w:sz w:val="32"/>
                <w:szCs w:val="32"/>
              </w:rPr>
            </w:rPrChange>
          </w:rPr>
          <w:fldChar w:fldCharType="separate"/>
        </w:r>
        <w:r w:rsidRPr="0049233F" w:rsidDel="004F02C0">
          <w:rPr>
            <w:noProof/>
            <w:lang w:val="fr-FR"/>
            <w:rPrChange w:id="2656" w:author="The Si Tran" w:date="2012-12-05T23:02:00Z">
              <w:rPr>
                <w:b w:val="0"/>
                <w:noProof/>
                <w:sz w:val="32"/>
                <w:szCs w:val="32"/>
                <w:lang w:val="fr-FR"/>
              </w:rPr>
            </w:rPrChange>
          </w:rPr>
          <w:delText>6</w:delText>
        </w:r>
        <w:r w:rsidRPr="0049233F" w:rsidDel="004F02C0">
          <w:rPr>
            <w:rPrChange w:id="2657" w:author="The Si Tran" w:date="2012-12-05T23:02:00Z">
              <w:rPr>
                <w:b w:val="0"/>
                <w:sz w:val="32"/>
                <w:szCs w:val="32"/>
              </w:rPr>
            </w:rPrChange>
          </w:rPr>
          <w:fldChar w:fldCharType="end"/>
        </w:r>
        <w:r w:rsidRPr="0049233F" w:rsidDel="004F02C0">
          <w:rPr>
            <w:lang w:val="fr-FR"/>
            <w:rPrChange w:id="2658" w:author="The Si Tran" w:date="2012-12-05T23:02:00Z">
              <w:rPr>
                <w:b w:val="0"/>
                <w:sz w:val="28"/>
                <w:szCs w:val="28"/>
                <w:lang w:val="fr-FR"/>
              </w:rPr>
            </w:rPrChange>
          </w:rPr>
          <w:delText xml:space="preserve"> </w:delText>
        </w:r>
      </w:del>
      <w:ins w:id="2659" w:author="The Si Tran" w:date="2012-12-11T23:21:00Z">
        <w:r w:rsidR="004F02C0">
          <w:t>2.</w:t>
        </w:r>
        <w:r w:rsidR="00B14D71">
          <w:t>7</w:t>
        </w:r>
        <w:r w:rsidR="004F02C0" w:rsidRPr="0049233F">
          <w:rPr>
            <w:lang w:val="fr-FR"/>
            <w:rPrChange w:id="2660" w:author="The Si Tran" w:date="2012-12-05T23:02:00Z">
              <w:rPr>
                <w:b w:val="0"/>
                <w:sz w:val="28"/>
                <w:szCs w:val="28"/>
                <w:lang w:val="fr-FR"/>
              </w:rPr>
            </w:rPrChange>
          </w:rPr>
          <w:t xml:space="preserve"> </w:t>
        </w:r>
      </w:ins>
      <w:r w:rsidRPr="004F02C0">
        <w:rPr>
          <w:lang w:val="fr-FR"/>
          <w:rPrChange w:id="2661" w:author="The Si Tran" w:date="2012-12-11T23:21:00Z">
            <w:rPr>
              <w:b w:val="0"/>
              <w:sz w:val="28"/>
              <w:szCs w:val="28"/>
              <w:lang w:val="fr-FR"/>
            </w:rPr>
          </w:rPrChange>
        </w:rPr>
        <w:t>(a)</w:t>
      </w:r>
      <w:r w:rsidRPr="0049233F">
        <w:rPr>
          <w:lang w:val="fr-FR"/>
          <w:rPrChange w:id="2662" w:author="The Si Tran" w:date="2012-12-05T23:02:00Z">
            <w:rPr>
              <w:b w:val="0"/>
              <w:sz w:val="28"/>
              <w:szCs w:val="28"/>
              <w:lang w:val="fr-FR"/>
            </w:rPr>
          </w:rPrChange>
        </w:rPr>
        <w:t xml:space="preserve"> </w:t>
      </w:r>
      <w:r w:rsidRPr="004F02C0">
        <w:rPr>
          <w:lang w:val="fr-FR"/>
          <w:rPrChange w:id="2663" w:author="The Si Tran" w:date="2012-12-11T23:21:00Z">
            <w:rPr>
              <w:b w:val="0"/>
              <w:sz w:val="28"/>
              <w:szCs w:val="28"/>
              <w:lang w:val="fr-FR"/>
            </w:rPr>
          </w:rPrChange>
        </w:rPr>
        <w:t>Chuỗi thời gian tĩnh, (b) chuỗi thời gian không tĩnh.</w:t>
      </w:r>
      <w:bookmarkEnd w:id="2648"/>
      <w:bookmarkEnd w:id="2649"/>
      <w:bookmarkEnd w:id="2650"/>
    </w:p>
    <w:p w14:paraId="787DB4BD" w14:textId="77777777" w:rsidR="00AC34B6" w:rsidRPr="0049233F" w:rsidRDefault="00AC34B6" w:rsidP="005E5CD3">
      <w:pPr>
        <w:rPr>
          <w:szCs w:val="26"/>
          <w:lang w:val="fr-FR"/>
          <w:rPrChange w:id="2664" w:author="The Si Tran" w:date="2012-12-05T23:02:00Z">
            <w:rPr>
              <w:sz w:val="28"/>
              <w:szCs w:val="28"/>
              <w:lang w:val="fr-FR"/>
            </w:rPr>
          </w:rPrChange>
        </w:rPr>
      </w:pPr>
      <w:r w:rsidRPr="0049233F">
        <w:rPr>
          <w:szCs w:val="26"/>
          <w:lang w:val="fr-FR"/>
          <w:rPrChange w:id="2665" w:author="The Si Tran" w:date="2012-12-05T23:02:00Z">
            <w:rPr>
              <w:b/>
              <w:bCs/>
              <w:sz w:val="28"/>
              <w:szCs w:val="28"/>
              <w:lang w:val="fr-FR"/>
            </w:rPr>
          </w:rPrChange>
        </w:rPr>
        <w:tab/>
      </w:r>
    </w:p>
    <w:p w14:paraId="098BB42B" w14:textId="77777777" w:rsidR="00AC34B6" w:rsidRPr="0049233F" w:rsidRDefault="00AC34B6">
      <w:pPr>
        <w:rPr>
          <w:lang w:val="fr-FR"/>
          <w:rPrChange w:id="2666" w:author="The Si Tran" w:date="2012-12-05T23:02:00Z">
            <w:rPr>
              <w:sz w:val="28"/>
              <w:szCs w:val="28"/>
              <w:lang w:val="fr-FR"/>
            </w:rPr>
          </w:rPrChange>
        </w:rPr>
      </w:pPr>
      <w:del w:id="2667" w:author="The Si Tran" w:date="2012-12-16T16:59:00Z">
        <w:r w:rsidRPr="0049233F" w:rsidDel="00C5193F">
          <w:rPr>
            <w:lang w:val="fr-FR"/>
            <w:rPrChange w:id="2668" w:author="The Si Tran" w:date="2012-12-05T23:02:00Z">
              <w:rPr>
                <w:b/>
                <w:bCs/>
                <w:sz w:val="28"/>
                <w:szCs w:val="28"/>
                <w:lang w:val="fr-FR"/>
              </w:rPr>
            </w:rPrChange>
          </w:rPr>
          <w:tab/>
        </w:r>
      </w:del>
      <w:r w:rsidR="00B87EB5" w:rsidRPr="0049233F">
        <w:rPr>
          <w:lang w:val="fr-FR"/>
          <w:rPrChange w:id="2669" w:author="The Si Tran" w:date="2012-12-05T23:02:00Z">
            <w:rPr>
              <w:b/>
              <w:bCs/>
              <w:sz w:val="28"/>
              <w:szCs w:val="28"/>
              <w:lang w:val="fr-FR"/>
            </w:rPr>
          </w:rPrChange>
        </w:rPr>
        <w:t>C</w:t>
      </w:r>
      <w:r w:rsidRPr="0049233F">
        <w:rPr>
          <w:lang w:val="fr-FR"/>
          <w:rPrChange w:id="2670" w:author="The Si Tran" w:date="2012-12-05T23:02:00Z">
            <w:rPr>
              <w:b/>
              <w:bCs/>
              <w:sz w:val="28"/>
              <w:szCs w:val="28"/>
              <w:lang w:val="fr-FR"/>
            </w:rPr>
          </w:rPrChange>
        </w:rPr>
        <w:t xml:space="preserve">huỗi thời gian không tĩnh </w:t>
      </w:r>
      <w:r w:rsidR="00B87EB5" w:rsidRPr="0049233F">
        <w:rPr>
          <w:lang w:val="fr-FR"/>
          <w:rPrChange w:id="2671" w:author="The Si Tran" w:date="2012-12-05T23:02:00Z">
            <w:rPr>
              <w:b/>
              <w:bCs/>
              <w:sz w:val="28"/>
              <w:szCs w:val="28"/>
              <w:lang w:val="fr-FR"/>
            </w:rPr>
          </w:rPrChange>
        </w:rPr>
        <w:t xml:space="preserve">rất khó để biểu diễn </w:t>
      </w:r>
      <w:r w:rsidRPr="0049233F">
        <w:rPr>
          <w:lang w:val="fr-FR"/>
          <w:rPrChange w:id="2672" w:author="The Si Tran" w:date="2012-12-05T23:02:00Z">
            <w:rPr>
              <w:b/>
              <w:bCs/>
              <w:sz w:val="28"/>
              <w:szCs w:val="28"/>
              <w:lang w:val="fr-FR"/>
            </w:rPr>
          </w:rPrChange>
        </w:rPr>
        <w:t>bằng mô hình toán học</w:t>
      </w:r>
      <w:r w:rsidR="00B87EB5" w:rsidRPr="0049233F">
        <w:rPr>
          <w:lang w:val="fr-FR"/>
          <w:rPrChange w:id="2673" w:author="The Si Tran" w:date="2012-12-05T23:02:00Z">
            <w:rPr>
              <w:b/>
              <w:bCs/>
              <w:sz w:val="28"/>
              <w:szCs w:val="28"/>
              <w:lang w:val="fr-FR"/>
            </w:rPr>
          </w:rPrChange>
        </w:rPr>
        <w:t xml:space="preserve"> và thực hiên dự báo</w:t>
      </w:r>
      <w:del w:id="2674" w:author="The Si Tran" w:date="2012-12-16T21:09:00Z">
        <w:r w:rsidR="00B87EB5" w:rsidRPr="0049233F" w:rsidDel="006D7A41">
          <w:rPr>
            <w:lang w:val="fr-FR"/>
            <w:rPrChange w:id="2675" w:author="The Si Tran" w:date="2012-12-05T23:02:00Z">
              <w:rPr>
                <w:b/>
                <w:bCs/>
                <w:sz w:val="28"/>
                <w:szCs w:val="28"/>
                <w:lang w:val="fr-FR"/>
              </w:rPr>
            </w:rPrChange>
          </w:rPr>
          <w:delText xml:space="preserve"> </w:delText>
        </w:r>
      </w:del>
      <w:r w:rsidR="00B87EB5" w:rsidRPr="0049233F">
        <w:rPr>
          <w:lang w:val="fr-FR"/>
          <w:rPrChange w:id="2676" w:author="The Si Tran" w:date="2012-12-05T23:02:00Z">
            <w:rPr>
              <w:b/>
              <w:bCs/>
              <w:sz w:val="28"/>
              <w:szCs w:val="28"/>
              <w:lang w:val="fr-FR"/>
            </w:rPr>
          </w:rPrChange>
        </w:rPr>
        <w:fldChar w:fldCharType="begin"/>
      </w:r>
      <w:r w:rsidR="00B87EB5" w:rsidRPr="0049233F">
        <w:rPr>
          <w:lang w:val="fr-FR"/>
          <w:rPrChange w:id="2677"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del w:id="2678" w:author="The Si Tran" w:date="2012-12-12T14:11:00Z">
        <w:r w:rsidR="00B87EB5" w:rsidRPr="0049233F">
          <w:rPr>
            <w:lang w:val="fr-FR"/>
            <w:rPrChange w:id="2679" w:author="The Si Tran" w:date="2012-12-05T23:02:00Z">
              <w:rPr>
                <w:b/>
                <w:bCs/>
                <w:sz w:val="28"/>
                <w:szCs w:val="28"/>
                <w:lang w:val="fr-FR"/>
              </w:rPr>
            </w:rPrChange>
          </w:rPr>
          <w:fldChar w:fldCharType="separate"/>
        </w:r>
        <w:r w:rsidR="00B87EB5" w:rsidRPr="0049233F" w:rsidDel="009D276E">
          <w:rPr>
            <w:rPrChange w:id="2680" w:author="The Si Tran" w:date="2012-12-05T23:02:00Z">
              <w:rPr>
                <w:b/>
                <w:bCs/>
                <w:sz w:val="20"/>
                <w:szCs w:val="20"/>
              </w:rPr>
            </w:rPrChange>
          </w:rPr>
          <w:delText>[2]</w:delText>
        </w:r>
      </w:del>
      <w:r w:rsidR="00B87EB5" w:rsidRPr="0049233F">
        <w:rPr>
          <w:lang w:val="fr-FR"/>
          <w:rPrChange w:id="2681" w:author="The Si Tran" w:date="2012-12-05T23:02:00Z">
            <w:rPr>
              <w:b/>
              <w:bCs/>
              <w:sz w:val="28"/>
              <w:szCs w:val="28"/>
              <w:lang w:val="fr-FR"/>
            </w:rPr>
          </w:rPrChange>
        </w:rPr>
        <w:fldChar w:fldCharType="end"/>
      </w:r>
      <w:r w:rsidR="00B87EB5" w:rsidRPr="0049233F">
        <w:rPr>
          <w:lang w:val="fr-FR"/>
          <w:rPrChange w:id="2682" w:author="The Si Tran" w:date="2012-12-05T23:02:00Z">
            <w:rPr>
              <w:b/>
              <w:bCs/>
              <w:sz w:val="28"/>
              <w:szCs w:val="28"/>
              <w:lang w:val="fr-FR"/>
            </w:rPr>
          </w:rPrChange>
        </w:rPr>
        <w:t>. Tuy nhiên,</w:t>
      </w:r>
      <w:r w:rsidRPr="0049233F">
        <w:rPr>
          <w:lang w:val="fr-FR"/>
          <w:rPrChange w:id="2683" w:author="The Si Tran" w:date="2012-12-05T23:02:00Z">
            <w:rPr>
              <w:b/>
              <w:bCs/>
              <w:sz w:val="28"/>
              <w:szCs w:val="28"/>
              <w:lang w:val="fr-FR"/>
            </w:rPr>
          </w:rPrChange>
        </w:rPr>
        <w:t xml:space="preserve"> </w:t>
      </w:r>
      <w:r w:rsidR="00B87EB5" w:rsidRPr="0049233F">
        <w:rPr>
          <w:lang w:val="fr-FR"/>
          <w:rPrChange w:id="268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68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686" w:author="The Si Tran" w:date="2012-12-05T23:02:00Z">
            <w:rPr>
              <w:b/>
              <w:bCs/>
              <w:sz w:val="28"/>
              <w:szCs w:val="28"/>
              <w:lang w:val="fr-FR"/>
            </w:rPr>
          </w:rPrChange>
        </w:rPr>
        <w:t xml:space="preserve">. Một trong những phương </w:t>
      </w:r>
      <w:r w:rsidR="000F1F6F" w:rsidRPr="0049233F">
        <w:rPr>
          <w:lang w:val="fr-FR"/>
          <w:rPrChange w:id="2687"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pPr>
        <w:rPr>
          <w:del w:id="2688" w:author="The Si Tran" w:date="2012-12-16T10:27:00Z"/>
          <w:lang w:val="fr-FR"/>
        </w:rPr>
      </w:pPr>
      <w:del w:id="2689" w:author="The Si Tran" w:date="2012-12-16T16:59:00Z">
        <w:r w:rsidRPr="0049233F" w:rsidDel="00C5193F">
          <w:rPr>
            <w:lang w:val="fr-FR"/>
            <w:rPrChange w:id="2690" w:author="The Si Tran" w:date="2012-12-05T23:02:00Z">
              <w:rPr>
                <w:b/>
                <w:bCs/>
                <w:sz w:val="28"/>
                <w:szCs w:val="28"/>
                <w:lang w:val="fr-FR"/>
              </w:rPr>
            </w:rPrChange>
          </w:rPr>
          <w:tab/>
        </w:r>
      </w:del>
      <w:r w:rsidR="003219CB" w:rsidRPr="0049233F">
        <w:rPr>
          <w:lang w:val="fr-FR"/>
          <w:rPrChange w:id="2691" w:author="The Si Tran" w:date="2012-12-05T23:02:00Z">
            <w:rPr>
              <w:b/>
              <w:bCs/>
              <w:sz w:val="28"/>
              <w:szCs w:val="28"/>
              <w:lang w:val="fr-FR"/>
            </w:rPr>
          </w:rPrChange>
        </w:rPr>
        <w:t xml:space="preserve">Đối với một chuỗi thời gian không tĩnh </w:t>
      </w:r>
      <m:oMath>
        <m:d>
          <m:dPr>
            <m:begChr m:val="{"/>
            <m:endChr m:val="}"/>
            <m:ctrlPr>
              <w:ins w:id="2692" w:author="The Si Tran" w:date="2012-12-05T23:52:00Z">
                <w:rPr>
                  <w:rFonts w:ascii="Cambria Math" w:hAnsi="Cambria Math"/>
                  <w:i/>
                  <w:lang w:val="fr-FR"/>
                </w:rPr>
              </w:ins>
            </m:ctrlPr>
          </m:dPr>
          <m:e>
            <m:sSub>
              <m:sSubPr>
                <m:ctrlPr>
                  <w:ins w:id="2693" w:author="The Si Tran" w:date="2012-12-05T23:52:00Z">
                    <w:rPr>
                      <w:rFonts w:ascii="Cambria Math" w:hAnsi="Cambria Math"/>
                      <w:i/>
                      <w:lang w:val="fr-FR"/>
                    </w:rPr>
                  </w:ins>
                </m:ctrlPr>
              </m:sSubPr>
              <m:e>
                <w:ins w:id="2694" w:author="The Si Tran" w:date="2012-12-05T23:52:00Z">
                  <m:r>
                    <w:rPr>
                      <w:rFonts w:ascii="Cambria Math" w:hAnsi="Cambria Math"/>
                      <w:lang w:val="fr-FR"/>
                    </w:rPr>
                    <m:t>X</m:t>
                  </m:r>
                </w:ins>
              </m:e>
              <m:sub>
                <w:ins w:id="2695" w:author="The Si Tran" w:date="2012-12-05T23:52:00Z">
                  <m:r>
                    <w:rPr>
                      <w:rFonts w:ascii="Cambria Math" w:hAnsi="Cambria Math"/>
                      <w:lang w:val="fr-FR"/>
                    </w:rPr>
                    <m:t>t</m:t>
                  </m:r>
                </w:ins>
              </m:sub>
            </m:sSub>
          </m:e>
        </m:d>
      </m:oMath>
      <w:ins w:id="2696" w:author="The Si Tran" w:date="2012-12-05T23:52:00Z">
        <w:r w:rsidR="00623920" w:rsidRPr="00100B8E">
          <w:rPr>
            <w:lang w:val="fr-FR"/>
          </w:rPr>
          <w:t xml:space="preserve"> </w:t>
        </w:r>
      </w:ins>
      <w:del w:id="2697" w:author="The Si Tran" w:date="2012-12-05T23:51:00Z">
        <w:r w:rsidR="003219CB" w:rsidRPr="0049233F" w:rsidDel="00623920">
          <w:rPr>
            <w:lang w:val="fr-FR"/>
            <w:rPrChange w:id="2698" w:author="The Si Tran" w:date="2012-12-05T23:02:00Z">
              <w:rPr>
                <w:b/>
                <w:bCs/>
                <w:sz w:val="28"/>
                <w:szCs w:val="28"/>
                <w:lang w:val="fr-FR"/>
              </w:rPr>
            </w:rPrChange>
          </w:rPr>
          <w:delText>{X</w:delText>
        </w:r>
        <w:r w:rsidR="003219CB" w:rsidRPr="0049233F" w:rsidDel="00623920">
          <w:rPr>
            <w:vertAlign w:val="subscript"/>
            <w:lang w:val="fr-FR"/>
            <w:rPrChange w:id="2699" w:author="The Si Tran" w:date="2012-12-05T23:02:00Z">
              <w:rPr>
                <w:b/>
                <w:bCs/>
                <w:sz w:val="28"/>
                <w:szCs w:val="28"/>
                <w:vertAlign w:val="subscript"/>
                <w:lang w:val="fr-FR"/>
              </w:rPr>
            </w:rPrChange>
          </w:rPr>
          <w:delText>t</w:delText>
        </w:r>
        <w:r w:rsidR="003219CB" w:rsidRPr="0049233F" w:rsidDel="00623920">
          <w:rPr>
            <w:lang w:val="fr-FR"/>
            <w:rPrChange w:id="2700" w:author="The Si Tran" w:date="2012-12-05T23:02:00Z">
              <w:rPr>
                <w:b/>
                <w:bCs/>
                <w:sz w:val="28"/>
                <w:szCs w:val="28"/>
                <w:lang w:val="fr-FR"/>
              </w:rPr>
            </w:rPrChange>
          </w:rPr>
          <w:delText>}</w:delText>
        </w:r>
      </w:del>
      <w:r w:rsidR="003219CB" w:rsidRPr="0049233F">
        <w:rPr>
          <w:lang w:val="fr-FR"/>
          <w:rPrChange w:id="2701" w:author="The Si Tran" w:date="2012-12-05T23:02:00Z">
            <w:rPr>
              <w:b/>
              <w:bCs/>
              <w:sz w:val="28"/>
              <w:szCs w:val="28"/>
              <w:lang w:val="fr-FR"/>
            </w:rPr>
          </w:rPrChange>
        </w:rPr>
        <w:t xml:space="preserve">, ta áp dụng toán tử lấy hiệu </w:t>
      </w:r>
      <w:ins w:id="2702" w:author="The Si Tran" w:date="2012-12-05T23:52:00Z">
        <m:oMath>
          <m:r>
            <w:rPr>
              <w:rFonts w:ascii="Cambria Math" w:hAnsi="Cambria Math"/>
              <w:lang w:val="fr-FR"/>
            </w:rPr>
            <m:t>∆</m:t>
          </m:r>
        </m:oMath>
      </w:ins>
      <w:del w:id="2703" w:author="The Si Tran" w:date="2012-12-05T23:52:00Z">
        <w:r w:rsidR="003219CB" w:rsidRPr="0049233F" w:rsidDel="00623920">
          <w:rPr>
            <w:lang w:val="fr-FR"/>
            <w:rPrChange w:id="2704" w:author="The Si Tran" w:date="2012-12-05T23:02:00Z">
              <w:rPr>
                <w:b/>
                <w:bCs/>
                <w:sz w:val="28"/>
                <w:szCs w:val="28"/>
                <w:lang w:val="fr-FR"/>
              </w:rPr>
            </w:rPrChange>
          </w:rPr>
          <w:delText>∆</w:delText>
        </w:r>
      </w:del>
      <w:r w:rsidR="003219CB" w:rsidRPr="0049233F">
        <w:rPr>
          <w:lang w:val="fr-FR"/>
          <w:rPrChange w:id="2705" w:author="The Si Tran" w:date="2012-12-05T23:02:00Z">
            <w:rPr>
              <w:b/>
              <w:bCs/>
              <w:sz w:val="28"/>
              <w:szCs w:val="28"/>
              <w:lang w:val="fr-FR"/>
            </w:rPr>
          </w:rPrChange>
        </w:rPr>
        <w:t xml:space="preserve"> lên </w:t>
      </w:r>
      <m:oMath>
        <m:sSub>
          <m:sSubPr>
            <m:ctrlPr>
              <w:ins w:id="2706" w:author="The Si Tran" w:date="2012-12-05T23:52:00Z">
                <w:rPr>
                  <w:rFonts w:ascii="Cambria Math" w:hAnsi="Cambria Math"/>
                  <w:i/>
                  <w:lang w:val="fr-FR"/>
                </w:rPr>
              </w:ins>
            </m:ctrlPr>
          </m:sSubPr>
          <m:e>
            <w:ins w:id="2707" w:author="The Si Tran" w:date="2012-12-05T23:52:00Z">
              <m:r>
                <w:rPr>
                  <w:rFonts w:ascii="Cambria Math" w:hAnsi="Cambria Math"/>
                  <w:lang w:val="fr-FR"/>
                </w:rPr>
                <m:t>X</m:t>
              </m:r>
            </w:ins>
          </m:e>
          <m:sub>
            <w:ins w:id="2708" w:author="The Si Tran" w:date="2012-12-05T23:52:00Z">
              <m:r>
                <w:rPr>
                  <w:rFonts w:ascii="Cambria Math" w:hAnsi="Cambria Math"/>
                  <w:lang w:val="fr-FR"/>
                </w:rPr>
                <m:t>t</m:t>
              </m:r>
            </w:ins>
          </m:sub>
        </m:sSub>
      </m:oMath>
      <w:del w:id="2709" w:author="The Si Tran" w:date="2012-12-05T23:52:00Z">
        <w:r w:rsidR="003219CB" w:rsidRPr="0049233F" w:rsidDel="00623920">
          <w:rPr>
            <w:lang w:val="fr-FR"/>
            <w:rPrChange w:id="2710" w:author="The Si Tran" w:date="2012-12-05T23:02:00Z">
              <w:rPr>
                <w:b/>
                <w:bCs/>
                <w:sz w:val="28"/>
                <w:szCs w:val="28"/>
                <w:lang w:val="fr-FR"/>
              </w:rPr>
            </w:rPrChange>
          </w:rPr>
          <w:delText>X</w:delText>
        </w:r>
        <w:r w:rsidR="003219CB" w:rsidRPr="0049233F" w:rsidDel="00623920">
          <w:rPr>
            <w:vertAlign w:val="subscript"/>
            <w:lang w:val="fr-FR"/>
            <w:rPrChange w:id="2711" w:author="The Si Tran" w:date="2012-12-05T23:02:00Z">
              <w:rPr>
                <w:b/>
                <w:bCs/>
                <w:sz w:val="28"/>
                <w:szCs w:val="28"/>
                <w:vertAlign w:val="subscript"/>
                <w:lang w:val="fr-FR"/>
              </w:rPr>
            </w:rPrChange>
          </w:rPr>
          <w:delText>t</w:delText>
        </w:r>
      </w:del>
      <w:r w:rsidR="003219CB" w:rsidRPr="0049233F">
        <w:rPr>
          <w:lang w:val="fr-FR"/>
          <w:rPrChange w:id="2712" w:author="The Si Tran" w:date="2012-12-05T23:02:00Z">
            <w:rPr>
              <w:b/>
              <w:bCs/>
              <w:sz w:val="28"/>
              <w:szCs w:val="28"/>
              <w:lang w:val="fr-FR"/>
            </w:rPr>
          </w:rPrChange>
        </w:rPr>
        <w:t xml:space="preserve"> để được một chuỗi thời gian mới </w:t>
      </w:r>
      <w:ins w:id="2713" w:author="The Si Tran" w:date="2012-12-05T23:52:00Z">
        <m:oMath>
          <m:r>
            <w:rPr>
              <w:rFonts w:ascii="Cambria Math" w:hAnsi="Cambria Math"/>
              <w:lang w:val="fr-FR"/>
            </w:rPr>
            <m:t>∆</m:t>
          </m:r>
        </m:oMath>
      </w:ins>
      <m:oMath>
        <m:sSub>
          <m:sSubPr>
            <m:ctrlPr>
              <w:ins w:id="2714" w:author="The Si Tran" w:date="2012-12-05T23:53:00Z">
                <w:rPr>
                  <w:rFonts w:ascii="Cambria Math" w:hAnsi="Cambria Math"/>
                  <w:i/>
                  <w:lang w:val="fr-FR"/>
                </w:rPr>
              </w:ins>
            </m:ctrlPr>
          </m:sSubPr>
          <m:e>
            <w:ins w:id="2715" w:author="The Si Tran" w:date="2012-12-05T23:53:00Z">
              <m:r>
                <w:rPr>
                  <w:rFonts w:ascii="Cambria Math" w:hAnsi="Cambria Math"/>
                  <w:lang w:val="fr-FR"/>
                </w:rPr>
                <m:t>X</m:t>
              </m:r>
            </w:ins>
          </m:e>
          <m:sub>
            <w:ins w:id="2716" w:author="The Si Tran" w:date="2012-12-05T23:53:00Z">
              <m:r>
                <w:rPr>
                  <w:rFonts w:ascii="Cambria Math" w:hAnsi="Cambria Math"/>
                  <w:lang w:val="fr-FR"/>
                </w:rPr>
                <m:t>t</m:t>
              </m:r>
            </w:ins>
          </m:sub>
        </m:sSub>
      </m:oMath>
      <w:del w:id="2717" w:author="The Si Tran" w:date="2012-12-05T23:52:00Z">
        <w:r w:rsidR="003219CB" w:rsidRPr="0049233F" w:rsidDel="00623920">
          <w:rPr>
            <w:lang w:val="fr-FR"/>
            <w:rPrChange w:id="2718" w:author="The Si Tran" w:date="2012-12-05T23:02:00Z">
              <w:rPr>
                <w:b/>
                <w:bCs/>
                <w:sz w:val="28"/>
                <w:szCs w:val="28"/>
                <w:lang w:val="fr-FR"/>
              </w:rPr>
            </w:rPrChange>
          </w:rPr>
          <w:delText>∆X</w:delText>
        </w:r>
        <w:r w:rsidR="003219CB" w:rsidRPr="0049233F" w:rsidDel="00623920">
          <w:rPr>
            <w:vertAlign w:val="subscript"/>
            <w:lang w:val="fr-FR"/>
            <w:rPrChange w:id="2719" w:author="The Si Tran" w:date="2012-12-05T23:02:00Z">
              <w:rPr>
                <w:b/>
                <w:bCs/>
                <w:sz w:val="28"/>
                <w:szCs w:val="28"/>
                <w:vertAlign w:val="subscript"/>
                <w:lang w:val="fr-FR"/>
              </w:rPr>
            </w:rPrChange>
          </w:rPr>
          <w:delText>t</w:delText>
        </w:r>
      </w:del>
      <w:r w:rsidR="003219CB" w:rsidRPr="0049233F">
        <w:rPr>
          <w:lang w:val="fr-FR"/>
          <w:rPrChange w:id="2720" w:author="The Si Tran" w:date="2012-12-05T23:02:00Z">
            <w:rPr>
              <w:b/>
              <w:bCs/>
              <w:sz w:val="28"/>
              <w:szCs w:val="28"/>
              <w:lang w:val="fr-FR"/>
            </w:rPr>
          </w:rPrChange>
        </w:rPr>
        <w:t xml:space="preserve"> với </w:t>
      </w:r>
      <w:del w:id="2721" w:author="The Si Tran" w:date="2012-12-05T23:52:00Z">
        <w:r w:rsidR="003219CB" w:rsidRPr="0049233F" w:rsidDel="00623920">
          <w:rPr>
            <w:lang w:val="fr-FR"/>
            <w:rPrChange w:id="2722" w:author="The Si Tran" w:date="2012-12-05T23:02:00Z">
              <w:rPr>
                <w:b/>
                <w:bCs/>
                <w:sz w:val="28"/>
                <w:szCs w:val="28"/>
                <w:lang w:val="fr-FR"/>
              </w:rPr>
            </w:rPrChange>
          </w:rPr>
          <w:delText>:</w:delText>
        </w:r>
      </w:del>
    </w:p>
    <w:p w14:paraId="0A6C57D4" w14:textId="77777777" w:rsidR="00891415" w:rsidRPr="0049233F" w:rsidRDefault="00891415">
      <w:pPr>
        <w:rPr>
          <w:ins w:id="2723" w:author="The Si Tran" w:date="2012-12-16T10:27:00Z"/>
          <w:lang w:val="fr-FR"/>
          <w:rPrChange w:id="2724" w:author="The Si Tran" w:date="2012-12-05T23:02:00Z">
            <w:rPr>
              <w:ins w:id="2725" w:author="The Si Tran" w:date="2012-12-16T10:27:00Z"/>
              <w:sz w:val="28"/>
              <w:szCs w:val="28"/>
              <w:lang w:val="fr-FR"/>
            </w:rPr>
          </w:rPrChange>
        </w:rPr>
      </w:pPr>
    </w:p>
    <w:p w14:paraId="38874533" w14:textId="25A7AA5D" w:rsidR="003219CB" w:rsidRPr="00891415" w:rsidRDefault="003219CB">
      <w:pPr>
        <w:pStyle w:val="Canhgiua"/>
        <w:rPr>
          <w:rPrChange w:id="2726" w:author="The Si Tran" w:date="2012-12-16T10:26:00Z">
            <w:rPr>
              <w:sz w:val="28"/>
              <w:szCs w:val="28"/>
              <w:lang w:val="fr-FR"/>
            </w:rPr>
          </w:rPrChange>
        </w:rPr>
        <w:pPrChange w:id="2727" w:author="The Si Tran" w:date="2012-12-16T10:27:00Z">
          <w:pPr/>
        </w:pPrChange>
      </w:pPr>
      <w:del w:id="2728" w:author="The Si Tran" w:date="2012-12-16T10:27:00Z">
        <w:r w:rsidRPr="0049233F" w:rsidDel="00891415">
          <w:rPr>
            <w:lang w:val="fr-FR"/>
            <w:rPrChange w:id="2729" w:author="The Si Tran" w:date="2012-12-05T23:02:00Z">
              <w:rPr>
                <w:b/>
                <w:bCs/>
                <w:sz w:val="28"/>
                <w:szCs w:val="28"/>
                <w:lang w:val="fr-FR"/>
              </w:rPr>
            </w:rPrChange>
          </w:rPr>
          <w:delText xml:space="preserve">                        </w:delText>
        </w:r>
      </w:del>
      <w:del w:id="2730" w:author="The Si Tran" w:date="2012-12-16T10:26:00Z">
        <w:r w:rsidRPr="0049233F" w:rsidDel="00891415">
          <w:rPr>
            <w:lang w:val="fr-FR"/>
            <w:rPrChange w:id="2731" w:author="The Si Tran" w:date="2012-12-05T23:02:00Z">
              <w:rPr>
                <w:b/>
                <w:bCs/>
                <w:sz w:val="28"/>
                <w:szCs w:val="28"/>
                <w:lang w:val="fr-FR"/>
              </w:rPr>
            </w:rPrChange>
          </w:rPr>
          <w:delText xml:space="preserve">  </w:delText>
        </w:r>
      </w:del>
      <w:ins w:id="2732" w:author="The Si Tran" w:date="2012-12-05T23:53:00Z">
        <m:oMath>
          <m:r>
            <m:rPr>
              <m:sty m:val="p"/>
            </m:rPr>
            <w:rPr>
              <w:rFonts w:ascii="Cambria Math" w:hAnsi="Cambria Math"/>
              <w:rPrChange w:id="273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34" w:author="The Si Tran" w:date="2012-12-16T10:26:00Z">
                    <w:rPr>
                      <w:rFonts w:ascii="Cambria Math" w:hAnsi="Cambria Math"/>
                      <w:lang w:val="fr-FR"/>
                    </w:rPr>
                  </w:rPrChange>
                </w:rPr>
                <m:t>X</m:t>
              </m:r>
            </m:e>
            <m:sub>
              <m:r>
                <w:rPr>
                  <w:rFonts w:ascii="Cambria Math" w:hAnsi="Cambria Math"/>
                  <w:rPrChange w:id="2735" w:author="The Si Tran" w:date="2012-12-16T10:26:00Z">
                    <w:rPr>
                      <w:rFonts w:ascii="Cambria Math" w:hAnsi="Cambria Math"/>
                      <w:lang w:val="fr-FR"/>
                    </w:rPr>
                  </w:rPrChange>
                </w:rPr>
                <m:t>t</m:t>
              </m:r>
            </m:sub>
          </m:sSub>
          <m:r>
            <m:rPr>
              <m:sty m:val="p"/>
            </m:rPr>
            <w:rPr>
              <w:rFonts w:ascii="Cambria Math" w:hAnsi="Cambria Math"/>
              <w:rPrChange w:id="2736"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37" w:author="The Si Tran" w:date="2012-12-16T10:26:00Z">
                    <w:rPr>
                      <w:rFonts w:ascii="Cambria Math" w:hAnsi="Cambria Math"/>
                      <w:lang w:val="fr-FR"/>
                    </w:rPr>
                  </w:rPrChange>
                </w:rPr>
                <m:t>X</m:t>
              </m:r>
            </m:e>
            <m:sub>
              <m:r>
                <w:rPr>
                  <w:rFonts w:ascii="Cambria Math" w:hAnsi="Cambria Math"/>
                  <w:rPrChange w:id="2738" w:author="The Si Tran" w:date="2012-12-16T10:26:00Z">
                    <w:rPr>
                      <w:rFonts w:ascii="Cambria Math" w:hAnsi="Cambria Math"/>
                      <w:lang w:val="fr-FR"/>
                    </w:rPr>
                  </w:rPrChange>
                </w:rPr>
                <m:t>t</m:t>
              </m:r>
            </m:sub>
          </m:sSub>
          <m:r>
            <m:rPr>
              <m:sty m:val="p"/>
            </m:rPr>
            <w:rPr>
              <w:rFonts w:ascii="Cambria Math" w:hAnsi="Cambria Math"/>
              <w:rPrChange w:id="2739"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40" w:author="The Si Tran" w:date="2012-12-16T10:26:00Z">
                    <w:rPr>
                      <w:rFonts w:ascii="Cambria Math" w:hAnsi="Cambria Math"/>
                      <w:lang w:val="fr-FR"/>
                    </w:rPr>
                  </w:rPrChange>
                </w:rPr>
                <m:t>X</m:t>
              </m:r>
            </m:e>
            <m:sub>
              <m:r>
                <w:rPr>
                  <w:rFonts w:ascii="Cambria Math" w:hAnsi="Cambria Math"/>
                  <w:rPrChange w:id="2741" w:author="The Si Tran" w:date="2012-12-16T10:26:00Z">
                    <w:rPr>
                      <w:rFonts w:ascii="Cambria Math" w:hAnsi="Cambria Math"/>
                      <w:lang w:val="fr-FR"/>
                    </w:rPr>
                  </w:rPrChange>
                </w:rPr>
                <m:t>t</m:t>
              </m:r>
              <m:r>
                <m:rPr>
                  <m:sty m:val="p"/>
                </m:rPr>
                <w:rPr>
                  <w:rFonts w:ascii="Cambria Math" w:hAnsi="Cambria Math"/>
                  <w:rPrChange w:id="2742" w:author="The Si Tran" w:date="2012-12-16T10:26:00Z">
                    <w:rPr>
                      <w:rFonts w:ascii="Cambria Math" w:hAnsi="Cambria Math"/>
                      <w:lang w:val="fr-FR"/>
                    </w:rPr>
                  </w:rPrChange>
                </w:rPr>
                <m:t>-1</m:t>
              </m:r>
            </m:sub>
          </m:sSub>
        </m:oMath>
      </w:ins>
      <w:del w:id="2743" w:author="The Si Tran" w:date="2012-12-05T23:53:00Z">
        <w:r w:rsidRPr="00891415" w:rsidDel="003967AA">
          <w:rPr>
            <w:rPrChange w:id="2744"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745" w:author="The Si Tran" w:date="2012-12-05T23:02:00Z">
            <w:rPr>
              <w:sz w:val="28"/>
              <w:szCs w:val="28"/>
              <w:vertAlign w:val="subscript"/>
              <w:lang w:val="fr-FR"/>
            </w:rPr>
          </w:rPrChange>
        </w:rPr>
      </w:pPr>
      <w:r w:rsidRPr="0049233F">
        <w:rPr>
          <w:szCs w:val="26"/>
          <w:lang w:val="fr-FR"/>
          <w:rPrChange w:id="2746" w:author="The Si Tran" w:date="2012-12-05T23:02:00Z">
            <w:rPr>
              <w:b/>
              <w:bCs/>
              <w:sz w:val="28"/>
              <w:szCs w:val="28"/>
              <w:lang w:val="fr-FR"/>
            </w:rPr>
          </w:rPrChange>
        </w:rPr>
        <w:t xml:space="preserve">Nếu </w:t>
      </w:r>
      <w:ins w:id="274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748" w:author="The Si Tran" w:date="2012-12-05T23:54:00Z">
        <w:r w:rsidRPr="0049233F" w:rsidDel="00D10148">
          <w:rPr>
            <w:szCs w:val="26"/>
            <w:lang w:val="fr-FR"/>
            <w:rPrChange w:id="2749" w:author="The Si Tran" w:date="2012-12-05T23:02:00Z">
              <w:rPr>
                <w:b/>
                <w:bCs/>
                <w:sz w:val="28"/>
                <w:szCs w:val="28"/>
                <w:lang w:val="fr-FR"/>
              </w:rPr>
            </w:rPrChange>
          </w:rPr>
          <w:delText>∆X</w:delText>
        </w:r>
        <w:r w:rsidRPr="0049233F" w:rsidDel="00D10148">
          <w:rPr>
            <w:szCs w:val="26"/>
            <w:vertAlign w:val="subscript"/>
            <w:lang w:val="fr-FR"/>
            <w:rPrChange w:id="2750" w:author="The Si Tran" w:date="2012-12-05T23:02:00Z">
              <w:rPr>
                <w:b/>
                <w:bCs/>
                <w:sz w:val="28"/>
                <w:szCs w:val="28"/>
                <w:vertAlign w:val="subscript"/>
                <w:lang w:val="fr-FR"/>
              </w:rPr>
            </w:rPrChange>
          </w:rPr>
          <w:delText>t</w:delText>
        </w:r>
        <w:r w:rsidRPr="0049233F" w:rsidDel="00D10148">
          <w:rPr>
            <w:szCs w:val="26"/>
            <w:lang w:val="fr-FR"/>
            <w:rPrChange w:id="2751" w:author="The Si Tran" w:date="2012-12-05T23:02:00Z">
              <w:rPr>
                <w:b/>
                <w:bCs/>
                <w:sz w:val="28"/>
                <w:szCs w:val="28"/>
                <w:lang w:val="fr-FR"/>
              </w:rPr>
            </w:rPrChange>
          </w:rPr>
          <w:delText xml:space="preserve"> </w:delText>
        </w:r>
      </w:del>
      <w:r w:rsidRPr="0049233F">
        <w:rPr>
          <w:szCs w:val="26"/>
          <w:lang w:val="fr-FR"/>
          <w:rPrChange w:id="2752" w:author="The Si Tran" w:date="2012-12-05T23:02:00Z">
            <w:rPr>
              <w:b/>
              <w:bCs/>
              <w:sz w:val="28"/>
              <w:szCs w:val="28"/>
              <w:lang w:val="fr-FR"/>
            </w:rPr>
          </w:rPrChange>
        </w:rPr>
        <w:t xml:space="preserve">là chuỗi tĩnh thì ta xây dựng mô hình mô tả </w:t>
      </w:r>
      <w:del w:id="2753" w:author="The Si Tran" w:date="2012-12-05T23:54:00Z">
        <w:r w:rsidRPr="0049233F" w:rsidDel="00271306">
          <w:rPr>
            <w:szCs w:val="26"/>
            <w:lang w:val="fr-FR"/>
            <w:rPrChange w:id="2754" w:author="The Si Tran" w:date="2012-12-05T23:02:00Z">
              <w:rPr>
                <w:b/>
                <w:bCs/>
                <w:sz w:val="28"/>
                <w:szCs w:val="28"/>
                <w:lang w:val="fr-FR"/>
              </w:rPr>
            </w:rPrChange>
          </w:rPr>
          <w:delText>∆X</w:delText>
        </w:r>
        <w:r w:rsidRPr="0049233F" w:rsidDel="00271306">
          <w:rPr>
            <w:szCs w:val="26"/>
            <w:vertAlign w:val="subscript"/>
            <w:lang w:val="fr-FR"/>
            <w:rPrChange w:id="2755" w:author="The Si Tran" w:date="2012-12-05T23:02:00Z">
              <w:rPr>
                <w:b/>
                <w:bCs/>
                <w:sz w:val="28"/>
                <w:szCs w:val="28"/>
                <w:vertAlign w:val="subscript"/>
                <w:lang w:val="fr-FR"/>
              </w:rPr>
            </w:rPrChange>
          </w:rPr>
          <w:delText>t</w:delText>
        </w:r>
        <w:r w:rsidRPr="0049233F" w:rsidDel="00271306">
          <w:rPr>
            <w:szCs w:val="26"/>
            <w:lang w:val="fr-FR"/>
            <w:rPrChange w:id="2756" w:author="The Si Tran" w:date="2012-12-05T23:02:00Z">
              <w:rPr>
                <w:b/>
                <w:bCs/>
                <w:sz w:val="28"/>
                <w:szCs w:val="28"/>
                <w:lang w:val="fr-FR"/>
              </w:rPr>
            </w:rPrChange>
          </w:rPr>
          <w:delText xml:space="preserve"> </w:delText>
        </w:r>
      </w:del>
      <w:ins w:id="275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758" w:author="The Si Tran" w:date="2012-12-05T23:02:00Z">
            <w:rPr>
              <w:b/>
              <w:bCs/>
              <w:sz w:val="28"/>
              <w:szCs w:val="28"/>
              <w:lang w:val="fr-FR"/>
            </w:rPr>
          </w:rPrChange>
        </w:rPr>
        <w:t xml:space="preserve">rồi từ đó suy ra </w:t>
      </w:r>
      <m:oMath>
        <m:sSub>
          <m:sSubPr>
            <m:ctrlPr>
              <w:ins w:id="2759" w:author="The Si Tran" w:date="2012-12-05T23:54:00Z">
                <w:rPr>
                  <w:rFonts w:ascii="Cambria Math" w:hAnsi="Cambria Math"/>
                  <w:i/>
                  <w:szCs w:val="26"/>
                  <w:lang w:val="fr-FR"/>
                </w:rPr>
              </w:ins>
            </m:ctrlPr>
          </m:sSubPr>
          <m:e>
            <w:ins w:id="2760" w:author="The Si Tran" w:date="2012-12-05T23:54:00Z">
              <m:r>
                <w:rPr>
                  <w:rFonts w:ascii="Cambria Math" w:hAnsi="Cambria Math"/>
                  <w:szCs w:val="26"/>
                  <w:lang w:val="fr-FR"/>
                </w:rPr>
                <m:t>X</m:t>
              </m:r>
            </w:ins>
          </m:e>
          <m:sub>
            <w:ins w:id="2761" w:author="The Si Tran" w:date="2012-12-05T23:54:00Z">
              <m:r>
                <w:rPr>
                  <w:rFonts w:ascii="Cambria Math" w:hAnsi="Cambria Math"/>
                  <w:szCs w:val="26"/>
                  <w:lang w:val="fr-FR"/>
                </w:rPr>
                <m:t>t</m:t>
              </m:r>
            </w:ins>
          </m:sub>
        </m:sSub>
      </m:oMath>
      <w:del w:id="2762" w:author="The Si Tran" w:date="2012-12-05T23:54:00Z">
        <w:r w:rsidRPr="0049233F" w:rsidDel="00271306">
          <w:rPr>
            <w:szCs w:val="26"/>
            <w:lang w:val="fr-FR"/>
            <w:rPrChange w:id="2763" w:author="The Si Tran" w:date="2012-12-05T23:02:00Z">
              <w:rPr>
                <w:b/>
                <w:bCs/>
                <w:sz w:val="28"/>
                <w:szCs w:val="28"/>
                <w:lang w:val="fr-FR"/>
              </w:rPr>
            </w:rPrChange>
          </w:rPr>
          <w:delText>X</w:delText>
        </w:r>
        <w:r w:rsidRPr="0049233F" w:rsidDel="00271306">
          <w:rPr>
            <w:szCs w:val="26"/>
            <w:vertAlign w:val="subscript"/>
            <w:lang w:val="fr-FR"/>
            <w:rPrChange w:id="2764" w:author="The Si Tran" w:date="2012-12-05T23:02:00Z">
              <w:rPr>
                <w:b/>
                <w:bCs/>
                <w:sz w:val="28"/>
                <w:szCs w:val="28"/>
                <w:vertAlign w:val="subscript"/>
                <w:lang w:val="fr-FR"/>
              </w:rPr>
            </w:rPrChange>
          </w:rPr>
          <w:delText>t</w:delText>
        </w:r>
      </w:del>
      <w:r w:rsidRPr="0049233F">
        <w:rPr>
          <w:szCs w:val="26"/>
          <w:lang w:val="fr-FR"/>
          <w:rPrChange w:id="2765" w:author="The Si Tran" w:date="2012-12-05T23:02:00Z">
            <w:rPr>
              <w:b/>
              <w:bCs/>
              <w:sz w:val="28"/>
              <w:szCs w:val="28"/>
              <w:lang w:val="fr-FR"/>
            </w:rPr>
          </w:rPrChange>
        </w:rPr>
        <w:t>. Nếu</w:t>
      </w:r>
      <w:ins w:id="276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767" w:author="The Si Tran" w:date="2012-12-05T23:54:00Z">
        <w:r w:rsidRPr="0049233F" w:rsidDel="0023677B">
          <w:rPr>
            <w:szCs w:val="26"/>
            <w:lang w:val="fr-FR"/>
            <w:rPrChange w:id="2768" w:author="The Si Tran" w:date="2012-12-05T23:02:00Z">
              <w:rPr>
                <w:b/>
                <w:bCs/>
                <w:sz w:val="28"/>
                <w:szCs w:val="28"/>
                <w:lang w:val="fr-FR"/>
              </w:rPr>
            </w:rPrChange>
          </w:rPr>
          <w:delText xml:space="preserve"> ∆X</w:delText>
        </w:r>
        <w:r w:rsidRPr="0049233F" w:rsidDel="0023677B">
          <w:rPr>
            <w:szCs w:val="26"/>
            <w:vertAlign w:val="subscript"/>
            <w:lang w:val="fr-FR"/>
            <w:rPrChange w:id="2769" w:author="The Si Tran" w:date="2012-12-05T23:02:00Z">
              <w:rPr>
                <w:b/>
                <w:bCs/>
                <w:sz w:val="28"/>
                <w:szCs w:val="28"/>
                <w:vertAlign w:val="subscript"/>
                <w:lang w:val="fr-FR"/>
              </w:rPr>
            </w:rPrChange>
          </w:rPr>
          <w:delText>t</w:delText>
        </w:r>
      </w:del>
      <w:r w:rsidRPr="0049233F">
        <w:rPr>
          <w:szCs w:val="26"/>
          <w:lang w:val="fr-FR"/>
          <w:rPrChange w:id="2770" w:author="The Si Tran" w:date="2012-12-05T23:02:00Z">
            <w:rPr>
              <w:b/>
              <w:bCs/>
              <w:sz w:val="28"/>
              <w:szCs w:val="28"/>
              <w:lang w:val="fr-FR"/>
            </w:rPr>
          </w:rPrChange>
        </w:rPr>
        <w:t xml:space="preserve"> vẫn là chuỗi không tĩnh, ta tiếp tục áp dụng toán tử </w:t>
      </w:r>
      <w:ins w:id="2771" w:author="The Si Tran" w:date="2012-12-05T23:54:00Z">
        <m:oMath>
          <m:r>
            <w:rPr>
              <w:rFonts w:ascii="Cambria Math" w:hAnsi="Cambria Math"/>
              <w:szCs w:val="26"/>
              <w:lang w:val="fr-FR"/>
            </w:rPr>
            <m:t>∆</m:t>
          </m:r>
        </m:oMath>
      </w:ins>
      <w:ins w:id="2772" w:author="The Si Tran" w:date="2012-12-05T23:55:00Z">
        <w:r w:rsidR="00013058">
          <w:rPr>
            <w:szCs w:val="26"/>
            <w:lang w:val="fr-FR"/>
          </w:rPr>
          <w:t xml:space="preserve"> </w:t>
        </w:r>
      </w:ins>
      <w:del w:id="2773" w:author="The Si Tran" w:date="2012-12-05T23:54:00Z">
        <w:r w:rsidRPr="0049233F" w:rsidDel="0023677B">
          <w:rPr>
            <w:szCs w:val="26"/>
            <w:lang w:val="fr-FR"/>
            <w:rPrChange w:id="2774" w:author="The Si Tran" w:date="2012-12-05T23:02:00Z">
              <w:rPr>
                <w:b/>
                <w:bCs/>
                <w:sz w:val="28"/>
                <w:szCs w:val="28"/>
                <w:lang w:val="fr-FR"/>
              </w:rPr>
            </w:rPrChange>
          </w:rPr>
          <w:delText xml:space="preserve">∆ </w:delText>
        </w:r>
      </w:del>
      <w:r w:rsidRPr="0049233F">
        <w:rPr>
          <w:szCs w:val="26"/>
          <w:lang w:val="fr-FR"/>
          <w:rPrChange w:id="2775" w:author="The Si Tran" w:date="2012-12-05T23:02:00Z">
            <w:rPr>
              <w:b/>
              <w:bCs/>
              <w:sz w:val="28"/>
              <w:szCs w:val="28"/>
              <w:lang w:val="fr-FR"/>
            </w:rPr>
          </w:rPrChange>
        </w:rPr>
        <w:t xml:space="preserve">cho chuỗi </w:t>
      </w:r>
      <w:ins w:id="277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777" w:author="The Si Tran" w:date="2012-12-05T23:54:00Z">
        <w:r w:rsidRPr="0049233F" w:rsidDel="0023677B">
          <w:rPr>
            <w:szCs w:val="26"/>
            <w:lang w:val="fr-FR"/>
            <w:rPrChange w:id="2778" w:author="The Si Tran" w:date="2012-12-05T23:02:00Z">
              <w:rPr>
                <w:b/>
                <w:bCs/>
                <w:sz w:val="28"/>
                <w:szCs w:val="28"/>
                <w:lang w:val="fr-FR"/>
              </w:rPr>
            </w:rPrChange>
          </w:rPr>
          <w:delText>∆X</w:delText>
        </w:r>
        <w:r w:rsidRPr="0049233F" w:rsidDel="0023677B">
          <w:rPr>
            <w:szCs w:val="26"/>
            <w:vertAlign w:val="subscript"/>
            <w:lang w:val="fr-FR"/>
            <w:rPrChange w:id="2779"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780" w:author="The Si Tran" w:date="2012-12-16T16:59:00Z"/>
          <w:szCs w:val="26"/>
          <w:lang w:val="fr-FR"/>
        </w:rPr>
        <w:pPrChange w:id="2781" w:author="The Si Tran" w:date="2012-12-16T16:59:00Z">
          <w:pPr>
            <w:ind w:firstLine="540"/>
          </w:pPr>
        </w:pPrChange>
      </w:pPr>
      <w:r w:rsidRPr="004E0A08">
        <w:rPr>
          <w:b/>
          <w:lang w:val="fr-FR"/>
          <w:rPrChange w:id="2782" w:author="The Si Tran" w:date="2012-12-16T16:59:00Z">
            <w:rPr>
              <w:b/>
              <w:bCs/>
              <w:sz w:val="28"/>
              <w:szCs w:val="28"/>
              <w:lang w:val="fr-FR"/>
            </w:rPr>
          </w:rPrChange>
        </w:rPr>
        <w:t>Thành phần chu kỳ (cyclical)</w:t>
      </w:r>
    </w:p>
    <w:p w14:paraId="56DC27CA" w14:textId="77777777" w:rsidR="004E0A08" w:rsidRPr="004E0A08" w:rsidRDefault="004E0A08">
      <w:pPr>
        <w:rPr>
          <w:ins w:id="2783" w:author="The Si Tran" w:date="2012-12-16T16:59:00Z"/>
          <w:b/>
          <w:lang w:val="fr-FR"/>
          <w:rPrChange w:id="2784" w:author="The Si Tran" w:date="2012-12-16T16:59:00Z">
            <w:rPr>
              <w:ins w:id="2785" w:author="The Si Tran" w:date="2012-12-16T16:59:00Z"/>
              <w:b/>
              <w:sz w:val="28"/>
              <w:szCs w:val="28"/>
              <w:lang w:val="fr-FR"/>
            </w:rPr>
          </w:rPrChange>
        </w:rPr>
        <w:pPrChange w:id="2786" w:author="The Si Tran" w:date="2012-12-16T16:59:00Z">
          <w:pPr>
            <w:ind w:firstLine="540"/>
          </w:pPr>
        </w:pPrChange>
      </w:pPr>
    </w:p>
    <w:p w14:paraId="0D73FA58" w14:textId="77777777" w:rsidR="005E5CD3" w:rsidRPr="0049233F" w:rsidRDefault="005E5CD3">
      <w:pPr>
        <w:rPr>
          <w:szCs w:val="26"/>
          <w:lang w:val="fr-FR"/>
          <w:rPrChange w:id="2787" w:author="The Si Tran" w:date="2012-12-05T23:02:00Z">
            <w:rPr>
              <w:sz w:val="28"/>
              <w:szCs w:val="28"/>
              <w:lang w:val="fr-FR"/>
            </w:rPr>
          </w:rPrChange>
        </w:rPr>
        <w:pPrChange w:id="2788" w:author="The Si Tran" w:date="2012-12-16T16:59:00Z">
          <w:pPr>
            <w:ind w:firstLine="540"/>
          </w:pPr>
        </w:pPrChange>
      </w:pPr>
      <w:r w:rsidRPr="0049233F">
        <w:rPr>
          <w:szCs w:val="26"/>
          <w:lang w:val="fr-FR"/>
          <w:rPrChange w:id="2789"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790"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791"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792" w:author="The Si Tran" w:date="2012-12-16T16:59:00Z">
            <w:rPr>
              <w:b/>
              <w:sz w:val="28"/>
              <w:szCs w:val="28"/>
              <w:lang w:val="fr-FR"/>
            </w:rPr>
          </w:rPrChange>
        </w:rPr>
        <w:pPrChange w:id="2793" w:author="The Si Tran" w:date="2012-12-16T16:59:00Z">
          <w:pPr>
            <w:ind w:firstLine="540"/>
          </w:pPr>
        </w:pPrChange>
      </w:pPr>
      <w:r w:rsidRPr="004E0A08">
        <w:rPr>
          <w:b/>
          <w:lang w:val="fr-FR"/>
          <w:rPrChange w:id="2794"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795" w:author="The Si Tran" w:date="2012-12-05T23:02:00Z">
            <w:rPr>
              <w:sz w:val="28"/>
              <w:szCs w:val="28"/>
              <w:lang w:val="fr-FR"/>
            </w:rPr>
          </w:rPrChange>
        </w:rPr>
        <w:pPrChange w:id="2796" w:author="The Si Tran" w:date="2012-12-16T17:00:00Z">
          <w:pPr>
            <w:ind w:firstLine="540"/>
          </w:pPr>
        </w:pPrChange>
      </w:pPr>
      <w:r w:rsidRPr="0049233F">
        <w:rPr>
          <w:lang w:val="fr-FR"/>
          <w:rPrChange w:id="2797"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798" w:author="The Si Tran" w:date="2012-12-16T17:00:00Z">
            <w:rPr>
              <w:b/>
              <w:sz w:val="28"/>
              <w:szCs w:val="28"/>
              <w:lang w:val="fr-FR"/>
            </w:rPr>
          </w:rPrChange>
        </w:rPr>
        <w:pPrChange w:id="2799" w:author="The Si Tran" w:date="2012-12-16T17:00:00Z">
          <w:pPr>
            <w:ind w:firstLine="540"/>
          </w:pPr>
        </w:pPrChange>
      </w:pPr>
      <w:r w:rsidRPr="004E0A08">
        <w:rPr>
          <w:b/>
          <w:lang w:val="fr-FR"/>
          <w:rPrChange w:id="2800" w:author="The Si Tran" w:date="2012-12-16T17:00:00Z">
            <w:rPr>
              <w:b/>
              <w:bCs/>
              <w:sz w:val="28"/>
              <w:szCs w:val="28"/>
              <w:lang w:val="fr-FR"/>
            </w:rPr>
          </w:rPrChange>
        </w:rPr>
        <w:t>Thành phần mùa (Seasonal)</w:t>
      </w:r>
    </w:p>
    <w:p w14:paraId="0F9CFB46" w14:textId="6F489EE4" w:rsidR="005E5CD3" w:rsidRPr="0049233F" w:rsidRDefault="005E5CD3">
      <w:pPr>
        <w:rPr>
          <w:lang w:val="fr-FR"/>
          <w:rPrChange w:id="2801" w:author="The Si Tran" w:date="2012-12-05T23:02:00Z">
            <w:rPr>
              <w:sz w:val="28"/>
              <w:szCs w:val="28"/>
              <w:lang w:val="fr-FR"/>
            </w:rPr>
          </w:rPrChange>
        </w:rPr>
        <w:pPrChange w:id="2802" w:author="The Si Tran" w:date="2012-12-16T17:00:00Z">
          <w:pPr>
            <w:ind w:firstLine="540"/>
          </w:pPr>
        </w:pPrChange>
      </w:pPr>
      <w:r w:rsidRPr="0049233F">
        <w:rPr>
          <w:lang w:val="fr-FR"/>
          <w:rPrChange w:id="2803" w:author="The Si Tran" w:date="2012-12-05T23:02:00Z">
            <w:rPr>
              <w:b/>
              <w:bCs/>
              <w:sz w:val="28"/>
              <w:szCs w:val="28"/>
              <w:lang w:val="fr-FR"/>
            </w:rPr>
          </w:rPrChange>
        </w:rPr>
        <w:t xml:space="preserve"> </w:t>
      </w:r>
      <w:r w:rsidR="00E26A6D" w:rsidRPr="0049233F">
        <w:rPr>
          <w:lang w:val="fr-FR"/>
          <w:rPrChange w:id="2804" w:author="The Si Tran" w:date="2012-12-05T23:02:00Z">
            <w:rPr>
              <w:b/>
              <w:bCs/>
              <w:sz w:val="28"/>
              <w:szCs w:val="28"/>
              <w:lang w:val="fr-FR"/>
            </w:rPr>
          </w:rPrChange>
        </w:rPr>
        <w:t>Theo như định nghĩa bên trên thì đây l</w:t>
      </w:r>
      <w:r w:rsidRPr="0049233F">
        <w:rPr>
          <w:lang w:val="fr-FR"/>
          <w:rPrChange w:id="2805"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806" w:author="The Si Tran" w:date="2012-12-14T04:30:00Z">
        <w:r w:rsidR="00D20536">
          <w:rPr>
            <w:lang w:val="fr-FR"/>
          </w:rPr>
          <w:t>2.</w:t>
        </w:r>
        <w:r w:rsidR="00891415">
          <w:rPr>
            <w:lang w:val="fr-FR"/>
          </w:rPr>
          <w:t>8</w:t>
        </w:r>
      </w:ins>
      <w:del w:id="2807" w:author="The Si Tran" w:date="2012-12-14T04:30:00Z">
        <w:r w:rsidRPr="0049233F" w:rsidDel="00D20536">
          <w:rPr>
            <w:lang w:val="fr-FR"/>
            <w:rPrChange w:id="2808" w:author="The Si Tran" w:date="2012-12-05T23:02:00Z">
              <w:rPr>
                <w:b/>
                <w:bCs/>
                <w:sz w:val="28"/>
                <w:szCs w:val="28"/>
                <w:lang w:val="fr-FR"/>
              </w:rPr>
            </w:rPrChange>
          </w:rPr>
          <w:delText>5</w:delText>
        </w:r>
      </w:del>
      <w:r w:rsidRPr="0049233F">
        <w:rPr>
          <w:lang w:val="fr-FR"/>
          <w:rPrChange w:id="2809" w:author="The Si Tran" w:date="2012-12-05T23:02:00Z">
            <w:rPr>
              <w:b/>
              <w:bCs/>
              <w:sz w:val="28"/>
              <w:szCs w:val="28"/>
              <w:lang w:val="fr-FR"/>
            </w:rPr>
          </w:rPrChange>
        </w:rPr>
        <w:t xml:space="preserve"> là đồ thị của một chuỗi thời gian có tính mùa</w:t>
      </w:r>
      <w:ins w:id="2810" w:author="The Si Tran" w:date="2012-12-14T04:30:00Z">
        <w:r w:rsidR="00D20536">
          <w:rPr>
            <w:lang w:val="fr-FR"/>
          </w:rPr>
          <w:t>.</w:t>
        </w:r>
      </w:ins>
    </w:p>
    <w:p w14:paraId="1460691C" w14:textId="77777777" w:rsidR="005E5CD3" w:rsidRPr="0049233F" w:rsidRDefault="005E5CD3">
      <w:pPr>
        <w:pStyle w:val="Canhgiua"/>
        <w:rPr>
          <w:lang w:val="fr-FR"/>
          <w:rPrChange w:id="2811" w:author="The Si Tran" w:date="2012-12-05T23:02:00Z">
            <w:rPr>
              <w:sz w:val="28"/>
              <w:szCs w:val="28"/>
              <w:lang w:val="fr-FR"/>
            </w:rPr>
          </w:rPrChange>
        </w:rPr>
        <w:pPrChange w:id="2812" w:author="The Si Tran" w:date="2012-12-16T17:00:00Z">
          <w:pPr/>
        </w:pPrChange>
      </w:pPr>
      <w:r w:rsidRPr="0049233F">
        <w:rPr>
          <w:noProof/>
          <w:rPrChange w:id="2813" w:author="Unknown">
            <w:rPr>
              <w:noProof/>
              <w:sz w:val="28"/>
              <w:szCs w:val="28"/>
            </w:rPr>
          </w:rPrChange>
        </w:rPr>
        <w:drawing>
          <wp:inline distT="0" distB="0" distL="0" distR="0" wp14:anchorId="60A3E341" wp14:editId="30DE18EC">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4B97C9A5" w:rsidR="005E5CD3" w:rsidRPr="004E0A08" w:rsidDel="00565563" w:rsidRDefault="005E5CD3">
      <w:pPr>
        <w:pStyle w:val="Hinh"/>
        <w:rPr>
          <w:del w:id="2814" w:author="The Si Tran" w:date="2012-12-14T04:34:00Z"/>
          <w:rPrChange w:id="2815" w:author="The Si Tran" w:date="2012-12-16T17:00:00Z">
            <w:rPr>
              <w:del w:id="2816" w:author="The Si Tran" w:date="2012-12-14T04:34:00Z"/>
              <w:sz w:val="28"/>
              <w:szCs w:val="28"/>
              <w:lang w:val="fr-FR"/>
            </w:rPr>
          </w:rPrChange>
        </w:rPr>
        <w:pPrChange w:id="2817" w:author="The Si Tran" w:date="2012-12-16T17:00:00Z">
          <w:pPr>
            <w:pStyle w:val="Caption"/>
            <w:ind w:left="720" w:firstLine="720"/>
          </w:pPr>
        </w:pPrChange>
      </w:pPr>
      <w:bookmarkStart w:id="2818" w:name="_Toc312142079"/>
      <w:bookmarkStart w:id="2819" w:name="_Toc343029955"/>
      <w:bookmarkStart w:id="2820" w:name="_Toc343452741"/>
      <w:r w:rsidRPr="004E0A08">
        <w:rPr>
          <w:bCs w:val="0"/>
          <w:rPrChange w:id="2821" w:author="The Si Tran" w:date="2012-12-16T17:00:00Z">
            <w:rPr>
              <w:b w:val="0"/>
              <w:bCs w:val="0"/>
              <w:sz w:val="28"/>
              <w:szCs w:val="28"/>
              <w:lang w:val="fr-FR"/>
            </w:rPr>
          </w:rPrChange>
        </w:rPr>
        <w:t xml:space="preserve">Hình </w:t>
      </w:r>
      <w:del w:id="2822" w:author="The Si Tran" w:date="2012-12-11T23:22:00Z">
        <w:r w:rsidRPr="004E0A08" w:rsidDel="000D0624">
          <w:rPr>
            <w:bCs w:val="0"/>
            <w:rPrChange w:id="2823" w:author="The Si Tran" w:date="2012-12-16T17:00:00Z">
              <w:rPr>
                <w:b w:val="0"/>
                <w:bCs w:val="0"/>
                <w:sz w:val="28"/>
                <w:szCs w:val="28"/>
              </w:rPr>
            </w:rPrChange>
          </w:rPr>
          <w:fldChar w:fldCharType="begin"/>
        </w:r>
        <w:r w:rsidRPr="004E0A08" w:rsidDel="000D0624">
          <w:rPr>
            <w:bCs w:val="0"/>
            <w:rPrChange w:id="2824" w:author="The Si Tran" w:date="2012-12-16T17:00:00Z">
              <w:rPr>
                <w:b w:val="0"/>
                <w:bCs w:val="0"/>
                <w:sz w:val="28"/>
                <w:szCs w:val="28"/>
                <w:lang w:val="fr-FR"/>
              </w:rPr>
            </w:rPrChange>
          </w:rPr>
          <w:delInstrText xml:space="preserve"> SEQ Hình \* ARABIC </w:delInstrText>
        </w:r>
        <w:r w:rsidRPr="004E0A08" w:rsidDel="000D0624">
          <w:rPr>
            <w:bCs w:val="0"/>
            <w:rPrChange w:id="2825" w:author="The Si Tran" w:date="2012-12-16T17:00:00Z">
              <w:rPr>
                <w:b w:val="0"/>
                <w:bCs w:val="0"/>
                <w:sz w:val="28"/>
                <w:szCs w:val="28"/>
              </w:rPr>
            </w:rPrChange>
          </w:rPr>
          <w:fldChar w:fldCharType="separate"/>
        </w:r>
        <w:r w:rsidRPr="004E0A08" w:rsidDel="000D0624">
          <w:rPr>
            <w:bCs w:val="0"/>
            <w:rPrChange w:id="2826" w:author="The Si Tran" w:date="2012-12-16T17:00:00Z">
              <w:rPr>
                <w:b w:val="0"/>
                <w:bCs w:val="0"/>
                <w:noProof/>
                <w:sz w:val="28"/>
                <w:szCs w:val="28"/>
                <w:lang w:val="fr-FR"/>
              </w:rPr>
            </w:rPrChange>
          </w:rPr>
          <w:delText>5</w:delText>
        </w:r>
        <w:r w:rsidRPr="004E0A08" w:rsidDel="000D0624">
          <w:rPr>
            <w:bCs w:val="0"/>
            <w:rPrChange w:id="2827" w:author="The Si Tran" w:date="2012-12-16T17:00:00Z">
              <w:rPr>
                <w:b w:val="0"/>
                <w:bCs w:val="0"/>
                <w:sz w:val="28"/>
                <w:szCs w:val="28"/>
              </w:rPr>
            </w:rPrChange>
          </w:rPr>
          <w:fldChar w:fldCharType="end"/>
        </w:r>
        <w:r w:rsidRPr="004E0A08" w:rsidDel="000D0624">
          <w:rPr>
            <w:bCs w:val="0"/>
            <w:rPrChange w:id="2828" w:author="The Si Tran" w:date="2012-12-16T17:00:00Z">
              <w:rPr>
                <w:b w:val="0"/>
                <w:bCs w:val="0"/>
                <w:sz w:val="28"/>
                <w:szCs w:val="28"/>
                <w:lang w:val="fr-FR"/>
              </w:rPr>
            </w:rPrChange>
          </w:rPr>
          <w:delText xml:space="preserve"> </w:delText>
        </w:r>
      </w:del>
      <w:ins w:id="2829" w:author="The Si Tran" w:date="2012-12-11T23:22:00Z">
        <w:r w:rsidR="00891415" w:rsidRPr="00032D83">
          <w:rPr>
            <w:bCs w:val="0"/>
          </w:rPr>
          <w:t>2.8</w:t>
        </w:r>
      </w:ins>
      <w:ins w:id="2830" w:author="The Si Tran" w:date="2012-12-14T04:30:00Z">
        <w:r w:rsidR="00D20536" w:rsidRPr="00032D83">
          <w:rPr>
            <w:bCs w:val="0"/>
          </w:rPr>
          <w:t>:</w:t>
        </w:r>
      </w:ins>
      <w:ins w:id="2831" w:author="The Si Tran" w:date="2012-12-11T23:22:00Z">
        <w:r w:rsidR="000D0624" w:rsidRPr="004E0A08">
          <w:rPr>
            <w:bCs w:val="0"/>
            <w:rPrChange w:id="2832" w:author="The Si Tran" w:date="2012-12-16T17:00:00Z">
              <w:rPr>
                <w:b w:val="0"/>
                <w:bCs w:val="0"/>
                <w:sz w:val="28"/>
                <w:szCs w:val="28"/>
                <w:lang w:val="fr-FR"/>
              </w:rPr>
            </w:rPrChange>
          </w:rPr>
          <w:t xml:space="preserve"> </w:t>
        </w:r>
      </w:ins>
      <w:r w:rsidRPr="004E0A08">
        <w:rPr>
          <w:bCs w:val="0"/>
          <w:rPrChange w:id="2833" w:author="The Si Tran" w:date="2012-12-16T17:00:00Z">
            <w:rPr>
              <w:b w:val="0"/>
              <w:bCs w:val="0"/>
              <w:sz w:val="28"/>
              <w:szCs w:val="28"/>
              <w:lang w:val="fr-FR"/>
            </w:rPr>
          </w:rPrChange>
        </w:rPr>
        <w:t>Chuỗi thời gian có tính mùa</w:t>
      </w:r>
      <w:bookmarkEnd w:id="2820"/>
      <w:del w:id="2834" w:author="The Si Tran" w:date="2012-12-14T04:34:00Z">
        <w:r w:rsidRPr="004E0A08" w:rsidDel="00565563">
          <w:rPr>
            <w:bCs w:val="0"/>
            <w:rPrChange w:id="2835" w:author="The Si Tran" w:date="2012-12-16T17:00:00Z">
              <w:rPr>
                <w:b w:val="0"/>
                <w:bCs w:val="0"/>
                <w:sz w:val="28"/>
                <w:szCs w:val="28"/>
                <w:lang w:val="fr-FR"/>
              </w:rPr>
            </w:rPrChange>
          </w:rPr>
          <w:delText>.</w:delText>
        </w:r>
        <w:bookmarkEnd w:id="2818"/>
        <w:bookmarkEnd w:id="2819"/>
      </w:del>
    </w:p>
    <w:p w14:paraId="798DA0BB" w14:textId="77777777" w:rsidR="005E5CD3" w:rsidRPr="0049233F" w:rsidRDefault="005E5CD3">
      <w:pPr>
        <w:pStyle w:val="Hinh"/>
        <w:rPr>
          <w:lang w:val="fr-FR"/>
          <w:rPrChange w:id="2836" w:author="The Si Tran" w:date="2012-12-05T23:02:00Z">
            <w:rPr>
              <w:sz w:val="28"/>
              <w:szCs w:val="28"/>
              <w:lang w:val="fr-FR"/>
            </w:rPr>
          </w:rPrChange>
        </w:rPr>
        <w:pPrChange w:id="2837" w:author="The Si Tran" w:date="2012-12-16T17:00:00Z">
          <w:pPr/>
        </w:pPrChange>
      </w:pPr>
      <w:del w:id="2838" w:author="The Si Tran" w:date="2012-12-14T04:34:00Z">
        <w:r w:rsidRPr="0049233F" w:rsidDel="00565563">
          <w:rPr>
            <w:lang w:val="fr-FR"/>
            <w:rPrChange w:id="2839" w:author="The Si Tran" w:date="2012-12-05T23:02:00Z">
              <w:rPr>
                <w:b/>
                <w:sz w:val="28"/>
                <w:szCs w:val="28"/>
                <w:lang w:val="fr-FR"/>
              </w:rPr>
            </w:rPrChange>
          </w:rPr>
          <w:tab/>
        </w:r>
      </w:del>
    </w:p>
    <w:p w14:paraId="495C2E74" w14:textId="77777777" w:rsidR="006A21F7" w:rsidRPr="0049233F" w:rsidRDefault="005E5CD3">
      <w:pPr>
        <w:rPr>
          <w:lang w:val="fr-FR"/>
          <w:rPrChange w:id="2840" w:author="The Si Tran" w:date="2012-12-05T23:02:00Z">
            <w:rPr>
              <w:sz w:val="28"/>
              <w:szCs w:val="28"/>
              <w:lang w:val="fr-FR"/>
            </w:rPr>
          </w:rPrChange>
        </w:rPr>
        <w:pPrChange w:id="2841" w:author="The Si Tran" w:date="2012-12-16T17:00:00Z">
          <w:pPr>
            <w:ind w:firstLine="720"/>
          </w:pPr>
        </w:pPrChange>
      </w:pPr>
      <w:del w:id="2842" w:author="The Si Tran" w:date="2012-12-14T04:33:00Z">
        <w:r w:rsidRPr="0049233F" w:rsidDel="00565563">
          <w:rPr>
            <w:lang w:val="fr-FR"/>
            <w:rPrChange w:id="2843" w:author="The Si Tran" w:date="2012-12-05T23:02:00Z">
              <w:rPr>
                <w:b/>
                <w:bCs/>
                <w:sz w:val="28"/>
                <w:szCs w:val="28"/>
                <w:lang w:val="fr-FR"/>
              </w:rPr>
            </w:rPrChange>
          </w:rPr>
          <w:tab/>
        </w:r>
      </w:del>
      <w:r w:rsidRPr="0049233F">
        <w:rPr>
          <w:lang w:val="fr-FR"/>
          <w:rPrChange w:id="2844"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lang w:val="fr-FR"/>
          <w:rPrChange w:id="2845" w:author="The Si Tran" w:date="2012-12-05T23:02:00Z">
            <w:rPr>
              <w:b/>
              <w:bCs/>
              <w:sz w:val="28"/>
              <w:szCs w:val="28"/>
              <w:lang w:val="fr-FR"/>
            </w:rPr>
          </w:rPrChange>
        </w:rPr>
        <w:t>.</w:t>
      </w:r>
    </w:p>
    <w:p w14:paraId="706EF02E" w14:textId="77777777" w:rsidR="008D6389" w:rsidDel="00B828F5" w:rsidRDefault="008D6389" w:rsidP="00E078AF">
      <w:pPr>
        <w:rPr>
          <w:del w:id="2846" w:author="The Si Tran" w:date="2012-12-14T04:35:00Z"/>
          <w:szCs w:val="26"/>
          <w:lang w:val="fr-FR"/>
        </w:rPr>
      </w:pPr>
      <w:r w:rsidRPr="0049233F">
        <w:rPr>
          <w:szCs w:val="26"/>
          <w:lang w:val="fr-FR"/>
          <w:rPrChange w:id="2847"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848" w:author="The Si Tran" w:date="2012-12-05T23:02:00Z">
            <w:rPr>
              <w:b/>
              <w:bCs/>
              <w:sz w:val="28"/>
              <w:szCs w:val="28"/>
              <w:lang w:val="fr-FR"/>
            </w:rPr>
          </w:rPrChange>
        </w:rPr>
        <w:fldChar w:fldCharType="begin"/>
      </w:r>
      <w:r w:rsidRPr="0049233F">
        <w:rPr>
          <w:szCs w:val="26"/>
          <w:lang w:val="fr-FR"/>
          <w:rPrChange w:id="2849"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850" w:author="The Si Tran" w:date="2012-12-12T14:11:00Z">
        <w:r w:rsidRPr="0049233F">
          <w:rPr>
            <w:szCs w:val="26"/>
            <w:lang w:val="fr-FR"/>
            <w:rPrChange w:id="2851" w:author="The Si Tran" w:date="2012-12-05T23:02:00Z">
              <w:rPr>
                <w:b/>
                <w:bCs/>
                <w:sz w:val="28"/>
                <w:szCs w:val="28"/>
                <w:lang w:val="fr-FR"/>
              </w:rPr>
            </w:rPrChange>
          </w:rPr>
          <w:fldChar w:fldCharType="separate"/>
        </w:r>
        <w:r w:rsidRPr="0049233F" w:rsidDel="009D276E">
          <w:rPr>
            <w:szCs w:val="26"/>
            <w:rPrChange w:id="2852" w:author="The Si Tran" w:date="2012-12-05T23:02:00Z">
              <w:rPr>
                <w:b/>
                <w:bCs/>
                <w:sz w:val="20"/>
                <w:szCs w:val="20"/>
              </w:rPr>
            </w:rPrChange>
          </w:rPr>
          <w:delText>[1]</w:delText>
        </w:r>
      </w:del>
      <w:r w:rsidRPr="0049233F">
        <w:rPr>
          <w:szCs w:val="26"/>
          <w:lang w:val="fr-FR"/>
          <w:rPrChange w:id="2853" w:author="The Si Tran" w:date="2012-12-05T23:02:00Z">
            <w:rPr>
              <w:b/>
              <w:bCs/>
              <w:sz w:val="28"/>
              <w:szCs w:val="28"/>
              <w:lang w:val="fr-FR"/>
            </w:rPr>
          </w:rPrChange>
        </w:rPr>
        <w:fldChar w:fldCharType="end"/>
      </w:r>
      <w:r w:rsidRPr="0049233F">
        <w:rPr>
          <w:szCs w:val="26"/>
          <w:lang w:val="fr-FR"/>
          <w:rPrChange w:id="2854" w:author="The Si Tran" w:date="2012-12-05T23:02:00Z">
            <w:rPr>
              <w:b/>
              <w:bCs/>
              <w:sz w:val="28"/>
              <w:szCs w:val="28"/>
              <w:lang w:val="fr-FR"/>
            </w:rPr>
          </w:rPrChange>
        </w:rPr>
        <w:t>.</w:t>
      </w:r>
    </w:p>
    <w:p w14:paraId="6B00FEF5" w14:textId="77777777" w:rsidR="00B828F5" w:rsidRPr="0049233F" w:rsidRDefault="00B828F5" w:rsidP="005A22B0">
      <w:pPr>
        <w:rPr>
          <w:ins w:id="2855" w:author="The Si Tran" w:date="2012-12-14T04:35:00Z"/>
          <w:szCs w:val="26"/>
          <w:lang w:val="fr-FR"/>
          <w:rPrChange w:id="2856" w:author="The Si Tran" w:date="2012-12-05T23:02:00Z">
            <w:rPr>
              <w:ins w:id="2857" w:author="The Si Tran" w:date="2012-12-14T04:35:00Z"/>
              <w:sz w:val="28"/>
              <w:szCs w:val="28"/>
              <w:lang w:val="fr-FR"/>
            </w:rPr>
          </w:rPrChange>
        </w:rPr>
      </w:pPr>
    </w:p>
    <w:p w14:paraId="2041ECB9" w14:textId="2DE0448B" w:rsidR="008D6389" w:rsidRPr="0049233F" w:rsidDel="00565563" w:rsidRDefault="00565563">
      <w:pPr>
        <w:pStyle w:val="Bang"/>
        <w:rPr>
          <w:del w:id="2858" w:author="The Si Tran" w:date="2012-12-14T04:33:00Z"/>
          <w:lang w:val="fr-FR"/>
          <w:rPrChange w:id="2859" w:author="The Si Tran" w:date="2012-12-05T23:02:00Z">
            <w:rPr>
              <w:del w:id="2860" w:author="The Si Tran" w:date="2012-12-14T04:33:00Z"/>
              <w:sz w:val="28"/>
              <w:szCs w:val="28"/>
              <w:lang w:val="fr-FR"/>
            </w:rPr>
          </w:rPrChange>
        </w:rPr>
        <w:pPrChange w:id="2861" w:author="The Si Tran" w:date="2012-12-16T10:03:00Z">
          <w:pPr/>
        </w:pPrChange>
      </w:pPr>
      <w:bookmarkStart w:id="2862" w:name="_Toc343415624"/>
      <w:ins w:id="2863" w:author="The Si Tran" w:date="2012-12-14T04:34:00Z">
        <w:r w:rsidRPr="00565563">
          <w:rPr>
            <w:b/>
            <w:lang w:val="fr-FR"/>
            <w:rPrChange w:id="2864" w:author="The Si Tran" w:date="2012-12-14T04:35:00Z">
              <w:rPr>
                <w:lang w:val="fr-FR"/>
              </w:rPr>
            </w:rPrChange>
          </w:rPr>
          <w:t>Bảng 2.1</w:t>
        </w:r>
      </w:ins>
      <w:ins w:id="2865" w:author="The Si Tran" w:date="2012-12-14T04:35:00Z">
        <w:r w:rsidRPr="00565563">
          <w:rPr>
            <w:b/>
            <w:lang w:val="fr-FR"/>
            <w:rPrChange w:id="2866" w:author="The Si Tran" w:date="2012-12-14T04:35:00Z">
              <w:rPr>
                <w:lang w:val="fr-FR"/>
              </w:rPr>
            </w:rPrChange>
          </w:rPr>
          <w:t> :</w:t>
        </w:r>
      </w:ins>
      <w:ins w:id="2867" w:author="The Si Tran" w:date="2012-12-14T04:34:00Z">
        <w:r>
          <w:rPr>
            <w:lang w:val="fr-FR"/>
          </w:rPr>
          <w:t xml:space="preserve"> M</w:t>
        </w:r>
        <w:r w:rsidRPr="004A02BE">
          <w:rPr>
            <w:lang w:val="fr-FR"/>
          </w:rPr>
          <w:t>ột số kĩ thuật dự đoán cho từng thành phần của chuỗi thời gian</w:t>
        </w:r>
      </w:ins>
      <w:bookmarkEnd w:id="2862"/>
    </w:p>
    <w:p w14:paraId="1C234874" w14:textId="77777777" w:rsidR="008D6389" w:rsidRPr="0049233F" w:rsidRDefault="008D6389">
      <w:pPr>
        <w:pStyle w:val="Bang"/>
        <w:rPr>
          <w:lang w:val="fr-FR"/>
          <w:rPrChange w:id="2868" w:author="The Si Tran" w:date="2012-12-05T23:02:00Z">
            <w:rPr>
              <w:sz w:val="28"/>
              <w:szCs w:val="28"/>
              <w:lang w:val="fr-FR"/>
            </w:rPr>
          </w:rPrChange>
        </w:rPr>
        <w:pPrChange w:id="2869" w:author="The Si Tran" w:date="2012-12-16T10:03:00Z">
          <w:pPr/>
        </w:pPrChange>
      </w:pPr>
      <w:del w:id="2870" w:author="The Si Tran" w:date="2012-12-14T04:33:00Z">
        <w:r w:rsidRPr="0049233F" w:rsidDel="00565563">
          <w:rPr>
            <w:lang w:val="fr-FR"/>
            <w:rPrChange w:id="2871"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872"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873">
          <w:tblGrid>
            <w:gridCol w:w="1638"/>
            <w:gridCol w:w="1444"/>
            <w:gridCol w:w="2516"/>
            <w:gridCol w:w="613"/>
            <w:gridCol w:w="3077"/>
            <w:gridCol w:w="33"/>
          </w:tblGrid>
        </w:tblGridChange>
      </w:tblGrid>
      <w:tr w:rsidR="008D6389" w:rsidRPr="00565563" w:rsidDel="006B12AA" w14:paraId="0E2BA307" w14:textId="1D95D6F1" w:rsidTr="00B828F5">
        <w:trPr>
          <w:del w:id="2874" w:author="The Si Tran" w:date="2012-12-16T17:03:00Z"/>
        </w:trPr>
        <w:tc>
          <w:tcPr>
            <w:tcW w:w="1638" w:type="dxa"/>
            <w:tcPrChange w:id="2875" w:author="The Si Tran" w:date="2012-12-14T04:36:00Z">
              <w:tcPr>
                <w:tcW w:w="3192" w:type="dxa"/>
                <w:gridSpan w:val="2"/>
              </w:tcPr>
            </w:tcPrChange>
          </w:tcPr>
          <w:p w14:paraId="109F5C6A" w14:textId="32452574" w:rsidR="008D6389" w:rsidRPr="00DC2B95" w:rsidDel="006B12AA" w:rsidRDefault="008D6389">
            <w:pPr>
              <w:pStyle w:val="BangBody"/>
              <w:jc w:val="center"/>
              <w:rPr>
                <w:del w:id="2876" w:author="The Si Tran" w:date="2012-12-16T17:03:00Z"/>
                <w:b/>
                <w:sz w:val="26"/>
                <w:szCs w:val="26"/>
                <w:lang w:val="fr-FR"/>
                <w:rPrChange w:id="2877" w:author="The Si Tran" w:date="2012-12-16T10:44:00Z">
                  <w:rPr>
                    <w:del w:id="2878" w:author="The Si Tran" w:date="2012-12-16T17:03:00Z"/>
                    <w:sz w:val="28"/>
                    <w:szCs w:val="28"/>
                    <w:lang w:val="fr-FR"/>
                  </w:rPr>
                </w:rPrChange>
              </w:rPr>
              <w:pPrChange w:id="2879" w:author="The Si Tran" w:date="2012-12-16T10:44:00Z">
                <w:pPr/>
              </w:pPrChange>
            </w:pPr>
            <w:del w:id="2880" w:author="The Si Tran" w:date="2012-12-16T17:03:00Z">
              <w:r w:rsidRPr="00DC2B95" w:rsidDel="006B12AA">
                <w:rPr>
                  <w:b/>
                  <w:sz w:val="26"/>
                  <w:szCs w:val="26"/>
                  <w:lang w:val="fr-FR"/>
                  <w:rPrChange w:id="2881" w:author="The Si Tran" w:date="2012-12-16T10:44:00Z">
                    <w:rPr>
                      <w:b/>
                      <w:bCs/>
                      <w:sz w:val="28"/>
                      <w:szCs w:val="28"/>
                      <w:lang w:val="fr-FR"/>
                    </w:rPr>
                  </w:rPrChange>
                </w:rPr>
                <w:delText>Thành ph t</w:delText>
              </w:r>
            </w:del>
          </w:p>
        </w:tc>
        <w:tc>
          <w:tcPr>
            <w:tcW w:w="3960" w:type="dxa"/>
            <w:tcPrChange w:id="2882" w:author="The Si Tran" w:date="2012-12-14T04:36:00Z">
              <w:tcPr>
                <w:tcW w:w="3192" w:type="dxa"/>
                <w:gridSpan w:val="2"/>
              </w:tcPr>
            </w:tcPrChange>
          </w:tcPr>
          <w:p w14:paraId="4CA912EB" w14:textId="0DFE93BA" w:rsidR="008D6389" w:rsidRPr="00DC2B95" w:rsidDel="006B12AA" w:rsidRDefault="008D6389">
            <w:pPr>
              <w:pStyle w:val="BangBody"/>
              <w:jc w:val="center"/>
              <w:rPr>
                <w:del w:id="2883" w:author="The Si Tran" w:date="2012-12-16T17:03:00Z"/>
                <w:b/>
                <w:sz w:val="26"/>
                <w:szCs w:val="26"/>
                <w:lang w:val="fr-FR"/>
                <w:rPrChange w:id="2884" w:author="The Si Tran" w:date="2012-12-16T10:44:00Z">
                  <w:rPr>
                    <w:del w:id="2885" w:author="The Si Tran" w:date="2012-12-16T17:03:00Z"/>
                    <w:sz w:val="28"/>
                    <w:szCs w:val="28"/>
                    <w:lang w:val="fr-FR"/>
                  </w:rPr>
                </w:rPrChange>
              </w:rPr>
              <w:pPrChange w:id="2886" w:author="The Si Tran" w:date="2012-12-16T10:44:00Z">
                <w:pPr/>
              </w:pPrChange>
            </w:pPr>
            <w:del w:id="2887" w:author="The Si Tran" w:date="2012-12-16T17:03:00Z">
              <w:r w:rsidRPr="00DC2B95" w:rsidDel="006B12AA">
                <w:rPr>
                  <w:b/>
                  <w:sz w:val="26"/>
                  <w:szCs w:val="26"/>
                  <w:lang w:val="fr-FR"/>
                  <w:rPrChange w:id="2888" w:author="The Si Tran" w:date="2012-12-16T10:44:00Z">
                    <w:rPr>
                      <w:b/>
                      <w:bCs/>
                      <w:sz w:val="28"/>
                      <w:szCs w:val="28"/>
                      <w:lang w:val="fr-FR"/>
                    </w:rPr>
                  </w:rPrChange>
                </w:rPr>
                <w:delText xml:space="preserve">Kĩ thuph thuật </w:delText>
              </w:r>
            </w:del>
          </w:p>
        </w:tc>
        <w:tc>
          <w:tcPr>
            <w:tcW w:w="3690" w:type="dxa"/>
            <w:tcPrChange w:id="2889" w:author="The Si Tran" w:date="2012-12-14T04:36:00Z">
              <w:tcPr>
                <w:tcW w:w="3192" w:type="dxa"/>
                <w:gridSpan w:val="2"/>
              </w:tcPr>
            </w:tcPrChange>
          </w:tcPr>
          <w:p w14:paraId="0D4794FF" w14:textId="3BAAAC04" w:rsidR="008D6389" w:rsidRPr="00DC2B95" w:rsidDel="006B12AA" w:rsidRDefault="00075CBD">
            <w:pPr>
              <w:pStyle w:val="BangBody"/>
              <w:jc w:val="center"/>
              <w:rPr>
                <w:del w:id="2890" w:author="The Si Tran" w:date="2012-12-16T17:03:00Z"/>
                <w:b/>
                <w:sz w:val="26"/>
                <w:szCs w:val="26"/>
                <w:lang w:val="fr-FR"/>
                <w:rPrChange w:id="2891" w:author="The Si Tran" w:date="2012-12-16T10:44:00Z">
                  <w:rPr>
                    <w:del w:id="2892" w:author="The Si Tran" w:date="2012-12-16T17:03:00Z"/>
                    <w:sz w:val="28"/>
                    <w:szCs w:val="28"/>
                    <w:lang w:val="fr-FR"/>
                  </w:rPr>
                </w:rPrChange>
              </w:rPr>
              <w:pPrChange w:id="2893" w:author="The Si Tran" w:date="2012-12-16T10:44:00Z">
                <w:pPr/>
              </w:pPrChange>
            </w:pPr>
            <w:del w:id="2894" w:author="The Si Tran" w:date="2012-12-12T13:59:00Z">
              <w:r w:rsidRPr="00DC2B95" w:rsidDel="000064E1">
                <w:rPr>
                  <w:b/>
                  <w:sz w:val="26"/>
                  <w:szCs w:val="26"/>
                  <w:lang w:val="fr-FR"/>
                  <w:rPrChange w:id="2895"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896" w:author="The Si Tran" w:date="2012-12-16T17:03:00Z"/>
          <w:trPrChange w:id="2897" w:author="The Si Tran" w:date="2012-12-16T10:45:00Z">
            <w:trPr>
              <w:gridAfter w:val="1"/>
            </w:trPr>
          </w:trPrChange>
        </w:trPr>
        <w:tc>
          <w:tcPr>
            <w:tcW w:w="1638" w:type="dxa"/>
            <w:vAlign w:val="center"/>
            <w:tcPrChange w:id="2898" w:author="The Si Tran" w:date="2012-12-16T10:45:00Z">
              <w:tcPr>
                <w:tcW w:w="3192" w:type="dxa"/>
                <w:gridSpan w:val="2"/>
              </w:tcPr>
            </w:tcPrChange>
          </w:tcPr>
          <w:p w14:paraId="3B19F359" w14:textId="42C85F4C" w:rsidR="008D6389" w:rsidRPr="00DC2B95" w:rsidDel="006B12AA" w:rsidRDefault="002A35A8">
            <w:pPr>
              <w:pStyle w:val="BangBody"/>
              <w:jc w:val="center"/>
              <w:rPr>
                <w:del w:id="2899" w:author="The Si Tran" w:date="2012-12-16T17:03:00Z"/>
                <w:sz w:val="26"/>
                <w:szCs w:val="26"/>
                <w:lang w:val="fr-FR"/>
                <w:rPrChange w:id="2900" w:author="The Si Tran" w:date="2012-12-16T10:43:00Z">
                  <w:rPr>
                    <w:del w:id="2901" w:author="The Si Tran" w:date="2012-12-16T17:03:00Z"/>
                    <w:sz w:val="28"/>
                    <w:szCs w:val="28"/>
                    <w:lang w:val="fr-FR"/>
                  </w:rPr>
                </w:rPrChange>
              </w:rPr>
              <w:pPrChange w:id="2902" w:author="The Si Tran" w:date="2012-12-16T10:45:00Z">
                <w:pPr/>
              </w:pPrChange>
            </w:pPr>
            <w:del w:id="2903" w:author="The Si Tran" w:date="2012-12-16T17:03:00Z">
              <w:r w:rsidRPr="00DC2B95" w:rsidDel="006B12AA">
                <w:rPr>
                  <w:sz w:val="26"/>
                  <w:szCs w:val="26"/>
                  <w:lang w:val="fr-FR"/>
                  <w:rPrChange w:id="2904" w:author="The Si Tran" w:date="2012-12-16T10:43:00Z">
                    <w:rPr>
                      <w:b/>
                      <w:bCs/>
                      <w:sz w:val="28"/>
                      <w:szCs w:val="28"/>
                      <w:lang w:val="fr-FR"/>
                    </w:rPr>
                  </w:rPrChange>
                </w:rPr>
                <w:delText>Chunever ?</w:delText>
              </w:r>
            </w:del>
          </w:p>
        </w:tc>
        <w:tc>
          <w:tcPr>
            <w:tcW w:w="3960" w:type="dxa"/>
            <w:tcPrChange w:id="2905" w:author="The Si Tran" w:date="2012-12-16T10:45:00Z">
              <w:tcPr>
                <w:tcW w:w="3192" w:type="dxa"/>
                <w:gridSpan w:val="2"/>
              </w:tcPr>
            </w:tcPrChange>
          </w:tcPr>
          <w:p w14:paraId="6D9972D3" w14:textId="47B26D01" w:rsidR="008D6389" w:rsidRPr="00DC2B95" w:rsidDel="006B12AA" w:rsidRDefault="002A35A8">
            <w:pPr>
              <w:pStyle w:val="BangBody"/>
              <w:rPr>
                <w:del w:id="2906" w:author="The Si Tran" w:date="2012-12-16T17:03:00Z"/>
                <w:sz w:val="26"/>
                <w:szCs w:val="26"/>
                <w:lang w:val="fr-FR"/>
                <w:rPrChange w:id="2907" w:author="The Si Tran" w:date="2012-12-16T10:43:00Z">
                  <w:rPr>
                    <w:del w:id="2908" w:author="The Si Tran" w:date="2012-12-16T17:03:00Z"/>
                    <w:sz w:val="28"/>
                    <w:szCs w:val="28"/>
                    <w:lang w:val="fr-FR"/>
                  </w:rPr>
                </w:rPrChange>
              </w:rPr>
              <w:pPrChange w:id="2909" w:author="The Si Tran" w:date="2012-12-16T10:28:00Z">
                <w:pPr>
                  <w:spacing w:before="0"/>
                </w:pPr>
              </w:pPrChange>
            </w:pPr>
            <w:del w:id="2910" w:author="The Si Tran" w:date="2012-12-16T17:03:00Z">
              <w:r w:rsidRPr="00DC2B95" w:rsidDel="006B12AA">
                <w:rPr>
                  <w:sz w:val="26"/>
                  <w:szCs w:val="26"/>
                  <w:lang w:val="fr-FR"/>
                  <w:rPrChange w:id="2911"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912" w:author="The Si Tran" w:date="2012-12-16T17:03:00Z"/>
                <w:sz w:val="26"/>
                <w:szCs w:val="26"/>
                <w:lang w:val="fr-FR"/>
                <w:rPrChange w:id="2913" w:author="The Si Tran" w:date="2012-12-16T10:43:00Z">
                  <w:rPr>
                    <w:del w:id="2914" w:author="The Si Tran" w:date="2012-12-16T17:03:00Z"/>
                    <w:sz w:val="28"/>
                    <w:szCs w:val="28"/>
                    <w:lang w:val="fr-FR"/>
                  </w:rPr>
                </w:rPrChange>
              </w:rPr>
              <w:pPrChange w:id="2915" w:author="The Si Tran" w:date="2012-12-16T10:28:00Z">
                <w:pPr>
                  <w:spacing w:before="0"/>
                </w:pPr>
              </w:pPrChange>
            </w:pPr>
            <w:del w:id="2916" w:author="The Si Tran" w:date="2012-12-16T17:03:00Z">
              <w:r w:rsidRPr="00DC2B95" w:rsidDel="006B12AA">
                <w:rPr>
                  <w:sz w:val="26"/>
                  <w:szCs w:val="26"/>
                  <w:lang w:val="fr-FR"/>
                  <w:rPrChange w:id="2917" w:author="The Si Tran" w:date="2012-12-16T10:43:00Z">
                    <w:rPr>
                      <w:sz w:val="28"/>
                      <w:szCs w:val="28"/>
                      <w:lang w:val="fr-FR"/>
                    </w:rPr>
                  </w:rPrChange>
                </w:rPr>
                <w:delText>Trung bình di đgi đoán cho từng thành phần của chuỗi thời gianhuỗi thời gian ất quan trong trong bài toán dự đoán chuỗ</w:delText>
              </w:r>
              <w:r w:rsidR="0040359E" w:rsidRPr="00DC2B95" w:rsidDel="006B12AA">
                <w:rPr>
                  <w:sz w:val="26"/>
                  <w:szCs w:val="26"/>
                  <w:lang w:val="fr-FR"/>
                  <w:rPrChange w:id="2918" w:author="The Si Tran" w:date="2012-12-16T10:43:00Z">
                    <w:rPr>
                      <w:sz w:val="28"/>
                      <w:szCs w:val="28"/>
                      <w:lang w:val="fr-FR"/>
                    </w:rPr>
                  </w:rPrChange>
                </w:rPr>
                <w:delText>Mô hình đơn giđgi đoán cho từng thành phần của chuỗi thời gianhuỗi thời gian ất quan trong trong bài toán dự ất quan ti thời gian. Nó giúp ta lựa chọn được mô hình dự đ</w:delText>
              </w:r>
            </w:del>
          </w:p>
        </w:tc>
      </w:tr>
      <w:tr w:rsidR="00572933" w:rsidRPr="00565563" w:rsidDel="006B12AA" w14:paraId="144C77CF" w14:textId="7392D3A9" w:rsidTr="00DC2B95">
        <w:trPr>
          <w:gridAfter w:val="1"/>
          <w:wAfter w:w="3690" w:type="dxa"/>
          <w:del w:id="2919" w:author="The Si Tran" w:date="2012-12-16T17:03:00Z"/>
          <w:trPrChange w:id="2920" w:author="The Si Tran" w:date="2012-12-16T10:45:00Z">
            <w:trPr>
              <w:gridAfter w:val="1"/>
            </w:trPr>
          </w:trPrChange>
        </w:trPr>
        <w:tc>
          <w:tcPr>
            <w:tcW w:w="1638" w:type="dxa"/>
            <w:vAlign w:val="center"/>
            <w:tcPrChange w:id="2921" w:author="The Si Tran" w:date="2012-12-16T10:45:00Z">
              <w:tcPr>
                <w:tcW w:w="3192" w:type="dxa"/>
                <w:gridSpan w:val="2"/>
              </w:tcPr>
            </w:tcPrChange>
          </w:tcPr>
          <w:p w14:paraId="4CB62FE8" w14:textId="3E9EA29A" w:rsidR="00572933" w:rsidRPr="00DC2B95" w:rsidDel="006B12AA" w:rsidRDefault="00572933">
            <w:pPr>
              <w:pStyle w:val="BangBody"/>
              <w:jc w:val="center"/>
              <w:rPr>
                <w:del w:id="2922" w:author="The Si Tran" w:date="2012-12-16T17:03:00Z"/>
                <w:sz w:val="26"/>
                <w:szCs w:val="26"/>
                <w:lang w:val="fr-FR"/>
                <w:rPrChange w:id="2923" w:author="The Si Tran" w:date="2012-12-16T10:43:00Z">
                  <w:rPr>
                    <w:del w:id="2924" w:author="The Si Tran" w:date="2012-12-16T17:03:00Z"/>
                    <w:sz w:val="28"/>
                    <w:szCs w:val="28"/>
                    <w:lang w:val="fr-FR"/>
                  </w:rPr>
                </w:rPrChange>
              </w:rPr>
              <w:pPrChange w:id="2925" w:author="The Si Tran" w:date="2012-12-16T10:45:00Z">
                <w:pPr/>
              </w:pPrChange>
            </w:pPr>
            <w:del w:id="2926" w:author="The Si Tran" w:date="2012-12-16T17:03:00Z">
              <w:r w:rsidRPr="00DC2B95" w:rsidDel="006B12AA">
                <w:rPr>
                  <w:sz w:val="26"/>
                  <w:szCs w:val="26"/>
                  <w:lang w:val="fr-FR"/>
                  <w:rPrChange w:id="2927" w:author="The Si Tran" w:date="2012-12-16T10:43:00Z">
                    <w:rPr>
                      <w:sz w:val="28"/>
                      <w:szCs w:val="28"/>
                      <w:lang w:val="fr-FR"/>
                    </w:rPr>
                  </w:rPrChange>
                </w:rPr>
                <w:delText xml:space="preserve">Xu hưnh </w:delText>
              </w:r>
            </w:del>
          </w:p>
        </w:tc>
        <w:tc>
          <w:tcPr>
            <w:tcW w:w="3960" w:type="dxa"/>
            <w:tcPrChange w:id="2928" w:author="The Si Tran" w:date="2012-12-16T10:45:00Z">
              <w:tcPr>
                <w:tcW w:w="3192" w:type="dxa"/>
                <w:gridSpan w:val="2"/>
              </w:tcPr>
            </w:tcPrChange>
          </w:tcPr>
          <w:p w14:paraId="0458B685" w14:textId="200B7BA3" w:rsidR="00572933" w:rsidRPr="00DC2B95" w:rsidDel="006B12AA" w:rsidRDefault="00572933">
            <w:pPr>
              <w:pStyle w:val="BangBody"/>
              <w:rPr>
                <w:del w:id="2929" w:author="The Si Tran" w:date="2012-12-16T17:03:00Z"/>
                <w:sz w:val="26"/>
                <w:szCs w:val="26"/>
                <w:lang w:val="fr-FR"/>
                <w:rPrChange w:id="2930" w:author="The Si Tran" w:date="2012-12-16T10:43:00Z">
                  <w:rPr>
                    <w:del w:id="2931" w:author="The Si Tran" w:date="2012-12-16T17:03:00Z"/>
                    <w:sz w:val="28"/>
                    <w:szCs w:val="28"/>
                    <w:lang w:val="fr-FR"/>
                  </w:rPr>
                </w:rPrChange>
              </w:rPr>
              <w:pPrChange w:id="2932" w:author="The Si Tran" w:date="2012-12-16T10:28:00Z">
                <w:pPr>
                  <w:spacing w:before="0"/>
                </w:pPr>
              </w:pPrChange>
            </w:pPr>
            <w:del w:id="2933" w:author="The Si Tran" w:date="2012-12-16T17:03:00Z">
              <w:r w:rsidRPr="00DC2B95" w:rsidDel="006B12AA">
                <w:rPr>
                  <w:sz w:val="26"/>
                  <w:szCs w:val="26"/>
                  <w:lang w:val="fr-FR"/>
                  <w:rPrChange w:id="2934" w:author="The Si Tran" w:date="2012-12-16T10:43:00Z">
                    <w:rPr>
                      <w:sz w:val="28"/>
                      <w:szCs w:val="28"/>
                      <w:lang w:val="fr-FR"/>
                    </w:rPr>
                  </w:rPrChange>
                </w:rPr>
                <w:delText>Trung bình di đgi đoán cTrung bình di đgi đoán cho t thời gianhuỗi thời gian ất quan trong trong bài t thời gian đ</w:delText>
              </w:r>
              <w:r w:rsidR="006C1D46" w:rsidRPr="00DC2B95" w:rsidDel="006B12AA">
                <w:rPr>
                  <w:sz w:val="26"/>
                  <w:szCs w:val="26"/>
                  <w:lang w:val="fr-FR"/>
                  <w:rPrChange w:id="2935" w:author="The Si Tran" w:date="2012-12-16T10:43:00Z">
                    <w:rPr>
                      <w:sz w:val="28"/>
                      <w:szCs w:val="28"/>
                      <w:lang w:val="fr-FR"/>
                    </w:rPr>
                  </w:rPrChange>
                </w:rPr>
                <w:delText>Xuung bình di đgi đoán cho tg bình di đgi đoán cho t thời gianhuỗi thời gian ất quan trong trong bài t thời gian đan ti thời gian. Nó giúp ta lựa chọn được mô hình dự đoán phù hợp hay</w:delText>
              </w:r>
            </w:del>
          </w:p>
        </w:tc>
      </w:tr>
      <w:tr w:rsidR="00F077A6" w:rsidRPr="00565563" w:rsidDel="006B12AA" w14:paraId="2E2BF25E" w14:textId="29C25E62" w:rsidTr="00DC2B95">
        <w:trPr>
          <w:del w:id="2936" w:author="The Si Tran" w:date="2012-12-16T17:03:00Z"/>
        </w:trPr>
        <w:tc>
          <w:tcPr>
            <w:tcW w:w="1638" w:type="dxa"/>
            <w:vAlign w:val="center"/>
            <w:tcPrChange w:id="2937" w:author="The Si Tran" w:date="2012-12-16T10:45:00Z">
              <w:tcPr>
                <w:tcW w:w="3192" w:type="dxa"/>
                <w:gridSpan w:val="2"/>
              </w:tcPr>
            </w:tcPrChange>
          </w:tcPr>
          <w:p w14:paraId="549CF493" w14:textId="62CEE41E" w:rsidR="00F077A6" w:rsidRPr="00DC2B95" w:rsidDel="006B12AA" w:rsidRDefault="00F077A6">
            <w:pPr>
              <w:pStyle w:val="BangBody"/>
              <w:jc w:val="center"/>
              <w:rPr>
                <w:del w:id="2938" w:author="The Si Tran" w:date="2012-12-16T17:03:00Z"/>
                <w:sz w:val="26"/>
                <w:szCs w:val="26"/>
                <w:lang w:val="fr-FR"/>
                <w:rPrChange w:id="2939" w:author="The Si Tran" w:date="2012-12-16T10:43:00Z">
                  <w:rPr>
                    <w:del w:id="2940" w:author="The Si Tran" w:date="2012-12-16T17:03:00Z"/>
                    <w:sz w:val="28"/>
                    <w:szCs w:val="28"/>
                    <w:lang w:val="fr-FR"/>
                  </w:rPr>
                </w:rPrChange>
              </w:rPr>
              <w:pPrChange w:id="2941" w:author="The Si Tran" w:date="2012-12-16T10:45:00Z">
                <w:pPr/>
              </w:pPrChange>
            </w:pPr>
            <w:del w:id="2942" w:author="The Si Tran" w:date="2012-12-16T17:03:00Z">
              <w:r w:rsidRPr="00DC2B95" w:rsidDel="006B12AA">
                <w:rPr>
                  <w:sz w:val="26"/>
                  <w:szCs w:val="26"/>
                  <w:lang w:val="fr-FR"/>
                  <w:rPrChange w:id="2943" w:author="The Si Tran" w:date="2012-12-16T10:43:00Z">
                    <w:rPr>
                      <w:sz w:val="28"/>
                      <w:szCs w:val="28"/>
                      <w:lang w:val="fr-FR"/>
                    </w:rPr>
                  </w:rPrChange>
                </w:rPr>
                <w:delText>Mùa</w:delText>
              </w:r>
            </w:del>
          </w:p>
        </w:tc>
        <w:tc>
          <w:tcPr>
            <w:tcW w:w="3960" w:type="dxa"/>
            <w:tcPrChange w:id="2944" w:author="The Si Tran" w:date="2012-12-16T10:45:00Z">
              <w:tcPr>
                <w:tcW w:w="3192" w:type="dxa"/>
                <w:gridSpan w:val="2"/>
              </w:tcPr>
            </w:tcPrChange>
          </w:tcPr>
          <w:p w14:paraId="245F83F8" w14:textId="48926230" w:rsidR="00F077A6" w:rsidRPr="00DC2B95" w:rsidDel="006B12AA" w:rsidRDefault="00F077A6">
            <w:pPr>
              <w:pStyle w:val="BangBody"/>
              <w:rPr>
                <w:del w:id="2945" w:author="The Si Tran" w:date="2012-12-16T17:03:00Z"/>
                <w:sz w:val="26"/>
                <w:szCs w:val="26"/>
                <w:lang w:val="fr-FR"/>
                <w:rPrChange w:id="2946" w:author="The Si Tran" w:date="2012-12-16T10:43:00Z">
                  <w:rPr>
                    <w:del w:id="2947" w:author="The Si Tran" w:date="2012-12-16T17:03:00Z"/>
                    <w:sz w:val="28"/>
                    <w:szCs w:val="28"/>
                    <w:lang w:val="fr-FR"/>
                  </w:rPr>
                </w:rPrChange>
              </w:rPr>
              <w:pPrChange w:id="2948" w:author="The Si Tran" w:date="2012-12-16T10:28:00Z">
                <w:pPr>
                  <w:spacing w:before="0"/>
                </w:pPr>
              </w:pPrChange>
            </w:pPr>
            <w:del w:id="2949" w:author="The Si Tran" w:date="2012-12-16T17:03:00Z">
              <w:r w:rsidRPr="00DC2B95" w:rsidDel="006B12AA">
                <w:rPr>
                  <w:sz w:val="26"/>
                  <w:szCs w:val="26"/>
                  <w:lang w:val="fr-FR"/>
                  <w:rPrChange w:id="2950" w:author="The Si Tran" w:date="2012-12-16T10:43:00Z">
                    <w:rPr>
                      <w:sz w:val="28"/>
                      <w:szCs w:val="28"/>
                      <w:lang w:val="fr-FR"/>
                    </w:rPr>
                  </w:rPrChange>
                </w:rPr>
                <w:delText>Mô hình làm trơn theo hàm mũ cg thành phi đoán cho t th phẩm. Sự gia tăng</w:delText>
              </w:r>
              <w:r w:rsidR="00CF32C5" w:rsidRPr="00DC2B95" w:rsidDel="006B12AA">
                <w:rPr>
                  <w:sz w:val="26"/>
                  <w:szCs w:val="26"/>
                  <w:lang w:val="fr-FR"/>
                  <w:rPrChange w:id="2951" w:author="The Si Tran" w:date="2012-12-16T10:43:00Z">
                    <w:rPr>
                      <w:sz w:val="28"/>
                      <w:szCs w:val="28"/>
                      <w:lang w:val="fr-FR"/>
                    </w:rPr>
                  </w:rPrChange>
                </w:rPr>
                <w:delText>Tô hình làm trơn theo hàm mũ cg thành  (ARIMA)</w:delText>
              </w:r>
            </w:del>
          </w:p>
        </w:tc>
        <w:tc>
          <w:tcPr>
            <w:tcW w:w="3690" w:type="dxa"/>
            <w:tcPrChange w:id="2952" w:author="The Si Tran" w:date="2012-12-16T10:45:00Z">
              <w:tcPr>
                <w:tcW w:w="3192" w:type="dxa"/>
                <w:gridSpan w:val="2"/>
              </w:tcPr>
            </w:tcPrChange>
          </w:tcPr>
          <w:p w14:paraId="36C7E86A" w14:textId="157E4FA6" w:rsidR="00F077A6" w:rsidRPr="00DC2B95" w:rsidDel="006B12AA" w:rsidRDefault="00AC4149">
            <w:pPr>
              <w:pStyle w:val="BangBody"/>
              <w:rPr>
                <w:del w:id="2953" w:author="The Si Tran" w:date="2012-12-16T17:03:00Z"/>
                <w:sz w:val="26"/>
                <w:szCs w:val="26"/>
                <w:lang w:val="fr-FR"/>
                <w:rPrChange w:id="2954" w:author="The Si Tran" w:date="2012-12-16T10:43:00Z">
                  <w:rPr>
                    <w:del w:id="2955" w:author="The Si Tran" w:date="2012-12-16T17:03:00Z"/>
                    <w:sz w:val="28"/>
                    <w:szCs w:val="28"/>
                    <w:lang w:val="fr-FR"/>
                  </w:rPr>
                </w:rPrChange>
              </w:rPr>
              <w:pPrChange w:id="2956" w:author="The Si Tran" w:date="2012-12-16T10:28:00Z">
                <w:pPr/>
              </w:pPrChange>
            </w:pPr>
            <w:del w:id="2957" w:author="The Si Tran" w:date="2012-12-16T17:03:00Z">
              <w:r w:rsidRPr="00DC2B95" w:rsidDel="006B12AA">
                <w:rPr>
                  <w:sz w:val="26"/>
                  <w:szCs w:val="26"/>
                  <w:lang w:val="fr-FR"/>
                  <w:rPrChange w:id="2958" w:author="The Si Tran" w:date="2012-12-16T10:43:00Z">
                    <w:rPr>
                      <w:sz w:val="28"/>
                      <w:szCs w:val="28"/>
                      <w:lang w:val="fr-FR"/>
                    </w:rPr>
                  </w:rPrChange>
                </w:rPr>
                <w:delText>Nh hình làm trơn theo hàm mũ cg thành  (ARIMA)đcho t th phẩm. Sự gia tăngian ất quan trong trong bài t thời gian đan ti thời gian</w:delText>
              </w:r>
            </w:del>
          </w:p>
        </w:tc>
      </w:tr>
      <w:tr w:rsidR="006B12AA" w:rsidRPr="0049233F" w14:paraId="0753914B" w14:textId="77777777" w:rsidTr="006B12AA">
        <w:trPr>
          <w:ins w:id="2959" w:author="The Si Tran" w:date="2012-12-16T17:03:00Z"/>
        </w:trPr>
        <w:tc>
          <w:tcPr>
            <w:tcW w:w="1638" w:type="dxa"/>
          </w:tcPr>
          <w:p w14:paraId="20ABAF98" w14:textId="77777777" w:rsidR="006B12AA" w:rsidRPr="001625BA" w:rsidRDefault="006B12AA" w:rsidP="00276DB6">
            <w:pPr>
              <w:pStyle w:val="NoFormat"/>
              <w:jc w:val="center"/>
              <w:rPr>
                <w:ins w:id="2960" w:author="The Si Tran" w:date="2012-12-16T17:03:00Z"/>
                <w:b/>
              </w:rPr>
            </w:pPr>
            <w:ins w:id="2961"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962" w:author="The Si Tran" w:date="2012-12-16T17:03:00Z"/>
                <w:b/>
              </w:rPr>
            </w:pPr>
            <w:ins w:id="2963"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964" w:author="The Si Tran" w:date="2012-12-16T17:03:00Z"/>
                <w:b/>
              </w:rPr>
            </w:pPr>
            <w:ins w:id="2965" w:author="The Si Tran" w:date="2012-12-16T17:03:00Z">
              <w:r w:rsidRPr="001625BA">
                <w:rPr>
                  <w:b/>
                </w:rPr>
                <w:t>Áp dụng</w:t>
              </w:r>
            </w:ins>
          </w:p>
        </w:tc>
      </w:tr>
      <w:tr w:rsidR="006B12AA" w:rsidRPr="0049233F" w14:paraId="1C85701C" w14:textId="77777777" w:rsidTr="006B12AA">
        <w:trPr>
          <w:ins w:id="2966" w:author="The Si Tran" w:date="2012-12-16T17:03:00Z"/>
        </w:trPr>
        <w:tc>
          <w:tcPr>
            <w:tcW w:w="1638" w:type="dxa"/>
          </w:tcPr>
          <w:p w14:paraId="2BF98F90" w14:textId="77777777" w:rsidR="006B12AA" w:rsidRPr="004B1D5C" w:rsidRDefault="006B12AA" w:rsidP="00276DB6">
            <w:pPr>
              <w:pStyle w:val="NoFormat"/>
              <w:jc w:val="center"/>
              <w:rPr>
                <w:ins w:id="2967" w:author="The Si Tran" w:date="2012-12-16T17:03:00Z"/>
              </w:rPr>
            </w:pPr>
            <w:ins w:id="2968" w:author="The Si Tran" w:date="2012-12-16T17:03:00Z">
              <w:r w:rsidRPr="004B1D5C">
                <w:t>Chuỗi tĩnh</w:t>
              </w:r>
            </w:ins>
          </w:p>
        </w:tc>
        <w:tc>
          <w:tcPr>
            <w:tcW w:w="3960" w:type="dxa"/>
          </w:tcPr>
          <w:p w14:paraId="20054C53" w14:textId="77777777" w:rsidR="006B12AA" w:rsidRPr="004B1D5C" w:rsidRDefault="006B12AA" w:rsidP="00276DB6">
            <w:pPr>
              <w:pStyle w:val="NoFormat"/>
              <w:rPr>
                <w:ins w:id="2969" w:author="The Si Tran" w:date="2012-12-16T17:03:00Z"/>
              </w:rPr>
            </w:pPr>
            <w:ins w:id="2970"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971" w:author="The Si Tran" w:date="2012-12-16T17:03:00Z"/>
              </w:rPr>
            </w:pPr>
            <w:ins w:id="2972" w:author="The Si Tran" w:date="2012-12-16T17:03:00Z">
              <w:r w:rsidRPr="004B1D5C">
                <w:lastRenderedPageBreak/>
                <w:t xml:space="preserve">    Trung bình di động (moving average - MA)</w:t>
              </w:r>
            </w:ins>
          </w:p>
          <w:p w14:paraId="7169A1E3" w14:textId="77777777" w:rsidR="006B12AA" w:rsidRPr="004B1D5C" w:rsidRDefault="006B12AA" w:rsidP="00276DB6">
            <w:pPr>
              <w:pStyle w:val="NoFormat"/>
              <w:rPr>
                <w:ins w:id="2973" w:author="The Si Tran" w:date="2012-12-16T17:03:00Z"/>
              </w:rPr>
            </w:pPr>
            <w:ins w:id="2974"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975" w:author="The Si Tran" w:date="2012-12-16T17:03:00Z"/>
              </w:rPr>
            </w:pPr>
            <w:ins w:id="2976" w:author="The Si Tran" w:date="2012-12-16T17:03:00Z">
              <w:r w:rsidRPr="004B1D5C">
                <w:lastRenderedPageBreak/>
                <w:t xml:space="preserve">  Mô hình đơn giản có ít dữ liệu ban đầu như trường hợp mới </w:t>
              </w:r>
              <w:r w:rsidRPr="004B1D5C">
                <w:lastRenderedPageBreak/>
                <w:t>thành lập của 1 công ty. Hoặc là những chuỗi thời gian được sinh ra trong những điều kiện, môi trường ổn định.</w:t>
              </w:r>
            </w:ins>
          </w:p>
        </w:tc>
      </w:tr>
      <w:tr w:rsidR="006B12AA" w:rsidRPr="0049233F" w14:paraId="621B1D9B" w14:textId="77777777" w:rsidTr="006B12AA">
        <w:trPr>
          <w:ins w:id="2977" w:author="The Si Tran" w:date="2012-12-16T17:03:00Z"/>
        </w:trPr>
        <w:tc>
          <w:tcPr>
            <w:tcW w:w="1638" w:type="dxa"/>
          </w:tcPr>
          <w:p w14:paraId="462AA1F0" w14:textId="77777777" w:rsidR="006B12AA" w:rsidRPr="004B1D5C" w:rsidRDefault="006B12AA" w:rsidP="00276DB6">
            <w:pPr>
              <w:pStyle w:val="NoFormat"/>
              <w:jc w:val="center"/>
              <w:rPr>
                <w:ins w:id="2978" w:author="The Si Tran" w:date="2012-12-16T17:03:00Z"/>
              </w:rPr>
            </w:pPr>
            <w:ins w:id="2979" w:author="The Si Tran" w:date="2012-12-16T17:03:00Z">
              <w:r w:rsidRPr="004B1D5C">
                <w:lastRenderedPageBreak/>
                <w:t>Xu hướng</w:t>
              </w:r>
            </w:ins>
          </w:p>
        </w:tc>
        <w:tc>
          <w:tcPr>
            <w:tcW w:w="3960" w:type="dxa"/>
          </w:tcPr>
          <w:p w14:paraId="6C933DC4" w14:textId="77777777" w:rsidR="006B12AA" w:rsidRPr="004B1D5C" w:rsidRDefault="006B12AA" w:rsidP="00276DB6">
            <w:pPr>
              <w:pStyle w:val="NoFormat"/>
              <w:rPr>
                <w:ins w:id="2980" w:author="The Si Tran" w:date="2012-12-16T17:03:00Z"/>
              </w:rPr>
            </w:pPr>
            <w:ins w:id="2981" w:author="The Si Tran" w:date="2012-12-16T17:03:00Z">
              <w:r w:rsidRPr="004B1D5C">
                <w:t xml:space="preserve"> Trung bình di động (MA)</w:t>
              </w:r>
            </w:ins>
          </w:p>
          <w:p w14:paraId="67B57047" w14:textId="77777777" w:rsidR="006B12AA" w:rsidRPr="004B1D5C" w:rsidRDefault="006B12AA" w:rsidP="00276DB6">
            <w:pPr>
              <w:pStyle w:val="NoFormat"/>
              <w:rPr>
                <w:ins w:id="2982" w:author="The Si Tran" w:date="2012-12-16T17:03:00Z"/>
              </w:rPr>
            </w:pPr>
            <w:ins w:id="2983"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984" w:author="The Si Tran" w:date="2012-12-16T17:03:00Z"/>
              </w:rPr>
            </w:pPr>
            <w:ins w:id="2985"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6B12AA">
        <w:trPr>
          <w:ins w:id="2986" w:author="The Si Tran" w:date="2012-12-16T17:03:00Z"/>
        </w:trPr>
        <w:tc>
          <w:tcPr>
            <w:tcW w:w="1638" w:type="dxa"/>
          </w:tcPr>
          <w:p w14:paraId="454BAE3B" w14:textId="77777777" w:rsidR="006B12AA" w:rsidRPr="004B1D5C" w:rsidRDefault="006B12AA" w:rsidP="00276DB6">
            <w:pPr>
              <w:pStyle w:val="NoFormat"/>
              <w:jc w:val="center"/>
              <w:rPr>
                <w:ins w:id="2987" w:author="The Si Tran" w:date="2012-12-16T17:03:00Z"/>
              </w:rPr>
            </w:pPr>
            <w:ins w:id="2988" w:author="The Si Tran" w:date="2012-12-16T17:03:00Z">
              <w:r w:rsidRPr="004B1D5C">
                <w:t>Mùa</w:t>
              </w:r>
            </w:ins>
          </w:p>
        </w:tc>
        <w:tc>
          <w:tcPr>
            <w:tcW w:w="3960" w:type="dxa"/>
          </w:tcPr>
          <w:p w14:paraId="0367EEFF" w14:textId="77777777" w:rsidR="006B12AA" w:rsidRPr="004B1D5C" w:rsidRDefault="006B12AA" w:rsidP="00276DB6">
            <w:pPr>
              <w:pStyle w:val="NoFormat"/>
              <w:rPr>
                <w:ins w:id="2989" w:author="The Si Tran" w:date="2012-12-16T17:03:00Z"/>
              </w:rPr>
            </w:pPr>
            <w:ins w:id="2990"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991" w:author="The Si Tran" w:date="2012-12-16T17:03:00Z"/>
              </w:rPr>
            </w:pPr>
            <w:ins w:id="2992"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993" w:author="The Si Tran" w:date="2012-12-16T17:03:00Z"/>
              </w:rPr>
            </w:pPr>
            <w:ins w:id="2994"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995" w:author="The Si Tran" w:date="2012-12-14T04:33:00Z">
            <w:rPr>
              <w:sz w:val="28"/>
              <w:szCs w:val="28"/>
              <w:lang w:val="fr-FR"/>
            </w:rPr>
          </w:rPrChange>
        </w:rPr>
      </w:pPr>
    </w:p>
    <w:p w14:paraId="2EFD65FF" w14:textId="77777777" w:rsidR="00B35C7A" w:rsidRPr="0049233F" w:rsidRDefault="00B35C7A">
      <w:pPr>
        <w:rPr>
          <w:lang w:val="fr-FR"/>
          <w:rPrChange w:id="2996" w:author="The Si Tran" w:date="2012-12-05T23:02:00Z">
            <w:rPr>
              <w:sz w:val="28"/>
              <w:szCs w:val="28"/>
              <w:lang w:val="fr-FR"/>
            </w:rPr>
          </w:rPrChange>
        </w:rPr>
      </w:pPr>
      <w:del w:id="2997" w:author="The Si Tran" w:date="2012-12-16T17:03:00Z">
        <w:r w:rsidRPr="0049233F" w:rsidDel="006B12AA">
          <w:rPr>
            <w:lang w:val="fr-FR"/>
            <w:rPrChange w:id="2998" w:author="The Si Tran" w:date="2012-12-05T23:02:00Z">
              <w:rPr>
                <w:sz w:val="28"/>
                <w:szCs w:val="28"/>
                <w:lang w:val="fr-FR"/>
              </w:rPr>
            </w:rPrChange>
          </w:rPr>
          <w:tab/>
        </w:r>
      </w:del>
      <w:r w:rsidRPr="0049233F">
        <w:rPr>
          <w:lang w:val="fr-FR"/>
          <w:rPrChange w:id="2999"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000" w:author="The Si Tran" w:date="2012-12-05T23:02:00Z">
            <w:rPr>
              <w:sz w:val="28"/>
              <w:szCs w:val="28"/>
              <w:lang w:val="fr-FR"/>
            </w:rPr>
          </w:rPrChange>
        </w:rPr>
      </w:pPr>
      <w:r w:rsidRPr="0049233F">
        <w:rPr>
          <w:szCs w:val="26"/>
          <w:lang w:val="fr-FR"/>
          <w:rPrChange w:id="3001"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002" w:author="The Si Tran" w:date="2012-12-05T23:02:00Z">
            <w:rPr>
              <w:sz w:val="28"/>
              <w:szCs w:val="28"/>
              <w:lang w:val="fr-FR"/>
            </w:rPr>
          </w:rPrChange>
        </w:rPr>
      </w:pPr>
      <w:del w:id="3003" w:author="The Si Tran" w:date="2012-12-16T17:03:00Z">
        <w:r w:rsidRPr="0049233F" w:rsidDel="006B12AA">
          <w:rPr>
            <w:szCs w:val="26"/>
            <w:lang w:val="fr-FR"/>
            <w:rPrChange w:id="3004" w:author="The Si Tran" w:date="2012-12-05T23:02:00Z">
              <w:rPr>
                <w:sz w:val="28"/>
                <w:szCs w:val="28"/>
                <w:lang w:val="fr-FR"/>
              </w:rPr>
            </w:rPrChange>
          </w:rPr>
          <w:tab/>
        </w:r>
      </w:del>
      <w:r w:rsidRPr="0049233F">
        <w:rPr>
          <w:szCs w:val="26"/>
          <w:lang w:val="fr-FR"/>
          <w:rPrChange w:id="3005"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006" w:author="The Si Tran" w:date="2012-12-16T10:29:00Z">
          <w:pPr>
            <w:ind w:left="1440"/>
          </w:pPr>
        </w:pPrChange>
      </w:pPr>
      <w:del w:id="3007" w:author="The Si Tran" w:date="2012-12-14T04:42:00Z">
        <w:r w:rsidRPr="0049233F" w:rsidDel="001E051F">
          <w:rPr>
            <w:lang w:val="fr-FR"/>
            <w:rPrChange w:id="3008" w:author="The Si Tran" w:date="2012-12-05T23:02:00Z">
              <w:rPr>
                <w:sz w:val="28"/>
                <w:szCs w:val="28"/>
                <w:lang w:val="fr-FR"/>
              </w:rPr>
            </w:rPrChange>
          </w:rPr>
          <w:tab/>
        </w:r>
        <w:r w:rsidRPr="0049233F" w:rsidDel="001E051F">
          <w:rPr>
            <w:lang w:val="fr-FR"/>
            <w:rPrChange w:id="3009" w:author="The Si Tran" w:date="2012-12-05T23:02:00Z">
              <w:rPr>
                <w:sz w:val="28"/>
                <w:szCs w:val="28"/>
                <w:lang w:val="fr-FR"/>
              </w:rPr>
            </w:rPrChange>
          </w:rPr>
          <w:tab/>
        </w:r>
        <w:r w:rsidRPr="0049233F" w:rsidDel="001E051F">
          <w:rPr>
            <w:lang w:val="fr-FR"/>
            <w:rPrChange w:id="3010" w:author="The Si Tran" w:date="2012-12-05T23:02:00Z">
              <w:rPr>
                <w:sz w:val="28"/>
                <w:szCs w:val="28"/>
                <w:lang w:val="fr-FR"/>
              </w:rPr>
            </w:rPrChange>
          </w:rPr>
          <w:tab/>
        </w:r>
      </w:del>
      <m:oMath>
        <m:sSub>
          <m:sSubPr>
            <m:ctrlPr>
              <w:ins w:id="3011" w:author="The Si Tran" w:date="2012-12-05T23:55:00Z">
                <w:rPr>
                  <w:rFonts w:ascii="Cambria Math" w:hAnsi="Cambria Math"/>
                  <w:i/>
                  <w:lang w:val="fr-FR"/>
                </w:rPr>
              </w:ins>
            </m:ctrlPr>
          </m:sSubPr>
          <m:e>
            <w:ins w:id="3012" w:author="The Si Tran" w:date="2012-12-05T23:55:00Z">
              <m:r>
                <w:rPr>
                  <w:rFonts w:ascii="Cambria Math" w:hAnsi="Cambria Math"/>
                  <w:lang w:val="fr-FR"/>
                </w:rPr>
                <m:t>e</m:t>
              </m:r>
            </w:ins>
          </m:e>
          <m:sub>
            <w:ins w:id="3013" w:author="The Si Tran" w:date="2012-12-05T23:55:00Z">
              <m:r>
                <w:rPr>
                  <w:rFonts w:ascii="Cambria Math" w:hAnsi="Cambria Math"/>
                  <w:lang w:val="fr-FR"/>
                </w:rPr>
                <m:t>t</m:t>
              </m:r>
            </w:ins>
          </m:sub>
        </m:sSub>
        <w:ins w:id="3014" w:author="The Si Tran" w:date="2012-12-05T23:55:00Z">
          <m:r>
            <w:rPr>
              <w:rFonts w:ascii="Cambria Math" w:hAnsi="Cambria Math"/>
              <w:lang w:val="fr-FR"/>
            </w:rPr>
            <m:t>=</m:t>
          </m:r>
        </w:ins>
        <m:sSub>
          <m:sSubPr>
            <m:ctrlPr>
              <w:ins w:id="3015" w:author="The Si Tran" w:date="2012-12-05T23:55:00Z">
                <w:rPr>
                  <w:rFonts w:ascii="Cambria Math" w:hAnsi="Cambria Math"/>
                  <w:i/>
                  <w:lang w:val="fr-FR"/>
                </w:rPr>
              </w:ins>
            </m:ctrlPr>
          </m:sSubPr>
          <m:e>
            <w:ins w:id="3016" w:author="The Si Tran" w:date="2012-12-05T23:55:00Z">
              <m:r>
                <w:rPr>
                  <w:rFonts w:ascii="Cambria Math" w:hAnsi="Cambria Math"/>
                  <w:lang w:val="fr-FR"/>
                </w:rPr>
                <m:t>Y</m:t>
              </m:r>
            </w:ins>
          </m:e>
          <m:sub>
            <w:ins w:id="3017" w:author="The Si Tran" w:date="2012-12-05T23:55:00Z">
              <m:r>
                <w:rPr>
                  <w:rFonts w:ascii="Cambria Math" w:hAnsi="Cambria Math"/>
                  <w:lang w:val="fr-FR"/>
                </w:rPr>
                <m:t>t</m:t>
              </m:r>
            </w:ins>
          </m:sub>
        </m:sSub>
        <w:ins w:id="3018" w:author="The Si Tran" w:date="2012-12-05T23:55:00Z">
          <m:r>
            <w:rPr>
              <w:rFonts w:ascii="Cambria Math" w:hAnsi="Cambria Math"/>
              <w:lang w:val="fr-FR"/>
            </w:rPr>
            <m:t>-</m:t>
          </m:r>
        </w:ins>
        <m:sSub>
          <m:sSubPr>
            <m:ctrlPr>
              <w:ins w:id="3019" w:author="The Si Tran" w:date="2012-12-05T23:56:00Z">
                <w:rPr>
                  <w:rFonts w:ascii="Cambria Math" w:hAnsi="Cambria Math"/>
                  <w:i/>
                  <w:lang w:val="fr-FR"/>
                </w:rPr>
              </w:ins>
            </m:ctrlPr>
          </m:sSubPr>
          <m:e>
            <m:acc>
              <m:accPr>
                <m:ctrlPr>
                  <w:ins w:id="3020" w:author="The Si Tran" w:date="2012-12-05T23:56:00Z">
                    <w:rPr>
                      <w:rFonts w:ascii="Cambria Math" w:hAnsi="Cambria Math"/>
                      <w:i/>
                      <w:lang w:val="fr-FR"/>
                    </w:rPr>
                  </w:ins>
                </m:ctrlPr>
              </m:accPr>
              <m:e>
                <w:ins w:id="3021" w:author="The Si Tran" w:date="2012-12-05T23:56:00Z">
                  <m:r>
                    <w:rPr>
                      <w:rFonts w:ascii="Cambria Math" w:hAnsi="Cambria Math"/>
                      <w:lang w:val="fr-FR"/>
                    </w:rPr>
                    <m:t>Y</m:t>
                  </m:r>
                </w:ins>
              </m:e>
            </m:acc>
          </m:e>
          <m:sub>
            <w:ins w:id="3022" w:author="The Si Tran" w:date="2012-12-05T23:56:00Z">
              <m:r>
                <w:rPr>
                  <w:rFonts w:ascii="Cambria Math" w:hAnsi="Cambria Math"/>
                  <w:lang w:val="fr-FR"/>
                </w:rPr>
                <m:t>t</m:t>
              </m:r>
            </w:ins>
          </m:sub>
        </m:sSub>
      </m:oMath>
      <w:del w:id="3023" w:author="The Si Tran" w:date="2012-12-05T23:56:00Z">
        <w:r w:rsidRPr="0049233F" w:rsidDel="009F0701">
          <w:rPr>
            <w:lang w:val="fr-FR"/>
            <w:rPrChange w:id="3024" w:author="The Si Tran" w:date="2012-12-05T23:02:00Z">
              <w:rPr>
                <w:sz w:val="28"/>
                <w:szCs w:val="28"/>
                <w:lang w:val="fr-FR"/>
              </w:rPr>
            </w:rPrChange>
          </w:rPr>
          <w:delText>e</w:delText>
        </w:r>
        <w:r w:rsidRPr="0049233F" w:rsidDel="009F0701">
          <w:rPr>
            <w:vertAlign w:val="subscript"/>
            <w:lang w:val="fr-FR"/>
            <w:rPrChange w:id="3025" w:author="The Si Tran" w:date="2012-12-05T23:02:00Z">
              <w:rPr>
                <w:sz w:val="28"/>
                <w:szCs w:val="28"/>
                <w:vertAlign w:val="subscript"/>
                <w:lang w:val="fr-FR"/>
              </w:rPr>
            </w:rPrChange>
          </w:rPr>
          <w:delText xml:space="preserve">t  </w:delText>
        </w:r>
        <w:r w:rsidRPr="0049233F" w:rsidDel="009F0701">
          <w:rPr>
            <w:lang w:val="fr-FR"/>
            <w:rPrChange w:id="3026" w:author="The Si Tran" w:date="2012-12-05T23:02:00Z">
              <w:rPr>
                <w:sz w:val="28"/>
                <w:szCs w:val="28"/>
                <w:lang w:val="fr-FR"/>
              </w:rPr>
            </w:rPrChange>
          </w:rPr>
          <w:delText>= Υ</w:delText>
        </w:r>
        <w:r w:rsidR="003176F1" w:rsidRPr="0049233F" w:rsidDel="009F0701">
          <w:rPr>
            <w:vertAlign w:val="subscript"/>
            <w:lang w:val="fr-FR"/>
            <w:rPrChange w:id="3027" w:author="The Si Tran" w:date="2012-12-05T23:02:00Z">
              <w:rPr>
                <w:sz w:val="28"/>
                <w:szCs w:val="28"/>
                <w:vertAlign w:val="subscript"/>
                <w:lang w:val="fr-FR"/>
              </w:rPr>
            </w:rPrChange>
          </w:rPr>
          <w:delText>t</w:delText>
        </w:r>
        <w:r w:rsidRPr="0049233F" w:rsidDel="009F0701">
          <w:rPr>
            <w:lang w:val="fr-FR"/>
            <w:rPrChange w:id="3028"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8pt;height:15pt" o:ole="">
              <v:imagedata r:id="rId49" o:title=""/>
            </v:shape>
            <o:OLEObject Type="Embed" ProgID="Equation.DSMT4" ShapeID="_x0000_i1041" DrawAspect="Content" ObjectID="_1417199813" r:id="rId50"/>
          </w:object>
        </w:r>
        <w:r w:rsidR="003176F1" w:rsidRPr="002B1464" w:rsidDel="009F0701">
          <w:rPr>
            <w:vertAlign w:val="subscript"/>
          </w:rPr>
          <w:delText>t</w:delText>
        </w:r>
      </w:del>
    </w:p>
    <w:p w14:paraId="3C709FDE" w14:textId="77777777" w:rsidR="00B14D71" w:rsidRDefault="00926939" w:rsidP="005A22B0">
      <w:pPr>
        <w:rPr>
          <w:ins w:id="3029" w:author="The Si Tran" w:date="2012-12-14T04:41:00Z"/>
          <w:rFonts w:eastAsiaTheme="minorEastAsia"/>
          <w:szCs w:val="26"/>
        </w:rPr>
      </w:pPr>
      <w:del w:id="3030" w:author="The Si Tran" w:date="2012-12-16T17:03:00Z">
        <w:r w:rsidRPr="005947EE" w:rsidDel="006B12AA">
          <w:rPr>
            <w:szCs w:val="26"/>
          </w:rPr>
          <w:tab/>
        </w:r>
      </w:del>
      <w:ins w:id="3031" w:author="The Si Tran" w:date="2012-12-14T04:41:00Z">
        <w:r w:rsidR="00B14D71">
          <w:rPr>
            <w:szCs w:val="26"/>
          </w:rPr>
          <w:t>T</w:t>
        </w:r>
      </w:ins>
      <w:del w:id="3032"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276DB6">
      <w:pPr>
        <w:pStyle w:val="BuletL2"/>
        <w:pPrChange w:id="3033" w:author="The Si Tran" w:date="2012-12-16T17:03:00Z">
          <w:pPr/>
        </w:pPrChange>
      </w:pPr>
      <m:oMath>
        <m:sSub>
          <m:sSubPr>
            <m:ctrlPr>
              <w:ins w:id="3034" w:author="The Si Tran" w:date="2012-12-05T23:56:00Z">
                <w:rPr>
                  <w:rFonts w:ascii="Cambria Math" w:hAnsi="Cambria Math"/>
                  <w:i/>
                  <w:lang w:val="fr-FR"/>
                </w:rPr>
              </w:ins>
            </m:ctrlPr>
          </m:sSubPr>
          <m:e>
            <w:ins w:id="3035" w:author="The Si Tran" w:date="2012-12-05T23:56:00Z">
              <m:r>
                <w:rPr>
                  <w:rFonts w:ascii="Cambria Math" w:hAnsi="Cambria Math"/>
                  <w:lang w:val="fr-FR"/>
                </w:rPr>
                <m:t>e</m:t>
              </m:r>
            </w:ins>
          </m:e>
          <m:sub>
            <w:ins w:id="3036" w:author="The Si Tran" w:date="2012-12-05T23:56:00Z">
              <m:r>
                <w:rPr>
                  <w:rFonts w:ascii="Cambria Math" w:hAnsi="Cambria Math"/>
                  <w:lang w:val="fr-FR"/>
                </w:rPr>
                <m:t>t</m:t>
              </m:r>
            </w:ins>
          </m:sub>
        </m:sSub>
      </m:oMath>
      <w:del w:id="3037" w:author="The Si Tran" w:date="2012-12-05T23:56:00Z">
        <w:r w:rsidR="00926939" w:rsidRPr="00032D83" w:rsidDel="009F0701">
          <w:delText>e</w:delText>
        </w:r>
        <w:r w:rsidR="00926939" w:rsidRPr="001E051F" w:rsidDel="009F0701">
          <w:rPr>
            <w:vertAlign w:val="subscript"/>
            <w:rPrChange w:id="3038" w:author="The Si Tran" w:date="2012-12-14T04:43:00Z">
              <w:rPr>
                <w:vertAlign w:val="subscript"/>
              </w:rPr>
            </w:rPrChange>
          </w:rPr>
          <w:delText>t</w:delText>
        </w:r>
      </w:del>
      <w:r w:rsidR="00926939" w:rsidRPr="001E051F">
        <w:rPr>
          <w:rPrChange w:id="3039" w:author="The Si Tran" w:date="2012-12-14T04:43:00Z">
            <w:rPr/>
          </w:rPrChange>
        </w:rPr>
        <w:t xml:space="preserve"> : lỗi</w:t>
      </w:r>
    </w:p>
    <w:p w14:paraId="0E3E28EC" w14:textId="77777777" w:rsidR="00926939" w:rsidRPr="00F445BC" w:rsidRDefault="00926939">
      <w:pPr>
        <w:pStyle w:val="BuletL2"/>
        <w:pPrChange w:id="3040" w:author="The Si Tran" w:date="2012-12-16T17:03:00Z">
          <w:pPr/>
        </w:pPrChange>
      </w:pPr>
      <w:del w:id="3041" w:author="The Si Tran" w:date="2012-12-14T04:42:00Z">
        <w:r w:rsidRPr="00032D83" w:rsidDel="001E051F">
          <w:tab/>
        </w:r>
        <w:r w:rsidRPr="00032D83" w:rsidDel="001E051F">
          <w:tab/>
        </w:r>
        <w:r w:rsidRPr="00032D83" w:rsidDel="001E051F">
          <w:tab/>
        </w:r>
      </w:del>
      <m:oMath>
        <m:sSub>
          <m:sSubPr>
            <m:ctrlPr>
              <w:ins w:id="3042" w:author="The Si Tran" w:date="2012-12-05T23:57:00Z">
                <w:rPr>
                  <w:rFonts w:ascii="Cambria Math" w:hAnsi="Cambria Math"/>
                  <w:i/>
                  <w:lang w:val="fr-FR"/>
                </w:rPr>
              </w:ins>
            </m:ctrlPr>
          </m:sSubPr>
          <m:e>
            <w:ins w:id="3043" w:author="The Si Tran" w:date="2012-12-05T23:57:00Z">
              <m:r>
                <w:rPr>
                  <w:rFonts w:ascii="Cambria Math" w:hAnsi="Cambria Math"/>
                  <w:lang w:val="fr-FR"/>
                </w:rPr>
                <m:t>Y</m:t>
              </m:r>
            </w:ins>
          </m:e>
          <m:sub>
            <w:ins w:id="3044" w:author="The Si Tran" w:date="2012-12-05T23:57:00Z">
              <m:r>
                <w:rPr>
                  <w:rFonts w:ascii="Cambria Math" w:hAnsi="Cambria Math"/>
                  <w:lang w:val="fr-FR"/>
                </w:rPr>
                <m:t>t</m:t>
              </m:r>
            </w:ins>
          </m:sub>
        </m:sSub>
      </m:oMath>
      <w:del w:id="3045" w:author="The Si Tran" w:date="2012-12-05T23:57:00Z">
        <w:r w:rsidRPr="00032D83" w:rsidDel="009F0701">
          <w:delText>Y</w:delText>
        </w:r>
      </w:del>
      <w:r w:rsidRPr="001E051F">
        <w:rPr>
          <w:rPrChange w:id="3046" w:author="The Si Tran" w:date="2012-12-14T04:43:00Z">
            <w:rPr/>
          </w:rPrChange>
        </w:rPr>
        <w:t xml:space="preserve"> : giá trị thực của biến quan sát</w:t>
      </w:r>
    </w:p>
    <w:p w14:paraId="01B49A0A" w14:textId="77777777" w:rsidR="00926939" w:rsidRPr="00F445BC" w:rsidRDefault="00926939">
      <w:pPr>
        <w:pStyle w:val="BuletL2"/>
        <w:pPrChange w:id="3047" w:author="The Si Tran" w:date="2012-12-16T17:03:00Z">
          <w:pPr/>
        </w:pPrChange>
      </w:pPr>
      <w:del w:id="3048" w:author="The Si Tran" w:date="2012-12-14T04:42:00Z">
        <w:r w:rsidRPr="00032D83" w:rsidDel="001E051F">
          <w:tab/>
        </w:r>
        <w:r w:rsidRPr="00032D83" w:rsidDel="001E051F">
          <w:tab/>
        </w:r>
        <w:r w:rsidRPr="00032D83" w:rsidDel="001E051F">
          <w:tab/>
        </w:r>
      </w:del>
      <w:del w:id="3049" w:author="The Si Tran" w:date="2012-12-05T23:57:00Z">
        <w:r w:rsidRPr="001E051F" w:rsidDel="009F0701">
          <w:rPr>
            <w:position w:val="-4"/>
            <w:rPrChange w:id="3050" w:author="The Si Tran" w:date="2012-12-14T04:43:00Z">
              <w:rPr>
                <w:position w:val="-4"/>
              </w:rPr>
            </w:rPrChange>
          </w:rPr>
          <w:object w:dxaOrig="240" w:dyaOrig="300" w14:anchorId="1ADCE12B">
            <v:shape id="_x0000_i1042" type="#_x0000_t75" style="width:9.8pt;height:15pt" o:ole="">
              <v:imagedata r:id="rId49" o:title=""/>
            </v:shape>
            <o:OLEObject Type="Embed" ProgID="Equation.DSMT4" ShapeID="_x0000_i1042" DrawAspect="Content" ObjectID="_1417199814" r:id="rId51"/>
          </w:object>
        </w:r>
      </w:del>
      <m:oMath>
        <m:sSub>
          <m:sSubPr>
            <m:ctrlPr>
              <w:ins w:id="3051" w:author="The Si Tran" w:date="2012-12-05T23:57:00Z">
                <w:rPr>
                  <w:rFonts w:ascii="Cambria Math" w:hAnsi="Cambria Math"/>
                  <w:i/>
                  <w:lang w:val="fr-FR"/>
                </w:rPr>
              </w:ins>
            </m:ctrlPr>
          </m:sSubPr>
          <m:e>
            <m:acc>
              <m:accPr>
                <m:ctrlPr>
                  <w:ins w:id="3052" w:author="The Si Tran" w:date="2012-12-05T23:57:00Z">
                    <w:rPr>
                      <w:rFonts w:ascii="Cambria Math" w:hAnsi="Cambria Math"/>
                      <w:i/>
                      <w:lang w:val="fr-FR"/>
                    </w:rPr>
                  </w:ins>
                </m:ctrlPr>
              </m:accPr>
              <m:e>
                <w:ins w:id="3053" w:author="The Si Tran" w:date="2012-12-05T23:57:00Z">
                  <m:r>
                    <w:rPr>
                      <w:rFonts w:ascii="Cambria Math" w:hAnsi="Cambria Math"/>
                      <w:lang w:val="fr-FR"/>
                    </w:rPr>
                    <m:t>Y</m:t>
                  </m:r>
                </w:ins>
              </m:e>
            </m:acc>
          </m:e>
          <m:sub>
            <w:ins w:id="3054" w:author="The Si Tran" w:date="2012-12-05T23:57:00Z">
              <m:r>
                <w:rPr>
                  <w:rFonts w:ascii="Cambria Math" w:hAnsi="Cambria Math"/>
                  <w:lang w:val="fr-FR"/>
                </w:rPr>
                <m:t>t</m:t>
              </m:r>
            </w:ins>
          </m:sub>
        </m:sSub>
      </m:oMath>
      <w:r w:rsidRPr="00032D83">
        <w:t> : giá tr</w:t>
      </w:r>
      <w:r w:rsidRPr="001E051F">
        <w:rPr>
          <w:rPrChange w:id="3055" w:author="The Si Tran" w:date="2012-12-14T04:43:00Z">
            <w:rPr/>
          </w:rPrChange>
        </w:rPr>
        <w:t>ị dự đoán được của biến quan sát</w:t>
      </w:r>
    </w:p>
    <w:p w14:paraId="08861CDF" w14:textId="77777777" w:rsidR="00926939" w:rsidRPr="001E051F" w:rsidRDefault="00926939">
      <w:pPr>
        <w:pStyle w:val="BuletL2"/>
        <w:rPr>
          <w:lang w:val="fr-FR"/>
          <w:rPrChange w:id="3056" w:author="The Si Tran" w:date="2012-12-14T04:43:00Z">
            <w:rPr>
              <w:sz w:val="28"/>
              <w:szCs w:val="28"/>
              <w:lang w:val="fr-FR"/>
            </w:rPr>
          </w:rPrChange>
        </w:rPr>
        <w:pPrChange w:id="3057" w:author="The Si Tran" w:date="2012-12-16T17:03:00Z">
          <w:pPr/>
        </w:pPrChange>
      </w:pPr>
      <w:del w:id="3058" w:author="The Si Tran" w:date="2012-12-14T04:42:00Z">
        <w:r w:rsidRPr="00032D83" w:rsidDel="001E051F">
          <w:tab/>
        </w:r>
        <w:r w:rsidRPr="00032D83" w:rsidDel="001E051F">
          <w:tab/>
        </w:r>
        <w:r w:rsidRPr="00032D83" w:rsidDel="001E051F">
          <w:tab/>
        </w:r>
      </w:del>
      <w:ins w:id="3059" w:author="The Si Tran" w:date="2012-12-05T23:57:00Z">
        <m:oMath>
          <m:r>
            <w:rPr>
              <w:rFonts w:ascii="Cambria Math" w:hAnsi="Cambria Math"/>
              <w:rPrChange w:id="3060" w:author="The Si Tran" w:date="2012-12-14T04:43:00Z">
                <w:rPr>
                  <w:rFonts w:ascii="Cambria Math" w:hAnsi="Cambria Math"/>
                </w:rPr>
              </w:rPrChange>
            </w:rPr>
            <m:t>t</m:t>
          </m:r>
        </m:oMath>
      </w:ins>
      <w:del w:id="3061" w:author="The Si Tran" w:date="2012-12-05T23:57:00Z">
        <w:r w:rsidRPr="001E051F" w:rsidDel="009F0701">
          <w:rPr>
            <w:rPrChange w:id="3062" w:author="The Si Tran" w:date="2012-12-14T04:43:00Z">
              <w:rPr/>
            </w:rPrChange>
          </w:rPr>
          <w:delText>t</w:delText>
        </w:r>
      </w:del>
      <w:r w:rsidRPr="001E051F">
        <w:rPr>
          <w:rPrChange w:id="3063" w:author="The Si Tran" w:date="2012-12-14T04:43:00Z">
            <w:rPr/>
          </w:rPrChange>
        </w:rPr>
        <w:t xml:space="preserve"> : biến giá trị thời gian</w:t>
      </w:r>
    </w:p>
    <w:p w14:paraId="1C0E4313" w14:textId="77777777" w:rsidR="00926939" w:rsidDel="00B9548F" w:rsidRDefault="00926939">
      <w:pPr>
        <w:rPr>
          <w:del w:id="3064" w:author="The Si Tran" w:date="2012-12-16T10:29:00Z"/>
          <w:szCs w:val="26"/>
          <w:lang w:val="fr-FR"/>
        </w:rPr>
      </w:pPr>
      <w:del w:id="3065" w:author="The Si Tran" w:date="2012-12-16T17:03:00Z">
        <w:r w:rsidRPr="0049233F" w:rsidDel="006B12AA">
          <w:rPr>
            <w:szCs w:val="26"/>
            <w:lang w:val="fr-FR"/>
            <w:rPrChange w:id="3066" w:author="The Si Tran" w:date="2012-12-05T23:02:00Z">
              <w:rPr>
                <w:sz w:val="28"/>
                <w:szCs w:val="28"/>
                <w:lang w:val="fr-FR"/>
              </w:rPr>
            </w:rPrChange>
          </w:rPr>
          <w:tab/>
        </w:r>
      </w:del>
      <w:r w:rsidRPr="0049233F">
        <w:rPr>
          <w:szCs w:val="26"/>
          <w:lang w:val="fr-FR"/>
          <w:rPrChange w:id="3067" w:author="The Si Tran" w:date="2012-12-05T23:02:00Z">
            <w:rPr>
              <w:sz w:val="28"/>
              <w:szCs w:val="28"/>
              <w:lang w:val="fr-FR"/>
            </w:rPr>
          </w:rPrChange>
        </w:rPr>
        <w:t>Phương thức đánh giá phổ biến là trung bình lỗi tuyệt đối.</w:t>
      </w:r>
      <w:r w:rsidR="003176F1" w:rsidRPr="0049233F">
        <w:rPr>
          <w:szCs w:val="26"/>
          <w:lang w:val="fr-FR"/>
          <w:rPrChange w:id="3068" w:author="The Si Tran" w:date="2012-12-05T23:02:00Z">
            <w:rPr>
              <w:sz w:val="28"/>
              <w:szCs w:val="28"/>
              <w:lang w:val="fr-FR"/>
            </w:rPr>
          </w:rPrChange>
        </w:rPr>
        <w:t xml:space="preserve"> </w:t>
      </w:r>
    </w:p>
    <w:p w14:paraId="26A7DD6F" w14:textId="77777777" w:rsidR="00B9548F" w:rsidRPr="0049233F" w:rsidRDefault="00B9548F" w:rsidP="005A22B0">
      <w:pPr>
        <w:rPr>
          <w:ins w:id="3069" w:author="The Si Tran" w:date="2012-12-16T10:29:00Z"/>
          <w:szCs w:val="26"/>
          <w:lang w:val="fr-FR"/>
          <w:rPrChange w:id="3070" w:author="The Si Tran" w:date="2012-12-05T23:02:00Z">
            <w:rPr>
              <w:ins w:id="3071" w:author="The Si Tran" w:date="2012-12-16T10:29:00Z"/>
              <w:sz w:val="28"/>
              <w:szCs w:val="28"/>
              <w:lang w:val="fr-FR"/>
            </w:rPr>
          </w:rPrChange>
        </w:rPr>
      </w:pPr>
    </w:p>
    <w:p w14:paraId="6D6BE701" w14:textId="77777777" w:rsidR="00B9548F" w:rsidRDefault="007B0D12">
      <w:pPr>
        <w:pStyle w:val="Canhgiua"/>
        <w:rPr>
          <w:ins w:id="3072" w:author="The Si Tran" w:date="2012-12-16T10:30:00Z"/>
          <w:lang w:val="fr-FR"/>
        </w:rPr>
        <w:pPrChange w:id="3073" w:author="The Si Tran" w:date="2012-12-16T10:30:00Z">
          <w:pPr/>
        </w:pPrChange>
      </w:pPr>
      <w:del w:id="3074" w:author="The Si Tran" w:date="2012-12-16T10:29:00Z">
        <w:r w:rsidRPr="0049233F" w:rsidDel="00B9548F">
          <w:rPr>
            <w:lang w:val="fr-FR"/>
            <w:rPrChange w:id="3075" w:author="The Si Tran" w:date="2012-12-05T23:02:00Z">
              <w:rPr>
                <w:sz w:val="28"/>
                <w:szCs w:val="28"/>
                <w:lang w:val="fr-FR"/>
              </w:rPr>
            </w:rPrChange>
          </w:rPr>
          <w:lastRenderedPageBreak/>
          <w:tab/>
        </w:r>
        <w:r w:rsidRPr="0049233F" w:rsidDel="00B9548F">
          <w:rPr>
            <w:lang w:val="fr-FR"/>
            <w:rPrChange w:id="3076" w:author="The Si Tran" w:date="2012-12-05T23:02:00Z">
              <w:rPr>
                <w:sz w:val="28"/>
                <w:szCs w:val="28"/>
                <w:lang w:val="fr-FR"/>
              </w:rPr>
            </w:rPrChange>
          </w:rPr>
          <w:tab/>
        </w:r>
      </w:del>
      <w:del w:id="3077" w:author="The Si Tran" w:date="2012-12-14T04:43:00Z">
        <w:r w:rsidRPr="0049233F" w:rsidDel="001E051F">
          <w:rPr>
            <w:lang w:val="fr-FR"/>
            <w:rPrChange w:id="3078" w:author="The Si Tran" w:date="2012-12-05T23:02:00Z">
              <w:rPr>
                <w:sz w:val="28"/>
                <w:szCs w:val="28"/>
                <w:lang w:val="fr-FR"/>
              </w:rPr>
            </w:rPrChange>
          </w:rPr>
          <w:tab/>
        </w:r>
      </w:del>
      <w:ins w:id="3079" w:author="The Si Tran" w:date="2012-12-06T00:09:00Z">
        <m:oMath>
          <m:r>
            <w:rPr>
              <w:rFonts w:ascii="Cambria Math" w:hAnsi="Cambria Math"/>
            </w:rPr>
            <m:t>MA</m:t>
          </m:r>
        </m:oMath>
      </w:ins>
      <w:ins w:id="3080" w:author="The Si Tran" w:date="2012-12-08T15:24:00Z">
        <m:oMath>
          <m:r>
            <w:rPr>
              <w:rFonts w:ascii="Cambria Math" w:hAnsi="Cambria Math"/>
            </w:rPr>
            <m:t>E</m:t>
          </m:r>
        </m:oMath>
      </w:ins>
      <w:ins w:id="3081"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082" w:author="The Si Tran" w:date="2012-12-06T00:08:00Z"/>
          <w:lang w:val="fr-FR"/>
          <w:rPrChange w:id="3083" w:author="The Si Tran" w:date="2012-12-16T10:30:00Z">
            <w:rPr>
              <w:del w:id="3084" w:author="The Si Tran" w:date="2012-12-06T00:08:00Z"/>
            </w:rPr>
          </w:rPrChange>
        </w:rPr>
        <w:pPrChange w:id="3085" w:author="The Si Tran" w:date="2012-12-16T10:30:00Z">
          <w:pPr/>
        </w:pPrChange>
      </w:pPr>
      <w:del w:id="3086" w:author="The Si Tran" w:date="2012-12-06T00:08:00Z">
        <w:r w:rsidRPr="0049233F" w:rsidDel="00D767FA">
          <w:rPr>
            <w:lang w:val="fr-FR"/>
            <w:rPrChange w:id="3087"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8pt;height:32.85pt" o:ole="">
              <v:imagedata r:id="rId52" o:title=""/>
            </v:shape>
            <o:OLEObject Type="Embed" ProgID="Equation.DSMT4" ShapeID="_x0000_i1043" DrawAspect="Content" ObjectID="_1417199815" r:id="rId53"/>
          </w:object>
        </w:r>
      </w:del>
    </w:p>
    <w:p w14:paraId="37D2DF1D" w14:textId="77777777" w:rsidR="00C318D3" w:rsidRPr="00082976" w:rsidDel="0082455D" w:rsidRDefault="00C318D3">
      <w:pPr>
        <w:pStyle w:val="Canhgiua"/>
        <w:rPr>
          <w:del w:id="3088" w:author="The Si Tran" w:date="2012-12-06T00:08:00Z"/>
        </w:rPr>
        <w:pPrChange w:id="3089" w:author="The Si Tran" w:date="2012-12-16T10:30:00Z">
          <w:pPr/>
        </w:pPrChange>
      </w:pPr>
      <w:del w:id="3090" w:author="The Si Tran" w:date="2012-12-06T00:04:00Z">
        <w:r w:rsidRPr="00082976" w:rsidDel="00D767FA">
          <w:tab/>
        </w:r>
      </w:del>
      <w:del w:id="3091" w:author="The Si Tran" w:date="2012-12-06T00:08:00Z">
        <w:r w:rsidRPr="00082976" w:rsidDel="00D767FA">
          <w:tab/>
        </w:r>
      </w:del>
    </w:p>
    <w:p w14:paraId="2FC621BF" w14:textId="77777777" w:rsidR="00C318D3" w:rsidRPr="00E12D24" w:rsidDel="00D767FA" w:rsidRDefault="00C318D3">
      <w:pPr>
        <w:pStyle w:val="Canhgiua"/>
        <w:rPr>
          <w:del w:id="3092" w:author="The Si Tran" w:date="2012-12-06T00:04:00Z"/>
        </w:rPr>
        <w:pPrChange w:id="3093" w:author="The Si Tran" w:date="2012-12-16T10:30:00Z">
          <w:pPr/>
        </w:pPrChange>
      </w:pPr>
      <w:del w:id="3094" w:author="The Si Tran" w:date="2012-12-06T00:09:00Z">
        <w:r w:rsidRPr="005947EE" w:rsidDel="0050145A">
          <w:tab/>
        </w:r>
        <w:r w:rsidRPr="005947EE" w:rsidDel="0050145A">
          <w:tab/>
        </w:r>
      </w:del>
      <w:ins w:id="3095" w:author="The Si Tran" w:date="2012-12-05T23:58:00Z">
        <m:oMath>
          <m:r>
            <w:rPr>
              <w:rFonts w:ascii="Cambria Math" w:hAnsi="Cambria Math"/>
            </w:rPr>
            <m:t>MSE=</m:t>
          </m:r>
        </m:oMath>
      </w:ins>
      <m:oMath>
        <m:f>
          <m:fPr>
            <m:ctrlPr>
              <w:ins w:id="3096" w:author="The Si Tran" w:date="2012-12-06T00:00:00Z">
                <w:rPr>
                  <w:rFonts w:ascii="Cambria Math" w:hAnsi="Cambria Math"/>
                  <w:i/>
                </w:rPr>
              </w:ins>
            </m:ctrlPr>
          </m:fPr>
          <m:num>
            <w:ins w:id="3097" w:author="The Si Tran" w:date="2012-12-06T00:00:00Z">
              <m:r>
                <w:rPr>
                  <w:rFonts w:ascii="Cambria Math" w:hAnsi="Cambria Math"/>
                </w:rPr>
                <m:t>1</m:t>
              </m:r>
            </w:ins>
          </m:num>
          <m:den>
            <w:ins w:id="3098" w:author="The Si Tran" w:date="2012-12-06T00:00:00Z">
              <m:r>
                <w:rPr>
                  <w:rFonts w:ascii="Cambria Math" w:hAnsi="Cambria Math"/>
                </w:rPr>
                <m:t>n</m:t>
              </m:r>
            </w:ins>
          </m:den>
        </m:f>
        <m:nary>
          <m:naryPr>
            <m:chr m:val="∑"/>
            <m:limLoc m:val="subSup"/>
            <m:ctrlPr>
              <w:ins w:id="3099" w:author="The Si Tran" w:date="2012-12-06T00:00:00Z">
                <w:rPr>
                  <w:rFonts w:ascii="Cambria Math" w:hAnsi="Cambria Math"/>
                  <w:i/>
                </w:rPr>
              </w:ins>
            </m:ctrlPr>
          </m:naryPr>
          <m:sub>
            <w:ins w:id="3100" w:author="The Si Tran" w:date="2012-12-06T00:01:00Z">
              <m:r>
                <w:rPr>
                  <w:rFonts w:ascii="Cambria Math" w:hAnsi="Cambria Math"/>
                </w:rPr>
                <m:t>t</m:t>
              </m:r>
            </w:ins>
            <w:ins w:id="3101" w:author="The Si Tran" w:date="2012-12-06T00:00:00Z">
              <m:r>
                <w:rPr>
                  <w:rFonts w:ascii="Cambria Math" w:hAnsi="Cambria Math"/>
                </w:rPr>
                <m:t>=1</m:t>
              </m:r>
            </w:ins>
          </m:sub>
          <m:sup>
            <w:ins w:id="3102" w:author="The Si Tran" w:date="2012-12-06T00:00:00Z">
              <m:r>
                <w:rPr>
                  <w:rFonts w:ascii="Cambria Math" w:hAnsi="Cambria Math"/>
                </w:rPr>
                <m:t>n</m:t>
              </m:r>
            </w:ins>
          </m:sup>
          <m:e>
            <m:sSup>
              <m:sSupPr>
                <m:ctrlPr>
                  <w:ins w:id="3103" w:author="The Si Tran" w:date="2012-12-06T00:01:00Z">
                    <w:rPr>
                      <w:rFonts w:ascii="Cambria Math" w:hAnsi="Cambria Math"/>
                      <w:i/>
                    </w:rPr>
                  </w:ins>
                </m:ctrlPr>
              </m:sSupPr>
              <m:e>
                <m:d>
                  <m:dPr>
                    <m:ctrlPr>
                      <w:ins w:id="3104" w:author="The Si Tran" w:date="2012-12-06T00:01:00Z">
                        <w:rPr>
                          <w:rFonts w:ascii="Cambria Math" w:hAnsi="Cambria Math"/>
                          <w:i/>
                        </w:rPr>
                      </w:ins>
                    </m:ctrlPr>
                  </m:dPr>
                  <m:e>
                    <m:sSub>
                      <m:sSubPr>
                        <m:ctrlPr>
                          <w:ins w:id="3105" w:author="The Si Tran" w:date="2012-12-06T00:01:00Z">
                            <w:rPr>
                              <w:rFonts w:ascii="Cambria Math" w:hAnsi="Cambria Math"/>
                              <w:i/>
                            </w:rPr>
                          </w:ins>
                        </m:ctrlPr>
                      </m:sSubPr>
                      <m:e>
                        <m:acc>
                          <m:accPr>
                            <m:ctrlPr>
                              <w:ins w:id="3106" w:author="The Si Tran" w:date="2012-12-06T00:01:00Z">
                                <w:rPr>
                                  <w:rFonts w:ascii="Cambria Math" w:hAnsi="Cambria Math"/>
                                  <w:i/>
                                </w:rPr>
                              </w:ins>
                            </m:ctrlPr>
                          </m:accPr>
                          <m:e>
                            <w:ins w:id="3107" w:author="The Si Tran" w:date="2012-12-06T00:01:00Z">
                              <m:r>
                                <w:rPr>
                                  <w:rFonts w:ascii="Cambria Math" w:hAnsi="Cambria Math"/>
                                </w:rPr>
                                <m:t>Y</m:t>
                              </m:r>
                            </w:ins>
                          </m:e>
                        </m:acc>
                      </m:e>
                      <m:sub>
                        <w:ins w:id="3108" w:author="The Si Tran" w:date="2012-12-06T00:01:00Z">
                          <m:r>
                            <w:rPr>
                              <w:rFonts w:ascii="Cambria Math" w:hAnsi="Cambria Math"/>
                            </w:rPr>
                            <m:t>t</m:t>
                          </m:r>
                        </w:ins>
                      </m:sub>
                    </m:sSub>
                    <w:ins w:id="3109" w:author="The Si Tran" w:date="2012-12-06T00:01:00Z">
                      <m:r>
                        <w:rPr>
                          <w:rFonts w:ascii="Cambria Math" w:hAnsi="Cambria Math"/>
                        </w:rPr>
                        <m:t>-</m:t>
                      </m:r>
                    </w:ins>
                    <m:sSub>
                      <m:sSubPr>
                        <m:ctrlPr>
                          <w:ins w:id="3110" w:author="The Si Tran" w:date="2012-12-06T00:02:00Z">
                            <w:rPr>
                              <w:rFonts w:ascii="Cambria Math" w:hAnsi="Cambria Math"/>
                              <w:i/>
                            </w:rPr>
                          </w:ins>
                        </m:ctrlPr>
                      </m:sSubPr>
                      <m:e>
                        <w:ins w:id="3111" w:author="The Si Tran" w:date="2012-12-06T00:02:00Z">
                          <m:r>
                            <w:rPr>
                              <w:rFonts w:ascii="Cambria Math" w:hAnsi="Cambria Math"/>
                            </w:rPr>
                            <m:t>Y</m:t>
                          </m:r>
                        </w:ins>
                      </m:e>
                      <m:sub>
                        <w:ins w:id="3112" w:author="The Si Tran" w:date="2012-12-06T00:02:00Z">
                          <m:r>
                            <w:rPr>
                              <w:rFonts w:ascii="Cambria Math" w:hAnsi="Cambria Math"/>
                            </w:rPr>
                            <m:t>t</m:t>
                          </m:r>
                        </w:ins>
                      </m:sub>
                    </m:sSub>
                  </m:e>
                </m:d>
              </m:e>
              <m:sup>
                <w:ins w:id="3113" w:author="The Si Tran" w:date="2012-12-06T00:01:00Z">
                  <m:r>
                    <w:rPr>
                      <w:rFonts w:ascii="Cambria Math" w:hAnsi="Cambria Math"/>
                    </w:rPr>
                    <m:t>2</m:t>
                  </m:r>
                </w:ins>
              </m:sup>
            </m:sSup>
          </m:e>
        </m:nary>
      </m:oMath>
      <w:del w:id="3114" w:author="The Si Tran" w:date="2012-12-05T23:58:00Z">
        <w:r w:rsidRPr="005947EE" w:rsidDel="00ED7D29">
          <w:tab/>
          <w:delText>MSE</w:delText>
        </w:r>
      </w:del>
    </w:p>
    <w:p w14:paraId="5F09576E" w14:textId="77777777" w:rsidR="00C318D3" w:rsidDel="00B9548F" w:rsidRDefault="00C318D3" w:rsidP="005A22B0">
      <w:pPr>
        <w:rPr>
          <w:del w:id="3115" w:author="The Si Tran" w:date="2012-12-16T10:30:00Z"/>
          <w:szCs w:val="26"/>
        </w:rPr>
      </w:pPr>
    </w:p>
    <w:p w14:paraId="4C77F487" w14:textId="77777777" w:rsidR="00B9548F" w:rsidRPr="00263465" w:rsidRDefault="00B9548F">
      <w:pPr>
        <w:pStyle w:val="Canhgiua"/>
        <w:rPr>
          <w:ins w:id="3116" w:author="The Si Tran" w:date="2012-12-16T10:30:00Z"/>
        </w:rPr>
        <w:pPrChange w:id="3117" w:author="The Si Tran" w:date="2012-12-16T10:30:00Z">
          <w:pPr/>
        </w:pPrChange>
      </w:pPr>
    </w:p>
    <w:p w14:paraId="046BF5E6" w14:textId="77777777" w:rsidR="00C318D3" w:rsidRPr="005947EE" w:rsidDel="00D767FA" w:rsidRDefault="00C318D3">
      <w:pPr>
        <w:pStyle w:val="Canhgiua"/>
        <w:rPr>
          <w:del w:id="3118" w:author="The Si Tran" w:date="2012-12-06T00:08:00Z"/>
        </w:rPr>
        <w:pPrChange w:id="3119" w:author="The Si Tran" w:date="2012-12-16T10:30:00Z">
          <w:pPr/>
        </w:pPrChange>
      </w:pPr>
      <w:del w:id="3120" w:author="The Si Tran" w:date="2012-12-16T10:30:00Z">
        <w:r w:rsidRPr="00B312F5" w:rsidDel="00B9548F">
          <w:tab/>
        </w:r>
        <w:r w:rsidRPr="00B312F5" w:rsidDel="00B9548F">
          <w:tab/>
        </w:r>
      </w:del>
      <w:del w:id="3121" w:author="The Si Tran" w:date="2012-12-14T04:43:00Z">
        <w:r w:rsidRPr="00B312F5" w:rsidDel="001E051F">
          <w:tab/>
        </w:r>
      </w:del>
      <w:del w:id="3122" w:author="The Si Tran" w:date="2012-12-06T00:02:00Z">
        <w:r w:rsidRPr="00B312F5" w:rsidDel="00734CBA">
          <w:delText>MAPE</w:delText>
        </w:r>
      </w:del>
      <w:ins w:id="3123"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124" w:author="The Si Tran" w:date="2012-12-06T00:03:00Z">
                <w:rPr>
                  <w:rFonts w:ascii="Cambria Math" w:hAnsi="Cambria Math"/>
                </w:rPr>
              </w:ins>
            </m:ctrlPr>
          </m:naryPr>
          <m:sub>
            <w:ins w:id="3125" w:author="The Si Tran" w:date="2012-12-06T00:03:00Z">
              <m:r>
                <w:rPr>
                  <w:rFonts w:ascii="Cambria Math" w:hAnsi="Cambria Math"/>
                </w:rPr>
                <m:t>t</m:t>
              </m:r>
              <m:r>
                <m:rPr>
                  <m:sty m:val="p"/>
                </m:rPr>
                <w:rPr>
                  <w:rFonts w:ascii="Cambria Math" w:hAnsi="Cambria Math"/>
                </w:rPr>
                <m:t>=1</m:t>
              </m:r>
            </w:ins>
          </m:sub>
          <m:sup>
            <w:ins w:id="3126" w:author="The Si Tran" w:date="2012-12-06T00:03:00Z">
              <m:r>
                <w:rPr>
                  <w:rFonts w:ascii="Cambria Math" w:hAnsi="Cambria Math"/>
                </w:rPr>
                <m:t>n</m:t>
              </m:r>
            </w:ins>
          </m:sup>
          <m:e>
            <m:d>
              <m:dPr>
                <m:begChr m:val="|"/>
                <m:endChr m:val="|"/>
                <m:ctrlPr>
                  <w:ins w:id="3127" w:author="The Si Tran" w:date="2012-12-06T00:03:00Z">
                    <w:rPr>
                      <w:rFonts w:ascii="Cambria Math" w:hAnsi="Cambria Math"/>
                    </w:rPr>
                  </w:ins>
                </m:ctrlPr>
              </m:dPr>
              <m:e>
                <m:f>
                  <m:fPr>
                    <m:ctrlPr>
                      <w:ins w:id="3128" w:author="The Si Tran" w:date="2012-12-06T00:03:00Z">
                        <w:rPr>
                          <w:rFonts w:ascii="Cambria Math" w:hAnsi="Cambria Math"/>
                        </w:rPr>
                      </w:ins>
                    </m:ctrlPr>
                  </m:fPr>
                  <m:num>
                    <m:sSub>
                      <m:sSubPr>
                        <m:ctrlPr>
                          <w:ins w:id="3129" w:author="The Si Tran" w:date="2012-12-06T00:03:00Z">
                            <w:rPr>
                              <w:rFonts w:ascii="Cambria Math" w:hAnsi="Cambria Math"/>
                            </w:rPr>
                          </w:ins>
                        </m:ctrlPr>
                      </m:sSubPr>
                      <m:e>
                        <m:acc>
                          <m:accPr>
                            <m:ctrlPr>
                              <w:ins w:id="3130" w:author="The Si Tran" w:date="2012-12-06T00:03:00Z">
                                <w:rPr>
                                  <w:rFonts w:ascii="Cambria Math" w:hAnsi="Cambria Math"/>
                                </w:rPr>
                              </w:ins>
                            </m:ctrlPr>
                          </m:accPr>
                          <m:e>
                            <w:ins w:id="3131" w:author="The Si Tran" w:date="2012-12-06T00:03:00Z">
                              <m:r>
                                <w:rPr>
                                  <w:rFonts w:ascii="Cambria Math" w:hAnsi="Cambria Math"/>
                                </w:rPr>
                                <m:t>Y</m:t>
                              </m:r>
                            </w:ins>
                          </m:e>
                        </m:acc>
                      </m:e>
                      <m:sub>
                        <w:ins w:id="3132" w:author="The Si Tran" w:date="2012-12-06T00:03:00Z">
                          <m:r>
                            <w:rPr>
                              <w:rFonts w:ascii="Cambria Math" w:hAnsi="Cambria Math"/>
                            </w:rPr>
                            <m:t>t</m:t>
                          </m:r>
                          <m:r>
                            <m:rPr>
                              <m:sty m:val="p"/>
                            </m:rPr>
                            <w:rPr>
                              <w:rFonts w:ascii="Cambria Math" w:hAnsi="Cambria Math"/>
                            </w:rPr>
                            <m:t>-</m:t>
                          </m:r>
                        </w:ins>
                      </m:sub>
                    </m:sSub>
                    <m:sSub>
                      <m:sSubPr>
                        <m:ctrlPr>
                          <w:ins w:id="3133" w:author="The Si Tran" w:date="2012-12-06T00:04:00Z">
                            <w:rPr>
                              <w:rFonts w:ascii="Cambria Math" w:hAnsi="Cambria Math"/>
                            </w:rPr>
                          </w:ins>
                        </m:ctrlPr>
                      </m:sSubPr>
                      <m:e>
                        <w:ins w:id="3134" w:author="The Si Tran" w:date="2012-12-06T00:04:00Z">
                          <m:r>
                            <w:rPr>
                              <w:rFonts w:ascii="Cambria Math" w:hAnsi="Cambria Math"/>
                            </w:rPr>
                            <m:t>Y</m:t>
                          </m:r>
                        </w:ins>
                      </m:e>
                      <m:sub>
                        <w:ins w:id="3135" w:author="The Si Tran" w:date="2012-12-06T00:04:00Z">
                          <m:r>
                            <w:rPr>
                              <w:rFonts w:ascii="Cambria Math" w:hAnsi="Cambria Math"/>
                            </w:rPr>
                            <m:t>t</m:t>
                          </m:r>
                        </w:ins>
                      </m:sub>
                    </m:sSub>
                  </m:num>
                  <m:den>
                    <m:sSub>
                      <m:sSubPr>
                        <m:ctrlPr>
                          <w:ins w:id="3136" w:author="The Si Tran" w:date="2012-12-06T00:04:00Z">
                            <w:rPr>
                              <w:rFonts w:ascii="Cambria Math" w:hAnsi="Cambria Math"/>
                            </w:rPr>
                          </w:ins>
                        </m:ctrlPr>
                      </m:sSubPr>
                      <m:e>
                        <w:ins w:id="3137" w:author="The Si Tran" w:date="2012-12-06T00:04:00Z">
                          <m:r>
                            <w:rPr>
                              <w:rFonts w:ascii="Cambria Math" w:hAnsi="Cambria Math"/>
                            </w:rPr>
                            <m:t>Y</m:t>
                          </m:r>
                        </w:ins>
                      </m:e>
                      <m:sub>
                        <w:ins w:id="3138"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139" w:author="The Si Tran" w:date="2012-12-16T10:30:00Z">
          <w:pPr/>
        </w:pPrChange>
      </w:pPr>
    </w:p>
    <w:p w14:paraId="74031765" w14:textId="77777777" w:rsidR="00726875" w:rsidRDefault="00C318D3" w:rsidP="005A22B0">
      <w:pPr>
        <w:rPr>
          <w:ins w:id="3140"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141" w:author="The Si Tran" w:date="2012-12-12T07:56:00Z"/>
        </w:rPr>
        <w:pPrChange w:id="3142" w:author="The Si Tran" w:date="2012-12-12T07:56:00Z">
          <w:pPr>
            <w:spacing w:before="0" w:after="200" w:line="276" w:lineRule="auto"/>
            <w:jc w:val="left"/>
          </w:pPr>
        </w:pPrChange>
      </w:pPr>
      <w:ins w:id="3143" w:author="The Si Tran" w:date="2012-12-12T07:56:00Z">
        <w:r>
          <w:br w:type="page"/>
        </w:r>
      </w:ins>
    </w:p>
    <w:p w14:paraId="252F9628" w14:textId="793C8924" w:rsidR="00C318D3" w:rsidRPr="0095710D" w:rsidDel="004F5E08" w:rsidRDefault="0069274D" w:rsidP="005A22B0">
      <w:pPr>
        <w:rPr>
          <w:del w:id="3144" w:author="The Si Tran" w:date="2012-12-11T21:17:00Z"/>
          <w:sz w:val="32"/>
          <w:szCs w:val="32"/>
          <w:lang w:val="fr-FR"/>
          <w:rPrChange w:id="3145" w:author="The Si Tran" w:date="2012-12-12T13:54:00Z">
            <w:rPr>
              <w:del w:id="3146" w:author="The Si Tran" w:date="2012-12-11T21:17:00Z"/>
              <w:sz w:val="28"/>
              <w:szCs w:val="28"/>
              <w:lang w:val="fr-FR"/>
            </w:rPr>
          </w:rPrChange>
        </w:rPr>
      </w:pPr>
      <w:ins w:id="3147" w:author="superchickend" w:date="2012-12-16T14:58:00Z">
        <w:r>
          <w:lastRenderedPageBreak/>
          <w:t xml:space="preserve">   </w:t>
        </w:r>
      </w:ins>
      <w:ins w:id="3148" w:author="superchickend" w:date="2012-12-16T14:59:00Z">
        <w:r>
          <w:t xml:space="preserve"> </w:t>
        </w:r>
      </w:ins>
      <w:del w:id="3149" w:author="The Si Tran" w:date="2012-12-08T15:24:00Z">
        <w:r w:rsidR="00C318D3" w:rsidRPr="0095710D" w:rsidDel="004E0543">
          <w:rPr>
            <w:sz w:val="32"/>
            <w:szCs w:val="32"/>
            <w:rPrChange w:id="3150" w:author="The Si Tran" w:date="2012-12-12T13:54:00Z">
              <w:rPr>
                <w:szCs w:val="26"/>
              </w:rPr>
            </w:rPrChange>
          </w:rPr>
          <w:delText>MPE</w:delText>
        </w:r>
      </w:del>
      <w:bookmarkStart w:id="3151" w:name="_Toc343083575"/>
      <w:bookmarkStart w:id="3152" w:name="_Toc343083789"/>
      <w:bookmarkStart w:id="3153" w:name="_Toc343084000"/>
      <w:bookmarkStart w:id="3154" w:name="_Toc343220759"/>
      <w:bookmarkStart w:id="3155" w:name="_Toc343232263"/>
      <w:bookmarkStart w:id="3156" w:name="_Toc343232676"/>
      <w:bookmarkStart w:id="3157" w:name="_Toc343232961"/>
      <w:bookmarkStart w:id="3158" w:name="_Toc343415466"/>
      <w:bookmarkStart w:id="3159" w:name="_Toc343415762"/>
      <w:bookmarkStart w:id="3160" w:name="_Toc343452421"/>
      <w:bookmarkEnd w:id="3151"/>
      <w:bookmarkEnd w:id="3152"/>
      <w:bookmarkEnd w:id="3153"/>
      <w:bookmarkEnd w:id="3154"/>
      <w:bookmarkEnd w:id="3155"/>
      <w:bookmarkEnd w:id="3156"/>
      <w:bookmarkEnd w:id="3157"/>
      <w:bookmarkEnd w:id="3158"/>
      <w:bookmarkEnd w:id="3159"/>
      <w:bookmarkEnd w:id="3160"/>
    </w:p>
    <w:p w14:paraId="2DA0346E" w14:textId="77777777" w:rsidR="00D92047" w:rsidRPr="0095710D" w:rsidDel="004F5E08" w:rsidRDefault="00D92047" w:rsidP="005A22B0">
      <w:pPr>
        <w:rPr>
          <w:del w:id="3161" w:author="The Si Tran" w:date="2012-12-11T21:17:00Z"/>
          <w:sz w:val="32"/>
          <w:szCs w:val="32"/>
          <w:lang w:val="fr-FR"/>
          <w:rPrChange w:id="3162" w:author="The Si Tran" w:date="2012-12-12T13:54:00Z">
            <w:rPr>
              <w:del w:id="3163" w:author="The Si Tran" w:date="2012-12-11T21:17:00Z"/>
              <w:sz w:val="28"/>
              <w:szCs w:val="28"/>
              <w:lang w:val="fr-FR"/>
            </w:rPr>
          </w:rPrChange>
        </w:rPr>
      </w:pPr>
      <w:bookmarkStart w:id="3164" w:name="_Toc343083576"/>
      <w:bookmarkStart w:id="3165" w:name="_Toc343083790"/>
      <w:bookmarkStart w:id="3166" w:name="_Toc343084001"/>
      <w:bookmarkStart w:id="3167" w:name="_Toc343220760"/>
      <w:bookmarkStart w:id="3168" w:name="_Toc343232264"/>
      <w:bookmarkStart w:id="3169" w:name="_Toc343232677"/>
      <w:bookmarkStart w:id="3170" w:name="_Toc343232962"/>
      <w:bookmarkStart w:id="3171" w:name="_Toc343415467"/>
      <w:bookmarkStart w:id="3172" w:name="_Toc343415763"/>
      <w:bookmarkStart w:id="3173" w:name="_Toc343452422"/>
      <w:bookmarkEnd w:id="3164"/>
      <w:bookmarkEnd w:id="3165"/>
      <w:bookmarkEnd w:id="3166"/>
      <w:bookmarkEnd w:id="3167"/>
      <w:bookmarkEnd w:id="3168"/>
      <w:bookmarkEnd w:id="3169"/>
      <w:bookmarkEnd w:id="3170"/>
      <w:bookmarkEnd w:id="3171"/>
      <w:bookmarkEnd w:id="3172"/>
      <w:bookmarkEnd w:id="3173"/>
    </w:p>
    <w:p w14:paraId="760826C4" w14:textId="77777777" w:rsidR="006A21F7" w:rsidRPr="0095710D" w:rsidDel="00726875" w:rsidRDefault="006A21F7" w:rsidP="005A22B0">
      <w:pPr>
        <w:rPr>
          <w:del w:id="3174" w:author="The Si Tran" w:date="2012-12-12T07:56:00Z"/>
          <w:sz w:val="32"/>
          <w:szCs w:val="32"/>
          <w:rPrChange w:id="3175" w:author="The Si Tran" w:date="2012-12-12T13:54:00Z">
            <w:rPr>
              <w:del w:id="3176" w:author="The Si Tran" w:date="2012-12-12T07:56:00Z"/>
              <w:szCs w:val="26"/>
            </w:rPr>
          </w:rPrChange>
        </w:rPr>
      </w:pPr>
      <w:bookmarkStart w:id="3177" w:name="_Toc343083577"/>
      <w:bookmarkStart w:id="3178" w:name="_Toc343083791"/>
      <w:bookmarkStart w:id="3179" w:name="_Toc343084002"/>
      <w:bookmarkStart w:id="3180" w:name="_Toc343220761"/>
      <w:bookmarkStart w:id="3181" w:name="_Toc343232265"/>
      <w:bookmarkStart w:id="3182" w:name="_Toc343232678"/>
      <w:bookmarkStart w:id="3183" w:name="_Toc343232963"/>
      <w:bookmarkStart w:id="3184" w:name="_Toc343415468"/>
      <w:bookmarkStart w:id="3185" w:name="_Toc343415764"/>
      <w:bookmarkStart w:id="3186" w:name="_Toc343452423"/>
      <w:bookmarkEnd w:id="3177"/>
      <w:bookmarkEnd w:id="3178"/>
      <w:bookmarkEnd w:id="3179"/>
      <w:bookmarkEnd w:id="3180"/>
      <w:bookmarkEnd w:id="3181"/>
      <w:bookmarkEnd w:id="3182"/>
      <w:bookmarkEnd w:id="3183"/>
      <w:bookmarkEnd w:id="3184"/>
      <w:bookmarkEnd w:id="3185"/>
      <w:bookmarkEnd w:id="3186"/>
    </w:p>
    <w:p w14:paraId="31C41FFF" w14:textId="355479D9" w:rsidR="006A21F7" w:rsidRPr="0095710D" w:rsidRDefault="006A21F7">
      <w:pPr>
        <w:pStyle w:val="Heading1"/>
        <w:pPrChange w:id="3187" w:author="The Si Tran" w:date="2012-12-16T09:44:00Z">
          <w:pPr>
            <w:pStyle w:val="Heading1"/>
            <w:jc w:val="left"/>
          </w:pPr>
        </w:pPrChange>
      </w:pPr>
      <w:del w:id="3188" w:author="superchickend" w:date="2012-12-16T14:57:00Z">
        <w:r w:rsidRPr="0095710D" w:rsidDel="005E0155">
          <w:rPr>
            <w:rPrChange w:id="3189" w:author="The Si Tran" w:date="2012-12-12T13:54:00Z">
              <w:rPr>
                <w:rFonts w:cs="Times New Roman"/>
                <w:b w:val="0"/>
                <w:bCs w:val="0"/>
                <w:kern w:val="0"/>
                <w:sz w:val="26"/>
                <w:szCs w:val="22"/>
              </w:rPr>
            </w:rPrChange>
          </w:rPr>
          <w:delText xml:space="preserve">: </w:delText>
        </w:r>
      </w:del>
      <w:del w:id="3190" w:author="The Si Tran" w:date="2012-12-12T13:54:00Z">
        <w:r w:rsidRPr="0095710D" w:rsidDel="0095710D">
          <w:rPr>
            <w:rPrChange w:id="3191" w:author="The Si Tran" w:date="2012-12-12T13:54:00Z">
              <w:rPr>
                <w:rFonts w:cs="Times New Roman"/>
                <w:b w:val="0"/>
                <w:bCs w:val="0"/>
                <w:kern w:val="0"/>
                <w:sz w:val="26"/>
                <w:szCs w:val="22"/>
              </w:rPr>
            </w:rPrChange>
          </w:rPr>
          <w:delText>Mô hình ARIMA</w:delText>
        </w:r>
      </w:del>
      <w:bookmarkStart w:id="3192" w:name="_Toc343452424"/>
      <w:ins w:id="3193" w:author="The Si Tran" w:date="2012-12-12T13:54:00Z">
        <w:r w:rsidR="0095710D" w:rsidRPr="0095710D">
          <w:rPr>
            <w:rPrChange w:id="3194" w:author="The Si Tran" w:date="2012-12-12T13:54:00Z">
              <w:rPr>
                <w:sz w:val="26"/>
                <w:szCs w:val="26"/>
              </w:rPr>
            </w:rPrChange>
          </w:rPr>
          <w:t xml:space="preserve">MÔ HÌNH </w:t>
        </w:r>
      </w:ins>
      <w:ins w:id="3195" w:author="The Si Tran" w:date="2012-12-16T20:30:00Z">
        <w:r w:rsidR="008E24BE">
          <w:t>S</w:t>
        </w:r>
      </w:ins>
      <w:ins w:id="3196" w:author="The Si Tran" w:date="2012-12-12T13:54:00Z">
        <w:r w:rsidR="0095710D" w:rsidRPr="0095710D">
          <w:rPr>
            <w:rPrChange w:id="3197" w:author="The Si Tran" w:date="2012-12-12T13:54:00Z">
              <w:rPr>
                <w:sz w:val="26"/>
                <w:szCs w:val="26"/>
              </w:rPr>
            </w:rPrChange>
          </w:rPr>
          <w:t>ARIMA</w:t>
        </w:r>
      </w:ins>
      <w:bookmarkEnd w:id="3192"/>
    </w:p>
    <w:p w14:paraId="4C0C379A" w14:textId="77777777" w:rsidR="006A21F7" w:rsidRPr="0049233F" w:rsidDel="00555D32" w:rsidRDefault="006A21F7" w:rsidP="006A21F7">
      <w:pPr>
        <w:ind w:firstLine="547"/>
        <w:rPr>
          <w:del w:id="3198" w:author="The Si Tran" w:date="2012-12-14T04:45:00Z"/>
          <w:szCs w:val="26"/>
          <w:lang w:val="fr-FR"/>
          <w:rPrChange w:id="3199" w:author="The Si Tran" w:date="2012-12-05T23:02:00Z">
            <w:rPr>
              <w:del w:id="3200" w:author="The Si Tran" w:date="2012-12-14T04:45:00Z"/>
              <w:sz w:val="28"/>
              <w:szCs w:val="28"/>
              <w:lang w:val="fr-FR"/>
            </w:rPr>
          </w:rPrChange>
        </w:rPr>
      </w:pPr>
      <w:r w:rsidRPr="0049233F">
        <w:rPr>
          <w:szCs w:val="26"/>
          <w:lang w:val="fr-FR"/>
          <w:rPrChange w:id="3201"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202"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203" w:author="The Si Tran" w:date="2012-12-05T23:02:00Z">
            <w:rPr>
              <w:lang w:val="fr-FR"/>
            </w:rPr>
          </w:rPrChange>
        </w:rPr>
      </w:pPr>
      <w:bookmarkStart w:id="3204" w:name="_Toc312142550"/>
      <w:bookmarkStart w:id="3205" w:name="_Toc343452425"/>
      <w:r w:rsidRPr="0049233F">
        <w:rPr>
          <w:sz w:val="26"/>
          <w:szCs w:val="26"/>
          <w:lang w:val="fr-FR"/>
          <w:rPrChange w:id="3206" w:author="The Si Tran" w:date="2012-12-05T23:02:00Z">
            <w:rPr>
              <w:rFonts w:cs="Times New Roman"/>
              <w:b w:val="0"/>
              <w:bCs w:val="0"/>
              <w:iCs w:val="0"/>
              <w:kern w:val="32"/>
              <w:sz w:val="26"/>
              <w:szCs w:val="22"/>
              <w:lang w:val="fr-FR"/>
            </w:rPr>
          </w:rPrChange>
        </w:rPr>
        <w:t>Mô hình trung bình di động bậc q, MA(q)</w:t>
      </w:r>
      <w:bookmarkEnd w:id="3204"/>
      <w:bookmarkEnd w:id="3205"/>
    </w:p>
    <w:p w14:paraId="2E4BA18E" w14:textId="0EF10C11" w:rsidR="006A21F7" w:rsidRPr="0049233F" w:rsidDel="007B42A6" w:rsidRDefault="004F6C5F">
      <w:pPr>
        <w:rPr>
          <w:del w:id="3207" w:author="The Si Tran" w:date="2012-12-12T00:09:00Z"/>
          <w:rPrChange w:id="3208" w:author="The Si Tran" w:date="2012-12-05T23:02:00Z">
            <w:rPr>
              <w:del w:id="3209" w:author="The Si Tran" w:date="2012-12-12T00:09:00Z"/>
              <w:color w:val="FF0000"/>
              <w:sz w:val="36"/>
              <w:lang w:val="fr-FR"/>
            </w:rPr>
          </w:rPrChange>
        </w:rPr>
        <w:pPrChange w:id="3210" w:author="The Si Tran" w:date="2012-12-16T17:05:00Z">
          <w:pPr>
            <w:ind w:left="540"/>
          </w:pPr>
        </w:pPrChange>
      </w:pPr>
      <w:ins w:id="3211" w:author="The Si Tran" w:date="2012-12-16T17:05:00Z">
        <w:r>
          <w:rPr>
            <w:noProof/>
            <w:rPrChange w:id="3212" w:author="Unknown">
              <w:rPr>
                <w:b/>
                <w:bCs/>
                <w:noProof/>
                <w:sz w:val="20"/>
                <w:szCs w:val="20"/>
              </w:rPr>
            </w:rPrChange>
          </w:rPr>
          <mc:AlternateContent>
            <mc:Choice Requires="wps">
              <w:drawing>
                <wp:anchor distT="0" distB="0" distL="114300" distR="114300" simplePos="0" relativeHeight="251720192" behindDoc="0" locked="0" layoutInCell="1" allowOverlap="1" wp14:anchorId="3F0685D8" wp14:editId="536ED81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276DB6" w:rsidRDefault="00276DB6">
                              <w:pPr>
                                <w:pStyle w:val="EquationIndex"/>
                                <w:pPrChange w:id="3213" w:author="The Si Tran" w:date="2012-12-16T10:46:00Z">
                                  <w:pPr>
                                    <w:jc w:val="left"/>
                                  </w:pPr>
                                </w:pPrChange>
                              </w:pPr>
                              <w:r>
                                <w:t>(3.</w:t>
                              </w:r>
                              <w:ins w:id="3214" w:author="The Si Tran" w:date="2012-12-14T04:55:00Z">
                                <w:r>
                                  <w:t>1</w:t>
                                </w:r>
                              </w:ins>
                              <w:del w:id="321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276DB6" w:rsidRDefault="00276DB6">
                        <w:pPr>
                          <w:pStyle w:val="EquationIndex"/>
                          <w:pPrChange w:id="3216" w:author="The Si Tran" w:date="2012-12-16T10:46:00Z">
                            <w:pPr>
                              <w:jc w:val="left"/>
                            </w:pPr>
                          </w:pPrChange>
                        </w:pPr>
                        <w:r>
                          <w:t>(3.</w:t>
                        </w:r>
                        <w:ins w:id="3217" w:author="The Si Tran" w:date="2012-12-14T04:55:00Z">
                          <w:r>
                            <w:t>1</w:t>
                          </w:r>
                        </w:ins>
                        <w:del w:id="3218" w:author="The Si Tran" w:date="2012-12-14T04:55:00Z">
                          <w:r w:rsidDel="004505B3">
                            <w:delText>2.1</w:delText>
                          </w:r>
                        </w:del>
                        <w:r>
                          <w:t>)</w:t>
                        </w:r>
                      </w:p>
                    </w:txbxContent>
                  </v:textbox>
                  <w10:wrap type="square"/>
                </v:shape>
              </w:pict>
            </mc:Fallback>
          </mc:AlternateContent>
        </w:r>
      </w:ins>
      <w:del w:id="3219" w:author="The Si Tran" w:date="2012-12-12T00:09:00Z">
        <w:r w:rsidR="006A21F7" w:rsidRPr="0049233F" w:rsidDel="007B42A6">
          <w:rPr>
            <w:rPrChange w:id="3220"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221" w:author="The Si Tran" w:date="2012-12-06T03:56:00Z"/>
          <w:rPrChange w:id="3222" w:author="The Si Tran" w:date="2012-12-05T23:02:00Z">
            <w:rPr>
              <w:del w:id="3223" w:author="The Si Tran" w:date="2012-12-06T03:56:00Z"/>
              <w:color w:val="FF0000"/>
              <w:sz w:val="36"/>
              <w:lang w:val="fr-FR"/>
            </w:rPr>
          </w:rPrChange>
        </w:rPr>
        <w:pPrChange w:id="3224" w:author="The Si Tran" w:date="2012-12-16T17:05:00Z">
          <w:pPr>
            <w:ind w:left="540"/>
          </w:pPr>
        </w:pPrChange>
      </w:pPr>
      <w:del w:id="3225" w:author="The Si Tran" w:date="2012-12-06T03:56:00Z">
        <w:r w:rsidRPr="0049233F" w:rsidDel="004657FC">
          <w:rPr>
            <w:rPrChange w:id="3226"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227" w:author="The Si Tran" w:date="2012-12-06T00:09:00Z"/>
        </w:rPr>
        <w:pPrChange w:id="3228" w:author="The Si Tran" w:date="2012-12-16T17:05:00Z">
          <w:pPr>
            <w:ind w:firstLine="540"/>
          </w:pPr>
        </w:pPrChange>
      </w:pPr>
      <w:r w:rsidRPr="0049233F">
        <w:rPr>
          <w:rPrChange w:id="3229" w:author="The Si Tran" w:date="2012-12-05T23:02:00Z">
            <w:rPr>
              <w:rFonts w:cs="Arial"/>
              <w:b/>
              <w:bCs/>
              <w:kern w:val="32"/>
              <w:sz w:val="28"/>
              <w:szCs w:val="28"/>
              <w:lang w:val="fr-FR"/>
            </w:rPr>
          </w:rPrChange>
        </w:rPr>
        <w:t xml:space="preserve">Mô hình MA(q) là mô hình có dạng </w:t>
      </w:r>
    </w:p>
    <w:p w14:paraId="591515B3" w14:textId="67CB0EE6" w:rsidR="003D0FA1" w:rsidRPr="00B9548F" w:rsidDel="004657FC" w:rsidRDefault="00276DB6">
      <w:pPr>
        <w:pStyle w:val="Canhgiua"/>
        <w:rPr>
          <w:del w:id="3230" w:author="The Si Tran" w:date="2012-12-06T03:55:00Z"/>
          <w:lang w:val="fr-FR"/>
          <w:rPrChange w:id="3231" w:author="The Si Tran" w:date="2012-12-16T10:30:00Z">
            <w:rPr>
              <w:del w:id="3232" w:author="The Si Tran" w:date="2012-12-06T03:55:00Z"/>
              <w:sz w:val="28"/>
              <w:szCs w:val="28"/>
              <w:lang w:val="fr-FR"/>
            </w:rPr>
          </w:rPrChange>
        </w:rPr>
        <w:pPrChange w:id="3233" w:author="The Si Tran" w:date="2012-12-16T10:30:00Z">
          <w:pPr>
            <w:ind w:firstLine="540"/>
          </w:pPr>
        </w:pPrChange>
      </w:pPr>
      <m:oMathPara>
        <m:oMathParaPr>
          <m:jc m:val="center"/>
        </m:oMathParaPr>
        <m:oMath>
          <m:sSub>
            <m:sSubPr>
              <m:ctrlPr>
                <w:ins w:id="3234" w:author="The Si Tran" w:date="2012-12-06T00:10:00Z">
                  <w:rPr>
                    <w:rFonts w:ascii="Cambria Math" w:hAnsi="Cambria Math"/>
                    <w:lang w:val="fr-FR"/>
                  </w:rPr>
                </w:ins>
              </m:ctrlPr>
            </m:sSubPr>
            <m:e>
              <w:ins w:id="3235" w:author="The Si Tran" w:date="2012-12-06T00:10:00Z">
                <m:r>
                  <w:rPr>
                    <w:rFonts w:ascii="Cambria Math" w:hAnsi="Cambria Math"/>
                    <w:lang w:val="fr-FR"/>
                  </w:rPr>
                  <m:t>y</m:t>
                </m:r>
              </w:ins>
            </m:e>
            <m:sub>
              <w:ins w:id="3236" w:author="The Si Tran" w:date="2012-12-06T00:10:00Z">
                <m:r>
                  <w:rPr>
                    <w:rFonts w:ascii="Cambria Math" w:hAnsi="Cambria Math"/>
                    <w:lang w:val="fr-FR"/>
                  </w:rPr>
                  <m:t>t</m:t>
                </m:r>
              </w:ins>
            </m:sub>
          </m:sSub>
          <w:ins w:id="3237"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238" w:author="The Si Tran" w:date="2012-12-06T00:10:00Z">
                  <w:rPr>
                    <w:rFonts w:ascii="Cambria Math" w:hAnsi="Cambria Math"/>
                    <w:lang w:val="fr-FR"/>
                  </w:rPr>
                </w:ins>
              </m:ctrlPr>
            </m:sSubPr>
            <m:e>
              <w:ins w:id="3239" w:author="The Si Tran" w:date="2012-12-06T00:10:00Z">
                <m:r>
                  <w:rPr>
                    <w:rFonts w:ascii="Cambria Math" w:hAnsi="Cambria Math"/>
                    <w:lang w:val="fr-FR"/>
                  </w:rPr>
                  <m:t>ε</m:t>
                </m:r>
              </w:ins>
            </m:e>
            <m:sub>
              <w:ins w:id="3240" w:author="The Si Tran" w:date="2012-12-06T00:10:00Z">
                <m:r>
                  <w:rPr>
                    <w:rFonts w:ascii="Cambria Math" w:hAnsi="Cambria Math"/>
                    <w:lang w:val="fr-FR"/>
                  </w:rPr>
                  <m:t>t</m:t>
                </m:r>
              </w:ins>
            </m:sub>
          </m:sSub>
          <w:ins w:id="3241" w:author="The Si Tran" w:date="2012-12-06T00:10:00Z">
            <m:r>
              <m:rPr>
                <m:sty m:val="p"/>
              </m:rPr>
              <w:rPr>
                <w:rFonts w:ascii="Cambria Math" w:hAnsi="Cambria Math"/>
                <w:lang w:val="fr-FR"/>
              </w:rPr>
              <m:t>-</m:t>
            </m:r>
          </w:ins>
          <m:sSub>
            <m:sSubPr>
              <m:ctrlPr>
                <w:ins w:id="3242" w:author="The Si Tran" w:date="2012-12-06T00:10:00Z">
                  <w:rPr>
                    <w:rFonts w:ascii="Cambria Math" w:hAnsi="Cambria Math"/>
                    <w:lang w:val="fr-FR"/>
                  </w:rPr>
                </w:ins>
              </m:ctrlPr>
            </m:sSubPr>
            <m:e>
              <w:ins w:id="3243" w:author="The Si Tran" w:date="2012-12-06T00:10:00Z">
                <m:r>
                  <w:rPr>
                    <w:rFonts w:ascii="Cambria Math" w:hAnsi="Cambria Math"/>
                    <w:lang w:val="fr-FR"/>
                  </w:rPr>
                  <m:t>θ</m:t>
                </m:r>
              </w:ins>
            </m:e>
            <m:sub>
              <w:ins w:id="3244" w:author="The Si Tran" w:date="2012-12-06T00:10:00Z">
                <m:r>
                  <m:rPr>
                    <m:sty m:val="p"/>
                  </m:rPr>
                  <w:rPr>
                    <w:rFonts w:ascii="Cambria Math" w:hAnsi="Cambria Math"/>
                    <w:lang w:val="fr-FR"/>
                  </w:rPr>
                  <m:t>1</m:t>
                </m:r>
              </w:ins>
            </m:sub>
          </m:sSub>
          <m:sSub>
            <m:sSubPr>
              <m:ctrlPr>
                <w:ins w:id="3245" w:author="The Si Tran" w:date="2012-12-06T00:10:00Z">
                  <w:rPr>
                    <w:rFonts w:ascii="Cambria Math" w:hAnsi="Cambria Math"/>
                    <w:lang w:val="fr-FR"/>
                  </w:rPr>
                </w:ins>
              </m:ctrlPr>
            </m:sSubPr>
            <m:e>
              <w:ins w:id="3246" w:author="The Si Tran" w:date="2012-12-06T00:10:00Z">
                <m:r>
                  <w:rPr>
                    <w:rFonts w:ascii="Cambria Math" w:hAnsi="Cambria Math"/>
                    <w:lang w:val="fr-FR"/>
                  </w:rPr>
                  <m:t>ε</m:t>
                </m:r>
              </w:ins>
            </m:e>
            <m:sub>
              <w:ins w:id="3247" w:author="The Si Tran" w:date="2012-12-06T00:10:00Z">
                <m:r>
                  <w:rPr>
                    <w:rFonts w:ascii="Cambria Math" w:hAnsi="Cambria Math"/>
                    <w:lang w:val="fr-FR"/>
                  </w:rPr>
                  <m:t>t</m:t>
                </m:r>
              </w:ins>
              <w:ins w:id="3248" w:author="The Si Tran" w:date="2012-12-06T00:11:00Z">
                <m:r>
                  <m:rPr>
                    <m:sty m:val="p"/>
                  </m:rPr>
                  <w:rPr>
                    <w:rFonts w:ascii="Cambria Math" w:hAnsi="Cambria Math"/>
                    <w:lang w:val="fr-FR"/>
                  </w:rPr>
                  <m:t>-1</m:t>
                </m:r>
              </w:ins>
            </m:sub>
          </m:sSub>
          <w:ins w:id="3249" w:author="The Si Tran" w:date="2012-12-06T00:11:00Z">
            <m:r>
              <m:rPr>
                <m:sty m:val="p"/>
              </m:rPr>
              <w:rPr>
                <w:rFonts w:ascii="Cambria Math" w:hAnsi="Cambria Math"/>
                <w:lang w:val="fr-FR"/>
              </w:rPr>
              <m:t>-…-</m:t>
            </m:r>
          </w:ins>
          <m:sSub>
            <m:sSubPr>
              <m:ctrlPr>
                <w:ins w:id="3250" w:author="The Si Tran" w:date="2012-12-06T00:11:00Z">
                  <w:rPr>
                    <w:rFonts w:ascii="Cambria Math" w:hAnsi="Cambria Math"/>
                    <w:lang w:val="fr-FR"/>
                  </w:rPr>
                </w:ins>
              </m:ctrlPr>
            </m:sSubPr>
            <m:e>
              <w:ins w:id="3251" w:author="The Si Tran" w:date="2012-12-06T00:11:00Z">
                <m:r>
                  <w:rPr>
                    <w:rFonts w:ascii="Cambria Math" w:hAnsi="Cambria Math"/>
                    <w:lang w:val="fr-FR"/>
                  </w:rPr>
                  <m:t>θ</m:t>
                </m:r>
              </w:ins>
            </m:e>
            <m:sub>
              <w:ins w:id="3252" w:author="The Si Tran" w:date="2012-12-06T00:11:00Z">
                <m:r>
                  <w:rPr>
                    <w:rFonts w:ascii="Cambria Math" w:hAnsi="Cambria Math"/>
                    <w:lang w:val="fr-FR"/>
                  </w:rPr>
                  <m:t>q</m:t>
                </m:r>
              </w:ins>
            </m:sub>
          </m:sSub>
          <m:sSub>
            <m:sSubPr>
              <m:ctrlPr>
                <w:ins w:id="3253" w:author="The Si Tran" w:date="2012-12-06T00:11:00Z">
                  <w:rPr>
                    <w:rFonts w:ascii="Cambria Math" w:hAnsi="Cambria Math"/>
                    <w:lang w:val="fr-FR"/>
                  </w:rPr>
                </w:ins>
              </m:ctrlPr>
            </m:sSubPr>
            <m:e>
              <w:ins w:id="3254" w:author="The Si Tran" w:date="2012-12-06T00:11:00Z">
                <m:r>
                  <w:rPr>
                    <w:rFonts w:ascii="Cambria Math" w:hAnsi="Cambria Math"/>
                    <w:lang w:val="fr-FR"/>
                  </w:rPr>
                  <m:t>ε</m:t>
                </m:r>
              </w:ins>
            </m:e>
            <m:sub>
              <w:ins w:id="3255"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256" w:author="The Si Tran" w:date="2012-12-05T23:02:00Z">
            <w:rPr>
              <w:sz w:val="28"/>
              <w:szCs w:val="28"/>
              <w:lang w:val="fr-FR"/>
            </w:rPr>
          </w:rPrChange>
        </w:rPr>
        <w:pPrChange w:id="3257" w:author="The Si Tran" w:date="2012-12-16T10:30:00Z">
          <w:pPr>
            <w:ind w:firstLine="540"/>
          </w:pPr>
        </w:pPrChange>
      </w:pPr>
      <w:del w:id="3258" w:author="The Si Tran" w:date="2012-12-06T00:12:00Z">
        <w:r w:rsidRPr="00082976" w:rsidDel="00A81DD7">
          <w:rPr>
            <w:position w:val="-14"/>
            <w:lang w:val="fr-FR"/>
          </w:rPr>
          <w:object w:dxaOrig="2880" w:dyaOrig="380" w14:anchorId="5190E4CE">
            <v:shape id="_x0000_i1044" type="#_x0000_t75" style="width:206.8pt;height:27.65pt" o:ole="">
              <v:imagedata r:id="rId54" o:title=""/>
            </v:shape>
            <o:OLEObject Type="Embed" ProgID="Equation.DSMT4" ShapeID="_x0000_i1044" DrawAspect="Content" ObjectID="_1417199816" r:id="rId55"/>
          </w:object>
        </w:r>
      </w:del>
      <w:del w:id="3259" w:author="The Si Tran" w:date="2012-12-06T03:52:00Z">
        <w:r w:rsidRPr="0049233F" w:rsidDel="008C32B7">
          <w:rPr>
            <w:lang w:val="fr-FR"/>
            <w:rPrChange w:id="3260" w:author="The Si Tran" w:date="2012-12-05T23:02:00Z">
              <w:rPr>
                <w:sz w:val="28"/>
                <w:szCs w:val="28"/>
                <w:lang w:val="fr-FR"/>
              </w:rPr>
            </w:rPrChange>
          </w:rPr>
          <w:delText xml:space="preserve">             </w:delText>
        </w:r>
      </w:del>
      <w:del w:id="3261" w:author="The Si Tran" w:date="2012-12-06T03:54:00Z">
        <w:r w:rsidRPr="0049233F" w:rsidDel="004657FC">
          <w:rPr>
            <w:lang w:val="fr-FR"/>
            <w:rPrChange w:id="3262" w:author="The Si Tran" w:date="2012-12-05T23:02:00Z">
              <w:rPr>
                <w:sz w:val="28"/>
                <w:szCs w:val="28"/>
                <w:lang w:val="fr-FR"/>
              </w:rPr>
            </w:rPrChange>
          </w:rPr>
          <w:delText>(3.1.1)</w:delText>
        </w:r>
      </w:del>
    </w:p>
    <w:p w14:paraId="0CA6475D" w14:textId="77777777" w:rsidR="006A21F7" w:rsidRPr="0049233F" w:rsidRDefault="006A21F7">
      <w:pPr>
        <w:rPr>
          <w:lang w:val="fr-FR"/>
          <w:rPrChange w:id="3263" w:author="The Si Tran" w:date="2012-12-05T23:02:00Z">
            <w:rPr>
              <w:sz w:val="28"/>
              <w:szCs w:val="28"/>
              <w:lang w:val="fr-FR"/>
            </w:rPr>
          </w:rPrChange>
        </w:rPr>
        <w:pPrChange w:id="3264" w:author="The Si Tran" w:date="2012-12-16T17:05:00Z">
          <w:pPr>
            <w:ind w:firstLine="547"/>
          </w:pPr>
        </w:pPrChange>
      </w:pPr>
      <w:r w:rsidRPr="0049233F">
        <w:rPr>
          <w:lang w:val="fr-FR"/>
          <w:rPrChange w:id="3265" w:author="The Si Tran" w:date="2012-12-05T23:02:00Z">
            <w:rPr>
              <w:sz w:val="28"/>
              <w:szCs w:val="28"/>
              <w:lang w:val="fr-FR"/>
            </w:rPr>
          </w:rPrChange>
        </w:rPr>
        <w:t>Với :</w:t>
      </w:r>
    </w:p>
    <w:p w14:paraId="620C6664" w14:textId="77777777" w:rsidR="006A21F7" w:rsidRPr="00555D32" w:rsidRDefault="006A21F7">
      <w:pPr>
        <w:pStyle w:val="BuletL2"/>
        <w:rPr>
          <w:lang w:val="fr-FR"/>
          <w:rPrChange w:id="3266" w:author="The Si Tran" w:date="2012-12-14T04:46:00Z">
            <w:rPr>
              <w:sz w:val="28"/>
              <w:szCs w:val="28"/>
              <w:lang w:val="fr-FR"/>
            </w:rPr>
          </w:rPrChange>
        </w:rPr>
        <w:pPrChange w:id="3267" w:author="The Si Tran" w:date="2012-12-16T17:04:00Z">
          <w:pPr>
            <w:ind w:firstLine="547"/>
          </w:pPr>
        </w:pPrChange>
      </w:pPr>
      <w:del w:id="3268" w:author="The Si Tran" w:date="2012-12-06T00:16:00Z">
        <w:r w:rsidRPr="00555D32" w:rsidDel="004939AB">
          <w:rPr>
            <w:position w:val="-10"/>
            <w:lang w:val="fr-FR"/>
            <w:rPrChange w:id="3269" w:author="The Si Tran" w:date="2012-12-14T04:46:00Z">
              <w:rPr>
                <w:position w:val="-10"/>
                <w:lang w:val="fr-FR"/>
              </w:rPr>
            </w:rPrChange>
          </w:rPr>
          <w:object w:dxaOrig="240" w:dyaOrig="260" w14:anchorId="3EA68E79">
            <v:shape id="_x0000_i1045" type="#_x0000_t75" style="width:17.85pt;height:17.85pt" o:ole="">
              <v:imagedata r:id="rId56" o:title=""/>
            </v:shape>
            <o:OLEObject Type="Embed" ProgID="Equation.DSMT4" ShapeID="_x0000_i1045" DrawAspect="Content" ObjectID="_1417199817" r:id="rId57"/>
          </w:object>
        </w:r>
        <w:r w:rsidRPr="00555D32" w:rsidDel="004939AB">
          <w:rPr>
            <w:lang w:val="fr-FR"/>
            <w:rPrChange w:id="3270" w:author="The Si Tran" w:date="2012-12-14T04:46:00Z">
              <w:rPr>
                <w:sz w:val="28"/>
                <w:szCs w:val="28"/>
                <w:lang w:val="fr-FR"/>
              </w:rPr>
            </w:rPrChange>
          </w:rPr>
          <w:delText xml:space="preserve"> </w:delText>
        </w:r>
      </w:del>
      <w:ins w:id="3271" w:author="The Si Tran" w:date="2012-12-06T00:16:00Z">
        <m:oMath>
          <m:r>
            <w:rPr>
              <w:rFonts w:ascii="Cambria Math" w:hAnsi="Cambria Math"/>
              <w:lang w:val="fr-FR"/>
            </w:rPr>
            <m:t>μ</m:t>
          </m:r>
        </m:oMath>
        <w:r w:rsidR="004939AB" w:rsidRPr="00555D32">
          <w:rPr>
            <w:lang w:val="fr-FR"/>
            <w:rPrChange w:id="3272" w:author="The Si Tran" w:date="2012-12-14T04:46:00Z">
              <w:rPr>
                <w:lang w:val="fr-FR"/>
              </w:rPr>
            </w:rPrChange>
          </w:rPr>
          <w:t xml:space="preserve"> </w:t>
        </w:r>
      </w:ins>
      <w:r w:rsidRPr="00555D32">
        <w:rPr>
          <w:lang w:val="fr-FR"/>
          <w:rPrChange w:id="3273" w:author="The Si Tran" w:date="2012-12-14T04:46:00Z">
            <w:rPr>
              <w:sz w:val="28"/>
              <w:szCs w:val="28"/>
              <w:lang w:val="fr-FR"/>
            </w:rPr>
          </w:rPrChange>
        </w:rPr>
        <w:t>là trung bình của chuỗi thời gian tĩnh</w:t>
      </w:r>
      <w:del w:id="3274" w:author="The Si Tran" w:date="2012-12-06T20:09:00Z">
        <w:r w:rsidRPr="00555D32" w:rsidDel="00263465">
          <w:rPr>
            <w:lang w:val="fr-FR"/>
            <w:rPrChange w:id="3275" w:author="The Si Tran" w:date="2012-12-14T04:46:00Z">
              <w:rPr>
                <w:sz w:val="28"/>
                <w:szCs w:val="28"/>
                <w:lang w:val="fr-FR"/>
              </w:rPr>
            </w:rPrChange>
          </w:rPr>
          <w:delText xml:space="preserve"> {y</w:delText>
        </w:r>
        <w:r w:rsidRPr="00555D32" w:rsidDel="00263465">
          <w:rPr>
            <w:vertAlign w:val="subscript"/>
            <w:lang w:val="fr-FR"/>
            <w:rPrChange w:id="3276" w:author="The Si Tran" w:date="2012-12-14T04:46:00Z">
              <w:rPr>
                <w:sz w:val="28"/>
                <w:szCs w:val="28"/>
                <w:vertAlign w:val="subscript"/>
                <w:lang w:val="fr-FR"/>
              </w:rPr>
            </w:rPrChange>
          </w:rPr>
          <w:delText>t</w:delText>
        </w:r>
        <w:r w:rsidRPr="00555D32" w:rsidDel="00263465">
          <w:rPr>
            <w:lang w:val="fr-FR"/>
            <w:rPrChange w:id="3277" w:author="The Si Tran" w:date="2012-12-14T04:46:00Z">
              <w:rPr>
                <w:sz w:val="28"/>
                <w:szCs w:val="28"/>
                <w:lang w:val="fr-FR"/>
              </w:rPr>
            </w:rPrChange>
          </w:rPr>
          <w:delText>}</w:delText>
        </w:r>
      </w:del>
      <w:ins w:id="3278" w:author="The Si Tran" w:date="2012-12-06T20:09:00Z">
        <w:r w:rsidR="00263465" w:rsidRPr="00032D83">
          <w:rPr>
            <w:lang w:val="fr-FR"/>
          </w:rPr>
          <w:t xml:space="preserve"> </w:t>
        </w:r>
      </w:ins>
      <m:oMath>
        <m:d>
          <m:dPr>
            <m:begChr m:val="{"/>
            <m:endChr m:val="}"/>
            <m:ctrlPr>
              <w:ins w:id="3279" w:author="The Si Tran" w:date="2012-12-06T20:10:00Z">
                <w:rPr>
                  <w:rFonts w:ascii="Cambria Math" w:hAnsi="Cambria Math"/>
                  <w:i/>
                  <w:lang w:val="fr-FR"/>
                </w:rPr>
              </w:ins>
            </m:ctrlPr>
          </m:dPr>
          <m:e>
            <m:sSub>
              <m:sSubPr>
                <m:ctrlPr>
                  <w:ins w:id="3280" w:author="The Si Tran" w:date="2012-12-06T20:10:00Z">
                    <w:rPr>
                      <w:rFonts w:ascii="Cambria Math" w:hAnsi="Cambria Math"/>
                      <w:i/>
                      <w:lang w:val="fr-FR"/>
                    </w:rPr>
                  </w:ins>
                </m:ctrlPr>
              </m:sSubPr>
              <m:e>
                <w:ins w:id="3281" w:author="The Si Tran" w:date="2012-12-06T20:10:00Z">
                  <m:r>
                    <w:rPr>
                      <w:rFonts w:ascii="Cambria Math" w:hAnsi="Cambria Math"/>
                      <w:lang w:val="fr-FR"/>
                    </w:rPr>
                    <m:t>y</m:t>
                  </m:r>
                </w:ins>
              </m:e>
              <m:sub>
                <w:ins w:id="3282" w:author="The Si Tran" w:date="2012-12-06T20:10:00Z">
                  <m:r>
                    <w:rPr>
                      <w:rFonts w:ascii="Cambria Math" w:hAnsi="Cambria Math"/>
                      <w:lang w:val="fr-FR"/>
                    </w:rPr>
                    <m:t>t</m:t>
                  </m:r>
                </w:ins>
              </m:sub>
            </m:sSub>
          </m:e>
        </m:d>
      </m:oMath>
      <w:r w:rsidRPr="00555D32">
        <w:rPr>
          <w:lang w:val="fr-FR"/>
          <w:rPrChange w:id="3283" w:author="The Si Tran" w:date="2012-12-14T04:46:00Z">
            <w:rPr>
              <w:sz w:val="28"/>
              <w:szCs w:val="28"/>
              <w:lang w:val="fr-FR"/>
            </w:rPr>
          </w:rPrChange>
        </w:rPr>
        <w:t>.</w:t>
      </w:r>
    </w:p>
    <w:p w14:paraId="10C0FF98" w14:textId="77777777" w:rsidR="006A21F7" w:rsidRPr="00555D32" w:rsidRDefault="00276DB6">
      <w:pPr>
        <w:pStyle w:val="BuletL2"/>
        <w:rPr>
          <w:lang w:val="fr-FR"/>
          <w:rPrChange w:id="3284" w:author="The Si Tran" w:date="2012-12-14T04:46:00Z">
            <w:rPr>
              <w:sz w:val="28"/>
              <w:szCs w:val="28"/>
              <w:lang w:val="fr-FR"/>
            </w:rPr>
          </w:rPrChange>
        </w:rPr>
        <w:pPrChange w:id="3285" w:author="The Si Tran" w:date="2012-12-16T17:04:00Z">
          <w:pPr>
            <w:ind w:firstLine="547"/>
          </w:pPr>
        </w:pPrChange>
      </w:pPr>
      <m:oMath>
        <m:sSub>
          <m:sSubPr>
            <m:ctrlPr>
              <w:ins w:id="3286" w:author="The Si Tran" w:date="2012-12-06T00:16:00Z">
                <w:rPr>
                  <w:rFonts w:ascii="Cambria Math" w:hAnsi="Cambria Math"/>
                  <w:i/>
                  <w:lang w:val="fr-FR"/>
                </w:rPr>
              </w:ins>
            </m:ctrlPr>
          </m:sSubPr>
          <m:e>
            <w:ins w:id="3287" w:author="The Si Tran" w:date="2012-12-06T00:16:00Z">
              <m:r>
                <w:rPr>
                  <w:rFonts w:ascii="Cambria Math" w:hAnsi="Cambria Math"/>
                  <w:lang w:val="fr-FR"/>
                </w:rPr>
                <m:t>ε</m:t>
              </m:r>
            </w:ins>
          </m:e>
          <m:sub>
            <w:ins w:id="3288" w:author="The Si Tran" w:date="2012-12-06T00:16:00Z">
              <m:r>
                <w:rPr>
                  <w:rFonts w:ascii="Cambria Math" w:hAnsi="Cambria Math"/>
                  <w:lang w:val="fr-FR"/>
                </w:rPr>
                <m:t>i</m:t>
              </m:r>
            </w:ins>
          </m:sub>
        </m:sSub>
      </m:oMath>
      <w:ins w:id="3289" w:author="The Si Tran" w:date="2012-12-06T00:17:00Z">
        <w:r w:rsidR="00F413E4" w:rsidRPr="00032D83">
          <w:rPr>
            <w:lang w:val="fr-FR"/>
          </w:rPr>
          <w:t xml:space="preserve"> </w:t>
        </w:r>
      </w:ins>
      <w:del w:id="3290" w:author="The Si Tran" w:date="2012-12-06T00:16:00Z">
        <w:r w:rsidR="006A21F7" w:rsidRPr="00555D32" w:rsidDel="004939AB">
          <w:rPr>
            <w:position w:val="-12"/>
            <w:lang w:val="fr-FR"/>
            <w:rPrChange w:id="3291" w:author="The Si Tran" w:date="2012-12-14T04:46:00Z">
              <w:rPr>
                <w:position w:val="-12"/>
                <w:lang w:val="fr-FR"/>
              </w:rPr>
            </w:rPrChange>
          </w:rPr>
          <w:object w:dxaOrig="240" w:dyaOrig="360" w14:anchorId="16B4976B">
            <v:shape id="_x0000_i1046" type="#_x0000_t75" style="width:14.4pt;height:21.9pt" o:ole="">
              <v:imagedata r:id="rId58" o:title=""/>
            </v:shape>
            <o:OLEObject Type="Embed" ProgID="Equation.DSMT4" ShapeID="_x0000_i1046" DrawAspect="Content" ObjectID="_1417199818" r:id="rId59"/>
          </w:object>
        </w:r>
        <w:r w:rsidR="006A21F7" w:rsidRPr="00555D32" w:rsidDel="004939AB">
          <w:rPr>
            <w:lang w:val="fr-FR"/>
            <w:rPrChange w:id="3292" w:author="The Si Tran" w:date="2012-12-14T04:46:00Z">
              <w:rPr>
                <w:sz w:val="28"/>
                <w:szCs w:val="28"/>
                <w:lang w:val="fr-FR"/>
              </w:rPr>
            </w:rPrChange>
          </w:rPr>
          <w:delText xml:space="preserve"> </w:delText>
        </w:r>
      </w:del>
      <w:r w:rsidR="006A21F7" w:rsidRPr="00555D32">
        <w:rPr>
          <w:lang w:val="fr-FR"/>
          <w:rPrChange w:id="3293" w:author="The Si Tran" w:date="2012-12-14T04:46:00Z">
            <w:rPr>
              <w:sz w:val="28"/>
              <w:szCs w:val="28"/>
              <w:lang w:val="fr-FR"/>
            </w:rPr>
          </w:rPrChange>
        </w:rPr>
        <w:t>là sai số, biểu diễn thành phần không thể dự đoán được</w:t>
      </w:r>
      <w:del w:id="3294" w:author="The Si Tran" w:date="2012-12-06T03:56:00Z">
        <w:r w:rsidR="006A21F7" w:rsidRPr="00555D32" w:rsidDel="004657FC">
          <w:rPr>
            <w:lang w:val="fr-FR"/>
            <w:rPrChange w:id="3295" w:author="The Si Tran" w:date="2012-12-14T04:46:00Z">
              <w:rPr>
                <w:sz w:val="28"/>
                <w:szCs w:val="28"/>
                <w:lang w:val="fr-FR"/>
              </w:rPr>
            </w:rPrChange>
          </w:rPr>
          <w:delText xml:space="preserve"> từ mô hình</w:delText>
        </w:r>
      </w:del>
      <w:r w:rsidR="006A21F7" w:rsidRPr="00555D32">
        <w:rPr>
          <w:lang w:val="fr-FR"/>
          <w:rPrChange w:id="3296" w:author="The Si Tran" w:date="2012-12-14T04:46:00Z">
            <w:rPr>
              <w:sz w:val="28"/>
              <w:szCs w:val="28"/>
              <w:lang w:val="fr-FR"/>
            </w:rPr>
          </w:rPrChange>
        </w:rPr>
        <w:t xml:space="preserve"> ở thời điểm i.</w:t>
      </w:r>
    </w:p>
    <w:p w14:paraId="571A27F5" w14:textId="77777777" w:rsidR="006A21F7" w:rsidRPr="00555D32" w:rsidRDefault="00276DB6">
      <w:pPr>
        <w:pStyle w:val="BuletL2"/>
        <w:rPr>
          <w:lang w:val="fr-FR"/>
          <w:rPrChange w:id="3297" w:author="The Si Tran" w:date="2012-12-14T04:46:00Z">
            <w:rPr>
              <w:sz w:val="28"/>
              <w:szCs w:val="28"/>
              <w:lang w:val="fr-FR"/>
            </w:rPr>
          </w:rPrChange>
        </w:rPr>
        <w:pPrChange w:id="3298" w:author="The Si Tran" w:date="2012-12-16T17:04:00Z">
          <w:pPr>
            <w:ind w:firstLine="547"/>
          </w:pPr>
        </w:pPrChange>
      </w:pPr>
      <m:oMath>
        <m:sSub>
          <m:sSubPr>
            <m:ctrlPr>
              <w:ins w:id="3299" w:author="The Si Tran" w:date="2012-12-06T00:17:00Z">
                <w:rPr>
                  <w:rFonts w:ascii="Cambria Math" w:hAnsi="Cambria Math"/>
                  <w:i/>
                  <w:lang w:val="fr-FR"/>
                </w:rPr>
              </w:ins>
            </m:ctrlPr>
          </m:sSubPr>
          <m:e>
            <w:ins w:id="3300" w:author="The Si Tran" w:date="2012-12-06T00:17:00Z">
              <m:r>
                <w:rPr>
                  <w:rFonts w:ascii="Cambria Math" w:hAnsi="Cambria Math"/>
                  <w:lang w:val="fr-FR"/>
                </w:rPr>
                <m:t>θ</m:t>
              </m:r>
            </w:ins>
          </m:e>
          <m:sub>
            <w:ins w:id="3301" w:author="The Si Tran" w:date="2012-12-06T00:17:00Z">
              <m:r>
                <w:rPr>
                  <w:rFonts w:ascii="Cambria Math" w:hAnsi="Cambria Math"/>
                  <w:lang w:val="fr-FR"/>
                </w:rPr>
                <m:t>i</m:t>
              </m:r>
            </w:ins>
          </m:sub>
        </m:sSub>
      </m:oMath>
      <w:ins w:id="3302" w:author="The Si Tran" w:date="2012-12-06T00:17:00Z">
        <w:r w:rsidR="00233EFD" w:rsidRPr="00032D83">
          <w:rPr>
            <w:lang w:val="fr-FR"/>
          </w:rPr>
          <w:t xml:space="preserve"> </w:t>
        </w:r>
      </w:ins>
      <w:del w:id="3303" w:author="The Si Tran" w:date="2012-12-06T00:17:00Z">
        <w:r w:rsidR="006A21F7" w:rsidRPr="00555D32" w:rsidDel="00233EFD">
          <w:rPr>
            <w:position w:val="-12"/>
            <w:lang w:val="fr-FR"/>
            <w:rPrChange w:id="3304" w:author="The Si Tran" w:date="2012-12-14T04:46:00Z">
              <w:rPr>
                <w:position w:val="-12"/>
                <w:lang w:val="fr-FR"/>
              </w:rPr>
            </w:rPrChange>
          </w:rPr>
          <w:object w:dxaOrig="240" w:dyaOrig="360" w14:anchorId="2921A715">
            <v:shape id="_x0000_i1047" type="#_x0000_t75" style="width:17.85pt;height:25.9pt" o:ole="">
              <v:imagedata r:id="rId60" o:title=""/>
            </v:shape>
            <o:OLEObject Type="Embed" ProgID="Equation.DSMT4" ShapeID="_x0000_i1047" DrawAspect="Content" ObjectID="_1417199819" r:id="rId61"/>
          </w:object>
        </w:r>
        <w:r w:rsidR="006A21F7" w:rsidRPr="00555D32" w:rsidDel="00233EFD">
          <w:rPr>
            <w:lang w:val="fr-FR"/>
            <w:rPrChange w:id="3305" w:author="The Si Tran" w:date="2012-12-14T04:46:00Z">
              <w:rPr>
                <w:sz w:val="28"/>
                <w:szCs w:val="28"/>
                <w:lang w:val="fr-FR"/>
              </w:rPr>
            </w:rPrChange>
          </w:rPr>
          <w:delText xml:space="preserve"> </w:delText>
        </w:r>
      </w:del>
      <w:r w:rsidR="006A21F7" w:rsidRPr="00555D32">
        <w:rPr>
          <w:lang w:val="fr-FR"/>
          <w:rPrChange w:id="3306" w:author="The Si Tran" w:date="2012-12-14T04:46:00Z">
            <w:rPr>
              <w:sz w:val="28"/>
              <w:szCs w:val="28"/>
              <w:lang w:val="fr-FR"/>
            </w:rPr>
          </w:rPrChange>
        </w:rPr>
        <w:t xml:space="preserve">là các hệ số ước lượng mức ảnh hưởng </w:t>
      </w:r>
      <m:oMath>
        <m:sSub>
          <m:sSubPr>
            <m:ctrlPr>
              <w:ins w:id="3307" w:author="The Si Tran" w:date="2012-12-06T00:17:00Z">
                <w:rPr>
                  <w:rFonts w:ascii="Cambria Math" w:hAnsi="Cambria Math"/>
                  <w:i/>
                  <w:lang w:val="fr-FR"/>
                </w:rPr>
              </w:ins>
            </m:ctrlPr>
          </m:sSubPr>
          <m:e>
            <w:ins w:id="3308" w:author="The Si Tran" w:date="2012-12-06T00:17:00Z">
              <m:r>
                <w:rPr>
                  <w:rFonts w:ascii="Cambria Math" w:hAnsi="Cambria Math"/>
                  <w:lang w:val="fr-FR"/>
                </w:rPr>
                <m:t>ε</m:t>
              </m:r>
            </w:ins>
          </m:e>
          <m:sub>
            <w:ins w:id="3309" w:author="The Si Tran" w:date="2012-12-06T00:17:00Z">
              <m:r>
                <w:rPr>
                  <w:rFonts w:ascii="Cambria Math" w:hAnsi="Cambria Math"/>
                  <w:lang w:val="fr-FR"/>
                </w:rPr>
                <m:t>t</m:t>
              </m:r>
              <m:r>
                <w:rPr>
                  <w:rFonts w:ascii="Cambria Math" w:hAnsi="Cambria Math"/>
                  <w:lang w:val="fr-FR"/>
                  <w:rPrChange w:id="3310" w:author="The Si Tran" w:date="2012-12-14T04:46:00Z">
                    <w:rPr>
                      <w:rFonts w:ascii="Cambria Math" w:hAnsi="Cambria Math"/>
                      <w:lang w:val="fr-FR"/>
                    </w:rPr>
                  </w:rPrChange>
                </w:rPr>
                <m:t>-i</m:t>
              </m:r>
            </w:ins>
          </m:sub>
        </m:sSub>
      </m:oMath>
      <w:ins w:id="3311" w:author="The Si Tran" w:date="2012-12-06T00:17:00Z">
        <w:r w:rsidR="00233EFD" w:rsidRPr="00032D83">
          <w:rPr>
            <w:lang w:val="fr-FR"/>
          </w:rPr>
          <w:t xml:space="preserve"> </w:t>
        </w:r>
      </w:ins>
      <w:r w:rsidR="006A21F7" w:rsidRPr="00555D32">
        <w:rPr>
          <w:lang w:val="fr-FR"/>
          <w:rPrChange w:id="3312" w:author="The Si Tran" w:date="2012-12-14T04:46:00Z">
            <w:rPr>
              <w:sz w:val="28"/>
              <w:szCs w:val="28"/>
              <w:lang w:val="fr-FR"/>
            </w:rPr>
          </w:rPrChange>
        </w:rPr>
        <w:t xml:space="preserve">của </w:t>
      </w:r>
      <w:del w:id="3313" w:author="The Si Tran" w:date="2012-12-06T00:17:00Z">
        <w:r w:rsidR="006A21F7" w:rsidRPr="00555D32" w:rsidDel="00233EFD">
          <w:rPr>
            <w:position w:val="-12"/>
            <w:lang w:val="fr-FR"/>
            <w:rPrChange w:id="3314" w:author="The Si Tran" w:date="2012-12-14T04:46:00Z">
              <w:rPr>
                <w:position w:val="-12"/>
                <w:lang w:val="fr-FR"/>
              </w:rPr>
            </w:rPrChange>
          </w:rPr>
          <w:object w:dxaOrig="360" w:dyaOrig="360" w14:anchorId="0B13A7D9">
            <v:shape id="_x0000_i1048" type="#_x0000_t75" style="width:21.9pt;height:21.9pt" o:ole="">
              <v:imagedata r:id="rId62" o:title=""/>
            </v:shape>
            <o:OLEObject Type="Embed" ProgID="Equation.DSMT4" ShapeID="_x0000_i1048" DrawAspect="Content" ObjectID="_1417199820" r:id="rId63"/>
          </w:object>
        </w:r>
      </w:del>
      <w:r w:rsidR="006A21F7" w:rsidRPr="00555D32">
        <w:rPr>
          <w:lang w:val="fr-FR"/>
          <w:rPrChange w:id="3315" w:author="The Si Tran" w:date="2012-12-14T04:46:00Z">
            <w:rPr>
              <w:sz w:val="28"/>
              <w:szCs w:val="28"/>
              <w:lang w:val="fr-FR"/>
            </w:rPr>
          </w:rPrChange>
        </w:rPr>
        <w:t xml:space="preserve"> lên </w:t>
      </w:r>
      <m:oMath>
        <m:sSub>
          <m:sSubPr>
            <m:ctrlPr>
              <w:ins w:id="3316" w:author="The Si Tran" w:date="2012-12-06T00:17:00Z">
                <w:rPr>
                  <w:rFonts w:ascii="Cambria Math" w:hAnsi="Cambria Math"/>
                  <w:i/>
                  <w:lang w:val="fr-FR"/>
                </w:rPr>
              </w:ins>
            </m:ctrlPr>
          </m:sSubPr>
          <m:e>
            <w:ins w:id="3317" w:author="The Si Tran" w:date="2012-12-06T00:17:00Z">
              <m:r>
                <w:rPr>
                  <w:rFonts w:ascii="Cambria Math" w:hAnsi="Cambria Math"/>
                  <w:lang w:val="fr-FR"/>
                </w:rPr>
                <m:t>y</m:t>
              </m:r>
            </w:ins>
          </m:e>
          <m:sub>
            <w:ins w:id="3318" w:author="The Si Tran" w:date="2012-12-06T00:17:00Z">
              <m:r>
                <w:rPr>
                  <w:rFonts w:ascii="Cambria Math" w:hAnsi="Cambria Math"/>
                  <w:lang w:val="fr-FR"/>
                </w:rPr>
                <m:t>t</m:t>
              </m:r>
            </w:ins>
          </m:sub>
        </m:sSub>
      </m:oMath>
      <w:del w:id="3319" w:author="The Si Tran" w:date="2012-12-06T00:17:00Z">
        <w:r w:rsidR="006A21F7" w:rsidRPr="00555D32" w:rsidDel="00233EFD">
          <w:rPr>
            <w:lang w:val="fr-FR"/>
            <w:rPrChange w:id="3320" w:author="The Si Tran" w:date="2012-12-14T04:46:00Z">
              <w:rPr>
                <w:sz w:val="28"/>
                <w:szCs w:val="28"/>
                <w:lang w:val="fr-FR"/>
              </w:rPr>
            </w:rPrChange>
          </w:rPr>
          <w:delText>y</w:delText>
        </w:r>
        <w:r w:rsidR="006A21F7" w:rsidRPr="00555D32" w:rsidDel="00233EFD">
          <w:rPr>
            <w:vertAlign w:val="subscript"/>
            <w:lang w:val="fr-FR"/>
            <w:rPrChange w:id="3321" w:author="The Si Tran" w:date="2012-12-14T04:46:00Z">
              <w:rPr>
                <w:sz w:val="28"/>
                <w:szCs w:val="28"/>
                <w:vertAlign w:val="subscript"/>
                <w:lang w:val="fr-FR"/>
              </w:rPr>
            </w:rPrChange>
          </w:rPr>
          <w:delText>t</w:delText>
        </w:r>
      </w:del>
      <w:r w:rsidR="006A21F7" w:rsidRPr="00555D32">
        <w:rPr>
          <w:lang w:val="fr-FR"/>
          <w:rPrChange w:id="3322" w:author="The Si Tran" w:date="2012-12-14T04:46:00Z">
            <w:rPr>
              <w:sz w:val="28"/>
              <w:szCs w:val="28"/>
              <w:lang w:val="fr-FR"/>
            </w:rPr>
          </w:rPrChange>
        </w:rPr>
        <w:t>.</w:t>
      </w:r>
    </w:p>
    <w:p w14:paraId="217BD59F" w14:textId="77777777" w:rsidR="006A21F7" w:rsidRPr="0049233F" w:rsidDel="007B4E58" w:rsidRDefault="006A21F7">
      <w:pPr>
        <w:rPr>
          <w:del w:id="3323" w:author="The Si Tran" w:date="2012-12-06T00:22:00Z"/>
          <w:lang w:val="fr-FR"/>
          <w:rPrChange w:id="3324" w:author="The Si Tran" w:date="2012-12-05T23:02:00Z">
            <w:rPr>
              <w:del w:id="3325" w:author="The Si Tran" w:date="2012-12-06T00:22:00Z"/>
              <w:sz w:val="28"/>
              <w:szCs w:val="28"/>
              <w:lang w:val="fr-FR"/>
            </w:rPr>
          </w:rPrChange>
        </w:rPr>
        <w:pPrChange w:id="3326" w:author="The Si Tran" w:date="2012-12-15T07:53:00Z">
          <w:pPr>
            <w:ind w:firstLine="547"/>
          </w:pPr>
        </w:pPrChange>
      </w:pPr>
      <w:r w:rsidRPr="0049233F">
        <w:rPr>
          <w:lang w:val="fr-FR"/>
          <w:rPrChange w:id="3327" w:author="The Si Tran" w:date="2012-12-05T23:02:00Z">
            <w:rPr>
              <w:sz w:val="28"/>
              <w:szCs w:val="28"/>
              <w:lang w:val="fr-FR"/>
            </w:rPr>
          </w:rPrChange>
        </w:rPr>
        <w:t>Biểu diễn (3.1</w:t>
      </w:r>
      <w:del w:id="3328" w:author="The Si Tran" w:date="2012-12-16T17:04:00Z">
        <w:r w:rsidRPr="0049233F" w:rsidDel="00776549">
          <w:rPr>
            <w:lang w:val="fr-FR"/>
            <w:rPrChange w:id="3329" w:author="The Si Tran" w:date="2012-12-05T23:02:00Z">
              <w:rPr>
                <w:sz w:val="28"/>
                <w:szCs w:val="28"/>
                <w:lang w:val="fr-FR"/>
              </w:rPr>
            </w:rPrChange>
          </w:rPr>
          <w:delText>.1</w:delText>
        </w:r>
      </w:del>
      <w:r w:rsidRPr="0049233F">
        <w:rPr>
          <w:lang w:val="fr-FR"/>
          <w:rPrChange w:id="3330" w:author="The Si Tran" w:date="2012-12-05T23:02:00Z">
            <w:rPr>
              <w:sz w:val="28"/>
              <w:szCs w:val="28"/>
              <w:lang w:val="fr-FR"/>
            </w:rPr>
          </w:rPrChange>
        </w:rPr>
        <w:t xml:space="preserve">) bằng toán tử lấy hiệu </w:t>
      </w:r>
      <w:r w:rsidRPr="0049233F">
        <w:rPr>
          <w:i/>
          <w:lang w:val="fr-FR"/>
          <w:rPrChange w:id="3331" w:author="The Si Tran" w:date="2012-12-05T23:02:00Z">
            <w:rPr>
              <w:i/>
              <w:sz w:val="28"/>
              <w:szCs w:val="28"/>
              <w:lang w:val="fr-FR"/>
            </w:rPr>
          </w:rPrChange>
        </w:rPr>
        <w:t>B</w:t>
      </w:r>
      <w:r w:rsidRPr="0049233F">
        <w:rPr>
          <w:lang w:val="fr-FR"/>
          <w:rPrChange w:id="3332" w:author="The Si Tran" w:date="2012-12-05T23:02:00Z">
            <w:rPr>
              <w:sz w:val="28"/>
              <w:szCs w:val="28"/>
              <w:lang w:val="fr-FR"/>
            </w:rPr>
          </w:rPrChange>
        </w:rPr>
        <w:t xml:space="preserve"> ta được</w:t>
      </w:r>
    </w:p>
    <w:p w14:paraId="26BEF2A8" w14:textId="77777777" w:rsidR="006A21F7" w:rsidRPr="0049233F" w:rsidDel="007B4E58" w:rsidRDefault="006A21F7">
      <w:pPr>
        <w:rPr>
          <w:del w:id="3333" w:author="The Si Tran" w:date="2012-12-06T00:22:00Z"/>
          <w:lang w:val="fr-FR"/>
          <w:rPrChange w:id="3334" w:author="The Si Tran" w:date="2012-12-05T23:02:00Z">
            <w:rPr>
              <w:del w:id="3335" w:author="The Si Tran" w:date="2012-12-06T00:22:00Z"/>
              <w:sz w:val="28"/>
              <w:szCs w:val="28"/>
              <w:lang w:val="fr-FR"/>
            </w:rPr>
          </w:rPrChange>
        </w:rPr>
        <w:pPrChange w:id="3336" w:author="The Si Tran" w:date="2012-12-15T07:53:00Z">
          <w:pPr>
            <w:ind w:firstLine="547"/>
          </w:pPr>
        </w:pPrChange>
      </w:pPr>
      <w:del w:id="3337" w:author="The Si Tran" w:date="2012-12-06T00:22:00Z">
        <w:r w:rsidRPr="00082976" w:rsidDel="008F2FA0">
          <w:rPr>
            <w:position w:val="-14"/>
            <w:lang w:val="fr-FR"/>
          </w:rPr>
          <w:object w:dxaOrig="2880" w:dyaOrig="400" w14:anchorId="0C1AF3CC">
            <v:shape id="_x0000_i1049" type="#_x0000_t75" style="width:210.25pt;height:29.4pt" o:ole="">
              <v:imagedata r:id="rId64" o:title=""/>
            </v:shape>
            <o:OLEObject Type="Embed" ProgID="Equation.DSMT4" ShapeID="_x0000_i1049" DrawAspect="Content" ObjectID="_1417199821" r:id="rId65"/>
          </w:object>
        </w:r>
      </w:del>
    </w:p>
    <w:p w14:paraId="066FCBDC" w14:textId="77777777" w:rsidR="006A21F7" w:rsidRPr="0049233F" w:rsidDel="007B4E58" w:rsidRDefault="006A21F7">
      <w:pPr>
        <w:rPr>
          <w:del w:id="3338" w:author="The Si Tran" w:date="2012-12-06T00:22:00Z"/>
          <w:lang w:val="fr-FR"/>
          <w:rPrChange w:id="3339" w:author="The Si Tran" w:date="2012-12-05T23:02:00Z">
            <w:rPr>
              <w:del w:id="3340" w:author="The Si Tran" w:date="2012-12-06T00:22:00Z"/>
              <w:sz w:val="28"/>
              <w:szCs w:val="28"/>
              <w:lang w:val="fr-FR"/>
            </w:rPr>
          </w:rPrChange>
        </w:rPr>
        <w:pPrChange w:id="3341" w:author="The Si Tran" w:date="2012-12-15T07:53:00Z">
          <w:pPr>
            <w:ind w:firstLine="547"/>
          </w:pPr>
        </w:pPrChange>
      </w:pPr>
      <w:del w:id="3342" w:author="The Si Tran" w:date="2012-12-06T00:22:00Z">
        <w:r w:rsidRPr="0049233F" w:rsidDel="007B4E58">
          <w:rPr>
            <w:lang w:val="fr-FR"/>
            <w:rPrChange w:id="334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3.05pt;height:46.65pt" o:ole="">
              <v:imagedata r:id="rId66" o:title=""/>
            </v:shape>
            <o:OLEObject Type="Embed" ProgID="Equation.DSMT4" ShapeID="_x0000_i1050" DrawAspect="Content" ObjectID="_1417199822" r:id="rId67"/>
          </w:object>
        </w:r>
      </w:del>
    </w:p>
    <w:p w14:paraId="09EC6C93" w14:textId="77777777" w:rsidR="006A21F7" w:rsidRDefault="006A21F7">
      <w:pPr>
        <w:rPr>
          <w:ins w:id="3344" w:author="The Si Tran" w:date="2012-12-06T00:18:00Z"/>
          <w:lang w:val="fr-FR"/>
        </w:rPr>
        <w:pPrChange w:id="3345" w:author="The Si Tran" w:date="2012-12-15T07:53:00Z">
          <w:pPr>
            <w:ind w:firstLine="547"/>
          </w:pPr>
        </w:pPrChange>
      </w:pPr>
      <w:del w:id="3346" w:author="The Si Tran" w:date="2012-12-06T00:22:00Z">
        <w:r w:rsidRPr="0049233F" w:rsidDel="007B4E58">
          <w:rPr>
            <w:lang w:val="fr-FR"/>
            <w:rPrChange w:id="3347" w:author="The Si Tran" w:date="2012-12-05T23:02:00Z">
              <w:rPr>
                <w:sz w:val="28"/>
                <w:szCs w:val="28"/>
                <w:lang w:val="fr-FR"/>
              </w:rPr>
            </w:rPrChange>
          </w:rPr>
          <w:delText xml:space="preserve">  </w:delText>
        </w:r>
      </w:del>
      <w:r w:rsidRPr="0049233F">
        <w:rPr>
          <w:lang w:val="fr-FR"/>
          <w:rPrChange w:id="3348" w:author="The Si Tran" w:date="2012-12-05T23:02:00Z">
            <w:rPr>
              <w:sz w:val="28"/>
              <w:szCs w:val="28"/>
              <w:lang w:val="fr-FR"/>
            </w:rPr>
          </w:rPrChange>
        </w:rPr>
        <w:t xml:space="preserve">   </w:t>
      </w:r>
      <w:del w:id="3349" w:author="The Si Tran" w:date="2012-12-06T00:22:00Z">
        <w:r w:rsidRPr="00082976" w:rsidDel="008F2FA0">
          <w:rPr>
            <w:position w:val="-12"/>
            <w:lang w:val="fr-FR"/>
          </w:rPr>
          <w:object w:dxaOrig="1320" w:dyaOrig="360" w14:anchorId="183658DA">
            <v:shape id="_x0000_i1051" type="#_x0000_t75" style="width:92.75pt;height:25.35pt" o:ole="">
              <v:imagedata r:id="rId68" o:title=""/>
            </v:shape>
            <o:OLEObject Type="Embed" ProgID="Equation.DSMT4" ShapeID="_x0000_i1051" DrawAspect="Content" ObjectID="_1417199823" r:id="rId69"/>
          </w:object>
        </w:r>
      </w:del>
    </w:p>
    <w:p w14:paraId="4E0DF8FA" w14:textId="77777777" w:rsidR="00EF2D1F" w:rsidRPr="007B4E58" w:rsidRDefault="00276DB6">
      <w:pPr>
        <w:ind w:firstLine="0"/>
        <w:rPr>
          <w:szCs w:val="26"/>
          <w:lang w:val="fr-FR"/>
          <w:rPrChange w:id="3350" w:author="The Si Tran" w:date="2012-12-06T00:23:00Z">
            <w:rPr>
              <w:sz w:val="28"/>
              <w:szCs w:val="28"/>
              <w:lang w:val="fr-FR"/>
            </w:rPr>
          </w:rPrChange>
        </w:rPr>
        <w:pPrChange w:id="3351" w:author="The Si Tran" w:date="2012-12-06T00:23:00Z">
          <w:pPr>
            <w:ind w:firstLine="547"/>
          </w:pPr>
        </w:pPrChange>
      </w:pPr>
      <m:oMathPara>
        <m:oMath>
          <m:sSub>
            <m:sSubPr>
              <m:ctrlPr>
                <w:ins w:id="3352" w:author="The Si Tran" w:date="2012-12-06T00:18:00Z">
                  <w:rPr>
                    <w:rFonts w:ascii="Cambria Math" w:hAnsi="Cambria Math"/>
                    <w:i/>
                    <w:szCs w:val="26"/>
                    <w:lang w:val="fr-FR"/>
                  </w:rPr>
                </w:ins>
              </m:ctrlPr>
            </m:sSubPr>
            <m:e>
              <w:ins w:id="3353" w:author="The Si Tran" w:date="2012-12-06T00:18:00Z">
                <m:r>
                  <w:rPr>
                    <w:rFonts w:ascii="Cambria Math" w:hAnsi="Cambria Math"/>
                    <w:szCs w:val="26"/>
                    <w:lang w:val="fr-FR"/>
                  </w:rPr>
                  <m:t>y</m:t>
                </m:r>
              </w:ins>
            </m:e>
            <m:sub>
              <w:ins w:id="3354" w:author="The Si Tran" w:date="2012-12-06T00:18:00Z">
                <m:r>
                  <w:rPr>
                    <w:rFonts w:ascii="Cambria Math" w:hAnsi="Cambria Math"/>
                    <w:szCs w:val="26"/>
                    <w:lang w:val="fr-FR"/>
                  </w:rPr>
                  <m:t>t</m:t>
                </m:r>
              </w:ins>
            </m:sub>
          </m:sSub>
          <w:ins w:id="3355" w:author="The Si Tran" w:date="2012-12-06T00:18:00Z">
            <m:r>
              <w:rPr>
                <w:rFonts w:ascii="Cambria Math" w:hAnsi="Cambria Math"/>
                <w:szCs w:val="26"/>
                <w:lang w:val="fr-FR"/>
              </w:rPr>
              <m:t>=μ+</m:t>
            </m:r>
          </w:ins>
          <m:d>
            <m:dPr>
              <m:ctrlPr>
                <w:ins w:id="3356" w:author="The Si Tran" w:date="2012-12-06T00:19:00Z">
                  <w:rPr>
                    <w:rFonts w:ascii="Cambria Math" w:hAnsi="Cambria Math"/>
                    <w:i/>
                    <w:szCs w:val="26"/>
                    <w:lang w:val="fr-FR"/>
                  </w:rPr>
                </w:ins>
              </m:ctrlPr>
            </m:dPr>
            <m:e>
              <w:ins w:id="3357" w:author="The Si Tran" w:date="2012-12-06T00:19:00Z">
                <m:r>
                  <w:rPr>
                    <w:rFonts w:ascii="Cambria Math" w:hAnsi="Cambria Math"/>
                    <w:szCs w:val="26"/>
                    <w:lang w:val="fr-FR"/>
                  </w:rPr>
                  <m:t>1-</m:t>
                </m:r>
              </w:ins>
              <m:sSub>
                <m:sSubPr>
                  <m:ctrlPr>
                    <w:ins w:id="3358" w:author="The Si Tran" w:date="2012-12-06T00:19:00Z">
                      <w:rPr>
                        <w:rFonts w:ascii="Cambria Math" w:hAnsi="Cambria Math"/>
                        <w:i/>
                        <w:szCs w:val="26"/>
                        <w:lang w:val="fr-FR"/>
                      </w:rPr>
                    </w:ins>
                  </m:ctrlPr>
                </m:sSubPr>
                <m:e>
                  <w:ins w:id="3359" w:author="The Si Tran" w:date="2012-12-06T00:19:00Z">
                    <m:r>
                      <w:rPr>
                        <w:rFonts w:ascii="Cambria Math" w:hAnsi="Cambria Math"/>
                        <w:szCs w:val="26"/>
                        <w:lang w:val="fr-FR"/>
                      </w:rPr>
                      <m:t>θ</m:t>
                    </m:r>
                  </w:ins>
                </m:e>
                <m:sub>
                  <w:ins w:id="3360" w:author="The Si Tran" w:date="2012-12-06T00:19:00Z">
                    <m:r>
                      <w:rPr>
                        <w:rFonts w:ascii="Cambria Math" w:hAnsi="Cambria Math"/>
                        <w:szCs w:val="26"/>
                        <w:lang w:val="fr-FR"/>
                      </w:rPr>
                      <m:t>1</m:t>
                    </m:r>
                  </w:ins>
                </m:sub>
              </m:sSub>
              <w:ins w:id="3361" w:author="The Si Tran" w:date="2012-12-06T00:19:00Z">
                <m:r>
                  <w:rPr>
                    <w:rFonts w:ascii="Cambria Math" w:hAnsi="Cambria Math"/>
                    <w:szCs w:val="26"/>
                    <w:lang w:val="fr-FR"/>
                  </w:rPr>
                  <m:t>B-…-</m:t>
                </m:r>
              </w:ins>
              <m:sSub>
                <m:sSubPr>
                  <m:ctrlPr>
                    <w:ins w:id="3362" w:author="The Si Tran" w:date="2012-12-06T00:19:00Z">
                      <w:rPr>
                        <w:rFonts w:ascii="Cambria Math" w:hAnsi="Cambria Math"/>
                        <w:i/>
                        <w:szCs w:val="26"/>
                        <w:lang w:val="fr-FR"/>
                      </w:rPr>
                    </w:ins>
                  </m:ctrlPr>
                </m:sSubPr>
                <m:e>
                  <w:ins w:id="3363" w:author="The Si Tran" w:date="2012-12-06T00:19:00Z">
                    <m:r>
                      <w:rPr>
                        <w:rFonts w:ascii="Cambria Math" w:hAnsi="Cambria Math"/>
                        <w:szCs w:val="26"/>
                        <w:lang w:val="fr-FR"/>
                      </w:rPr>
                      <m:t>θ</m:t>
                    </m:r>
                  </w:ins>
                </m:e>
                <m:sub>
                  <w:ins w:id="3364" w:author="The Si Tran" w:date="2012-12-06T00:19:00Z">
                    <m:r>
                      <w:rPr>
                        <w:rFonts w:ascii="Cambria Math" w:hAnsi="Cambria Math"/>
                        <w:szCs w:val="26"/>
                        <w:lang w:val="fr-FR"/>
                      </w:rPr>
                      <m:t>q</m:t>
                    </m:r>
                  </w:ins>
                </m:sub>
              </m:sSub>
              <m:sSup>
                <m:sSupPr>
                  <m:ctrlPr>
                    <w:ins w:id="3365" w:author="The Si Tran" w:date="2012-12-06T00:19:00Z">
                      <w:rPr>
                        <w:rFonts w:ascii="Cambria Math" w:hAnsi="Cambria Math"/>
                        <w:i/>
                        <w:szCs w:val="26"/>
                        <w:lang w:val="fr-FR"/>
                      </w:rPr>
                    </w:ins>
                  </m:ctrlPr>
                </m:sSupPr>
                <m:e>
                  <w:ins w:id="3366" w:author="The Si Tran" w:date="2012-12-06T00:19:00Z">
                    <m:r>
                      <w:rPr>
                        <w:rFonts w:ascii="Cambria Math" w:hAnsi="Cambria Math"/>
                        <w:szCs w:val="26"/>
                        <w:lang w:val="fr-FR"/>
                      </w:rPr>
                      <m:t>B</m:t>
                    </m:r>
                  </w:ins>
                </m:e>
                <m:sup>
                  <w:ins w:id="3367" w:author="The Si Tran" w:date="2012-12-06T00:19:00Z">
                    <m:r>
                      <w:rPr>
                        <w:rFonts w:ascii="Cambria Math" w:hAnsi="Cambria Math"/>
                        <w:szCs w:val="26"/>
                        <w:lang w:val="fr-FR"/>
                      </w:rPr>
                      <m:t>q</m:t>
                    </m:r>
                  </w:ins>
                </m:sup>
              </m:sSup>
            </m:e>
          </m:d>
          <m:sSub>
            <m:sSubPr>
              <m:ctrlPr>
                <w:ins w:id="3368" w:author="The Si Tran" w:date="2012-12-06T00:18:00Z">
                  <w:rPr>
                    <w:rFonts w:ascii="Cambria Math" w:hAnsi="Cambria Math"/>
                    <w:i/>
                    <w:szCs w:val="26"/>
                    <w:lang w:val="fr-FR"/>
                  </w:rPr>
                </w:ins>
              </m:ctrlPr>
            </m:sSubPr>
            <m:e>
              <w:ins w:id="3369" w:author="The Si Tran" w:date="2012-12-06T00:18:00Z">
                <m:r>
                  <w:rPr>
                    <w:rFonts w:ascii="Cambria Math" w:hAnsi="Cambria Math"/>
                    <w:szCs w:val="26"/>
                    <w:lang w:val="fr-FR"/>
                  </w:rPr>
                  <m:t>ε</m:t>
                </m:r>
              </w:ins>
            </m:e>
            <m:sub>
              <w:ins w:id="3370" w:author="The Si Tran" w:date="2012-12-06T00:19:00Z">
                <m:r>
                  <w:rPr>
                    <w:rFonts w:ascii="Cambria Math" w:hAnsi="Cambria Math"/>
                    <w:szCs w:val="26"/>
                    <w:lang w:val="fr-FR"/>
                  </w:rPr>
                  <m:t>t</m:t>
                </m:r>
              </w:ins>
            </m:sub>
          </m:sSub>
          <w:ins w:id="3371" w:author="The Si Tran" w:date="2012-12-06T00:20:00Z">
            <m:r>
              <w:rPr>
                <w:rFonts w:ascii="Cambria Math" w:hAnsi="Cambria Math"/>
                <w:szCs w:val="26"/>
                <w:lang w:val="fr-FR"/>
              </w:rPr>
              <m:t>=μ+</m:t>
            </m:r>
          </w:ins>
          <m:d>
            <m:dPr>
              <m:ctrlPr>
                <w:ins w:id="3372" w:author="The Si Tran" w:date="2012-12-06T00:21:00Z">
                  <w:rPr>
                    <w:rFonts w:ascii="Cambria Math" w:hAnsi="Cambria Math"/>
                    <w:i/>
                    <w:szCs w:val="26"/>
                    <w:lang w:val="fr-FR"/>
                  </w:rPr>
                </w:ins>
              </m:ctrlPr>
            </m:dPr>
            <m:e>
              <w:ins w:id="3373" w:author="The Si Tran" w:date="2012-12-06T00:21:00Z">
                <m:r>
                  <w:rPr>
                    <w:rFonts w:ascii="Cambria Math" w:hAnsi="Cambria Math"/>
                    <w:szCs w:val="26"/>
                    <w:lang w:val="fr-FR"/>
                  </w:rPr>
                  <m:t>1-</m:t>
                </m:r>
              </w:ins>
              <m:nary>
                <m:naryPr>
                  <m:chr m:val="∑"/>
                  <m:limLoc m:val="subSup"/>
                  <m:ctrlPr>
                    <w:ins w:id="3374" w:author="The Si Tran" w:date="2012-12-06T00:21:00Z">
                      <w:rPr>
                        <w:rFonts w:ascii="Cambria Math" w:hAnsi="Cambria Math"/>
                        <w:i/>
                        <w:szCs w:val="26"/>
                        <w:lang w:val="fr-FR"/>
                      </w:rPr>
                    </w:ins>
                  </m:ctrlPr>
                </m:naryPr>
                <m:sub>
                  <w:ins w:id="3375" w:author="The Si Tran" w:date="2012-12-06T00:21:00Z">
                    <m:r>
                      <w:rPr>
                        <w:rFonts w:ascii="Cambria Math" w:hAnsi="Cambria Math"/>
                        <w:szCs w:val="26"/>
                        <w:lang w:val="fr-FR"/>
                      </w:rPr>
                      <m:t>i=1</m:t>
                    </m:r>
                  </w:ins>
                </m:sub>
                <m:sup>
                  <w:ins w:id="3376" w:author="The Si Tran" w:date="2012-12-06T00:21:00Z">
                    <m:r>
                      <w:rPr>
                        <w:rFonts w:ascii="Cambria Math" w:hAnsi="Cambria Math"/>
                        <w:szCs w:val="26"/>
                        <w:lang w:val="fr-FR"/>
                      </w:rPr>
                      <m:t>q</m:t>
                    </m:r>
                  </w:ins>
                </m:sup>
                <m:e>
                  <m:sSub>
                    <m:sSubPr>
                      <m:ctrlPr>
                        <w:ins w:id="3377" w:author="The Si Tran" w:date="2012-12-06T00:21:00Z">
                          <w:rPr>
                            <w:rFonts w:ascii="Cambria Math" w:hAnsi="Cambria Math"/>
                            <w:i/>
                            <w:szCs w:val="26"/>
                            <w:lang w:val="fr-FR"/>
                          </w:rPr>
                        </w:ins>
                      </m:ctrlPr>
                    </m:sSubPr>
                    <m:e>
                      <w:ins w:id="3378" w:author="The Si Tran" w:date="2012-12-06T00:21:00Z">
                        <m:r>
                          <w:rPr>
                            <w:rFonts w:ascii="Cambria Math" w:hAnsi="Cambria Math"/>
                            <w:szCs w:val="26"/>
                            <w:lang w:val="fr-FR"/>
                          </w:rPr>
                          <m:t>θ</m:t>
                        </m:r>
                      </w:ins>
                    </m:e>
                    <m:sub>
                      <w:ins w:id="3379" w:author="The Si Tran" w:date="2012-12-06T00:21:00Z">
                        <m:r>
                          <w:rPr>
                            <w:rFonts w:ascii="Cambria Math" w:hAnsi="Cambria Math"/>
                            <w:szCs w:val="26"/>
                            <w:lang w:val="fr-FR"/>
                          </w:rPr>
                          <m:t>i</m:t>
                        </m:r>
                      </w:ins>
                    </m:sub>
                  </m:sSub>
                  <m:sSup>
                    <m:sSupPr>
                      <m:ctrlPr>
                        <w:ins w:id="3380" w:author="The Si Tran" w:date="2012-12-06T00:21:00Z">
                          <w:rPr>
                            <w:rFonts w:ascii="Cambria Math" w:hAnsi="Cambria Math"/>
                            <w:i/>
                            <w:szCs w:val="26"/>
                            <w:lang w:val="fr-FR"/>
                          </w:rPr>
                        </w:ins>
                      </m:ctrlPr>
                    </m:sSupPr>
                    <m:e>
                      <w:ins w:id="3381" w:author="The Si Tran" w:date="2012-12-06T00:21:00Z">
                        <m:r>
                          <w:rPr>
                            <w:rFonts w:ascii="Cambria Math" w:hAnsi="Cambria Math"/>
                            <w:szCs w:val="26"/>
                            <w:lang w:val="fr-FR"/>
                          </w:rPr>
                          <m:t>B</m:t>
                        </m:r>
                      </w:ins>
                    </m:e>
                    <m:sup>
                      <w:ins w:id="3382" w:author="The Si Tran" w:date="2012-12-06T00:21:00Z">
                        <m:r>
                          <w:rPr>
                            <w:rFonts w:ascii="Cambria Math" w:hAnsi="Cambria Math"/>
                            <w:szCs w:val="26"/>
                            <w:lang w:val="fr-FR"/>
                          </w:rPr>
                          <m:t>i</m:t>
                        </m:r>
                      </w:ins>
                    </m:sup>
                  </m:sSup>
                </m:e>
              </m:nary>
            </m:e>
          </m:d>
          <m:sSub>
            <m:sSubPr>
              <m:ctrlPr>
                <w:ins w:id="3383" w:author="The Si Tran" w:date="2012-12-06T00:20:00Z">
                  <w:rPr>
                    <w:rFonts w:ascii="Cambria Math" w:hAnsi="Cambria Math"/>
                    <w:i/>
                    <w:szCs w:val="26"/>
                    <w:lang w:val="fr-FR"/>
                  </w:rPr>
                </w:ins>
              </m:ctrlPr>
            </m:sSubPr>
            <m:e>
              <w:ins w:id="3384" w:author="The Si Tran" w:date="2012-12-06T00:20:00Z">
                <m:r>
                  <w:rPr>
                    <w:rFonts w:ascii="Cambria Math" w:hAnsi="Cambria Math"/>
                    <w:szCs w:val="26"/>
                    <w:lang w:val="fr-FR"/>
                  </w:rPr>
                  <m:t>ε</m:t>
                </m:r>
              </w:ins>
            </m:e>
            <m:sub>
              <w:ins w:id="3385" w:author="The Si Tran" w:date="2012-12-06T00:20:00Z">
                <m:r>
                  <w:rPr>
                    <w:rFonts w:ascii="Cambria Math" w:hAnsi="Cambria Math"/>
                    <w:szCs w:val="26"/>
                    <w:lang w:val="fr-FR"/>
                  </w:rPr>
                  <m:t>t</m:t>
                </m:r>
              </w:ins>
            </m:sub>
          </m:sSub>
          <w:ins w:id="3386" w:author="The Si Tran" w:date="2012-12-06T00:21:00Z">
            <m:r>
              <w:rPr>
                <w:rFonts w:ascii="Cambria Math" w:hAnsi="Cambria Math"/>
                <w:szCs w:val="26"/>
                <w:lang w:val="fr-FR"/>
              </w:rPr>
              <m:t>=μ+</m:t>
            </m:r>
          </w:ins>
          <w:ins w:id="3387" w:author="The Si Tran" w:date="2012-12-06T00:22:00Z">
            <m:r>
              <m:rPr>
                <m:sty m:val="p"/>
              </m:rPr>
              <w:rPr>
                <w:rFonts w:ascii="Cambria Math" w:hAnsi="Cambria Math" w:hint="eastAsia"/>
                <w:szCs w:val="26"/>
                <w:lang w:val="fr-FR"/>
              </w:rPr>
              <m:t>Θ</m:t>
            </m:r>
          </w:ins>
          <m:d>
            <m:dPr>
              <m:ctrlPr>
                <w:ins w:id="3388" w:author="The Si Tran" w:date="2012-12-06T00:22:00Z">
                  <w:rPr>
                    <w:rFonts w:ascii="Cambria Math" w:hAnsi="Cambria Math"/>
                    <w:szCs w:val="26"/>
                    <w:lang w:val="fr-FR"/>
                  </w:rPr>
                </w:ins>
              </m:ctrlPr>
            </m:dPr>
            <m:e>
              <w:ins w:id="3389" w:author="The Si Tran" w:date="2012-12-06T00:22:00Z">
                <m:r>
                  <w:rPr>
                    <w:rFonts w:ascii="Cambria Math" w:hAnsi="Cambria Math"/>
                    <w:szCs w:val="26"/>
                    <w:lang w:val="fr-FR"/>
                  </w:rPr>
                  <m:t>B</m:t>
                </m:r>
              </w:ins>
            </m:e>
          </m:d>
          <m:sSub>
            <m:sSubPr>
              <m:ctrlPr>
                <w:ins w:id="3390" w:author="The Si Tran" w:date="2012-12-06T00:22:00Z">
                  <w:rPr>
                    <w:rFonts w:ascii="Cambria Math" w:hAnsi="Cambria Math"/>
                    <w:i/>
                    <w:szCs w:val="26"/>
                    <w:lang w:val="fr-FR"/>
                  </w:rPr>
                </w:ins>
              </m:ctrlPr>
            </m:sSubPr>
            <m:e>
              <w:ins w:id="3391" w:author="The Si Tran" w:date="2012-12-06T00:22:00Z">
                <m:r>
                  <w:rPr>
                    <w:rFonts w:ascii="Cambria Math" w:hAnsi="Cambria Math"/>
                    <w:szCs w:val="26"/>
                    <w:lang w:val="fr-FR"/>
                  </w:rPr>
                  <m:t>ε</m:t>
                </m:r>
              </w:ins>
            </m:e>
            <m:sub>
              <w:ins w:id="3392" w:author="The Si Tran" w:date="2012-12-06T00:22:00Z">
                <m:r>
                  <w:rPr>
                    <w:rFonts w:ascii="Cambria Math" w:hAnsi="Cambria Math"/>
                    <w:szCs w:val="26"/>
                    <w:lang w:val="fr-FR"/>
                  </w:rPr>
                  <m:t>t</m:t>
                </m:r>
              </w:ins>
            </m:sub>
          </m:sSub>
        </m:oMath>
      </m:oMathPara>
    </w:p>
    <w:p w14:paraId="091563CB" w14:textId="77777777" w:rsidR="0005400A" w:rsidRDefault="00F26466">
      <w:pPr>
        <w:rPr>
          <w:ins w:id="3393" w:author="The Si Tran" w:date="2012-12-06T04:00:00Z"/>
          <w:lang w:val="fr-FR"/>
        </w:rPr>
        <w:pPrChange w:id="3394" w:author="The Si Tran" w:date="2012-12-15T07:53:00Z">
          <w:pPr>
            <w:ind w:left="547"/>
          </w:pPr>
        </w:pPrChange>
      </w:pPr>
      <w:ins w:id="339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396" w:author="The Si Tran" w:date="2012-12-06T00:25:00Z"/>
          <w:lang w:val="fr-FR"/>
          <w:rPrChange w:id="3397" w:author="The Si Tran" w:date="2012-12-05T23:02:00Z">
            <w:rPr>
              <w:del w:id="3398" w:author="The Si Tran" w:date="2012-12-06T00:25:00Z"/>
              <w:sz w:val="28"/>
              <w:szCs w:val="28"/>
              <w:lang w:val="fr-FR"/>
            </w:rPr>
          </w:rPrChange>
        </w:rPr>
        <w:pPrChange w:id="3399" w:author="The Si Tran" w:date="2012-12-15T07:53:00Z">
          <w:pPr>
            <w:ind w:firstLine="547"/>
          </w:pPr>
        </w:pPrChange>
      </w:pPr>
      <w:del w:id="3400" w:author="The Si Tran" w:date="2012-12-06T00:25:00Z">
        <w:r w:rsidRPr="0049233F" w:rsidDel="006C7117">
          <w:rPr>
            <w:lang w:val="fr-FR"/>
            <w:rPrChange w:id="340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25pt;height:25.35pt" o:ole="">
              <v:imagedata r:id="rId70" o:title=""/>
            </v:shape>
            <o:OLEObject Type="Embed" ProgID="Equation.DSMT4" ShapeID="_x0000_i1052" DrawAspect="Content" ObjectID="_1417199824" r:id="rId71"/>
          </w:object>
        </w:r>
        <w:r w:rsidRPr="0049233F" w:rsidDel="006C7117">
          <w:rPr>
            <w:lang w:val="fr-FR"/>
            <w:rPrChange w:id="340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85pt;height:40.3pt" o:ole="">
              <v:imagedata r:id="rId72" o:title=""/>
            </v:shape>
            <o:OLEObject Type="Embed" ProgID="Equation.DSMT4" ShapeID="_x0000_i1053" DrawAspect="Content" ObjectID="_1417199825" r:id="rId73"/>
          </w:object>
        </w:r>
      </w:del>
    </w:p>
    <w:p w14:paraId="291E9BAD" w14:textId="77777777" w:rsidR="006A21F7" w:rsidRPr="008308F4" w:rsidDel="008308F4" w:rsidRDefault="006A21F7">
      <w:pPr>
        <w:rPr>
          <w:del w:id="3403" w:author="The Si Tran" w:date="2012-12-06T00:30:00Z"/>
          <w:lang w:val="fr-FR"/>
        </w:rPr>
        <w:pPrChange w:id="3404" w:author="The Si Tran" w:date="2012-12-15T07:53:00Z">
          <w:pPr>
            <w:ind w:firstLine="547"/>
          </w:pPr>
        </w:pPrChange>
      </w:pPr>
      <w:r w:rsidRPr="0049233F">
        <w:rPr>
          <w:lang w:val="fr-FR"/>
          <w:rPrChange w:id="3405" w:author="The Si Tran" w:date="2012-12-05T23:02:00Z">
            <w:rPr>
              <w:sz w:val="28"/>
              <w:szCs w:val="28"/>
              <w:lang w:val="fr-FR"/>
            </w:rPr>
          </w:rPrChange>
        </w:rPr>
        <w:t xml:space="preserve">Vì chuỗi </w:t>
      </w:r>
      <w:del w:id="3406" w:author="The Si Tran" w:date="2012-12-06T00:26:00Z">
        <w:r w:rsidRPr="00082976" w:rsidDel="008B2829">
          <w:rPr>
            <w:position w:val="-14"/>
            <w:lang w:val="fr-FR"/>
          </w:rPr>
          <w:object w:dxaOrig="460" w:dyaOrig="400" w14:anchorId="197B24D2">
            <v:shape id="_x0000_i1054" type="#_x0000_t75" style="width:28.2pt;height:25.35pt" o:ole="">
              <v:imagedata r:id="rId74" o:title=""/>
            </v:shape>
            <o:OLEObject Type="Embed" ProgID="Equation.DSMT4" ShapeID="_x0000_i1054" DrawAspect="Content" ObjectID="_1417199826" r:id="rId75"/>
          </w:object>
        </w:r>
      </w:del>
      <m:oMath>
        <m:d>
          <m:dPr>
            <m:begChr m:val="{"/>
            <m:endChr m:val="}"/>
            <m:ctrlPr>
              <w:ins w:id="3407" w:author="The Si Tran" w:date="2012-12-06T00:26:00Z">
                <w:rPr>
                  <w:rFonts w:ascii="Cambria Math" w:hAnsi="Cambria Math"/>
                  <w:i/>
                  <w:lang w:val="fr-FR"/>
                </w:rPr>
              </w:ins>
            </m:ctrlPr>
          </m:dPr>
          <m:e>
            <m:sSub>
              <m:sSubPr>
                <m:ctrlPr>
                  <w:ins w:id="3408" w:author="The Si Tran" w:date="2012-12-06T00:26:00Z">
                    <w:rPr>
                      <w:rFonts w:ascii="Cambria Math" w:hAnsi="Cambria Math"/>
                      <w:i/>
                      <w:lang w:val="fr-FR"/>
                    </w:rPr>
                  </w:ins>
                </m:ctrlPr>
              </m:sSubPr>
              <m:e>
                <w:ins w:id="3409" w:author="The Si Tran" w:date="2012-12-06T00:26:00Z">
                  <m:r>
                    <w:rPr>
                      <w:rFonts w:ascii="Cambria Math" w:hAnsi="Cambria Math"/>
                      <w:lang w:val="fr-FR"/>
                    </w:rPr>
                    <m:t>ε</m:t>
                  </m:r>
                </w:ins>
              </m:e>
              <m:sub>
                <w:ins w:id="3410" w:author="The Si Tran" w:date="2012-12-06T00:26:00Z">
                  <m:r>
                    <w:rPr>
                      <w:rFonts w:ascii="Cambria Math" w:hAnsi="Cambria Math"/>
                      <w:lang w:val="fr-FR"/>
                    </w:rPr>
                    <m:t>t</m:t>
                  </m:r>
                </w:ins>
              </m:sub>
            </m:sSub>
          </m:e>
        </m:d>
      </m:oMath>
      <w:r w:rsidRPr="0049233F">
        <w:rPr>
          <w:lang w:val="fr-FR"/>
          <w:rPrChange w:id="3411" w:author="The Si Tran" w:date="2012-12-05T23:02:00Z">
            <w:rPr>
              <w:sz w:val="28"/>
              <w:szCs w:val="28"/>
              <w:lang w:val="fr-FR"/>
            </w:rPr>
          </w:rPrChange>
        </w:rPr>
        <w:t xml:space="preserve"> là chuỗi nhiễu trắng</w:t>
      </w:r>
      <w:ins w:id="3412" w:author="The Si Tran" w:date="2012-12-06T00:15:00Z">
        <w:r w:rsidR="004939AB">
          <w:rPr>
            <w:lang w:val="fr-FR"/>
          </w:rPr>
          <w:t xml:space="preserve"> </w:t>
        </w:r>
      </w:ins>
      <w:r w:rsidRPr="0049233F">
        <w:rPr>
          <w:lang w:val="fr-FR"/>
          <w:rPrChange w:id="3413" w:author="The Si Tran" w:date="2012-12-05T23:02:00Z">
            <w:rPr>
              <w:sz w:val="28"/>
              <w:szCs w:val="28"/>
              <w:lang w:val="fr-FR"/>
            </w:rPr>
          </w:rPrChange>
        </w:rPr>
        <w:t xml:space="preserve">(white noise), tức là </w:t>
      </w:r>
      <w:ins w:id="341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415" w:author="The Si Tran" w:date="2012-12-06T00:27:00Z">
        <w:r w:rsidRPr="00082976" w:rsidDel="00031BC2">
          <w:rPr>
            <w:position w:val="-12"/>
            <w:lang w:val="fr-FR"/>
          </w:rPr>
          <w:object w:dxaOrig="960" w:dyaOrig="360" w14:anchorId="24405B0A">
            <v:shape id="_x0000_i1055" type="#_x0000_t75" style="width:57.6pt;height:21.9pt" o:ole="">
              <v:imagedata r:id="rId76" o:title=""/>
            </v:shape>
            <o:OLEObject Type="Embed" ProgID="Equation.DSMT4" ShapeID="_x0000_i1055" DrawAspect="Content" ObjectID="_1417199827" r:id="rId77"/>
          </w:object>
        </w:r>
      </w:del>
      <w:ins w:id="3416" w:author="The Si Tran" w:date="2012-12-06T00:27:00Z">
        <w:r w:rsidR="00031BC2">
          <w:rPr>
            <w:lang w:val="fr-FR"/>
          </w:rPr>
          <w:t xml:space="preserve"> </w:t>
        </w:r>
      </w:ins>
      <w:r w:rsidRPr="0049233F">
        <w:rPr>
          <w:lang w:val="fr-FR"/>
          <w:rPrChange w:id="3417" w:author="The Si Tran" w:date="2012-12-05T23:02:00Z">
            <w:rPr>
              <w:sz w:val="28"/>
              <w:szCs w:val="28"/>
              <w:lang w:val="fr-FR"/>
            </w:rPr>
          </w:rPrChange>
        </w:rPr>
        <w:t xml:space="preserve">và </w:t>
      </w:r>
      <w:del w:id="3418" w:author="The Si Tran" w:date="2012-12-06T00:30:00Z">
        <w:r w:rsidRPr="00082976" w:rsidDel="008308F4">
          <w:rPr>
            <w:position w:val="-32"/>
            <w:lang w:val="fr-FR"/>
          </w:rPr>
          <w:object w:dxaOrig="2140" w:dyaOrig="760" w14:anchorId="53F164CD">
            <v:shape id="_x0000_i1056" type="#_x0000_t75" style="width:140.55pt;height:50.1pt" o:ole="">
              <v:imagedata r:id="rId78" o:title=""/>
            </v:shape>
            <o:OLEObject Type="Embed" ProgID="Equation.DSMT4" ShapeID="_x0000_i1056" DrawAspect="Content" ObjectID="_1417199828" r:id="rId79"/>
          </w:object>
        </w:r>
      </w:del>
    </w:p>
    <w:p w14:paraId="1646F1B9" w14:textId="77777777" w:rsidR="008308F4" w:rsidRPr="008308F4" w:rsidRDefault="008308F4">
      <w:pPr>
        <w:rPr>
          <w:ins w:id="3419" w:author="The Si Tran" w:date="2012-12-06T00:30:00Z"/>
          <w:lang w:val="fr-FR"/>
          <w:rPrChange w:id="3420" w:author="The Si Tran" w:date="2012-12-06T00:30:00Z">
            <w:rPr>
              <w:ins w:id="3421" w:author="The Si Tran" w:date="2012-12-06T00:30:00Z"/>
              <w:sz w:val="28"/>
              <w:szCs w:val="28"/>
              <w:lang w:val="fr-FR"/>
            </w:rPr>
          </w:rPrChange>
        </w:rPr>
        <w:pPrChange w:id="3422" w:author="The Si Tran" w:date="2012-12-15T07:53:00Z">
          <w:pPr>
            <w:ind w:left="547"/>
          </w:pPr>
        </w:pPrChange>
      </w:pPr>
    </w:p>
    <w:p w14:paraId="3AB410B0" w14:textId="77777777" w:rsidR="008308F4" w:rsidRPr="00E231FB" w:rsidRDefault="00276DB6">
      <w:pPr>
        <w:rPr>
          <w:ins w:id="3423" w:author="The Si Tran" w:date="2012-12-06T00:28:00Z"/>
          <w:lang w:val="fr-FR"/>
        </w:rPr>
        <w:pPrChange w:id="3424" w:author="The Si Tran" w:date="2012-12-15T07:54:00Z">
          <w:pPr>
            <w:ind w:firstLine="547"/>
          </w:pPr>
        </w:pPrChange>
      </w:pPr>
      <m:oMathPara>
        <m:oMathParaPr>
          <m:jc m:val="center"/>
        </m:oMathParaPr>
        <m:oMath>
          <m:sSub>
            <m:sSubPr>
              <m:ctrlPr>
                <w:ins w:id="3425" w:author="The Si Tran" w:date="2012-12-06T00:28:00Z">
                  <w:rPr>
                    <w:rFonts w:ascii="Cambria Math" w:hAnsi="Cambria Math"/>
                    <w:lang w:val="fr-FR"/>
                  </w:rPr>
                </w:ins>
              </m:ctrlPr>
            </m:sSubPr>
            <m:e>
              <w:ins w:id="3426" w:author="The Si Tran" w:date="2012-12-06T00:28:00Z">
                <m:r>
                  <w:rPr>
                    <w:rFonts w:ascii="Cambria Math" w:hAnsi="Cambria Math"/>
                    <w:lang w:val="fr-FR"/>
                  </w:rPr>
                  <m:t>γ</m:t>
                </m:r>
              </w:ins>
            </m:e>
            <m:sub>
              <w:ins w:id="3427" w:author="The Si Tran" w:date="2012-12-06T00:28:00Z">
                <m:r>
                  <w:rPr>
                    <w:rFonts w:ascii="Cambria Math" w:hAnsi="Cambria Math"/>
                    <w:lang w:val="fr-FR"/>
                  </w:rPr>
                  <m:t>ε</m:t>
                </m:r>
              </w:ins>
            </m:sub>
          </m:sSub>
          <m:d>
            <m:dPr>
              <m:ctrlPr>
                <w:ins w:id="3428" w:author="The Si Tran" w:date="2012-12-06T00:28:00Z">
                  <w:rPr>
                    <w:rFonts w:ascii="Cambria Math" w:hAnsi="Cambria Math"/>
                    <w:lang w:val="fr-FR"/>
                  </w:rPr>
                </w:ins>
              </m:ctrlPr>
            </m:dPr>
            <m:e>
              <w:ins w:id="3429" w:author="The Si Tran" w:date="2012-12-06T00:28:00Z">
                <m:r>
                  <w:rPr>
                    <w:rFonts w:ascii="Cambria Math" w:hAnsi="Cambria Math"/>
                    <w:lang w:val="fr-FR"/>
                  </w:rPr>
                  <m:t>h</m:t>
                </m:r>
              </w:ins>
            </m:e>
          </m:d>
          <w:ins w:id="3430" w:author="The Si Tran" w:date="2012-12-06T00:29:00Z">
            <m:r>
              <m:rPr>
                <m:sty m:val="p"/>
              </m:rPr>
              <w:rPr>
                <w:rFonts w:ascii="Cambria Math" w:hAnsi="Cambria Math"/>
                <w:lang w:val="fr-FR"/>
              </w:rPr>
              <m:t>=</m:t>
            </m:r>
          </w:ins>
          <m:d>
            <m:dPr>
              <m:begChr m:val="{"/>
              <m:endChr m:val=""/>
              <m:ctrlPr>
                <w:ins w:id="3431" w:author="The Si Tran" w:date="2012-12-06T00:30:00Z">
                  <w:rPr>
                    <w:rFonts w:ascii="Cambria Math" w:hAnsi="Cambria Math"/>
                    <w:lang w:val="fr-FR"/>
                  </w:rPr>
                </w:ins>
              </m:ctrlPr>
            </m:dPr>
            <m:e>
              <m:eqArr>
                <m:eqArrPr>
                  <m:ctrlPr>
                    <w:ins w:id="3432" w:author="The Si Tran" w:date="2012-12-06T00:30:00Z">
                      <w:rPr>
                        <w:rFonts w:ascii="Cambria Math" w:hAnsi="Cambria Math"/>
                        <w:lang w:val="fr-FR"/>
                      </w:rPr>
                    </w:ins>
                  </m:ctrlPr>
                </m:eqArrPr>
                <m:e>
                  <m:sSup>
                    <m:sSupPr>
                      <m:ctrlPr>
                        <w:ins w:id="3433" w:author="The Si Tran" w:date="2012-12-06T00:30:00Z">
                          <w:rPr>
                            <w:rFonts w:ascii="Cambria Math" w:hAnsi="Cambria Math"/>
                            <w:lang w:val="fr-FR"/>
                          </w:rPr>
                        </w:ins>
                      </m:ctrlPr>
                    </m:sSupPr>
                    <m:e>
                      <w:ins w:id="3434" w:author="The Si Tran" w:date="2012-12-06T00:30:00Z">
                        <m:r>
                          <w:rPr>
                            <w:rFonts w:ascii="Cambria Math" w:hAnsi="Cambria Math"/>
                            <w:lang w:val="fr-FR"/>
                          </w:rPr>
                          <m:t>σ</m:t>
                        </m:r>
                      </w:ins>
                    </m:e>
                    <m:sup>
                      <w:ins w:id="3435" w:author="The Si Tran" w:date="2012-12-06T00:30:00Z">
                        <m:r>
                          <m:rPr>
                            <m:sty m:val="p"/>
                          </m:rPr>
                          <w:rPr>
                            <w:rFonts w:ascii="Cambria Math" w:hAnsi="Cambria Math"/>
                            <w:lang w:val="fr-FR"/>
                          </w:rPr>
                          <m:t>2</m:t>
                        </m:r>
                      </w:ins>
                    </m:sup>
                  </m:sSup>
                  <w:ins w:id="343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43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438" w:author="The Si Tran" w:date="2012-12-05T23:02:00Z">
            <w:rPr>
              <w:sz w:val="28"/>
              <w:szCs w:val="28"/>
              <w:lang w:val="fr-FR"/>
            </w:rPr>
          </w:rPrChange>
        </w:rPr>
        <w:pPrChange w:id="3439" w:author="The Si Tran" w:date="2012-12-15T07:53:00Z">
          <w:pPr>
            <w:ind w:firstLine="547"/>
          </w:pPr>
        </w:pPrChange>
      </w:pPr>
      <w:r w:rsidRPr="0049233F">
        <w:rPr>
          <w:lang w:val="fr-FR"/>
          <w:rPrChange w:id="344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441" w:author="The Si Tran" w:date="2012-12-15T07:53:00Z">
            <w:rPr>
              <w:sz w:val="28"/>
              <w:szCs w:val="28"/>
              <w:lang w:val="fr-FR"/>
            </w:rPr>
          </w:rPrChange>
        </w:rPr>
        <w:pPrChange w:id="3442" w:author="The Si Tran" w:date="2012-12-15T08:05:00Z">
          <w:pPr>
            <w:ind w:firstLine="547"/>
          </w:pPr>
        </w:pPrChange>
      </w:pPr>
      <w:ins w:id="344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44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445" w:author="The Si Tran" w:date="2012-12-06T00:37:00Z"/>
          <w:lang w:val="fr-FR"/>
          <w:rPrChange w:id="3446" w:author="The Si Tran" w:date="2012-12-06T00:37:00Z">
            <w:rPr>
              <w:ins w:id="3447" w:author="The Si Tran" w:date="2012-12-06T00:37:00Z"/>
              <w:rFonts w:ascii="Cambria Math" w:hAnsi="Cambria Math"/>
              <w:i/>
              <w:szCs w:val="26"/>
              <w:lang w:val="fr-FR"/>
            </w:rPr>
          </w:rPrChange>
        </w:rPr>
        <w:pPrChange w:id="3448" w:author="The Si Tran" w:date="2012-12-15T07:54:00Z">
          <w:pPr>
            <w:ind w:firstLine="547"/>
          </w:pPr>
        </w:pPrChange>
      </w:pPr>
      <w:del w:id="3449" w:author="The Si Tran" w:date="2012-12-06T00:33:00Z">
        <w:r w:rsidRPr="00B312F5" w:rsidDel="00CF4667">
          <w:rPr>
            <w:position w:val="-14"/>
            <w:lang w:val="fr-FR"/>
          </w:rPr>
          <w:object w:dxaOrig="3960" w:dyaOrig="380" w14:anchorId="6EB4E1F7">
            <v:shape id="_x0000_i1057" type="#_x0000_t75" style="width:4in;height:27.65pt" o:ole="">
              <v:imagedata r:id="rId80" o:title=""/>
            </v:shape>
            <o:OLEObject Type="Embed" ProgID="Equation.DSMT4" ShapeID="_x0000_i1057" DrawAspect="Content" ObjectID="_1417199829" r:id="rId81"/>
          </w:object>
        </w:r>
        <w:r w:rsidRPr="0049233F" w:rsidDel="00CF4667">
          <w:rPr>
            <w:lang w:val="fr-FR"/>
            <w:rPrChange w:id="3450" w:author="The Si Tran" w:date="2012-12-05T23:02:00Z">
              <w:rPr>
                <w:sz w:val="28"/>
                <w:szCs w:val="28"/>
                <w:lang w:val="fr-FR"/>
              </w:rPr>
            </w:rPrChange>
          </w:rPr>
          <w:delText>.</w:delText>
        </w:r>
      </w:del>
      <w:ins w:id="345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452" w:author="The Si Tran" w:date="2012-12-15T07:54:00Z">
            <w:rPr>
              <w:sz w:val="28"/>
              <w:szCs w:val="28"/>
              <w:lang w:val="fr-FR"/>
            </w:rPr>
          </w:rPrChange>
        </w:rPr>
        <w:pPrChange w:id="3453" w:author="The Si Tran" w:date="2012-12-15T07:54:00Z">
          <w:pPr>
            <w:ind w:firstLine="547"/>
          </w:pPr>
        </w:pPrChange>
      </w:pPr>
      <w:ins w:id="345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455" w:author="The Si Tran" w:date="2012-12-06T00:37:00Z"/>
          <w:szCs w:val="26"/>
          <w:lang w:val="fr-FR"/>
          <w:rPrChange w:id="3456" w:author="The Si Tran" w:date="2012-12-05T23:02:00Z">
            <w:rPr>
              <w:del w:id="3457" w:author="The Si Tran" w:date="2012-12-06T00:37:00Z"/>
              <w:sz w:val="28"/>
              <w:szCs w:val="28"/>
              <w:lang w:val="fr-FR"/>
            </w:rPr>
          </w:rPrChange>
        </w:rPr>
      </w:pPr>
      <w:ins w:id="3458"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459" w:author="The Si Tran" w:date="2012-12-06T00:37:00Z"/>
          <w:szCs w:val="26"/>
          <w:lang w:val="fr-FR"/>
          <w:rPrChange w:id="3460" w:author="The Si Tran" w:date="2012-12-05T23:02:00Z">
            <w:rPr>
              <w:del w:id="3461" w:author="The Si Tran" w:date="2012-12-06T00:37:00Z"/>
              <w:sz w:val="28"/>
              <w:szCs w:val="28"/>
              <w:lang w:val="fr-FR"/>
            </w:rPr>
          </w:rPrChange>
        </w:rPr>
      </w:pPr>
      <w:del w:id="3462" w:author="The Si Tran" w:date="2012-12-06T00:35:00Z">
        <w:r w:rsidRPr="00B312F5" w:rsidDel="00A35187">
          <w:rPr>
            <w:position w:val="-14"/>
            <w:szCs w:val="26"/>
            <w:lang w:val="fr-FR"/>
          </w:rPr>
          <w:object w:dxaOrig="4599" w:dyaOrig="380" w14:anchorId="2C4DA43D">
            <v:shape id="_x0000_i1058" type="#_x0000_t75" style="width:331.8pt;height:28.2pt" o:ole="">
              <v:imagedata r:id="rId82" o:title=""/>
            </v:shape>
            <o:OLEObject Type="Embed" ProgID="Equation.DSMT4" ShapeID="_x0000_i1058" DrawAspect="Content" ObjectID="_1417199830" r:id="rId83"/>
          </w:object>
        </w:r>
      </w:del>
    </w:p>
    <w:p w14:paraId="170D0928" w14:textId="6599E7AC" w:rsidR="005947EE" w:rsidRPr="00097101" w:rsidRDefault="006A21F7">
      <w:pPr>
        <w:tabs>
          <w:tab w:val="left" w:pos="1440"/>
        </w:tabs>
        <w:rPr>
          <w:ins w:id="3463" w:author="The Si Tran" w:date="2012-12-06T00:43:00Z"/>
          <w:lang w:val="fr-FR"/>
          <w:rPrChange w:id="3464" w:author="The Si Tran" w:date="2012-12-15T07:55:00Z">
            <w:rPr>
              <w:ins w:id="3465" w:author="The Si Tran" w:date="2012-12-06T00:43:00Z"/>
              <w:rFonts w:ascii="Cambria Math" w:hAnsi="Cambria Math"/>
              <w:i/>
              <w:szCs w:val="26"/>
              <w:lang w:val="fr-FR"/>
            </w:rPr>
          </w:rPrChange>
        </w:rPr>
        <w:pPrChange w:id="3466" w:author="The Si Tran" w:date="2012-12-15T07:55:00Z">
          <w:pPr>
            <w:ind w:firstLine="547"/>
          </w:pPr>
        </w:pPrChange>
      </w:pPr>
      <w:del w:id="3467" w:author="The Si Tran" w:date="2012-12-06T00:37:00Z">
        <w:r w:rsidRPr="0049233F" w:rsidDel="00A92BAB">
          <w:rPr>
            <w:lang w:val="fr-FR"/>
            <w:rPrChange w:id="3468" w:author="The Si Tran" w:date="2012-12-05T23:02:00Z">
              <w:rPr>
                <w:sz w:val="28"/>
                <w:szCs w:val="28"/>
                <w:lang w:val="fr-FR"/>
              </w:rPr>
            </w:rPrChange>
          </w:rPr>
          <w:delText xml:space="preserve">                </w:delText>
        </w:r>
      </w:del>
      <w:del w:id="3469" w:author="The Si Tran" w:date="2012-12-06T00:39:00Z">
        <w:r w:rsidRPr="0049233F" w:rsidDel="00E270B0">
          <w:rPr>
            <w:lang w:val="fr-FR"/>
            <w:rPrChange w:id="3470" w:author="The Si Tran" w:date="2012-12-05T23:02:00Z">
              <w:rPr>
                <w:sz w:val="28"/>
                <w:szCs w:val="28"/>
                <w:lang w:val="fr-FR"/>
              </w:rPr>
            </w:rPrChange>
          </w:rPr>
          <w:delText xml:space="preserve">              </w:delText>
        </w:r>
      </w:del>
      <w:ins w:id="347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472" w:author="The Si Tran" w:date="2012-12-14T04:51:00Z"/>
          <w:szCs w:val="26"/>
          <w:lang w:val="fr-FR"/>
          <w:rPrChange w:id="3473" w:author="The Si Tran" w:date="2012-12-05T23:02:00Z">
            <w:rPr>
              <w:del w:id="3474" w:author="The Si Tran" w:date="2012-12-14T04:51:00Z"/>
              <w:sz w:val="28"/>
              <w:szCs w:val="28"/>
              <w:lang w:val="fr-FR"/>
            </w:rPr>
          </w:rPrChange>
        </w:rPr>
        <w:pPrChange w:id="3475" w:author="The Si Tran" w:date="2012-12-06T00:39:00Z">
          <w:pPr>
            <w:ind w:firstLine="547"/>
          </w:pPr>
        </w:pPrChange>
      </w:pPr>
      <w:ins w:id="3476" w:author="The Si Tran" w:date="2012-12-06T00:39:00Z">
        <m:oMath>
          <m:r>
            <w:rPr>
              <w:rFonts w:ascii="Cambria Math" w:hAnsi="Cambria Math"/>
              <w:szCs w:val="26"/>
              <w:lang w:val="fr-FR"/>
            </w:rPr>
            <w:lastRenderedPageBreak/>
            <m:t>=</m:t>
          </m:r>
        </m:oMath>
      </w:ins>
      <m:oMath>
        <m:d>
          <m:dPr>
            <m:begChr m:val="{"/>
            <m:endChr m:val=""/>
            <m:ctrlPr>
              <w:ins w:id="3477" w:author="The Si Tran" w:date="2012-12-06T00:41:00Z">
                <w:rPr>
                  <w:rFonts w:ascii="Cambria Math" w:hAnsi="Cambria Math"/>
                  <w:i/>
                  <w:szCs w:val="26"/>
                  <w:lang w:val="fr-FR"/>
                </w:rPr>
              </w:ins>
            </m:ctrlPr>
          </m:dPr>
          <m:e>
            <m:eqArr>
              <m:eqArrPr>
                <m:ctrlPr>
                  <w:ins w:id="3478" w:author="The Si Tran" w:date="2012-12-06T00:41:00Z">
                    <w:rPr>
                      <w:rFonts w:ascii="Cambria Math" w:hAnsi="Cambria Math"/>
                      <w:i/>
                      <w:szCs w:val="26"/>
                      <w:lang w:val="fr-FR"/>
                    </w:rPr>
                  </w:ins>
                </m:ctrlPr>
              </m:eqArrPr>
              <m:e>
                <m:sSup>
                  <m:sSupPr>
                    <m:ctrlPr>
                      <w:ins w:id="3479" w:author="The Si Tran" w:date="2012-12-06T00:42:00Z">
                        <w:rPr>
                          <w:rFonts w:ascii="Cambria Math" w:hAnsi="Cambria Math"/>
                          <w:i/>
                          <w:szCs w:val="26"/>
                          <w:lang w:val="fr-FR"/>
                        </w:rPr>
                      </w:ins>
                    </m:ctrlPr>
                  </m:sSupPr>
                  <m:e>
                    <w:ins w:id="3480" w:author="The Si Tran" w:date="2012-12-06T00:42:00Z">
                      <m:r>
                        <w:rPr>
                          <w:rFonts w:ascii="Cambria Math" w:hAnsi="Cambria Math"/>
                          <w:szCs w:val="26"/>
                          <w:lang w:val="fr-FR"/>
                        </w:rPr>
                        <m:t>σ</m:t>
                      </m:r>
                    </w:ins>
                  </m:e>
                  <m:sup>
                    <w:ins w:id="3481" w:author="The Si Tran" w:date="2012-12-06T00:42:00Z">
                      <m:r>
                        <w:rPr>
                          <w:rFonts w:ascii="Cambria Math" w:hAnsi="Cambria Math"/>
                          <w:szCs w:val="26"/>
                          <w:lang w:val="fr-FR"/>
                        </w:rPr>
                        <m:t>2</m:t>
                      </m:r>
                    </w:ins>
                  </m:sup>
                </m:sSup>
                <m:d>
                  <m:dPr>
                    <m:ctrlPr>
                      <w:ins w:id="3482" w:author="The Si Tran" w:date="2012-12-06T00:42:00Z">
                        <w:rPr>
                          <w:rFonts w:ascii="Cambria Math" w:hAnsi="Cambria Math"/>
                          <w:i/>
                          <w:szCs w:val="26"/>
                          <w:lang w:val="fr-FR"/>
                        </w:rPr>
                      </w:ins>
                    </m:ctrlPr>
                  </m:dPr>
                  <m:e>
                    <w:ins w:id="3483" w:author="The Si Tran" w:date="2012-12-06T00:42:00Z">
                      <m:r>
                        <w:rPr>
                          <w:rFonts w:ascii="Cambria Math" w:hAnsi="Cambria Math"/>
                          <w:szCs w:val="26"/>
                          <w:lang w:val="fr-FR"/>
                        </w:rPr>
                        <m:t>-</m:t>
                      </m:r>
                    </w:ins>
                    <m:sSub>
                      <m:sSubPr>
                        <m:ctrlPr>
                          <w:ins w:id="3484" w:author="The Si Tran" w:date="2012-12-06T00:42:00Z">
                            <w:rPr>
                              <w:rFonts w:ascii="Cambria Math" w:hAnsi="Cambria Math"/>
                              <w:i/>
                              <w:szCs w:val="26"/>
                              <w:lang w:val="fr-FR"/>
                            </w:rPr>
                          </w:ins>
                        </m:ctrlPr>
                      </m:sSubPr>
                      <m:e>
                        <w:ins w:id="3485" w:author="The Si Tran" w:date="2012-12-06T00:43:00Z">
                          <m:r>
                            <w:rPr>
                              <w:rFonts w:ascii="Cambria Math" w:hAnsi="Cambria Math"/>
                              <w:szCs w:val="26"/>
                              <w:lang w:val="fr-FR"/>
                            </w:rPr>
                            <m:t>θ</m:t>
                          </m:r>
                        </w:ins>
                      </m:e>
                      <m:sub>
                        <w:ins w:id="3486" w:author="The Si Tran" w:date="2012-12-06T00:42:00Z">
                          <m:r>
                            <w:rPr>
                              <w:rFonts w:ascii="Cambria Math" w:hAnsi="Cambria Math"/>
                              <w:szCs w:val="26"/>
                              <w:lang w:val="fr-FR"/>
                            </w:rPr>
                            <m:t>k</m:t>
                          </m:r>
                        </w:ins>
                      </m:sub>
                    </m:sSub>
                    <w:ins w:id="3487" w:author="The Si Tran" w:date="2012-12-06T00:43:00Z">
                      <m:r>
                        <w:rPr>
                          <w:rFonts w:ascii="Cambria Math" w:hAnsi="Cambria Math"/>
                          <w:szCs w:val="26"/>
                          <w:lang w:val="fr-FR"/>
                        </w:rPr>
                        <m:t>+</m:t>
                      </m:r>
                    </w:ins>
                    <m:sSub>
                      <m:sSubPr>
                        <m:ctrlPr>
                          <w:ins w:id="3488" w:author="The Si Tran" w:date="2012-12-06T00:43:00Z">
                            <w:rPr>
                              <w:rFonts w:ascii="Cambria Math" w:hAnsi="Cambria Math"/>
                              <w:i/>
                              <w:szCs w:val="26"/>
                              <w:lang w:val="fr-FR"/>
                            </w:rPr>
                          </w:ins>
                        </m:ctrlPr>
                      </m:sSubPr>
                      <m:e>
                        <w:ins w:id="3489" w:author="The Si Tran" w:date="2012-12-06T00:43:00Z">
                          <m:r>
                            <w:rPr>
                              <w:rFonts w:ascii="Cambria Math" w:hAnsi="Cambria Math"/>
                              <w:szCs w:val="26"/>
                              <w:lang w:val="fr-FR"/>
                            </w:rPr>
                            <m:t>θ</m:t>
                          </m:r>
                        </w:ins>
                      </m:e>
                      <m:sub>
                        <w:ins w:id="3490" w:author="The Si Tran" w:date="2012-12-06T00:43:00Z">
                          <m:r>
                            <w:rPr>
                              <w:rFonts w:ascii="Cambria Math" w:hAnsi="Cambria Math"/>
                              <w:szCs w:val="26"/>
                              <w:lang w:val="fr-FR"/>
                            </w:rPr>
                            <m:t>1</m:t>
                          </m:r>
                        </w:ins>
                      </m:sub>
                    </m:sSub>
                    <m:sSub>
                      <m:sSubPr>
                        <m:ctrlPr>
                          <w:ins w:id="3491" w:author="The Si Tran" w:date="2012-12-06T00:43:00Z">
                            <w:rPr>
                              <w:rFonts w:ascii="Cambria Math" w:hAnsi="Cambria Math"/>
                              <w:i/>
                              <w:szCs w:val="26"/>
                              <w:lang w:val="fr-FR"/>
                            </w:rPr>
                          </w:ins>
                        </m:ctrlPr>
                      </m:sSubPr>
                      <m:e>
                        <w:ins w:id="3492" w:author="The Si Tran" w:date="2012-12-06T00:43:00Z">
                          <m:r>
                            <w:rPr>
                              <w:rFonts w:ascii="Cambria Math" w:hAnsi="Cambria Math"/>
                              <w:szCs w:val="26"/>
                              <w:lang w:val="fr-FR"/>
                            </w:rPr>
                            <m:t>θ</m:t>
                          </m:r>
                        </w:ins>
                      </m:e>
                      <m:sub>
                        <w:ins w:id="3493" w:author="The Si Tran" w:date="2012-12-06T00:43:00Z">
                          <m:r>
                            <w:rPr>
                              <w:rFonts w:ascii="Cambria Math" w:hAnsi="Cambria Math"/>
                              <w:szCs w:val="26"/>
                              <w:lang w:val="fr-FR"/>
                            </w:rPr>
                            <m:t>k+1</m:t>
                          </m:r>
                        </w:ins>
                      </m:sub>
                    </m:sSub>
                    <w:ins w:id="3494" w:author="The Si Tran" w:date="2012-12-06T00:43:00Z">
                      <m:r>
                        <w:rPr>
                          <w:rFonts w:ascii="Cambria Math" w:hAnsi="Cambria Math"/>
                          <w:szCs w:val="26"/>
                          <w:lang w:val="fr-FR"/>
                        </w:rPr>
                        <m:t>+…+</m:t>
                      </m:r>
                    </w:ins>
                    <m:sSub>
                      <m:sSubPr>
                        <m:ctrlPr>
                          <w:ins w:id="3495" w:author="The Si Tran" w:date="2012-12-06T00:43:00Z">
                            <w:rPr>
                              <w:rFonts w:ascii="Cambria Math" w:hAnsi="Cambria Math"/>
                              <w:i/>
                              <w:szCs w:val="26"/>
                              <w:lang w:val="fr-FR"/>
                            </w:rPr>
                          </w:ins>
                        </m:ctrlPr>
                      </m:sSubPr>
                      <m:e>
                        <w:ins w:id="3496" w:author="The Si Tran" w:date="2012-12-06T00:43:00Z">
                          <m:r>
                            <w:rPr>
                              <w:rFonts w:ascii="Cambria Math" w:hAnsi="Cambria Math"/>
                              <w:szCs w:val="26"/>
                              <w:lang w:val="fr-FR"/>
                            </w:rPr>
                            <m:t>θ</m:t>
                          </m:r>
                        </w:ins>
                      </m:e>
                      <m:sub>
                        <w:ins w:id="3497" w:author="The Si Tran" w:date="2012-12-06T00:43:00Z">
                          <m:r>
                            <w:rPr>
                              <w:rFonts w:ascii="Cambria Math" w:hAnsi="Cambria Math"/>
                              <w:szCs w:val="26"/>
                              <w:lang w:val="fr-FR"/>
                            </w:rPr>
                            <m:t>q-k</m:t>
                          </m:r>
                        </w:ins>
                      </m:sub>
                    </m:sSub>
                    <m:sSub>
                      <m:sSubPr>
                        <m:ctrlPr>
                          <w:ins w:id="3498" w:author="The Si Tran" w:date="2012-12-06T00:43:00Z">
                            <w:rPr>
                              <w:rFonts w:ascii="Cambria Math" w:hAnsi="Cambria Math"/>
                              <w:i/>
                              <w:szCs w:val="26"/>
                              <w:lang w:val="fr-FR"/>
                            </w:rPr>
                          </w:ins>
                        </m:ctrlPr>
                      </m:sSubPr>
                      <m:e>
                        <w:ins w:id="3499" w:author="The Si Tran" w:date="2012-12-06T00:43:00Z">
                          <m:r>
                            <w:rPr>
                              <w:rFonts w:ascii="Cambria Math" w:hAnsi="Cambria Math"/>
                              <w:szCs w:val="26"/>
                              <w:lang w:val="fr-FR"/>
                            </w:rPr>
                            <m:t>θ</m:t>
                          </m:r>
                        </w:ins>
                      </m:e>
                      <m:sub>
                        <w:ins w:id="3500" w:author="The Si Tran" w:date="2012-12-06T00:43:00Z">
                          <m:r>
                            <w:rPr>
                              <w:rFonts w:ascii="Cambria Math" w:hAnsi="Cambria Math"/>
                              <w:szCs w:val="26"/>
                              <w:lang w:val="fr-FR"/>
                            </w:rPr>
                            <m:t>k</m:t>
                          </m:r>
                        </w:ins>
                      </m:sub>
                    </m:sSub>
                  </m:e>
                </m:d>
                <w:ins w:id="3501" w:author="The Si Tran" w:date="2012-12-06T00:42:00Z">
                  <m:r>
                    <w:rPr>
                      <w:rFonts w:ascii="Cambria Math" w:hAnsi="Cambria Math"/>
                      <w:szCs w:val="26"/>
                      <w:lang w:val="fr-FR"/>
                    </w:rPr>
                    <m:t>,   k=1,2,…,q</m:t>
                  </m:r>
                </w:ins>
              </m:e>
              <m:e>
                <w:ins w:id="3502" w:author="The Si Tran" w:date="2012-12-06T00:44:00Z">
                  <m:r>
                    <w:rPr>
                      <w:rFonts w:ascii="Cambria Math" w:hAnsi="Cambria Math"/>
                      <w:szCs w:val="26"/>
                      <w:lang w:val="fr-FR"/>
                    </w:rPr>
                    <m:t xml:space="preserve">0,                                         k&gt;q </m:t>
                  </m:r>
                </w:ins>
              </m:e>
            </m:eqArr>
          </m:e>
        </m:d>
      </m:oMath>
      <w:del w:id="3503" w:author="The Si Tran" w:date="2012-12-06T00:37:00Z">
        <w:r w:rsidRPr="00B312F5" w:rsidDel="00A92BAB">
          <w:rPr>
            <w:position w:val="-14"/>
            <w:szCs w:val="26"/>
            <w:lang w:val="fr-FR"/>
          </w:rPr>
          <w:object w:dxaOrig="2040" w:dyaOrig="400" w14:anchorId="39A27407">
            <v:shape id="_x0000_i1059" type="#_x0000_t75" style="width:136.5pt;height:28.2pt" o:ole="">
              <v:imagedata r:id="rId84" o:title=""/>
            </v:shape>
            <o:OLEObject Type="Embed" ProgID="Equation.DSMT4" ShapeID="_x0000_i1059" DrawAspect="Content" ObjectID="_1417199831" r:id="rId85"/>
          </w:object>
        </w:r>
        <w:r w:rsidRPr="0049233F" w:rsidDel="00A92BAB">
          <w:rPr>
            <w:szCs w:val="26"/>
            <w:lang w:val="fr-FR"/>
            <w:rPrChange w:id="350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505" w:author="The Si Tran" w:date="2012-12-06T00:45:00Z"/>
          <w:szCs w:val="26"/>
          <w:lang w:val="fr-FR"/>
          <w:rPrChange w:id="3506" w:author="The Si Tran" w:date="2012-12-05T23:02:00Z">
            <w:rPr>
              <w:del w:id="3507" w:author="The Si Tran" w:date="2012-12-06T00:45:00Z"/>
              <w:sz w:val="28"/>
              <w:szCs w:val="28"/>
              <w:lang w:val="fr-FR"/>
            </w:rPr>
          </w:rPrChange>
        </w:rPr>
      </w:pPr>
      <w:del w:id="3508" w:author="The Si Tran" w:date="2012-12-06T00:41:00Z">
        <w:r w:rsidRPr="00B312F5" w:rsidDel="005947EE">
          <w:rPr>
            <w:position w:val="-12"/>
            <w:szCs w:val="26"/>
            <w:lang w:val="fr-FR"/>
          </w:rPr>
          <w:object w:dxaOrig="1960" w:dyaOrig="360" w14:anchorId="284A0F67">
            <v:shape id="_x0000_i1060" type="#_x0000_t75" style="width:151.5pt;height:28.2pt" o:ole="">
              <v:imagedata r:id="rId86" o:title=""/>
            </v:shape>
            <o:OLEObject Type="Embed" ProgID="Equation.DSMT4" ShapeID="_x0000_i1060" DrawAspect="Content" ObjectID="_1417199832" r:id="rId87"/>
          </w:object>
        </w:r>
      </w:del>
    </w:p>
    <w:p w14:paraId="21F18D80" w14:textId="77777777" w:rsidR="006A21F7" w:rsidRPr="0049233F" w:rsidDel="00EE6AC2" w:rsidRDefault="006A21F7">
      <w:pPr>
        <w:ind w:left="1980" w:firstLine="0"/>
        <w:rPr>
          <w:del w:id="3509" w:author="The Si Tran" w:date="2012-12-06T00:44:00Z"/>
          <w:szCs w:val="26"/>
          <w:lang w:val="pt-BR"/>
          <w:rPrChange w:id="3510" w:author="The Si Tran" w:date="2012-12-05T23:02:00Z">
            <w:rPr>
              <w:del w:id="3511" w:author="The Si Tran" w:date="2012-12-06T00:44:00Z"/>
              <w:sz w:val="28"/>
              <w:szCs w:val="28"/>
              <w:lang w:val="pt-BR"/>
            </w:rPr>
          </w:rPrChange>
        </w:rPr>
        <w:pPrChange w:id="3512" w:author="The Si Tran" w:date="2012-12-06T00:45:00Z">
          <w:pPr>
            <w:ind w:firstLine="547"/>
          </w:pPr>
        </w:pPrChange>
      </w:pPr>
      <w:del w:id="3513" w:author="The Si Tran" w:date="2012-12-06T00:45:00Z">
        <w:r w:rsidRPr="0049233F" w:rsidDel="001D36B5">
          <w:rPr>
            <w:szCs w:val="26"/>
            <w:lang w:val="pt-BR"/>
            <w:rPrChange w:id="3514" w:author="The Si Tran" w:date="2012-12-05T23:02:00Z">
              <w:rPr>
                <w:sz w:val="28"/>
                <w:szCs w:val="28"/>
                <w:lang w:val="pt-BR"/>
              </w:rPr>
            </w:rPrChange>
          </w:rPr>
          <w:delText xml:space="preserve">            </w:delText>
        </w:r>
      </w:del>
      <w:del w:id="3515" w:author="The Si Tran" w:date="2012-12-06T00:44:00Z">
        <w:r w:rsidRPr="00B312F5" w:rsidDel="00EE6AC2">
          <w:rPr>
            <w:position w:val="-34"/>
            <w:szCs w:val="26"/>
            <w:lang w:val="fr-FR"/>
          </w:rPr>
          <w:object w:dxaOrig="4400" w:dyaOrig="800" w14:anchorId="3C3DBA9C">
            <v:shape id="_x0000_i1061" type="#_x0000_t75" style="width:316.2pt;height:57.6pt" o:ole="">
              <v:imagedata r:id="rId88" o:title=""/>
            </v:shape>
            <o:OLEObject Type="Embed" ProgID="Equation.DSMT4" ShapeID="_x0000_i1061" DrawAspect="Content" ObjectID="_1417199833" r:id="rId89"/>
          </w:object>
        </w:r>
      </w:del>
    </w:p>
    <w:p w14:paraId="4ACE3B0B" w14:textId="77777777" w:rsidR="006A21F7" w:rsidRPr="0049233F" w:rsidRDefault="006A21F7">
      <w:pPr>
        <w:ind w:left="1980" w:firstLine="0"/>
        <w:jc w:val="left"/>
        <w:rPr>
          <w:szCs w:val="26"/>
          <w:lang w:val="pt-BR"/>
          <w:rPrChange w:id="3516" w:author="The Si Tran" w:date="2012-12-05T23:02:00Z">
            <w:rPr>
              <w:sz w:val="28"/>
              <w:szCs w:val="28"/>
              <w:lang w:val="pt-BR"/>
            </w:rPr>
          </w:rPrChange>
        </w:rPr>
        <w:pPrChange w:id="3517" w:author="The Si Tran" w:date="2012-12-14T04:51:00Z">
          <w:pPr>
            <w:ind w:firstLine="547"/>
          </w:pPr>
        </w:pPrChange>
      </w:pPr>
      <w:del w:id="3518" w:author="The Si Tran" w:date="2012-12-06T00:44:00Z">
        <w:r w:rsidRPr="0049233F" w:rsidDel="00EE6AC2">
          <w:rPr>
            <w:szCs w:val="26"/>
            <w:lang w:val="pt-BR"/>
            <w:rPrChange w:id="3519" w:author="The Si Tran" w:date="2012-12-05T23:02:00Z">
              <w:rPr>
                <w:sz w:val="28"/>
                <w:szCs w:val="28"/>
                <w:lang w:val="pt-BR"/>
              </w:rPr>
            </w:rPrChange>
          </w:rPr>
          <w:tab/>
        </w:r>
      </w:del>
    </w:p>
    <w:p w14:paraId="64BC0324" w14:textId="77777777" w:rsidR="006A21F7" w:rsidRDefault="006A21F7" w:rsidP="006A21F7">
      <w:pPr>
        <w:ind w:firstLine="547"/>
        <w:rPr>
          <w:ins w:id="3520" w:author="The Si Tran" w:date="2012-12-06T00:45:00Z"/>
          <w:szCs w:val="26"/>
          <w:lang w:val="pt-BR"/>
        </w:rPr>
      </w:pPr>
      <w:r w:rsidRPr="0049233F">
        <w:rPr>
          <w:szCs w:val="26"/>
          <w:lang w:val="pt-BR"/>
          <w:rPrChange w:id="3521" w:author="The Si Tran" w:date="2012-12-05T23:02:00Z">
            <w:rPr>
              <w:sz w:val="28"/>
              <w:szCs w:val="28"/>
              <w:lang w:val="pt-BR"/>
            </w:rPr>
          </w:rPrChange>
        </w:rPr>
        <w:t xml:space="preserve">Từ đó ta có hàm tự tương quan của chuỗi </w:t>
      </w:r>
      <w:del w:id="3522" w:author="The Si Tran" w:date="2012-12-06T00:45:00Z">
        <w:r w:rsidRPr="0049233F" w:rsidDel="001D36B5">
          <w:rPr>
            <w:szCs w:val="26"/>
            <w:lang w:val="pt-BR"/>
            <w:rPrChange w:id="3523" w:author="The Si Tran" w:date="2012-12-05T23:02:00Z">
              <w:rPr>
                <w:sz w:val="28"/>
                <w:szCs w:val="28"/>
                <w:lang w:val="pt-BR"/>
              </w:rPr>
            </w:rPrChange>
          </w:rPr>
          <w:delText>{y</w:delText>
        </w:r>
        <w:r w:rsidRPr="0049233F" w:rsidDel="001D36B5">
          <w:rPr>
            <w:szCs w:val="26"/>
            <w:vertAlign w:val="subscript"/>
            <w:lang w:val="pt-BR"/>
            <w:rPrChange w:id="3524" w:author="The Si Tran" w:date="2012-12-05T23:02:00Z">
              <w:rPr>
                <w:sz w:val="28"/>
                <w:szCs w:val="28"/>
                <w:vertAlign w:val="subscript"/>
                <w:lang w:val="pt-BR"/>
              </w:rPr>
            </w:rPrChange>
          </w:rPr>
          <w:delText>t</w:delText>
        </w:r>
        <w:r w:rsidRPr="0049233F" w:rsidDel="001D36B5">
          <w:rPr>
            <w:szCs w:val="26"/>
            <w:lang w:val="pt-BR"/>
            <w:rPrChange w:id="3525" w:author="The Si Tran" w:date="2012-12-05T23:02:00Z">
              <w:rPr>
                <w:sz w:val="28"/>
                <w:szCs w:val="28"/>
                <w:lang w:val="pt-BR"/>
              </w:rPr>
            </w:rPrChange>
          </w:rPr>
          <w:delText>}.</w:delText>
        </w:r>
      </w:del>
      <m:oMath>
        <m:d>
          <m:dPr>
            <m:begChr m:val="{"/>
            <m:endChr m:val="}"/>
            <m:ctrlPr>
              <w:ins w:id="3526" w:author="The Si Tran" w:date="2012-12-06T00:45:00Z">
                <w:rPr>
                  <w:rFonts w:ascii="Cambria Math" w:hAnsi="Cambria Math"/>
                  <w:i/>
                  <w:szCs w:val="26"/>
                  <w:lang w:val="pt-BR"/>
                </w:rPr>
              </w:ins>
            </m:ctrlPr>
          </m:dPr>
          <m:e>
            <m:sSub>
              <m:sSubPr>
                <m:ctrlPr>
                  <w:ins w:id="3527" w:author="The Si Tran" w:date="2012-12-06T00:45:00Z">
                    <w:rPr>
                      <w:rFonts w:ascii="Cambria Math" w:hAnsi="Cambria Math"/>
                      <w:i/>
                      <w:szCs w:val="26"/>
                      <w:lang w:val="pt-BR"/>
                    </w:rPr>
                  </w:ins>
                </m:ctrlPr>
              </m:sSubPr>
              <m:e>
                <w:ins w:id="3528" w:author="The Si Tran" w:date="2012-12-06T00:45:00Z">
                  <m:r>
                    <w:rPr>
                      <w:rFonts w:ascii="Cambria Math" w:hAnsi="Cambria Math"/>
                      <w:szCs w:val="26"/>
                      <w:lang w:val="pt-BR"/>
                    </w:rPr>
                    <m:t>y</m:t>
                  </m:r>
                </w:ins>
              </m:e>
              <m:sub>
                <w:ins w:id="352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530" w:author="The Si Tran" w:date="2012-12-06T00:48:00Z"/>
          <w:sz w:val="28"/>
          <w:szCs w:val="28"/>
          <w:lang w:val="pt-BR"/>
        </w:rPr>
      </w:pPr>
      <w:ins w:id="3531" w:author="The Si Tran" w:date="2012-12-06T04:00:00Z">
        <w:r>
          <w:rPr>
            <w:szCs w:val="26"/>
            <w:lang w:val="pt-BR"/>
          </w:rPr>
          <w:tab/>
        </w:r>
        <w:r>
          <w:rPr>
            <w:szCs w:val="26"/>
            <w:lang w:val="pt-BR"/>
          </w:rPr>
          <w:tab/>
        </w:r>
      </w:ins>
      <w:ins w:id="3532" w:author="The Si Tran" w:date="2012-12-06T00:48:00Z">
        <m:oMath>
          <m:r>
            <w:rPr>
              <w:rFonts w:ascii="Cambria Math" w:hAnsi="Cambria Math"/>
              <w:sz w:val="28"/>
              <w:szCs w:val="28"/>
              <w:lang w:val="pt-BR"/>
              <w:rPrChange w:id="353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534" w:author="The Si Tran" w:date="2012-12-14T04:46:00Z">
                    <w:rPr>
                      <w:rFonts w:ascii="Cambria Math" w:hAnsi="Cambria Math"/>
                      <w:szCs w:val="26"/>
                      <w:lang w:val="pt-BR"/>
                    </w:rPr>
                  </w:rPrChange>
                </w:rPr>
                <m:t>k</m:t>
              </m:r>
            </m:e>
          </m:d>
          <m:r>
            <w:rPr>
              <w:rFonts w:ascii="Cambria Math" w:hAnsi="Cambria Math"/>
              <w:sz w:val="28"/>
              <w:szCs w:val="28"/>
              <w:lang w:val="pt-BR"/>
              <w:rPrChange w:id="353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536" w:author="The Si Tran" w:date="2012-12-14T04:46:00Z">
                    <w:rPr>
                      <w:rFonts w:ascii="Cambria Math" w:hAnsi="Cambria Math"/>
                      <w:szCs w:val="26"/>
                      <w:lang w:val="pt-BR"/>
                    </w:rPr>
                  </w:rPrChange>
                </w:rPr>
                <m:t>γ(k)</m:t>
              </m:r>
            </m:num>
            <m:den>
              <m:r>
                <w:rPr>
                  <w:rFonts w:ascii="Cambria Math" w:hAnsi="Cambria Math"/>
                  <w:sz w:val="28"/>
                  <w:szCs w:val="28"/>
                  <w:lang w:val="pt-BR"/>
                  <w:rPrChange w:id="3537" w:author="The Si Tran" w:date="2012-12-14T04:46:00Z">
                    <w:rPr>
                      <w:rFonts w:ascii="Cambria Math" w:hAnsi="Cambria Math"/>
                      <w:szCs w:val="26"/>
                      <w:lang w:val="pt-BR"/>
                    </w:rPr>
                  </w:rPrChange>
                </w:rPr>
                <m:t>γ(0)</m:t>
              </m:r>
            </m:den>
          </m:f>
          <m:r>
            <w:rPr>
              <w:rFonts w:ascii="Cambria Math" w:hAnsi="Cambria Math"/>
              <w:sz w:val="28"/>
              <w:szCs w:val="28"/>
              <w:lang w:val="pt-BR"/>
              <w:rPrChange w:id="353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53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40" w:author="The Si Tran" w:date="2012-12-14T04:46:00Z">
                                <w:rPr>
                                  <w:rFonts w:ascii="Cambria Math" w:hAnsi="Cambria Math"/>
                                  <w:szCs w:val="26"/>
                                  <w:lang w:val="fr-FR"/>
                                </w:rPr>
                              </w:rPrChange>
                            </w:rPr>
                            <m:t>θ</m:t>
                          </m:r>
                        </m:e>
                        <m:sub>
                          <m:r>
                            <w:rPr>
                              <w:rFonts w:ascii="Cambria Math" w:hAnsi="Cambria Math"/>
                              <w:sz w:val="28"/>
                              <w:szCs w:val="28"/>
                              <w:lang w:val="fr-FR"/>
                              <w:rPrChange w:id="3541" w:author="The Si Tran" w:date="2012-12-14T04:46:00Z">
                                <w:rPr>
                                  <w:rFonts w:ascii="Cambria Math" w:hAnsi="Cambria Math"/>
                                  <w:szCs w:val="26"/>
                                  <w:lang w:val="fr-FR"/>
                                </w:rPr>
                              </w:rPrChange>
                            </w:rPr>
                            <m:t>k</m:t>
                          </m:r>
                        </m:sub>
                      </m:sSub>
                      <m:r>
                        <w:rPr>
                          <w:rFonts w:ascii="Cambria Math" w:hAnsi="Cambria Math"/>
                          <w:sz w:val="28"/>
                          <w:szCs w:val="28"/>
                          <w:lang w:val="fr-FR"/>
                          <w:rPrChange w:id="354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43" w:author="The Si Tran" w:date="2012-12-14T04:46:00Z">
                                <w:rPr>
                                  <w:rFonts w:ascii="Cambria Math" w:hAnsi="Cambria Math"/>
                                  <w:szCs w:val="26"/>
                                  <w:lang w:val="fr-FR"/>
                                </w:rPr>
                              </w:rPrChange>
                            </w:rPr>
                            <m:t>θ</m:t>
                          </m:r>
                        </m:e>
                        <m:sub>
                          <m:r>
                            <w:rPr>
                              <w:rFonts w:ascii="Cambria Math" w:hAnsi="Cambria Math"/>
                              <w:sz w:val="28"/>
                              <w:szCs w:val="28"/>
                              <w:lang w:val="fr-FR"/>
                              <w:rPrChange w:id="354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545" w:author="The Si Tran" w:date="2012-12-14T04:46:00Z">
                                <w:rPr>
                                  <w:rFonts w:ascii="Cambria Math" w:hAnsi="Cambria Math"/>
                                  <w:szCs w:val="26"/>
                                  <w:lang w:val="fr-FR"/>
                                </w:rPr>
                              </w:rPrChange>
                            </w:rPr>
                            <m:t>θ</m:t>
                          </m:r>
                        </m:e>
                        <m:sub>
                          <m:r>
                            <w:rPr>
                              <w:rFonts w:ascii="Cambria Math" w:hAnsi="Cambria Math"/>
                              <w:sz w:val="28"/>
                              <w:szCs w:val="28"/>
                              <w:lang w:val="fr-FR"/>
                              <w:rPrChange w:id="3546" w:author="The Si Tran" w:date="2012-12-14T04:46:00Z">
                                <w:rPr>
                                  <w:rFonts w:ascii="Cambria Math" w:hAnsi="Cambria Math"/>
                                  <w:szCs w:val="26"/>
                                  <w:lang w:val="fr-FR"/>
                                </w:rPr>
                              </w:rPrChange>
                            </w:rPr>
                            <m:t>k+1</m:t>
                          </m:r>
                        </m:sub>
                      </m:sSub>
                      <m:r>
                        <w:rPr>
                          <w:rFonts w:ascii="Cambria Math" w:hAnsi="Cambria Math"/>
                          <w:sz w:val="28"/>
                          <w:szCs w:val="28"/>
                          <w:lang w:val="fr-FR"/>
                          <w:rPrChange w:id="3547" w:author="The Si Tran" w:date="2012-12-14T04:46:00Z">
                            <w:rPr>
                              <w:rFonts w:ascii="Cambria Math" w:hAnsi="Cambria Math"/>
                              <w:szCs w:val="26"/>
                              <w:lang w:val="fr-FR"/>
                            </w:rPr>
                          </w:rPrChange>
                        </w:rPr>
                        <m:t>+</m:t>
                      </m:r>
                      <m:r>
                        <w:rPr>
                          <w:rFonts w:ascii="Cambria Math" w:hAnsi="Cambria Math" w:hint="eastAsia"/>
                          <w:sz w:val="28"/>
                          <w:szCs w:val="28"/>
                          <w:lang w:val="fr-FR"/>
                          <w:rPrChange w:id="3548" w:author="The Si Tran" w:date="2012-12-14T04:46:00Z">
                            <w:rPr>
                              <w:rFonts w:ascii="Cambria Math" w:hAnsi="Cambria Math" w:hint="eastAsia"/>
                              <w:szCs w:val="26"/>
                              <w:lang w:val="fr-FR"/>
                            </w:rPr>
                          </w:rPrChange>
                        </w:rPr>
                        <m:t>…</m:t>
                      </m:r>
                      <m:r>
                        <w:rPr>
                          <w:rFonts w:ascii="Cambria Math" w:hAnsi="Cambria Math"/>
                          <w:sz w:val="28"/>
                          <w:szCs w:val="28"/>
                          <w:lang w:val="fr-FR"/>
                          <w:rPrChange w:id="354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50" w:author="The Si Tran" w:date="2012-12-14T04:46:00Z">
                                <w:rPr>
                                  <w:rFonts w:ascii="Cambria Math" w:hAnsi="Cambria Math"/>
                                  <w:szCs w:val="26"/>
                                  <w:lang w:val="fr-FR"/>
                                </w:rPr>
                              </w:rPrChange>
                            </w:rPr>
                            <m:t>θ</m:t>
                          </m:r>
                        </m:e>
                        <m:sub>
                          <m:r>
                            <w:rPr>
                              <w:rFonts w:ascii="Cambria Math" w:hAnsi="Cambria Math"/>
                              <w:sz w:val="28"/>
                              <w:szCs w:val="28"/>
                              <w:lang w:val="fr-FR"/>
                              <w:rPrChange w:id="355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552" w:author="The Si Tran" w:date="2012-12-14T04:46:00Z">
                                <w:rPr>
                                  <w:rFonts w:ascii="Cambria Math" w:hAnsi="Cambria Math"/>
                                  <w:szCs w:val="26"/>
                                  <w:lang w:val="fr-FR"/>
                                </w:rPr>
                              </w:rPrChange>
                            </w:rPr>
                            <m:t>θ</m:t>
                          </m:r>
                        </m:e>
                        <m:sub>
                          <m:r>
                            <w:rPr>
                              <w:rFonts w:ascii="Cambria Math" w:hAnsi="Cambria Math"/>
                              <w:sz w:val="28"/>
                              <w:szCs w:val="28"/>
                              <w:lang w:val="fr-FR"/>
                              <w:rPrChange w:id="355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55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555" w:author="The Si Tran" w:date="2012-12-14T04:46:00Z">
                                <w:rPr>
                                  <w:rFonts w:ascii="Cambria Math" w:hAnsi="Cambria Math"/>
                                  <w:szCs w:val="26"/>
                                  <w:lang w:val="fr-FR"/>
                                </w:rPr>
                              </w:rPrChange>
                            </w:rPr>
                            <m:t>θ</m:t>
                          </m:r>
                        </m:e>
                        <m:sub>
                          <m:r>
                            <w:rPr>
                              <w:rFonts w:ascii="Cambria Math" w:hAnsi="Cambria Math"/>
                              <w:sz w:val="28"/>
                              <w:szCs w:val="28"/>
                              <w:lang w:val="fr-FR"/>
                              <w:rPrChange w:id="3556" w:author="The Si Tran" w:date="2012-12-14T04:46:00Z">
                                <w:rPr>
                                  <w:rFonts w:ascii="Cambria Math" w:hAnsi="Cambria Math"/>
                                  <w:szCs w:val="26"/>
                                  <w:lang w:val="fr-FR"/>
                                </w:rPr>
                              </w:rPrChange>
                            </w:rPr>
                            <m:t>1</m:t>
                          </m:r>
                        </m:sub>
                        <m:sup>
                          <m:r>
                            <w:rPr>
                              <w:rFonts w:ascii="Cambria Math" w:hAnsi="Cambria Math"/>
                              <w:sz w:val="28"/>
                              <w:szCs w:val="28"/>
                              <w:lang w:val="fr-FR"/>
                              <w:rPrChange w:id="3557" w:author="The Si Tran" w:date="2012-12-14T04:46:00Z">
                                <w:rPr>
                                  <w:rFonts w:ascii="Cambria Math" w:hAnsi="Cambria Math"/>
                                  <w:szCs w:val="26"/>
                                  <w:lang w:val="fr-FR"/>
                                </w:rPr>
                              </w:rPrChange>
                            </w:rPr>
                            <m:t>2</m:t>
                          </m:r>
                        </m:sup>
                      </m:sSubSup>
                      <m:r>
                        <w:rPr>
                          <w:rFonts w:ascii="Cambria Math" w:hAnsi="Cambria Math"/>
                          <w:sz w:val="28"/>
                          <w:szCs w:val="28"/>
                          <w:lang w:val="fr-FR"/>
                          <w:rPrChange w:id="3558" w:author="The Si Tran" w:date="2012-12-14T04:46:00Z">
                            <w:rPr>
                              <w:rFonts w:ascii="Cambria Math" w:hAnsi="Cambria Math"/>
                              <w:szCs w:val="26"/>
                              <w:lang w:val="fr-FR"/>
                            </w:rPr>
                          </w:rPrChange>
                        </w:rPr>
                        <m:t>+</m:t>
                      </m:r>
                      <m:r>
                        <w:rPr>
                          <w:rFonts w:ascii="Cambria Math" w:hAnsi="Cambria Math" w:hint="eastAsia"/>
                          <w:sz w:val="28"/>
                          <w:szCs w:val="28"/>
                          <w:lang w:val="fr-FR"/>
                          <w:rPrChange w:id="3559" w:author="The Si Tran" w:date="2012-12-14T04:46:00Z">
                            <w:rPr>
                              <w:rFonts w:ascii="Cambria Math" w:hAnsi="Cambria Math" w:hint="eastAsia"/>
                              <w:szCs w:val="26"/>
                              <w:lang w:val="fr-FR"/>
                            </w:rPr>
                          </w:rPrChange>
                        </w:rPr>
                        <m:t>…</m:t>
                      </m:r>
                      <m:r>
                        <w:rPr>
                          <w:rFonts w:ascii="Cambria Math" w:hAnsi="Cambria Math"/>
                          <w:sz w:val="28"/>
                          <w:szCs w:val="28"/>
                          <w:lang w:val="fr-FR"/>
                          <w:rPrChange w:id="356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561" w:author="The Si Tran" w:date="2012-12-14T04:46:00Z">
                                <w:rPr>
                                  <w:rFonts w:ascii="Cambria Math" w:hAnsi="Cambria Math"/>
                                  <w:szCs w:val="26"/>
                                  <w:lang w:val="fr-FR"/>
                                </w:rPr>
                              </w:rPrChange>
                            </w:rPr>
                            <m:t>θ</m:t>
                          </m:r>
                        </m:e>
                        <m:sub>
                          <m:r>
                            <w:rPr>
                              <w:rFonts w:ascii="Cambria Math" w:hAnsi="Cambria Math"/>
                              <w:sz w:val="28"/>
                              <w:szCs w:val="28"/>
                              <w:lang w:val="fr-FR"/>
                              <w:rPrChange w:id="3562" w:author="The Si Tran" w:date="2012-12-14T04:46:00Z">
                                <w:rPr>
                                  <w:rFonts w:ascii="Cambria Math" w:hAnsi="Cambria Math"/>
                                  <w:szCs w:val="26"/>
                                  <w:lang w:val="fr-FR"/>
                                </w:rPr>
                              </w:rPrChange>
                            </w:rPr>
                            <m:t>q</m:t>
                          </m:r>
                        </m:sub>
                        <m:sup>
                          <m:r>
                            <w:rPr>
                              <w:rFonts w:ascii="Cambria Math" w:hAnsi="Cambria Math"/>
                              <w:sz w:val="28"/>
                              <w:szCs w:val="28"/>
                              <w:lang w:val="fr-FR"/>
                              <w:rPrChange w:id="356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564" w:author="The Si Tran" w:date="2012-12-14T04:46:00Z">
                        <w:rPr>
                          <w:rFonts w:ascii="Cambria Math" w:hAnsi="Cambria Math"/>
                          <w:szCs w:val="26"/>
                          <w:lang w:val="pt-BR"/>
                        </w:rPr>
                      </w:rPrChange>
                    </w:rPr>
                    <m:t>,  k=1,2,</m:t>
                  </m:r>
                  <m:r>
                    <w:rPr>
                      <w:rFonts w:ascii="Cambria Math" w:hAnsi="Cambria Math" w:hint="eastAsia"/>
                      <w:sz w:val="28"/>
                      <w:szCs w:val="28"/>
                      <w:lang w:val="pt-BR"/>
                      <w:rPrChange w:id="3565" w:author="The Si Tran" w:date="2012-12-14T04:46:00Z">
                        <w:rPr>
                          <w:rFonts w:ascii="Cambria Math" w:hAnsi="Cambria Math" w:hint="eastAsia"/>
                          <w:szCs w:val="26"/>
                          <w:lang w:val="pt-BR"/>
                        </w:rPr>
                      </w:rPrChange>
                    </w:rPr>
                    <m:t>…</m:t>
                  </m:r>
                  <m:r>
                    <w:rPr>
                      <w:rFonts w:ascii="Cambria Math" w:hAnsi="Cambria Math"/>
                      <w:sz w:val="28"/>
                      <w:szCs w:val="28"/>
                      <w:lang w:val="pt-BR"/>
                      <w:rPrChange w:id="3566" w:author="The Si Tran" w:date="2012-12-14T04:46:00Z">
                        <w:rPr>
                          <w:rFonts w:ascii="Cambria Math" w:hAnsi="Cambria Math"/>
                          <w:szCs w:val="26"/>
                          <w:lang w:val="pt-BR"/>
                        </w:rPr>
                      </w:rPrChange>
                    </w:rPr>
                    <m:t>,q</m:t>
                  </m:r>
                </m:e>
                <m:e>
                  <m:r>
                    <w:rPr>
                      <w:rFonts w:ascii="Cambria Math" w:hAnsi="Cambria Math"/>
                      <w:sz w:val="28"/>
                      <w:szCs w:val="28"/>
                      <w:lang w:val="pt-BR"/>
                      <w:rPrChange w:id="356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568" w:author="The Si Tran" w:date="2012-12-06T00:48:00Z">
        <w:r w:rsidRPr="00EB4744" w:rsidDel="007701F2">
          <w:rPr>
            <w:position w:val="-52"/>
            <w:sz w:val="28"/>
            <w:szCs w:val="28"/>
            <w:lang w:val="pt-BR"/>
            <w:rPrChange w:id="3569" w:author="The Si Tran" w:date="2012-12-14T04:46:00Z">
              <w:rPr>
                <w:position w:val="-52"/>
                <w:sz w:val="28"/>
                <w:szCs w:val="28"/>
                <w:lang w:val="pt-BR"/>
              </w:rPr>
            </w:rPrChange>
          </w:rPr>
          <w:object w:dxaOrig="5440" w:dyaOrig="1160" w14:anchorId="272CC47F">
            <v:shape id="_x0000_i1062" type="#_x0000_t75" style="width:5in;height:1in" o:ole="">
              <v:imagedata r:id="rId90" o:title=""/>
            </v:shape>
            <o:OLEObject Type="Embed" ProgID="Equation.DSMT4" ShapeID="_x0000_i1062" DrawAspect="Content" ObjectID="_1417199834" r:id="rId91"/>
          </w:object>
        </w:r>
      </w:del>
    </w:p>
    <w:p w14:paraId="009AFCBC" w14:textId="77777777" w:rsidR="006A21F7" w:rsidRPr="0049233F" w:rsidDel="004505B3" w:rsidRDefault="006A21F7">
      <w:pPr>
        <w:rPr>
          <w:del w:id="3570" w:author="The Si Tran" w:date="2012-12-14T04:52:00Z"/>
          <w:lang w:val="pt-BR"/>
          <w:rPrChange w:id="3571" w:author="The Si Tran" w:date="2012-12-05T23:02:00Z">
            <w:rPr>
              <w:del w:id="3572" w:author="The Si Tran" w:date="2012-12-14T04:52:00Z"/>
              <w:sz w:val="28"/>
              <w:szCs w:val="28"/>
              <w:lang w:val="pt-BR"/>
            </w:rPr>
          </w:rPrChange>
        </w:rPr>
        <w:pPrChange w:id="3573" w:author="The Si Tran" w:date="2012-12-15T07:57:00Z">
          <w:pPr>
            <w:ind w:firstLine="547"/>
          </w:pPr>
        </w:pPrChange>
      </w:pPr>
      <w:r w:rsidRPr="0049233F">
        <w:rPr>
          <w:lang w:val="pt-BR"/>
          <w:rPrChange w:id="3574"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575" w:author="The Si Tran" w:date="2012-12-06T20:10:00Z">
        <w:r w:rsidRPr="0049233F" w:rsidDel="00263465">
          <w:rPr>
            <w:lang w:val="pt-BR"/>
            <w:rPrChange w:id="3576" w:author="The Si Tran" w:date="2012-12-05T23:02:00Z">
              <w:rPr>
                <w:sz w:val="28"/>
                <w:szCs w:val="28"/>
                <w:lang w:val="pt-BR"/>
              </w:rPr>
            </w:rPrChange>
          </w:rPr>
          <w:delText xml:space="preserve">q </w:delText>
        </w:r>
      </w:del>
      <w:ins w:id="3577" w:author="The Si Tran" w:date="2012-12-06T20:10:00Z">
        <m:oMath>
          <m:r>
            <w:rPr>
              <w:rFonts w:ascii="Cambria Math" w:hAnsi="Cambria Math"/>
              <w:lang w:val="pt-BR"/>
            </w:rPr>
            <m:t>q</m:t>
          </m:r>
        </m:oMath>
      </w:ins>
      <w:ins w:id="3578" w:author="The Si Tran" w:date="2012-12-06T20:11:00Z">
        <w:r w:rsidR="00263465">
          <w:rPr>
            <w:lang w:val="pt-BR"/>
          </w:rPr>
          <w:t xml:space="preserve"> </w:t>
        </w:r>
      </w:ins>
      <w:r w:rsidRPr="0049233F">
        <w:rPr>
          <w:lang w:val="pt-BR"/>
          <w:rPrChange w:id="3579" w:author="The Si Tran" w:date="2012-12-05T23:02:00Z">
            <w:rPr>
              <w:sz w:val="28"/>
              <w:szCs w:val="28"/>
              <w:lang w:val="pt-BR"/>
            </w:rPr>
          </w:rPrChange>
        </w:rPr>
        <w:t xml:space="preserve">thì hệ số tự tương quan của nó sẽ bằng không với những độ trễ lớn hơn </w:t>
      </w:r>
      <w:ins w:id="3580" w:author="The Si Tran" w:date="2012-12-06T20:11:00Z">
        <m:oMath>
          <m:r>
            <w:rPr>
              <w:rFonts w:ascii="Cambria Math" w:hAnsi="Cambria Math"/>
              <w:lang w:val="pt-BR"/>
            </w:rPr>
            <m:t>q</m:t>
          </m:r>
        </m:oMath>
        <w:r w:rsidR="00542651" w:rsidRPr="0049233F">
          <w:rPr>
            <w:lang w:val="pt-BR"/>
          </w:rPr>
          <w:t xml:space="preserve"> </w:t>
        </w:r>
      </w:ins>
      <w:del w:id="3581" w:author="The Si Tran" w:date="2012-12-06T20:11:00Z">
        <w:r w:rsidRPr="0049233F" w:rsidDel="00542651">
          <w:rPr>
            <w:lang w:val="pt-BR"/>
            <w:rPrChange w:id="3582" w:author="The Si Tran" w:date="2012-12-05T23:02:00Z">
              <w:rPr>
                <w:sz w:val="28"/>
                <w:szCs w:val="28"/>
                <w:lang w:val="pt-BR"/>
              </w:rPr>
            </w:rPrChange>
          </w:rPr>
          <w:delText>q</w:delText>
        </w:r>
      </w:del>
      <w:r w:rsidRPr="0049233F">
        <w:rPr>
          <w:lang w:val="pt-BR"/>
          <w:rPrChange w:id="3583" w:author="The Si Tran" w:date="2012-12-05T23:02:00Z">
            <w:rPr>
              <w:sz w:val="28"/>
              <w:szCs w:val="28"/>
              <w:lang w:val="pt-BR"/>
            </w:rPr>
          </w:rPrChange>
        </w:rPr>
        <w:t xml:space="preserve">. Trong thực tế do sai biệt khi lấy mẫu, hệ số tương quan mẫu có thể khác không ở những độ trễ lớn hơn </w:t>
      </w:r>
      <w:ins w:id="3584" w:author="The Si Tran" w:date="2012-12-06T20:11:00Z">
        <m:oMath>
          <m:r>
            <w:rPr>
              <w:rFonts w:ascii="Cambria Math" w:hAnsi="Cambria Math"/>
              <w:lang w:val="pt-BR"/>
            </w:rPr>
            <m:t>q</m:t>
          </m:r>
        </m:oMath>
      </w:ins>
      <w:del w:id="3585" w:author="The Si Tran" w:date="2012-12-06T20:11:00Z">
        <w:r w:rsidRPr="0049233F" w:rsidDel="00542651">
          <w:rPr>
            <w:lang w:val="pt-BR"/>
            <w:rPrChange w:id="3586" w:author="The Si Tran" w:date="2012-12-05T23:02:00Z">
              <w:rPr>
                <w:sz w:val="28"/>
                <w:szCs w:val="28"/>
                <w:lang w:val="pt-BR"/>
              </w:rPr>
            </w:rPrChange>
          </w:rPr>
          <w:delText>q</w:delText>
        </w:r>
      </w:del>
      <w:r w:rsidRPr="0049233F">
        <w:rPr>
          <w:lang w:val="pt-BR"/>
          <w:rPrChange w:id="3587" w:author="The Si Tran" w:date="2012-12-05T23:02:00Z">
            <w:rPr>
              <w:sz w:val="28"/>
              <w:szCs w:val="28"/>
              <w:lang w:val="pt-BR"/>
            </w:rPr>
          </w:rPrChange>
        </w:rPr>
        <w:t>. Tuy vậy, nếu hệ số tương quan mẫu nằm trong khoảng</w:t>
      </w:r>
      <w:ins w:id="3588"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589" w:author="The Si Tran" w:date="2012-12-06T00:48:00Z">
        <w:r w:rsidRPr="0049233F" w:rsidDel="007701F2">
          <w:rPr>
            <w:lang w:val="pt-BR"/>
            <w:rPrChange w:id="3590"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7.6pt;height:21.9pt" o:ole="">
              <v:imagedata r:id="rId92" o:title=""/>
            </v:shape>
            <o:OLEObject Type="Embed" ProgID="Equation.DSMT4" ShapeID="_x0000_i1063" DrawAspect="Content" ObjectID="_1417199835" r:id="rId93"/>
          </w:object>
        </w:r>
      </w:del>
      <w:r w:rsidRPr="0049233F">
        <w:rPr>
          <w:lang w:val="pt-BR"/>
          <w:rPrChange w:id="3591" w:author="The Si Tran" w:date="2012-12-05T23:02:00Z">
            <w:rPr>
              <w:sz w:val="28"/>
              <w:szCs w:val="28"/>
              <w:lang w:val="pt-BR"/>
            </w:rPr>
          </w:rPrChange>
        </w:rPr>
        <w:t xml:space="preserve">, </w:t>
      </w:r>
      <w:ins w:id="3592" w:author="The Si Tran" w:date="2012-12-06T20:11:00Z">
        <m:oMath>
          <m:r>
            <w:rPr>
              <w:rFonts w:ascii="Cambria Math" w:hAnsi="Cambria Math"/>
              <w:lang w:val="pt-BR"/>
            </w:rPr>
            <m:t>N</m:t>
          </m:r>
        </m:oMath>
        <w:r w:rsidR="00542651" w:rsidRPr="0049233F" w:rsidDel="00542651">
          <w:rPr>
            <w:lang w:val="pt-BR"/>
          </w:rPr>
          <w:t xml:space="preserve"> </w:t>
        </w:r>
      </w:ins>
      <w:del w:id="3593" w:author="The Si Tran" w:date="2012-12-06T20:11:00Z">
        <w:r w:rsidRPr="0049233F" w:rsidDel="00542651">
          <w:rPr>
            <w:lang w:val="pt-BR"/>
            <w:rPrChange w:id="3594" w:author="The Si Tran" w:date="2012-12-05T23:02:00Z">
              <w:rPr>
                <w:sz w:val="28"/>
                <w:szCs w:val="28"/>
                <w:lang w:val="pt-BR"/>
              </w:rPr>
            </w:rPrChange>
          </w:rPr>
          <w:delText>N</w:delText>
        </w:r>
      </w:del>
      <w:r w:rsidRPr="0049233F">
        <w:rPr>
          <w:lang w:val="pt-BR"/>
          <w:rPrChange w:id="3595"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596" w:author="The Si Tran" w:date="2012-12-06T00:50:00Z"/>
          <w:lang w:val="pt-BR"/>
          <w:rPrChange w:id="3597" w:author="The Si Tran" w:date="2012-12-06T00:49:00Z">
            <w:rPr>
              <w:del w:id="3598" w:author="The Si Tran" w:date="2012-12-06T00:50:00Z"/>
              <w:sz w:val="28"/>
              <w:szCs w:val="28"/>
              <w:lang w:val="pt-BR"/>
            </w:rPr>
          </w:rPrChange>
        </w:rPr>
        <w:pPrChange w:id="3599" w:author="The Si Tran" w:date="2012-12-15T07:57:00Z">
          <w:pPr>
            <w:ind w:firstLine="547"/>
          </w:pPr>
        </w:pPrChange>
      </w:pPr>
      <w:del w:id="3600" w:author="The Si Tran" w:date="2012-12-12T13:58:00Z">
        <w:r w:rsidRPr="0049233F" w:rsidDel="000064E1">
          <w:rPr>
            <w:lang w:val="pt-BR"/>
            <w:rPrChange w:id="3601"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602" w:author="The Si Tran" w:date="2012-12-12T13:58:00Z"/>
          <w:lang w:val="pt-BR"/>
          <w:rPrChange w:id="3603" w:author="The Si Tran" w:date="2012-12-05T23:02:00Z">
            <w:rPr>
              <w:del w:id="3604" w:author="The Si Tran" w:date="2012-12-12T13:58:00Z"/>
              <w:sz w:val="28"/>
              <w:szCs w:val="28"/>
              <w:lang w:val="pt-BR"/>
            </w:rPr>
          </w:rPrChange>
        </w:rPr>
        <w:pPrChange w:id="3605" w:author="The Si Tran" w:date="2012-12-15T07:57:00Z">
          <w:pPr>
            <w:ind w:firstLine="547"/>
          </w:pPr>
        </w:pPrChange>
      </w:pPr>
      <w:del w:id="3606" w:author="The Si Tran" w:date="2012-12-06T00:50:00Z">
        <w:r w:rsidRPr="00B312F5" w:rsidDel="00247293">
          <w:rPr>
            <w:position w:val="-12"/>
            <w:lang w:val="pt-BR"/>
          </w:rPr>
          <w:object w:dxaOrig="2940" w:dyaOrig="360" w14:anchorId="384C946E">
            <v:shape id="_x0000_i1064" type="#_x0000_t75" style="width:201.6pt;height:21.9pt" o:ole="">
              <v:imagedata r:id="rId94" o:title=""/>
            </v:shape>
            <o:OLEObject Type="Embed" ProgID="Equation.DSMT4" ShapeID="_x0000_i1064" DrawAspect="Content" ObjectID="_1417199836" r:id="rId95"/>
          </w:object>
        </w:r>
      </w:del>
    </w:p>
    <w:p w14:paraId="1C60B078" w14:textId="77777777" w:rsidR="006A21F7" w:rsidRPr="0049233F" w:rsidDel="000064E1" w:rsidRDefault="006A21F7">
      <w:pPr>
        <w:rPr>
          <w:del w:id="3607" w:author="The Si Tran" w:date="2012-12-12T13:58:00Z"/>
          <w:rPrChange w:id="3608" w:author="The Si Tran" w:date="2012-12-05T23:02:00Z">
            <w:rPr>
              <w:del w:id="3609" w:author="The Si Tran" w:date="2012-12-12T13:58:00Z"/>
              <w:sz w:val="28"/>
              <w:szCs w:val="28"/>
            </w:rPr>
          </w:rPrChange>
        </w:rPr>
        <w:pPrChange w:id="3610" w:author="The Si Tran" w:date="2012-12-15T07:57:00Z">
          <w:pPr>
            <w:ind w:firstLine="547"/>
          </w:pPr>
        </w:pPrChange>
      </w:pPr>
      <w:del w:id="3611" w:author="The Si Tran" w:date="2012-12-12T13:58:00Z">
        <w:r w:rsidRPr="0049233F" w:rsidDel="000064E1">
          <w:rPr>
            <w:rPrChange w:id="3612" w:author="The Si Tran" w:date="2012-12-05T23:02:00Z">
              <w:rPr>
                <w:sz w:val="28"/>
                <w:szCs w:val="28"/>
              </w:rPr>
            </w:rPrChange>
          </w:rPr>
          <w:delText xml:space="preserve">Ở đây, </w:delText>
        </w:r>
      </w:del>
      <w:del w:id="3613" w:author="The Si Tran" w:date="2012-12-06T00:51:00Z">
        <w:r w:rsidRPr="00B312F5" w:rsidDel="00354FE7">
          <w:rPr>
            <w:position w:val="-10"/>
            <w:lang w:val="pt-BR"/>
          </w:rPr>
          <w:object w:dxaOrig="720" w:dyaOrig="320" w14:anchorId="6CE70C9C">
            <v:shape id="_x0000_i1065" type="#_x0000_t75" style="width:36.3pt;height:14.4pt" o:ole="">
              <v:imagedata r:id="rId96" o:title=""/>
            </v:shape>
            <o:OLEObject Type="Embed" ProgID="Equation.DSMT4" ShapeID="_x0000_i1065" DrawAspect="Content" ObjectID="_1417199837" r:id="rId97"/>
          </w:object>
        </w:r>
        <w:r w:rsidRPr="0049233F" w:rsidDel="00354FE7">
          <w:rPr>
            <w:rPrChange w:id="3614"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9pt;height:14.4pt" o:ole="">
              <v:imagedata r:id="rId98" o:title=""/>
            </v:shape>
            <o:OLEObject Type="Embed" ProgID="Equation.DSMT4" ShapeID="_x0000_i1066" DrawAspect="Content" ObjectID="_1417199838" r:id="rId99"/>
          </w:object>
        </w:r>
      </w:del>
    </w:p>
    <w:p w14:paraId="445EA969" w14:textId="77777777" w:rsidR="006A21F7" w:rsidRPr="0049233F" w:rsidDel="000064E1" w:rsidRDefault="006A21F7">
      <w:pPr>
        <w:rPr>
          <w:del w:id="3615" w:author="The Si Tran" w:date="2012-12-12T13:58:00Z"/>
          <w:rPrChange w:id="3616" w:author="The Si Tran" w:date="2012-12-05T23:02:00Z">
            <w:rPr>
              <w:del w:id="3617" w:author="The Si Tran" w:date="2012-12-12T13:58:00Z"/>
              <w:sz w:val="28"/>
              <w:szCs w:val="28"/>
            </w:rPr>
          </w:rPrChange>
        </w:rPr>
        <w:pPrChange w:id="3618" w:author="The Si Tran" w:date="2012-12-15T07:57:00Z">
          <w:pPr>
            <w:ind w:firstLine="547"/>
          </w:pPr>
        </w:pPrChange>
      </w:pPr>
    </w:p>
    <w:p w14:paraId="7E95F55C" w14:textId="77777777" w:rsidR="006A21F7" w:rsidRPr="0049233F" w:rsidDel="000064E1" w:rsidRDefault="006A21F7">
      <w:pPr>
        <w:rPr>
          <w:del w:id="3619" w:author="The Si Tran" w:date="2012-12-12T13:58:00Z"/>
          <w:i/>
          <w:rPrChange w:id="3620" w:author="The Si Tran" w:date="2012-12-05T23:02:00Z">
            <w:rPr>
              <w:del w:id="3621" w:author="The Si Tran" w:date="2012-12-12T13:58:00Z"/>
              <w:i/>
              <w:sz w:val="28"/>
              <w:szCs w:val="28"/>
            </w:rPr>
          </w:rPrChange>
        </w:rPr>
        <w:pPrChange w:id="3622" w:author="The Si Tran" w:date="2012-12-15T07:57:00Z">
          <w:pPr>
            <w:ind w:firstLine="547"/>
          </w:pPr>
        </w:pPrChange>
      </w:pPr>
      <w:del w:id="3623" w:author="The Si Tran" w:date="2012-12-12T13:58:00Z">
        <w:r w:rsidRPr="0049233F" w:rsidDel="000064E1">
          <w:rPr>
            <w:i/>
            <w:rPrChange w:id="3624"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625" w:author="The Si Tran" w:date="2012-12-12T13:58:00Z"/>
          <w:i/>
          <w:rPrChange w:id="3626" w:author="The Si Tran" w:date="2012-12-05T23:02:00Z">
            <w:rPr>
              <w:del w:id="3627" w:author="The Si Tran" w:date="2012-12-12T13:58:00Z"/>
              <w:i/>
              <w:sz w:val="28"/>
              <w:szCs w:val="28"/>
            </w:rPr>
          </w:rPrChange>
        </w:rPr>
        <w:pPrChange w:id="3628" w:author="The Si Tran" w:date="2012-12-15T07:57:00Z">
          <w:pPr>
            <w:ind w:firstLine="547"/>
          </w:pPr>
        </w:pPrChange>
      </w:pPr>
      <w:del w:id="3629" w:author="The Si Tran" w:date="2012-12-12T13:58:00Z">
        <w:r w:rsidRPr="0049233F" w:rsidDel="000064E1">
          <w:rPr>
            <w:i/>
            <w:rPrChange w:id="3630"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631" w:author="The Si Tran" w:date="2012-12-12T13:58:00Z"/>
          <w:i/>
          <w:rPrChange w:id="3632" w:author="The Si Tran" w:date="2012-12-05T23:02:00Z">
            <w:rPr>
              <w:del w:id="3633" w:author="The Si Tran" w:date="2012-12-12T13:58:00Z"/>
              <w:i/>
              <w:sz w:val="28"/>
              <w:szCs w:val="28"/>
            </w:rPr>
          </w:rPrChange>
        </w:rPr>
        <w:pPrChange w:id="3634" w:author="The Si Tran" w:date="2012-12-15T07:57:00Z">
          <w:pPr>
            <w:ind w:firstLine="547"/>
          </w:pPr>
        </w:pPrChange>
      </w:pPr>
      <w:del w:id="3635" w:author="The Si Tran" w:date="2012-12-12T13:58:00Z">
        <w:r w:rsidRPr="0049233F" w:rsidDel="000064E1">
          <w:rPr>
            <w:i/>
            <w:rPrChange w:id="3636"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637" w:author="The Si Tran" w:date="2012-12-12T13:58:00Z"/>
          <w:i/>
          <w:lang w:val="fr-FR"/>
          <w:rPrChange w:id="3638" w:author="The Si Tran" w:date="2012-12-05T23:02:00Z">
            <w:rPr>
              <w:del w:id="3639" w:author="The Si Tran" w:date="2012-12-12T13:58:00Z"/>
              <w:i/>
              <w:sz w:val="28"/>
              <w:szCs w:val="28"/>
              <w:lang w:val="fr-FR"/>
            </w:rPr>
          </w:rPrChange>
        </w:rPr>
        <w:pPrChange w:id="3640" w:author="The Si Tran" w:date="2012-12-15T07:57:00Z">
          <w:pPr>
            <w:ind w:firstLine="547"/>
          </w:pPr>
        </w:pPrChange>
      </w:pPr>
      <w:del w:id="3641" w:author="The Si Tran" w:date="2012-12-12T13:58:00Z">
        <w:r w:rsidRPr="0049233F" w:rsidDel="000064E1">
          <w:rPr>
            <w:i/>
            <w:lang w:val="fr-FR"/>
            <w:rPrChange w:id="3642"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643" w:author="The Si Tran" w:date="2012-12-12T13:58:00Z"/>
          <w:i/>
          <w:lang w:val="fr-FR"/>
          <w:rPrChange w:id="3644" w:author="The Si Tran" w:date="2012-12-05T23:02:00Z">
            <w:rPr>
              <w:del w:id="3645" w:author="The Si Tran" w:date="2012-12-12T13:58:00Z"/>
              <w:i/>
              <w:sz w:val="28"/>
              <w:szCs w:val="28"/>
              <w:lang w:val="fr-FR"/>
            </w:rPr>
          </w:rPrChange>
        </w:rPr>
        <w:pPrChange w:id="3646" w:author="The Si Tran" w:date="2012-12-15T07:57:00Z">
          <w:pPr>
            <w:ind w:firstLine="547"/>
          </w:pPr>
        </w:pPrChange>
      </w:pPr>
      <w:del w:id="3647" w:author="The Si Tran" w:date="2012-12-12T13:58:00Z">
        <w:r w:rsidRPr="0049233F" w:rsidDel="000064E1">
          <w:rPr>
            <w:i/>
            <w:lang w:val="fr-FR"/>
            <w:rPrChange w:id="3648"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649" w:author="The Si Tran" w:date="2012-12-12T13:58:00Z"/>
          <w:i/>
          <w:rPrChange w:id="3650" w:author="The Si Tran" w:date="2012-12-05T23:02:00Z">
            <w:rPr>
              <w:del w:id="3651" w:author="The Si Tran" w:date="2012-12-12T13:58:00Z"/>
              <w:i/>
              <w:sz w:val="28"/>
              <w:szCs w:val="28"/>
            </w:rPr>
          </w:rPrChange>
        </w:rPr>
        <w:pPrChange w:id="3652" w:author="The Si Tran" w:date="2012-12-15T07:57:00Z">
          <w:pPr>
            <w:ind w:firstLine="547"/>
          </w:pPr>
        </w:pPrChange>
      </w:pPr>
      <w:del w:id="3653" w:author="The Si Tran" w:date="2012-12-12T13:58:00Z">
        <w:r w:rsidRPr="0049233F" w:rsidDel="000064E1">
          <w:rPr>
            <w:i/>
            <w:rPrChange w:id="3654"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655" w:author="The Si Tran" w:date="2012-12-12T13:58:00Z"/>
          <w:i/>
          <w:lang w:val="fr-FR"/>
          <w:rPrChange w:id="3656" w:author="The Si Tran" w:date="2012-12-05T23:02:00Z">
            <w:rPr>
              <w:del w:id="3657" w:author="The Si Tran" w:date="2012-12-12T13:58:00Z"/>
              <w:i/>
              <w:sz w:val="28"/>
              <w:szCs w:val="28"/>
              <w:lang w:val="fr-FR"/>
            </w:rPr>
          </w:rPrChange>
        </w:rPr>
        <w:pPrChange w:id="3658" w:author="The Si Tran" w:date="2012-12-15T07:57:00Z">
          <w:pPr>
            <w:ind w:firstLine="547"/>
          </w:pPr>
        </w:pPrChange>
      </w:pPr>
      <w:del w:id="3659" w:author="The Si Tran" w:date="2012-12-12T13:58:00Z">
        <w:r w:rsidRPr="0049233F" w:rsidDel="000064E1">
          <w:rPr>
            <w:i/>
            <w:rPrChange w:id="3660" w:author="The Si Tran" w:date="2012-12-05T23:02:00Z">
              <w:rPr>
                <w:i/>
                <w:sz w:val="28"/>
                <w:szCs w:val="28"/>
              </w:rPr>
            </w:rPrChange>
          </w:rPr>
          <w:delText xml:space="preserve">  </w:delText>
        </w:r>
        <w:r w:rsidRPr="0049233F" w:rsidDel="000064E1">
          <w:rPr>
            <w:i/>
            <w:lang w:val="fr-FR"/>
            <w:rPrChange w:id="3661" w:author="The Si Tran" w:date="2012-12-05T23:02:00Z">
              <w:rPr>
                <w:i/>
                <w:sz w:val="28"/>
                <w:szCs w:val="28"/>
                <w:lang w:val="fr-FR"/>
              </w:rPr>
            </w:rPrChange>
          </w:rPr>
          <w:delText>&gt; acf(y)</w:delText>
        </w:r>
      </w:del>
    </w:p>
    <w:p w14:paraId="298021C1" w14:textId="77777777" w:rsidR="006A21F7" w:rsidRPr="0049233F" w:rsidDel="000064E1" w:rsidRDefault="006A21F7">
      <w:pPr>
        <w:rPr>
          <w:del w:id="3662" w:author="The Si Tran" w:date="2012-12-12T13:58:00Z"/>
          <w:lang w:val="fr-FR"/>
          <w:rPrChange w:id="3663" w:author="The Si Tran" w:date="2012-12-05T23:02:00Z">
            <w:rPr>
              <w:del w:id="3664" w:author="The Si Tran" w:date="2012-12-12T13:58:00Z"/>
              <w:sz w:val="28"/>
              <w:szCs w:val="28"/>
              <w:lang w:val="fr-FR"/>
            </w:rPr>
          </w:rPrChange>
        </w:rPr>
        <w:pPrChange w:id="3665" w:author="The Si Tran" w:date="2012-12-15T07:57:00Z">
          <w:pPr>
            <w:ind w:firstLine="547"/>
          </w:pPr>
        </w:pPrChange>
      </w:pPr>
      <w:del w:id="3666" w:author="The Si Tran" w:date="2012-12-12T13:58:00Z">
        <w:r w:rsidRPr="0049233F" w:rsidDel="000064E1">
          <w:rPr>
            <w:lang w:val="fr-FR"/>
            <w:rPrChange w:id="3667" w:author="The Si Tran" w:date="2012-12-05T23:02:00Z">
              <w:rPr>
                <w:sz w:val="28"/>
                <w:szCs w:val="28"/>
                <w:lang w:val="fr-FR"/>
              </w:rPr>
            </w:rPrChange>
          </w:rPr>
          <w:delText xml:space="preserve">Hình </w:delText>
        </w:r>
      </w:del>
      <w:del w:id="3668" w:author="The Si Tran" w:date="2012-12-12T00:10:00Z">
        <w:r w:rsidRPr="0049233F" w:rsidDel="007B42A6">
          <w:rPr>
            <w:lang w:val="fr-FR"/>
            <w:rPrChange w:id="3669" w:author="The Si Tran" w:date="2012-12-05T23:02:00Z">
              <w:rPr>
                <w:sz w:val="28"/>
                <w:szCs w:val="28"/>
                <w:lang w:val="fr-FR"/>
              </w:rPr>
            </w:rPrChange>
          </w:rPr>
          <w:delText>7</w:delText>
        </w:r>
      </w:del>
      <w:del w:id="3670" w:author="The Si Tran" w:date="2012-12-12T13:58:00Z">
        <w:r w:rsidRPr="0049233F" w:rsidDel="000064E1">
          <w:rPr>
            <w:lang w:val="fr-FR"/>
            <w:rPrChange w:id="3671"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672" w:author="The Si Tran" w:date="2012-12-12T13:58:00Z"/>
          <w:lang w:val="fr-FR"/>
          <w:rPrChange w:id="3673" w:author="The Si Tran" w:date="2012-12-05T23:02:00Z">
            <w:rPr>
              <w:del w:id="3674" w:author="The Si Tran" w:date="2012-12-12T13:58:00Z"/>
              <w:sz w:val="28"/>
              <w:szCs w:val="28"/>
              <w:lang w:val="fr-FR"/>
            </w:rPr>
          </w:rPrChange>
        </w:rPr>
        <w:pPrChange w:id="3675" w:author="The Si Tran" w:date="2012-12-15T07:57:00Z">
          <w:pPr>
            <w:ind w:firstLine="547"/>
          </w:pPr>
        </w:pPrChange>
      </w:pPr>
    </w:p>
    <w:p w14:paraId="75DE46FD" w14:textId="77777777" w:rsidR="006A21F7" w:rsidRPr="0049233F" w:rsidRDefault="006A21F7">
      <w:pPr>
        <w:rPr>
          <w:lang w:val="fr-FR"/>
          <w:rPrChange w:id="3676" w:author="The Si Tran" w:date="2012-12-05T23:02:00Z">
            <w:rPr>
              <w:sz w:val="28"/>
              <w:szCs w:val="28"/>
              <w:lang w:val="fr-FR"/>
            </w:rPr>
          </w:rPrChange>
        </w:rPr>
        <w:pPrChange w:id="3677" w:author="The Si Tran" w:date="2012-12-15T07:57:00Z">
          <w:pPr>
            <w:ind w:firstLine="547"/>
          </w:pPr>
        </w:pPrChange>
      </w:pPr>
    </w:p>
    <w:p w14:paraId="6B564288" w14:textId="77777777" w:rsidR="006A21F7" w:rsidRPr="0049233F" w:rsidRDefault="006A21F7" w:rsidP="006A21F7">
      <w:pPr>
        <w:ind w:firstLine="547"/>
        <w:rPr>
          <w:szCs w:val="26"/>
          <w:lang w:val="fr-FR"/>
          <w:rPrChange w:id="3678" w:author="The Si Tran" w:date="2012-12-05T23:02:00Z">
            <w:rPr>
              <w:sz w:val="28"/>
              <w:szCs w:val="28"/>
              <w:lang w:val="fr-FR"/>
            </w:rPr>
          </w:rPrChange>
        </w:rPr>
      </w:pPr>
      <w:del w:id="3679" w:author="The Si Tran" w:date="2012-12-14T04:51:00Z">
        <w:r w:rsidRPr="0049233F" w:rsidDel="004505B3">
          <w:rPr>
            <w:noProof/>
            <w:szCs w:val="26"/>
            <w:rPrChange w:id="3680" w:author="Unknown">
              <w:rPr>
                <w:noProof/>
                <w:sz w:val="28"/>
                <w:szCs w:val="28"/>
              </w:rPr>
            </w:rPrChange>
          </w:rPr>
          <w:drawing>
            <wp:inline distT="0" distB="0" distL="0" distR="0" wp14:anchorId="65DE5B39" wp14:editId="5E65F48D">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681"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032D83">
          <w:rPr>
            <w:noProof/>
            <w:szCs w:val="26"/>
          </w:rPr>
          <w:drawing>
            <wp:inline distT="0" distB="0" distL="0" distR="0" wp14:anchorId="2A7D7CC6" wp14:editId="0863B685">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682" w:author="The Si Tran" w:date="2012-12-16T10:01:00Z">
            <w:rPr>
              <w:sz w:val="28"/>
              <w:szCs w:val="28"/>
              <w:lang w:val="fr-FR"/>
            </w:rPr>
          </w:rPrChange>
        </w:rPr>
        <w:pPrChange w:id="3683" w:author="The Si Tran" w:date="2012-12-16T10:10:00Z">
          <w:pPr>
            <w:pStyle w:val="Caption"/>
            <w:ind w:left="1980"/>
          </w:pPr>
        </w:pPrChange>
      </w:pPr>
      <w:bookmarkStart w:id="3684" w:name="_Toc312142081"/>
      <w:bookmarkStart w:id="3685" w:name="_Toc343029956"/>
      <w:bookmarkStart w:id="3686" w:name="_Toc343452742"/>
      <w:r w:rsidRPr="00032D83">
        <w:rPr>
          <w:lang w:val="fr-FR"/>
          <w:rPrChange w:id="3687" w:author="The Si Tran" w:date="2012-12-16T20:17:00Z">
            <w:rPr>
              <w:b w:val="0"/>
              <w:sz w:val="28"/>
              <w:szCs w:val="28"/>
              <w:lang w:val="fr-FR"/>
            </w:rPr>
          </w:rPrChange>
        </w:rPr>
        <w:t xml:space="preserve">Hình </w:t>
      </w:r>
      <w:del w:id="3688" w:author="The Si Tran" w:date="2012-12-11T23:22:00Z">
        <w:r w:rsidRPr="00032D83" w:rsidDel="000D0624">
          <w:rPr>
            <w:rPrChange w:id="3689" w:author="The Si Tran" w:date="2012-12-16T20:17:00Z">
              <w:rPr>
                <w:b w:val="0"/>
                <w:sz w:val="28"/>
                <w:szCs w:val="28"/>
              </w:rPr>
            </w:rPrChange>
          </w:rPr>
          <w:fldChar w:fldCharType="begin"/>
        </w:r>
        <w:r w:rsidRPr="00032D83" w:rsidDel="000D0624">
          <w:rPr>
            <w:lang w:val="fr-FR"/>
            <w:rPrChange w:id="3690" w:author="The Si Tran" w:date="2012-12-16T20:17:00Z">
              <w:rPr>
                <w:b w:val="0"/>
                <w:sz w:val="28"/>
                <w:szCs w:val="28"/>
                <w:lang w:val="fr-FR"/>
              </w:rPr>
            </w:rPrChange>
          </w:rPr>
          <w:delInstrText xml:space="preserve"> SEQ Hình \* ARABIC </w:delInstrText>
        </w:r>
        <w:r w:rsidRPr="00032D83" w:rsidDel="000D0624">
          <w:rPr>
            <w:rPrChange w:id="3691" w:author="The Si Tran" w:date="2012-12-16T20:17:00Z">
              <w:rPr>
                <w:b w:val="0"/>
                <w:sz w:val="28"/>
                <w:szCs w:val="28"/>
              </w:rPr>
            </w:rPrChange>
          </w:rPr>
          <w:fldChar w:fldCharType="separate"/>
        </w:r>
        <w:r w:rsidRPr="00032D83" w:rsidDel="000D0624">
          <w:rPr>
            <w:noProof/>
            <w:lang w:val="fr-FR"/>
            <w:rPrChange w:id="3692" w:author="The Si Tran" w:date="2012-12-16T20:17:00Z">
              <w:rPr>
                <w:b w:val="0"/>
                <w:noProof/>
                <w:sz w:val="28"/>
                <w:szCs w:val="28"/>
                <w:lang w:val="fr-FR"/>
              </w:rPr>
            </w:rPrChange>
          </w:rPr>
          <w:delText>7</w:delText>
        </w:r>
        <w:r w:rsidRPr="00032D83" w:rsidDel="000D0624">
          <w:rPr>
            <w:rPrChange w:id="3693" w:author="The Si Tran" w:date="2012-12-16T20:17:00Z">
              <w:rPr>
                <w:b w:val="0"/>
                <w:sz w:val="28"/>
                <w:szCs w:val="28"/>
              </w:rPr>
            </w:rPrChange>
          </w:rPr>
          <w:fldChar w:fldCharType="end"/>
        </w:r>
        <w:r w:rsidRPr="00032D83" w:rsidDel="000D0624">
          <w:rPr>
            <w:lang w:val="fr-FR"/>
            <w:rPrChange w:id="3694" w:author="The Si Tran" w:date="2012-12-16T20:17:00Z">
              <w:rPr>
                <w:b w:val="0"/>
                <w:sz w:val="28"/>
                <w:szCs w:val="28"/>
                <w:lang w:val="fr-FR"/>
              </w:rPr>
            </w:rPrChange>
          </w:rPr>
          <w:delText xml:space="preserve"> </w:delText>
        </w:r>
      </w:del>
      <w:ins w:id="3695" w:author="The Si Tran" w:date="2012-12-11T23:22:00Z">
        <w:r w:rsidR="000D0624" w:rsidRPr="00032D83">
          <w:rPr>
            <w:rPrChange w:id="3696" w:author="The Si Tran" w:date="2012-12-16T20:17:00Z">
              <w:rPr>
                <w:b w:val="0"/>
              </w:rPr>
            </w:rPrChange>
          </w:rPr>
          <w:t>3.1</w:t>
        </w:r>
      </w:ins>
      <w:ins w:id="3697" w:author="The Si Tran" w:date="2012-12-16T10:33:00Z">
        <w:r w:rsidR="00B9548F" w:rsidRPr="00032D83">
          <w:rPr>
            <w:rPrChange w:id="3698" w:author="The Si Tran" w:date="2012-12-16T20:17:00Z">
              <w:rPr>
                <w:b w:val="0"/>
              </w:rPr>
            </w:rPrChange>
          </w:rPr>
          <w:t>:</w:t>
        </w:r>
      </w:ins>
      <w:ins w:id="3699" w:author="The Si Tran" w:date="2012-12-11T23:22:00Z">
        <w:r w:rsidR="000D0624" w:rsidRPr="0049233F">
          <w:rPr>
            <w:lang w:val="fr-FR"/>
            <w:rPrChange w:id="3700" w:author="The Si Tran" w:date="2012-12-05T23:02:00Z">
              <w:rPr>
                <w:b w:val="0"/>
                <w:sz w:val="28"/>
                <w:szCs w:val="28"/>
                <w:lang w:val="fr-FR"/>
              </w:rPr>
            </w:rPrChange>
          </w:rPr>
          <w:t xml:space="preserve"> </w:t>
        </w:r>
      </w:ins>
      <w:r w:rsidRPr="000D0624">
        <w:rPr>
          <w:lang w:val="fr-FR"/>
          <w:rPrChange w:id="3701" w:author="The Si Tran" w:date="2012-12-11T23:23:00Z">
            <w:rPr>
              <w:b w:val="0"/>
              <w:sz w:val="28"/>
              <w:szCs w:val="28"/>
              <w:lang w:val="fr-FR"/>
            </w:rPr>
          </w:rPrChange>
        </w:rPr>
        <w:t xml:space="preserve">Hình ảnh của mô hình  </w:t>
      </w:r>
      <w:del w:id="3702" w:author="The Si Tran" w:date="2012-12-11T23:23:00Z">
        <w:r w:rsidRPr="000D0624" w:rsidDel="000D0624">
          <w:rPr>
            <w:lang w:val="fr-FR"/>
            <w:rPrChange w:id="3703" w:author="The Si Tran" w:date="2012-12-11T23:23:00Z">
              <w:rPr>
                <w:b w:val="0"/>
                <w:sz w:val="28"/>
                <w:szCs w:val="28"/>
                <w:lang w:val="fr-FR"/>
              </w:rPr>
            </w:rPrChange>
          </w:rPr>
          <w:delText xml:space="preserve">                                                  </w:delText>
        </w:r>
      </w:del>
      <w:r w:rsidRPr="000D0624">
        <w:rPr>
          <w:lang w:val="fr-FR"/>
          <w:rPrChange w:id="3704" w:author="The Si Tran" w:date="2012-12-11T23:23:00Z">
            <w:rPr>
              <w:b w:val="0"/>
              <w:sz w:val="28"/>
              <w:szCs w:val="28"/>
              <w:lang w:val="fr-FR"/>
            </w:rPr>
          </w:rPrChange>
        </w:rPr>
        <w:t>MA</w:t>
      </w:r>
      <w:r w:rsidRPr="003343D0">
        <w:rPr>
          <w:lang w:val="fr-FR"/>
          <w:rPrChange w:id="3705" w:author="The Si Tran" w:date="2012-12-16T10:01:00Z">
            <w:rPr>
              <w:b w:val="0"/>
              <w:sz w:val="28"/>
              <w:szCs w:val="28"/>
              <w:lang w:val="fr-FR"/>
            </w:rPr>
          </w:rPrChange>
        </w:rPr>
        <w:t>(2)</w:t>
      </w:r>
      <w:bookmarkEnd w:id="3684"/>
      <w:ins w:id="3706"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m:t>
          </m:r>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685"/>
      <w:bookmarkEnd w:id="3686"/>
      <w:del w:id="3707" w:author="The Si Tran" w:date="2012-12-06T00:51:00Z">
        <w:r w:rsidRPr="00E078AF" w:rsidDel="00F43F86">
          <w:rPr>
            <w:position w:val="-12"/>
            <w:lang w:val="pt-BR"/>
          </w:rPr>
          <w:object w:dxaOrig="2940" w:dyaOrig="360" w14:anchorId="49260105">
            <v:shape id="_x0000_i1067" type="#_x0000_t75" style="width:201.6pt;height:21.9pt" o:ole="">
              <v:imagedata r:id="rId94" o:title=""/>
            </v:shape>
            <o:OLEObject Type="Embed" ProgID="Equation.DSMT4" ShapeID="_x0000_i1067" DrawAspect="Content" ObjectID="_1417199839" r:id="rId102"/>
          </w:object>
        </w:r>
      </w:del>
    </w:p>
    <w:p w14:paraId="1809AB89" w14:textId="57256020" w:rsidR="006A21F7" w:rsidRPr="0049233F" w:rsidRDefault="006A21F7">
      <w:pPr>
        <w:pStyle w:val="Heading2"/>
        <w:rPr>
          <w:lang w:val="pt-BR"/>
        </w:rPr>
      </w:pPr>
      <w:bookmarkStart w:id="3708" w:name="_Toc312142551"/>
      <w:bookmarkStart w:id="3709" w:name="_Toc343452426"/>
      <w:r w:rsidRPr="0049233F">
        <w:rPr>
          <w:lang w:val="pt-BR"/>
        </w:rPr>
        <w:t>Mô hình tự hồi quy bậc p, AR(p)</w:t>
      </w:r>
      <w:bookmarkEnd w:id="3708"/>
      <w:bookmarkEnd w:id="3709"/>
    </w:p>
    <w:p w14:paraId="46065932" w14:textId="16E9277D" w:rsidR="004505B3" w:rsidRDefault="00361F58">
      <w:pPr>
        <w:rPr>
          <w:ins w:id="3710" w:author="The Si Tran" w:date="2012-12-14T04:53:00Z"/>
          <w:lang w:val="pt-BR"/>
        </w:rPr>
        <w:pPrChange w:id="3711" w:author="The Si Tran" w:date="2012-12-15T07:58:00Z">
          <w:pPr>
            <w:ind w:left="720" w:firstLine="720"/>
          </w:pPr>
        </w:pPrChange>
      </w:pPr>
      <w:ins w:id="3712" w:author="The Si Tran" w:date="2012-12-12T00:12:00Z">
        <w:r w:rsidRPr="00465185">
          <w:rPr>
            <w:lang w:val="pt-BR"/>
          </w:rPr>
          <w:t>Mô hình tự hồi quy bậc p là mô hình có dạng</w:t>
        </w:r>
      </w:ins>
    </w:p>
    <w:p w14:paraId="7C98B65E" w14:textId="77777777" w:rsidR="00361F58" w:rsidRPr="0038419C" w:rsidRDefault="00276DB6">
      <w:pPr>
        <w:pStyle w:val="Canhgiua"/>
        <w:rPr>
          <w:ins w:id="3713" w:author="The Si Tran" w:date="2012-12-12T00:12:00Z"/>
          <w:lang w:val="pt-BR"/>
        </w:rPr>
        <w:pPrChange w:id="3714"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715" w:author="The Si Tran" w:date="2012-12-12T00:12:00Z"/>
          <w:lang w:val="pt-BR"/>
        </w:rPr>
        <w:pPrChange w:id="3716" w:author="The Si Tran" w:date="2012-12-16T17:06:00Z">
          <w:pPr>
            <w:ind w:firstLine="540"/>
          </w:pPr>
        </w:pPrChange>
      </w:pPr>
      <w:ins w:id="3717" w:author="The Si Tran" w:date="2012-12-12T00:12:00Z">
        <w:r>
          <w:rPr>
            <w:noProof/>
            <w:rPrChange w:id="3718" w:author="Unknown">
              <w:rPr>
                <w:b/>
                <w:bCs/>
                <w:noProof/>
                <w:sz w:val="20"/>
                <w:szCs w:val="20"/>
              </w:rPr>
            </w:rPrChange>
          </w:rPr>
          <mc:AlternateContent>
            <mc:Choice Requires="wps">
              <w:drawing>
                <wp:anchor distT="0" distB="0" distL="114300" distR="114300" simplePos="0" relativeHeight="251633152" behindDoc="0" locked="0" layoutInCell="1" allowOverlap="1" wp14:anchorId="520208F0" wp14:editId="745DB201">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276DB6" w:rsidRDefault="00276DB6">
                              <w:pPr>
                                <w:pStyle w:val="EquationIndex"/>
                                <w:pPrChange w:id="3719" w:author="The Si Tran" w:date="2012-12-16T10:46:00Z">
                                  <w:pPr>
                                    <w:jc w:val="left"/>
                                  </w:pPr>
                                </w:pPrChange>
                              </w:pPr>
                              <w:r>
                                <w:t>(3.</w:t>
                              </w:r>
                              <w:ins w:id="3720" w:author="The Si Tran" w:date="2012-12-14T04:55:00Z">
                                <w:r>
                                  <w:t>2</w:t>
                                </w:r>
                              </w:ins>
                              <w:del w:id="372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276DB6" w:rsidRDefault="00276DB6">
                        <w:pPr>
                          <w:pStyle w:val="EquationIndex"/>
                          <w:pPrChange w:id="3722" w:author="The Si Tran" w:date="2012-12-16T10:46:00Z">
                            <w:pPr>
                              <w:jc w:val="left"/>
                            </w:pPr>
                          </w:pPrChange>
                        </w:pPr>
                        <w:r>
                          <w:t>(3.</w:t>
                        </w:r>
                        <w:ins w:id="3723" w:author="The Si Tran" w:date="2012-12-14T04:55:00Z">
                          <w:r>
                            <w:t>2</w:t>
                          </w:r>
                        </w:ins>
                        <w:del w:id="3724"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725" w:author="The Si Tran" w:date="2012-12-12T00:12:00Z"/>
          <w:lang w:val="pt-BR"/>
        </w:rPr>
        <w:pPrChange w:id="3726" w:author="The Si Tran" w:date="2012-12-16T17:06:00Z">
          <w:pPr>
            <w:ind w:firstLine="540"/>
          </w:pPr>
        </w:pPrChange>
      </w:pPr>
      <m:oMath>
        <m:r>
          <w:rPr>
            <w:rFonts w:ascii="Cambria Math" w:hAnsi="Cambria Math"/>
            <w:lang w:val="pt-BR"/>
          </w:rPr>
          <m:t>δ</m:t>
        </m:r>
      </m:oMath>
      <w:ins w:id="3727" w:author="The Si Tran" w:date="2012-12-12T00:12:00Z">
        <w:r w:rsidRPr="004505B3">
          <w:rPr>
            <w:lang w:val="pt-BR"/>
            <w:rPrChange w:id="3728" w:author="The Si Tran" w:date="2012-12-14T04:52:00Z">
              <w:rPr>
                <w:lang w:val="pt-BR"/>
              </w:rPr>
            </w:rPrChange>
          </w:rPr>
          <w:t xml:space="preserve"> là hằng số.</w:t>
        </w:r>
      </w:ins>
    </w:p>
    <w:p w14:paraId="4C6A6DD6" w14:textId="77777777" w:rsidR="00361F58" w:rsidRPr="00097101" w:rsidRDefault="00276DB6">
      <w:pPr>
        <w:pStyle w:val="BuletL2"/>
        <w:rPr>
          <w:ins w:id="3729" w:author="The Si Tran" w:date="2012-12-12T00:12:00Z"/>
          <w:lang w:val="pt-BR"/>
        </w:rPr>
        <w:pPrChange w:id="3730"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731" w:author="The Si Tran" w:date="2012-12-12T00:12:00Z">
        <w:r w:rsidR="00361F58" w:rsidRPr="00032D83">
          <w:rPr>
            <w:lang w:val="pt-BR"/>
          </w:rPr>
          <w:t xml:space="preserve"> là sai s</w:t>
        </w:r>
        <w:r w:rsidR="00361F58" w:rsidRPr="004505B3">
          <w:rPr>
            <w:lang w:val="pt-BR"/>
            <w:rPrChange w:id="3732" w:author="The Si Tran" w:date="2012-12-14T04:52:00Z">
              <w:rPr>
                <w:lang w:val="pt-BR"/>
              </w:rPr>
            </w:rPrChange>
          </w:rPr>
          <w:t>ố, biểu diễn thành phần không thể dự đoán được từ mô hình ở thời điểm t.</w:t>
        </w:r>
      </w:ins>
    </w:p>
    <w:p w14:paraId="2A048688" w14:textId="77777777" w:rsidR="00361F58" w:rsidRPr="00097101" w:rsidRDefault="00276DB6">
      <w:pPr>
        <w:pStyle w:val="BuletL2"/>
        <w:rPr>
          <w:ins w:id="3733" w:author="The Si Tran" w:date="2012-12-12T00:12:00Z"/>
          <w:lang w:val="pt-BR"/>
        </w:rPr>
        <w:pPrChange w:id="3734"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735" w:author="The Si Tran" w:date="2012-12-12T00:12:00Z">
        <w:r w:rsidR="00361F58" w:rsidRPr="00032D83">
          <w:rPr>
            <w:lang w:val="pt-BR"/>
          </w:rPr>
          <w:t xml:space="preserve"> là các tr</w:t>
        </w:r>
        <w:r w:rsidR="00361F58" w:rsidRPr="004505B3">
          <w:rPr>
            <w:lang w:val="pt-BR"/>
            <w:rPrChange w:id="3736" w:author="The Si Tran" w:date="2012-12-14T04:52:00Z">
              <w:rPr>
                <w:lang w:val="pt-BR"/>
              </w:rPr>
            </w:rPrChange>
          </w:rPr>
          <w:t xml:space="preserve">ọng số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r>
              <w:rPr>
                <w:rFonts w:ascii="Cambria Math" w:hAnsi="Cambria Math"/>
                <w:lang w:val="pt-BR"/>
                <w:rPrChange w:id="3737" w:author="The Si Tran" w:date="2012-12-14T04:52:00Z">
                  <w:rPr>
                    <w:rFonts w:ascii="Cambria Math" w:hAnsi="Cambria Math"/>
                    <w:lang w:val="pt-BR"/>
                  </w:rPr>
                </w:rPrChange>
              </w:rPr>
              <m:t>-i</m:t>
            </m:r>
          </m:sub>
        </m:sSub>
      </m:oMath>
      <w:ins w:id="3738"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739" w:author="The Si Tran" w:date="2012-12-12T00:12:00Z">
        <w:r w:rsidR="00361F58" w:rsidRPr="00032D83">
          <w:rPr>
            <w:lang w:val="pt-BR"/>
          </w:rPr>
          <w:t>.</w:t>
        </w:r>
      </w:ins>
    </w:p>
    <w:p w14:paraId="0AA9D671" w14:textId="35DF7B0A" w:rsidR="00361F58" w:rsidRDefault="00361F58">
      <w:pPr>
        <w:rPr>
          <w:ins w:id="3740" w:author="The Si Tran" w:date="2012-12-12T00:12:00Z"/>
        </w:rPr>
        <w:pPrChange w:id="3741" w:author="The Si Tran" w:date="2012-12-16T17:06:00Z">
          <w:pPr>
            <w:ind w:firstLine="540"/>
          </w:pPr>
        </w:pPrChange>
      </w:pPr>
      <w:ins w:id="3742"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743" w:author="The Si Tran" w:date="2012-12-14T04:59:00Z"/>
          <w:rFonts w:eastAsia="Times New Roman"/>
          <w:szCs w:val="26"/>
        </w:rPr>
      </w:pPr>
      <w:ins w:id="3744" w:author="The Si Tran" w:date="2012-12-14T04:58:00Z">
        <w:r>
          <w:rPr>
            <w:noProof/>
            <w:rPrChange w:id="3745" w:author="Unknown">
              <w:rPr>
                <w:b/>
                <w:bCs/>
                <w:noProof/>
                <w:sz w:val="20"/>
                <w:szCs w:val="20"/>
              </w:rPr>
            </w:rPrChange>
          </w:rPr>
          <mc:AlternateContent>
            <mc:Choice Requires="wps">
              <w:drawing>
                <wp:anchor distT="0" distB="0" distL="114300" distR="114300" simplePos="0" relativeHeight="251657728" behindDoc="0" locked="0" layoutInCell="1" allowOverlap="1" wp14:anchorId="16EE2C1B" wp14:editId="4982B83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276DB6" w:rsidRDefault="00276DB6">
                              <w:pPr>
                                <w:pStyle w:val="EquationIndex"/>
                                <w:pPrChange w:id="3746" w:author="The Si Tran" w:date="2012-12-15T08:10:00Z">
                                  <w:pPr/>
                                </w:pPrChange>
                              </w:pPr>
                              <w:r>
                                <w:t>(3.</w:t>
                              </w:r>
                              <w:ins w:id="3747" w:author="The Si Tran" w:date="2012-12-14T04:55:00Z">
                                <w:r>
                                  <w:t>3</w:t>
                                </w:r>
                              </w:ins>
                              <w:del w:id="374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276DB6" w:rsidRDefault="00276DB6">
                        <w:pPr>
                          <w:pStyle w:val="EquationIndex"/>
                          <w:pPrChange w:id="3749" w:author="The Si Tran" w:date="2012-12-15T08:10:00Z">
                            <w:pPr/>
                          </w:pPrChange>
                        </w:pPr>
                        <w:r>
                          <w:t>(3.</w:t>
                        </w:r>
                        <w:ins w:id="3750" w:author="The Si Tran" w:date="2012-12-14T04:55:00Z">
                          <w:r>
                            <w:t>3</w:t>
                          </w:r>
                        </w:ins>
                        <w:del w:id="3751" w:author="The Si Tran" w:date="2012-12-14T04:55:00Z">
                          <w:r w:rsidDel="004505B3">
                            <w:delText>2.1</w:delText>
                          </w:r>
                        </w:del>
                        <w:r>
                          <w:t>)</w:t>
                        </w:r>
                      </w:p>
                    </w:txbxContent>
                  </v:textbox>
                </v:shape>
              </w:pict>
            </mc:Fallback>
          </mc:AlternateContent>
        </w:r>
      </w:ins>
      <w:ins w:id="3752"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753" w:author="The Si Tran" w:date="2012-12-12T00:12:00Z">
        <w:r w:rsidR="004505B3">
          <w:rPr>
            <w:rFonts w:eastAsia="Times New Roman"/>
            <w:szCs w:val="26"/>
          </w:rPr>
          <w:t xml:space="preserve">              </w:t>
        </w:r>
      </w:ins>
    </w:p>
    <w:p w14:paraId="48675FC8" w14:textId="2B931873" w:rsidR="004505B3" w:rsidRDefault="00307510">
      <w:pPr>
        <w:rPr>
          <w:ins w:id="3754" w:author="The Si Tran" w:date="2012-12-14T04:55:00Z"/>
        </w:rPr>
        <w:pPrChange w:id="3755" w:author="The Si Tran" w:date="2012-12-16T17:06:00Z">
          <w:pPr>
            <w:spacing w:before="100" w:beforeAutospacing="1" w:after="100" w:afterAutospacing="1"/>
          </w:pPr>
        </w:pPrChange>
      </w:pPr>
      <w:ins w:id="3756" w:author="The Si Tran" w:date="2012-12-14T05:00:00Z">
        <w:r>
          <w:rPr>
            <w:noProof/>
            <w:rPrChange w:id="3757" w:author="Unknown">
              <w:rPr>
                <w:b/>
                <w:bCs/>
                <w:noProof/>
                <w:sz w:val="20"/>
                <w:szCs w:val="20"/>
              </w:rPr>
            </w:rPrChange>
          </w:rPr>
          <mc:AlternateContent>
            <mc:Choice Requires="wps">
              <w:drawing>
                <wp:anchor distT="0" distB="0" distL="114300" distR="114300" simplePos="0" relativeHeight="251670016" behindDoc="0" locked="0" layoutInCell="1" allowOverlap="1" wp14:anchorId="18798BE4" wp14:editId="36E1E687">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276DB6" w:rsidRPr="00307510" w:rsidRDefault="00276DB6">
                              <w:pPr>
                                <w:pStyle w:val="EquationIndex"/>
                                <w:rPr>
                                  <w:rPrChange w:id="3758" w:author="The Si Tran" w:date="2012-12-15T08:12:00Z">
                                    <w:rPr/>
                                  </w:rPrChange>
                                </w:rPr>
                                <w:pPrChange w:id="3759" w:author="The Si Tran" w:date="2012-12-15T08:12:00Z">
                                  <w:pPr/>
                                </w:pPrChange>
                              </w:pPr>
                              <w:r w:rsidRPr="00E231FB">
                                <w:t>(</w:t>
                              </w:r>
                              <w:r w:rsidRPr="00307510">
                                <w:rPr>
                                  <w:rStyle w:val="EquationIndexChar"/>
                                  <w:rPrChange w:id="3760" w:author="The Si Tran" w:date="2012-12-15T08:12:00Z">
                                    <w:rPr/>
                                  </w:rPrChange>
                                </w:rPr>
                                <w:t>3</w:t>
                              </w:r>
                              <w:r w:rsidRPr="00E231FB">
                                <w:t>.</w:t>
                              </w:r>
                              <w:ins w:id="3761" w:author="The Si Tran" w:date="2012-12-14T04:55:00Z">
                                <w:r w:rsidRPr="00EB1298">
                                  <w:t>5</w:t>
                                </w:r>
                              </w:ins>
                              <w:del w:id="3762" w:author="The Si Tran" w:date="2012-12-14T04:55:00Z">
                                <w:r w:rsidRPr="00032D83" w:rsidDel="004505B3">
                                  <w:delText>2.1</w:delText>
                                </w:r>
                              </w:del>
                              <w:r w:rsidRPr="00307510">
                                <w:rPr>
                                  <w:rPrChange w:id="3763"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276DB6" w:rsidRPr="00307510" w:rsidRDefault="00276DB6">
                        <w:pPr>
                          <w:pStyle w:val="EquationIndex"/>
                          <w:rPr>
                            <w:rPrChange w:id="3764" w:author="The Si Tran" w:date="2012-12-15T08:12:00Z">
                              <w:rPr/>
                            </w:rPrChange>
                          </w:rPr>
                          <w:pPrChange w:id="3765" w:author="The Si Tran" w:date="2012-12-15T08:12:00Z">
                            <w:pPr/>
                          </w:pPrChange>
                        </w:pPr>
                        <w:r w:rsidRPr="00E231FB">
                          <w:t>(</w:t>
                        </w:r>
                        <w:r w:rsidRPr="00307510">
                          <w:rPr>
                            <w:rStyle w:val="EquationIndexChar"/>
                            <w:rPrChange w:id="3766" w:author="The Si Tran" w:date="2012-12-15T08:12:00Z">
                              <w:rPr/>
                            </w:rPrChange>
                          </w:rPr>
                          <w:t>3</w:t>
                        </w:r>
                        <w:r w:rsidRPr="00E231FB">
                          <w:t>.</w:t>
                        </w:r>
                        <w:ins w:id="3767" w:author="The Si Tran" w:date="2012-12-14T04:55:00Z">
                          <w:r w:rsidRPr="00EB1298">
                            <w:t>5</w:t>
                          </w:r>
                        </w:ins>
                        <w:del w:id="3768" w:author="The Si Tran" w:date="2012-12-14T04:55:00Z">
                          <w:r w:rsidRPr="00032D83" w:rsidDel="004505B3">
                            <w:delText>2.1</w:delText>
                          </w:r>
                        </w:del>
                        <w:r w:rsidRPr="00307510">
                          <w:rPr>
                            <w:rPrChange w:id="3769" w:author="The Si Tran" w:date="2012-12-15T08:12:00Z">
                              <w:rPr/>
                            </w:rPrChange>
                          </w:rPr>
                          <w:t>)</w:t>
                        </w:r>
                      </w:p>
                    </w:txbxContent>
                  </v:textbox>
                </v:shape>
              </w:pict>
            </mc:Fallback>
          </mc:AlternateContent>
        </w:r>
      </w:ins>
      <w:ins w:id="3770" w:author="The Si Tran" w:date="2012-12-14T04:59:00Z">
        <w:r w:rsidR="0038419C">
          <w:rPr>
            <w:noProof/>
            <w:rPrChange w:id="3771" w:author="Unknown">
              <w:rPr>
                <w:b/>
                <w:bCs/>
                <w:noProof/>
                <w:sz w:val="20"/>
                <w:szCs w:val="20"/>
              </w:rPr>
            </w:rPrChange>
          </w:rPr>
          <mc:AlternateContent>
            <mc:Choice Requires="wps">
              <w:drawing>
                <wp:anchor distT="0" distB="0" distL="114300" distR="114300" simplePos="0" relativeHeight="251663872" behindDoc="0" locked="0" layoutInCell="1" allowOverlap="1" wp14:anchorId="1B7BC458" wp14:editId="1355AD0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276DB6" w:rsidRDefault="00276DB6">
                              <w:pPr>
                                <w:pStyle w:val="EquationIndex"/>
                                <w:pPrChange w:id="3772" w:author="The Si Tran" w:date="2012-12-15T08:11:00Z">
                                  <w:pPr/>
                                </w:pPrChange>
                              </w:pPr>
                              <w:r w:rsidRPr="009211DB">
                                <w:rPr>
                                  <w:rStyle w:val="EquationIndexChar"/>
                                  <w:rPrChange w:id="3773" w:author="The Si Tran" w:date="2012-12-15T08:11:00Z">
                                    <w:rPr/>
                                  </w:rPrChange>
                                </w:rPr>
                                <w:t>(</w:t>
                              </w:r>
                              <w:r>
                                <w:t>3.</w:t>
                              </w:r>
                              <w:ins w:id="3774" w:author="The Si Tran" w:date="2012-12-14T04:55:00Z">
                                <w:r>
                                  <w:t>4</w:t>
                                </w:r>
                              </w:ins>
                              <w:del w:id="377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276DB6" w:rsidRDefault="00276DB6">
                        <w:pPr>
                          <w:pStyle w:val="EquationIndex"/>
                          <w:pPrChange w:id="3776" w:author="The Si Tran" w:date="2012-12-15T08:11:00Z">
                            <w:pPr/>
                          </w:pPrChange>
                        </w:pPr>
                        <w:r w:rsidRPr="009211DB">
                          <w:rPr>
                            <w:rStyle w:val="EquationIndexChar"/>
                            <w:rPrChange w:id="3777" w:author="The Si Tran" w:date="2012-12-15T08:11:00Z">
                              <w:rPr/>
                            </w:rPrChange>
                          </w:rPr>
                          <w:t>(</w:t>
                        </w:r>
                        <w:r>
                          <w:t>3.</w:t>
                        </w:r>
                        <w:ins w:id="3778" w:author="The Si Tran" w:date="2012-12-14T04:55:00Z">
                          <w:r>
                            <w:t>4</w:t>
                          </w:r>
                        </w:ins>
                        <w:del w:id="3779" w:author="The Si Tran" w:date="2012-12-14T04:55:00Z">
                          <w:r w:rsidDel="004505B3">
                            <w:delText>2.1</w:delText>
                          </w:r>
                        </w:del>
                        <w:r>
                          <w:t>)</w:t>
                        </w:r>
                      </w:p>
                    </w:txbxContent>
                  </v:textbox>
                </v:shape>
              </w:pict>
            </mc:Fallback>
          </mc:AlternateContent>
        </w:r>
      </w:ins>
      <w:ins w:id="3780"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781"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782"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276DB6">
      <w:pPr>
        <w:rPr>
          <w:ins w:id="3783" w:author="The Si Tran" w:date="2012-12-16T17:06:00Z"/>
          <w:rFonts w:eastAsia="Times New Roman"/>
          <w:szCs w:val="26"/>
        </w:rPr>
        <w:pPrChange w:id="3784"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785" w:author="The Si Tran" w:date="2012-12-15T07:59:00Z">
                    <w:rPr>
                      <w:rFonts w:ascii="Cambria Math" w:eastAsia="Times New Roman" w:hAnsi="Cambria Math"/>
                      <w:szCs w:val="26"/>
                    </w:rPr>
                  </w:rPrChange>
                </w:rPr>
                <m:t>γ</m:t>
              </m:r>
            </m:e>
            <m:sub>
              <m:r>
                <m:rPr>
                  <m:sty m:val="p"/>
                </m:rPr>
                <w:rPr>
                  <w:rFonts w:ascii="Cambria Math" w:hAnsi="Cambria Math"/>
                  <w:rPrChange w:id="3786" w:author="The Si Tran" w:date="2012-12-15T07:59:00Z">
                    <w:rPr>
                      <w:rFonts w:ascii="Cambria Math" w:eastAsia="Times New Roman" w:hAnsi="Cambria Math"/>
                      <w:szCs w:val="26"/>
                    </w:rPr>
                  </w:rPrChange>
                </w:rPr>
                <m:t>0</m:t>
              </m:r>
            </m:sub>
          </m:sSub>
          <m:r>
            <m:rPr>
              <m:sty m:val="p"/>
            </m:rPr>
            <w:rPr>
              <w:rFonts w:ascii="Cambria Math" w:hAnsi="Cambria Math"/>
              <w:rPrChange w:id="378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8" w:author="The Si Tran" w:date="2012-12-15T07:59:00Z">
                    <w:rPr>
                      <w:rFonts w:ascii="Cambria Math" w:eastAsia="Times New Roman" w:hAnsi="Cambria Math"/>
                      <w:szCs w:val="26"/>
                    </w:rPr>
                  </w:rPrChange>
                </w:rPr>
                <m:t>ϕ</m:t>
              </m:r>
            </m:e>
            <m:sub>
              <m:r>
                <m:rPr>
                  <m:sty m:val="p"/>
                </m:rPr>
                <w:rPr>
                  <w:rFonts w:ascii="Cambria Math" w:hAnsi="Cambria Math"/>
                  <w:rPrChange w:id="378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90" w:author="The Si Tran" w:date="2012-12-15T07:59:00Z">
                    <w:rPr>
                      <w:rFonts w:ascii="Cambria Math" w:eastAsia="Times New Roman" w:hAnsi="Cambria Math"/>
                      <w:szCs w:val="26"/>
                    </w:rPr>
                  </w:rPrChange>
                </w:rPr>
                <m:t>γ</m:t>
              </m:r>
            </m:e>
            <m:sub>
              <m:r>
                <m:rPr>
                  <m:sty m:val="p"/>
                </m:rPr>
                <w:rPr>
                  <w:rFonts w:ascii="Cambria Math" w:hAnsi="Cambria Math"/>
                  <w:rPrChange w:id="3791" w:author="The Si Tran" w:date="2012-12-15T07:59:00Z">
                    <w:rPr>
                      <w:rFonts w:ascii="Cambria Math" w:eastAsia="Times New Roman" w:hAnsi="Cambria Math"/>
                      <w:szCs w:val="26"/>
                    </w:rPr>
                  </w:rPrChange>
                </w:rPr>
                <m:t>1</m:t>
              </m:r>
            </m:sub>
          </m:sSub>
          <m:r>
            <m:rPr>
              <m:sty m:val="p"/>
            </m:rPr>
            <w:rPr>
              <w:rFonts w:ascii="Cambria Math" w:hAnsi="Cambria Math"/>
              <w:rPrChange w:id="379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93" w:author="The Si Tran" w:date="2012-12-15T07:59:00Z">
                    <w:rPr>
                      <w:rFonts w:ascii="Cambria Math" w:eastAsia="Times New Roman" w:hAnsi="Cambria Math"/>
                      <w:szCs w:val="26"/>
                    </w:rPr>
                  </w:rPrChange>
                </w:rPr>
                <m:t>ϕ</m:t>
              </m:r>
            </m:e>
            <m:sub>
              <m:r>
                <m:rPr>
                  <m:sty m:val="p"/>
                </m:rPr>
                <w:rPr>
                  <w:rFonts w:ascii="Cambria Math" w:hAnsi="Cambria Math"/>
                  <w:rPrChange w:id="379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95" w:author="The Si Tran" w:date="2012-12-15T07:59:00Z">
                    <w:rPr>
                      <w:rFonts w:ascii="Cambria Math" w:eastAsia="Times New Roman" w:hAnsi="Cambria Math"/>
                      <w:szCs w:val="26"/>
                    </w:rPr>
                  </w:rPrChange>
                </w:rPr>
                <m:t>γ</m:t>
              </m:r>
            </m:e>
            <m:sub>
              <m:r>
                <m:rPr>
                  <m:sty m:val="p"/>
                </m:rPr>
                <w:rPr>
                  <w:rFonts w:ascii="Cambria Math" w:hAnsi="Cambria Math"/>
                  <w:rPrChange w:id="3796" w:author="The Si Tran" w:date="2012-12-15T07:59:00Z">
                    <w:rPr>
                      <w:rFonts w:ascii="Cambria Math" w:eastAsia="Times New Roman" w:hAnsi="Cambria Math"/>
                      <w:szCs w:val="26"/>
                    </w:rPr>
                  </w:rPrChange>
                </w:rPr>
                <m:t>2</m:t>
              </m:r>
            </m:sub>
          </m:sSub>
          <m:r>
            <m:rPr>
              <m:sty m:val="p"/>
            </m:rPr>
            <w:rPr>
              <w:rFonts w:ascii="Cambria Math" w:hAnsi="Cambria Math"/>
              <w:rPrChange w:id="3797" w:author="The Si Tran" w:date="2012-12-15T07:59:00Z">
                <w:rPr>
                  <w:rFonts w:ascii="Cambria Math" w:eastAsia="Times New Roman" w:hAnsi="Cambria Math"/>
                  <w:szCs w:val="26"/>
                </w:rPr>
              </w:rPrChange>
            </w:rPr>
            <m:t>+</m:t>
          </m:r>
          <m:r>
            <m:rPr>
              <m:sty m:val="p"/>
            </m:rPr>
            <w:rPr>
              <w:rFonts w:ascii="Cambria Math" w:hAnsi="Cambria Math" w:hint="eastAsia"/>
              <w:rPrChange w:id="3798" w:author="The Si Tran" w:date="2012-12-15T07:59:00Z">
                <w:rPr>
                  <w:rFonts w:ascii="Cambria Math" w:eastAsia="Times New Roman" w:hAnsi="Cambria Math" w:hint="eastAsia"/>
                  <w:szCs w:val="26"/>
                </w:rPr>
              </w:rPrChange>
            </w:rPr>
            <m:t>…</m:t>
          </m:r>
          <m:r>
            <m:rPr>
              <m:sty m:val="p"/>
            </m:rPr>
            <w:rPr>
              <w:rFonts w:ascii="Cambria Math" w:hAnsi="Cambria Math"/>
              <w:rPrChange w:id="379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00" w:author="The Si Tran" w:date="2012-12-15T07:59:00Z">
                    <w:rPr>
                      <w:rFonts w:ascii="Cambria Math" w:eastAsia="Times New Roman" w:hAnsi="Cambria Math"/>
                      <w:szCs w:val="26"/>
                    </w:rPr>
                  </w:rPrChange>
                </w:rPr>
                <m:t>ϕ</m:t>
              </m:r>
            </m:e>
            <m:sub>
              <m:r>
                <w:rPr>
                  <w:rFonts w:ascii="Cambria Math" w:hAnsi="Cambria Math"/>
                  <w:rPrChange w:id="380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02" w:author="The Si Tran" w:date="2012-12-15T07:59:00Z">
                    <w:rPr>
                      <w:rFonts w:ascii="Cambria Math" w:eastAsia="Times New Roman" w:hAnsi="Cambria Math"/>
                      <w:szCs w:val="26"/>
                    </w:rPr>
                  </w:rPrChange>
                </w:rPr>
                <m:t>γ</m:t>
              </m:r>
            </m:e>
            <m:sub>
              <m:r>
                <w:rPr>
                  <w:rFonts w:ascii="Cambria Math" w:hAnsi="Cambria Math"/>
                  <w:rPrChange w:id="3803" w:author="The Si Tran" w:date="2012-12-15T07:59:00Z">
                    <w:rPr>
                      <w:rFonts w:ascii="Cambria Math" w:eastAsia="Times New Roman" w:hAnsi="Cambria Math"/>
                      <w:szCs w:val="26"/>
                    </w:rPr>
                  </w:rPrChange>
                </w:rPr>
                <m:t>p</m:t>
              </m:r>
            </m:sub>
          </m:sSub>
          <m:r>
            <m:rPr>
              <m:sty m:val="p"/>
            </m:rPr>
            <w:rPr>
              <w:rFonts w:ascii="Cambria Math" w:hAnsi="Cambria Math"/>
              <w:rPrChange w:id="3804"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805" w:author="The Si Tran" w:date="2012-12-15T07:59:00Z">
                    <w:rPr>
                      <w:rFonts w:ascii="Cambria Math" w:eastAsia="Times New Roman" w:hAnsi="Cambria Math"/>
                      <w:szCs w:val="26"/>
                    </w:rPr>
                  </w:rPrChange>
                </w:rPr>
                <m:t>σ</m:t>
              </m:r>
            </m:e>
            <m:sub>
              <m:r>
                <w:rPr>
                  <w:rFonts w:ascii="Cambria Math" w:hAnsi="Cambria Math"/>
                  <w:rPrChange w:id="3806" w:author="The Si Tran" w:date="2012-12-15T07:59:00Z">
                    <w:rPr>
                      <w:rFonts w:ascii="Cambria Math" w:eastAsia="Times New Roman" w:hAnsi="Cambria Math"/>
                      <w:szCs w:val="26"/>
                    </w:rPr>
                  </w:rPrChange>
                </w:rPr>
                <m:t>ε</m:t>
              </m:r>
            </m:sub>
            <m:sup>
              <m:r>
                <m:rPr>
                  <m:sty m:val="p"/>
                </m:rPr>
                <w:rPr>
                  <w:rFonts w:ascii="Cambria Math" w:hAnsi="Cambria Math"/>
                  <w:rPrChange w:id="3807" w:author="The Si Tran" w:date="2012-12-15T07:59:00Z">
                    <w:rPr>
                      <w:rFonts w:ascii="Cambria Math" w:eastAsia="Times New Roman" w:hAnsi="Cambria Math"/>
                      <w:szCs w:val="26"/>
                    </w:rPr>
                  </w:rPrChange>
                </w:rPr>
                <m:t>2</m:t>
              </m:r>
            </m:sup>
          </m:sSubSup>
          <w:ins w:id="3808" w:author="The Si Tran" w:date="2012-12-12T00:12:00Z">
            <m:r>
              <m:rPr>
                <m:sty m:val="p"/>
              </m:rPr>
              <w:rPr>
                <w:rFonts w:ascii="Cambria Math" w:hAnsi="Cambria Math"/>
                <w:rPrChange w:id="3809"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810" w:author="The Si Tran" w:date="2012-12-15T07:59:00Z">
                    <w:rPr>
                      <w:rFonts w:ascii="Cambria Math" w:eastAsia="Times New Roman" w:hAnsi="Cambria Math"/>
                      <w:szCs w:val="26"/>
                    </w:rPr>
                  </w:rPrChange>
                </w:rPr>
                <m:t>γ</m:t>
              </m:r>
            </m:e>
            <m:sub>
              <m:r>
                <m:rPr>
                  <m:sty m:val="p"/>
                </m:rPr>
                <w:rPr>
                  <w:rFonts w:ascii="Cambria Math" w:hAnsi="Cambria Math"/>
                  <w:rPrChange w:id="3811" w:author="The Si Tran" w:date="2012-12-15T07:59:00Z">
                    <w:rPr>
                      <w:rFonts w:ascii="Cambria Math" w:eastAsia="Times New Roman" w:hAnsi="Cambria Math"/>
                      <w:szCs w:val="26"/>
                    </w:rPr>
                  </w:rPrChange>
                </w:rPr>
                <m:t>1</m:t>
              </m:r>
            </m:sub>
          </m:sSub>
          <m:r>
            <m:rPr>
              <m:sty m:val="p"/>
            </m:rPr>
            <w:rPr>
              <w:rFonts w:ascii="Cambria Math" w:hAnsi="Cambria Math"/>
              <w:rPrChange w:id="381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3" w:author="The Si Tran" w:date="2012-12-15T07:59:00Z">
                    <w:rPr>
                      <w:rFonts w:ascii="Cambria Math" w:eastAsia="Times New Roman" w:hAnsi="Cambria Math"/>
                      <w:szCs w:val="26"/>
                    </w:rPr>
                  </w:rPrChange>
                </w:rPr>
                <m:t>ϕ</m:t>
              </m:r>
            </m:e>
            <m:sub>
              <m:r>
                <m:rPr>
                  <m:sty m:val="p"/>
                </m:rPr>
                <w:rPr>
                  <w:rFonts w:ascii="Cambria Math" w:hAnsi="Cambria Math"/>
                  <w:rPrChange w:id="381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15" w:author="The Si Tran" w:date="2012-12-15T07:59:00Z">
                    <w:rPr>
                      <w:rFonts w:ascii="Cambria Math" w:eastAsia="Times New Roman" w:hAnsi="Cambria Math"/>
                      <w:szCs w:val="26"/>
                    </w:rPr>
                  </w:rPrChange>
                </w:rPr>
                <m:t>γ</m:t>
              </m:r>
            </m:e>
            <m:sub>
              <m:r>
                <m:rPr>
                  <m:sty m:val="p"/>
                </m:rPr>
                <w:rPr>
                  <w:rFonts w:ascii="Cambria Math" w:hAnsi="Cambria Math"/>
                  <w:rPrChange w:id="3816" w:author="The Si Tran" w:date="2012-12-15T07:59:00Z">
                    <w:rPr>
                      <w:rFonts w:ascii="Cambria Math" w:eastAsia="Times New Roman" w:hAnsi="Cambria Math"/>
                      <w:szCs w:val="26"/>
                    </w:rPr>
                  </w:rPrChange>
                </w:rPr>
                <m:t>0</m:t>
              </m:r>
            </m:sub>
          </m:sSub>
          <m:r>
            <m:rPr>
              <m:sty m:val="p"/>
            </m:rPr>
            <w:rPr>
              <w:rFonts w:ascii="Cambria Math" w:hAnsi="Cambria Math"/>
              <w:rPrChange w:id="381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8" w:author="The Si Tran" w:date="2012-12-15T07:59:00Z">
                    <w:rPr>
                      <w:rFonts w:ascii="Cambria Math" w:eastAsia="Times New Roman" w:hAnsi="Cambria Math"/>
                      <w:szCs w:val="26"/>
                    </w:rPr>
                  </w:rPrChange>
                </w:rPr>
                <m:t>ϕ</m:t>
              </m:r>
            </m:e>
            <m:sub>
              <m:r>
                <m:rPr>
                  <m:sty m:val="p"/>
                </m:rPr>
                <w:rPr>
                  <w:rFonts w:ascii="Cambria Math" w:hAnsi="Cambria Math"/>
                  <w:rPrChange w:id="381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20" w:author="The Si Tran" w:date="2012-12-15T07:59:00Z">
                    <w:rPr>
                      <w:rFonts w:ascii="Cambria Math" w:eastAsia="Times New Roman" w:hAnsi="Cambria Math"/>
                      <w:szCs w:val="26"/>
                    </w:rPr>
                  </w:rPrChange>
                </w:rPr>
                <m:t>γ</m:t>
              </m:r>
            </m:e>
            <m:sub>
              <m:r>
                <m:rPr>
                  <m:sty m:val="p"/>
                </m:rPr>
                <w:rPr>
                  <w:rFonts w:ascii="Cambria Math" w:hAnsi="Cambria Math"/>
                  <w:rPrChange w:id="3821" w:author="The Si Tran" w:date="2012-12-15T07:59:00Z">
                    <w:rPr>
                      <w:rFonts w:ascii="Cambria Math" w:eastAsia="Times New Roman" w:hAnsi="Cambria Math"/>
                      <w:szCs w:val="26"/>
                    </w:rPr>
                  </w:rPrChange>
                </w:rPr>
                <m:t>1</m:t>
              </m:r>
            </m:sub>
          </m:sSub>
          <m:r>
            <m:rPr>
              <m:sty m:val="p"/>
            </m:rPr>
            <w:rPr>
              <w:rFonts w:ascii="Cambria Math" w:hAnsi="Cambria Math"/>
              <w:rPrChange w:id="3822" w:author="The Si Tran" w:date="2012-12-15T07:59:00Z">
                <w:rPr>
                  <w:rFonts w:ascii="Cambria Math" w:eastAsia="Times New Roman" w:hAnsi="Cambria Math"/>
                  <w:szCs w:val="26"/>
                </w:rPr>
              </w:rPrChange>
            </w:rPr>
            <m:t>+</m:t>
          </m:r>
          <m:r>
            <m:rPr>
              <m:sty m:val="p"/>
            </m:rPr>
            <w:rPr>
              <w:rFonts w:ascii="Cambria Math" w:hAnsi="Cambria Math" w:hint="eastAsia"/>
              <w:rPrChange w:id="3823" w:author="The Si Tran" w:date="2012-12-15T07:59:00Z">
                <w:rPr>
                  <w:rFonts w:ascii="Cambria Math" w:eastAsia="Times New Roman" w:hAnsi="Cambria Math" w:hint="eastAsia"/>
                  <w:szCs w:val="26"/>
                </w:rPr>
              </w:rPrChange>
            </w:rPr>
            <m:t>…</m:t>
          </m:r>
          <m:r>
            <m:rPr>
              <m:sty m:val="p"/>
            </m:rPr>
            <w:rPr>
              <w:rFonts w:ascii="Cambria Math" w:hAnsi="Cambria Math"/>
              <w:rPrChange w:id="382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25" w:author="The Si Tran" w:date="2012-12-15T07:59:00Z">
                    <w:rPr>
                      <w:rFonts w:ascii="Cambria Math" w:eastAsia="Times New Roman" w:hAnsi="Cambria Math"/>
                      <w:szCs w:val="26"/>
                    </w:rPr>
                  </w:rPrChange>
                </w:rPr>
                <m:t>ϕ</m:t>
              </m:r>
            </m:e>
            <m:sub>
              <m:r>
                <w:rPr>
                  <w:rFonts w:ascii="Cambria Math" w:hAnsi="Cambria Math"/>
                  <w:rPrChange w:id="382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27" w:author="The Si Tran" w:date="2012-12-15T07:59:00Z">
                    <w:rPr>
                      <w:rFonts w:ascii="Cambria Math" w:eastAsia="Times New Roman" w:hAnsi="Cambria Math"/>
                      <w:szCs w:val="26"/>
                    </w:rPr>
                  </w:rPrChange>
                </w:rPr>
                <m:t>γ</m:t>
              </m:r>
            </m:e>
            <m:sub>
              <m:r>
                <w:rPr>
                  <w:rFonts w:ascii="Cambria Math" w:hAnsi="Cambria Math"/>
                  <w:rPrChange w:id="3828" w:author="The Si Tran" w:date="2012-12-15T07:59:00Z">
                    <w:rPr>
                      <w:rFonts w:ascii="Cambria Math" w:eastAsia="Times New Roman" w:hAnsi="Cambria Math"/>
                      <w:szCs w:val="26"/>
                    </w:rPr>
                  </w:rPrChange>
                </w:rPr>
                <m:t>p</m:t>
              </m:r>
              <m:r>
                <m:rPr>
                  <m:sty m:val="p"/>
                </m:rPr>
                <w:rPr>
                  <w:rFonts w:ascii="Cambria Math" w:hAnsi="Cambria Math"/>
                  <w:rPrChange w:id="3829" w:author="The Si Tran" w:date="2012-12-15T07:59:00Z">
                    <w:rPr>
                      <w:rFonts w:ascii="Cambria Math" w:eastAsia="Times New Roman" w:hAnsi="Cambria Math"/>
                      <w:szCs w:val="26"/>
                    </w:rPr>
                  </w:rPrChange>
                </w:rPr>
                <m:t>-1</m:t>
              </m:r>
            </m:sub>
          </m:sSub>
          <w:ins w:id="3830" w:author="The Si Tran" w:date="2012-12-12T00:12:00Z">
            <m:r>
              <m:rPr>
                <m:sty m:val="p"/>
              </m:rPr>
              <w:rPr>
                <w:rFonts w:ascii="Cambria Math" w:hAnsi="Cambria Math"/>
                <w:rPrChange w:id="3831"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832" w:author="The Si Tran" w:date="2012-12-15T07:59:00Z">
                <w:rPr>
                  <w:rFonts w:ascii="Cambria Math" w:eastAsia="Times New Roman" w:hAnsi="Cambria Math" w:hint="eastAsia"/>
                  <w:szCs w:val="26"/>
                </w:rPr>
              </w:rPrChange>
            </w:rPr>
            <m:t>…………………………………………</m:t>
          </m:r>
          <m:r>
            <m:rPr>
              <m:sty m:val="p"/>
            </m:rPr>
            <w:rPr>
              <w:rFonts w:ascii="Cambria Math" w:hAnsi="Cambria Math"/>
              <w:rPrChange w:id="3833" w:author="The Si Tran" w:date="2012-12-15T07:59:00Z">
                <w:rPr>
                  <w:rFonts w:ascii="Cambria Math" w:eastAsia="Times New Roman" w:hAnsi="Cambria Math"/>
                  <w:szCs w:val="26"/>
                </w:rPr>
              </w:rPrChange>
            </w:rPr>
            <m:t xml:space="preserve"> </m:t>
          </m:r>
          <w:ins w:id="3834" w:author="The Si Tran" w:date="2012-12-12T00:12:00Z">
            <m:r>
              <m:rPr>
                <m:sty m:val="p"/>
              </m:rPr>
              <w:rPr>
                <w:rFonts w:ascii="Cambria Math" w:hAnsi="Cambria Math"/>
                <w:rPrChange w:id="3835" w:author="The Si Tran" w:date="2012-12-15T07:59:00Z">
                  <w:rPr>
                    <w:rFonts w:ascii="Cambria Math" w:eastAsia="Times New Roman" w:hAnsi="Cambria Math"/>
                    <w:szCs w:val="26"/>
                  </w:rPr>
                </w:rPrChange>
              </w:rPr>
              <w:br/>
            </m:r>
          </w:ins>
        </m:oMath>
      </m:oMathPara>
      <w:ins w:id="3836" w:author="The Si Tran" w:date="2012-12-12T00:12:00Z">
        <w:r w:rsidR="00361F58" w:rsidRPr="0038419C">
          <w:rPr>
            <w:rPrChange w:id="3837"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38" w:author="The Si Tran" w:date="2012-12-15T07:59:00Z">
                  <w:rPr>
                    <w:rFonts w:ascii="Cambria Math" w:eastAsia="Times New Roman" w:hAnsi="Cambria Math"/>
                    <w:szCs w:val="26"/>
                  </w:rPr>
                </w:rPrChange>
              </w:rPr>
              <m:t>γ</m:t>
            </m:r>
          </m:e>
          <m:sub>
            <m:r>
              <w:rPr>
                <w:rFonts w:ascii="Cambria Math" w:hAnsi="Cambria Math"/>
                <w:rPrChange w:id="3839" w:author="The Si Tran" w:date="2012-12-15T07:59:00Z">
                  <w:rPr>
                    <w:rFonts w:ascii="Cambria Math" w:eastAsia="Times New Roman" w:hAnsi="Cambria Math"/>
                    <w:szCs w:val="26"/>
                  </w:rPr>
                </w:rPrChange>
              </w:rPr>
              <m:t>p</m:t>
            </m:r>
          </m:sub>
        </m:sSub>
        <m:r>
          <m:rPr>
            <m:sty m:val="p"/>
          </m:rPr>
          <w:rPr>
            <w:rFonts w:ascii="Cambria Math" w:hAnsi="Cambria Math"/>
            <w:rPrChange w:id="384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41" w:author="The Si Tran" w:date="2012-12-15T07:59:00Z">
                  <w:rPr>
                    <w:rFonts w:ascii="Cambria Math" w:eastAsia="Times New Roman" w:hAnsi="Cambria Math"/>
                    <w:szCs w:val="26"/>
                  </w:rPr>
                </w:rPrChange>
              </w:rPr>
              <m:t>ϕ</m:t>
            </m:r>
          </m:e>
          <m:sub>
            <m:r>
              <m:rPr>
                <m:sty m:val="p"/>
              </m:rPr>
              <w:rPr>
                <w:rFonts w:ascii="Cambria Math" w:hAnsi="Cambria Math"/>
                <w:rPrChange w:id="384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43" w:author="The Si Tran" w:date="2012-12-15T07:59:00Z">
                  <w:rPr>
                    <w:rFonts w:ascii="Cambria Math" w:eastAsia="Times New Roman" w:hAnsi="Cambria Math"/>
                    <w:szCs w:val="26"/>
                  </w:rPr>
                </w:rPrChange>
              </w:rPr>
              <m:t>γ</m:t>
            </m:r>
          </m:e>
          <m:sub>
            <m:r>
              <w:rPr>
                <w:rFonts w:ascii="Cambria Math" w:hAnsi="Cambria Math"/>
                <w:rPrChange w:id="3844" w:author="The Si Tran" w:date="2012-12-15T07:59:00Z">
                  <w:rPr>
                    <w:rFonts w:ascii="Cambria Math" w:eastAsia="Times New Roman" w:hAnsi="Cambria Math"/>
                    <w:szCs w:val="26"/>
                  </w:rPr>
                </w:rPrChange>
              </w:rPr>
              <m:t>p</m:t>
            </m:r>
            <m:r>
              <m:rPr>
                <m:sty m:val="p"/>
              </m:rPr>
              <w:rPr>
                <w:rFonts w:ascii="Cambria Math" w:hAnsi="Cambria Math"/>
                <w:rPrChange w:id="3845" w:author="The Si Tran" w:date="2012-12-15T07:59:00Z">
                  <w:rPr>
                    <w:rFonts w:ascii="Cambria Math" w:eastAsia="Times New Roman" w:hAnsi="Cambria Math"/>
                    <w:szCs w:val="26"/>
                  </w:rPr>
                </w:rPrChange>
              </w:rPr>
              <m:t>-1</m:t>
            </m:r>
          </m:sub>
        </m:sSub>
        <m:r>
          <m:rPr>
            <m:sty m:val="p"/>
          </m:rPr>
          <w:rPr>
            <w:rFonts w:ascii="Cambria Math" w:hAnsi="Cambria Math"/>
            <w:rPrChange w:id="384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47" w:author="The Si Tran" w:date="2012-12-15T07:59:00Z">
                  <w:rPr>
                    <w:rFonts w:ascii="Cambria Math" w:eastAsia="Times New Roman" w:hAnsi="Cambria Math"/>
                    <w:szCs w:val="26"/>
                  </w:rPr>
                </w:rPrChange>
              </w:rPr>
              <m:t>ϕ</m:t>
            </m:r>
          </m:e>
          <m:sub>
            <m:r>
              <m:rPr>
                <m:sty m:val="p"/>
              </m:rPr>
              <w:rPr>
                <w:rFonts w:ascii="Cambria Math" w:hAnsi="Cambria Math"/>
                <w:rPrChange w:id="384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49" w:author="The Si Tran" w:date="2012-12-15T07:59:00Z">
                  <w:rPr>
                    <w:rFonts w:ascii="Cambria Math" w:eastAsia="Times New Roman" w:hAnsi="Cambria Math"/>
                    <w:szCs w:val="26"/>
                  </w:rPr>
                </w:rPrChange>
              </w:rPr>
              <m:t>γ</m:t>
            </m:r>
          </m:e>
          <m:sub>
            <m:r>
              <w:rPr>
                <w:rFonts w:ascii="Cambria Math" w:hAnsi="Cambria Math"/>
                <w:rPrChange w:id="3850" w:author="The Si Tran" w:date="2012-12-15T07:59:00Z">
                  <w:rPr>
                    <w:rFonts w:ascii="Cambria Math" w:eastAsia="Times New Roman" w:hAnsi="Cambria Math"/>
                    <w:szCs w:val="26"/>
                  </w:rPr>
                </w:rPrChange>
              </w:rPr>
              <m:t>p</m:t>
            </m:r>
            <m:r>
              <m:rPr>
                <m:sty m:val="p"/>
              </m:rPr>
              <w:rPr>
                <w:rFonts w:ascii="Cambria Math" w:hAnsi="Cambria Math"/>
                <w:rPrChange w:id="3851" w:author="The Si Tran" w:date="2012-12-15T07:59:00Z">
                  <w:rPr>
                    <w:rFonts w:ascii="Cambria Math" w:eastAsia="Times New Roman" w:hAnsi="Cambria Math"/>
                    <w:szCs w:val="26"/>
                  </w:rPr>
                </w:rPrChange>
              </w:rPr>
              <m:t>-2</m:t>
            </m:r>
          </m:sub>
        </m:sSub>
        <m:r>
          <m:rPr>
            <m:sty m:val="p"/>
          </m:rPr>
          <w:rPr>
            <w:rFonts w:ascii="Cambria Math" w:hAnsi="Cambria Math"/>
            <w:rPrChange w:id="3852" w:author="The Si Tran" w:date="2012-12-15T07:59:00Z">
              <w:rPr>
                <w:rFonts w:ascii="Cambria Math" w:eastAsia="Times New Roman" w:hAnsi="Cambria Math"/>
                <w:szCs w:val="26"/>
              </w:rPr>
            </w:rPrChange>
          </w:rPr>
          <m:t>+</m:t>
        </m:r>
        <m:r>
          <m:rPr>
            <m:sty m:val="p"/>
          </m:rPr>
          <w:rPr>
            <w:rFonts w:ascii="Cambria Math" w:hAnsi="Cambria Math" w:hint="eastAsia"/>
            <w:rPrChange w:id="3853" w:author="The Si Tran" w:date="2012-12-15T07:59:00Z">
              <w:rPr>
                <w:rFonts w:ascii="Cambria Math" w:eastAsia="Times New Roman" w:hAnsi="Cambria Math" w:hint="eastAsia"/>
                <w:szCs w:val="26"/>
              </w:rPr>
            </w:rPrChange>
          </w:rPr>
          <m:t>…</m:t>
        </m:r>
        <m:r>
          <m:rPr>
            <m:sty m:val="p"/>
          </m:rPr>
          <w:rPr>
            <w:rFonts w:ascii="Cambria Math" w:hAnsi="Cambria Math"/>
            <w:rPrChange w:id="385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55" w:author="The Si Tran" w:date="2012-12-15T07:59:00Z">
                  <w:rPr>
                    <w:rFonts w:ascii="Cambria Math" w:eastAsia="Times New Roman" w:hAnsi="Cambria Math"/>
                    <w:szCs w:val="26"/>
                  </w:rPr>
                </w:rPrChange>
              </w:rPr>
              <m:t>ϕ</m:t>
            </m:r>
          </m:e>
          <m:sub>
            <m:r>
              <w:rPr>
                <w:rFonts w:ascii="Cambria Math" w:hAnsi="Cambria Math"/>
                <w:rPrChange w:id="385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57" w:author="The Si Tran" w:date="2012-12-15T07:59:00Z">
                  <w:rPr>
                    <w:rFonts w:ascii="Cambria Math" w:eastAsia="Times New Roman" w:hAnsi="Cambria Math"/>
                    <w:szCs w:val="26"/>
                  </w:rPr>
                </w:rPrChange>
              </w:rPr>
              <m:t>γ</m:t>
            </m:r>
          </m:e>
          <m:sub>
            <m:r>
              <m:rPr>
                <m:sty m:val="p"/>
              </m:rPr>
              <w:rPr>
                <w:rFonts w:ascii="Cambria Math" w:hAnsi="Cambria Math"/>
                <w:rPrChange w:id="3858" w:author="The Si Tran" w:date="2012-12-15T07:59:00Z">
                  <w:rPr>
                    <w:rFonts w:ascii="Cambria Math" w:eastAsia="Times New Roman" w:hAnsi="Cambria Math"/>
                    <w:szCs w:val="26"/>
                  </w:rPr>
                </w:rPrChange>
              </w:rPr>
              <m:t>0</m:t>
            </m:r>
          </m:sub>
        </m:sSub>
      </m:oMath>
      <w:ins w:id="3859" w:author="The Si Tran" w:date="2012-12-12T00:12:00Z">
        <w:r w:rsidR="005537CE" w:rsidRPr="0038419C">
          <w:rPr>
            <w:rPrChange w:id="3860"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861" w:author="The Si Tran" w:date="2012-12-12T00:12:00Z"/>
          <w:rFonts w:eastAsia="Times New Roman"/>
          <w:szCs w:val="26"/>
        </w:rPr>
        <w:pPrChange w:id="3862" w:author="The Si Tran" w:date="2012-12-16T17:06:00Z">
          <w:pPr>
            <w:spacing w:before="100" w:beforeAutospacing="1" w:after="100" w:afterAutospacing="1"/>
          </w:pPr>
        </w:pPrChange>
      </w:pPr>
      <w:ins w:id="3863" w:author="The Si Tran" w:date="2012-12-12T00:12:00Z">
        <w:r w:rsidRPr="007F6C43">
          <w:rPr>
            <w:rFonts w:eastAsia="Times New Roman"/>
            <w:szCs w:val="26"/>
          </w:rPr>
          <w:t>Với k &gt; p thì:</w:t>
        </w:r>
      </w:ins>
    </w:p>
    <w:p w14:paraId="6190EA83" w14:textId="577757BB" w:rsidR="00361F58" w:rsidRPr="007F6C43" w:rsidRDefault="00276DB6">
      <w:pPr>
        <w:jc w:val="center"/>
        <w:rPr>
          <w:ins w:id="3864" w:author="The Si Tran" w:date="2012-12-12T00:12:00Z"/>
        </w:rPr>
        <w:pPrChange w:id="3865"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866" w:author="The Si Tran" w:date="2012-12-12T00:12:00Z"/>
          <w:rFonts w:eastAsia="Times New Roman"/>
          <w:szCs w:val="26"/>
        </w:rPr>
      </w:pPr>
      <w:ins w:id="3867" w:author="The Si Tran" w:date="2012-12-14T05:01:00Z">
        <w:r>
          <w:rPr>
            <w:noProof/>
            <w:rPrChange w:id="3868" w:author="Unknown">
              <w:rPr>
                <w:b/>
                <w:bCs/>
                <w:noProof/>
                <w:sz w:val="20"/>
                <w:szCs w:val="20"/>
              </w:rPr>
            </w:rPrChange>
          </w:rPr>
          <mc:AlternateContent>
            <mc:Choice Requires="wps">
              <w:drawing>
                <wp:anchor distT="0" distB="0" distL="114300" distR="114300" simplePos="0" relativeHeight="251676160" behindDoc="0" locked="0" layoutInCell="1" allowOverlap="1" wp14:anchorId="7A57AABF" wp14:editId="58DA9850">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276DB6" w:rsidRPr="009211DB" w:rsidRDefault="00276DB6">
                              <w:pPr>
                                <w:pStyle w:val="EquationIndex"/>
                                <w:rPr>
                                  <w:rPrChange w:id="3869" w:author="The Si Tran" w:date="2012-12-15T08:05:00Z">
                                    <w:rPr/>
                                  </w:rPrChange>
                                </w:rPr>
                                <w:pPrChange w:id="3870" w:author="The Si Tran" w:date="2012-12-15T08:05:00Z">
                                  <w:pPr/>
                                </w:pPrChange>
                              </w:pPr>
                              <w:r w:rsidRPr="00E231FB">
                                <w:t>(3.</w:t>
                              </w:r>
                              <w:ins w:id="3871" w:author="The Si Tran" w:date="2012-12-14T04:55:00Z">
                                <w:r w:rsidRPr="00EB1298">
                                  <w:t>6</w:t>
                                </w:r>
                              </w:ins>
                              <w:del w:id="3872" w:author="The Si Tran" w:date="2012-12-14T04:55:00Z">
                                <w:r w:rsidRPr="00032D83" w:rsidDel="004505B3">
                                  <w:delText>2.1</w:delText>
                                </w:r>
                              </w:del>
                              <w:r w:rsidRPr="009211DB">
                                <w:rPr>
                                  <w:rPrChange w:id="3873"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276DB6" w:rsidRPr="009211DB" w:rsidRDefault="00276DB6">
                        <w:pPr>
                          <w:pStyle w:val="EquationIndex"/>
                          <w:rPr>
                            <w:rPrChange w:id="3874" w:author="The Si Tran" w:date="2012-12-15T08:05:00Z">
                              <w:rPr/>
                            </w:rPrChange>
                          </w:rPr>
                          <w:pPrChange w:id="3875" w:author="The Si Tran" w:date="2012-12-15T08:05:00Z">
                            <w:pPr/>
                          </w:pPrChange>
                        </w:pPr>
                        <w:r w:rsidRPr="00E231FB">
                          <w:t>(3.</w:t>
                        </w:r>
                        <w:ins w:id="3876" w:author="The Si Tran" w:date="2012-12-14T04:55:00Z">
                          <w:r w:rsidRPr="00EB1298">
                            <w:t>6</w:t>
                          </w:r>
                        </w:ins>
                        <w:del w:id="3877" w:author="The Si Tran" w:date="2012-12-14T04:55:00Z">
                          <w:r w:rsidRPr="00032D83" w:rsidDel="004505B3">
                            <w:delText>2.1</w:delText>
                          </w:r>
                        </w:del>
                        <w:r w:rsidRPr="009211DB">
                          <w:rPr>
                            <w:rPrChange w:id="3878" w:author="The Si Tran" w:date="2012-12-15T08:05:00Z">
                              <w:rPr/>
                            </w:rPrChange>
                          </w:rPr>
                          <w:t>)</w:t>
                        </w:r>
                      </w:p>
                    </w:txbxContent>
                  </v:textbox>
                </v:shape>
              </w:pict>
            </mc:Fallback>
          </mc:AlternateContent>
        </w:r>
      </w:ins>
      <w:ins w:id="3879"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880"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276DB6" w:rsidP="00361F58">
      <w:pPr>
        <w:spacing w:before="100" w:beforeAutospacing="1" w:after="100" w:afterAutospacing="1"/>
        <w:rPr>
          <w:ins w:id="388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88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883" w:author="The Si Tran" w:date="2012-12-12T00:12:00Z">
            <m:r>
              <m:rPr>
                <m:sty m:val="p"/>
              </m:rPr>
              <w:rPr>
                <w:rFonts w:ascii="Cambria Math" w:eastAsia="Times New Roman" w:hAnsi="Cambria Math"/>
                <w:szCs w:val="26"/>
              </w:rPr>
              <w:br/>
            </m:r>
          </w:ins>
        </m:oMath>
      </m:oMathPara>
      <w:ins w:id="388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85"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886" w:author="The Si Tran" w:date="2012-12-12T00:12:00Z"/>
          <w:rFonts w:eastAsia="Times New Roman"/>
          <w:szCs w:val="26"/>
        </w:rPr>
      </w:pPr>
      <w:ins w:id="3887" w:author="The Si Tran" w:date="2012-12-14T05:03:00Z">
        <w:r>
          <w:rPr>
            <w:noProof/>
            <w:rPrChange w:id="3888" w:author="Unknown">
              <w:rPr>
                <w:b/>
                <w:bCs/>
                <w:noProof/>
                <w:sz w:val="20"/>
                <w:szCs w:val="20"/>
              </w:rPr>
            </w:rPrChange>
          </w:rPr>
          <mc:AlternateContent>
            <mc:Choice Requires="wps">
              <w:drawing>
                <wp:anchor distT="0" distB="0" distL="114300" distR="114300" simplePos="0" relativeHeight="251688448" behindDoc="0" locked="0" layoutInCell="1" allowOverlap="1" wp14:anchorId="4546A330" wp14:editId="5512218F">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276DB6" w:rsidRDefault="00276DB6">
                              <w:pPr>
                                <w:pStyle w:val="EquationIndex"/>
                                <w:pPrChange w:id="3889" w:author="The Si Tran" w:date="2012-12-15T08:12:00Z">
                                  <w:pPr/>
                                </w:pPrChange>
                              </w:pPr>
                              <w:r>
                                <w:t>(3.</w:t>
                              </w:r>
                              <w:ins w:id="3890" w:author="The Si Tran" w:date="2012-12-14T04:55:00Z">
                                <w:r>
                                  <w:t>7</w:t>
                                </w:r>
                              </w:ins>
                              <w:del w:id="389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2pt;margin-top:32.6pt;width:41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" fillcolor="window" stroked="f" strokeweight=".5pt">
                  <v:path arrowok="t"/>
                  <v:textbox>
                    <w:txbxContent>
                      <w:p w14:paraId="1409AF4D" w14:textId="77777777" w:rsidR="00276DB6" w:rsidRDefault="00276DB6">
                        <w:pPr>
                          <w:pStyle w:val="EquationIndex"/>
                          <w:pPrChange w:id="3892" w:author="The Si Tran" w:date="2012-12-15T08:12:00Z">
                            <w:pPr/>
                          </w:pPrChange>
                        </w:pPr>
                        <w:r>
                          <w:t>(3.</w:t>
                        </w:r>
                        <w:ins w:id="3893" w:author="The Si Tran" w:date="2012-12-14T04:55:00Z">
                          <w:r>
                            <w:t>7</w:t>
                          </w:r>
                        </w:ins>
                        <w:del w:id="3894" w:author="The Si Tran" w:date="2012-12-14T04:55:00Z">
                          <w:r w:rsidDel="004505B3">
                            <w:delText>2.1</w:delText>
                          </w:r>
                        </w:del>
                        <w:r>
                          <w:t>)</w:t>
                        </w:r>
                      </w:p>
                    </w:txbxContent>
                  </v:textbox>
                </v:shape>
              </w:pict>
            </mc:Fallback>
          </mc:AlternateContent>
        </w:r>
      </w:ins>
      <w:ins w:id="3895"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896"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897" w:author="The Si Tran" w:date="2012-12-14T05:07:00Z">
              <w:rPr>
                <w:rFonts w:eastAsia="Times New Roman"/>
                <w:szCs w:val="26"/>
              </w:rPr>
            </w:rPrChange>
          </w:rPr>
          <w:t>3.</w:t>
        </w:r>
        <w:commentRangeStart w:id="3898"/>
        <w:r w:rsidR="00361F58" w:rsidRPr="00312F4F">
          <w:rPr>
            <w:rFonts w:eastAsia="Times New Roman"/>
            <w:color w:val="FF0000"/>
            <w:szCs w:val="26"/>
            <w:rPrChange w:id="3899" w:author="The Si Tran" w:date="2012-12-14T05:07:00Z">
              <w:rPr>
                <w:rFonts w:eastAsia="Times New Roman"/>
                <w:szCs w:val="26"/>
              </w:rPr>
            </w:rPrChange>
          </w:rPr>
          <w:t>11</w:t>
        </w:r>
      </w:ins>
      <w:commentRangeEnd w:id="3898"/>
      <w:ins w:id="3900" w:author="The Si Tran" w:date="2012-12-14T05:08:00Z">
        <w:r>
          <w:rPr>
            <w:rStyle w:val="CommentReference"/>
          </w:rPr>
          <w:commentReference w:id="3898"/>
        </w:r>
      </w:ins>
      <w:ins w:id="3901"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902" w:author="The Si Tran" w:date="2012-12-12T00:12:00Z"/>
          <w:rFonts w:eastAsia="Times New Roman"/>
          <w:szCs w:val="26"/>
        </w:rPr>
      </w:pPr>
      <w:ins w:id="390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904"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905" w:author="The Si Tran" w:date="2012-12-12T00:12:00Z"/>
          <w:rFonts w:eastAsia="Times New Roman"/>
          <w:szCs w:val="26"/>
        </w:rPr>
      </w:pPr>
      <w:ins w:id="3906"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907" w:author="The Si Tran" w:date="2012-12-12T00:12:00Z"/>
          <w:rFonts w:eastAsia="Times New Roman"/>
          <w:szCs w:val="26"/>
        </w:rPr>
      </w:pPr>
      <w:ins w:id="3908"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909"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910" w:author="The Si Tran" w:date="2012-12-12T00:12:00Z"/>
          <w:rFonts w:eastAsia="Times New Roman"/>
          <w:szCs w:val="26"/>
        </w:rPr>
      </w:pPr>
      <w:ins w:id="3911" w:author="The Si Tran" w:date="2012-12-12T00:12:00Z">
        <w:r w:rsidRPr="00090AB7">
          <w:rPr>
            <w:rPrChange w:id="3912"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91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91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915"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1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917"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18"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19"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20"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21"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22"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923" w:author="The Si Tran" w:date="2012-12-12T00:12:00Z">
        <w:r w:rsidRPr="0019748F">
          <w:rPr>
            <w:rFonts w:eastAsia="Times New Roman"/>
            <w:szCs w:val="26"/>
          </w:rPr>
          <w:t>.</w:t>
        </w:r>
      </w:ins>
    </w:p>
    <w:p w14:paraId="7719F6F5" w14:textId="7F780A52" w:rsidR="00361F58" w:rsidRPr="0019748F" w:rsidRDefault="00361F58">
      <w:pPr>
        <w:rPr>
          <w:ins w:id="3924" w:author="The Si Tran" w:date="2012-12-12T00:12:00Z"/>
        </w:rPr>
        <w:pPrChange w:id="3925" w:author="The Si Tran" w:date="2012-12-16T10:33:00Z">
          <w:pPr>
            <w:spacing w:before="100" w:beforeAutospacing="1" w:after="100" w:afterAutospacing="1"/>
          </w:pPr>
        </w:pPrChange>
      </w:pPr>
      <w:ins w:id="3926"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927"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28"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29"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30"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31"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932" w:author="The Si Tran" w:date="2012-12-12T00:12:00Z">
        <w:r w:rsidRPr="0019748F">
          <w:t xml:space="preserve">. </w:t>
        </w:r>
      </w:ins>
    </w:p>
    <w:p w14:paraId="3A23FA9B" w14:textId="77777777" w:rsidR="00361F58" w:rsidRDefault="00361F58" w:rsidP="00361F58">
      <w:pPr>
        <w:spacing w:before="100" w:beforeAutospacing="1" w:after="100" w:afterAutospacing="1"/>
        <w:rPr>
          <w:ins w:id="3933" w:author="The Si Tran" w:date="2012-12-12T00:12:00Z"/>
          <w:szCs w:val="26"/>
          <w:lang w:val="pt-BR"/>
        </w:rPr>
      </w:pPr>
      <w:ins w:id="3934"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935"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936"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937"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938"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939" w:author="The Si Tran" w:date="2012-12-12T00:12:00Z"/>
          <w:szCs w:val="26"/>
          <w:lang w:val="pt-BR"/>
        </w:rPr>
      </w:pPr>
      <w:ins w:id="3940"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941" w:author="The Si Tran" w:date="2012-12-12T00:12:00Z">
        <w:r w:rsidRPr="00465185">
          <w:rPr>
            <w:position w:val="-8"/>
            <w:szCs w:val="26"/>
            <w:lang w:val="pt-BR"/>
          </w:rPr>
          <w:object w:dxaOrig="859" w:dyaOrig="360" w14:anchorId="11FC98E9">
            <v:shape id="_x0000_i1068" type="#_x0000_t75" style="width:43.8pt;height:14.4pt" o:ole="">
              <v:imagedata r:id="rId105" o:title=""/>
            </v:shape>
            <o:OLEObject Type="Embed" ProgID="Equation.DSMT4" ShapeID="_x0000_i1068" DrawAspect="Content" ObjectID="_1417199840" r:id="rId106"/>
          </w:object>
        </w:r>
      </w:ins>
      <w:ins w:id="3942"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943" w:author="The Si Tran" w:date="2012-12-12T00:11:00Z"/>
          <w:color w:val="FF0000"/>
          <w:szCs w:val="26"/>
          <w:lang w:val="pt-BR"/>
          <w:rPrChange w:id="3944" w:author="The Si Tran" w:date="2012-12-05T23:02:00Z">
            <w:rPr>
              <w:del w:id="3945" w:author="The Si Tran" w:date="2012-12-12T00:11:00Z"/>
              <w:color w:val="FF0000"/>
              <w:sz w:val="32"/>
              <w:lang w:val="pt-BR"/>
            </w:rPr>
          </w:rPrChange>
        </w:rPr>
      </w:pPr>
      <w:del w:id="3946" w:author="The Si Tran" w:date="2012-12-12T00:10:00Z">
        <w:r w:rsidRPr="0049233F" w:rsidDel="00361F58">
          <w:rPr>
            <w:color w:val="FF0000"/>
            <w:szCs w:val="26"/>
            <w:lang w:val="pt-BR"/>
            <w:rPrChange w:id="3947"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948" w:author="The Si Tran" w:date="2012-12-06T04:01:00Z"/>
          <w:color w:val="FF0000"/>
          <w:szCs w:val="26"/>
          <w:lang w:val="pt-BR"/>
          <w:rPrChange w:id="3949" w:author="The Si Tran" w:date="2012-12-05T23:02:00Z">
            <w:rPr>
              <w:del w:id="3950" w:author="The Si Tran" w:date="2012-12-06T04:01:00Z"/>
              <w:color w:val="FF0000"/>
              <w:sz w:val="32"/>
              <w:lang w:val="pt-BR"/>
            </w:rPr>
          </w:rPrChange>
        </w:rPr>
      </w:pPr>
      <w:del w:id="3951" w:author="The Si Tran" w:date="2012-12-06T04:01:00Z">
        <w:r w:rsidRPr="0049233F" w:rsidDel="00667D24">
          <w:rPr>
            <w:color w:val="FF0000"/>
            <w:szCs w:val="26"/>
            <w:lang w:val="pt-BR"/>
            <w:rPrChange w:id="3952"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953" w:author="The Si Tran" w:date="2012-12-12T00:12:00Z"/>
          <w:szCs w:val="26"/>
          <w:lang w:val="pt-BR"/>
          <w:rPrChange w:id="3954" w:author="The Si Tran" w:date="2012-12-06T00:54:00Z">
            <w:rPr>
              <w:del w:id="3955" w:author="The Si Tran" w:date="2012-12-12T00:12:00Z"/>
              <w:sz w:val="28"/>
              <w:szCs w:val="28"/>
              <w:lang w:val="pt-BR"/>
            </w:rPr>
          </w:rPrChange>
        </w:rPr>
        <w:pPrChange w:id="3956" w:author="The Si Tran" w:date="2012-12-06T00:54:00Z">
          <w:pPr>
            <w:ind w:firstLine="540"/>
          </w:pPr>
        </w:pPrChange>
      </w:pPr>
      <w:del w:id="3957" w:author="The Si Tran" w:date="2012-12-12T00:12:00Z">
        <w:r w:rsidRPr="0049233F" w:rsidDel="00361F58">
          <w:rPr>
            <w:szCs w:val="26"/>
            <w:lang w:val="pt-BR"/>
            <w:rPrChange w:id="3958"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959" w:author="The Si Tran" w:date="2012-12-06T00:55:00Z"/>
          <w:szCs w:val="26"/>
          <w:lang w:val="pt-BR"/>
          <w:rPrChange w:id="3960" w:author="The Si Tran" w:date="2012-12-05T23:02:00Z">
            <w:rPr>
              <w:del w:id="3961" w:author="The Si Tran" w:date="2012-12-06T00:55:00Z"/>
              <w:sz w:val="28"/>
              <w:szCs w:val="28"/>
              <w:lang w:val="pt-BR"/>
            </w:rPr>
          </w:rPrChange>
        </w:rPr>
      </w:pPr>
      <w:del w:id="3962" w:author="The Si Tran" w:date="2012-12-06T00:55:00Z">
        <w:r w:rsidRPr="00AF1345" w:rsidDel="00BA51C4">
          <w:rPr>
            <w:position w:val="-14"/>
            <w:szCs w:val="26"/>
            <w:lang w:val="pt-BR"/>
          </w:rPr>
          <w:object w:dxaOrig="2920" w:dyaOrig="380" w14:anchorId="2282CF9B">
            <v:shape id="_x0000_i1069" type="#_x0000_t75" style="width:3in;height:28.2pt" o:ole="">
              <v:imagedata r:id="rId107" o:title=""/>
            </v:shape>
            <o:OLEObject Type="Embed" ProgID="Equation.DSMT4" ShapeID="_x0000_i1069" DrawAspect="Content" ObjectID="_1417199841" r:id="rId108"/>
          </w:object>
        </w:r>
        <w:r w:rsidRPr="0049233F" w:rsidDel="00BA51C4">
          <w:rPr>
            <w:szCs w:val="26"/>
            <w:lang w:val="pt-BR"/>
            <w:rPrChange w:id="3963"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964" w:author="The Si Tran" w:date="2012-12-12T00:12:00Z"/>
          <w:szCs w:val="26"/>
          <w:lang w:val="pt-BR"/>
          <w:rPrChange w:id="3965" w:author="The Si Tran" w:date="2012-12-05T23:02:00Z">
            <w:rPr>
              <w:del w:id="3966" w:author="The Si Tran" w:date="2012-12-12T00:12:00Z"/>
              <w:sz w:val="28"/>
              <w:szCs w:val="28"/>
              <w:lang w:val="pt-BR"/>
            </w:rPr>
          </w:rPrChange>
        </w:rPr>
      </w:pPr>
      <w:del w:id="3967" w:author="The Si Tran" w:date="2012-12-12T00:12:00Z">
        <w:r w:rsidRPr="0049233F" w:rsidDel="00361F58">
          <w:rPr>
            <w:szCs w:val="26"/>
            <w:lang w:val="pt-BR"/>
            <w:rPrChange w:id="3968"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969" w:author="The Si Tran" w:date="2012-12-12T00:12:00Z"/>
          <w:szCs w:val="26"/>
          <w:lang w:val="pt-BR"/>
          <w:rPrChange w:id="3970" w:author="The Si Tran" w:date="2012-12-05T23:02:00Z">
            <w:rPr>
              <w:del w:id="3971" w:author="The Si Tran" w:date="2012-12-12T00:12:00Z"/>
              <w:sz w:val="28"/>
              <w:szCs w:val="28"/>
              <w:lang w:val="pt-BR"/>
            </w:rPr>
          </w:rPrChange>
        </w:rPr>
      </w:pPr>
      <w:del w:id="3972" w:author="The Si Tran" w:date="2012-12-06T00:55:00Z">
        <w:r w:rsidRPr="00AF1345" w:rsidDel="003B3B5B">
          <w:rPr>
            <w:position w:val="-6"/>
            <w:szCs w:val="26"/>
            <w:lang w:val="pt-BR"/>
          </w:rPr>
          <w:object w:dxaOrig="220" w:dyaOrig="279" w14:anchorId="0F632030">
            <v:shape id="_x0000_i1070" type="#_x0000_t75" style="width:14.4pt;height:21.9pt" o:ole="">
              <v:imagedata r:id="rId109" o:title=""/>
            </v:shape>
            <o:OLEObject Type="Embed" ProgID="Equation.DSMT4" ShapeID="_x0000_i1070" DrawAspect="Content" ObjectID="_1417199842" r:id="rId110"/>
          </w:object>
        </w:r>
        <w:r w:rsidRPr="0049233F" w:rsidDel="003B3B5B">
          <w:rPr>
            <w:szCs w:val="26"/>
            <w:lang w:val="pt-BR"/>
            <w:rPrChange w:id="3973" w:author="The Si Tran" w:date="2012-12-05T23:02:00Z">
              <w:rPr>
                <w:sz w:val="28"/>
                <w:szCs w:val="28"/>
                <w:lang w:val="pt-BR"/>
              </w:rPr>
            </w:rPrChange>
          </w:rPr>
          <w:delText xml:space="preserve"> </w:delText>
        </w:r>
      </w:del>
      <w:del w:id="3974" w:author="The Si Tran" w:date="2012-12-12T00:12:00Z">
        <w:r w:rsidRPr="0049233F" w:rsidDel="00361F58">
          <w:rPr>
            <w:szCs w:val="26"/>
            <w:lang w:val="pt-BR"/>
            <w:rPrChange w:id="3975"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976" w:author="The Si Tran" w:date="2012-12-12T00:12:00Z"/>
          <w:szCs w:val="26"/>
          <w:lang w:val="pt-BR"/>
          <w:rPrChange w:id="3977" w:author="The Si Tran" w:date="2012-12-05T23:02:00Z">
            <w:rPr>
              <w:del w:id="3978" w:author="The Si Tran" w:date="2012-12-12T00:12:00Z"/>
              <w:sz w:val="28"/>
              <w:szCs w:val="28"/>
              <w:lang w:val="pt-BR"/>
            </w:rPr>
          </w:rPrChange>
        </w:rPr>
      </w:pPr>
      <w:del w:id="3979" w:author="The Si Tran" w:date="2012-12-06T00:55:00Z">
        <w:r w:rsidRPr="00AF1345" w:rsidDel="003B3B5B">
          <w:rPr>
            <w:position w:val="-12"/>
            <w:szCs w:val="26"/>
            <w:lang w:val="pt-BR"/>
          </w:rPr>
          <w:object w:dxaOrig="240" w:dyaOrig="360" w14:anchorId="68D691B9">
            <v:shape id="_x0000_i1071" type="#_x0000_t75" style="width:14.4pt;height:28.2pt" o:ole="">
              <v:imagedata r:id="rId111" o:title=""/>
            </v:shape>
            <o:OLEObject Type="Embed" ProgID="Equation.DSMT4" ShapeID="_x0000_i1071" DrawAspect="Content" ObjectID="_1417199843" r:id="rId112"/>
          </w:object>
        </w:r>
        <w:r w:rsidRPr="0049233F" w:rsidDel="003B3B5B">
          <w:rPr>
            <w:szCs w:val="26"/>
            <w:lang w:val="pt-BR"/>
            <w:rPrChange w:id="3980" w:author="The Si Tran" w:date="2012-12-05T23:02:00Z">
              <w:rPr>
                <w:sz w:val="28"/>
                <w:szCs w:val="28"/>
                <w:lang w:val="pt-BR"/>
              </w:rPr>
            </w:rPrChange>
          </w:rPr>
          <w:delText xml:space="preserve"> </w:delText>
        </w:r>
      </w:del>
      <w:del w:id="3981" w:author="The Si Tran" w:date="2012-12-12T00:12:00Z">
        <w:r w:rsidRPr="0049233F" w:rsidDel="00361F58">
          <w:rPr>
            <w:szCs w:val="26"/>
            <w:lang w:val="pt-BR"/>
            <w:rPrChange w:id="3982"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983" w:author="The Si Tran" w:date="2012-12-12T00:12:00Z"/>
          <w:szCs w:val="26"/>
          <w:lang w:val="pt-BR"/>
          <w:rPrChange w:id="3984" w:author="The Si Tran" w:date="2012-12-05T23:02:00Z">
            <w:rPr>
              <w:del w:id="3985" w:author="The Si Tran" w:date="2012-12-12T00:12:00Z"/>
              <w:sz w:val="28"/>
              <w:szCs w:val="28"/>
              <w:lang w:val="pt-BR"/>
            </w:rPr>
          </w:rPrChange>
        </w:rPr>
      </w:pPr>
      <w:del w:id="3986" w:author="The Si Tran" w:date="2012-12-12T00:12:00Z">
        <w:r w:rsidRPr="0049233F" w:rsidDel="00361F58">
          <w:rPr>
            <w:szCs w:val="26"/>
            <w:lang w:val="pt-BR"/>
            <w:rPrChange w:id="3987" w:author="The Si Tran" w:date="2012-12-05T23:02:00Z">
              <w:rPr>
                <w:sz w:val="28"/>
                <w:szCs w:val="28"/>
                <w:lang w:val="pt-BR"/>
              </w:rPr>
            </w:rPrChange>
          </w:rPr>
          <w:delText xml:space="preserve"> </w:delText>
        </w:r>
      </w:del>
      <w:del w:id="3988" w:author="The Si Tran" w:date="2012-12-06T00:55:00Z">
        <w:r w:rsidRPr="00AF1345" w:rsidDel="000E7D19">
          <w:rPr>
            <w:position w:val="-12"/>
            <w:szCs w:val="26"/>
            <w:lang w:val="pt-BR"/>
          </w:rPr>
          <w:object w:dxaOrig="220" w:dyaOrig="360" w14:anchorId="0AA16092">
            <v:shape id="_x0000_i1072" type="#_x0000_t75" style="width:14.4pt;height:28.2pt" o:ole="">
              <v:imagedata r:id="rId113" o:title=""/>
            </v:shape>
            <o:OLEObject Type="Embed" ProgID="Equation.DSMT4" ShapeID="_x0000_i1072" DrawAspect="Content" ObjectID="_1417199844" r:id="rId114"/>
          </w:object>
        </w:r>
      </w:del>
      <w:del w:id="3989" w:author="The Si Tran" w:date="2012-12-12T00:12:00Z">
        <w:r w:rsidRPr="0049233F" w:rsidDel="00361F58">
          <w:rPr>
            <w:szCs w:val="26"/>
            <w:lang w:val="pt-BR"/>
            <w:rPrChange w:id="3990" w:author="The Si Tran" w:date="2012-12-05T23:02:00Z">
              <w:rPr>
                <w:sz w:val="28"/>
                <w:szCs w:val="28"/>
                <w:lang w:val="pt-BR"/>
              </w:rPr>
            </w:rPrChange>
          </w:rPr>
          <w:delText xml:space="preserve"> là các trọng số được ước lượng thể hiện sự ảnh hưởng của các giá trị </w:delText>
        </w:r>
      </w:del>
      <w:del w:id="3991" w:author="The Si Tran" w:date="2012-12-06T00:56:00Z">
        <w:r w:rsidRPr="0049233F" w:rsidDel="000E7D19">
          <w:rPr>
            <w:szCs w:val="26"/>
            <w:lang w:val="pt-BR"/>
            <w:rPrChange w:id="3992" w:author="The Si Tran" w:date="2012-12-05T23:02:00Z">
              <w:rPr>
                <w:sz w:val="28"/>
                <w:szCs w:val="28"/>
                <w:lang w:val="pt-BR"/>
              </w:rPr>
            </w:rPrChange>
          </w:rPr>
          <w:delText>y</w:delText>
        </w:r>
        <w:r w:rsidRPr="0049233F" w:rsidDel="000E7D19">
          <w:rPr>
            <w:szCs w:val="26"/>
            <w:vertAlign w:val="subscript"/>
            <w:lang w:val="pt-BR"/>
            <w:rPrChange w:id="3993" w:author="The Si Tran" w:date="2012-12-05T23:02:00Z">
              <w:rPr>
                <w:sz w:val="28"/>
                <w:szCs w:val="28"/>
                <w:vertAlign w:val="subscript"/>
                <w:lang w:val="pt-BR"/>
              </w:rPr>
            </w:rPrChange>
          </w:rPr>
          <w:delText>t-i</w:delText>
        </w:r>
        <w:r w:rsidRPr="0049233F" w:rsidDel="000E7D19">
          <w:rPr>
            <w:szCs w:val="26"/>
            <w:lang w:val="pt-BR"/>
            <w:rPrChange w:id="3994" w:author="The Si Tran" w:date="2012-12-05T23:02:00Z">
              <w:rPr>
                <w:sz w:val="28"/>
                <w:szCs w:val="28"/>
                <w:lang w:val="pt-BR"/>
              </w:rPr>
            </w:rPrChange>
          </w:rPr>
          <w:delText xml:space="preserve"> </w:delText>
        </w:r>
      </w:del>
      <w:del w:id="3995" w:author="The Si Tran" w:date="2012-12-12T00:12:00Z">
        <w:r w:rsidRPr="0049233F" w:rsidDel="00361F58">
          <w:rPr>
            <w:szCs w:val="26"/>
            <w:lang w:val="pt-BR"/>
            <w:rPrChange w:id="3996" w:author="The Si Tran" w:date="2012-12-05T23:02:00Z">
              <w:rPr>
                <w:sz w:val="28"/>
                <w:szCs w:val="28"/>
                <w:lang w:val="pt-BR"/>
              </w:rPr>
            </w:rPrChange>
          </w:rPr>
          <w:delText xml:space="preserve">lên </w:delText>
        </w:r>
      </w:del>
      <w:del w:id="3997" w:author="The Si Tran" w:date="2012-12-06T00:56:00Z">
        <w:r w:rsidRPr="0049233F" w:rsidDel="000E7D19">
          <w:rPr>
            <w:szCs w:val="26"/>
            <w:lang w:val="pt-BR"/>
            <w:rPrChange w:id="3998" w:author="The Si Tran" w:date="2012-12-05T23:02:00Z">
              <w:rPr>
                <w:sz w:val="28"/>
                <w:szCs w:val="28"/>
                <w:lang w:val="pt-BR"/>
              </w:rPr>
            </w:rPrChange>
          </w:rPr>
          <w:delText>y</w:delText>
        </w:r>
        <w:r w:rsidRPr="0049233F" w:rsidDel="000E7D19">
          <w:rPr>
            <w:szCs w:val="26"/>
            <w:vertAlign w:val="subscript"/>
            <w:lang w:val="pt-BR"/>
            <w:rPrChange w:id="3999" w:author="The Si Tran" w:date="2012-12-05T23:02:00Z">
              <w:rPr>
                <w:sz w:val="28"/>
                <w:szCs w:val="28"/>
                <w:vertAlign w:val="subscript"/>
                <w:lang w:val="pt-BR"/>
              </w:rPr>
            </w:rPrChange>
          </w:rPr>
          <w:delText>t</w:delText>
        </w:r>
        <w:r w:rsidRPr="0049233F" w:rsidDel="000E7D19">
          <w:rPr>
            <w:szCs w:val="26"/>
            <w:lang w:val="pt-BR"/>
            <w:rPrChange w:id="4000"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001" w:author="The Si Tran" w:date="2012-12-06T00:59:00Z"/>
          <w:szCs w:val="26"/>
          <w:lang w:val="pt-BR"/>
        </w:rPr>
        <w:pPrChange w:id="4002" w:author="The Si Tran" w:date="2012-12-06T00:59:00Z">
          <w:pPr>
            <w:ind w:firstLine="540"/>
          </w:pPr>
        </w:pPrChange>
      </w:pPr>
      <w:del w:id="4003" w:author="The Si Tran" w:date="2012-12-12T00:12:00Z">
        <w:r w:rsidRPr="0049233F" w:rsidDel="00361F58">
          <w:rPr>
            <w:szCs w:val="26"/>
            <w:lang w:val="pt-BR"/>
            <w:rPrChange w:id="4004"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005" w:author="The Si Tran" w:date="2012-12-06T01:05:00Z"/>
          <w:szCs w:val="26"/>
          <w:lang w:val="pt-BR"/>
          <w:rPrChange w:id="4006" w:author="The Si Tran" w:date="2012-12-05T23:02:00Z">
            <w:rPr>
              <w:del w:id="4007" w:author="The Si Tran" w:date="2012-12-06T01:05:00Z"/>
              <w:sz w:val="28"/>
              <w:szCs w:val="28"/>
              <w:lang w:val="pt-BR"/>
            </w:rPr>
          </w:rPrChange>
        </w:rPr>
        <w:pPrChange w:id="4008" w:author="The Si Tran" w:date="2012-12-06T01:05:00Z">
          <w:pPr>
            <w:ind w:firstLine="540"/>
          </w:pPr>
        </w:pPrChange>
      </w:pPr>
      <w:del w:id="4009" w:author="The Si Tran" w:date="2012-12-06T00:59:00Z">
        <w:r w:rsidRPr="00AF1345" w:rsidDel="007B7F6E">
          <w:rPr>
            <w:position w:val="-32"/>
            <w:szCs w:val="26"/>
            <w:lang w:val="pt-BR"/>
          </w:rPr>
          <w:object w:dxaOrig="2960" w:dyaOrig="700" w14:anchorId="6C0265E7">
            <v:shape id="_x0000_i1073" type="#_x0000_t75" style="width:208.5pt;height:50.1pt" o:ole="">
              <v:imagedata r:id="rId115" o:title=""/>
            </v:shape>
            <o:OLEObject Type="Embed" ProgID="Equation.DSMT4" ShapeID="_x0000_i1073" DrawAspect="Content" ObjectID="_1417199845" r:id="rId116"/>
          </w:object>
        </w:r>
      </w:del>
    </w:p>
    <w:p w14:paraId="25BA803B" w14:textId="77777777" w:rsidR="006A21F7" w:rsidRPr="0049233F" w:rsidDel="00361F58" w:rsidRDefault="006A21F7">
      <w:pPr>
        <w:ind w:left="720" w:firstLine="720"/>
        <w:rPr>
          <w:del w:id="4010" w:author="The Si Tran" w:date="2012-12-12T00:12:00Z"/>
          <w:szCs w:val="26"/>
          <w:lang w:val="pt-BR"/>
          <w:rPrChange w:id="4011" w:author="The Si Tran" w:date="2012-12-05T23:02:00Z">
            <w:rPr>
              <w:del w:id="4012" w:author="The Si Tran" w:date="2012-12-12T00:12:00Z"/>
              <w:sz w:val="28"/>
              <w:szCs w:val="28"/>
              <w:lang w:val="pt-BR"/>
            </w:rPr>
          </w:rPrChange>
        </w:rPr>
        <w:pPrChange w:id="4013" w:author="The Si Tran" w:date="2012-12-06T01:05:00Z">
          <w:pPr>
            <w:ind w:firstLine="540"/>
          </w:pPr>
        </w:pPrChange>
      </w:pPr>
      <w:del w:id="4014" w:author="The Si Tran" w:date="2012-12-06T01:05:00Z">
        <w:r w:rsidRPr="00AF1345" w:rsidDel="00781FC7">
          <w:rPr>
            <w:position w:val="-106"/>
            <w:szCs w:val="26"/>
            <w:lang w:val="pt-BR"/>
          </w:rPr>
          <w:object w:dxaOrig="3940" w:dyaOrig="1840" w14:anchorId="330C36D8">
            <v:shape id="_x0000_i1074" type="#_x0000_t75" style="width:259.8pt;height:122.1pt" o:ole="">
              <v:imagedata r:id="rId117" o:title=""/>
            </v:shape>
            <o:OLEObject Type="Embed" ProgID="Equation.DSMT4" ShapeID="_x0000_i1074" DrawAspect="Content" ObjectID="_1417199846" r:id="rId118"/>
          </w:object>
        </w:r>
      </w:del>
    </w:p>
    <w:p w14:paraId="7ED61313" w14:textId="77777777" w:rsidR="006A21F7" w:rsidRPr="0049233F" w:rsidDel="00361F58" w:rsidRDefault="006A21F7" w:rsidP="006A21F7">
      <w:pPr>
        <w:ind w:firstLine="540"/>
        <w:rPr>
          <w:del w:id="4015" w:author="The Si Tran" w:date="2012-12-12T00:12:00Z"/>
          <w:szCs w:val="26"/>
          <w:lang w:val="pt-BR"/>
          <w:rPrChange w:id="4016" w:author="The Si Tran" w:date="2012-12-05T23:02:00Z">
            <w:rPr>
              <w:del w:id="4017" w:author="The Si Tran" w:date="2012-12-12T00:12:00Z"/>
              <w:sz w:val="28"/>
              <w:szCs w:val="28"/>
              <w:lang w:val="pt-BR"/>
            </w:rPr>
          </w:rPrChange>
        </w:rPr>
      </w:pPr>
      <w:del w:id="4018" w:author="The Si Tran" w:date="2012-12-12T00:12:00Z">
        <w:r w:rsidRPr="0049233F" w:rsidDel="00361F58">
          <w:rPr>
            <w:szCs w:val="26"/>
            <w:lang w:val="pt-BR"/>
            <w:rPrChange w:id="4019"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020" w:author="The Si Tran" w:date="2012-12-06T04:09:00Z"/>
          <w:szCs w:val="26"/>
          <w:lang w:val="pt-BR"/>
          <w:rPrChange w:id="4021" w:author="The Si Tran" w:date="2012-12-05T23:02:00Z">
            <w:rPr>
              <w:del w:id="4022" w:author="The Si Tran" w:date="2012-12-06T04:09:00Z"/>
              <w:sz w:val="28"/>
              <w:szCs w:val="28"/>
              <w:lang w:val="pt-BR"/>
            </w:rPr>
          </w:rPrChange>
        </w:rPr>
        <w:pPrChange w:id="4023" w:author="The Si Tran" w:date="2012-12-06T01:07:00Z">
          <w:pPr>
            <w:ind w:firstLine="540"/>
          </w:pPr>
        </w:pPrChange>
      </w:pPr>
      <w:del w:id="4024" w:author="The Si Tran" w:date="2012-12-06T01:07:00Z">
        <w:r w:rsidRPr="00AF1345" w:rsidDel="00FA67FB">
          <w:rPr>
            <w:position w:val="-28"/>
            <w:szCs w:val="26"/>
            <w:lang w:val="pt-BR"/>
          </w:rPr>
          <w:object w:dxaOrig="4099" w:dyaOrig="680" w14:anchorId="76A0D3E8">
            <v:shape id="_x0000_i1075" type="#_x0000_t75" style="width:316.2pt;height:50.1pt" o:ole="">
              <v:imagedata r:id="rId119" o:title=""/>
            </v:shape>
            <o:OLEObject Type="Embed" ProgID="Equation.DSMT4" ShapeID="_x0000_i1075" DrawAspect="Content" ObjectID="_1417199847" r:id="rId120"/>
          </w:object>
        </w:r>
      </w:del>
      <w:del w:id="4025" w:author="The Si Tran" w:date="2012-12-12T00:12:00Z">
        <w:r w:rsidRPr="0049233F" w:rsidDel="00361F58">
          <w:rPr>
            <w:szCs w:val="26"/>
            <w:lang w:val="pt-BR"/>
            <w:rPrChange w:id="4026" w:author="The Si Tran" w:date="2012-12-05T23:02:00Z">
              <w:rPr>
                <w:sz w:val="28"/>
                <w:szCs w:val="28"/>
                <w:lang w:val="pt-BR"/>
              </w:rPr>
            </w:rPrChange>
          </w:rPr>
          <w:delText xml:space="preserve">  (3.2.2</w:delText>
        </w:r>
      </w:del>
      <w:del w:id="4027" w:author="The Si Tran" w:date="2012-12-06T04:09:00Z">
        <w:r w:rsidRPr="0049233F" w:rsidDel="00187478">
          <w:rPr>
            <w:szCs w:val="26"/>
            <w:lang w:val="pt-BR"/>
            <w:rPrChange w:id="4028"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029" w:author="The Si Tran" w:date="2012-12-12T00:12:00Z"/>
          <w:szCs w:val="26"/>
          <w:lang w:val="pt-BR"/>
          <w:rPrChange w:id="4030" w:author="The Si Tran" w:date="2012-12-06T01:05:00Z">
            <w:rPr>
              <w:del w:id="4031" w:author="The Si Tran" w:date="2012-12-12T00:12:00Z"/>
              <w:sz w:val="28"/>
              <w:szCs w:val="28"/>
              <w:lang w:val="pt-BR"/>
            </w:rPr>
          </w:rPrChange>
        </w:rPr>
        <w:pPrChange w:id="4032" w:author="The Si Tran" w:date="2012-12-06T04:09:00Z">
          <w:pPr>
            <w:ind w:firstLine="540"/>
          </w:pPr>
        </w:pPrChange>
      </w:pPr>
    </w:p>
    <w:p w14:paraId="5A6D8032" w14:textId="77777777" w:rsidR="006A21F7" w:rsidRPr="0049233F" w:rsidDel="00361F58" w:rsidRDefault="006A21F7" w:rsidP="006A21F7">
      <w:pPr>
        <w:ind w:firstLine="540"/>
        <w:rPr>
          <w:del w:id="4033" w:author="The Si Tran" w:date="2012-12-12T00:12:00Z"/>
          <w:szCs w:val="26"/>
          <w:lang w:val="pt-BR"/>
          <w:rPrChange w:id="4034" w:author="The Si Tran" w:date="2012-12-05T23:02:00Z">
            <w:rPr>
              <w:del w:id="4035" w:author="The Si Tran" w:date="2012-12-12T00:12:00Z"/>
              <w:sz w:val="28"/>
              <w:szCs w:val="28"/>
              <w:lang w:val="pt-BR"/>
            </w:rPr>
          </w:rPrChange>
        </w:rPr>
      </w:pPr>
      <w:del w:id="4036" w:author="The Si Tran" w:date="2012-12-12T00:12:00Z">
        <w:r w:rsidRPr="0049233F" w:rsidDel="00361F58">
          <w:rPr>
            <w:szCs w:val="26"/>
            <w:lang w:val="pt-BR"/>
            <w:rPrChange w:id="4037"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038" w:author="The Si Tran" w:date="2012-12-12T00:12:00Z"/>
          <w:szCs w:val="26"/>
          <w:lang w:val="pt-BR"/>
          <w:rPrChange w:id="4039" w:author="The Si Tran" w:date="2012-12-05T23:02:00Z">
            <w:rPr>
              <w:del w:id="4040" w:author="The Si Tran" w:date="2012-12-12T00:12:00Z"/>
              <w:sz w:val="28"/>
              <w:szCs w:val="28"/>
              <w:lang w:val="pt-BR"/>
            </w:rPr>
          </w:rPrChange>
        </w:rPr>
      </w:pPr>
      <w:del w:id="4041" w:author="The Si Tran" w:date="2012-12-12T00:12:00Z">
        <w:r w:rsidRPr="0049233F" w:rsidDel="00361F58">
          <w:rPr>
            <w:szCs w:val="26"/>
            <w:lang w:val="pt-BR"/>
            <w:rPrChange w:id="4042"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043" w:author="The Si Tran" w:date="2012-12-12T00:12:00Z"/>
          <w:b/>
          <w:szCs w:val="26"/>
          <w:lang w:val="pt-BR"/>
          <w:rPrChange w:id="4044" w:author="The Si Tran" w:date="2012-12-05T23:02:00Z">
            <w:rPr>
              <w:del w:id="4045" w:author="The Si Tran" w:date="2012-12-12T00:12:00Z"/>
              <w:b/>
              <w:sz w:val="28"/>
              <w:szCs w:val="28"/>
              <w:lang w:val="pt-BR"/>
            </w:rPr>
          </w:rPrChange>
        </w:rPr>
      </w:pPr>
      <w:del w:id="4046" w:author="The Si Tran" w:date="2012-12-12T00:12:00Z">
        <w:r w:rsidRPr="0049233F" w:rsidDel="00361F58">
          <w:rPr>
            <w:b/>
            <w:szCs w:val="26"/>
            <w:lang w:val="pt-BR"/>
            <w:rPrChange w:id="4047"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048" w:author="The Si Tran" w:date="2012-12-12T00:12:00Z"/>
          <w:szCs w:val="26"/>
          <w:lang w:val="pt-BR"/>
          <w:rPrChange w:id="4049" w:author="The Si Tran" w:date="2012-12-05T23:02:00Z">
            <w:rPr>
              <w:del w:id="4050" w:author="The Si Tran" w:date="2012-12-12T00:12:00Z"/>
              <w:sz w:val="28"/>
              <w:szCs w:val="28"/>
              <w:lang w:val="pt-BR"/>
            </w:rPr>
          </w:rPrChange>
        </w:rPr>
      </w:pPr>
      <w:del w:id="4051" w:author="The Si Tran" w:date="2012-12-12T00:12:00Z">
        <w:r w:rsidRPr="0049233F" w:rsidDel="00361F58">
          <w:rPr>
            <w:szCs w:val="26"/>
            <w:lang w:val="pt-BR"/>
            <w:rPrChange w:id="4052" w:author="The Si Tran" w:date="2012-12-05T23:02:00Z">
              <w:rPr>
                <w:sz w:val="28"/>
                <w:szCs w:val="28"/>
                <w:lang w:val="pt-BR"/>
              </w:rPr>
            </w:rPrChange>
          </w:rPr>
          <w:delText xml:space="preserve">Hàm tự tương quan riêng phần ở độ trễ k là sự tương quan giữa </w:delText>
        </w:r>
      </w:del>
      <w:del w:id="4053" w:author="The Si Tran" w:date="2012-12-06T20:12:00Z">
        <w:r w:rsidRPr="0049233F" w:rsidDel="00542651">
          <w:rPr>
            <w:szCs w:val="26"/>
            <w:lang w:val="pt-BR"/>
            <w:rPrChange w:id="4054" w:author="The Si Tran" w:date="2012-12-05T23:02:00Z">
              <w:rPr>
                <w:sz w:val="28"/>
                <w:szCs w:val="28"/>
                <w:lang w:val="pt-BR"/>
              </w:rPr>
            </w:rPrChange>
          </w:rPr>
          <w:delText>y</w:delText>
        </w:r>
        <w:r w:rsidRPr="0049233F" w:rsidDel="00542651">
          <w:rPr>
            <w:szCs w:val="26"/>
            <w:vertAlign w:val="subscript"/>
            <w:lang w:val="pt-BR"/>
            <w:rPrChange w:id="4055" w:author="The Si Tran" w:date="2012-12-05T23:02:00Z">
              <w:rPr>
                <w:sz w:val="28"/>
                <w:szCs w:val="28"/>
                <w:vertAlign w:val="subscript"/>
                <w:lang w:val="pt-BR"/>
              </w:rPr>
            </w:rPrChange>
          </w:rPr>
          <w:delText>t</w:delText>
        </w:r>
      </w:del>
      <w:del w:id="4056" w:author="The Si Tran" w:date="2012-12-12T00:12:00Z">
        <w:r w:rsidRPr="0049233F" w:rsidDel="00361F58">
          <w:rPr>
            <w:szCs w:val="26"/>
            <w:lang w:val="pt-BR"/>
            <w:rPrChange w:id="4057" w:author="The Si Tran" w:date="2012-12-05T23:02:00Z">
              <w:rPr>
                <w:sz w:val="28"/>
                <w:szCs w:val="28"/>
                <w:lang w:val="pt-BR"/>
              </w:rPr>
            </w:rPrChange>
          </w:rPr>
          <w:delText xml:space="preserve"> và </w:delText>
        </w:r>
      </w:del>
      <w:del w:id="4058" w:author="The Si Tran" w:date="2012-12-06T20:12:00Z">
        <w:r w:rsidRPr="0049233F" w:rsidDel="00542651">
          <w:rPr>
            <w:szCs w:val="26"/>
            <w:lang w:val="pt-BR"/>
            <w:rPrChange w:id="4059" w:author="The Si Tran" w:date="2012-12-05T23:02:00Z">
              <w:rPr>
                <w:sz w:val="28"/>
                <w:szCs w:val="28"/>
                <w:lang w:val="pt-BR"/>
              </w:rPr>
            </w:rPrChange>
          </w:rPr>
          <w:delText>y</w:delText>
        </w:r>
        <w:r w:rsidRPr="0049233F" w:rsidDel="00542651">
          <w:rPr>
            <w:szCs w:val="26"/>
            <w:vertAlign w:val="subscript"/>
            <w:lang w:val="pt-BR"/>
            <w:rPrChange w:id="4060" w:author="The Si Tran" w:date="2012-12-05T23:02:00Z">
              <w:rPr>
                <w:sz w:val="28"/>
                <w:szCs w:val="28"/>
                <w:vertAlign w:val="subscript"/>
                <w:lang w:val="pt-BR"/>
              </w:rPr>
            </w:rPrChange>
          </w:rPr>
          <w:delText>t-k</w:delText>
        </w:r>
      </w:del>
      <w:del w:id="4061" w:author="The Si Tran" w:date="2012-12-12T00:12:00Z">
        <w:r w:rsidRPr="0049233F" w:rsidDel="00361F58">
          <w:rPr>
            <w:szCs w:val="26"/>
            <w:lang w:val="pt-BR"/>
            <w:rPrChange w:id="4062" w:author="The Si Tran" w:date="2012-12-05T23:02:00Z">
              <w:rPr>
                <w:sz w:val="28"/>
                <w:szCs w:val="28"/>
                <w:lang w:val="pt-BR"/>
              </w:rPr>
            </w:rPrChange>
          </w:rPr>
          <w:delText xml:space="preserve"> sau khi đã hiệu chỉnh sự ảnh hưởng của các giá trị </w:delText>
        </w:r>
      </w:del>
      <w:del w:id="4063" w:author="The Si Tran" w:date="2012-12-06T20:13:00Z">
        <w:r w:rsidRPr="0049233F" w:rsidDel="00542651">
          <w:rPr>
            <w:szCs w:val="26"/>
            <w:lang w:val="pt-BR"/>
            <w:rPrChange w:id="4064" w:author="The Si Tran" w:date="2012-12-05T23:02:00Z">
              <w:rPr>
                <w:sz w:val="28"/>
                <w:szCs w:val="28"/>
                <w:lang w:val="pt-BR"/>
              </w:rPr>
            </w:rPrChange>
          </w:rPr>
          <w:delText>y</w:delText>
        </w:r>
        <w:r w:rsidRPr="0049233F" w:rsidDel="00542651">
          <w:rPr>
            <w:szCs w:val="26"/>
            <w:vertAlign w:val="subscript"/>
            <w:lang w:val="pt-BR"/>
            <w:rPrChange w:id="4065" w:author="The Si Tran" w:date="2012-12-05T23:02:00Z">
              <w:rPr>
                <w:sz w:val="28"/>
                <w:szCs w:val="28"/>
                <w:vertAlign w:val="subscript"/>
                <w:lang w:val="pt-BR"/>
              </w:rPr>
            </w:rPrChange>
          </w:rPr>
          <w:delText>t-1</w:delText>
        </w:r>
        <w:r w:rsidRPr="0049233F" w:rsidDel="00542651">
          <w:rPr>
            <w:szCs w:val="26"/>
            <w:lang w:val="pt-BR"/>
            <w:rPrChange w:id="4066" w:author="The Si Tran" w:date="2012-12-05T23:02:00Z">
              <w:rPr>
                <w:sz w:val="28"/>
                <w:szCs w:val="28"/>
                <w:lang w:val="pt-BR"/>
              </w:rPr>
            </w:rPrChange>
          </w:rPr>
          <w:delText>, y</w:delText>
        </w:r>
        <w:r w:rsidRPr="0049233F" w:rsidDel="00542651">
          <w:rPr>
            <w:szCs w:val="26"/>
            <w:vertAlign w:val="subscript"/>
            <w:lang w:val="pt-BR"/>
            <w:rPrChange w:id="4067" w:author="The Si Tran" w:date="2012-12-05T23:02:00Z">
              <w:rPr>
                <w:sz w:val="28"/>
                <w:szCs w:val="28"/>
                <w:vertAlign w:val="subscript"/>
                <w:lang w:val="pt-BR"/>
              </w:rPr>
            </w:rPrChange>
          </w:rPr>
          <w:delText>t-2</w:delText>
        </w:r>
        <w:r w:rsidRPr="0049233F" w:rsidDel="00542651">
          <w:rPr>
            <w:szCs w:val="26"/>
            <w:lang w:val="pt-BR"/>
            <w:rPrChange w:id="4068" w:author="The Si Tran" w:date="2012-12-05T23:02:00Z">
              <w:rPr>
                <w:sz w:val="28"/>
                <w:szCs w:val="28"/>
                <w:lang w:val="pt-BR"/>
              </w:rPr>
            </w:rPrChange>
          </w:rPr>
          <w:delText>, ..., y</w:delText>
        </w:r>
        <w:r w:rsidRPr="0049233F" w:rsidDel="00542651">
          <w:rPr>
            <w:szCs w:val="26"/>
            <w:vertAlign w:val="subscript"/>
            <w:lang w:val="pt-BR"/>
            <w:rPrChange w:id="4069" w:author="The Si Tran" w:date="2012-12-05T23:02:00Z">
              <w:rPr>
                <w:sz w:val="28"/>
                <w:szCs w:val="28"/>
                <w:vertAlign w:val="subscript"/>
                <w:lang w:val="pt-BR"/>
              </w:rPr>
            </w:rPrChange>
          </w:rPr>
          <w:delText>t-k+1</w:delText>
        </w:r>
      </w:del>
      <w:del w:id="4070" w:author="The Si Tran" w:date="2012-12-12T00:12:00Z">
        <w:r w:rsidRPr="0049233F" w:rsidDel="00361F58">
          <w:rPr>
            <w:szCs w:val="26"/>
            <w:lang w:val="pt-BR"/>
            <w:rPrChange w:id="4071" w:author="The Si Tran" w:date="2012-12-05T23:02:00Z">
              <w:rPr>
                <w:sz w:val="28"/>
                <w:szCs w:val="28"/>
                <w:lang w:val="pt-BR"/>
              </w:rPr>
            </w:rPrChange>
          </w:rPr>
          <w:delText xml:space="preserve"> [1]. Trong mô hình AR(p), hàm tự tương quan riêng phần ở độ trễ </w:delText>
        </w:r>
      </w:del>
      <w:del w:id="4072" w:author="The Si Tran" w:date="2012-12-06T20:14:00Z">
        <w:r w:rsidRPr="0049233F" w:rsidDel="00851CA5">
          <w:rPr>
            <w:szCs w:val="26"/>
            <w:lang w:val="pt-BR"/>
            <w:rPrChange w:id="4073" w:author="The Si Tran" w:date="2012-12-05T23:02:00Z">
              <w:rPr>
                <w:sz w:val="28"/>
                <w:szCs w:val="28"/>
                <w:lang w:val="pt-BR"/>
              </w:rPr>
            </w:rPrChange>
          </w:rPr>
          <w:delText xml:space="preserve">k &gt; p </w:delText>
        </w:r>
      </w:del>
      <w:del w:id="4074" w:author="The Si Tran" w:date="2012-12-12T00:12:00Z">
        <w:r w:rsidRPr="0049233F" w:rsidDel="00361F58">
          <w:rPr>
            <w:szCs w:val="26"/>
            <w:lang w:val="pt-BR"/>
            <w:rPrChange w:id="4075"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076" w:author="The Si Tran" w:date="2012-12-06T01:11:00Z"/>
          <w:szCs w:val="26"/>
          <w:lang w:val="pt-BR"/>
          <w:rPrChange w:id="4077" w:author="The Si Tran" w:date="2012-12-06T01:11:00Z">
            <w:rPr>
              <w:del w:id="4078" w:author="The Si Tran" w:date="2012-12-06T01:11:00Z"/>
              <w:sz w:val="28"/>
              <w:szCs w:val="28"/>
              <w:lang w:val="pt-BR"/>
            </w:rPr>
          </w:rPrChange>
        </w:rPr>
        <w:pPrChange w:id="4079" w:author="The Si Tran" w:date="2012-12-06T01:11:00Z">
          <w:pPr>
            <w:ind w:firstLine="540"/>
          </w:pPr>
        </w:pPrChange>
      </w:pPr>
      <w:del w:id="4080" w:author="The Si Tran" w:date="2012-12-12T00:12:00Z">
        <w:r w:rsidRPr="0049233F" w:rsidDel="00361F58">
          <w:rPr>
            <w:szCs w:val="26"/>
            <w:lang w:val="pt-BR"/>
            <w:rPrChange w:id="4081" w:author="The Si Tran" w:date="2012-12-05T23:02:00Z">
              <w:rPr>
                <w:sz w:val="28"/>
                <w:szCs w:val="28"/>
                <w:lang w:val="pt-BR"/>
              </w:rPr>
            </w:rPrChange>
          </w:rPr>
          <w:delText xml:space="preserve">Xét hệ phương trình Yule-Walker cho hàm tự tương quan của mô hình AR(k) với bậc </w:delText>
        </w:r>
      </w:del>
      <w:del w:id="4082" w:author="The Si Tran" w:date="2012-12-06T20:14:00Z">
        <w:r w:rsidRPr="0049233F" w:rsidDel="00940531">
          <w:rPr>
            <w:szCs w:val="26"/>
            <w:lang w:val="pt-BR"/>
            <w:rPrChange w:id="4083" w:author="The Si Tran" w:date="2012-12-05T23:02:00Z">
              <w:rPr>
                <w:sz w:val="28"/>
                <w:szCs w:val="28"/>
                <w:lang w:val="pt-BR"/>
              </w:rPr>
            </w:rPrChange>
          </w:rPr>
          <w:delText>k</w:delText>
        </w:r>
      </w:del>
      <w:del w:id="4084" w:author="The Si Tran" w:date="2012-12-12T00:12:00Z">
        <w:r w:rsidRPr="0049233F" w:rsidDel="00361F58">
          <w:rPr>
            <w:szCs w:val="26"/>
            <w:lang w:val="pt-BR"/>
            <w:rPrChange w:id="4085"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086" w:author="The Si Tran" w:date="2012-12-12T00:12:00Z"/>
          <w:szCs w:val="26"/>
          <w:lang w:val="pt-BR"/>
          <w:rPrChange w:id="4087" w:author="The Si Tran" w:date="2012-12-05T23:02:00Z">
            <w:rPr>
              <w:del w:id="4088" w:author="The Si Tran" w:date="2012-12-12T00:12:00Z"/>
              <w:sz w:val="28"/>
              <w:szCs w:val="28"/>
              <w:lang w:val="pt-BR"/>
            </w:rPr>
          </w:rPrChange>
        </w:rPr>
        <w:pPrChange w:id="4089" w:author="The Si Tran" w:date="2012-12-06T01:11:00Z">
          <w:pPr>
            <w:ind w:firstLine="540"/>
          </w:pPr>
        </w:pPrChange>
      </w:pPr>
      <w:del w:id="4090" w:author="The Si Tran" w:date="2012-12-06T01:11:00Z">
        <w:r w:rsidRPr="00AF1345" w:rsidDel="00E27BFB">
          <w:rPr>
            <w:position w:val="-28"/>
            <w:szCs w:val="26"/>
            <w:lang w:val="pt-BR"/>
          </w:rPr>
          <w:object w:dxaOrig="3940" w:dyaOrig="680" w14:anchorId="12EE6A83">
            <v:shape id="_x0000_i1076" type="#_x0000_t75" style="width:302.4pt;height:50.1pt" o:ole="">
              <v:imagedata r:id="rId121" o:title=""/>
            </v:shape>
            <o:OLEObject Type="Embed" ProgID="Equation.DSMT4" ShapeID="_x0000_i1076" DrawAspect="Content" ObjectID="_1417199848" r:id="rId122"/>
          </w:object>
        </w:r>
      </w:del>
    </w:p>
    <w:p w14:paraId="45997D58" w14:textId="77777777" w:rsidR="00E27BFB" w:rsidRPr="009C05B7" w:rsidDel="00361F58" w:rsidRDefault="006A21F7">
      <w:pPr>
        <w:ind w:firstLine="0"/>
        <w:rPr>
          <w:del w:id="4091" w:author="The Si Tran" w:date="2012-12-12T00:12:00Z"/>
          <w:rFonts w:eastAsiaTheme="minorEastAsia"/>
          <w:szCs w:val="26"/>
          <w:lang w:val="pt-BR"/>
          <w:rPrChange w:id="4092" w:author="The Si Tran" w:date="2012-12-06T01:24:00Z">
            <w:rPr>
              <w:del w:id="4093" w:author="The Si Tran" w:date="2012-12-12T00:12:00Z"/>
              <w:sz w:val="28"/>
              <w:szCs w:val="28"/>
              <w:lang w:val="pt-BR"/>
            </w:rPr>
          </w:rPrChange>
        </w:rPr>
        <w:pPrChange w:id="4094" w:author="The Si Tran" w:date="2012-12-06T01:24:00Z">
          <w:pPr>
            <w:ind w:firstLine="540"/>
          </w:pPr>
        </w:pPrChange>
      </w:pPr>
      <w:del w:id="4095" w:author="The Si Tran" w:date="2012-12-12T00:12:00Z">
        <w:r w:rsidRPr="0049233F" w:rsidDel="00361F58">
          <w:rPr>
            <w:szCs w:val="26"/>
            <w:lang w:val="pt-BR"/>
            <w:rPrChange w:id="4096"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097" w:author="The Si Tran" w:date="2012-12-12T00:12:00Z"/>
          <w:szCs w:val="26"/>
          <w:lang w:val="pt-BR"/>
          <w:rPrChange w:id="4098" w:author="The Si Tran" w:date="2012-12-06T01:24:00Z">
            <w:rPr>
              <w:del w:id="4099" w:author="The Si Tran" w:date="2012-12-12T00:12:00Z"/>
              <w:sz w:val="28"/>
              <w:szCs w:val="28"/>
              <w:lang w:val="pt-BR"/>
            </w:rPr>
          </w:rPrChange>
        </w:rPr>
        <w:pPrChange w:id="4100" w:author="The Si Tran" w:date="2012-12-06T01:27:00Z">
          <w:pPr>
            <w:ind w:firstLine="540"/>
          </w:pPr>
        </w:pPrChange>
      </w:pPr>
      <w:del w:id="4101" w:author="The Si Tran" w:date="2012-12-06T01:24:00Z">
        <w:r w:rsidRPr="00AF1345" w:rsidDel="009C05B7">
          <w:rPr>
            <w:position w:val="-124"/>
            <w:szCs w:val="26"/>
            <w:lang w:val="pt-BR"/>
          </w:rPr>
          <w:object w:dxaOrig="6780" w:dyaOrig="2600" w14:anchorId="5F78E78C">
            <v:shape id="_x0000_i1077" type="#_x0000_t75" style="width:410.1pt;height:158.4pt" o:ole="">
              <v:imagedata r:id="rId123" o:title=""/>
            </v:shape>
            <o:OLEObject Type="Embed" ProgID="Equation.DSMT4" ShapeID="_x0000_i1077" DrawAspect="Content" ObjectID="_1417199849" r:id="rId124"/>
          </w:object>
        </w:r>
      </w:del>
      <w:del w:id="4102" w:author="The Si Tran" w:date="2012-12-12T00:12:00Z">
        <w:r w:rsidRPr="00AC1C82" w:rsidDel="00361F58">
          <w:rPr>
            <w:position w:val="-4"/>
            <w:szCs w:val="26"/>
            <w:lang w:val="pt-BR"/>
          </w:rPr>
          <w:object w:dxaOrig="180" w:dyaOrig="279" w14:anchorId="3C57DC65">
            <v:shape id="_x0000_i1078" type="#_x0000_t75" style="width:7.5pt;height:14.4pt" o:ole="">
              <v:imagedata r:id="rId19" o:title=""/>
            </v:shape>
            <o:OLEObject Type="Embed" ProgID="Equation.DSMT4" ShapeID="_x0000_i1078" DrawAspect="Content" ObjectID="_1417199850" r:id="rId125"/>
          </w:object>
        </w:r>
        <w:r w:rsidRPr="0049233F" w:rsidDel="00361F58">
          <w:rPr>
            <w:szCs w:val="26"/>
            <w:lang w:val="pt-BR"/>
            <w:rPrChange w:id="4103"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104" w:author="The Si Tran" w:date="2012-12-12T00:12:00Z"/>
          <w:szCs w:val="26"/>
          <w:lang w:val="pt-BR"/>
          <w:rPrChange w:id="4105" w:author="The Si Tran" w:date="2012-12-05T23:02:00Z">
            <w:rPr>
              <w:del w:id="4106" w:author="The Si Tran" w:date="2012-12-12T00:12:00Z"/>
              <w:sz w:val="28"/>
              <w:szCs w:val="28"/>
              <w:lang w:val="pt-BR"/>
            </w:rPr>
          </w:rPrChange>
        </w:rPr>
      </w:pPr>
      <w:del w:id="4107" w:author="The Si Tran" w:date="2012-12-06T01:27:00Z">
        <w:r w:rsidRPr="00AF1345" w:rsidDel="00261881">
          <w:rPr>
            <w:position w:val="-12"/>
            <w:szCs w:val="26"/>
            <w:lang w:val="pt-BR"/>
          </w:rPr>
          <w:object w:dxaOrig="1040" w:dyaOrig="360" w14:anchorId="11AEF62C">
            <v:shape id="_x0000_i1079" type="#_x0000_t75" style="width:115.8pt;height:43.8pt" o:ole="">
              <v:imagedata r:id="rId126" o:title=""/>
            </v:shape>
            <o:OLEObject Type="Embed" ProgID="Equation.DSMT4" ShapeID="_x0000_i1079" DrawAspect="Content" ObjectID="_1417199851" r:id="rId127"/>
          </w:object>
        </w:r>
      </w:del>
    </w:p>
    <w:p w14:paraId="1B74205E" w14:textId="77777777" w:rsidR="00261881" w:rsidRPr="0049233F" w:rsidDel="00361F58" w:rsidRDefault="006A21F7" w:rsidP="006A21F7">
      <w:pPr>
        <w:ind w:firstLine="540"/>
        <w:rPr>
          <w:del w:id="4108" w:author="The Si Tran" w:date="2012-12-12T00:12:00Z"/>
          <w:szCs w:val="26"/>
          <w:lang w:val="pt-BR"/>
          <w:rPrChange w:id="4109" w:author="The Si Tran" w:date="2012-12-05T23:02:00Z">
            <w:rPr>
              <w:del w:id="4110" w:author="The Si Tran" w:date="2012-12-12T00:12:00Z"/>
              <w:sz w:val="28"/>
              <w:szCs w:val="28"/>
              <w:lang w:val="pt-BR"/>
            </w:rPr>
          </w:rPrChange>
        </w:rPr>
      </w:pPr>
      <w:del w:id="4111" w:author="The Si Tran" w:date="2012-12-12T00:12:00Z">
        <w:r w:rsidRPr="0049233F" w:rsidDel="00361F58">
          <w:rPr>
            <w:szCs w:val="26"/>
            <w:lang w:val="pt-BR"/>
            <w:rPrChange w:id="4112"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113" w:author="The Si Tran" w:date="2012-12-06T01:28:00Z"/>
          <w:szCs w:val="26"/>
          <w:lang w:val="pt-BR"/>
          <w:rPrChange w:id="4114" w:author="The Si Tran" w:date="2012-12-05T23:02:00Z">
            <w:rPr>
              <w:del w:id="4115" w:author="The Si Tran" w:date="2012-12-06T01:28:00Z"/>
              <w:sz w:val="28"/>
              <w:szCs w:val="28"/>
              <w:lang w:val="pt-BR"/>
            </w:rPr>
          </w:rPrChange>
        </w:rPr>
      </w:pPr>
      <w:del w:id="4116" w:author="The Si Tran" w:date="2012-12-06T01:28:00Z">
        <w:r w:rsidRPr="00AF1345" w:rsidDel="00261881">
          <w:rPr>
            <w:position w:val="-122"/>
            <w:szCs w:val="26"/>
            <w:lang w:val="pt-BR"/>
          </w:rPr>
          <w:object w:dxaOrig="5800" w:dyaOrig="2560" w14:anchorId="0026A38C">
            <v:shape id="_x0000_i1080" type="#_x0000_t75" style="width:353.1pt;height:158.4pt" o:ole="">
              <v:imagedata r:id="rId128" o:title=""/>
            </v:shape>
            <o:OLEObject Type="Embed" ProgID="Equation.DSMT4" ShapeID="_x0000_i1080" DrawAspect="Content" ObjectID="_1417199852" r:id="rId129"/>
          </w:object>
        </w:r>
        <w:r w:rsidRPr="0049233F" w:rsidDel="00261881">
          <w:rPr>
            <w:szCs w:val="26"/>
            <w:lang w:val="pt-BR"/>
            <w:rPrChange w:id="4117"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118" w:author="The Si Tran" w:date="2012-12-06T01:30:00Z"/>
          <w:szCs w:val="26"/>
          <w:lang w:val="pt-BR"/>
          <w:rPrChange w:id="4119" w:author="The Si Tran" w:date="2012-12-05T23:02:00Z">
            <w:rPr>
              <w:del w:id="4120" w:author="The Si Tran" w:date="2012-12-06T01:30:00Z"/>
              <w:sz w:val="28"/>
              <w:szCs w:val="28"/>
              <w:lang w:val="pt-BR"/>
            </w:rPr>
          </w:rPrChange>
        </w:rPr>
      </w:pPr>
    </w:p>
    <w:p w14:paraId="75981A4C" w14:textId="77777777" w:rsidR="006A21F7" w:rsidRPr="0049233F" w:rsidDel="00361F58" w:rsidRDefault="006A21F7" w:rsidP="006A21F7">
      <w:pPr>
        <w:ind w:firstLine="540"/>
        <w:rPr>
          <w:del w:id="4121" w:author="The Si Tran" w:date="2012-12-12T00:12:00Z"/>
          <w:szCs w:val="26"/>
          <w:lang w:val="pt-BR"/>
          <w:rPrChange w:id="4122" w:author="The Si Tran" w:date="2012-12-05T23:02:00Z">
            <w:rPr>
              <w:del w:id="4123" w:author="The Si Tran" w:date="2012-12-12T00:12:00Z"/>
              <w:sz w:val="28"/>
              <w:szCs w:val="28"/>
              <w:lang w:val="pt-BR"/>
            </w:rPr>
          </w:rPrChange>
        </w:rPr>
      </w:pPr>
    </w:p>
    <w:p w14:paraId="6735D7E8" w14:textId="77777777" w:rsidR="006A21F7" w:rsidRPr="0049233F" w:rsidDel="008771FB" w:rsidRDefault="006A21F7" w:rsidP="006A21F7">
      <w:pPr>
        <w:ind w:firstLine="540"/>
        <w:rPr>
          <w:del w:id="4124" w:author="The Si Tran" w:date="2012-12-06T01:30:00Z"/>
          <w:szCs w:val="26"/>
          <w:lang w:val="pt-BR"/>
          <w:rPrChange w:id="4125" w:author="The Si Tran" w:date="2012-12-05T23:02:00Z">
            <w:rPr>
              <w:del w:id="4126" w:author="The Si Tran" w:date="2012-12-06T01:30:00Z"/>
              <w:sz w:val="28"/>
              <w:szCs w:val="28"/>
              <w:lang w:val="pt-BR"/>
            </w:rPr>
          </w:rPrChange>
        </w:rPr>
      </w:pPr>
      <w:del w:id="4127" w:author="The Si Tran" w:date="2012-12-06T01:30:00Z">
        <w:r w:rsidRPr="0049233F" w:rsidDel="008771FB">
          <w:rPr>
            <w:szCs w:val="26"/>
            <w:lang w:val="pt-BR"/>
            <w:rPrChange w:id="4128"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1" type="#_x0000_t75" style="width:1in;height:158.4pt" o:ole="">
              <v:imagedata r:id="rId130" o:title=""/>
            </v:shape>
            <o:OLEObject Type="Embed" ProgID="Equation.DSMT4" ShapeID="_x0000_i1081" DrawAspect="Content" ObjectID="_1417199853" r:id="rId131"/>
          </w:object>
        </w:r>
        <w:r w:rsidRPr="0049233F" w:rsidDel="008771FB">
          <w:rPr>
            <w:szCs w:val="26"/>
            <w:lang w:val="pt-BR"/>
            <w:rPrChange w:id="4129"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2" type="#_x0000_t75" style="width:1in;height:158.4pt" o:ole="">
              <v:imagedata r:id="rId132" o:title=""/>
            </v:shape>
            <o:OLEObject Type="Embed" ProgID="Equation.DSMT4" ShapeID="_x0000_i1082" DrawAspect="Content" ObjectID="_1417199854" r:id="rId133"/>
          </w:object>
        </w:r>
      </w:del>
    </w:p>
    <w:p w14:paraId="17A8DAB1" w14:textId="77777777" w:rsidR="006A21F7" w:rsidRPr="0049233F" w:rsidDel="00361F58" w:rsidRDefault="006A21F7" w:rsidP="006A21F7">
      <w:pPr>
        <w:ind w:firstLine="540"/>
        <w:rPr>
          <w:del w:id="4130" w:author="The Si Tran" w:date="2012-12-12T00:12:00Z"/>
          <w:szCs w:val="26"/>
          <w:lang w:val="pt-BR"/>
          <w:rPrChange w:id="4131" w:author="The Si Tran" w:date="2012-12-05T23:02:00Z">
            <w:rPr>
              <w:del w:id="4132" w:author="The Si Tran" w:date="2012-12-12T00:12:00Z"/>
              <w:sz w:val="28"/>
              <w:szCs w:val="28"/>
              <w:lang w:val="pt-BR"/>
            </w:rPr>
          </w:rPrChange>
        </w:rPr>
      </w:pPr>
      <w:del w:id="4133" w:author="The Si Tran" w:date="2012-12-12T00:12:00Z">
        <w:r w:rsidRPr="0049233F" w:rsidDel="00361F58">
          <w:rPr>
            <w:szCs w:val="26"/>
            <w:lang w:val="pt-BR"/>
            <w:rPrChange w:id="4134" w:author="The Si Tran" w:date="2012-12-05T23:02:00Z">
              <w:rPr>
                <w:sz w:val="28"/>
                <w:szCs w:val="28"/>
                <w:lang w:val="pt-BR"/>
              </w:rPr>
            </w:rPrChange>
          </w:rPr>
          <w:delText xml:space="preserve">Cho mọi </w:delText>
        </w:r>
      </w:del>
      <w:del w:id="4135" w:author="The Si Tran" w:date="2012-12-06T20:15:00Z">
        <w:r w:rsidRPr="0049233F" w:rsidDel="00FF697A">
          <w:rPr>
            <w:szCs w:val="26"/>
            <w:lang w:val="pt-BR"/>
            <w:rPrChange w:id="4136" w:author="The Si Tran" w:date="2012-12-05T23:02:00Z">
              <w:rPr>
                <w:sz w:val="28"/>
                <w:szCs w:val="28"/>
                <w:lang w:val="pt-BR"/>
              </w:rPr>
            </w:rPrChange>
          </w:rPr>
          <w:delText xml:space="preserve">k, k=1,2,3,... </w:delText>
        </w:r>
      </w:del>
      <w:del w:id="4137" w:author="The Si Tran" w:date="2012-12-06T20:16:00Z">
        <w:r w:rsidRPr="0049233F" w:rsidDel="0045340D">
          <w:rPr>
            <w:szCs w:val="26"/>
            <w:lang w:val="pt-BR"/>
            <w:rPrChange w:id="4138" w:author="The Si Tran" w:date="2012-12-05T23:02:00Z">
              <w:rPr>
                <w:sz w:val="28"/>
                <w:szCs w:val="28"/>
                <w:lang w:val="pt-BR"/>
              </w:rPr>
            </w:rPrChange>
          </w:rPr>
          <w:delText xml:space="preserve">hệ số </w:delText>
        </w:r>
      </w:del>
      <w:del w:id="4139" w:author="The Si Tran" w:date="2012-12-06T01:30:00Z">
        <w:r w:rsidRPr="00AF1345" w:rsidDel="008771FB">
          <w:rPr>
            <w:position w:val="-12"/>
            <w:szCs w:val="26"/>
            <w:lang w:val="pt-BR"/>
          </w:rPr>
          <w:object w:dxaOrig="320" w:dyaOrig="360" w14:anchorId="3B080946">
            <v:shape id="_x0000_i1083" type="#_x0000_t75" style="width:14.4pt;height:21.9pt" o:ole="">
              <v:imagedata r:id="rId134" o:title=""/>
            </v:shape>
            <o:OLEObject Type="Embed" ProgID="Equation.DSMT4" ShapeID="_x0000_i1083" DrawAspect="Content" ObjectID="_1417199855" r:id="rId135"/>
          </w:object>
        </w:r>
      </w:del>
      <w:del w:id="4140" w:author="The Si Tran" w:date="2012-12-06T20:16:00Z">
        <w:r w:rsidRPr="0049233F" w:rsidDel="0045340D">
          <w:rPr>
            <w:szCs w:val="26"/>
            <w:lang w:val="pt-BR"/>
            <w:rPrChange w:id="4141" w:author="The Si Tran" w:date="2012-12-05T23:02:00Z">
              <w:rPr>
                <w:sz w:val="28"/>
                <w:szCs w:val="28"/>
                <w:lang w:val="pt-BR"/>
              </w:rPr>
            </w:rPrChange>
          </w:rPr>
          <w:delText xml:space="preserve"> </w:delText>
        </w:r>
      </w:del>
      <w:del w:id="4142" w:author="The Si Tran" w:date="2012-12-12T00:12:00Z">
        <w:r w:rsidRPr="0049233F" w:rsidDel="00361F58">
          <w:rPr>
            <w:szCs w:val="26"/>
            <w:lang w:val="pt-BR"/>
            <w:rPrChange w:id="4143"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144" w:author="The Si Tran" w:date="2012-12-06T01:32:00Z">
        <m:oMath>
          <m:r>
            <m:rPr>
              <m:sty m:val="p"/>
            </m:rPr>
            <w:rPr>
              <w:rFonts w:ascii="Cambria Math" w:hAnsi="Cambria Math"/>
              <w:position w:val="-12"/>
              <w:szCs w:val="26"/>
              <w:lang w:val="pt-BR"/>
            </w:rPr>
            <w:object w:dxaOrig="320" w:dyaOrig="360" w14:anchorId="3E58930E">
              <v:shape id="_x0000_i1084" type="#_x0000_t75" style="width:14.4pt;height:21.9pt" o:ole="">
                <v:imagedata r:id="rId134" o:title=""/>
              </v:shape>
              <o:OLEObject Type="Embed" ProgID="Equation.DSMT4" ShapeID="_x0000_i1084" DrawAspect="Content" ObjectID="_1417199856" r:id="rId136"/>
            </w:object>
          </m:r>
        </m:oMath>
        <w:r w:rsidRPr="0049233F" w:rsidDel="008771FB">
          <w:rPr>
            <w:szCs w:val="26"/>
            <w:lang w:val="pt-BR"/>
            <w:rPrChange w:id="4145" w:author="The Si Tran" w:date="2012-12-05T23:02:00Z">
              <w:rPr>
                <w:sz w:val="28"/>
                <w:szCs w:val="28"/>
                <w:lang w:val="pt-BR"/>
              </w:rPr>
            </w:rPrChange>
          </w:rPr>
          <w:delText xml:space="preserve">= 0 </w:delText>
        </w:r>
      </w:del>
      <w:del w:id="4146" w:author="The Si Tran" w:date="2012-12-12T00:12:00Z">
        <w:r w:rsidRPr="0049233F" w:rsidDel="00361F58">
          <w:rPr>
            <w:szCs w:val="26"/>
            <w:lang w:val="pt-BR"/>
            <w:rPrChange w:id="4147" w:author="The Si Tran" w:date="2012-12-05T23:02:00Z">
              <w:rPr>
                <w:sz w:val="28"/>
                <w:szCs w:val="28"/>
                <w:lang w:val="pt-BR"/>
              </w:rPr>
            </w:rPrChange>
          </w:rPr>
          <w:delText xml:space="preserve">với </w:delText>
        </w:r>
      </w:del>
      <w:del w:id="4148" w:author="The Si Tran" w:date="2012-12-06T20:15:00Z">
        <w:r w:rsidRPr="0049233F" w:rsidDel="00940531">
          <w:rPr>
            <w:szCs w:val="26"/>
            <w:lang w:val="pt-BR"/>
            <w:rPrChange w:id="4149" w:author="The Si Tran" w:date="2012-12-05T23:02:00Z">
              <w:rPr>
                <w:sz w:val="28"/>
                <w:szCs w:val="28"/>
                <w:lang w:val="pt-BR"/>
              </w:rPr>
            </w:rPrChange>
          </w:rPr>
          <w:delText>k &gt; p</w:delText>
        </w:r>
      </w:del>
      <w:del w:id="4150" w:author="The Si Tran" w:date="2012-12-12T00:12:00Z">
        <w:r w:rsidRPr="0049233F" w:rsidDel="00361F58">
          <w:rPr>
            <w:szCs w:val="26"/>
            <w:lang w:val="pt-BR"/>
            <w:rPrChange w:id="4151"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152" w:author="The Si Tran" w:date="2012-12-12T00:12:00Z"/>
          <w:szCs w:val="26"/>
          <w:lang w:val="pt-BR"/>
          <w:rPrChange w:id="4153" w:author="The Si Tran" w:date="2012-12-05T23:02:00Z">
            <w:rPr>
              <w:del w:id="4154" w:author="The Si Tran" w:date="2012-12-12T00:12:00Z"/>
              <w:sz w:val="28"/>
              <w:szCs w:val="28"/>
              <w:lang w:val="pt-BR"/>
            </w:rPr>
          </w:rPrChange>
        </w:rPr>
      </w:pPr>
      <w:del w:id="4155" w:author="The Si Tran" w:date="2012-12-12T00:12:00Z">
        <w:r w:rsidRPr="0049233F" w:rsidDel="00361F58">
          <w:rPr>
            <w:szCs w:val="26"/>
            <w:lang w:val="pt-BR"/>
            <w:rPrChange w:id="4156"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157" w:author="The Si Tran" w:date="2012-12-06T20:17:00Z">
        <w:r w:rsidRPr="00AF1345" w:rsidDel="00D362B7">
          <w:rPr>
            <w:position w:val="-8"/>
            <w:szCs w:val="26"/>
            <w:lang w:val="pt-BR"/>
          </w:rPr>
          <w:object w:dxaOrig="859" w:dyaOrig="360" w14:anchorId="670E44A5">
            <v:shape id="_x0000_i1085" type="#_x0000_t75" style="width:43.8pt;height:14.4pt" o:ole="">
              <v:imagedata r:id="rId105" o:title=""/>
            </v:shape>
            <o:OLEObject Type="Embed" ProgID="Equation.DSMT4" ShapeID="_x0000_i1085" DrawAspect="Content" ObjectID="_1417199857" r:id="rId137"/>
          </w:object>
        </w:r>
      </w:del>
      <w:del w:id="4158" w:author="The Si Tran" w:date="2012-12-12T00:12:00Z">
        <w:r w:rsidRPr="0049233F" w:rsidDel="00361F58">
          <w:rPr>
            <w:szCs w:val="26"/>
            <w:lang w:val="pt-BR"/>
            <w:rPrChange w:id="4159" w:author="The Si Tran" w:date="2012-12-05T23:02:00Z">
              <w:rPr>
                <w:sz w:val="28"/>
                <w:szCs w:val="28"/>
                <w:lang w:val="pt-BR"/>
              </w:rPr>
            </w:rPrChange>
          </w:rPr>
          <w:delText xml:space="preserve">, với </w:delText>
        </w:r>
      </w:del>
      <w:del w:id="4160" w:author="The Si Tran" w:date="2012-12-06T20:17:00Z">
        <w:r w:rsidRPr="0049233F" w:rsidDel="0089241B">
          <w:rPr>
            <w:szCs w:val="26"/>
            <w:lang w:val="pt-BR"/>
            <w:rPrChange w:id="4161" w:author="The Si Tran" w:date="2012-12-05T23:02:00Z">
              <w:rPr>
                <w:sz w:val="28"/>
                <w:szCs w:val="28"/>
                <w:lang w:val="pt-BR"/>
              </w:rPr>
            </w:rPrChange>
          </w:rPr>
          <w:delText>N</w:delText>
        </w:r>
      </w:del>
      <w:del w:id="4162" w:author="The Si Tran" w:date="2012-12-12T00:12:00Z">
        <w:r w:rsidRPr="0049233F" w:rsidDel="00361F58">
          <w:rPr>
            <w:szCs w:val="26"/>
            <w:lang w:val="pt-BR"/>
            <w:rPrChange w:id="4163"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164" w:author="The Si Tran" w:date="2012-12-06T20:19:00Z"/>
          <w:szCs w:val="26"/>
          <w:lang w:val="pt-BR"/>
          <w:rPrChange w:id="4165" w:author="The Si Tran" w:date="2012-12-06T20:18:00Z">
            <w:rPr>
              <w:del w:id="4166" w:author="The Si Tran" w:date="2012-12-06T20:19:00Z"/>
              <w:sz w:val="28"/>
              <w:szCs w:val="28"/>
              <w:lang w:val="pt-BR"/>
            </w:rPr>
          </w:rPrChange>
        </w:rPr>
      </w:pPr>
      <w:del w:id="4167" w:author="The Si Tran" w:date="2012-12-12T13:59:00Z">
        <w:r w:rsidRPr="0049233F" w:rsidDel="000064E1">
          <w:rPr>
            <w:szCs w:val="26"/>
            <w:lang w:val="pt-BR"/>
            <w:rPrChange w:id="4168"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169" w:author="The Si Tran" w:date="2012-12-06T20:19:00Z"/>
          <w:szCs w:val="26"/>
          <w:lang w:val="pt-BR"/>
          <w:rPrChange w:id="4170" w:author="The Si Tran" w:date="2012-12-05T23:02:00Z">
            <w:rPr>
              <w:del w:id="4171" w:author="The Si Tran" w:date="2012-12-06T20:19:00Z"/>
              <w:sz w:val="28"/>
              <w:szCs w:val="28"/>
              <w:lang w:val="pt-BR"/>
            </w:rPr>
          </w:rPrChange>
        </w:rPr>
      </w:pPr>
      <w:del w:id="4172" w:author="The Si Tran" w:date="2012-12-06T20:19:00Z">
        <w:r w:rsidRPr="00AF1345" w:rsidDel="0089241B">
          <w:rPr>
            <w:position w:val="-12"/>
            <w:szCs w:val="26"/>
            <w:lang w:val="pt-BR"/>
          </w:rPr>
          <w:object w:dxaOrig="2740" w:dyaOrig="360" w14:anchorId="296C4F80">
            <v:shape id="_x0000_i1086" type="#_x0000_t75" style="width:158.4pt;height:21.9pt" o:ole="">
              <v:imagedata r:id="rId138" o:title=""/>
            </v:shape>
            <o:OLEObject Type="Embed" ProgID="Equation.DSMT4" ShapeID="_x0000_i1086" DrawAspect="Content" ObjectID="_1417199858" r:id="rId139"/>
          </w:object>
        </w:r>
      </w:del>
    </w:p>
    <w:p w14:paraId="0867CF52" w14:textId="77777777" w:rsidR="006A21F7" w:rsidRPr="0049233F" w:rsidDel="000064E1" w:rsidRDefault="006A21F7" w:rsidP="006A21F7">
      <w:pPr>
        <w:ind w:firstLine="540"/>
        <w:rPr>
          <w:del w:id="4173" w:author="The Si Tran" w:date="2012-12-12T13:59:00Z"/>
          <w:szCs w:val="26"/>
          <w:lang w:val="pt-BR"/>
          <w:rPrChange w:id="4174" w:author="The Si Tran" w:date="2012-12-05T23:02:00Z">
            <w:rPr>
              <w:del w:id="4175" w:author="The Si Tran" w:date="2012-12-12T13:59:00Z"/>
              <w:sz w:val="28"/>
              <w:szCs w:val="28"/>
              <w:lang w:val="pt-BR"/>
            </w:rPr>
          </w:rPrChange>
        </w:rPr>
      </w:pPr>
    </w:p>
    <w:p w14:paraId="118930DE" w14:textId="77777777" w:rsidR="006A21F7" w:rsidRPr="0049233F" w:rsidDel="000064E1" w:rsidRDefault="006A21F7" w:rsidP="006A21F7">
      <w:pPr>
        <w:ind w:firstLine="540"/>
        <w:rPr>
          <w:del w:id="4176" w:author="The Si Tran" w:date="2012-12-12T13:59:00Z"/>
          <w:i/>
          <w:szCs w:val="26"/>
          <w:rPrChange w:id="4177" w:author="The Si Tran" w:date="2012-12-05T23:02:00Z">
            <w:rPr>
              <w:del w:id="4178" w:author="The Si Tran" w:date="2012-12-12T13:59:00Z"/>
              <w:i/>
              <w:sz w:val="28"/>
              <w:szCs w:val="28"/>
            </w:rPr>
          </w:rPrChange>
        </w:rPr>
      </w:pPr>
      <w:del w:id="4179" w:author="The Si Tran" w:date="2012-12-12T13:59:00Z">
        <w:r w:rsidRPr="0049233F" w:rsidDel="000064E1">
          <w:rPr>
            <w:i/>
            <w:szCs w:val="26"/>
            <w:rPrChange w:id="4180"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181" w:author="The Si Tran" w:date="2012-12-12T13:59:00Z"/>
          <w:i/>
          <w:szCs w:val="26"/>
          <w:rPrChange w:id="4182" w:author="The Si Tran" w:date="2012-12-05T23:02:00Z">
            <w:rPr>
              <w:del w:id="4183" w:author="The Si Tran" w:date="2012-12-12T13:59:00Z"/>
              <w:i/>
              <w:sz w:val="28"/>
              <w:szCs w:val="28"/>
            </w:rPr>
          </w:rPrChange>
        </w:rPr>
      </w:pPr>
      <w:del w:id="4184" w:author="The Si Tran" w:date="2012-12-12T13:59:00Z">
        <w:r w:rsidRPr="0049233F" w:rsidDel="000064E1">
          <w:rPr>
            <w:i/>
            <w:szCs w:val="26"/>
            <w:rPrChange w:id="4185"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186" w:author="The Si Tran" w:date="2012-12-12T13:59:00Z"/>
          <w:i/>
          <w:szCs w:val="26"/>
          <w:rPrChange w:id="4187" w:author="The Si Tran" w:date="2012-12-05T23:02:00Z">
            <w:rPr>
              <w:del w:id="4188" w:author="The Si Tran" w:date="2012-12-12T13:59:00Z"/>
              <w:i/>
              <w:sz w:val="28"/>
              <w:szCs w:val="28"/>
            </w:rPr>
          </w:rPrChange>
        </w:rPr>
      </w:pPr>
      <w:del w:id="4189" w:author="The Si Tran" w:date="2012-12-12T13:59:00Z">
        <w:r w:rsidRPr="0049233F" w:rsidDel="000064E1">
          <w:rPr>
            <w:i/>
            <w:szCs w:val="26"/>
            <w:rPrChange w:id="4190"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191" w:author="The Si Tran" w:date="2012-12-12T13:59:00Z"/>
          <w:i/>
          <w:szCs w:val="26"/>
          <w:lang w:val="fr-FR"/>
          <w:rPrChange w:id="4192" w:author="The Si Tran" w:date="2012-12-05T23:02:00Z">
            <w:rPr>
              <w:del w:id="4193" w:author="The Si Tran" w:date="2012-12-12T13:59:00Z"/>
              <w:i/>
              <w:sz w:val="28"/>
              <w:szCs w:val="28"/>
              <w:lang w:val="fr-FR"/>
            </w:rPr>
          </w:rPrChange>
        </w:rPr>
      </w:pPr>
      <w:del w:id="4194" w:author="The Si Tran" w:date="2012-12-12T13:59:00Z">
        <w:r w:rsidRPr="0049233F" w:rsidDel="000064E1">
          <w:rPr>
            <w:i/>
            <w:szCs w:val="26"/>
            <w:lang w:val="fr-FR"/>
            <w:rPrChange w:id="4195"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196" w:author="The Si Tran" w:date="2012-12-12T13:59:00Z"/>
          <w:i/>
          <w:szCs w:val="26"/>
          <w:lang w:val="fr-FR"/>
          <w:rPrChange w:id="4197" w:author="The Si Tran" w:date="2012-12-05T23:02:00Z">
            <w:rPr>
              <w:del w:id="4198" w:author="The Si Tran" w:date="2012-12-12T13:59:00Z"/>
              <w:i/>
              <w:sz w:val="28"/>
              <w:szCs w:val="28"/>
              <w:lang w:val="fr-FR"/>
            </w:rPr>
          </w:rPrChange>
        </w:rPr>
      </w:pPr>
      <w:del w:id="4199" w:author="The Si Tran" w:date="2012-12-12T13:59:00Z">
        <w:r w:rsidRPr="0049233F" w:rsidDel="000064E1">
          <w:rPr>
            <w:i/>
            <w:szCs w:val="26"/>
            <w:lang w:val="fr-FR"/>
            <w:rPrChange w:id="4200"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201" w:author="The Si Tran" w:date="2012-12-12T13:59:00Z"/>
          <w:i/>
          <w:szCs w:val="26"/>
          <w:lang w:val="pt-BR"/>
          <w:rPrChange w:id="4202" w:author="The Si Tran" w:date="2012-12-05T23:02:00Z">
            <w:rPr>
              <w:del w:id="4203" w:author="The Si Tran" w:date="2012-12-12T13:59:00Z"/>
              <w:i/>
              <w:sz w:val="28"/>
              <w:szCs w:val="28"/>
              <w:lang w:val="pt-BR"/>
            </w:rPr>
          </w:rPrChange>
        </w:rPr>
      </w:pPr>
      <w:del w:id="4204" w:author="The Si Tran" w:date="2012-12-12T13:59:00Z">
        <w:r w:rsidRPr="0049233F" w:rsidDel="000064E1">
          <w:rPr>
            <w:i/>
            <w:szCs w:val="26"/>
            <w:lang w:val="pt-BR"/>
            <w:rPrChange w:id="4205"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206" w:author="The Si Tran" w:date="2012-12-12T13:59:00Z"/>
          <w:i/>
          <w:szCs w:val="26"/>
          <w:lang w:val="pt-BR"/>
          <w:rPrChange w:id="4207" w:author="The Si Tran" w:date="2012-12-05T23:02:00Z">
            <w:rPr>
              <w:del w:id="4208" w:author="The Si Tran" w:date="2012-12-12T13:59:00Z"/>
              <w:i/>
              <w:sz w:val="28"/>
              <w:szCs w:val="28"/>
              <w:lang w:val="pt-BR"/>
            </w:rPr>
          </w:rPrChange>
        </w:rPr>
      </w:pPr>
      <w:del w:id="4209" w:author="The Si Tran" w:date="2012-12-12T13:59:00Z">
        <w:r w:rsidRPr="0049233F" w:rsidDel="000064E1">
          <w:rPr>
            <w:i/>
            <w:szCs w:val="26"/>
            <w:lang w:val="pt-BR"/>
            <w:rPrChange w:id="4210"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211" w:author="The Si Tran" w:date="2012-12-12T13:59:00Z"/>
          <w:i/>
          <w:szCs w:val="26"/>
          <w:lang w:val="pt-BR"/>
          <w:rPrChange w:id="4212" w:author="The Si Tran" w:date="2012-12-05T23:02:00Z">
            <w:rPr>
              <w:del w:id="4213" w:author="The Si Tran" w:date="2012-12-12T13:59:00Z"/>
              <w:i/>
              <w:sz w:val="28"/>
              <w:szCs w:val="28"/>
              <w:lang w:val="pt-BR"/>
            </w:rPr>
          </w:rPrChange>
        </w:rPr>
      </w:pPr>
      <w:del w:id="4214" w:author="The Si Tran" w:date="2012-12-12T13:59:00Z">
        <w:r w:rsidRPr="0049233F" w:rsidDel="000064E1">
          <w:rPr>
            <w:i/>
            <w:szCs w:val="26"/>
            <w:lang w:val="pt-BR"/>
            <w:rPrChange w:id="4215"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216" w:author="The Si Tran" w:date="2012-12-12T13:59:00Z"/>
          <w:i/>
          <w:szCs w:val="26"/>
          <w:lang w:val="pt-BR"/>
          <w:rPrChange w:id="4217" w:author="The Si Tran" w:date="2012-12-05T23:02:00Z">
            <w:rPr>
              <w:del w:id="4218" w:author="The Si Tran" w:date="2012-12-12T13:59:00Z"/>
              <w:i/>
              <w:sz w:val="28"/>
              <w:szCs w:val="28"/>
              <w:lang w:val="pt-BR"/>
            </w:rPr>
          </w:rPrChange>
        </w:rPr>
      </w:pPr>
      <w:del w:id="4219" w:author="The Si Tran" w:date="2012-12-12T13:59:00Z">
        <w:r w:rsidRPr="0049233F" w:rsidDel="000064E1">
          <w:rPr>
            <w:i/>
            <w:szCs w:val="26"/>
            <w:lang w:val="pt-BR"/>
            <w:rPrChange w:id="4220"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4221" w:author="The Si Tran" w:date="2012-12-05T23:02:00Z">
            <w:rPr>
              <w:sz w:val="28"/>
              <w:szCs w:val="28"/>
              <w:lang w:val="pt-BR"/>
            </w:rPr>
          </w:rPrChange>
        </w:rPr>
      </w:pPr>
      <w:r w:rsidRPr="0049233F">
        <w:rPr>
          <w:szCs w:val="26"/>
          <w:lang w:val="pt-BR"/>
          <w:rPrChange w:id="4222" w:author="The Si Tran" w:date="2012-12-05T23:02:00Z">
            <w:rPr>
              <w:sz w:val="28"/>
              <w:szCs w:val="28"/>
              <w:lang w:val="pt-BR"/>
            </w:rPr>
          </w:rPrChange>
        </w:rPr>
        <w:t xml:space="preserve">Hình </w:t>
      </w:r>
      <w:ins w:id="4223" w:author="The Si Tran" w:date="2012-12-12T00:13:00Z">
        <w:r w:rsidR="00361F58">
          <w:rPr>
            <w:szCs w:val="26"/>
            <w:lang w:val="pt-BR"/>
          </w:rPr>
          <w:t>3.2</w:t>
        </w:r>
      </w:ins>
      <w:del w:id="4224" w:author="The Si Tran" w:date="2012-12-12T00:13:00Z">
        <w:r w:rsidRPr="0049233F" w:rsidDel="00361F58">
          <w:rPr>
            <w:szCs w:val="26"/>
            <w:lang w:val="pt-BR"/>
            <w:rPrChange w:id="4225" w:author="The Si Tran" w:date="2012-12-05T23:02:00Z">
              <w:rPr>
                <w:sz w:val="28"/>
                <w:szCs w:val="28"/>
                <w:lang w:val="pt-BR"/>
              </w:rPr>
            </w:rPrChange>
          </w:rPr>
          <w:delText>8</w:delText>
        </w:r>
      </w:del>
      <w:r w:rsidRPr="0049233F">
        <w:rPr>
          <w:szCs w:val="26"/>
          <w:lang w:val="pt-BR"/>
          <w:rPrChange w:id="4226"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227" w:author="The Si Tran" w:date="2012-12-05T23:02:00Z">
            <w:rPr>
              <w:sz w:val="28"/>
              <w:szCs w:val="28"/>
              <w:lang w:val="pt-BR"/>
            </w:rPr>
          </w:rPrChange>
        </w:rPr>
        <w:pPrChange w:id="4228" w:author="The Si Tran" w:date="2012-12-16T17:07:00Z">
          <w:pPr>
            <w:ind w:firstLine="540"/>
          </w:pPr>
        </w:pPrChange>
      </w:pPr>
      <w:del w:id="4229" w:author="The Si Tran" w:date="2012-12-14T05:14:00Z">
        <w:r w:rsidRPr="0049233F" w:rsidDel="00802E77">
          <w:rPr>
            <w:noProof/>
            <w:rPrChange w:id="4230" w:author="Unknown">
              <w:rPr>
                <w:noProof/>
                <w:sz w:val="28"/>
                <w:szCs w:val="28"/>
              </w:rPr>
            </w:rPrChange>
          </w:rPr>
          <w:lastRenderedPageBreak/>
          <w:drawing>
            <wp:inline distT="0" distB="0" distL="0" distR="0" wp14:anchorId="3B32A802" wp14:editId="339E4564">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231" w:author="The Si Tran" w:date="2012-12-14T05:14:00Z">
        <w:r w:rsidR="00802E77" w:rsidRPr="00032D83">
          <w:rPr>
            <w:noProof/>
          </w:rPr>
          <w:drawing>
            <wp:inline distT="0" distB="0" distL="0" distR="0" wp14:anchorId="61C44964" wp14:editId="59D8CA05">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232" w:author="The Si Tran" w:date="2012-12-16T17:07:00Z">
            <w:rPr>
              <w:sz w:val="28"/>
              <w:szCs w:val="28"/>
              <w:lang w:val="pt-BR"/>
            </w:rPr>
          </w:rPrChange>
        </w:rPr>
        <w:pPrChange w:id="4233" w:author="The Si Tran" w:date="2012-12-16T17:07:00Z">
          <w:pPr>
            <w:pStyle w:val="Caption"/>
            <w:ind w:left="2160"/>
          </w:pPr>
        </w:pPrChange>
      </w:pPr>
      <w:bookmarkStart w:id="4234" w:name="_Toc312142082"/>
      <w:bookmarkStart w:id="4235" w:name="_Toc343029957"/>
      <w:bookmarkStart w:id="4236" w:name="_Toc343452743"/>
      <w:r w:rsidRPr="00AD5E7D">
        <w:rPr>
          <w:rPrChange w:id="4237" w:author="The Si Tran" w:date="2012-12-16T17:07:00Z">
            <w:rPr>
              <w:b w:val="0"/>
              <w:sz w:val="28"/>
              <w:szCs w:val="28"/>
              <w:lang w:val="pt-BR"/>
            </w:rPr>
          </w:rPrChange>
        </w:rPr>
        <w:t xml:space="preserve">Hình </w:t>
      </w:r>
      <w:del w:id="4238" w:author="The Si Tran" w:date="2012-12-11T23:24:00Z">
        <w:r w:rsidRPr="00AD5E7D" w:rsidDel="000D0624">
          <w:rPr>
            <w:rPrChange w:id="4239" w:author="The Si Tran" w:date="2012-12-16T17:07:00Z">
              <w:rPr>
                <w:b w:val="0"/>
                <w:sz w:val="28"/>
                <w:szCs w:val="28"/>
              </w:rPr>
            </w:rPrChange>
          </w:rPr>
          <w:fldChar w:fldCharType="begin"/>
        </w:r>
        <w:r w:rsidRPr="00AD5E7D" w:rsidDel="000D0624">
          <w:rPr>
            <w:rPrChange w:id="4240" w:author="The Si Tran" w:date="2012-12-16T17:07:00Z">
              <w:rPr>
                <w:b w:val="0"/>
                <w:sz w:val="28"/>
                <w:szCs w:val="28"/>
                <w:lang w:val="pt-BR"/>
              </w:rPr>
            </w:rPrChange>
          </w:rPr>
          <w:delInstrText xml:space="preserve"> SEQ Hình \* ARABIC </w:delInstrText>
        </w:r>
        <w:r w:rsidRPr="00AD5E7D" w:rsidDel="000D0624">
          <w:rPr>
            <w:rPrChange w:id="4241" w:author="The Si Tran" w:date="2012-12-16T17:07:00Z">
              <w:rPr>
                <w:b w:val="0"/>
                <w:sz w:val="28"/>
                <w:szCs w:val="28"/>
              </w:rPr>
            </w:rPrChange>
          </w:rPr>
          <w:fldChar w:fldCharType="separate"/>
        </w:r>
        <w:r w:rsidRPr="00AD5E7D" w:rsidDel="000D0624">
          <w:rPr>
            <w:rPrChange w:id="4242" w:author="The Si Tran" w:date="2012-12-16T17:07:00Z">
              <w:rPr>
                <w:b w:val="0"/>
                <w:noProof/>
                <w:sz w:val="28"/>
                <w:szCs w:val="28"/>
                <w:lang w:val="pt-BR"/>
              </w:rPr>
            </w:rPrChange>
          </w:rPr>
          <w:delText>8</w:delText>
        </w:r>
        <w:r w:rsidRPr="00AD5E7D" w:rsidDel="000D0624">
          <w:rPr>
            <w:rPrChange w:id="4243" w:author="The Si Tran" w:date="2012-12-16T17:07:00Z">
              <w:rPr>
                <w:b w:val="0"/>
                <w:sz w:val="28"/>
                <w:szCs w:val="28"/>
              </w:rPr>
            </w:rPrChange>
          </w:rPr>
          <w:fldChar w:fldCharType="end"/>
        </w:r>
        <w:r w:rsidRPr="00AD5E7D" w:rsidDel="000D0624">
          <w:rPr>
            <w:rPrChange w:id="4244" w:author="The Si Tran" w:date="2012-12-16T17:07:00Z">
              <w:rPr>
                <w:b w:val="0"/>
                <w:sz w:val="28"/>
                <w:szCs w:val="28"/>
                <w:lang w:val="pt-BR"/>
              </w:rPr>
            </w:rPrChange>
          </w:rPr>
          <w:delText xml:space="preserve"> </w:delText>
        </w:r>
      </w:del>
      <w:ins w:id="4245" w:author="The Si Tran" w:date="2012-12-11T23:24:00Z">
        <w:r w:rsidR="000D0624" w:rsidRPr="00032D83">
          <w:t>3.2</w:t>
        </w:r>
      </w:ins>
      <w:ins w:id="4246" w:author="The Si Tran" w:date="2012-12-15T08:13:00Z">
        <w:r w:rsidR="00307510" w:rsidRPr="00AD5E7D">
          <w:rPr>
            <w:rPrChange w:id="4247" w:author="The Si Tran" w:date="2012-12-16T17:07:00Z">
              <w:rPr>
                <w:b w:val="0"/>
              </w:rPr>
            </w:rPrChange>
          </w:rPr>
          <w:t xml:space="preserve">: </w:t>
        </w:r>
      </w:ins>
      <w:ins w:id="4248" w:author="The Si Tran" w:date="2012-12-11T23:24:00Z">
        <w:r w:rsidR="000D0624" w:rsidRPr="00AD5E7D">
          <w:rPr>
            <w:rPrChange w:id="4249" w:author="The Si Tran" w:date="2012-12-16T17:07:00Z">
              <w:rPr>
                <w:b w:val="0"/>
                <w:sz w:val="28"/>
                <w:szCs w:val="28"/>
                <w:lang w:val="pt-BR"/>
              </w:rPr>
            </w:rPrChange>
          </w:rPr>
          <w:t xml:space="preserve"> </w:t>
        </w:r>
      </w:ins>
      <w:r w:rsidRPr="00AD5E7D">
        <w:rPr>
          <w:rPrChange w:id="4250" w:author="The Si Tran" w:date="2012-12-16T17:07:00Z">
            <w:rPr>
              <w:b w:val="0"/>
              <w:sz w:val="28"/>
              <w:szCs w:val="28"/>
              <w:lang w:val="pt-BR"/>
            </w:rPr>
          </w:rPrChange>
        </w:rPr>
        <w:t>ACF và PACF của mô hình</w:t>
      </w:r>
      <w:ins w:id="4251"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252" w:author="The Si Tran" w:date="2012-12-16T20:22:00Z">
                <w:rPr>
                  <w:rFonts w:ascii="Cambria Math" w:hAnsi="Cambria Math"/>
                  <w:i/>
                </w:rPr>
              </w:ins>
            </m:ctrlPr>
          </m:sSubPr>
          <m:e>
            <w:ins w:id="4253" w:author="The Si Tran" w:date="2012-12-16T20:22:00Z">
              <m:r>
                <w:rPr>
                  <w:rFonts w:ascii="Cambria Math" w:hAnsi="Cambria Math"/>
                </w:rPr>
                <m:t>y</m:t>
              </m:r>
            </w:ins>
          </m:e>
          <m:sub>
            <w:ins w:id="4254" w:author="The Si Tran" w:date="2012-12-16T20:22:00Z">
              <m:r>
                <w:rPr>
                  <w:rFonts w:ascii="Cambria Math" w:hAnsi="Cambria Math"/>
                </w:rPr>
                <m:t>t-1</m:t>
              </m:r>
            </w:ins>
          </m:sub>
        </m:sSub>
        <w:ins w:id="4255" w:author="The Si Tran" w:date="2012-12-16T20:22:00Z">
          <m:r>
            <w:rPr>
              <w:rFonts w:ascii="Cambria Math" w:hAnsi="Cambria Math"/>
            </w:rPr>
            <m:t>+0.5</m:t>
          </m:r>
        </w:ins>
        <m:sSub>
          <m:sSubPr>
            <m:ctrlPr>
              <w:ins w:id="4256" w:author="The Si Tran" w:date="2012-12-16T20:22:00Z">
                <w:rPr>
                  <w:rFonts w:ascii="Cambria Math" w:hAnsi="Cambria Math"/>
                  <w:i/>
                </w:rPr>
              </w:ins>
            </m:ctrlPr>
          </m:sSubPr>
          <m:e>
            <w:ins w:id="4257" w:author="The Si Tran" w:date="2012-12-16T20:22:00Z">
              <m:r>
                <w:rPr>
                  <w:rFonts w:ascii="Cambria Math" w:hAnsi="Cambria Math"/>
                </w:rPr>
                <m:t>y</m:t>
              </m:r>
            </w:ins>
          </m:e>
          <m:sub>
            <w:ins w:id="4258" w:author="The Si Tran" w:date="2012-12-16T20:22:00Z">
              <m:r>
                <w:rPr>
                  <w:rFonts w:ascii="Cambria Math" w:hAnsi="Cambria Math"/>
                </w:rPr>
                <m:t>t-2</m:t>
              </m:r>
            </w:ins>
          </m:sub>
        </m:sSub>
        <w:ins w:id="4259" w:author="The Si Tran" w:date="2012-12-16T20:22:00Z">
          <m:r>
            <w:rPr>
              <w:rFonts w:ascii="Cambria Math" w:hAnsi="Cambria Math"/>
            </w:rPr>
            <m:t>+</m:t>
          </m:r>
        </w:ins>
        <m:sSub>
          <m:sSubPr>
            <m:ctrlPr>
              <w:ins w:id="4260" w:author="The Si Tran" w:date="2012-12-16T20:22:00Z">
                <w:rPr>
                  <w:rFonts w:ascii="Cambria Math" w:hAnsi="Cambria Math"/>
                  <w:i/>
                </w:rPr>
              </w:ins>
            </m:ctrlPr>
          </m:sSubPr>
          <m:e>
            <w:ins w:id="4261" w:author="The Si Tran" w:date="2012-12-16T20:22:00Z">
              <m:r>
                <w:rPr>
                  <w:rFonts w:ascii="Cambria Math" w:hAnsi="Cambria Math"/>
                </w:rPr>
                <m:t>ε</m:t>
              </m:r>
            </w:ins>
          </m:e>
          <m:sub>
            <w:ins w:id="4262" w:author="The Si Tran" w:date="2012-12-16T20:22:00Z">
              <m:r>
                <w:rPr>
                  <w:rFonts w:ascii="Cambria Math" w:hAnsi="Cambria Math"/>
                </w:rPr>
                <m:t>t</m:t>
              </m:r>
            </w:ins>
          </m:sub>
        </m:sSub>
      </m:oMath>
      <w:bookmarkEnd w:id="4236"/>
      <w:del w:id="4263" w:author="The Si Tran" w:date="2012-12-11T23:24:00Z">
        <w:r w:rsidRPr="00AD5E7D" w:rsidDel="000D0624">
          <w:rPr>
            <w:rPrChange w:id="4264" w:author="The Si Tran" w:date="2012-12-16T17:07:00Z">
              <w:rPr>
                <w:b w:val="0"/>
                <w:sz w:val="28"/>
                <w:szCs w:val="28"/>
                <w:lang w:val="pt-BR"/>
              </w:rPr>
            </w:rPrChange>
          </w:rPr>
          <w:delText xml:space="preserve">               </w:delText>
        </w:r>
      </w:del>
      <w:bookmarkEnd w:id="4234"/>
      <w:bookmarkEnd w:id="4235"/>
      <w:del w:id="4265" w:author="The Si Tran" w:date="2012-12-16T20:22:00Z">
        <w:r w:rsidR="00276DB6" w:rsidRPr="00032D83" w:rsidDel="00273C75">
          <w:pict w14:anchorId="1AEB2765">
            <v:shape id="_x0000_i1087" type="#_x0000_t75" style="width:158.4pt;height:21.9pt">
              <v:imagedata r:id="rId138" o:title=""/>
            </v:shape>
          </w:pict>
        </w:r>
      </w:del>
    </w:p>
    <w:p w14:paraId="0CEE5063" w14:textId="41373C7E" w:rsidR="006A21F7" w:rsidRPr="0049233F" w:rsidRDefault="006A21F7" w:rsidP="006A21F7">
      <w:pPr>
        <w:pStyle w:val="Heading2"/>
        <w:rPr>
          <w:sz w:val="26"/>
          <w:szCs w:val="26"/>
          <w:lang w:val="pt-BR"/>
          <w:rPrChange w:id="4266" w:author="The Si Tran" w:date="2012-12-05T23:02:00Z">
            <w:rPr>
              <w:lang w:val="pt-BR"/>
            </w:rPr>
          </w:rPrChange>
        </w:rPr>
      </w:pPr>
      <w:bookmarkStart w:id="4267" w:name="_Toc312142552"/>
      <w:bookmarkStart w:id="4268" w:name="_Toc343452427"/>
      <w:r w:rsidRPr="0049233F">
        <w:rPr>
          <w:sz w:val="26"/>
          <w:szCs w:val="26"/>
          <w:lang w:val="pt-BR"/>
          <w:rPrChange w:id="4269" w:author="The Si Tran" w:date="2012-12-05T23:02:00Z">
            <w:rPr>
              <w:rFonts w:cs="Times New Roman"/>
              <w:iCs w:val="0"/>
              <w:sz w:val="20"/>
              <w:szCs w:val="20"/>
              <w:lang w:val="pt-BR"/>
            </w:rPr>
          </w:rPrChange>
        </w:rPr>
        <w:t>Mô hình kết hợp tự hồi quy và trung bình di động, ARMA(p,q)</w:t>
      </w:r>
      <w:bookmarkEnd w:id="4267"/>
      <w:bookmarkEnd w:id="4268"/>
    </w:p>
    <w:p w14:paraId="2D8EB10B" w14:textId="1F65A94E" w:rsidR="00E000DF" w:rsidRPr="00A50679" w:rsidRDefault="005B71D4">
      <w:pPr>
        <w:rPr>
          <w:ins w:id="4270" w:author="The Si Tran" w:date="2012-12-12T00:14:00Z"/>
        </w:rPr>
        <w:pPrChange w:id="4271" w:author="The Si Tran" w:date="2012-12-15T08:15:00Z">
          <w:pPr>
            <w:spacing w:before="100" w:beforeAutospacing="1" w:after="100" w:afterAutospacing="1"/>
          </w:pPr>
        </w:pPrChange>
      </w:pPr>
      <w:ins w:id="4272" w:author="The Si Tran" w:date="2012-12-15T08:14:00Z">
        <w:r>
          <w:rPr>
            <w:noProof/>
            <w:rPrChange w:id="4273" w:author="Unknown">
              <w:rPr>
                <w:b/>
                <w:bCs/>
                <w:noProof/>
                <w:sz w:val="20"/>
                <w:szCs w:val="20"/>
              </w:rPr>
            </w:rPrChange>
          </w:rPr>
          <mc:AlternateContent>
            <mc:Choice Requires="wps">
              <w:drawing>
                <wp:anchor distT="0" distB="0" distL="114300" distR="114300" simplePos="0" relativeHeight="251694592" behindDoc="0" locked="0" layoutInCell="1" allowOverlap="1" wp14:anchorId="70A59FC5" wp14:editId="6CCB0099">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276DB6" w:rsidRDefault="00276DB6">
                              <w:pPr>
                                <w:pStyle w:val="EquationIndex"/>
                                <w:pPrChange w:id="4274" w:author="The Si Tran" w:date="2012-12-15T08:12:00Z">
                                  <w:pPr/>
                                </w:pPrChange>
                              </w:pPr>
                              <w:r>
                                <w:t>(3.</w:t>
                              </w:r>
                              <w:ins w:id="4275" w:author="The Si Tran" w:date="2012-12-14T04:55:00Z">
                                <w:r>
                                  <w:t>8</w:t>
                                </w:r>
                              </w:ins>
                              <w:del w:id="427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276DB6" w:rsidRDefault="00276DB6">
                        <w:pPr>
                          <w:pStyle w:val="EquationIndex"/>
                          <w:pPrChange w:id="4277" w:author="The Si Tran" w:date="2012-12-15T08:12:00Z">
                            <w:pPr/>
                          </w:pPrChange>
                        </w:pPr>
                        <w:r>
                          <w:t>(3.</w:t>
                        </w:r>
                        <w:ins w:id="4278" w:author="The Si Tran" w:date="2012-12-14T04:55:00Z">
                          <w:r>
                            <w:t>8</w:t>
                          </w:r>
                        </w:ins>
                        <w:del w:id="4279" w:author="The Si Tran" w:date="2012-12-14T04:55:00Z">
                          <w:r w:rsidDel="004505B3">
                            <w:delText>2.1</w:delText>
                          </w:r>
                        </w:del>
                        <w:r>
                          <w:t>)</w:t>
                        </w:r>
                      </w:p>
                    </w:txbxContent>
                  </v:textbox>
                </v:shape>
              </w:pict>
            </mc:Fallback>
          </mc:AlternateContent>
        </w:r>
      </w:ins>
      <w:ins w:id="4280"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281" w:author="The Si Tran" w:date="2012-12-15T08:14:00Z">
        <w:r w:rsidRPr="005B71D4">
          <w:rPr>
            <w:noProof/>
          </w:rPr>
          <w:t xml:space="preserve"> </w:t>
        </w:r>
      </w:ins>
    </w:p>
    <w:p w14:paraId="562ACCFC" w14:textId="77C93F8B" w:rsidR="00E000DF" w:rsidRDefault="00276DB6">
      <w:pPr>
        <w:pStyle w:val="Canhgiua"/>
        <w:rPr>
          <w:ins w:id="4282" w:author="The Si Tran" w:date="2012-12-12T00:14:00Z"/>
        </w:rPr>
        <w:pPrChange w:id="4283"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284" w:author="The Si Tran" w:date="2012-12-12T00:14:00Z"/>
          <w:lang w:val="pt-BR"/>
        </w:rPr>
        <w:pPrChange w:id="4285" w:author="The Si Tran" w:date="2012-12-16T10:34:00Z">
          <w:pPr>
            <w:ind w:firstLine="540"/>
          </w:pPr>
        </w:pPrChange>
      </w:pPr>
      <w:ins w:id="4286"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287" w:author="The Si Tran" w:date="2012-12-12T00:14:00Z"/>
          <w:lang w:val="pt-BR"/>
          <w:rPrChange w:id="4288" w:author="The Si Tran" w:date="2012-12-12T00:14:00Z">
            <w:rPr>
              <w:del w:id="4289" w:author="The Si Tran" w:date="2012-12-12T00:14:00Z"/>
              <w:color w:val="FF0000"/>
              <w:sz w:val="32"/>
              <w:lang w:val="pt-BR"/>
            </w:rPr>
          </w:rPrChange>
        </w:rPr>
        <w:pPrChange w:id="4290" w:author="The Si Tran" w:date="2012-12-15T08:15:00Z">
          <w:pPr>
            <w:ind w:left="540"/>
          </w:pPr>
        </w:pPrChange>
      </w:pPr>
      <w:ins w:id="4291"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292" w:author="The Si Tran" w:date="2012-12-12T00:14:00Z">
        <w:r w:rsidR="00637F2A" w:rsidRPr="0049233F" w:rsidDel="00E000DF">
          <w:rPr>
            <w:color w:val="FF0000"/>
            <w:lang w:val="pt-BR"/>
            <w:rPrChange w:id="4293"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294" w:author="The Si Tran" w:date="2012-12-06T01:42:00Z"/>
          <w:lang w:val="pt-BR"/>
          <w:rPrChange w:id="4295" w:author="The Si Tran" w:date="2012-12-06T01:39:00Z">
            <w:rPr>
              <w:del w:id="4296" w:author="The Si Tran" w:date="2012-12-06T01:42:00Z"/>
              <w:sz w:val="28"/>
              <w:szCs w:val="28"/>
              <w:lang w:val="pt-BR"/>
            </w:rPr>
          </w:rPrChange>
        </w:rPr>
        <w:pPrChange w:id="4297" w:author="The Si Tran" w:date="2012-12-15T08:15:00Z">
          <w:pPr>
            <w:ind w:firstLine="540"/>
          </w:pPr>
        </w:pPrChange>
      </w:pPr>
      <w:del w:id="4298" w:author="The Si Tran" w:date="2012-12-12T00:14:00Z">
        <w:r w:rsidRPr="0049233F" w:rsidDel="00E000DF">
          <w:rPr>
            <w:lang w:val="pt-BR"/>
            <w:rPrChange w:id="4299"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300" w:author="The Si Tran" w:date="2012-12-12T00:14:00Z"/>
          <w:b/>
          <w:lang w:val="pt-BR"/>
          <w:rPrChange w:id="4301" w:author="The Si Tran" w:date="2012-12-05T23:02:00Z">
            <w:rPr>
              <w:del w:id="4302" w:author="The Si Tran" w:date="2012-12-12T00:14:00Z"/>
              <w:b/>
              <w:sz w:val="28"/>
              <w:szCs w:val="28"/>
              <w:lang w:val="pt-BR"/>
            </w:rPr>
          </w:rPrChange>
        </w:rPr>
        <w:pPrChange w:id="4303" w:author="The Si Tran" w:date="2012-12-15T08:15:00Z">
          <w:pPr>
            <w:ind w:firstLine="540"/>
          </w:pPr>
        </w:pPrChange>
      </w:pPr>
      <w:del w:id="4304" w:author="The Si Tran" w:date="2012-12-06T01:42:00Z">
        <w:r w:rsidRPr="00AF1345" w:rsidDel="00267538">
          <w:rPr>
            <w:position w:val="-28"/>
            <w:lang w:val="pt-BR"/>
          </w:rPr>
          <w:object w:dxaOrig="3019" w:dyaOrig="680" w14:anchorId="4A5307FC">
            <v:shape id="_x0000_i1088" type="#_x0000_t75" style="width:230.4pt;height:50.1pt" o:ole="">
              <v:imagedata r:id="rId142" o:title=""/>
            </v:shape>
            <o:OLEObject Type="Embed" ProgID="Equation.DSMT4" ShapeID="_x0000_i1088" DrawAspect="Content" ObjectID="_1417199859" r:id="rId143"/>
          </w:object>
        </w:r>
        <w:r w:rsidRPr="0049233F" w:rsidDel="00267538">
          <w:rPr>
            <w:b/>
            <w:lang w:val="pt-BR"/>
            <w:rPrChange w:id="4305"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306" w:author="The Si Tran" w:date="2012-12-12T00:14:00Z"/>
          <w:lang w:val="pt-BR"/>
          <w:rPrChange w:id="4307" w:author="The Si Tran" w:date="2012-12-06T01:43:00Z">
            <w:rPr>
              <w:del w:id="4308" w:author="The Si Tran" w:date="2012-12-12T00:14:00Z"/>
              <w:sz w:val="28"/>
              <w:szCs w:val="28"/>
              <w:lang w:val="pt-BR"/>
            </w:rPr>
          </w:rPrChange>
        </w:rPr>
        <w:pPrChange w:id="4309" w:author="The Si Tran" w:date="2012-12-15T08:15:00Z">
          <w:pPr>
            <w:ind w:firstLine="540"/>
          </w:pPr>
        </w:pPrChange>
      </w:pPr>
      <w:del w:id="4310" w:author="The Si Tran" w:date="2012-12-12T00:14:00Z">
        <w:r w:rsidRPr="0049233F" w:rsidDel="00E000DF">
          <w:rPr>
            <w:lang w:val="pt-BR"/>
            <w:rPrChange w:id="4311"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312" w:author="The Si Tran" w:date="2012-12-06T01:43:00Z"/>
          <w:lang w:val="pt-BR"/>
          <w:rPrChange w:id="4313" w:author="The Si Tran" w:date="2012-12-05T23:02:00Z">
            <w:rPr>
              <w:del w:id="4314" w:author="The Si Tran" w:date="2012-12-06T01:43:00Z"/>
              <w:sz w:val="28"/>
              <w:szCs w:val="28"/>
              <w:lang w:val="pt-BR"/>
            </w:rPr>
          </w:rPrChange>
        </w:rPr>
        <w:pPrChange w:id="4315" w:author="The Si Tran" w:date="2012-12-15T08:15:00Z">
          <w:pPr>
            <w:ind w:firstLine="540"/>
          </w:pPr>
        </w:pPrChange>
      </w:pPr>
      <w:del w:id="4316" w:author="The Si Tran" w:date="2012-12-06T01:43:00Z">
        <w:r w:rsidRPr="00AF1345" w:rsidDel="00720763">
          <w:rPr>
            <w:position w:val="-12"/>
            <w:lang w:val="pt-BR"/>
          </w:rPr>
          <w:object w:dxaOrig="2060" w:dyaOrig="360" w14:anchorId="6E663486">
            <v:shape id="_x0000_i1089" type="#_x0000_t75" style="width:2in;height:21.9pt" o:ole="">
              <v:imagedata r:id="rId144" o:title=""/>
            </v:shape>
            <o:OLEObject Type="Embed" ProgID="Equation.DSMT4" ShapeID="_x0000_i1089" DrawAspect="Content" ObjectID="_1417199860" r:id="rId145"/>
          </w:object>
        </w:r>
      </w:del>
    </w:p>
    <w:p w14:paraId="6E60FF36" w14:textId="77777777" w:rsidR="006A21F7" w:rsidRPr="0049233F" w:rsidDel="00E000DF" w:rsidRDefault="006A21F7">
      <w:pPr>
        <w:rPr>
          <w:del w:id="4317" w:author="The Si Tran" w:date="2012-12-12T00:14:00Z"/>
          <w:lang w:val="pt-BR"/>
          <w:rPrChange w:id="4318" w:author="The Si Tran" w:date="2012-12-05T23:02:00Z">
            <w:rPr>
              <w:del w:id="4319" w:author="The Si Tran" w:date="2012-12-12T00:14:00Z"/>
              <w:sz w:val="28"/>
              <w:szCs w:val="28"/>
              <w:lang w:val="pt-BR"/>
            </w:rPr>
          </w:rPrChange>
        </w:rPr>
        <w:pPrChange w:id="4320" w:author="The Si Tran" w:date="2012-12-15T08:15:00Z">
          <w:pPr>
            <w:ind w:firstLine="540"/>
          </w:pPr>
        </w:pPrChange>
      </w:pPr>
      <w:del w:id="4321" w:author="The Si Tran" w:date="2012-12-12T00:14:00Z">
        <w:r w:rsidRPr="0049233F" w:rsidDel="00E000DF">
          <w:rPr>
            <w:lang w:val="pt-BR"/>
            <w:rPrChange w:id="4322"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323" w:author="The Si Tran" w:date="2012-12-12T00:14:00Z"/>
          <w:lang w:val="pt-BR"/>
          <w:rPrChange w:id="4324" w:author="The Si Tran" w:date="2012-12-05T23:02:00Z">
            <w:rPr>
              <w:del w:id="4325" w:author="The Si Tran" w:date="2012-12-12T00:14:00Z"/>
              <w:sz w:val="28"/>
              <w:szCs w:val="28"/>
              <w:lang w:val="pt-BR"/>
            </w:rPr>
          </w:rPrChange>
        </w:rPr>
        <w:pPrChange w:id="4326" w:author="The Si Tran" w:date="2012-12-15T08:15:00Z">
          <w:pPr>
            <w:ind w:firstLine="540"/>
          </w:pPr>
        </w:pPrChange>
      </w:pPr>
      <w:del w:id="4327" w:author="The Si Tran" w:date="2012-12-12T00:14:00Z">
        <w:r w:rsidRPr="0049233F" w:rsidDel="00E000DF">
          <w:rPr>
            <w:lang w:val="pt-BR"/>
            <w:rPrChange w:id="4328"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329" w:author="The Si Tran" w:date="2012-12-06T20:20:00Z"/>
          <w:lang w:val="pt-BR"/>
          <w:rPrChange w:id="4330" w:author="The Si Tran" w:date="2012-12-06T20:20:00Z">
            <w:rPr>
              <w:del w:id="4331" w:author="The Si Tran" w:date="2012-12-06T20:20:00Z"/>
              <w:sz w:val="28"/>
              <w:szCs w:val="28"/>
              <w:lang w:val="pt-BR"/>
            </w:rPr>
          </w:rPrChange>
        </w:rPr>
        <w:pPrChange w:id="4332" w:author="The Si Tran" w:date="2012-12-15T08:15:00Z">
          <w:pPr>
            <w:ind w:firstLine="540"/>
          </w:pPr>
        </w:pPrChange>
      </w:pPr>
      <w:del w:id="4333" w:author="The Si Tran" w:date="2012-12-14T05:17:00Z">
        <w:r w:rsidRPr="0049233F" w:rsidDel="0056499D">
          <w:rPr>
            <w:lang w:val="pt-BR"/>
            <w:rPrChange w:id="4334"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335" w:author="The Si Tran" w:date="2012-12-06T20:20:00Z"/>
          <w:lang w:val="pt-BR"/>
          <w:rPrChange w:id="4336" w:author="The Si Tran" w:date="2012-12-05T23:02:00Z">
            <w:rPr>
              <w:del w:id="4337" w:author="The Si Tran" w:date="2012-12-06T20:20:00Z"/>
              <w:sz w:val="28"/>
              <w:szCs w:val="28"/>
              <w:lang w:val="pt-BR"/>
            </w:rPr>
          </w:rPrChange>
        </w:rPr>
        <w:pPrChange w:id="4338" w:author="The Si Tran" w:date="2012-12-15T08:15:00Z">
          <w:pPr>
            <w:ind w:firstLine="540"/>
          </w:pPr>
        </w:pPrChange>
      </w:pPr>
      <w:del w:id="4339" w:author="The Si Tran" w:date="2012-12-06T20:20:00Z">
        <w:r w:rsidRPr="00AF1345" w:rsidDel="00AB2E63">
          <w:rPr>
            <w:position w:val="-12"/>
            <w:lang w:val="pt-BR"/>
          </w:rPr>
          <w:object w:dxaOrig="2780" w:dyaOrig="360" w14:anchorId="61F9DAAF">
            <v:shape id="_x0000_i1090" type="#_x0000_t75" style="width:172.2pt;height:21.9pt" o:ole="">
              <v:imagedata r:id="rId146" o:title=""/>
            </v:shape>
            <o:OLEObject Type="Embed" ProgID="Equation.DSMT4" ShapeID="_x0000_i1090" DrawAspect="Content" ObjectID="_1417199861" r:id="rId147"/>
          </w:object>
        </w:r>
      </w:del>
    </w:p>
    <w:p w14:paraId="60961C99" w14:textId="38E57295" w:rsidR="006A21F7" w:rsidRPr="0049233F" w:rsidDel="0056499D" w:rsidRDefault="006A21F7">
      <w:pPr>
        <w:rPr>
          <w:del w:id="4340" w:author="The Si Tran" w:date="2012-12-14T05:17:00Z"/>
          <w:lang w:val="pt-BR"/>
          <w:rPrChange w:id="4341" w:author="The Si Tran" w:date="2012-12-05T23:02:00Z">
            <w:rPr>
              <w:del w:id="4342" w:author="The Si Tran" w:date="2012-12-14T05:17:00Z"/>
              <w:sz w:val="28"/>
              <w:szCs w:val="28"/>
              <w:lang w:val="pt-BR"/>
            </w:rPr>
          </w:rPrChange>
        </w:rPr>
        <w:pPrChange w:id="4343" w:author="The Si Tran" w:date="2012-12-15T08:15:00Z">
          <w:pPr>
            <w:ind w:firstLine="540"/>
          </w:pPr>
        </w:pPrChange>
      </w:pPr>
    </w:p>
    <w:p w14:paraId="79D3F524" w14:textId="50762591" w:rsidR="006A21F7" w:rsidRPr="0049233F" w:rsidDel="0056499D" w:rsidRDefault="006A21F7">
      <w:pPr>
        <w:rPr>
          <w:del w:id="4344" w:author="The Si Tran" w:date="2012-12-14T05:17:00Z"/>
          <w:i/>
          <w:rPrChange w:id="4345" w:author="The Si Tran" w:date="2012-12-05T23:02:00Z">
            <w:rPr>
              <w:del w:id="4346" w:author="The Si Tran" w:date="2012-12-14T05:17:00Z"/>
              <w:i/>
              <w:sz w:val="28"/>
              <w:szCs w:val="28"/>
            </w:rPr>
          </w:rPrChange>
        </w:rPr>
        <w:pPrChange w:id="4347" w:author="The Si Tran" w:date="2012-12-15T08:15:00Z">
          <w:pPr>
            <w:ind w:firstLine="540"/>
          </w:pPr>
        </w:pPrChange>
      </w:pPr>
      <w:del w:id="4348" w:author="The Si Tran" w:date="2012-12-14T05:17:00Z">
        <w:r w:rsidRPr="0049233F" w:rsidDel="0056499D">
          <w:rPr>
            <w:i/>
            <w:rPrChange w:id="4349" w:author="The Si Tran" w:date="2012-12-05T23:02:00Z">
              <w:rPr>
                <w:i/>
                <w:sz w:val="28"/>
                <w:szCs w:val="28"/>
              </w:rPr>
            </w:rPrChange>
          </w:rPr>
          <w:delText>&gt; set.seed(1)</w:delText>
        </w:r>
      </w:del>
    </w:p>
    <w:p w14:paraId="537064EE" w14:textId="18049E6A" w:rsidR="006A21F7" w:rsidRPr="0049233F" w:rsidDel="0056499D" w:rsidRDefault="006A21F7">
      <w:pPr>
        <w:rPr>
          <w:del w:id="4350" w:author="The Si Tran" w:date="2012-12-14T05:17:00Z"/>
          <w:i/>
          <w:rPrChange w:id="4351" w:author="The Si Tran" w:date="2012-12-05T23:02:00Z">
            <w:rPr>
              <w:del w:id="4352" w:author="The Si Tran" w:date="2012-12-14T05:17:00Z"/>
              <w:i/>
              <w:sz w:val="28"/>
              <w:szCs w:val="28"/>
            </w:rPr>
          </w:rPrChange>
        </w:rPr>
        <w:pPrChange w:id="4353" w:author="The Si Tran" w:date="2012-12-15T08:15:00Z">
          <w:pPr>
            <w:ind w:firstLine="540"/>
          </w:pPr>
        </w:pPrChange>
      </w:pPr>
      <w:del w:id="4354" w:author="The Si Tran" w:date="2012-12-14T05:17:00Z">
        <w:r w:rsidRPr="0049233F" w:rsidDel="0056499D">
          <w:rPr>
            <w:i/>
            <w:rPrChange w:id="4355" w:author="The Si Tran" w:date="2012-12-05T23:02:00Z">
              <w:rPr>
                <w:i/>
                <w:sz w:val="28"/>
                <w:szCs w:val="28"/>
              </w:rPr>
            </w:rPrChange>
          </w:rPr>
          <w:delText>&gt; y &lt;- e &lt;- rnorm(1000)</w:delText>
        </w:r>
      </w:del>
    </w:p>
    <w:p w14:paraId="19DCEC3C" w14:textId="5B688827" w:rsidR="006A21F7" w:rsidRPr="0049233F" w:rsidDel="0056499D" w:rsidRDefault="006A21F7">
      <w:pPr>
        <w:rPr>
          <w:del w:id="4356" w:author="The Si Tran" w:date="2012-12-14T05:17:00Z"/>
          <w:i/>
          <w:lang w:val="fr-FR"/>
          <w:rPrChange w:id="4357" w:author="The Si Tran" w:date="2012-12-05T23:02:00Z">
            <w:rPr>
              <w:del w:id="4358" w:author="The Si Tran" w:date="2012-12-14T05:17:00Z"/>
              <w:i/>
              <w:sz w:val="28"/>
              <w:szCs w:val="28"/>
              <w:lang w:val="fr-FR"/>
            </w:rPr>
          </w:rPrChange>
        </w:rPr>
        <w:pPrChange w:id="4359" w:author="The Si Tran" w:date="2012-12-15T08:15:00Z">
          <w:pPr>
            <w:ind w:firstLine="540"/>
          </w:pPr>
        </w:pPrChange>
      </w:pPr>
      <w:del w:id="4360" w:author="The Si Tran" w:date="2012-12-14T05:17:00Z">
        <w:r w:rsidRPr="0049233F" w:rsidDel="0056499D">
          <w:rPr>
            <w:i/>
            <w:lang w:val="fr-FR"/>
            <w:rPrChange w:id="4361"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362" w:author="The Si Tran" w:date="2012-12-14T05:17:00Z"/>
          <w:i/>
          <w:lang w:val="fr-FR"/>
          <w:rPrChange w:id="4363" w:author="The Si Tran" w:date="2012-12-05T23:02:00Z">
            <w:rPr>
              <w:del w:id="4364" w:author="The Si Tran" w:date="2012-12-14T05:17:00Z"/>
              <w:i/>
              <w:sz w:val="28"/>
              <w:szCs w:val="28"/>
              <w:lang w:val="fr-FR"/>
            </w:rPr>
          </w:rPrChange>
        </w:rPr>
        <w:pPrChange w:id="4365" w:author="The Si Tran" w:date="2012-12-15T08:15:00Z">
          <w:pPr>
            <w:ind w:firstLine="540"/>
          </w:pPr>
        </w:pPrChange>
      </w:pPr>
      <w:del w:id="4366" w:author="The Si Tran" w:date="2012-12-14T05:17:00Z">
        <w:r w:rsidRPr="0049233F" w:rsidDel="0056499D">
          <w:rPr>
            <w:i/>
            <w:lang w:val="fr-FR"/>
            <w:rPrChange w:id="4367"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368" w:author="The Si Tran" w:date="2012-12-14T05:17:00Z"/>
          <w:i/>
          <w:lang w:val="pt-BR"/>
          <w:rPrChange w:id="4369" w:author="The Si Tran" w:date="2012-12-05T23:02:00Z">
            <w:rPr>
              <w:del w:id="4370" w:author="The Si Tran" w:date="2012-12-14T05:17:00Z"/>
              <w:i/>
              <w:sz w:val="28"/>
              <w:szCs w:val="28"/>
              <w:lang w:val="pt-BR"/>
            </w:rPr>
          </w:rPrChange>
        </w:rPr>
        <w:pPrChange w:id="4371" w:author="The Si Tran" w:date="2012-12-15T08:15:00Z">
          <w:pPr>
            <w:ind w:firstLine="540"/>
          </w:pPr>
        </w:pPrChange>
      </w:pPr>
      <w:del w:id="4372" w:author="The Si Tran" w:date="2012-12-14T05:17:00Z">
        <w:r w:rsidRPr="0049233F" w:rsidDel="0056499D">
          <w:rPr>
            <w:i/>
            <w:lang w:val="pt-BR"/>
            <w:rPrChange w:id="4373" w:author="The Si Tran" w:date="2012-12-05T23:02:00Z">
              <w:rPr>
                <w:i/>
                <w:sz w:val="28"/>
                <w:szCs w:val="28"/>
                <w:lang w:val="pt-BR"/>
              </w:rPr>
            </w:rPrChange>
          </w:rPr>
          <w:delText>+ }</w:delText>
        </w:r>
      </w:del>
    </w:p>
    <w:p w14:paraId="313BF30B" w14:textId="4E12318A" w:rsidR="006A21F7" w:rsidRPr="0049233F" w:rsidDel="0056499D" w:rsidRDefault="006A21F7">
      <w:pPr>
        <w:rPr>
          <w:del w:id="4374" w:author="The Si Tran" w:date="2012-12-14T05:17:00Z"/>
          <w:i/>
          <w:lang w:val="pt-BR"/>
          <w:rPrChange w:id="4375" w:author="The Si Tran" w:date="2012-12-05T23:02:00Z">
            <w:rPr>
              <w:del w:id="4376" w:author="The Si Tran" w:date="2012-12-14T05:17:00Z"/>
              <w:i/>
              <w:sz w:val="28"/>
              <w:szCs w:val="28"/>
              <w:lang w:val="pt-BR"/>
            </w:rPr>
          </w:rPrChange>
        </w:rPr>
        <w:pPrChange w:id="4377" w:author="The Si Tran" w:date="2012-12-15T08:15:00Z">
          <w:pPr>
            <w:ind w:firstLine="540"/>
          </w:pPr>
        </w:pPrChange>
      </w:pPr>
      <w:del w:id="4378" w:author="The Si Tran" w:date="2012-12-14T05:17:00Z">
        <w:r w:rsidRPr="0049233F" w:rsidDel="0056499D">
          <w:rPr>
            <w:i/>
            <w:lang w:val="pt-BR"/>
            <w:rPrChange w:id="4379" w:author="The Si Tran" w:date="2012-12-05T23:02:00Z">
              <w:rPr>
                <w:i/>
                <w:sz w:val="28"/>
                <w:szCs w:val="28"/>
                <w:lang w:val="pt-BR"/>
              </w:rPr>
            </w:rPrChange>
          </w:rPr>
          <w:delText>&gt; layout(1:2)</w:delText>
        </w:r>
      </w:del>
    </w:p>
    <w:p w14:paraId="63E7A8B6" w14:textId="3CB13122" w:rsidR="006A21F7" w:rsidRPr="0049233F" w:rsidDel="0056499D" w:rsidRDefault="006A21F7">
      <w:pPr>
        <w:rPr>
          <w:del w:id="4380" w:author="The Si Tran" w:date="2012-12-14T05:17:00Z"/>
          <w:i/>
          <w:lang w:val="pt-BR"/>
          <w:rPrChange w:id="4381" w:author="The Si Tran" w:date="2012-12-05T23:02:00Z">
            <w:rPr>
              <w:del w:id="4382" w:author="The Si Tran" w:date="2012-12-14T05:17:00Z"/>
              <w:i/>
              <w:sz w:val="28"/>
              <w:szCs w:val="28"/>
              <w:lang w:val="pt-BR"/>
            </w:rPr>
          </w:rPrChange>
        </w:rPr>
        <w:pPrChange w:id="4383" w:author="The Si Tran" w:date="2012-12-15T08:15:00Z">
          <w:pPr>
            <w:ind w:firstLine="540"/>
          </w:pPr>
        </w:pPrChange>
      </w:pPr>
      <w:del w:id="4384" w:author="The Si Tran" w:date="2012-12-14T05:17:00Z">
        <w:r w:rsidRPr="0049233F" w:rsidDel="0056499D">
          <w:rPr>
            <w:i/>
            <w:lang w:val="pt-BR"/>
            <w:rPrChange w:id="4385" w:author="The Si Tran" w:date="2012-12-05T23:02:00Z">
              <w:rPr>
                <w:i/>
                <w:sz w:val="28"/>
                <w:szCs w:val="28"/>
                <w:lang w:val="pt-BR"/>
              </w:rPr>
            </w:rPrChange>
          </w:rPr>
          <w:delText>&gt; acf(y)</w:delText>
        </w:r>
      </w:del>
    </w:p>
    <w:p w14:paraId="49404567" w14:textId="20C358A2" w:rsidR="006A21F7" w:rsidRPr="0049233F" w:rsidDel="0056499D" w:rsidRDefault="006A21F7">
      <w:pPr>
        <w:rPr>
          <w:del w:id="4386" w:author="The Si Tran" w:date="2012-12-14T05:17:00Z"/>
          <w:i/>
          <w:lang w:val="pt-BR"/>
          <w:rPrChange w:id="4387" w:author="The Si Tran" w:date="2012-12-05T23:02:00Z">
            <w:rPr>
              <w:del w:id="4388" w:author="The Si Tran" w:date="2012-12-14T05:17:00Z"/>
              <w:i/>
              <w:sz w:val="28"/>
              <w:szCs w:val="28"/>
              <w:lang w:val="pt-BR"/>
            </w:rPr>
          </w:rPrChange>
        </w:rPr>
        <w:pPrChange w:id="4389" w:author="The Si Tran" w:date="2012-12-15T08:15:00Z">
          <w:pPr>
            <w:ind w:firstLine="540"/>
          </w:pPr>
        </w:pPrChange>
      </w:pPr>
      <w:del w:id="4390" w:author="The Si Tran" w:date="2012-12-14T05:17:00Z">
        <w:r w:rsidRPr="0049233F" w:rsidDel="0056499D">
          <w:rPr>
            <w:i/>
            <w:lang w:val="pt-BR"/>
            <w:rPrChange w:id="4391" w:author="The Si Tran" w:date="2012-12-05T23:02:00Z">
              <w:rPr>
                <w:i/>
                <w:sz w:val="28"/>
                <w:szCs w:val="28"/>
                <w:lang w:val="pt-BR"/>
              </w:rPr>
            </w:rPrChange>
          </w:rPr>
          <w:delText>&gt; pacf(y)</w:delText>
        </w:r>
      </w:del>
    </w:p>
    <w:p w14:paraId="41B360DA" w14:textId="77777777" w:rsidR="006A21F7" w:rsidRPr="0049233F" w:rsidRDefault="006A21F7">
      <w:pPr>
        <w:rPr>
          <w:lang w:val="pt-BR"/>
          <w:rPrChange w:id="4392" w:author="The Si Tran" w:date="2012-12-05T23:02:00Z">
            <w:rPr>
              <w:sz w:val="28"/>
              <w:szCs w:val="28"/>
              <w:lang w:val="pt-BR"/>
            </w:rPr>
          </w:rPrChange>
        </w:rPr>
        <w:pPrChange w:id="4393" w:author="The Si Tran" w:date="2012-12-15T08:15:00Z">
          <w:pPr>
            <w:ind w:firstLine="540"/>
          </w:pPr>
        </w:pPrChange>
      </w:pPr>
    </w:p>
    <w:p w14:paraId="19975C45" w14:textId="77777777" w:rsidR="006A21F7" w:rsidRPr="0049233F" w:rsidRDefault="006A21F7">
      <w:pPr>
        <w:rPr>
          <w:lang w:val="pt-BR"/>
          <w:rPrChange w:id="4394" w:author="The Si Tran" w:date="2012-12-05T23:02:00Z">
            <w:rPr>
              <w:sz w:val="28"/>
              <w:szCs w:val="28"/>
              <w:lang w:val="pt-BR"/>
            </w:rPr>
          </w:rPrChange>
        </w:rPr>
        <w:pPrChange w:id="4395" w:author="The Si Tran" w:date="2012-12-15T08:15:00Z">
          <w:pPr>
            <w:ind w:firstLine="540"/>
          </w:pPr>
        </w:pPrChange>
      </w:pPr>
      <w:r w:rsidRPr="0049233F">
        <w:rPr>
          <w:lang w:val="pt-BR"/>
          <w:rPrChange w:id="4396" w:author="The Si Tran" w:date="2012-12-05T23:02:00Z">
            <w:rPr>
              <w:sz w:val="28"/>
              <w:szCs w:val="28"/>
              <w:lang w:val="pt-BR"/>
            </w:rPr>
          </w:rPrChange>
        </w:rPr>
        <w:t xml:space="preserve">Hình </w:t>
      </w:r>
      <w:ins w:id="4397" w:author="The Si Tran" w:date="2012-12-12T00:14:00Z">
        <w:r w:rsidR="00CE4725">
          <w:rPr>
            <w:lang w:val="pt-BR"/>
          </w:rPr>
          <w:t>3.3</w:t>
        </w:r>
      </w:ins>
      <w:del w:id="4398" w:author="The Si Tran" w:date="2012-12-12T00:14:00Z">
        <w:r w:rsidRPr="0049233F" w:rsidDel="00CE4725">
          <w:rPr>
            <w:lang w:val="pt-BR"/>
            <w:rPrChange w:id="4399" w:author="The Si Tran" w:date="2012-12-05T23:02:00Z">
              <w:rPr>
                <w:sz w:val="28"/>
                <w:szCs w:val="28"/>
                <w:lang w:val="pt-BR"/>
              </w:rPr>
            </w:rPrChange>
          </w:rPr>
          <w:delText>9</w:delText>
        </w:r>
      </w:del>
      <w:r w:rsidRPr="0049233F">
        <w:rPr>
          <w:lang w:val="pt-BR"/>
          <w:rPrChange w:id="4400"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pPr>
        <w:pStyle w:val="Canhgiua"/>
        <w:rPr>
          <w:del w:id="4401" w:author="The Si Tran" w:date="2012-12-14T05:20:00Z"/>
          <w:lang w:val="pt-BR"/>
          <w:rPrChange w:id="4402" w:author="The Si Tran" w:date="2012-12-05T23:02:00Z">
            <w:rPr>
              <w:del w:id="4403" w:author="The Si Tran" w:date="2012-12-14T05:20:00Z"/>
              <w:sz w:val="28"/>
              <w:szCs w:val="28"/>
              <w:lang w:val="pt-BR"/>
            </w:rPr>
          </w:rPrChange>
        </w:rPr>
        <w:pPrChange w:id="4404" w:author="The Si Tran" w:date="2012-12-16T17:07:00Z">
          <w:pPr>
            <w:ind w:firstLine="540"/>
          </w:pPr>
        </w:pPrChange>
      </w:pPr>
      <w:ins w:id="4405" w:author="The Si Tran" w:date="2012-12-14T05:20:00Z">
        <w:r w:rsidRPr="00032D83">
          <w:rPr>
            <w:noProof/>
          </w:rPr>
          <w:drawing>
            <wp:inline distT="0" distB="0" distL="0" distR="0" wp14:anchorId="67F62DD0" wp14:editId="42E2E52B">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406" w:author="The Si Tran" w:date="2012-12-05T23:02:00Z">
            <w:rPr>
              <w:sz w:val="28"/>
              <w:szCs w:val="28"/>
              <w:lang w:val="pt-BR"/>
            </w:rPr>
          </w:rPrChange>
        </w:rPr>
        <w:pPrChange w:id="4407" w:author="The Si Tran" w:date="2012-12-16T17:07:00Z">
          <w:pPr>
            <w:ind w:firstLine="540"/>
          </w:pPr>
        </w:pPrChange>
      </w:pPr>
      <w:del w:id="4408" w:author="The Si Tran" w:date="2012-12-14T05:19:00Z">
        <w:r w:rsidRPr="0049233F" w:rsidDel="0056499D">
          <w:rPr>
            <w:noProof/>
            <w:rPrChange w:id="4409" w:author="Unknown">
              <w:rPr>
                <w:noProof/>
                <w:sz w:val="28"/>
                <w:szCs w:val="28"/>
              </w:rPr>
            </w:rPrChange>
          </w:rPr>
          <w:drawing>
            <wp:inline distT="0" distB="0" distL="0" distR="0" wp14:anchorId="49475BE4" wp14:editId="157E7891">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410" w:author="The Si Tran" w:date="2012-12-16T17:08:00Z">
            <w:rPr>
              <w:sz w:val="28"/>
              <w:szCs w:val="28"/>
              <w:lang w:val="pt-BR"/>
            </w:rPr>
          </w:rPrChange>
        </w:rPr>
        <w:pPrChange w:id="4411" w:author="The Si Tran" w:date="2012-12-16T17:08:00Z">
          <w:pPr>
            <w:pStyle w:val="Caption"/>
            <w:ind w:left="1620"/>
          </w:pPr>
        </w:pPrChange>
      </w:pPr>
      <w:bookmarkStart w:id="4412" w:name="_Toc312142083"/>
      <w:bookmarkStart w:id="4413" w:name="_Toc343029958"/>
      <w:bookmarkStart w:id="4414" w:name="_Toc343452744"/>
      <w:r w:rsidRPr="00F51638">
        <w:rPr>
          <w:rPrChange w:id="4415" w:author="The Si Tran" w:date="2012-12-16T17:08:00Z">
            <w:rPr>
              <w:b w:val="0"/>
              <w:sz w:val="28"/>
              <w:szCs w:val="28"/>
              <w:lang w:val="pt-BR"/>
            </w:rPr>
          </w:rPrChange>
        </w:rPr>
        <w:t xml:space="preserve">Hình </w:t>
      </w:r>
      <w:del w:id="4416" w:author="The Si Tran" w:date="2012-12-11T23:24:00Z">
        <w:r w:rsidRPr="00F51638" w:rsidDel="000D0624">
          <w:rPr>
            <w:rPrChange w:id="4417" w:author="The Si Tran" w:date="2012-12-16T17:08:00Z">
              <w:rPr>
                <w:b w:val="0"/>
                <w:sz w:val="28"/>
                <w:szCs w:val="28"/>
              </w:rPr>
            </w:rPrChange>
          </w:rPr>
          <w:fldChar w:fldCharType="begin"/>
        </w:r>
        <w:r w:rsidRPr="00F51638" w:rsidDel="000D0624">
          <w:rPr>
            <w:rPrChange w:id="4418" w:author="The Si Tran" w:date="2012-12-16T17:08:00Z">
              <w:rPr>
                <w:b w:val="0"/>
                <w:sz w:val="28"/>
                <w:szCs w:val="28"/>
                <w:lang w:val="pt-BR"/>
              </w:rPr>
            </w:rPrChange>
          </w:rPr>
          <w:delInstrText xml:space="preserve"> SEQ Hình \* ARABIC </w:delInstrText>
        </w:r>
        <w:r w:rsidRPr="00F51638" w:rsidDel="000D0624">
          <w:rPr>
            <w:rPrChange w:id="4419" w:author="The Si Tran" w:date="2012-12-16T17:08:00Z">
              <w:rPr>
                <w:b w:val="0"/>
                <w:sz w:val="28"/>
                <w:szCs w:val="28"/>
              </w:rPr>
            </w:rPrChange>
          </w:rPr>
          <w:fldChar w:fldCharType="separate"/>
        </w:r>
        <w:r w:rsidRPr="00F51638" w:rsidDel="000D0624">
          <w:rPr>
            <w:rPrChange w:id="4420" w:author="The Si Tran" w:date="2012-12-16T17:08:00Z">
              <w:rPr>
                <w:b w:val="0"/>
                <w:noProof/>
                <w:sz w:val="28"/>
                <w:szCs w:val="28"/>
                <w:lang w:val="pt-BR"/>
              </w:rPr>
            </w:rPrChange>
          </w:rPr>
          <w:delText>9</w:delText>
        </w:r>
        <w:r w:rsidRPr="00F51638" w:rsidDel="000D0624">
          <w:rPr>
            <w:rPrChange w:id="4421" w:author="The Si Tran" w:date="2012-12-16T17:08:00Z">
              <w:rPr>
                <w:b w:val="0"/>
                <w:sz w:val="28"/>
                <w:szCs w:val="28"/>
              </w:rPr>
            </w:rPrChange>
          </w:rPr>
          <w:fldChar w:fldCharType="end"/>
        </w:r>
        <w:r w:rsidRPr="00F51638" w:rsidDel="000D0624">
          <w:rPr>
            <w:rPrChange w:id="4422" w:author="The Si Tran" w:date="2012-12-16T17:08:00Z">
              <w:rPr>
                <w:b w:val="0"/>
                <w:sz w:val="28"/>
                <w:szCs w:val="28"/>
                <w:lang w:val="pt-BR"/>
              </w:rPr>
            </w:rPrChange>
          </w:rPr>
          <w:delText xml:space="preserve"> </w:delText>
        </w:r>
      </w:del>
      <w:ins w:id="4423" w:author="The Si Tran" w:date="2012-12-11T23:24:00Z">
        <w:r w:rsidR="000D0624" w:rsidRPr="00032D83">
          <w:t>3.3</w:t>
        </w:r>
      </w:ins>
      <w:ins w:id="4424" w:author="The Si Tran" w:date="2012-12-16T10:34:00Z">
        <w:r w:rsidR="00B9548F" w:rsidRPr="00F51638">
          <w:rPr>
            <w:rPrChange w:id="4425" w:author="The Si Tran" w:date="2012-12-16T17:08:00Z">
              <w:rPr>
                <w:b w:val="0"/>
              </w:rPr>
            </w:rPrChange>
          </w:rPr>
          <w:t>:</w:t>
        </w:r>
      </w:ins>
      <w:ins w:id="4426" w:author="The Si Tran" w:date="2012-12-11T23:24:00Z">
        <w:r w:rsidR="000D0624" w:rsidRPr="00F51638">
          <w:rPr>
            <w:rPrChange w:id="4427" w:author="The Si Tran" w:date="2012-12-16T17:08:00Z">
              <w:rPr>
                <w:b w:val="0"/>
                <w:sz w:val="28"/>
                <w:szCs w:val="28"/>
                <w:lang w:val="pt-BR"/>
              </w:rPr>
            </w:rPrChange>
          </w:rPr>
          <w:t xml:space="preserve"> </w:t>
        </w:r>
      </w:ins>
      <w:r w:rsidRPr="00F51638">
        <w:rPr>
          <w:rPrChange w:id="4428" w:author="The Si Tran" w:date="2012-12-16T17:08:00Z">
            <w:rPr>
              <w:b w:val="0"/>
              <w:sz w:val="28"/>
              <w:szCs w:val="28"/>
              <w:lang w:val="pt-BR"/>
            </w:rPr>
          </w:rPrChange>
        </w:rPr>
        <w:t xml:space="preserve">Hàm tự tương quan và tự tương quan riêng phần của mô hình </w:t>
      </w:r>
      <w:bookmarkEnd w:id="4412"/>
      <m:oMath>
        <m:sSub>
          <m:sSubPr>
            <m:ctrlPr>
              <w:ins w:id="4429" w:author="The Si Tran" w:date="2012-12-06T20:21:00Z">
                <w:rPr>
                  <w:rFonts w:ascii="Cambria Math" w:hAnsi="Cambria Math"/>
                </w:rPr>
              </w:ins>
            </m:ctrlPr>
          </m:sSubPr>
          <m:e>
            <w:ins w:id="4430" w:author="The Si Tran" w:date="2012-12-06T20:21:00Z">
              <m:r>
                <w:rPr>
                  <w:rFonts w:ascii="Cambria Math" w:hAnsi="Cambria Math"/>
                  <w:rPrChange w:id="4431" w:author="The Si Tran" w:date="2012-12-16T17:08:00Z">
                    <w:rPr>
                      <w:rFonts w:ascii="Cambria Math" w:hAnsi="Cambria Math"/>
                      <w:lang w:val="pt-BR"/>
                    </w:rPr>
                  </w:rPrChange>
                </w:rPr>
                <m:t>y</m:t>
              </m:r>
            </w:ins>
          </m:e>
          <m:sub>
            <w:ins w:id="4432" w:author="The Si Tran" w:date="2012-12-06T20:21:00Z">
              <m:r>
                <w:rPr>
                  <w:rFonts w:ascii="Cambria Math" w:hAnsi="Cambria Math"/>
                  <w:rPrChange w:id="4433" w:author="The Si Tran" w:date="2012-12-16T17:08:00Z">
                    <w:rPr>
                      <w:rFonts w:ascii="Cambria Math" w:hAnsi="Cambria Math"/>
                      <w:lang w:val="pt-BR"/>
                    </w:rPr>
                  </w:rPrChange>
                </w:rPr>
                <m:t>t</m:t>
              </m:r>
            </w:ins>
          </m:sub>
        </m:sSub>
        <w:ins w:id="4434" w:author="The Si Tran" w:date="2012-12-06T20:21:00Z">
          <m:r>
            <m:rPr>
              <m:sty m:val="p"/>
            </m:rPr>
            <w:rPr>
              <w:rFonts w:ascii="Cambria Math" w:hAnsi="Cambria Math"/>
              <w:rPrChange w:id="4435" w:author="The Si Tran" w:date="2012-12-16T17:08:00Z">
                <w:rPr>
                  <w:rFonts w:ascii="Cambria Math" w:hAnsi="Cambria Math"/>
                  <w:lang w:val="pt-BR"/>
                </w:rPr>
              </w:rPrChange>
            </w:rPr>
            <m:t>=16+0.6</m:t>
          </m:r>
        </w:ins>
        <m:sSub>
          <m:sSubPr>
            <m:ctrlPr>
              <w:ins w:id="4436" w:author="The Si Tran" w:date="2012-12-06T20:21:00Z">
                <w:rPr>
                  <w:rFonts w:ascii="Cambria Math" w:hAnsi="Cambria Math"/>
                </w:rPr>
              </w:ins>
            </m:ctrlPr>
          </m:sSubPr>
          <m:e>
            <w:ins w:id="4437" w:author="The Si Tran" w:date="2012-12-06T20:21:00Z">
              <m:r>
                <w:rPr>
                  <w:rFonts w:ascii="Cambria Math" w:hAnsi="Cambria Math"/>
                  <w:rPrChange w:id="4438" w:author="The Si Tran" w:date="2012-12-16T17:08:00Z">
                    <w:rPr>
                      <w:rFonts w:ascii="Cambria Math" w:hAnsi="Cambria Math"/>
                      <w:lang w:val="pt-BR"/>
                    </w:rPr>
                  </w:rPrChange>
                </w:rPr>
                <m:t>y</m:t>
              </m:r>
            </w:ins>
          </m:e>
          <m:sub>
            <w:ins w:id="4439" w:author="The Si Tran" w:date="2012-12-06T20:21:00Z">
              <m:r>
                <w:rPr>
                  <w:rFonts w:ascii="Cambria Math" w:hAnsi="Cambria Math"/>
                  <w:rPrChange w:id="4440" w:author="The Si Tran" w:date="2012-12-16T17:08:00Z">
                    <w:rPr>
                      <w:rFonts w:ascii="Cambria Math" w:hAnsi="Cambria Math"/>
                      <w:lang w:val="pt-BR"/>
                    </w:rPr>
                  </w:rPrChange>
                </w:rPr>
                <m:t>t</m:t>
              </m:r>
              <m:r>
                <m:rPr>
                  <m:sty m:val="p"/>
                </m:rPr>
                <w:rPr>
                  <w:rFonts w:ascii="Cambria Math" w:hAnsi="Cambria Math"/>
                  <w:rPrChange w:id="4441" w:author="The Si Tran" w:date="2012-12-16T17:08:00Z">
                    <w:rPr>
                      <w:rFonts w:ascii="Cambria Math" w:hAnsi="Cambria Math"/>
                      <w:lang w:val="pt-BR"/>
                    </w:rPr>
                  </w:rPrChange>
                </w:rPr>
                <m:t>-1</m:t>
              </m:r>
            </w:ins>
          </m:sub>
        </m:sSub>
        <w:ins w:id="4442" w:author="The Si Tran" w:date="2012-12-06T20:21:00Z">
          <m:r>
            <m:rPr>
              <m:sty m:val="p"/>
            </m:rPr>
            <w:rPr>
              <w:rFonts w:ascii="Cambria Math" w:hAnsi="Cambria Math"/>
              <w:rPrChange w:id="4443" w:author="The Si Tran" w:date="2012-12-16T17:08:00Z">
                <w:rPr>
                  <w:rFonts w:ascii="Cambria Math" w:hAnsi="Cambria Math"/>
                  <w:lang w:val="pt-BR"/>
                </w:rPr>
              </w:rPrChange>
            </w:rPr>
            <m:t>+</m:t>
          </m:r>
        </w:ins>
        <m:sSub>
          <m:sSubPr>
            <m:ctrlPr>
              <w:ins w:id="4444" w:author="The Si Tran" w:date="2012-12-06T20:21:00Z">
                <w:rPr>
                  <w:rFonts w:ascii="Cambria Math" w:hAnsi="Cambria Math"/>
                </w:rPr>
              </w:ins>
            </m:ctrlPr>
          </m:sSubPr>
          <m:e>
            <w:ins w:id="4445" w:author="The Si Tran" w:date="2012-12-06T20:21:00Z">
              <m:r>
                <w:rPr>
                  <w:rFonts w:ascii="Cambria Math" w:hAnsi="Cambria Math"/>
                  <w:rPrChange w:id="4446" w:author="The Si Tran" w:date="2012-12-16T17:08:00Z">
                    <w:rPr>
                      <w:rFonts w:ascii="Cambria Math" w:hAnsi="Cambria Math"/>
                      <w:lang w:val="pt-BR"/>
                    </w:rPr>
                  </w:rPrChange>
                </w:rPr>
                <m:t>ε</m:t>
              </m:r>
            </w:ins>
          </m:e>
          <m:sub>
            <w:ins w:id="4447" w:author="The Si Tran" w:date="2012-12-06T20:21:00Z">
              <m:r>
                <w:rPr>
                  <w:rFonts w:ascii="Cambria Math" w:hAnsi="Cambria Math"/>
                  <w:rPrChange w:id="4448" w:author="The Si Tran" w:date="2012-12-16T17:08:00Z">
                    <w:rPr>
                      <w:rFonts w:ascii="Cambria Math" w:hAnsi="Cambria Math"/>
                      <w:lang w:val="pt-BR"/>
                    </w:rPr>
                  </w:rPrChange>
                </w:rPr>
                <m:t>t</m:t>
              </m:r>
            </w:ins>
          </m:sub>
        </m:sSub>
        <w:ins w:id="4449" w:author="The Si Tran" w:date="2012-12-06T20:21:00Z">
          <m:r>
            <m:rPr>
              <m:sty m:val="p"/>
            </m:rPr>
            <w:rPr>
              <w:rFonts w:ascii="Cambria Math" w:hAnsi="Cambria Math"/>
              <w:rPrChange w:id="4450" w:author="The Si Tran" w:date="2012-12-16T17:08:00Z">
                <w:rPr>
                  <w:rFonts w:ascii="Cambria Math" w:hAnsi="Cambria Math"/>
                  <w:lang w:val="pt-BR"/>
                </w:rPr>
              </w:rPrChange>
            </w:rPr>
            <m:t>+0.8</m:t>
          </m:r>
        </w:ins>
        <m:sSub>
          <m:sSubPr>
            <m:ctrlPr>
              <w:ins w:id="4451" w:author="The Si Tran" w:date="2012-12-06T20:21:00Z">
                <w:rPr>
                  <w:rFonts w:ascii="Cambria Math" w:hAnsi="Cambria Math"/>
                </w:rPr>
              </w:ins>
            </m:ctrlPr>
          </m:sSubPr>
          <m:e>
            <w:ins w:id="4452" w:author="The Si Tran" w:date="2012-12-06T20:21:00Z">
              <m:r>
                <w:rPr>
                  <w:rFonts w:ascii="Cambria Math" w:hAnsi="Cambria Math"/>
                  <w:rPrChange w:id="4453" w:author="The Si Tran" w:date="2012-12-16T17:08:00Z">
                    <w:rPr>
                      <w:rFonts w:ascii="Cambria Math" w:hAnsi="Cambria Math"/>
                      <w:lang w:val="pt-BR"/>
                    </w:rPr>
                  </w:rPrChange>
                </w:rPr>
                <m:t>ε</m:t>
              </m:r>
            </w:ins>
          </m:e>
          <m:sub>
            <w:ins w:id="4454" w:author="The Si Tran" w:date="2012-12-06T20:21:00Z">
              <m:r>
                <w:rPr>
                  <w:rFonts w:ascii="Cambria Math" w:hAnsi="Cambria Math"/>
                  <w:rPrChange w:id="4455" w:author="The Si Tran" w:date="2012-12-16T17:08:00Z">
                    <w:rPr>
                      <w:rFonts w:ascii="Cambria Math" w:hAnsi="Cambria Math"/>
                      <w:lang w:val="pt-BR"/>
                    </w:rPr>
                  </w:rPrChange>
                </w:rPr>
                <m:t>t</m:t>
              </m:r>
              <m:r>
                <m:rPr>
                  <m:sty m:val="p"/>
                </m:rPr>
                <w:rPr>
                  <w:rFonts w:ascii="Cambria Math" w:hAnsi="Cambria Math"/>
                  <w:rPrChange w:id="4456" w:author="The Si Tran" w:date="2012-12-16T17:08:00Z">
                    <w:rPr>
                      <w:rFonts w:ascii="Cambria Math" w:hAnsi="Cambria Math"/>
                      <w:lang w:val="pt-BR"/>
                    </w:rPr>
                  </w:rPrChange>
                </w:rPr>
                <m:t>-1</m:t>
              </m:r>
            </w:ins>
          </m:sub>
        </m:sSub>
      </m:oMath>
      <w:bookmarkEnd w:id="4413"/>
      <w:bookmarkEnd w:id="4414"/>
      <w:del w:id="4457" w:author="The Si Tran" w:date="2012-12-06T20:21:00Z">
        <w:r w:rsidRPr="00F51638" w:rsidDel="00A96CBA">
          <w:rPr>
            <w:rPrChange w:id="4458" w:author="The Si Tran" w:date="2012-12-16T17:08:00Z">
              <w:rPr/>
            </w:rPrChange>
          </w:rPr>
          <w:object w:dxaOrig="2780" w:dyaOrig="360" w14:anchorId="13A3664D">
            <v:shape id="_x0000_i1091" type="#_x0000_t75" style="width:172.2pt;height:21.9pt" o:ole="">
              <v:imagedata r:id="rId146" o:title=""/>
            </v:shape>
            <o:OLEObject Type="Embed" ProgID="Equation.DSMT4" ShapeID="_x0000_i1091" DrawAspect="Content" ObjectID="_1417199862" r:id="rId150"/>
          </w:object>
        </w:r>
      </w:del>
    </w:p>
    <w:p w14:paraId="64B1FBDF" w14:textId="2D68A2F3" w:rsidR="006A21F7" w:rsidRPr="0049233F" w:rsidRDefault="006A21F7" w:rsidP="006A21F7">
      <w:pPr>
        <w:pStyle w:val="Heading2"/>
        <w:rPr>
          <w:sz w:val="26"/>
          <w:szCs w:val="26"/>
          <w:lang w:val="pt-BR"/>
          <w:rPrChange w:id="4459" w:author="The Si Tran" w:date="2012-12-05T23:02:00Z">
            <w:rPr>
              <w:lang w:val="pt-BR"/>
            </w:rPr>
          </w:rPrChange>
        </w:rPr>
      </w:pPr>
      <w:bookmarkStart w:id="4460" w:name="_Toc312142553"/>
      <w:bookmarkStart w:id="4461" w:name="_Toc343452428"/>
      <w:r w:rsidRPr="0049233F">
        <w:rPr>
          <w:sz w:val="26"/>
          <w:szCs w:val="26"/>
          <w:lang w:val="pt-BR"/>
          <w:rPrChange w:id="4462" w:author="The Si Tran" w:date="2012-12-05T23:02:00Z">
            <w:rPr>
              <w:rFonts w:cs="Times New Roman"/>
              <w:iCs w:val="0"/>
              <w:sz w:val="20"/>
              <w:szCs w:val="20"/>
              <w:lang w:val="pt-BR"/>
            </w:rPr>
          </w:rPrChange>
        </w:rPr>
        <w:t>Mô hình tự hồi quy kết hợp với trung bình di động, ARIMA(p,d,q)</w:t>
      </w:r>
      <w:bookmarkEnd w:id="4460"/>
      <w:bookmarkEnd w:id="4461"/>
    </w:p>
    <w:p w14:paraId="1B188649" w14:textId="77777777" w:rsidR="006A21F7" w:rsidRPr="0049233F" w:rsidRDefault="006A21F7">
      <w:pPr>
        <w:rPr>
          <w:lang w:val="pt-BR"/>
          <w:rPrChange w:id="4463" w:author="The Si Tran" w:date="2012-12-05T23:02:00Z">
            <w:rPr>
              <w:sz w:val="28"/>
              <w:szCs w:val="28"/>
              <w:lang w:val="pt-BR"/>
            </w:rPr>
          </w:rPrChange>
        </w:rPr>
        <w:pPrChange w:id="4464" w:author="The Si Tran" w:date="2012-12-15T08:15:00Z">
          <w:pPr>
            <w:ind w:firstLine="540"/>
          </w:pPr>
        </w:pPrChange>
      </w:pPr>
      <w:r w:rsidRPr="0049233F">
        <w:rPr>
          <w:lang w:val="pt-BR"/>
          <w:rPrChange w:id="4465"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466" w:author="The Si Tran" w:date="2012-12-05T23:02:00Z">
            <w:rPr>
              <w:sz w:val="28"/>
              <w:szCs w:val="28"/>
              <w:lang w:val="pt-BR"/>
            </w:rPr>
          </w:rPrChange>
        </w:rPr>
        <w:pPrChange w:id="4467" w:author="The Si Tran" w:date="2012-12-15T08:15:00Z">
          <w:pPr>
            <w:ind w:firstLine="540"/>
          </w:pPr>
        </w:pPrChange>
      </w:pPr>
      <w:r w:rsidRPr="0049233F">
        <w:rPr>
          <w:lang w:val="pt-BR"/>
          <w:rPrChange w:id="4468"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469"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470" w:author="The Si Tran" w:date="2012-12-06T01:44:00Z"/>
          <w:lang w:val="pt-BR"/>
        </w:rPr>
        <w:pPrChange w:id="4471" w:author="The Si Tran" w:date="2012-12-16T10:34:00Z">
          <w:pPr>
            <w:ind w:firstLine="540"/>
          </w:pPr>
        </w:pPrChange>
      </w:pPr>
      <w:r w:rsidRPr="0049233F">
        <w:rPr>
          <w:lang w:val="pt-BR"/>
          <w:rPrChange w:id="4472"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473" w:author="The Si Tran" w:date="2012-12-06T01:44:00Z"/>
          <w:lang w:val="pt-BR"/>
          <w:rPrChange w:id="4474" w:author="The Si Tran" w:date="2012-12-16T10:35:00Z">
            <w:rPr>
              <w:del w:id="4475" w:author="The Si Tran" w:date="2012-12-06T01:44:00Z"/>
              <w:sz w:val="28"/>
              <w:szCs w:val="28"/>
              <w:lang w:val="pt-BR"/>
            </w:rPr>
          </w:rPrChange>
        </w:rPr>
        <w:pPrChange w:id="4476" w:author="The Si Tran" w:date="2012-12-16T10:34:00Z">
          <w:pPr>
            <w:ind w:firstLine="540"/>
          </w:pPr>
        </w:pPrChange>
      </w:pPr>
      <w:ins w:id="4477"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478" w:author="The Si Tran" w:date="2012-12-05T23:02:00Z">
            <w:rPr>
              <w:sz w:val="28"/>
              <w:szCs w:val="28"/>
              <w:lang w:val="pt-BR"/>
            </w:rPr>
          </w:rPrChange>
        </w:rPr>
        <w:pPrChange w:id="4479" w:author="The Si Tran" w:date="2012-12-16T10:34:00Z">
          <w:pPr>
            <w:ind w:firstLine="540"/>
          </w:pPr>
        </w:pPrChange>
      </w:pPr>
      <w:del w:id="4480" w:author="The Si Tran" w:date="2012-12-06T01:44:00Z">
        <w:r w:rsidRPr="00AF1345" w:rsidDel="0076673F">
          <w:rPr>
            <w:position w:val="-12"/>
            <w:lang w:val="pt-BR"/>
          </w:rPr>
          <w:object w:dxaOrig="2799" w:dyaOrig="380" w14:anchorId="7E98637F">
            <v:shape id="_x0000_i1092" type="#_x0000_t75" style="width:201.6pt;height:21.9pt" o:ole="">
              <v:imagedata r:id="rId151" o:title=""/>
            </v:shape>
            <o:OLEObject Type="Embed" ProgID="Equation.DSMT4" ShapeID="_x0000_i1092" DrawAspect="Content" ObjectID="_1417199863" r:id="rId152"/>
          </w:object>
        </w:r>
      </w:del>
    </w:p>
    <w:p w14:paraId="128398D0" w14:textId="77777777" w:rsidR="006A21F7" w:rsidRPr="0049233F" w:rsidRDefault="006A21F7">
      <w:pPr>
        <w:rPr>
          <w:lang w:val="pt-BR"/>
          <w:rPrChange w:id="4481" w:author="The Si Tran" w:date="2012-12-05T23:02:00Z">
            <w:rPr>
              <w:sz w:val="28"/>
              <w:szCs w:val="28"/>
              <w:lang w:val="pt-BR"/>
            </w:rPr>
          </w:rPrChange>
        </w:rPr>
        <w:pPrChange w:id="4482" w:author="The Si Tran" w:date="2012-12-15T08:16:00Z">
          <w:pPr>
            <w:ind w:firstLine="540"/>
          </w:pPr>
        </w:pPrChange>
      </w:pPr>
      <w:r w:rsidRPr="0049233F">
        <w:rPr>
          <w:lang w:val="pt-BR"/>
          <w:rPrChange w:id="4483"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484" w:author="The Si Tran" w:date="2012-12-05T23:02:00Z">
            <w:rPr>
              <w:lang w:val="pt-BR"/>
            </w:rPr>
          </w:rPrChange>
        </w:rPr>
      </w:pPr>
      <w:bookmarkStart w:id="4485" w:name="_Toc312142554"/>
      <w:bookmarkStart w:id="4486" w:name="_Toc343452429"/>
      <w:r w:rsidRPr="0049233F">
        <w:rPr>
          <w:sz w:val="26"/>
          <w:szCs w:val="26"/>
          <w:lang w:val="pt-BR"/>
          <w:rPrChange w:id="4487" w:author="The Si Tran" w:date="2012-12-05T23:02:00Z">
            <w:rPr>
              <w:rFonts w:cs="Times New Roman"/>
              <w:b w:val="0"/>
              <w:bCs w:val="0"/>
              <w:iCs w:val="0"/>
              <w:sz w:val="26"/>
              <w:szCs w:val="22"/>
              <w:lang w:val="pt-BR"/>
            </w:rPr>
          </w:rPrChange>
        </w:rPr>
        <w:t>Mô hình ARIMA có tính mùa</w:t>
      </w:r>
      <w:bookmarkEnd w:id="4485"/>
      <w:ins w:id="4488" w:author="The Si Tran" w:date="2012-12-10T20:39:00Z">
        <w:r w:rsidR="00002A08">
          <w:rPr>
            <w:sz w:val="26"/>
            <w:szCs w:val="26"/>
            <w:lang w:val="pt-BR"/>
          </w:rPr>
          <w:t xml:space="preserve"> (SARIMA)</w:t>
        </w:r>
      </w:ins>
      <w:bookmarkEnd w:id="4486"/>
    </w:p>
    <w:p w14:paraId="16C21F60" w14:textId="77777777" w:rsidR="006A21F7" w:rsidRPr="0049233F" w:rsidRDefault="006A21F7">
      <w:pPr>
        <w:rPr>
          <w:lang w:val="pt-BR"/>
          <w:rPrChange w:id="4489" w:author="The Si Tran" w:date="2012-12-05T23:02:00Z">
            <w:rPr>
              <w:sz w:val="28"/>
              <w:szCs w:val="28"/>
              <w:lang w:val="pt-BR"/>
            </w:rPr>
          </w:rPrChange>
        </w:rPr>
        <w:pPrChange w:id="4490" w:author="The Si Tran" w:date="2012-12-15T08:16:00Z">
          <w:pPr>
            <w:ind w:firstLine="540"/>
          </w:pPr>
        </w:pPrChange>
      </w:pPr>
      <w:r w:rsidRPr="0049233F">
        <w:rPr>
          <w:lang w:val="pt-BR"/>
          <w:rPrChange w:id="4491"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492" w:author="The Si Tran" w:date="2012-12-05T23:02:00Z">
            <w:rPr>
              <w:sz w:val="28"/>
              <w:szCs w:val="28"/>
              <w:vertAlign w:val="subscript"/>
              <w:lang w:val="pt-BR"/>
            </w:rPr>
          </w:rPrChange>
        </w:rPr>
        <w:t>s</w:t>
      </w:r>
      <w:r w:rsidRPr="0049233F">
        <w:rPr>
          <w:lang w:val="pt-BR"/>
          <w:rPrChange w:id="4493"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494" w:author="The Si Tran" w:date="2012-12-06T01:47:00Z"/>
          <w:lang w:val="pt-BR"/>
        </w:rPr>
        <w:pPrChange w:id="4495" w:author="The Si Tran" w:date="2012-12-15T08:16:00Z">
          <w:pPr>
            <w:ind w:firstLine="540"/>
          </w:pPr>
        </w:pPrChange>
      </w:pPr>
      <w:r w:rsidRPr="0049233F">
        <w:rPr>
          <w:lang w:val="pt-BR"/>
          <w:rPrChange w:id="4496" w:author="The Si Tran" w:date="2012-12-05T23:02:00Z">
            <w:rPr>
              <w:sz w:val="28"/>
              <w:szCs w:val="28"/>
              <w:lang w:val="pt-BR"/>
            </w:rPr>
          </w:rPrChange>
        </w:rPr>
        <w:t>Dạng toán học của mô hình ARIMA(p,d,q) x (P,D,Q)</w:t>
      </w:r>
      <w:r w:rsidRPr="0049233F">
        <w:rPr>
          <w:vertAlign w:val="subscript"/>
          <w:lang w:val="pt-BR"/>
          <w:rPrChange w:id="4497" w:author="The Si Tran" w:date="2012-12-05T23:02:00Z">
            <w:rPr>
              <w:sz w:val="28"/>
              <w:szCs w:val="28"/>
              <w:vertAlign w:val="subscript"/>
              <w:lang w:val="pt-BR"/>
            </w:rPr>
          </w:rPrChange>
        </w:rPr>
        <w:t>s</w:t>
      </w:r>
      <w:r w:rsidRPr="0049233F">
        <w:rPr>
          <w:lang w:val="pt-BR"/>
          <w:rPrChange w:id="4498" w:author="The Si Tran" w:date="2012-12-05T23:02:00Z">
            <w:rPr>
              <w:sz w:val="28"/>
              <w:szCs w:val="28"/>
              <w:lang w:val="pt-BR"/>
            </w:rPr>
          </w:rPrChange>
        </w:rPr>
        <w:t xml:space="preserve"> là</w:t>
      </w:r>
    </w:p>
    <w:p w14:paraId="4AECD312" w14:textId="5470D4FC" w:rsidR="0076673F" w:rsidRPr="00F43FFA" w:rsidRDefault="00276DB6">
      <w:pPr>
        <w:pStyle w:val="Canhgiua"/>
        <w:rPr>
          <w:lang w:val="pt-BR"/>
          <w:rPrChange w:id="4499" w:author="The Si Tran" w:date="2012-12-06T01:47:00Z">
            <w:rPr>
              <w:sz w:val="28"/>
              <w:szCs w:val="28"/>
              <w:lang w:val="pt-BR"/>
            </w:rPr>
          </w:rPrChange>
        </w:rPr>
        <w:pPrChange w:id="4500" w:author="The Si Tran" w:date="2012-12-16T10:35:00Z">
          <w:pPr>
            <w:ind w:firstLine="540"/>
          </w:pPr>
        </w:pPrChange>
      </w:pPr>
      <m:oMathPara>
        <m:oMath>
          <m:sSup>
            <m:sSupPr>
              <m:ctrlPr>
                <w:ins w:id="4501" w:author="The Si Tran" w:date="2012-12-06T01:45:00Z">
                  <w:rPr>
                    <w:rFonts w:ascii="Cambria Math" w:hAnsi="Cambria Math"/>
                    <w:lang w:val="pt-BR"/>
                  </w:rPr>
                </w:ins>
              </m:ctrlPr>
            </m:sSupPr>
            <m:e>
              <w:ins w:id="4502" w:author="The Si Tran" w:date="2012-12-06T01:46:00Z">
                <m:r>
                  <m:rPr>
                    <m:sty m:val="p"/>
                  </m:rPr>
                  <w:rPr>
                    <w:rFonts w:ascii="Cambria Math" w:hAnsi="Cambria Math" w:hint="eastAsia"/>
                    <w:lang w:val="pt-BR"/>
                  </w:rPr>
                  <m:t>Φ</m:t>
                </m:r>
              </w:ins>
            </m:e>
            <m:sup>
              <w:ins w:id="4503" w:author="The Si Tran" w:date="2012-12-06T01:46:00Z">
                <m:r>
                  <m:rPr>
                    <m:sty m:val="p"/>
                  </m:rPr>
                  <w:rPr>
                    <w:rFonts w:ascii="Cambria Math" w:hAnsi="Cambria Math"/>
                    <w:lang w:val="pt-BR"/>
                  </w:rPr>
                  <m:t>*</m:t>
                </m:r>
              </w:ins>
            </m:sup>
          </m:sSup>
          <m:d>
            <m:dPr>
              <m:ctrlPr>
                <w:ins w:id="4504" w:author="The Si Tran" w:date="2012-12-06T01:45:00Z">
                  <w:rPr>
                    <w:rFonts w:ascii="Cambria Math" w:hAnsi="Cambria Math"/>
                    <w:lang w:val="pt-BR"/>
                  </w:rPr>
                </w:ins>
              </m:ctrlPr>
            </m:dPr>
            <m:e>
              <m:sSup>
                <m:sSupPr>
                  <m:ctrlPr>
                    <w:ins w:id="4505" w:author="The Si Tran" w:date="2012-12-06T01:45:00Z">
                      <w:rPr>
                        <w:rFonts w:ascii="Cambria Math" w:hAnsi="Cambria Math"/>
                        <w:lang w:val="pt-BR"/>
                      </w:rPr>
                    </w:ins>
                  </m:ctrlPr>
                </m:sSupPr>
                <m:e>
                  <w:ins w:id="4506" w:author="The Si Tran" w:date="2012-12-06T01:45:00Z">
                    <m:r>
                      <w:rPr>
                        <w:rFonts w:ascii="Cambria Math" w:hAnsi="Cambria Math"/>
                        <w:lang w:val="pt-BR"/>
                      </w:rPr>
                      <m:t>B</m:t>
                    </m:r>
                  </w:ins>
                </m:e>
                <m:sup>
                  <w:ins w:id="4507" w:author="The Si Tran" w:date="2012-12-06T01:45:00Z">
                    <m:r>
                      <w:rPr>
                        <w:rFonts w:ascii="Cambria Math" w:hAnsi="Cambria Math"/>
                        <w:lang w:val="pt-BR"/>
                      </w:rPr>
                      <m:t>S</m:t>
                    </m:r>
                  </w:ins>
                </m:sup>
              </m:sSup>
            </m:e>
          </m:d>
          <w:ins w:id="4508" w:author="The Si Tran" w:date="2012-12-06T01:45:00Z">
            <m:r>
              <m:rPr>
                <m:sty m:val="p"/>
              </m:rPr>
              <w:rPr>
                <w:rFonts w:ascii="Cambria Math" w:hAnsi="Cambria Math"/>
                <w:lang w:val="pt-BR"/>
              </w:rPr>
              <m:t>Φ</m:t>
            </m:r>
          </w:ins>
          <m:d>
            <m:dPr>
              <m:ctrlPr>
                <w:ins w:id="4509" w:author="The Si Tran" w:date="2012-12-06T01:45:00Z">
                  <w:rPr>
                    <w:rFonts w:ascii="Cambria Math" w:hAnsi="Cambria Math"/>
                    <w:lang w:val="pt-BR"/>
                  </w:rPr>
                </w:ins>
              </m:ctrlPr>
            </m:dPr>
            <m:e>
              <w:ins w:id="4510" w:author="The Si Tran" w:date="2012-12-06T01:45:00Z">
                <m:r>
                  <w:rPr>
                    <w:rFonts w:ascii="Cambria Math" w:hAnsi="Cambria Math"/>
                    <w:lang w:val="pt-BR"/>
                  </w:rPr>
                  <m:t>B</m:t>
                </m:r>
              </w:ins>
            </m:e>
          </m:d>
          <m:sSup>
            <m:sSupPr>
              <m:ctrlPr>
                <w:ins w:id="4511" w:author="The Si Tran" w:date="2012-12-06T01:45:00Z">
                  <w:rPr>
                    <w:rFonts w:ascii="Cambria Math" w:hAnsi="Cambria Math"/>
                    <w:lang w:val="pt-BR"/>
                  </w:rPr>
                </w:ins>
              </m:ctrlPr>
            </m:sSupPr>
            <m:e>
              <w:ins w:id="4512"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513" w:author="The Si Tran" w:date="2012-12-06T01:45:00Z">
                <m:r>
                  <w:rPr>
                    <w:rFonts w:ascii="Cambria Math" w:hAnsi="Cambria Math"/>
                    <w:lang w:val="pt-BR"/>
                  </w:rPr>
                  <m:t>d</m:t>
                </m:r>
              </w:ins>
            </m:sup>
          </m:sSup>
          <m:sSub>
            <m:sSubPr>
              <m:ctrlPr>
                <w:ins w:id="4514" w:author="The Si Tran" w:date="2012-12-06T01:45:00Z">
                  <w:rPr>
                    <w:rFonts w:ascii="Cambria Math" w:hAnsi="Cambria Math"/>
                    <w:lang w:val="pt-BR"/>
                  </w:rPr>
                </w:ins>
              </m:ctrlPr>
            </m:sSubPr>
            <m:e>
              <m:sSup>
                <m:sSupPr>
                  <m:ctrlPr>
                    <w:ins w:id="4515" w:author="The Si Tran" w:date="2012-12-06T01:46:00Z">
                      <w:rPr>
                        <w:rFonts w:ascii="Cambria Math" w:hAnsi="Cambria Math"/>
                        <w:lang w:val="pt-BR"/>
                      </w:rPr>
                    </w:ins>
                  </m:ctrlPr>
                </m:sSupPr>
                <m:e>
                  <w:ins w:id="4516" w:author="The Si Tran" w:date="2012-12-06T01:46:00Z">
                    <m:r>
                      <m:rPr>
                        <m:sty m:val="p"/>
                      </m:rPr>
                      <w:rPr>
                        <w:rFonts w:ascii="Cambria Math" w:hAnsi="Cambria Math"/>
                        <w:lang w:val="pt-BR"/>
                      </w:rPr>
                      <m:t>(1-</m:t>
                    </m:r>
                  </w:ins>
                  <m:sSup>
                    <m:sSupPr>
                      <m:ctrlPr>
                        <w:ins w:id="4517" w:author="The Si Tran" w:date="2012-12-06T01:46:00Z">
                          <w:rPr>
                            <w:rFonts w:ascii="Cambria Math" w:hAnsi="Cambria Math"/>
                            <w:lang w:val="pt-BR"/>
                          </w:rPr>
                        </w:ins>
                      </m:ctrlPr>
                    </m:sSupPr>
                    <m:e>
                      <w:ins w:id="4518" w:author="The Si Tran" w:date="2012-12-06T01:46:00Z">
                        <m:r>
                          <w:rPr>
                            <w:rFonts w:ascii="Cambria Math" w:hAnsi="Cambria Math"/>
                            <w:lang w:val="pt-BR"/>
                          </w:rPr>
                          <m:t>B</m:t>
                        </m:r>
                      </w:ins>
                    </m:e>
                    <m:sup>
                      <w:ins w:id="4519" w:author="The Si Tran" w:date="2012-12-06T01:46:00Z">
                        <m:r>
                          <w:rPr>
                            <w:rFonts w:ascii="Cambria Math" w:hAnsi="Cambria Math"/>
                            <w:lang w:val="pt-BR"/>
                          </w:rPr>
                          <m:t>S</m:t>
                        </m:r>
                      </w:ins>
                    </m:sup>
                  </m:sSup>
                  <w:ins w:id="4520" w:author="The Si Tran" w:date="2012-12-06T01:46:00Z">
                    <m:r>
                      <m:rPr>
                        <m:sty m:val="p"/>
                      </m:rPr>
                      <w:rPr>
                        <w:rFonts w:ascii="Cambria Math" w:hAnsi="Cambria Math"/>
                        <w:lang w:val="pt-BR"/>
                      </w:rPr>
                      <m:t>)</m:t>
                    </m:r>
                  </w:ins>
                </m:e>
                <m:sup>
                  <w:ins w:id="4521" w:author="The Si Tran" w:date="2012-12-06T01:46:00Z">
                    <m:r>
                      <w:rPr>
                        <w:rFonts w:ascii="Cambria Math" w:hAnsi="Cambria Math"/>
                        <w:lang w:val="pt-BR"/>
                      </w:rPr>
                      <m:t>D</m:t>
                    </m:r>
                  </w:ins>
                </m:sup>
              </m:sSup>
              <w:ins w:id="4522" w:author="The Si Tran" w:date="2012-12-06T01:45:00Z">
                <m:r>
                  <w:rPr>
                    <w:rFonts w:ascii="Cambria Math" w:hAnsi="Cambria Math"/>
                    <w:lang w:val="pt-BR"/>
                  </w:rPr>
                  <m:t>y</m:t>
                </m:r>
              </w:ins>
            </m:e>
            <m:sub>
              <w:ins w:id="4523" w:author="The Si Tran" w:date="2012-12-06T01:45:00Z">
                <m:r>
                  <w:rPr>
                    <w:rFonts w:ascii="Cambria Math" w:hAnsi="Cambria Math"/>
                    <w:lang w:val="pt-BR"/>
                  </w:rPr>
                  <m:t>t</m:t>
                </m:r>
              </w:ins>
            </m:sub>
          </m:sSub>
          <w:ins w:id="4524"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525" w:author="The Si Tran" w:date="2012-12-06T01:46:00Z">
                  <w:rPr>
                    <w:rFonts w:ascii="Cambria Math" w:hAnsi="Cambria Math"/>
                    <w:lang w:val="pt-BR"/>
                  </w:rPr>
                </w:ins>
              </m:ctrlPr>
            </m:sSupPr>
            <m:e>
              <w:ins w:id="4526" w:author="The Si Tran" w:date="2012-12-06T01:47:00Z">
                <m:r>
                  <m:rPr>
                    <m:sty m:val="p"/>
                  </m:rPr>
                  <w:rPr>
                    <w:rFonts w:ascii="Cambria Math" w:hAnsi="Cambria Math" w:hint="eastAsia"/>
                    <w:lang w:val="pt-BR"/>
                  </w:rPr>
                  <m:t>Θ</m:t>
                </m:r>
              </w:ins>
            </m:e>
            <m:sup>
              <w:ins w:id="4527" w:author="The Si Tran" w:date="2012-12-06T01:46:00Z">
                <m:r>
                  <m:rPr>
                    <m:sty m:val="p"/>
                  </m:rPr>
                  <w:rPr>
                    <w:rFonts w:ascii="Cambria Math" w:hAnsi="Cambria Math"/>
                    <w:lang w:val="pt-BR"/>
                  </w:rPr>
                  <m:t>*</m:t>
                </m:r>
              </w:ins>
            </m:sup>
          </m:sSup>
          <m:d>
            <m:dPr>
              <m:ctrlPr>
                <w:ins w:id="4528" w:author="The Si Tran" w:date="2012-12-06T01:46:00Z">
                  <w:rPr>
                    <w:rFonts w:ascii="Cambria Math" w:hAnsi="Cambria Math"/>
                    <w:lang w:val="pt-BR"/>
                  </w:rPr>
                </w:ins>
              </m:ctrlPr>
            </m:dPr>
            <m:e>
              <m:sSup>
                <m:sSupPr>
                  <m:ctrlPr>
                    <w:ins w:id="4529" w:author="The Si Tran" w:date="2012-12-06T01:46:00Z">
                      <w:rPr>
                        <w:rFonts w:ascii="Cambria Math" w:hAnsi="Cambria Math"/>
                        <w:lang w:val="pt-BR"/>
                      </w:rPr>
                    </w:ins>
                  </m:ctrlPr>
                </m:sSupPr>
                <m:e>
                  <w:ins w:id="4530" w:author="The Si Tran" w:date="2012-12-06T01:46:00Z">
                    <m:r>
                      <w:rPr>
                        <w:rFonts w:ascii="Cambria Math" w:hAnsi="Cambria Math"/>
                        <w:lang w:val="pt-BR"/>
                      </w:rPr>
                      <m:t>B</m:t>
                    </m:r>
                  </w:ins>
                </m:e>
                <m:sup>
                  <w:ins w:id="4531" w:author="The Si Tran" w:date="2012-12-06T01:46:00Z">
                    <m:r>
                      <w:rPr>
                        <w:rFonts w:ascii="Cambria Math" w:hAnsi="Cambria Math"/>
                        <w:lang w:val="pt-BR"/>
                      </w:rPr>
                      <m:t>S</m:t>
                    </m:r>
                  </w:ins>
                </m:sup>
              </m:sSup>
            </m:e>
          </m:d>
          <w:ins w:id="4532"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533" w:author="The Si Tran" w:date="2012-12-06T01:45:00Z">
                  <w:rPr>
                    <w:rFonts w:ascii="Cambria Math" w:hAnsi="Cambria Math"/>
                    <w:lang w:val="pt-BR"/>
                  </w:rPr>
                </w:ins>
              </m:ctrlPr>
            </m:sSubPr>
            <m:e>
              <w:ins w:id="4534" w:author="The Si Tran" w:date="2012-12-06T01:45:00Z">
                <m:r>
                  <w:rPr>
                    <w:rFonts w:ascii="Cambria Math" w:hAnsi="Cambria Math"/>
                    <w:lang w:val="pt-BR"/>
                  </w:rPr>
                  <m:t>ε</m:t>
                </m:r>
              </w:ins>
            </m:e>
            <m:sub>
              <w:ins w:id="4535"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536" w:author="The Si Tran" w:date="2012-12-06T01:47:00Z"/>
          <w:szCs w:val="26"/>
          <w:lang w:val="pt-BR"/>
          <w:rPrChange w:id="4537" w:author="The Si Tran" w:date="2012-12-05T23:02:00Z">
            <w:rPr>
              <w:del w:id="4538" w:author="The Si Tran" w:date="2012-12-06T01:47:00Z"/>
              <w:sz w:val="28"/>
              <w:szCs w:val="28"/>
              <w:lang w:val="pt-BR"/>
            </w:rPr>
          </w:rPrChange>
        </w:rPr>
      </w:pPr>
      <w:del w:id="4539" w:author="The Si Tran" w:date="2012-12-06T01:47:00Z">
        <w:r w:rsidRPr="00AF1345" w:rsidDel="00F43FFA">
          <w:rPr>
            <w:position w:val="-12"/>
            <w:szCs w:val="26"/>
            <w:lang w:val="pt-BR"/>
          </w:rPr>
          <w:object w:dxaOrig="5040" w:dyaOrig="380" w14:anchorId="372E02F0">
            <v:shape id="_x0000_i1093" type="#_x0000_t75" style="width:345.6pt;height:21.9pt" o:ole="">
              <v:imagedata r:id="rId153" o:title=""/>
            </v:shape>
            <o:OLEObject Type="Embed" ProgID="Equation.DSMT4" ShapeID="_x0000_i1093" DrawAspect="Content" ObjectID="_1417199864" r:id="rId154"/>
          </w:object>
        </w:r>
      </w:del>
    </w:p>
    <w:p w14:paraId="59DCC3E8" w14:textId="77777777" w:rsidR="006A21F7" w:rsidRDefault="006A21F7">
      <w:pPr>
        <w:rPr>
          <w:ins w:id="4540" w:author="The Si Tran" w:date="2012-12-06T01:48:00Z"/>
          <w:lang w:val="pt-BR"/>
        </w:rPr>
        <w:pPrChange w:id="4541" w:author="The Si Tran" w:date="2012-12-15T08:16:00Z">
          <w:pPr>
            <w:ind w:firstLine="540"/>
          </w:pPr>
        </w:pPrChange>
      </w:pPr>
      <w:r w:rsidRPr="0049233F">
        <w:rPr>
          <w:lang w:val="pt-BR"/>
          <w:rPrChange w:id="4542" w:author="The Si Tran" w:date="2012-12-05T23:02:00Z">
            <w:rPr>
              <w:sz w:val="28"/>
              <w:szCs w:val="28"/>
              <w:lang w:val="pt-BR"/>
            </w:rPr>
          </w:rPrChange>
        </w:rPr>
        <w:t xml:space="preserve">Với </w:t>
      </w:r>
    </w:p>
    <w:p w14:paraId="055477D2" w14:textId="77777777" w:rsidR="007850C8" w:rsidRPr="007850C8" w:rsidRDefault="00276DB6">
      <w:pPr>
        <w:pStyle w:val="Canhgiua"/>
        <w:rPr>
          <w:ins w:id="4543" w:author="The Si Tran" w:date="2012-12-06T01:49:00Z"/>
          <w:lang w:val="pt-BR"/>
        </w:rPr>
        <w:pPrChange w:id="4544" w:author="The Si Tran" w:date="2012-12-16T10:35:00Z">
          <w:pPr>
            <w:ind w:firstLine="540"/>
          </w:pPr>
        </w:pPrChange>
      </w:pPr>
      <m:oMathPara>
        <m:oMath>
          <m:sSup>
            <m:sSupPr>
              <m:ctrlPr>
                <w:ins w:id="4545" w:author="The Si Tran" w:date="2012-12-06T01:48:00Z">
                  <w:rPr>
                    <w:rFonts w:ascii="Cambria Math" w:hAnsi="Cambria Math"/>
                    <w:lang w:val="pt-BR"/>
                  </w:rPr>
                </w:ins>
              </m:ctrlPr>
            </m:sSupPr>
            <m:e>
              <w:ins w:id="4546" w:author="The Si Tran" w:date="2012-12-06T01:48:00Z">
                <m:r>
                  <m:rPr>
                    <m:sty m:val="p"/>
                  </m:rPr>
                  <w:rPr>
                    <w:rFonts w:ascii="Cambria Math" w:hAnsi="Cambria Math"/>
                    <w:lang w:val="pt-BR"/>
                  </w:rPr>
                  <m:t>Φ</m:t>
                </m:r>
              </w:ins>
            </m:e>
            <m:sup>
              <w:ins w:id="4547" w:author="The Si Tran" w:date="2012-12-06T01:48:00Z">
                <m:r>
                  <m:rPr>
                    <m:sty m:val="p"/>
                  </m:rPr>
                  <w:rPr>
                    <w:rFonts w:ascii="Cambria Math" w:hAnsi="Cambria Math"/>
                    <w:lang w:val="pt-BR"/>
                  </w:rPr>
                  <m:t>*</m:t>
                </m:r>
              </w:ins>
            </m:sup>
          </m:sSup>
          <m:d>
            <m:dPr>
              <m:ctrlPr>
                <w:ins w:id="4548" w:author="The Si Tran" w:date="2012-12-06T01:48:00Z">
                  <w:rPr>
                    <w:rFonts w:ascii="Cambria Math" w:hAnsi="Cambria Math"/>
                    <w:lang w:val="pt-BR"/>
                  </w:rPr>
                </w:ins>
              </m:ctrlPr>
            </m:dPr>
            <m:e>
              <m:sSup>
                <m:sSupPr>
                  <m:ctrlPr>
                    <w:ins w:id="4549" w:author="The Si Tran" w:date="2012-12-06T01:48:00Z">
                      <w:rPr>
                        <w:rFonts w:ascii="Cambria Math" w:hAnsi="Cambria Math"/>
                        <w:lang w:val="pt-BR"/>
                      </w:rPr>
                    </w:ins>
                  </m:ctrlPr>
                </m:sSupPr>
                <m:e>
                  <w:ins w:id="4550" w:author="The Si Tran" w:date="2012-12-06T01:48:00Z">
                    <m:r>
                      <w:rPr>
                        <w:rFonts w:ascii="Cambria Math" w:hAnsi="Cambria Math"/>
                        <w:lang w:val="pt-BR"/>
                      </w:rPr>
                      <m:t>B</m:t>
                    </m:r>
                  </w:ins>
                </m:e>
                <m:sup>
                  <w:ins w:id="4551" w:author="The Si Tran" w:date="2012-12-06T01:48:00Z">
                    <m:r>
                      <w:rPr>
                        <w:rFonts w:ascii="Cambria Math" w:hAnsi="Cambria Math"/>
                        <w:lang w:val="pt-BR"/>
                      </w:rPr>
                      <m:t>S</m:t>
                    </m:r>
                  </w:ins>
                </m:sup>
              </m:sSup>
            </m:e>
          </m:d>
          <w:ins w:id="4552" w:author="The Si Tran" w:date="2012-12-06T01:48:00Z">
            <m:r>
              <m:rPr>
                <m:sty m:val="p"/>
              </m:rPr>
              <w:rPr>
                <w:rFonts w:ascii="Cambria Math" w:hAnsi="Cambria Math"/>
                <w:lang w:val="pt-BR"/>
              </w:rPr>
              <m:t>=1-</m:t>
            </m:r>
          </w:ins>
          <m:sSubSup>
            <m:sSubSupPr>
              <m:ctrlPr>
                <w:ins w:id="4553" w:author="The Si Tran" w:date="2012-12-06T01:49:00Z">
                  <w:rPr>
                    <w:rFonts w:ascii="Cambria Math" w:hAnsi="Cambria Math"/>
                    <w:lang w:val="pt-BR"/>
                  </w:rPr>
                </w:ins>
              </m:ctrlPr>
            </m:sSubSupPr>
            <m:e>
              <w:ins w:id="4554" w:author="The Si Tran" w:date="2012-12-06T01:50:00Z">
                <m:r>
                  <m:rPr>
                    <m:sty m:val="p"/>
                  </m:rPr>
                  <w:rPr>
                    <w:rFonts w:ascii="Cambria Math" w:hAnsi="Cambria Math"/>
                    <w:lang w:val="pt-BR"/>
                  </w:rPr>
                  <m:t>ϕ</m:t>
                </m:r>
              </w:ins>
            </m:e>
            <m:sub>
              <w:ins w:id="4555" w:author="The Si Tran" w:date="2012-12-06T01:49:00Z">
                <m:r>
                  <m:rPr>
                    <m:sty m:val="p"/>
                  </m:rPr>
                  <w:rPr>
                    <w:rFonts w:ascii="Cambria Math" w:hAnsi="Cambria Math"/>
                    <w:lang w:val="pt-BR"/>
                  </w:rPr>
                  <m:t>1</m:t>
                </m:r>
              </w:ins>
            </m:sub>
            <m:sup>
              <w:ins w:id="4556" w:author="The Si Tran" w:date="2012-12-06T01:49:00Z">
                <m:r>
                  <m:rPr>
                    <m:sty m:val="p"/>
                  </m:rPr>
                  <w:rPr>
                    <w:rFonts w:ascii="Cambria Math" w:hAnsi="Cambria Math"/>
                    <w:lang w:val="pt-BR"/>
                  </w:rPr>
                  <m:t>*</m:t>
                </m:r>
              </w:ins>
            </m:sup>
          </m:sSubSup>
          <m:d>
            <m:dPr>
              <m:ctrlPr>
                <w:ins w:id="4557" w:author="The Si Tran" w:date="2012-12-06T01:48:00Z">
                  <w:rPr>
                    <w:rFonts w:ascii="Cambria Math" w:hAnsi="Cambria Math"/>
                    <w:lang w:val="pt-BR"/>
                  </w:rPr>
                </w:ins>
              </m:ctrlPr>
            </m:dPr>
            <m:e>
              <m:sSup>
                <m:sSupPr>
                  <m:ctrlPr>
                    <w:ins w:id="4558" w:author="The Si Tran" w:date="2012-12-06T01:48:00Z">
                      <w:rPr>
                        <w:rFonts w:ascii="Cambria Math" w:hAnsi="Cambria Math"/>
                        <w:lang w:val="pt-BR"/>
                      </w:rPr>
                    </w:ins>
                  </m:ctrlPr>
                </m:sSupPr>
                <m:e>
                  <w:ins w:id="4559" w:author="The Si Tran" w:date="2012-12-06T01:48:00Z">
                    <m:r>
                      <w:rPr>
                        <w:rFonts w:ascii="Cambria Math" w:hAnsi="Cambria Math"/>
                        <w:lang w:val="pt-BR"/>
                      </w:rPr>
                      <m:t>B</m:t>
                    </m:r>
                  </w:ins>
                </m:e>
                <m:sup>
                  <w:ins w:id="4560" w:author="The Si Tran" w:date="2012-12-06T01:48:00Z">
                    <m:r>
                      <m:rPr>
                        <m:sty m:val="p"/>
                      </m:rPr>
                      <w:rPr>
                        <w:rFonts w:ascii="Cambria Math" w:hAnsi="Cambria Math"/>
                        <w:lang w:val="pt-BR"/>
                      </w:rPr>
                      <m:t>1</m:t>
                    </m:r>
                    <m:r>
                      <w:rPr>
                        <w:rFonts w:ascii="Cambria Math" w:hAnsi="Cambria Math"/>
                        <w:lang w:val="pt-BR"/>
                      </w:rPr>
                      <m:t>S</m:t>
                    </m:r>
                  </w:ins>
                </m:sup>
              </m:sSup>
            </m:e>
          </m:d>
          <w:ins w:id="4561" w:author="The Si Tran" w:date="2012-12-06T01:48:00Z">
            <m:r>
              <m:rPr>
                <m:sty m:val="p"/>
              </m:rPr>
              <w:rPr>
                <w:rFonts w:ascii="Cambria Math" w:hAnsi="Cambria Math"/>
                <w:lang w:val="pt-BR"/>
              </w:rPr>
              <m:t>-</m:t>
            </m:r>
          </w:ins>
          <m:sSubSup>
            <m:sSubSupPr>
              <m:ctrlPr>
                <w:ins w:id="4562" w:author="The Si Tran" w:date="2012-12-06T01:49:00Z">
                  <w:rPr>
                    <w:rFonts w:ascii="Cambria Math" w:hAnsi="Cambria Math"/>
                    <w:lang w:val="pt-BR"/>
                  </w:rPr>
                </w:ins>
              </m:ctrlPr>
            </m:sSubSupPr>
            <m:e>
              <w:ins w:id="4563" w:author="The Si Tran" w:date="2012-12-06T01:50:00Z">
                <m:r>
                  <m:rPr>
                    <m:sty m:val="p"/>
                  </m:rPr>
                  <w:rPr>
                    <w:rFonts w:ascii="Cambria Math" w:hAnsi="Cambria Math"/>
                    <w:lang w:val="pt-BR"/>
                  </w:rPr>
                  <m:t>ϕ</m:t>
                </m:r>
              </w:ins>
            </m:e>
            <m:sub>
              <w:ins w:id="4564" w:author="The Si Tran" w:date="2012-12-06T01:49:00Z">
                <m:r>
                  <m:rPr>
                    <m:sty m:val="p"/>
                  </m:rPr>
                  <w:rPr>
                    <w:rFonts w:ascii="Cambria Math" w:hAnsi="Cambria Math"/>
                    <w:lang w:val="pt-BR"/>
                  </w:rPr>
                  <m:t>2</m:t>
                </m:r>
              </w:ins>
            </m:sub>
            <m:sup>
              <w:ins w:id="4565" w:author="The Si Tran" w:date="2012-12-06T01:49:00Z">
                <m:r>
                  <m:rPr>
                    <m:sty m:val="p"/>
                  </m:rPr>
                  <w:rPr>
                    <w:rFonts w:ascii="Cambria Math" w:hAnsi="Cambria Math"/>
                    <w:lang w:val="pt-BR"/>
                  </w:rPr>
                  <m:t>*</m:t>
                </m:r>
              </w:ins>
            </m:sup>
          </m:sSubSup>
          <m:d>
            <m:dPr>
              <m:ctrlPr>
                <w:ins w:id="4566" w:author="The Si Tran" w:date="2012-12-06T01:48:00Z">
                  <w:rPr>
                    <w:rFonts w:ascii="Cambria Math" w:hAnsi="Cambria Math"/>
                    <w:lang w:val="pt-BR"/>
                  </w:rPr>
                </w:ins>
              </m:ctrlPr>
            </m:dPr>
            <m:e>
              <m:sSup>
                <m:sSupPr>
                  <m:ctrlPr>
                    <w:ins w:id="4567" w:author="The Si Tran" w:date="2012-12-06T01:48:00Z">
                      <w:rPr>
                        <w:rFonts w:ascii="Cambria Math" w:hAnsi="Cambria Math"/>
                        <w:lang w:val="pt-BR"/>
                      </w:rPr>
                    </w:ins>
                  </m:ctrlPr>
                </m:sSupPr>
                <m:e>
                  <w:ins w:id="4568" w:author="The Si Tran" w:date="2012-12-06T01:48:00Z">
                    <m:r>
                      <w:rPr>
                        <w:rFonts w:ascii="Cambria Math" w:hAnsi="Cambria Math"/>
                        <w:lang w:val="pt-BR"/>
                      </w:rPr>
                      <m:t>B</m:t>
                    </m:r>
                  </w:ins>
                </m:e>
                <m:sup>
                  <w:ins w:id="4569" w:author="The Si Tran" w:date="2012-12-06T01:48:00Z">
                    <m:r>
                      <m:rPr>
                        <m:sty m:val="p"/>
                      </m:rPr>
                      <w:rPr>
                        <w:rFonts w:ascii="Cambria Math" w:hAnsi="Cambria Math"/>
                        <w:lang w:val="pt-BR"/>
                      </w:rPr>
                      <m:t>2</m:t>
                    </m:r>
                    <m:r>
                      <w:rPr>
                        <w:rFonts w:ascii="Cambria Math" w:hAnsi="Cambria Math"/>
                        <w:lang w:val="pt-BR"/>
                      </w:rPr>
                      <m:t>S</m:t>
                    </m:r>
                  </w:ins>
                </m:sup>
              </m:sSup>
            </m:e>
          </m:d>
          <w:ins w:id="4570" w:author="The Si Tran" w:date="2012-12-06T01:48:00Z">
            <m:r>
              <m:rPr>
                <m:sty m:val="p"/>
              </m:rPr>
              <w:rPr>
                <w:rFonts w:ascii="Cambria Math" w:hAnsi="Cambria Math"/>
                <w:lang w:val="pt-BR"/>
              </w:rPr>
              <m:t>-…-</m:t>
            </m:r>
          </w:ins>
          <m:sSubSup>
            <m:sSubSupPr>
              <m:ctrlPr>
                <w:ins w:id="4571" w:author="The Si Tran" w:date="2012-12-06T01:49:00Z">
                  <w:rPr>
                    <w:rFonts w:ascii="Cambria Math" w:hAnsi="Cambria Math"/>
                    <w:lang w:val="pt-BR"/>
                  </w:rPr>
                </w:ins>
              </m:ctrlPr>
            </m:sSubSupPr>
            <m:e>
              <w:ins w:id="4572" w:author="The Si Tran" w:date="2012-12-06T01:50:00Z">
                <m:r>
                  <m:rPr>
                    <m:sty m:val="p"/>
                  </m:rPr>
                  <w:rPr>
                    <w:rFonts w:ascii="Cambria Math" w:hAnsi="Cambria Math"/>
                    <w:lang w:val="pt-BR"/>
                  </w:rPr>
                  <m:t>ϕ</m:t>
                </m:r>
              </w:ins>
            </m:e>
            <m:sub>
              <w:ins w:id="4573" w:author="The Si Tran" w:date="2012-12-06T01:49:00Z">
                <m:r>
                  <w:rPr>
                    <w:rFonts w:ascii="Cambria Math" w:hAnsi="Cambria Math"/>
                    <w:lang w:val="pt-BR"/>
                  </w:rPr>
                  <m:t>P</m:t>
                </m:r>
              </w:ins>
            </m:sub>
            <m:sup>
              <w:ins w:id="4574" w:author="The Si Tran" w:date="2012-12-06T01:49:00Z">
                <m:r>
                  <m:rPr>
                    <m:sty m:val="p"/>
                  </m:rPr>
                  <w:rPr>
                    <w:rFonts w:ascii="Cambria Math" w:hAnsi="Cambria Math"/>
                    <w:lang w:val="pt-BR"/>
                  </w:rPr>
                  <m:t>*</m:t>
                </m:r>
              </w:ins>
            </m:sup>
          </m:sSubSup>
          <m:d>
            <m:dPr>
              <m:ctrlPr>
                <w:ins w:id="4575" w:author="The Si Tran" w:date="2012-12-06T01:48:00Z">
                  <w:rPr>
                    <w:rFonts w:ascii="Cambria Math" w:hAnsi="Cambria Math"/>
                    <w:lang w:val="pt-BR"/>
                  </w:rPr>
                </w:ins>
              </m:ctrlPr>
            </m:dPr>
            <m:e>
              <m:sSup>
                <m:sSupPr>
                  <m:ctrlPr>
                    <w:ins w:id="4576" w:author="The Si Tran" w:date="2012-12-06T01:48:00Z">
                      <w:rPr>
                        <w:rFonts w:ascii="Cambria Math" w:hAnsi="Cambria Math"/>
                        <w:lang w:val="pt-BR"/>
                      </w:rPr>
                    </w:ins>
                  </m:ctrlPr>
                </m:sSupPr>
                <m:e>
                  <w:ins w:id="4577" w:author="The Si Tran" w:date="2012-12-06T01:48:00Z">
                    <m:r>
                      <w:rPr>
                        <w:rFonts w:ascii="Cambria Math" w:hAnsi="Cambria Math"/>
                        <w:lang w:val="pt-BR"/>
                      </w:rPr>
                      <m:t>B</m:t>
                    </m:r>
                  </w:ins>
                </m:e>
                <m:sup>
                  <w:ins w:id="4578" w:author="The Si Tran" w:date="2012-12-06T01:48:00Z">
                    <m:r>
                      <w:rPr>
                        <w:rFonts w:ascii="Cambria Math" w:hAnsi="Cambria Math"/>
                        <w:lang w:val="pt-BR"/>
                      </w:rPr>
                      <m:t>PS</m:t>
                    </m:r>
                  </w:ins>
                </m:sup>
              </m:sSup>
            </m:e>
          </m:d>
        </m:oMath>
      </m:oMathPara>
    </w:p>
    <w:p w14:paraId="14857348" w14:textId="77777777" w:rsidR="007850C8" w:rsidRPr="0049233F" w:rsidDel="007850C8" w:rsidRDefault="00276DB6">
      <w:pPr>
        <w:pStyle w:val="Canhgiua"/>
        <w:rPr>
          <w:del w:id="4579" w:author="The Si Tran" w:date="2012-12-06T01:51:00Z"/>
          <w:lang w:val="pt-BR"/>
          <w:rPrChange w:id="4580" w:author="The Si Tran" w:date="2012-12-05T23:02:00Z">
            <w:rPr>
              <w:del w:id="4581" w:author="The Si Tran" w:date="2012-12-06T01:51:00Z"/>
              <w:sz w:val="28"/>
              <w:szCs w:val="28"/>
              <w:lang w:val="pt-BR"/>
            </w:rPr>
          </w:rPrChange>
        </w:rPr>
        <w:pPrChange w:id="4582" w:author="The Si Tran" w:date="2012-12-16T10:35:00Z">
          <w:pPr>
            <w:ind w:firstLine="540"/>
          </w:pPr>
        </w:pPrChange>
      </w:pPr>
      <m:oMathPara>
        <m:oMath>
          <m:sSup>
            <m:sSupPr>
              <m:ctrlPr>
                <w:ins w:id="4583" w:author="The Si Tran" w:date="2012-12-06T01:49:00Z">
                  <w:rPr>
                    <w:rFonts w:ascii="Cambria Math" w:hAnsi="Cambria Math"/>
                    <w:lang w:val="pt-BR"/>
                  </w:rPr>
                </w:ins>
              </m:ctrlPr>
            </m:sSupPr>
            <m:e>
              <w:ins w:id="4584" w:author="The Si Tran" w:date="2012-12-06T01:50:00Z">
                <m:r>
                  <m:rPr>
                    <m:sty m:val="p"/>
                  </m:rPr>
                  <w:rPr>
                    <w:rFonts w:ascii="Cambria Math" w:hAnsi="Cambria Math"/>
                    <w:lang w:val="pt-BR"/>
                  </w:rPr>
                  <m:t>Θ</m:t>
                </m:r>
              </w:ins>
            </m:e>
            <m:sup>
              <w:ins w:id="4585" w:author="The Si Tran" w:date="2012-12-06T01:49:00Z">
                <m:r>
                  <m:rPr>
                    <m:sty m:val="p"/>
                  </m:rPr>
                  <w:rPr>
                    <w:rFonts w:ascii="Cambria Math" w:hAnsi="Cambria Math"/>
                    <w:lang w:val="pt-BR"/>
                  </w:rPr>
                  <m:t>*</m:t>
                </m:r>
              </w:ins>
            </m:sup>
          </m:sSup>
          <m:d>
            <m:dPr>
              <m:ctrlPr>
                <w:ins w:id="4586" w:author="The Si Tran" w:date="2012-12-06T01:49:00Z">
                  <w:rPr>
                    <w:rFonts w:ascii="Cambria Math" w:hAnsi="Cambria Math"/>
                    <w:lang w:val="pt-BR"/>
                  </w:rPr>
                </w:ins>
              </m:ctrlPr>
            </m:dPr>
            <m:e>
              <m:sSup>
                <m:sSupPr>
                  <m:ctrlPr>
                    <w:ins w:id="4587" w:author="The Si Tran" w:date="2012-12-06T01:49:00Z">
                      <w:rPr>
                        <w:rFonts w:ascii="Cambria Math" w:hAnsi="Cambria Math"/>
                        <w:lang w:val="pt-BR"/>
                      </w:rPr>
                    </w:ins>
                  </m:ctrlPr>
                </m:sSupPr>
                <m:e>
                  <w:ins w:id="4588" w:author="The Si Tran" w:date="2012-12-06T01:49:00Z">
                    <m:r>
                      <w:rPr>
                        <w:rFonts w:ascii="Cambria Math" w:hAnsi="Cambria Math"/>
                        <w:lang w:val="pt-BR"/>
                      </w:rPr>
                      <m:t>B</m:t>
                    </m:r>
                  </w:ins>
                </m:e>
                <m:sup>
                  <w:ins w:id="4589" w:author="The Si Tran" w:date="2012-12-06T01:49:00Z">
                    <m:r>
                      <w:rPr>
                        <w:rFonts w:ascii="Cambria Math" w:hAnsi="Cambria Math"/>
                        <w:lang w:val="pt-BR"/>
                      </w:rPr>
                      <m:t>S</m:t>
                    </m:r>
                  </w:ins>
                </m:sup>
              </m:sSup>
            </m:e>
          </m:d>
          <w:ins w:id="4590" w:author="The Si Tran" w:date="2012-12-06T01:49:00Z">
            <m:r>
              <m:rPr>
                <m:sty m:val="p"/>
              </m:rPr>
              <w:rPr>
                <w:rFonts w:ascii="Cambria Math" w:hAnsi="Cambria Math"/>
                <w:lang w:val="pt-BR"/>
              </w:rPr>
              <m:t>=1-</m:t>
            </m:r>
          </w:ins>
          <m:sSubSup>
            <m:sSubSupPr>
              <m:ctrlPr>
                <w:ins w:id="4591" w:author="The Si Tran" w:date="2012-12-06T01:49:00Z">
                  <w:rPr>
                    <w:rFonts w:ascii="Cambria Math" w:hAnsi="Cambria Math"/>
                    <w:lang w:val="pt-BR"/>
                  </w:rPr>
                </w:ins>
              </m:ctrlPr>
            </m:sSubSupPr>
            <m:e>
              <w:ins w:id="4592" w:author="The Si Tran" w:date="2012-12-06T01:51:00Z">
                <m:r>
                  <w:rPr>
                    <w:rFonts w:ascii="Cambria Math" w:hAnsi="Cambria Math"/>
                    <w:lang w:val="pt-BR"/>
                  </w:rPr>
                  <m:t>θ</m:t>
                </m:r>
              </w:ins>
            </m:e>
            <m:sub>
              <w:ins w:id="4593" w:author="The Si Tran" w:date="2012-12-06T01:49:00Z">
                <m:r>
                  <m:rPr>
                    <m:sty m:val="p"/>
                  </m:rPr>
                  <w:rPr>
                    <w:rFonts w:ascii="Cambria Math" w:hAnsi="Cambria Math"/>
                    <w:lang w:val="pt-BR"/>
                  </w:rPr>
                  <m:t>1</m:t>
                </m:r>
              </w:ins>
            </m:sub>
            <m:sup>
              <w:ins w:id="4594" w:author="The Si Tran" w:date="2012-12-06T01:49:00Z">
                <m:r>
                  <m:rPr>
                    <m:sty m:val="p"/>
                  </m:rPr>
                  <w:rPr>
                    <w:rFonts w:ascii="Cambria Math" w:hAnsi="Cambria Math"/>
                    <w:lang w:val="pt-BR"/>
                  </w:rPr>
                  <m:t>*</m:t>
                </m:r>
              </w:ins>
            </m:sup>
          </m:sSubSup>
          <m:d>
            <m:dPr>
              <m:ctrlPr>
                <w:ins w:id="4595" w:author="The Si Tran" w:date="2012-12-06T01:49:00Z">
                  <w:rPr>
                    <w:rFonts w:ascii="Cambria Math" w:hAnsi="Cambria Math"/>
                    <w:lang w:val="pt-BR"/>
                  </w:rPr>
                </w:ins>
              </m:ctrlPr>
            </m:dPr>
            <m:e>
              <m:sSup>
                <m:sSupPr>
                  <m:ctrlPr>
                    <w:ins w:id="4596" w:author="The Si Tran" w:date="2012-12-06T01:49:00Z">
                      <w:rPr>
                        <w:rFonts w:ascii="Cambria Math" w:hAnsi="Cambria Math"/>
                        <w:lang w:val="pt-BR"/>
                      </w:rPr>
                    </w:ins>
                  </m:ctrlPr>
                </m:sSupPr>
                <m:e>
                  <w:ins w:id="4597" w:author="The Si Tran" w:date="2012-12-06T01:49:00Z">
                    <m:r>
                      <w:rPr>
                        <w:rFonts w:ascii="Cambria Math" w:hAnsi="Cambria Math"/>
                        <w:lang w:val="pt-BR"/>
                      </w:rPr>
                      <m:t>B</m:t>
                    </m:r>
                  </w:ins>
                </m:e>
                <m:sup>
                  <w:ins w:id="4598" w:author="The Si Tran" w:date="2012-12-06T01:49:00Z">
                    <m:r>
                      <m:rPr>
                        <m:sty m:val="p"/>
                      </m:rPr>
                      <w:rPr>
                        <w:rFonts w:ascii="Cambria Math" w:hAnsi="Cambria Math"/>
                        <w:lang w:val="pt-BR"/>
                      </w:rPr>
                      <m:t>1</m:t>
                    </m:r>
                    <m:r>
                      <w:rPr>
                        <w:rFonts w:ascii="Cambria Math" w:hAnsi="Cambria Math"/>
                        <w:lang w:val="pt-BR"/>
                      </w:rPr>
                      <m:t>S</m:t>
                    </m:r>
                  </w:ins>
                </m:sup>
              </m:sSup>
            </m:e>
          </m:d>
          <w:ins w:id="4599" w:author="The Si Tran" w:date="2012-12-06T01:49:00Z">
            <m:r>
              <m:rPr>
                <m:sty m:val="p"/>
              </m:rPr>
              <w:rPr>
                <w:rFonts w:ascii="Cambria Math" w:hAnsi="Cambria Math"/>
                <w:lang w:val="pt-BR"/>
              </w:rPr>
              <m:t>-</m:t>
            </m:r>
          </w:ins>
          <m:sSubSup>
            <m:sSubSupPr>
              <m:ctrlPr>
                <w:ins w:id="4600" w:author="The Si Tran" w:date="2012-12-06T01:49:00Z">
                  <w:rPr>
                    <w:rFonts w:ascii="Cambria Math" w:hAnsi="Cambria Math"/>
                    <w:lang w:val="pt-BR"/>
                  </w:rPr>
                </w:ins>
              </m:ctrlPr>
            </m:sSubSupPr>
            <m:e>
              <w:ins w:id="4601" w:author="The Si Tran" w:date="2012-12-06T01:51:00Z">
                <m:r>
                  <m:rPr>
                    <m:sty m:val="p"/>
                  </m:rPr>
                  <w:rPr>
                    <w:rFonts w:ascii="Cambria Math" w:hAnsi="Cambria Math"/>
                    <w:lang w:val="pt-BR"/>
                  </w:rPr>
                  <m:t>θ</m:t>
                </m:r>
              </w:ins>
            </m:e>
            <m:sub>
              <w:ins w:id="4602" w:author="The Si Tran" w:date="2012-12-06T01:49:00Z">
                <m:r>
                  <m:rPr>
                    <m:sty m:val="p"/>
                  </m:rPr>
                  <w:rPr>
                    <w:rFonts w:ascii="Cambria Math" w:hAnsi="Cambria Math"/>
                    <w:lang w:val="pt-BR"/>
                  </w:rPr>
                  <m:t>2</m:t>
                </m:r>
              </w:ins>
            </m:sub>
            <m:sup>
              <w:ins w:id="4603" w:author="The Si Tran" w:date="2012-12-06T01:49:00Z">
                <m:r>
                  <m:rPr>
                    <m:sty m:val="p"/>
                  </m:rPr>
                  <w:rPr>
                    <w:rFonts w:ascii="Cambria Math" w:hAnsi="Cambria Math"/>
                    <w:lang w:val="pt-BR"/>
                  </w:rPr>
                  <m:t>*</m:t>
                </m:r>
              </w:ins>
            </m:sup>
          </m:sSubSup>
          <m:d>
            <m:dPr>
              <m:ctrlPr>
                <w:ins w:id="4604" w:author="The Si Tran" w:date="2012-12-06T01:49:00Z">
                  <w:rPr>
                    <w:rFonts w:ascii="Cambria Math" w:hAnsi="Cambria Math"/>
                    <w:lang w:val="pt-BR"/>
                  </w:rPr>
                </w:ins>
              </m:ctrlPr>
            </m:dPr>
            <m:e>
              <m:sSup>
                <m:sSupPr>
                  <m:ctrlPr>
                    <w:ins w:id="4605" w:author="The Si Tran" w:date="2012-12-06T01:49:00Z">
                      <w:rPr>
                        <w:rFonts w:ascii="Cambria Math" w:hAnsi="Cambria Math"/>
                        <w:lang w:val="pt-BR"/>
                      </w:rPr>
                    </w:ins>
                  </m:ctrlPr>
                </m:sSupPr>
                <m:e>
                  <w:ins w:id="4606" w:author="The Si Tran" w:date="2012-12-06T01:49:00Z">
                    <m:r>
                      <w:rPr>
                        <w:rFonts w:ascii="Cambria Math" w:hAnsi="Cambria Math"/>
                        <w:lang w:val="pt-BR"/>
                      </w:rPr>
                      <m:t>B</m:t>
                    </m:r>
                  </w:ins>
                </m:e>
                <m:sup>
                  <w:ins w:id="4607" w:author="The Si Tran" w:date="2012-12-06T01:49:00Z">
                    <m:r>
                      <m:rPr>
                        <m:sty m:val="p"/>
                      </m:rPr>
                      <w:rPr>
                        <w:rFonts w:ascii="Cambria Math" w:hAnsi="Cambria Math"/>
                        <w:lang w:val="pt-BR"/>
                      </w:rPr>
                      <m:t>2</m:t>
                    </m:r>
                    <m:r>
                      <w:rPr>
                        <w:rFonts w:ascii="Cambria Math" w:hAnsi="Cambria Math"/>
                        <w:lang w:val="pt-BR"/>
                      </w:rPr>
                      <m:t>S</m:t>
                    </m:r>
                  </w:ins>
                </m:sup>
              </m:sSup>
            </m:e>
          </m:d>
          <w:ins w:id="4608" w:author="The Si Tran" w:date="2012-12-06T01:49:00Z">
            <m:r>
              <m:rPr>
                <m:sty m:val="p"/>
              </m:rPr>
              <w:rPr>
                <w:rFonts w:ascii="Cambria Math" w:hAnsi="Cambria Math"/>
                <w:lang w:val="pt-BR"/>
              </w:rPr>
              <m:t>-…-</m:t>
            </m:r>
          </w:ins>
          <m:sSubSup>
            <m:sSubSupPr>
              <m:ctrlPr>
                <w:ins w:id="4609" w:author="The Si Tran" w:date="2012-12-06T01:49:00Z">
                  <w:rPr>
                    <w:rFonts w:ascii="Cambria Math" w:hAnsi="Cambria Math"/>
                    <w:lang w:val="pt-BR"/>
                  </w:rPr>
                </w:ins>
              </m:ctrlPr>
            </m:sSubSupPr>
            <m:e>
              <w:ins w:id="4610" w:author="The Si Tran" w:date="2012-12-06T01:51:00Z">
                <m:r>
                  <m:rPr>
                    <m:sty m:val="p"/>
                  </m:rPr>
                  <w:rPr>
                    <w:rFonts w:ascii="Cambria Math" w:hAnsi="Cambria Math"/>
                    <w:lang w:val="pt-BR"/>
                  </w:rPr>
                  <m:t>θ</m:t>
                </m:r>
              </w:ins>
            </m:e>
            <m:sub>
              <w:ins w:id="4611" w:author="The Si Tran" w:date="2012-12-06T01:49:00Z">
                <m:r>
                  <w:rPr>
                    <w:rFonts w:ascii="Cambria Math" w:hAnsi="Cambria Math"/>
                    <w:lang w:val="pt-BR"/>
                  </w:rPr>
                  <m:t>P</m:t>
                </m:r>
              </w:ins>
            </m:sub>
            <m:sup>
              <w:ins w:id="4612" w:author="The Si Tran" w:date="2012-12-06T01:49:00Z">
                <m:r>
                  <m:rPr>
                    <m:sty m:val="p"/>
                  </m:rPr>
                  <w:rPr>
                    <w:rFonts w:ascii="Cambria Math" w:hAnsi="Cambria Math"/>
                    <w:lang w:val="pt-BR"/>
                  </w:rPr>
                  <m:t>*</m:t>
                </m:r>
              </w:ins>
            </m:sup>
          </m:sSubSup>
          <m:d>
            <m:dPr>
              <m:ctrlPr>
                <w:ins w:id="4613" w:author="The Si Tran" w:date="2012-12-06T01:49:00Z">
                  <w:rPr>
                    <w:rFonts w:ascii="Cambria Math" w:hAnsi="Cambria Math"/>
                    <w:lang w:val="pt-BR"/>
                  </w:rPr>
                </w:ins>
              </m:ctrlPr>
            </m:dPr>
            <m:e>
              <m:sSup>
                <m:sSupPr>
                  <m:ctrlPr>
                    <w:ins w:id="4614" w:author="The Si Tran" w:date="2012-12-06T01:49:00Z">
                      <w:rPr>
                        <w:rFonts w:ascii="Cambria Math" w:hAnsi="Cambria Math"/>
                        <w:lang w:val="pt-BR"/>
                      </w:rPr>
                    </w:ins>
                  </m:ctrlPr>
                </m:sSupPr>
                <m:e>
                  <w:ins w:id="4615" w:author="The Si Tran" w:date="2012-12-06T01:49:00Z">
                    <m:r>
                      <w:rPr>
                        <w:rFonts w:ascii="Cambria Math" w:hAnsi="Cambria Math"/>
                        <w:lang w:val="pt-BR"/>
                      </w:rPr>
                      <m:t>B</m:t>
                    </m:r>
                  </w:ins>
                </m:e>
                <m:sup>
                  <w:ins w:id="4616"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617" w:author="The Si Tran" w:date="2012-12-06T01:51:00Z"/>
          <w:lang w:val="pt-BR"/>
          <w:rPrChange w:id="4618" w:author="The Si Tran" w:date="2012-12-05T23:02:00Z">
            <w:rPr>
              <w:del w:id="4619" w:author="The Si Tran" w:date="2012-12-06T01:51:00Z"/>
              <w:sz w:val="28"/>
              <w:szCs w:val="28"/>
              <w:lang w:val="pt-BR"/>
            </w:rPr>
          </w:rPrChange>
        </w:rPr>
        <w:pPrChange w:id="4620" w:author="The Si Tran" w:date="2012-12-16T10:35:00Z">
          <w:pPr>
            <w:ind w:firstLine="540"/>
          </w:pPr>
        </w:pPrChange>
      </w:pPr>
      <w:del w:id="4621" w:author="The Si Tran" w:date="2012-12-06T01:51:00Z">
        <w:r w:rsidRPr="00AF1345" w:rsidDel="007850C8">
          <w:rPr>
            <w:position w:val="-12"/>
            <w:lang w:val="pt-BR"/>
          </w:rPr>
          <w:object w:dxaOrig="3600" w:dyaOrig="380" w14:anchorId="7B337824">
            <v:shape id="_x0000_i1094" type="#_x0000_t75" style="width:237.9pt;height:21.9pt" o:ole="">
              <v:imagedata r:id="rId155" o:title=""/>
            </v:shape>
            <o:OLEObject Type="Embed" ProgID="Equation.DSMT4" ShapeID="_x0000_i1094" DrawAspect="Content" ObjectID="_1417199865" r:id="rId156"/>
          </w:object>
        </w:r>
        <w:r w:rsidRPr="0049233F" w:rsidDel="007850C8">
          <w:rPr>
            <w:lang w:val="pt-BR"/>
            <w:rPrChange w:id="4622"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623" w:author="The Si Tran" w:date="2012-12-05T23:02:00Z">
            <w:rPr>
              <w:sz w:val="28"/>
              <w:szCs w:val="28"/>
              <w:lang w:val="pt-BR"/>
            </w:rPr>
          </w:rPrChange>
        </w:rPr>
        <w:pPrChange w:id="4624" w:author="The Si Tran" w:date="2012-12-16T10:35:00Z">
          <w:pPr>
            <w:ind w:firstLine="540"/>
          </w:pPr>
        </w:pPrChange>
      </w:pPr>
      <w:del w:id="4625" w:author="The Si Tran" w:date="2012-12-06T01:51:00Z">
        <w:r w:rsidRPr="00AF1345" w:rsidDel="007850C8">
          <w:rPr>
            <w:position w:val="-14"/>
            <w:lang w:val="pt-BR"/>
          </w:rPr>
          <w:object w:dxaOrig="3620" w:dyaOrig="400" w14:anchorId="0094FDCF">
            <v:shape id="_x0000_i1095" type="#_x0000_t75" style="width:237.9pt;height:21.9pt" o:ole="">
              <v:imagedata r:id="rId157" o:title=""/>
            </v:shape>
            <o:OLEObject Type="Embed" ProgID="Equation.DSMT4" ShapeID="_x0000_i1095" DrawAspect="Content" ObjectID="_1417199866" r:id="rId158"/>
          </w:object>
        </w:r>
      </w:del>
    </w:p>
    <w:p w14:paraId="7F65AF49" w14:textId="77777777" w:rsidR="006A21F7" w:rsidRPr="0049233F" w:rsidRDefault="006A21F7">
      <w:pPr>
        <w:rPr>
          <w:lang w:val="pt-BR"/>
          <w:rPrChange w:id="4626" w:author="The Si Tran" w:date="2012-12-05T23:02:00Z">
            <w:rPr>
              <w:sz w:val="28"/>
              <w:szCs w:val="28"/>
              <w:lang w:val="pt-BR"/>
            </w:rPr>
          </w:rPrChange>
        </w:rPr>
        <w:pPrChange w:id="4627" w:author="The Si Tran" w:date="2012-12-15T08:16:00Z">
          <w:pPr>
            <w:ind w:firstLine="540"/>
          </w:pPr>
        </w:pPrChange>
      </w:pPr>
      <w:r w:rsidRPr="0049233F">
        <w:rPr>
          <w:lang w:val="pt-BR"/>
          <w:rPrChange w:id="4628"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629" w:author="The Si Tran" w:date="2012-12-10T20:40:00Z"/>
          <w:sz w:val="26"/>
          <w:szCs w:val="26"/>
          <w:lang w:val="pt-BR"/>
          <w:rPrChange w:id="4630" w:author="The Si Tran" w:date="2012-12-05T23:02:00Z">
            <w:rPr>
              <w:del w:id="4631" w:author="The Si Tran" w:date="2012-12-10T20:40:00Z"/>
              <w:lang w:val="pt-BR"/>
            </w:rPr>
          </w:rPrChange>
        </w:rPr>
      </w:pPr>
      <w:bookmarkStart w:id="4632" w:name="_Toc312142555"/>
      <w:del w:id="4633"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634" w:name="_Toc343083584"/>
        <w:bookmarkStart w:id="4635" w:name="_Toc343083798"/>
        <w:bookmarkStart w:id="4636" w:name="_Toc343084009"/>
        <w:bookmarkStart w:id="4637" w:name="_Toc343220768"/>
        <w:bookmarkStart w:id="4638" w:name="_Toc343232272"/>
        <w:bookmarkStart w:id="4639" w:name="_Toc343232685"/>
        <w:bookmarkStart w:id="4640" w:name="_Toc343232970"/>
        <w:bookmarkStart w:id="4641" w:name="_Toc343415475"/>
        <w:bookmarkStart w:id="4642" w:name="_Toc343415771"/>
        <w:bookmarkStart w:id="4643" w:name="_Toc343452430"/>
        <w:bookmarkEnd w:id="4632"/>
        <w:bookmarkEnd w:id="4634"/>
        <w:bookmarkEnd w:id="4635"/>
        <w:bookmarkEnd w:id="4636"/>
        <w:bookmarkEnd w:id="4637"/>
        <w:bookmarkEnd w:id="4638"/>
        <w:bookmarkEnd w:id="4639"/>
        <w:bookmarkEnd w:id="4640"/>
        <w:bookmarkEnd w:id="4641"/>
        <w:bookmarkEnd w:id="4642"/>
        <w:bookmarkEnd w:id="4643"/>
      </w:del>
    </w:p>
    <w:p w14:paraId="2C41ADFC" w14:textId="77777777" w:rsidR="006A21F7" w:rsidRPr="0049233F" w:rsidDel="00677FF8" w:rsidRDefault="006A21F7" w:rsidP="006A21F7">
      <w:pPr>
        <w:ind w:firstLine="540"/>
        <w:rPr>
          <w:del w:id="4644" w:author="The Si Tran" w:date="2012-12-10T20:40:00Z"/>
          <w:szCs w:val="26"/>
          <w:lang w:val="pt-BR"/>
          <w:rPrChange w:id="4645" w:author="The Si Tran" w:date="2012-12-05T23:02:00Z">
            <w:rPr>
              <w:del w:id="4646" w:author="The Si Tran" w:date="2012-12-10T20:40:00Z"/>
              <w:sz w:val="28"/>
              <w:szCs w:val="28"/>
              <w:lang w:val="pt-BR"/>
            </w:rPr>
          </w:rPrChange>
        </w:rPr>
      </w:pPr>
      <w:del w:id="4647" w:author="The Si Tran" w:date="2012-12-10T20:40:00Z">
        <w:r w:rsidRPr="0049233F" w:rsidDel="00677FF8">
          <w:rPr>
            <w:szCs w:val="26"/>
            <w:lang w:val="pt-BR"/>
            <w:rPrChange w:id="4648"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649" w:name="_Toc343083585"/>
        <w:bookmarkStart w:id="4650" w:name="_Toc343083799"/>
        <w:bookmarkStart w:id="4651" w:name="_Toc343084010"/>
        <w:bookmarkStart w:id="4652" w:name="_Toc343220769"/>
        <w:bookmarkStart w:id="4653" w:name="_Toc343232273"/>
        <w:bookmarkStart w:id="4654" w:name="_Toc343232686"/>
        <w:bookmarkStart w:id="4655" w:name="_Toc343232971"/>
        <w:bookmarkStart w:id="4656" w:name="_Toc343415476"/>
        <w:bookmarkStart w:id="4657" w:name="_Toc343415772"/>
        <w:bookmarkStart w:id="4658" w:name="_Toc343452431"/>
        <w:bookmarkEnd w:id="4649"/>
        <w:bookmarkEnd w:id="4650"/>
        <w:bookmarkEnd w:id="4651"/>
        <w:bookmarkEnd w:id="4652"/>
        <w:bookmarkEnd w:id="4653"/>
        <w:bookmarkEnd w:id="4654"/>
        <w:bookmarkEnd w:id="4655"/>
        <w:bookmarkEnd w:id="4656"/>
        <w:bookmarkEnd w:id="4657"/>
        <w:bookmarkEnd w:id="4658"/>
      </w:del>
    </w:p>
    <w:p w14:paraId="6EBC6AFF" w14:textId="77777777" w:rsidR="006A21F7" w:rsidRPr="0049233F" w:rsidDel="00677FF8" w:rsidRDefault="006A21F7" w:rsidP="006A21F7">
      <w:pPr>
        <w:ind w:firstLine="540"/>
        <w:rPr>
          <w:del w:id="4659" w:author="The Si Tran" w:date="2012-12-10T20:40:00Z"/>
          <w:szCs w:val="26"/>
          <w:lang w:val="pt-BR"/>
          <w:rPrChange w:id="4660" w:author="The Si Tran" w:date="2012-12-05T23:02:00Z">
            <w:rPr>
              <w:del w:id="4661" w:author="The Si Tran" w:date="2012-12-10T20:40:00Z"/>
              <w:sz w:val="28"/>
              <w:szCs w:val="28"/>
              <w:lang w:val="pt-BR"/>
            </w:rPr>
          </w:rPrChange>
        </w:rPr>
      </w:pPr>
      <w:del w:id="4662" w:author="The Si Tran" w:date="2012-12-10T20:40:00Z">
        <w:r w:rsidRPr="0049233F" w:rsidDel="00677FF8">
          <w:rPr>
            <w:noProof/>
            <w:szCs w:val="26"/>
            <w:rPrChange w:id="4663" w:author="Unknown">
              <w:rPr>
                <w:noProof/>
                <w:sz w:val="28"/>
                <w:szCs w:val="28"/>
              </w:rPr>
            </w:rPrChange>
          </w:rPr>
          <w:drawing>
            <wp:inline distT="0" distB="0" distL="0" distR="0" wp14:anchorId="6ED9A412" wp14:editId="2FE41344">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664" w:name="_Toc343083586"/>
        <w:bookmarkStart w:id="4665" w:name="_Toc343083800"/>
        <w:bookmarkStart w:id="4666" w:name="_Toc343084011"/>
        <w:bookmarkStart w:id="4667" w:name="_Toc343220770"/>
        <w:bookmarkStart w:id="4668" w:name="_Toc343232274"/>
        <w:bookmarkStart w:id="4669" w:name="_Toc343232687"/>
        <w:bookmarkStart w:id="4670" w:name="_Toc343232972"/>
        <w:bookmarkStart w:id="4671" w:name="_Toc343415477"/>
        <w:bookmarkStart w:id="4672" w:name="_Toc343415773"/>
        <w:bookmarkStart w:id="4673" w:name="_Toc343452432"/>
        <w:bookmarkEnd w:id="4664"/>
        <w:bookmarkEnd w:id="4665"/>
        <w:bookmarkEnd w:id="4666"/>
        <w:bookmarkEnd w:id="4667"/>
        <w:bookmarkEnd w:id="4668"/>
        <w:bookmarkEnd w:id="4669"/>
        <w:bookmarkEnd w:id="4670"/>
        <w:bookmarkEnd w:id="4671"/>
        <w:bookmarkEnd w:id="4672"/>
        <w:bookmarkEnd w:id="4673"/>
      </w:del>
    </w:p>
    <w:p w14:paraId="4D61994B" w14:textId="77777777" w:rsidR="006A21F7" w:rsidRPr="0049233F" w:rsidDel="00677FF8" w:rsidRDefault="006A21F7" w:rsidP="006A21F7">
      <w:pPr>
        <w:pStyle w:val="Caption"/>
        <w:rPr>
          <w:del w:id="4674" w:author="The Si Tran" w:date="2012-12-10T20:40:00Z"/>
          <w:sz w:val="26"/>
          <w:szCs w:val="26"/>
          <w:lang w:val="pt-BR"/>
          <w:rPrChange w:id="4675" w:author="The Si Tran" w:date="2012-12-05T23:02:00Z">
            <w:rPr>
              <w:del w:id="4676" w:author="The Si Tran" w:date="2012-12-10T20:40:00Z"/>
              <w:sz w:val="28"/>
              <w:szCs w:val="28"/>
              <w:lang w:val="pt-BR"/>
            </w:rPr>
          </w:rPrChange>
        </w:rPr>
      </w:pPr>
      <w:del w:id="4677" w:author="The Si Tran" w:date="2012-12-10T20:40:00Z">
        <w:r w:rsidRPr="0049233F" w:rsidDel="00677FF8">
          <w:rPr>
            <w:sz w:val="26"/>
            <w:szCs w:val="26"/>
            <w:lang w:val="pt-BR"/>
            <w:rPrChange w:id="4678" w:author="The Si Tran" w:date="2012-12-05T23:02:00Z">
              <w:rPr>
                <w:sz w:val="28"/>
                <w:szCs w:val="28"/>
                <w:lang w:val="pt-BR"/>
              </w:rPr>
            </w:rPrChange>
          </w:rPr>
          <w:tab/>
        </w:r>
        <w:r w:rsidRPr="0049233F" w:rsidDel="00677FF8">
          <w:rPr>
            <w:sz w:val="26"/>
            <w:szCs w:val="26"/>
            <w:lang w:val="pt-BR"/>
            <w:rPrChange w:id="4679" w:author="The Si Tran" w:date="2012-12-05T23:02:00Z">
              <w:rPr>
                <w:sz w:val="28"/>
                <w:szCs w:val="28"/>
                <w:lang w:val="pt-BR"/>
              </w:rPr>
            </w:rPrChange>
          </w:rPr>
          <w:tab/>
        </w:r>
        <w:bookmarkStart w:id="4680" w:name="_Toc312142084"/>
        <w:r w:rsidRPr="0049233F" w:rsidDel="00677FF8">
          <w:rPr>
            <w:sz w:val="26"/>
            <w:szCs w:val="26"/>
            <w:lang w:val="pt-BR"/>
            <w:rPrChange w:id="4681" w:author="The Si Tran" w:date="2012-12-05T23:02:00Z">
              <w:rPr>
                <w:sz w:val="28"/>
                <w:szCs w:val="28"/>
                <w:lang w:val="pt-BR"/>
              </w:rPr>
            </w:rPrChange>
          </w:rPr>
          <w:delText xml:space="preserve">Hình </w:delText>
        </w:r>
        <w:r w:rsidRPr="0049233F" w:rsidDel="00677FF8">
          <w:rPr>
            <w:sz w:val="26"/>
            <w:szCs w:val="26"/>
            <w:rPrChange w:id="4682" w:author="The Si Tran" w:date="2012-12-05T23:02:00Z">
              <w:rPr>
                <w:sz w:val="28"/>
                <w:szCs w:val="28"/>
              </w:rPr>
            </w:rPrChange>
          </w:rPr>
          <w:fldChar w:fldCharType="begin"/>
        </w:r>
        <w:r w:rsidRPr="0049233F" w:rsidDel="00677FF8">
          <w:rPr>
            <w:sz w:val="26"/>
            <w:szCs w:val="26"/>
            <w:lang w:val="pt-BR"/>
            <w:rPrChange w:id="4683" w:author="The Si Tran" w:date="2012-12-05T23:02:00Z">
              <w:rPr>
                <w:sz w:val="28"/>
                <w:szCs w:val="28"/>
                <w:lang w:val="pt-BR"/>
              </w:rPr>
            </w:rPrChange>
          </w:rPr>
          <w:delInstrText xml:space="preserve"> SEQ Hình \* ARABIC </w:delInstrText>
        </w:r>
        <w:r w:rsidRPr="0049233F" w:rsidDel="00677FF8">
          <w:rPr>
            <w:sz w:val="26"/>
            <w:szCs w:val="26"/>
            <w:rPrChange w:id="4684" w:author="The Si Tran" w:date="2012-12-05T23:02:00Z">
              <w:rPr>
                <w:sz w:val="28"/>
                <w:szCs w:val="28"/>
              </w:rPr>
            </w:rPrChange>
          </w:rPr>
          <w:fldChar w:fldCharType="separate"/>
        </w:r>
        <w:r w:rsidRPr="0049233F" w:rsidDel="00677FF8">
          <w:rPr>
            <w:noProof/>
            <w:sz w:val="26"/>
            <w:szCs w:val="26"/>
            <w:lang w:val="pt-BR"/>
            <w:rPrChange w:id="4685" w:author="The Si Tran" w:date="2012-12-05T23:02:00Z">
              <w:rPr>
                <w:noProof/>
                <w:sz w:val="28"/>
                <w:szCs w:val="28"/>
                <w:lang w:val="pt-BR"/>
              </w:rPr>
            </w:rPrChange>
          </w:rPr>
          <w:delText>10</w:delText>
        </w:r>
        <w:r w:rsidRPr="0049233F" w:rsidDel="00677FF8">
          <w:rPr>
            <w:sz w:val="26"/>
            <w:szCs w:val="26"/>
            <w:rPrChange w:id="4686" w:author="The Si Tran" w:date="2012-12-05T23:02:00Z">
              <w:rPr>
                <w:sz w:val="28"/>
                <w:szCs w:val="28"/>
              </w:rPr>
            </w:rPrChange>
          </w:rPr>
          <w:fldChar w:fldCharType="end"/>
        </w:r>
        <w:r w:rsidRPr="0049233F" w:rsidDel="00677FF8">
          <w:rPr>
            <w:sz w:val="26"/>
            <w:szCs w:val="26"/>
            <w:lang w:val="pt-BR"/>
            <w:rPrChange w:id="4687" w:author="The Si Tran" w:date="2012-12-05T23:02:00Z">
              <w:rPr>
                <w:sz w:val="28"/>
                <w:szCs w:val="28"/>
                <w:lang w:val="pt-BR"/>
              </w:rPr>
            </w:rPrChange>
          </w:rPr>
          <w:delText xml:space="preserve"> Các bước xây dựng mô hình ARIMA</w:delText>
        </w:r>
        <w:bookmarkStart w:id="4688" w:name="_Toc343083587"/>
        <w:bookmarkStart w:id="4689" w:name="_Toc343083801"/>
        <w:bookmarkStart w:id="4690" w:name="_Toc343084012"/>
        <w:bookmarkStart w:id="4691" w:name="_Toc343220771"/>
        <w:bookmarkStart w:id="4692" w:name="_Toc343232275"/>
        <w:bookmarkStart w:id="4693" w:name="_Toc343232688"/>
        <w:bookmarkStart w:id="4694" w:name="_Toc343232973"/>
        <w:bookmarkStart w:id="4695" w:name="_Toc343415478"/>
        <w:bookmarkStart w:id="4696" w:name="_Toc343415774"/>
        <w:bookmarkStart w:id="4697" w:name="_Toc343452433"/>
        <w:bookmarkEnd w:id="4680"/>
        <w:bookmarkEnd w:id="4688"/>
        <w:bookmarkEnd w:id="4689"/>
        <w:bookmarkEnd w:id="4690"/>
        <w:bookmarkEnd w:id="4691"/>
        <w:bookmarkEnd w:id="4692"/>
        <w:bookmarkEnd w:id="4693"/>
        <w:bookmarkEnd w:id="4694"/>
        <w:bookmarkEnd w:id="4695"/>
        <w:bookmarkEnd w:id="4696"/>
        <w:bookmarkEnd w:id="4697"/>
      </w:del>
    </w:p>
    <w:p w14:paraId="3442B860" w14:textId="77777777" w:rsidR="006A21F7" w:rsidRPr="0049233F" w:rsidDel="00677FF8" w:rsidRDefault="006A21F7" w:rsidP="006A21F7">
      <w:pPr>
        <w:ind w:firstLine="540"/>
        <w:rPr>
          <w:del w:id="4698" w:author="The Si Tran" w:date="2012-12-10T20:40:00Z"/>
          <w:b/>
          <w:szCs w:val="26"/>
          <w:lang w:val="pt-BR"/>
          <w:rPrChange w:id="4699" w:author="The Si Tran" w:date="2012-12-05T23:02:00Z">
            <w:rPr>
              <w:del w:id="4700" w:author="The Si Tran" w:date="2012-12-10T20:40:00Z"/>
              <w:b/>
              <w:sz w:val="28"/>
              <w:szCs w:val="28"/>
              <w:lang w:val="pt-BR"/>
            </w:rPr>
          </w:rPrChange>
        </w:rPr>
      </w:pPr>
      <w:del w:id="4701" w:author="The Si Tran" w:date="2012-12-10T20:40:00Z">
        <w:r w:rsidRPr="0049233F" w:rsidDel="00677FF8">
          <w:rPr>
            <w:b/>
            <w:szCs w:val="26"/>
            <w:lang w:val="pt-BR"/>
            <w:rPrChange w:id="4702" w:author="The Si Tran" w:date="2012-12-05T23:02:00Z">
              <w:rPr>
                <w:b/>
                <w:sz w:val="28"/>
                <w:szCs w:val="28"/>
                <w:lang w:val="pt-BR"/>
              </w:rPr>
            </w:rPrChange>
          </w:rPr>
          <w:delText>Bước 1: Xác định mô hình dự tuyển</w:delText>
        </w:r>
        <w:bookmarkStart w:id="4703" w:name="_Toc343083588"/>
        <w:bookmarkStart w:id="4704" w:name="_Toc343083802"/>
        <w:bookmarkStart w:id="4705" w:name="_Toc343084013"/>
        <w:bookmarkStart w:id="4706" w:name="_Toc343220772"/>
        <w:bookmarkStart w:id="4707" w:name="_Toc343232276"/>
        <w:bookmarkStart w:id="4708" w:name="_Toc343232689"/>
        <w:bookmarkStart w:id="4709" w:name="_Toc343232974"/>
        <w:bookmarkStart w:id="4710" w:name="_Toc343415479"/>
        <w:bookmarkStart w:id="4711" w:name="_Toc343415775"/>
        <w:bookmarkStart w:id="4712" w:name="_Toc343452434"/>
        <w:bookmarkEnd w:id="4703"/>
        <w:bookmarkEnd w:id="4704"/>
        <w:bookmarkEnd w:id="4705"/>
        <w:bookmarkEnd w:id="4706"/>
        <w:bookmarkEnd w:id="4707"/>
        <w:bookmarkEnd w:id="4708"/>
        <w:bookmarkEnd w:id="4709"/>
        <w:bookmarkEnd w:id="4710"/>
        <w:bookmarkEnd w:id="4711"/>
        <w:bookmarkEnd w:id="4712"/>
      </w:del>
    </w:p>
    <w:p w14:paraId="7EA80473" w14:textId="77777777" w:rsidR="006A21F7" w:rsidRPr="0049233F" w:rsidDel="00677FF8" w:rsidRDefault="006A21F7" w:rsidP="006A21F7">
      <w:pPr>
        <w:ind w:firstLine="540"/>
        <w:rPr>
          <w:del w:id="4713" w:author="The Si Tran" w:date="2012-12-10T20:40:00Z"/>
          <w:szCs w:val="26"/>
          <w:lang w:val="pt-BR"/>
          <w:rPrChange w:id="4714" w:author="The Si Tran" w:date="2012-12-05T23:02:00Z">
            <w:rPr>
              <w:del w:id="4715" w:author="The Si Tran" w:date="2012-12-10T20:40:00Z"/>
              <w:sz w:val="28"/>
              <w:szCs w:val="28"/>
              <w:lang w:val="pt-BR"/>
            </w:rPr>
          </w:rPrChange>
        </w:rPr>
      </w:pPr>
      <w:del w:id="4716" w:author="The Si Tran" w:date="2012-12-10T20:40:00Z">
        <w:r w:rsidRPr="0049233F" w:rsidDel="00677FF8">
          <w:rPr>
            <w:szCs w:val="26"/>
            <w:lang w:val="pt-BR"/>
            <w:rPrChange w:id="4717"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718" w:author="The Si Tran" w:date="2012-12-05T23:02:00Z">
              <w:rPr>
                <w:i/>
                <w:sz w:val="28"/>
                <w:szCs w:val="28"/>
                <w:lang w:val="pt-BR"/>
              </w:rPr>
            </w:rPrChange>
          </w:rPr>
          <w:delText>plot()</w:delText>
        </w:r>
        <w:r w:rsidRPr="0049233F" w:rsidDel="00677FF8">
          <w:rPr>
            <w:szCs w:val="26"/>
            <w:lang w:val="pt-BR"/>
            <w:rPrChange w:id="4719" w:author="The Si Tran" w:date="2012-12-05T23:02:00Z">
              <w:rPr>
                <w:sz w:val="28"/>
                <w:szCs w:val="28"/>
                <w:lang w:val="pt-BR"/>
              </w:rPr>
            </w:rPrChange>
          </w:rPr>
          <w:delText xml:space="preserve"> và </w:delText>
        </w:r>
        <w:r w:rsidRPr="0049233F" w:rsidDel="00677FF8">
          <w:rPr>
            <w:i/>
            <w:szCs w:val="26"/>
            <w:lang w:val="pt-BR"/>
            <w:rPrChange w:id="4720" w:author="The Si Tran" w:date="2012-12-05T23:02:00Z">
              <w:rPr>
                <w:i/>
                <w:sz w:val="28"/>
                <w:szCs w:val="28"/>
                <w:lang w:val="pt-BR"/>
              </w:rPr>
            </w:rPrChange>
          </w:rPr>
          <w:delText xml:space="preserve">acf() </w:delText>
        </w:r>
        <w:r w:rsidRPr="0049233F" w:rsidDel="00677FF8">
          <w:rPr>
            <w:szCs w:val="26"/>
            <w:lang w:val="pt-BR"/>
            <w:rPrChange w:id="4721"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722" w:name="_Toc343083589"/>
        <w:bookmarkStart w:id="4723" w:name="_Toc343083803"/>
        <w:bookmarkStart w:id="4724" w:name="_Toc343084014"/>
        <w:bookmarkStart w:id="4725" w:name="_Toc343220773"/>
        <w:bookmarkStart w:id="4726" w:name="_Toc343232277"/>
        <w:bookmarkStart w:id="4727" w:name="_Toc343232690"/>
        <w:bookmarkStart w:id="4728" w:name="_Toc343232975"/>
        <w:bookmarkStart w:id="4729" w:name="_Toc343415480"/>
        <w:bookmarkStart w:id="4730" w:name="_Toc343415776"/>
        <w:bookmarkStart w:id="4731" w:name="_Toc343452435"/>
        <w:bookmarkEnd w:id="4722"/>
        <w:bookmarkEnd w:id="4723"/>
        <w:bookmarkEnd w:id="4724"/>
        <w:bookmarkEnd w:id="4725"/>
        <w:bookmarkEnd w:id="4726"/>
        <w:bookmarkEnd w:id="4727"/>
        <w:bookmarkEnd w:id="4728"/>
        <w:bookmarkEnd w:id="4729"/>
        <w:bookmarkEnd w:id="4730"/>
        <w:bookmarkEnd w:id="4731"/>
      </w:del>
    </w:p>
    <w:p w14:paraId="0EBFBE38" w14:textId="77777777" w:rsidR="006A21F7" w:rsidRPr="0049233F" w:rsidDel="00677FF8" w:rsidRDefault="006A21F7" w:rsidP="006A21F7">
      <w:pPr>
        <w:ind w:firstLine="540"/>
        <w:rPr>
          <w:del w:id="4732" w:author="The Si Tran" w:date="2012-12-10T20:40:00Z"/>
          <w:b/>
          <w:szCs w:val="26"/>
          <w:lang w:val="pt-BR"/>
          <w:rPrChange w:id="4733" w:author="The Si Tran" w:date="2012-12-05T23:02:00Z">
            <w:rPr>
              <w:del w:id="4734" w:author="The Si Tran" w:date="2012-12-10T20:40:00Z"/>
              <w:b/>
              <w:sz w:val="28"/>
              <w:szCs w:val="28"/>
              <w:lang w:val="pt-BR"/>
            </w:rPr>
          </w:rPrChange>
        </w:rPr>
      </w:pPr>
      <w:del w:id="4735" w:author="The Si Tran" w:date="2012-12-10T20:40:00Z">
        <w:r w:rsidRPr="0049233F" w:rsidDel="00677FF8">
          <w:rPr>
            <w:b/>
            <w:szCs w:val="26"/>
            <w:lang w:val="pt-BR"/>
            <w:rPrChange w:id="4736" w:author="The Si Tran" w:date="2012-12-05T23:02:00Z">
              <w:rPr>
                <w:b/>
                <w:sz w:val="28"/>
                <w:szCs w:val="28"/>
                <w:lang w:val="pt-BR"/>
              </w:rPr>
            </w:rPrChange>
          </w:rPr>
          <w:delText>Bước 2: Ước lượng mô hình</w:delText>
        </w:r>
        <w:bookmarkStart w:id="4737" w:name="_Toc343083590"/>
        <w:bookmarkStart w:id="4738" w:name="_Toc343083804"/>
        <w:bookmarkStart w:id="4739" w:name="_Toc343084015"/>
        <w:bookmarkStart w:id="4740" w:name="_Toc343220774"/>
        <w:bookmarkStart w:id="4741" w:name="_Toc343232278"/>
        <w:bookmarkStart w:id="4742" w:name="_Toc343232691"/>
        <w:bookmarkStart w:id="4743" w:name="_Toc343232976"/>
        <w:bookmarkStart w:id="4744" w:name="_Toc343415481"/>
        <w:bookmarkStart w:id="4745" w:name="_Toc343415777"/>
        <w:bookmarkStart w:id="4746" w:name="_Toc343452436"/>
        <w:bookmarkEnd w:id="4737"/>
        <w:bookmarkEnd w:id="4738"/>
        <w:bookmarkEnd w:id="4739"/>
        <w:bookmarkEnd w:id="4740"/>
        <w:bookmarkEnd w:id="4741"/>
        <w:bookmarkEnd w:id="4742"/>
        <w:bookmarkEnd w:id="4743"/>
        <w:bookmarkEnd w:id="4744"/>
        <w:bookmarkEnd w:id="4745"/>
        <w:bookmarkEnd w:id="4746"/>
      </w:del>
    </w:p>
    <w:p w14:paraId="6CF1295B" w14:textId="77777777" w:rsidR="006A21F7" w:rsidRPr="0049233F" w:rsidDel="00677FF8" w:rsidRDefault="006A21F7" w:rsidP="006A21F7">
      <w:pPr>
        <w:ind w:firstLine="540"/>
        <w:rPr>
          <w:del w:id="4747" w:author="The Si Tran" w:date="2012-12-10T20:40:00Z"/>
          <w:szCs w:val="26"/>
          <w:lang w:val="pt-BR"/>
          <w:rPrChange w:id="4748" w:author="The Si Tran" w:date="2012-12-05T23:02:00Z">
            <w:rPr>
              <w:del w:id="4749" w:author="The Si Tran" w:date="2012-12-10T20:40:00Z"/>
              <w:sz w:val="28"/>
              <w:szCs w:val="28"/>
              <w:lang w:val="pt-BR"/>
            </w:rPr>
          </w:rPrChange>
        </w:rPr>
      </w:pPr>
      <w:del w:id="4750" w:author="The Si Tran" w:date="2012-12-10T20:40:00Z">
        <w:r w:rsidRPr="0049233F" w:rsidDel="00677FF8">
          <w:rPr>
            <w:szCs w:val="26"/>
            <w:lang w:val="pt-BR"/>
            <w:rPrChange w:id="4751"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752" w:author="The Si Tran" w:date="2012-12-05T23:02:00Z">
              <w:rPr>
                <w:i/>
                <w:sz w:val="28"/>
                <w:szCs w:val="28"/>
                <w:lang w:val="pt-BR"/>
              </w:rPr>
            </w:rPrChange>
          </w:rPr>
          <w:delText xml:space="preserve">arima() </w:delText>
        </w:r>
        <w:r w:rsidRPr="0049233F" w:rsidDel="00677FF8">
          <w:rPr>
            <w:szCs w:val="26"/>
            <w:lang w:val="pt-BR"/>
            <w:rPrChange w:id="4753" w:author="The Si Tran" w:date="2012-12-05T23:02:00Z">
              <w:rPr>
                <w:sz w:val="28"/>
                <w:szCs w:val="28"/>
                <w:lang w:val="pt-BR"/>
              </w:rPr>
            </w:rPrChange>
          </w:rPr>
          <w:delText>nhận thông số là chuỗi thời gian và bậc của mô hình để ước lượng mô hình.</w:delText>
        </w:r>
        <w:bookmarkStart w:id="4754" w:name="_Toc343083591"/>
        <w:bookmarkStart w:id="4755" w:name="_Toc343083805"/>
        <w:bookmarkStart w:id="4756" w:name="_Toc343084016"/>
        <w:bookmarkStart w:id="4757" w:name="_Toc343220775"/>
        <w:bookmarkStart w:id="4758" w:name="_Toc343232279"/>
        <w:bookmarkStart w:id="4759" w:name="_Toc343232692"/>
        <w:bookmarkStart w:id="4760" w:name="_Toc343232977"/>
        <w:bookmarkStart w:id="4761" w:name="_Toc343415482"/>
        <w:bookmarkStart w:id="4762" w:name="_Toc343415778"/>
        <w:bookmarkStart w:id="4763" w:name="_Toc343452437"/>
        <w:bookmarkEnd w:id="4754"/>
        <w:bookmarkEnd w:id="4755"/>
        <w:bookmarkEnd w:id="4756"/>
        <w:bookmarkEnd w:id="4757"/>
        <w:bookmarkEnd w:id="4758"/>
        <w:bookmarkEnd w:id="4759"/>
        <w:bookmarkEnd w:id="4760"/>
        <w:bookmarkEnd w:id="4761"/>
        <w:bookmarkEnd w:id="4762"/>
        <w:bookmarkEnd w:id="4763"/>
      </w:del>
    </w:p>
    <w:p w14:paraId="7ACC7F0B" w14:textId="77777777" w:rsidR="006A21F7" w:rsidRPr="0049233F" w:rsidDel="00677FF8" w:rsidRDefault="006A21F7" w:rsidP="006A21F7">
      <w:pPr>
        <w:ind w:firstLine="540"/>
        <w:rPr>
          <w:del w:id="4764" w:author="The Si Tran" w:date="2012-12-10T20:40:00Z"/>
          <w:b/>
          <w:szCs w:val="26"/>
          <w:lang w:val="pt-BR"/>
          <w:rPrChange w:id="4765" w:author="The Si Tran" w:date="2012-12-05T23:02:00Z">
            <w:rPr>
              <w:del w:id="4766" w:author="The Si Tran" w:date="2012-12-10T20:40:00Z"/>
              <w:b/>
              <w:sz w:val="28"/>
              <w:szCs w:val="28"/>
              <w:lang w:val="pt-BR"/>
            </w:rPr>
          </w:rPrChange>
        </w:rPr>
      </w:pPr>
      <w:del w:id="4767" w:author="The Si Tran" w:date="2012-12-10T20:40:00Z">
        <w:r w:rsidRPr="0049233F" w:rsidDel="00677FF8">
          <w:rPr>
            <w:b/>
            <w:szCs w:val="26"/>
            <w:lang w:val="pt-BR"/>
            <w:rPrChange w:id="4768" w:author="The Si Tran" w:date="2012-12-05T23:02:00Z">
              <w:rPr>
                <w:b/>
                <w:sz w:val="28"/>
                <w:szCs w:val="28"/>
                <w:lang w:val="pt-BR"/>
              </w:rPr>
            </w:rPrChange>
          </w:rPr>
          <w:delText>Bước 3: Kiểm tra mô hình</w:delText>
        </w:r>
        <w:bookmarkStart w:id="4769" w:name="_Toc343083592"/>
        <w:bookmarkStart w:id="4770" w:name="_Toc343083806"/>
        <w:bookmarkStart w:id="4771" w:name="_Toc343084017"/>
        <w:bookmarkStart w:id="4772" w:name="_Toc343220776"/>
        <w:bookmarkStart w:id="4773" w:name="_Toc343232280"/>
        <w:bookmarkStart w:id="4774" w:name="_Toc343232693"/>
        <w:bookmarkStart w:id="4775" w:name="_Toc343232978"/>
        <w:bookmarkStart w:id="4776" w:name="_Toc343415483"/>
        <w:bookmarkStart w:id="4777" w:name="_Toc343415779"/>
        <w:bookmarkStart w:id="4778" w:name="_Toc343452438"/>
        <w:bookmarkEnd w:id="4769"/>
        <w:bookmarkEnd w:id="4770"/>
        <w:bookmarkEnd w:id="4771"/>
        <w:bookmarkEnd w:id="4772"/>
        <w:bookmarkEnd w:id="4773"/>
        <w:bookmarkEnd w:id="4774"/>
        <w:bookmarkEnd w:id="4775"/>
        <w:bookmarkEnd w:id="4776"/>
        <w:bookmarkEnd w:id="4777"/>
        <w:bookmarkEnd w:id="4778"/>
      </w:del>
    </w:p>
    <w:p w14:paraId="1232B3EC" w14:textId="77777777" w:rsidR="006A21F7" w:rsidRPr="0049233F" w:rsidDel="00677FF8" w:rsidRDefault="006A21F7" w:rsidP="006A21F7">
      <w:pPr>
        <w:ind w:firstLine="540"/>
        <w:rPr>
          <w:del w:id="4779" w:author="The Si Tran" w:date="2012-12-10T20:40:00Z"/>
          <w:szCs w:val="26"/>
          <w:lang w:val="pt-BR"/>
          <w:rPrChange w:id="4780" w:author="The Si Tran" w:date="2012-12-05T23:02:00Z">
            <w:rPr>
              <w:del w:id="4781" w:author="The Si Tran" w:date="2012-12-10T20:40:00Z"/>
              <w:sz w:val="28"/>
              <w:szCs w:val="28"/>
              <w:lang w:val="pt-BR"/>
            </w:rPr>
          </w:rPrChange>
        </w:rPr>
      </w:pPr>
      <w:del w:id="4782" w:author="The Si Tran" w:date="2012-12-10T20:40:00Z">
        <w:r w:rsidRPr="0049233F" w:rsidDel="00677FF8">
          <w:rPr>
            <w:szCs w:val="26"/>
            <w:lang w:val="pt-BR"/>
            <w:rPrChange w:id="4783"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6" type="#_x0000_t75" style="width:43.8pt;height:14.4pt" o:ole="">
              <v:imagedata r:id="rId105" o:title=""/>
            </v:shape>
            <o:OLEObject Type="Embed" ProgID="Equation.DSMT4" ShapeID="_x0000_i1096" DrawAspect="Content" ObjectID="_1417199867" r:id="rId160"/>
          </w:object>
        </w:r>
        <w:r w:rsidRPr="0049233F" w:rsidDel="00677FF8">
          <w:rPr>
            <w:szCs w:val="26"/>
            <w:lang w:val="pt-BR"/>
            <w:rPrChange w:id="4784" w:author="The Si Tran" w:date="2012-12-05T23:02:00Z">
              <w:rPr>
                <w:sz w:val="28"/>
                <w:szCs w:val="28"/>
                <w:lang w:val="pt-BR"/>
              </w:rPr>
            </w:rPrChange>
          </w:rPr>
          <w:delText xml:space="preserve"> (N là kích thước chuỗi thặng dư) thì chuỗi thặng dư là ngẫu nhiên.</w:delText>
        </w:r>
        <w:bookmarkStart w:id="4785" w:name="_Toc343083593"/>
        <w:bookmarkStart w:id="4786" w:name="_Toc343083807"/>
        <w:bookmarkStart w:id="4787" w:name="_Toc343084018"/>
        <w:bookmarkStart w:id="4788" w:name="_Toc343220777"/>
        <w:bookmarkStart w:id="4789" w:name="_Toc343232281"/>
        <w:bookmarkStart w:id="4790" w:name="_Toc343232694"/>
        <w:bookmarkStart w:id="4791" w:name="_Toc343232979"/>
        <w:bookmarkStart w:id="4792" w:name="_Toc343415484"/>
        <w:bookmarkStart w:id="4793" w:name="_Toc343415780"/>
        <w:bookmarkStart w:id="4794" w:name="_Toc343452439"/>
        <w:bookmarkEnd w:id="4785"/>
        <w:bookmarkEnd w:id="4786"/>
        <w:bookmarkEnd w:id="4787"/>
        <w:bookmarkEnd w:id="4788"/>
        <w:bookmarkEnd w:id="4789"/>
        <w:bookmarkEnd w:id="4790"/>
        <w:bookmarkEnd w:id="4791"/>
        <w:bookmarkEnd w:id="4792"/>
        <w:bookmarkEnd w:id="4793"/>
        <w:bookmarkEnd w:id="4794"/>
      </w:del>
    </w:p>
    <w:p w14:paraId="3E2D2001" w14:textId="77777777" w:rsidR="006A21F7" w:rsidRPr="0049233F" w:rsidDel="00677FF8" w:rsidRDefault="006A21F7" w:rsidP="006A21F7">
      <w:pPr>
        <w:ind w:firstLine="540"/>
        <w:rPr>
          <w:del w:id="4795" w:author="The Si Tran" w:date="2012-12-10T20:40:00Z"/>
          <w:szCs w:val="26"/>
          <w:lang w:val="pt-BR"/>
          <w:rPrChange w:id="4796" w:author="The Si Tran" w:date="2012-12-05T23:02:00Z">
            <w:rPr>
              <w:del w:id="4797" w:author="The Si Tran" w:date="2012-12-10T20:40:00Z"/>
              <w:sz w:val="28"/>
              <w:szCs w:val="28"/>
              <w:lang w:val="pt-BR"/>
            </w:rPr>
          </w:rPrChange>
        </w:rPr>
      </w:pPr>
      <w:del w:id="4798" w:author="The Si Tran" w:date="2012-12-10T20:40:00Z">
        <w:r w:rsidRPr="0049233F" w:rsidDel="00677FF8">
          <w:rPr>
            <w:szCs w:val="26"/>
            <w:lang w:val="pt-BR"/>
            <w:rPrChange w:id="479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800" w:name="_Toc343083594"/>
        <w:bookmarkStart w:id="4801" w:name="_Toc343083808"/>
        <w:bookmarkStart w:id="4802" w:name="_Toc343084019"/>
        <w:bookmarkStart w:id="4803" w:name="_Toc343220778"/>
        <w:bookmarkStart w:id="4804" w:name="_Toc343232282"/>
        <w:bookmarkStart w:id="4805" w:name="_Toc343232695"/>
        <w:bookmarkStart w:id="4806" w:name="_Toc343232980"/>
        <w:bookmarkStart w:id="4807" w:name="_Toc343415485"/>
        <w:bookmarkStart w:id="4808" w:name="_Toc343415781"/>
        <w:bookmarkStart w:id="4809" w:name="_Toc343452440"/>
        <w:bookmarkEnd w:id="4800"/>
        <w:bookmarkEnd w:id="4801"/>
        <w:bookmarkEnd w:id="4802"/>
        <w:bookmarkEnd w:id="4803"/>
        <w:bookmarkEnd w:id="4804"/>
        <w:bookmarkEnd w:id="4805"/>
        <w:bookmarkEnd w:id="4806"/>
        <w:bookmarkEnd w:id="4807"/>
        <w:bookmarkEnd w:id="4808"/>
        <w:bookmarkEnd w:id="4809"/>
      </w:del>
    </w:p>
    <w:p w14:paraId="643193D6" w14:textId="77777777" w:rsidR="007850C8" w:rsidRPr="000D001B" w:rsidDel="000B65E4" w:rsidRDefault="006A21F7">
      <w:pPr>
        <w:ind w:left="1440" w:firstLine="720"/>
        <w:rPr>
          <w:del w:id="4810" w:author="The Si Tran" w:date="2012-12-06T01:54:00Z"/>
          <w:szCs w:val="26"/>
          <w:lang w:val="fr-FR"/>
          <w:rPrChange w:id="4811" w:author="The Si Tran" w:date="2012-12-06T01:53:00Z">
            <w:rPr>
              <w:del w:id="4812" w:author="The Si Tran" w:date="2012-12-06T01:54:00Z"/>
              <w:sz w:val="28"/>
              <w:szCs w:val="28"/>
              <w:lang w:val="fr-FR"/>
            </w:rPr>
          </w:rPrChange>
        </w:rPr>
        <w:pPrChange w:id="4813" w:author="The Si Tran" w:date="2012-12-06T01:53:00Z">
          <w:pPr>
            <w:ind w:firstLine="540"/>
          </w:pPr>
        </w:pPrChange>
      </w:pPr>
      <w:del w:id="4814" w:author="The Si Tran" w:date="2012-12-10T20:40:00Z">
        <w:r w:rsidRPr="00AF1345" w:rsidDel="00677FF8">
          <w:rPr>
            <w:position w:val="-4"/>
            <w:szCs w:val="26"/>
            <w:lang w:val="pt-BR"/>
          </w:rPr>
          <w:object w:dxaOrig="180" w:dyaOrig="279" w14:anchorId="4F983E8D">
            <v:shape id="_x0000_i1097" type="#_x0000_t75" style="width:7.5pt;height:14.4pt" o:ole="">
              <v:imagedata r:id="rId19" o:title=""/>
            </v:shape>
            <o:OLEObject Type="Embed" ProgID="Equation.DSMT4" ShapeID="_x0000_i1097" DrawAspect="Content" ObjectID="_1417199868" r:id="rId161"/>
          </w:object>
        </w:r>
        <w:r w:rsidRPr="0049233F" w:rsidDel="00677FF8">
          <w:rPr>
            <w:szCs w:val="26"/>
            <w:lang w:val="fr-FR"/>
            <w:rPrChange w:id="4815" w:author="The Si Tran" w:date="2012-12-05T23:02:00Z">
              <w:rPr>
                <w:sz w:val="28"/>
                <w:szCs w:val="28"/>
                <w:lang w:val="fr-FR"/>
              </w:rPr>
            </w:rPrChange>
          </w:rPr>
          <w:delText>Phép thử Q là:</w:delText>
        </w:r>
      </w:del>
      <w:bookmarkStart w:id="4816" w:name="_Toc343083595"/>
      <w:bookmarkStart w:id="4817" w:name="_Toc343083809"/>
      <w:bookmarkStart w:id="4818" w:name="_Toc343084020"/>
      <w:bookmarkStart w:id="4819" w:name="_Toc343220779"/>
      <w:bookmarkStart w:id="4820" w:name="_Toc343232283"/>
      <w:bookmarkStart w:id="4821" w:name="_Toc343232696"/>
      <w:bookmarkStart w:id="4822" w:name="_Toc343232981"/>
      <w:bookmarkStart w:id="4823" w:name="_Toc343415486"/>
      <w:bookmarkStart w:id="4824" w:name="_Toc343415782"/>
      <w:bookmarkStart w:id="4825" w:name="_Toc343452441"/>
      <w:bookmarkEnd w:id="4816"/>
      <w:bookmarkEnd w:id="4817"/>
      <w:bookmarkEnd w:id="4818"/>
      <w:bookmarkEnd w:id="4819"/>
      <w:bookmarkEnd w:id="4820"/>
      <w:bookmarkEnd w:id="4821"/>
      <w:bookmarkEnd w:id="4822"/>
      <w:bookmarkEnd w:id="4823"/>
      <w:bookmarkEnd w:id="4824"/>
      <w:bookmarkEnd w:id="4825"/>
    </w:p>
    <w:p w14:paraId="5D0171E6" w14:textId="77777777" w:rsidR="006A21F7" w:rsidRPr="0049233F" w:rsidDel="00677FF8" w:rsidRDefault="006A21F7">
      <w:pPr>
        <w:ind w:left="1440" w:firstLine="720"/>
        <w:rPr>
          <w:del w:id="4826" w:author="The Si Tran" w:date="2012-12-10T20:40:00Z"/>
          <w:szCs w:val="26"/>
          <w:lang w:val="pt-BR"/>
          <w:rPrChange w:id="4827" w:author="The Si Tran" w:date="2012-12-05T23:02:00Z">
            <w:rPr>
              <w:del w:id="4828" w:author="The Si Tran" w:date="2012-12-10T20:40:00Z"/>
              <w:sz w:val="28"/>
              <w:szCs w:val="28"/>
              <w:lang w:val="pt-BR"/>
            </w:rPr>
          </w:rPrChange>
        </w:rPr>
        <w:pPrChange w:id="4829" w:author="The Si Tran" w:date="2012-12-06T01:54:00Z">
          <w:pPr>
            <w:ind w:firstLine="540"/>
          </w:pPr>
        </w:pPrChange>
      </w:pPr>
      <w:del w:id="4830" w:author="The Si Tran" w:date="2012-12-06T01:54:00Z">
        <w:r w:rsidRPr="0049233F" w:rsidDel="000B65E4">
          <w:rPr>
            <w:szCs w:val="26"/>
            <w:lang w:val="fr-FR"/>
            <w:rPrChange w:id="4831"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8" type="#_x0000_t75" style="width:151.5pt;height:50.1pt" o:ole="">
              <v:imagedata r:id="rId162" o:title=""/>
            </v:shape>
            <o:OLEObject Type="Embed" ProgID="Equation.DSMT4" ShapeID="_x0000_i1098" DrawAspect="Content" ObjectID="_1417199869" r:id="rId163"/>
          </w:object>
        </w:r>
      </w:del>
      <w:del w:id="4832" w:author="The Si Tran" w:date="2012-12-10T20:40:00Z">
        <w:r w:rsidRPr="00E078AF" w:rsidDel="00677FF8">
          <w:rPr>
            <w:position w:val="-4"/>
            <w:szCs w:val="26"/>
            <w:lang w:val="pt-BR"/>
          </w:rPr>
          <w:object w:dxaOrig="180" w:dyaOrig="279" w14:anchorId="28D84A66">
            <v:shape id="_x0000_i1099" type="#_x0000_t75" style="width:7.5pt;height:14.4pt" o:ole="">
              <v:imagedata r:id="rId19" o:title=""/>
            </v:shape>
            <o:OLEObject Type="Embed" ProgID="Equation.DSMT4" ShapeID="_x0000_i1099" DrawAspect="Content" ObjectID="_1417199870" r:id="rId164"/>
          </w:object>
        </w:r>
        <w:bookmarkStart w:id="4833" w:name="_Toc343083596"/>
        <w:bookmarkStart w:id="4834" w:name="_Toc343083810"/>
        <w:bookmarkStart w:id="4835" w:name="_Toc343084021"/>
        <w:bookmarkStart w:id="4836" w:name="_Toc343220780"/>
        <w:bookmarkStart w:id="4837" w:name="_Toc343232284"/>
        <w:bookmarkStart w:id="4838" w:name="_Toc343232697"/>
        <w:bookmarkStart w:id="4839" w:name="_Toc343232982"/>
        <w:bookmarkStart w:id="4840" w:name="_Toc343415487"/>
        <w:bookmarkStart w:id="4841" w:name="_Toc343415783"/>
        <w:bookmarkStart w:id="4842" w:name="_Toc343452442"/>
        <w:bookmarkEnd w:id="4833"/>
        <w:bookmarkEnd w:id="4834"/>
        <w:bookmarkEnd w:id="4835"/>
        <w:bookmarkEnd w:id="4836"/>
        <w:bookmarkEnd w:id="4837"/>
        <w:bookmarkEnd w:id="4838"/>
        <w:bookmarkEnd w:id="4839"/>
        <w:bookmarkEnd w:id="4840"/>
        <w:bookmarkEnd w:id="4841"/>
        <w:bookmarkEnd w:id="4842"/>
      </w:del>
    </w:p>
    <w:p w14:paraId="1B7B79BF" w14:textId="77777777" w:rsidR="006A21F7" w:rsidRPr="0049233F" w:rsidDel="00677FF8" w:rsidRDefault="006A21F7" w:rsidP="006A21F7">
      <w:pPr>
        <w:ind w:firstLine="540"/>
        <w:rPr>
          <w:del w:id="4843" w:author="The Si Tran" w:date="2012-12-10T20:40:00Z"/>
          <w:szCs w:val="26"/>
          <w:lang w:val="pt-BR"/>
          <w:rPrChange w:id="4844" w:author="The Si Tran" w:date="2012-12-05T23:02:00Z">
            <w:rPr>
              <w:del w:id="4845" w:author="The Si Tran" w:date="2012-12-10T20:40:00Z"/>
              <w:sz w:val="28"/>
              <w:szCs w:val="28"/>
              <w:lang w:val="pt-BR"/>
            </w:rPr>
          </w:rPrChange>
        </w:rPr>
      </w:pPr>
      <w:del w:id="4846" w:author="The Si Tran" w:date="2012-12-10T20:40:00Z">
        <w:r w:rsidRPr="0049233F" w:rsidDel="00677FF8">
          <w:rPr>
            <w:szCs w:val="26"/>
            <w:lang w:val="pt-BR"/>
            <w:rPrChange w:id="4847" w:author="The Si Tran" w:date="2012-12-05T23:02:00Z">
              <w:rPr>
                <w:sz w:val="28"/>
                <w:szCs w:val="28"/>
                <w:lang w:val="pt-BR"/>
              </w:rPr>
            </w:rPrChange>
          </w:rPr>
          <w:delText xml:space="preserve">Với </w:delText>
        </w:r>
        <w:bookmarkStart w:id="4848" w:name="_Toc343083597"/>
        <w:bookmarkStart w:id="4849" w:name="_Toc343083811"/>
        <w:bookmarkStart w:id="4850" w:name="_Toc343084022"/>
        <w:bookmarkStart w:id="4851" w:name="_Toc343220781"/>
        <w:bookmarkStart w:id="4852" w:name="_Toc343232285"/>
        <w:bookmarkStart w:id="4853" w:name="_Toc343232698"/>
        <w:bookmarkStart w:id="4854" w:name="_Toc343232983"/>
        <w:bookmarkStart w:id="4855" w:name="_Toc343415488"/>
        <w:bookmarkStart w:id="4856" w:name="_Toc343415784"/>
        <w:bookmarkStart w:id="4857" w:name="_Toc343452443"/>
        <w:bookmarkEnd w:id="4848"/>
        <w:bookmarkEnd w:id="4849"/>
        <w:bookmarkEnd w:id="4850"/>
        <w:bookmarkEnd w:id="4851"/>
        <w:bookmarkEnd w:id="4852"/>
        <w:bookmarkEnd w:id="4853"/>
        <w:bookmarkEnd w:id="4854"/>
        <w:bookmarkEnd w:id="4855"/>
        <w:bookmarkEnd w:id="4856"/>
        <w:bookmarkEnd w:id="4857"/>
      </w:del>
    </w:p>
    <w:p w14:paraId="6AFA4B28" w14:textId="77777777" w:rsidR="006A21F7" w:rsidRPr="0049233F" w:rsidDel="00677FF8" w:rsidRDefault="006A21F7" w:rsidP="006A21F7">
      <w:pPr>
        <w:ind w:firstLine="540"/>
        <w:rPr>
          <w:del w:id="4858" w:author="The Si Tran" w:date="2012-12-10T20:40:00Z"/>
          <w:szCs w:val="26"/>
          <w:lang w:val="pt-BR"/>
          <w:rPrChange w:id="4859" w:author="The Si Tran" w:date="2012-12-05T23:02:00Z">
            <w:rPr>
              <w:del w:id="4860" w:author="The Si Tran" w:date="2012-12-10T20:40:00Z"/>
              <w:sz w:val="28"/>
              <w:szCs w:val="28"/>
              <w:lang w:val="pt-BR"/>
            </w:rPr>
          </w:rPrChange>
        </w:rPr>
      </w:pPr>
      <w:del w:id="4861" w:author="The Si Tran" w:date="2012-12-06T20:22:00Z">
        <w:r w:rsidRPr="00AF1345" w:rsidDel="00A96CBA">
          <w:rPr>
            <w:position w:val="-12"/>
            <w:szCs w:val="26"/>
            <w:lang w:val="pt-BR"/>
          </w:rPr>
          <w:object w:dxaOrig="520" w:dyaOrig="360" w14:anchorId="0CAAF5E9">
            <v:shape id="_x0000_i1100" type="#_x0000_t75" style="width:28.2pt;height:21.9pt" o:ole="">
              <v:imagedata r:id="rId165" o:title=""/>
            </v:shape>
            <o:OLEObject Type="Embed" ProgID="Equation.DSMT4" ShapeID="_x0000_i1100" DrawAspect="Content" ObjectID="_1417199871" r:id="rId166"/>
          </w:object>
        </w:r>
      </w:del>
      <w:del w:id="4862" w:author="The Si Tran" w:date="2012-12-10T20:40:00Z">
        <w:r w:rsidRPr="0049233F" w:rsidDel="00677FF8">
          <w:rPr>
            <w:szCs w:val="26"/>
            <w:lang w:val="pt-BR"/>
            <w:rPrChange w:id="4863" w:author="The Si Tran" w:date="2012-12-05T23:02:00Z">
              <w:rPr>
                <w:sz w:val="28"/>
                <w:szCs w:val="28"/>
                <w:lang w:val="pt-BR"/>
              </w:rPr>
            </w:rPrChange>
          </w:rPr>
          <w:delText xml:space="preserve"> là hệ số tự tương quan của thặng dư ở độ trễ </w:delText>
        </w:r>
      </w:del>
      <w:del w:id="4864" w:author="The Si Tran" w:date="2012-12-06T20:22:00Z">
        <w:r w:rsidRPr="0049233F" w:rsidDel="00A96CBA">
          <w:rPr>
            <w:szCs w:val="26"/>
            <w:lang w:val="pt-BR"/>
            <w:rPrChange w:id="4865" w:author="The Si Tran" w:date="2012-12-05T23:02:00Z">
              <w:rPr>
                <w:sz w:val="28"/>
                <w:szCs w:val="28"/>
                <w:lang w:val="pt-BR"/>
              </w:rPr>
            </w:rPrChange>
          </w:rPr>
          <w:delText>k</w:delText>
        </w:r>
      </w:del>
      <w:del w:id="4866" w:author="The Si Tran" w:date="2012-12-10T20:40:00Z">
        <w:r w:rsidRPr="0049233F" w:rsidDel="00677FF8">
          <w:rPr>
            <w:szCs w:val="26"/>
            <w:lang w:val="pt-BR"/>
            <w:rPrChange w:id="4867" w:author="The Si Tran" w:date="2012-12-05T23:02:00Z">
              <w:rPr>
                <w:sz w:val="28"/>
                <w:szCs w:val="28"/>
                <w:lang w:val="pt-BR"/>
              </w:rPr>
            </w:rPrChange>
          </w:rPr>
          <w:delText>.</w:delText>
        </w:r>
        <w:bookmarkStart w:id="4868" w:name="_Toc343083598"/>
        <w:bookmarkStart w:id="4869" w:name="_Toc343083812"/>
        <w:bookmarkStart w:id="4870" w:name="_Toc343084023"/>
        <w:bookmarkStart w:id="4871" w:name="_Toc343220782"/>
        <w:bookmarkStart w:id="4872" w:name="_Toc343232286"/>
        <w:bookmarkStart w:id="4873" w:name="_Toc343232699"/>
        <w:bookmarkStart w:id="4874" w:name="_Toc343232984"/>
        <w:bookmarkStart w:id="4875" w:name="_Toc343415489"/>
        <w:bookmarkStart w:id="4876" w:name="_Toc343415785"/>
        <w:bookmarkStart w:id="4877" w:name="_Toc343452444"/>
        <w:bookmarkEnd w:id="4868"/>
        <w:bookmarkEnd w:id="4869"/>
        <w:bookmarkEnd w:id="4870"/>
        <w:bookmarkEnd w:id="4871"/>
        <w:bookmarkEnd w:id="4872"/>
        <w:bookmarkEnd w:id="4873"/>
        <w:bookmarkEnd w:id="4874"/>
        <w:bookmarkEnd w:id="4875"/>
        <w:bookmarkEnd w:id="4876"/>
        <w:bookmarkEnd w:id="4877"/>
      </w:del>
    </w:p>
    <w:p w14:paraId="1F223545" w14:textId="77777777" w:rsidR="006A21F7" w:rsidRPr="0049233F" w:rsidDel="00677FF8" w:rsidRDefault="006A21F7" w:rsidP="006A21F7">
      <w:pPr>
        <w:ind w:firstLine="540"/>
        <w:rPr>
          <w:del w:id="4878" w:author="The Si Tran" w:date="2012-12-10T20:40:00Z"/>
          <w:szCs w:val="26"/>
          <w:lang w:val="pt-BR"/>
          <w:rPrChange w:id="4879" w:author="The Si Tran" w:date="2012-12-05T23:02:00Z">
            <w:rPr>
              <w:del w:id="4880" w:author="The Si Tran" w:date="2012-12-10T20:40:00Z"/>
              <w:sz w:val="28"/>
              <w:szCs w:val="28"/>
              <w:lang w:val="pt-BR"/>
            </w:rPr>
          </w:rPrChange>
        </w:rPr>
      </w:pPr>
      <w:del w:id="4881" w:author="The Si Tran" w:date="2012-12-06T20:22:00Z">
        <w:r w:rsidRPr="0049233F" w:rsidDel="00A96CBA">
          <w:rPr>
            <w:szCs w:val="26"/>
            <w:lang w:val="pt-BR"/>
            <w:rPrChange w:id="4882" w:author="The Si Tran" w:date="2012-12-05T23:02:00Z">
              <w:rPr>
                <w:sz w:val="28"/>
                <w:szCs w:val="28"/>
                <w:lang w:val="pt-BR"/>
              </w:rPr>
            </w:rPrChange>
          </w:rPr>
          <w:delText xml:space="preserve">n </w:delText>
        </w:r>
      </w:del>
      <w:del w:id="4883" w:author="The Si Tran" w:date="2012-12-10T20:40:00Z">
        <w:r w:rsidRPr="0049233F" w:rsidDel="00677FF8">
          <w:rPr>
            <w:szCs w:val="26"/>
            <w:lang w:val="pt-BR"/>
            <w:rPrChange w:id="4884" w:author="The Si Tran" w:date="2012-12-05T23:02:00Z">
              <w:rPr>
                <w:sz w:val="28"/>
                <w:szCs w:val="28"/>
                <w:lang w:val="pt-BR"/>
              </w:rPr>
            </w:rPrChange>
          </w:rPr>
          <w:delText>là kích thước của chuỗi thặng dư.</w:delText>
        </w:r>
        <w:bookmarkStart w:id="4885" w:name="_Toc343083599"/>
        <w:bookmarkStart w:id="4886" w:name="_Toc343083813"/>
        <w:bookmarkStart w:id="4887" w:name="_Toc343084024"/>
        <w:bookmarkStart w:id="4888" w:name="_Toc343220783"/>
        <w:bookmarkStart w:id="4889" w:name="_Toc343232287"/>
        <w:bookmarkStart w:id="4890" w:name="_Toc343232700"/>
        <w:bookmarkStart w:id="4891" w:name="_Toc343232985"/>
        <w:bookmarkStart w:id="4892" w:name="_Toc343415490"/>
        <w:bookmarkStart w:id="4893" w:name="_Toc343415786"/>
        <w:bookmarkStart w:id="4894" w:name="_Toc343452445"/>
        <w:bookmarkEnd w:id="4885"/>
        <w:bookmarkEnd w:id="4886"/>
        <w:bookmarkEnd w:id="4887"/>
        <w:bookmarkEnd w:id="4888"/>
        <w:bookmarkEnd w:id="4889"/>
        <w:bookmarkEnd w:id="4890"/>
        <w:bookmarkEnd w:id="4891"/>
        <w:bookmarkEnd w:id="4892"/>
        <w:bookmarkEnd w:id="4893"/>
        <w:bookmarkEnd w:id="4894"/>
      </w:del>
    </w:p>
    <w:p w14:paraId="7E6255BB" w14:textId="77777777" w:rsidR="006A21F7" w:rsidRPr="0049233F" w:rsidDel="00677FF8" w:rsidRDefault="006A21F7" w:rsidP="006A21F7">
      <w:pPr>
        <w:ind w:firstLine="540"/>
        <w:rPr>
          <w:del w:id="4895" w:author="The Si Tran" w:date="2012-12-10T20:40:00Z"/>
          <w:szCs w:val="26"/>
          <w:lang w:val="fr-FR"/>
          <w:rPrChange w:id="4896" w:author="The Si Tran" w:date="2012-12-05T23:02:00Z">
            <w:rPr>
              <w:del w:id="4897" w:author="The Si Tran" w:date="2012-12-10T20:40:00Z"/>
              <w:sz w:val="28"/>
              <w:szCs w:val="28"/>
              <w:lang w:val="fr-FR"/>
            </w:rPr>
          </w:rPrChange>
        </w:rPr>
      </w:pPr>
      <w:del w:id="4898" w:author="The Si Tran" w:date="2012-12-06T20:22:00Z">
        <w:r w:rsidRPr="0049233F" w:rsidDel="00A96CBA">
          <w:rPr>
            <w:szCs w:val="26"/>
            <w:lang w:val="fr-FR"/>
            <w:rPrChange w:id="4899" w:author="The Si Tran" w:date="2012-12-05T23:02:00Z">
              <w:rPr>
                <w:sz w:val="28"/>
                <w:szCs w:val="28"/>
                <w:lang w:val="fr-FR"/>
              </w:rPr>
            </w:rPrChange>
          </w:rPr>
          <w:delText>k</w:delText>
        </w:r>
      </w:del>
      <w:del w:id="4900" w:author="The Si Tran" w:date="2012-12-10T20:40:00Z">
        <w:r w:rsidRPr="0049233F" w:rsidDel="00677FF8">
          <w:rPr>
            <w:szCs w:val="26"/>
            <w:lang w:val="fr-FR"/>
            <w:rPrChange w:id="4901" w:author="The Si Tran" w:date="2012-12-05T23:02:00Z">
              <w:rPr>
                <w:sz w:val="28"/>
                <w:szCs w:val="28"/>
                <w:lang w:val="fr-FR"/>
              </w:rPr>
            </w:rPrChange>
          </w:rPr>
          <w:delText xml:space="preserve"> là độ trễ</w:delText>
        </w:r>
        <w:bookmarkStart w:id="4902" w:name="_Toc343083600"/>
        <w:bookmarkStart w:id="4903" w:name="_Toc343083814"/>
        <w:bookmarkStart w:id="4904" w:name="_Toc343084025"/>
        <w:bookmarkStart w:id="4905" w:name="_Toc343220784"/>
        <w:bookmarkStart w:id="4906" w:name="_Toc343232288"/>
        <w:bookmarkStart w:id="4907" w:name="_Toc343232701"/>
        <w:bookmarkStart w:id="4908" w:name="_Toc343232986"/>
        <w:bookmarkStart w:id="4909" w:name="_Toc343415491"/>
        <w:bookmarkStart w:id="4910" w:name="_Toc343415787"/>
        <w:bookmarkStart w:id="4911" w:name="_Toc343452446"/>
        <w:bookmarkEnd w:id="4902"/>
        <w:bookmarkEnd w:id="4903"/>
        <w:bookmarkEnd w:id="4904"/>
        <w:bookmarkEnd w:id="4905"/>
        <w:bookmarkEnd w:id="4906"/>
        <w:bookmarkEnd w:id="4907"/>
        <w:bookmarkEnd w:id="4908"/>
        <w:bookmarkEnd w:id="4909"/>
        <w:bookmarkEnd w:id="4910"/>
        <w:bookmarkEnd w:id="4911"/>
      </w:del>
    </w:p>
    <w:p w14:paraId="1D7FD395" w14:textId="77777777" w:rsidR="006A21F7" w:rsidRPr="0049233F" w:rsidDel="00677FF8" w:rsidRDefault="006A21F7" w:rsidP="006A21F7">
      <w:pPr>
        <w:ind w:firstLine="540"/>
        <w:rPr>
          <w:del w:id="4912" w:author="The Si Tran" w:date="2012-12-10T20:40:00Z"/>
          <w:szCs w:val="26"/>
          <w:lang w:val="fr-FR"/>
          <w:rPrChange w:id="4913" w:author="The Si Tran" w:date="2012-12-05T23:02:00Z">
            <w:rPr>
              <w:del w:id="4914" w:author="The Si Tran" w:date="2012-12-10T20:40:00Z"/>
              <w:sz w:val="28"/>
              <w:szCs w:val="28"/>
              <w:lang w:val="fr-FR"/>
            </w:rPr>
          </w:rPrChange>
        </w:rPr>
      </w:pPr>
      <w:del w:id="4915" w:author="The Si Tran" w:date="2012-12-06T20:22:00Z">
        <w:r w:rsidRPr="0049233F" w:rsidDel="00A96CBA">
          <w:rPr>
            <w:szCs w:val="26"/>
            <w:lang w:val="fr-FR"/>
            <w:rPrChange w:id="4916" w:author="The Si Tran" w:date="2012-12-05T23:02:00Z">
              <w:rPr>
                <w:sz w:val="28"/>
                <w:szCs w:val="28"/>
                <w:lang w:val="fr-FR"/>
              </w:rPr>
            </w:rPrChange>
          </w:rPr>
          <w:delText>m</w:delText>
        </w:r>
      </w:del>
      <w:del w:id="4917" w:author="The Si Tran" w:date="2012-12-10T20:40:00Z">
        <w:r w:rsidRPr="0049233F" w:rsidDel="00677FF8">
          <w:rPr>
            <w:szCs w:val="26"/>
            <w:lang w:val="fr-FR"/>
            <w:rPrChange w:id="4918" w:author="The Si Tran" w:date="2012-12-05T23:02:00Z">
              <w:rPr>
                <w:sz w:val="28"/>
                <w:szCs w:val="28"/>
                <w:lang w:val="fr-FR"/>
              </w:rPr>
            </w:rPrChange>
          </w:rPr>
          <w:delText xml:space="preserve"> là tổng số độ trễ được kiểm tra.</w:delText>
        </w:r>
        <w:bookmarkStart w:id="4919" w:name="_Toc343083601"/>
        <w:bookmarkStart w:id="4920" w:name="_Toc343083815"/>
        <w:bookmarkStart w:id="4921" w:name="_Toc343084026"/>
        <w:bookmarkStart w:id="4922" w:name="_Toc343220785"/>
        <w:bookmarkStart w:id="4923" w:name="_Toc343232289"/>
        <w:bookmarkStart w:id="4924" w:name="_Toc343232702"/>
        <w:bookmarkStart w:id="4925" w:name="_Toc343232987"/>
        <w:bookmarkStart w:id="4926" w:name="_Toc343415492"/>
        <w:bookmarkStart w:id="4927" w:name="_Toc343415788"/>
        <w:bookmarkStart w:id="4928" w:name="_Toc343452447"/>
        <w:bookmarkEnd w:id="4919"/>
        <w:bookmarkEnd w:id="4920"/>
        <w:bookmarkEnd w:id="4921"/>
        <w:bookmarkEnd w:id="4922"/>
        <w:bookmarkEnd w:id="4923"/>
        <w:bookmarkEnd w:id="4924"/>
        <w:bookmarkEnd w:id="4925"/>
        <w:bookmarkEnd w:id="4926"/>
        <w:bookmarkEnd w:id="4927"/>
        <w:bookmarkEnd w:id="4928"/>
      </w:del>
    </w:p>
    <w:p w14:paraId="4BE4BD4A" w14:textId="77777777" w:rsidR="006A21F7" w:rsidRPr="0049233F" w:rsidDel="00677FF8" w:rsidRDefault="006A21F7" w:rsidP="006A21F7">
      <w:pPr>
        <w:ind w:firstLine="540"/>
        <w:rPr>
          <w:del w:id="4929" w:author="The Si Tran" w:date="2012-12-10T20:40:00Z"/>
          <w:szCs w:val="26"/>
          <w:lang w:val="fr-FR"/>
          <w:rPrChange w:id="4930" w:author="The Si Tran" w:date="2012-12-05T23:02:00Z">
            <w:rPr>
              <w:del w:id="4931" w:author="The Si Tran" w:date="2012-12-10T20:40:00Z"/>
              <w:sz w:val="28"/>
              <w:szCs w:val="28"/>
              <w:lang w:val="fr-FR"/>
            </w:rPr>
          </w:rPrChange>
        </w:rPr>
      </w:pPr>
      <w:bookmarkStart w:id="4932" w:name="_Toc343083602"/>
      <w:bookmarkStart w:id="4933" w:name="_Toc343083816"/>
      <w:bookmarkStart w:id="4934" w:name="_Toc343084027"/>
      <w:bookmarkStart w:id="4935" w:name="_Toc343220786"/>
      <w:bookmarkStart w:id="4936" w:name="_Toc343232290"/>
      <w:bookmarkStart w:id="4937" w:name="_Toc343232703"/>
      <w:bookmarkStart w:id="4938" w:name="_Toc343232988"/>
      <w:bookmarkStart w:id="4939" w:name="_Toc343415493"/>
      <w:bookmarkStart w:id="4940" w:name="_Toc343415789"/>
      <w:bookmarkStart w:id="4941" w:name="_Toc343452448"/>
      <w:bookmarkEnd w:id="4932"/>
      <w:bookmarkEnd w:id="4933"/>
      <w:bookmarkEnd w:id="4934"/>
      <w:bookmarkEnd w:id="4935"/>
      <w:bookmarkEnd w:id="4936"/>
      <w:bookmarkEnd w:id="4937"/>
      <w:bookmarkEnd w:id="4938"/>
      <w:bookmarkEnd w:id="4939"/>
      <w:bookmarkEnd w:id="4940"/>
      <w:bookmarkEnd w:id="4941"/>
    </w:p>
    <w:p w14:paraId="213EA8A3" w14:textId="77777777" w:rsidR="006A21F7" w:rsidRPr="0049233F" w:rsidDel="00677FF8" w:rsidRDefault="006A21F7" w:rsidP="006A21F7">
      <w:pPr>
        <w:ind w:firstLine="540"/>
        <w:rPr>
          <w:del w:id="4942" w:author="The Si Tran" w:date="2012-12-10T20:40:00Z"/>
          <w:szCs w:val="26"/>
          <w:lang w:val="fr-FR"/>
          <w:rPrChange w:id="4943" w:author="The Si Tran" w:date="2012-12-05T23:02:00Z">
            <w:rPr>
              <w:del w:id="4944" w:author="The Si Tran" w:date="2012-12-10T20:40:00Z"/>
              <w:sz w:val="28"/>
              <w:szCs w:val="28"/>
              <w:lang w:val="fr-FR"/>
            </w:rPr>
          </w:rPrChange>
        </w:rPr>
      </w:pPr>
      <w:del w:id="4945" w:author="The Si Tran" w:date="2012-12-10T20:40:00Z">
        <w:r w:rsidRPr="0049233F" w:rsidDel="00677FF8">
          <w:rPr>
            <w:szCs w:val="26"/>
            <w:lang w:val="fr-FR"/>
            <w:rPrChange w:id="4946"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1" type="#_x0000_t75" style="width:14.4pt;height:21.9pt" o:ole="">
              <v:imagedata r:id="rId167" o:title=""/>
            </v:shape>
            <o:OLEObject Type="Embed" ProgID="Equation.DSMT4" ShapeID="_x0000_i1101" DrawAspect="Content" ObjectID="_1417199872" r:id="rId168"/>
          </w:object>
        </w:r>
        <w:r w:rsidRPr="0049233F" w:rsidDel="00677FF8">
          <w:rPr>
            <w:szCs w:val="26"/>
            <w:lang w:val="fr-FR"/>
            <w:rPrChange w:id="4947"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948" w:name="_Toc343083603"/>
        <w:bookmarkStart w:id="4949" w:name="_Toc343083817"/>
        <w:bookmarkStart w:id="4950" w:name="_Toc343084028"/>
        <w:bookmarkStart w:id="4951" w:name="_Toc343220787"/>
        <w:bookmarkStart w:id="4952" w:name="_Toc343232291"/>
        <w:bookmarkStart w:id="4953" w:name="_Toc343232704"/>
        <w:bookmarkStart w:id="4954" w:name="_Toc343232989"/>
        <w:bookmarkStart w:id="4955" w:name="_Toc343415494"/>
        <w:bookmarkStart w:id="4956" w:name="_Toc343415790"/>
        <w:bookmarkStart w:id="4957" w:name="_Toc343452449"/>
        <w:bookmarkEnd w:id="4948"/>
        <w:bookmarkEnd w:id="4949"/>
        <w:bookmarkEnd w:id="4950"/>
        <w:bookmarkEnd w:id="4951"/>
        <w:bookmarkEnd w:id="4952"/>
        <w:bookmarkEnd w:id="4953"/>
        <w:bookmarkEnd w:id="4954"/>
        <w:bookmarkEnd w:id="4955"/>
        <w:bookmarkEnd w:id="4956"/>
        <w:bookmarkEnd w:id="4957"/>
      </w:del>
    </w:p>
    <w:p w14:paraId="7BD82624" w14:textId="77777777" w:rsidR="006A21F7" w:rsidRPr="0049233F" w:rsidDel="00677FF8" w:rsidRDefault="006A21F7" w:rsidP="006A21F7">
      <w:pPr>
        <w:ind w:firstLine="540"/>
        <w:rPr>
          <w:del w:id="4958" w:author="The Si Tran" w:date="2012-12-10T20:40:00Z"/>
          <w:szCs w:val="26"/>
          <w:lang w:val="fr-FR"/>
          <w:rPrChange w:id="4959" w:author="The Si Tran" w:date="2012-12-05T23:02:00Z">
            <w:rPr>
              <w:del w:id="4960" w:author="The Si Tran" w:date="2012-12-10T20:40:00Z"/>
              <w:sz w:val="28"/>
              <w:szCs w:val="28"/>
              <w:lang w:val="fr-FR"/>
            </w:rPr>
          </w:rPrChange>
        </w:rPr>
      </w:pPr>
      <w:del w:id="4961" w:author="The Si Tran" w:date="2012-12-10T20:40:00Z">
        <w:r w:rsidRPr="0049233F" w:rsidDel="00677FF8">
          <w:rPr>
            <w:b/>
            <w:szCs w:val="26"/>
            <w:lang w:val="fr-FR"/>
            <w:rPrChange w:id="4962" w:author="The Si Tran" w:date="2012-12-05T23:02:00Z">
              <w:rPr>
                <w:b/>
                <w:sz w:val="28"/>
                <w:szCs w:val="28"/>
                <w:lang w:val="fr-FR"/>
              </w:rPr>
            </w:rPrChange>
          </w:rPr>
          <w:delText>Bước 4 : Dùng mô hình để đưa ra dự báo</w:delText>
        </w:r>
        <w:bookmarkStart w:id="4963" w:name="_Toc343083604"/>
        <w:bookmarkStart w:id="4964" w:name="_Toc343083818"/>
        <w:bookmarkStart w:id="4965" w:name="_Toc343084029"/>
        <w:bookmarkStart w:id="4966" w:name="_Toc343220788"/>
        <w:bookmarkStart w:id="4967" w:name="_Toc343232292"/>
        <w:bookmarkStart w:id="4968" w:name="_Toc343232705"/>
        <w:bookmarkStart w:id="4969" w:name="_Toc343232990"/>
        <w:bookmarkStart w:id="4970" w:name="_Toc343415495"/>
        <w:bookmarkStart w:id="4971" w:name="_Toc343415791"/>
        <w:bookmarkStart w:id="4972" w:name="_Toc343452450"/>
        <w:bookmarkEnd w:id="4963"/>
        <w:bookmarkEnd w:id="4964"/>
        <w:bookmarkEnd w:id="4965"/>
        <w:bookmarkEnd w:id="4966"/>
        <w:bookmarkEnd w:id="4967"/>
        <w:bookmarkEnd w:id="4968"/>
        <w:bookmarkEnd w:id="4969"/>
        <w:bookmarkEnd w:id="4970"/>
        <w:bookmarkEnd w:id="4971"/>
        <w:bookmarkEnd w:id="4972"/>
      </w:del>
    </w:p>
    <w:p w14:paraId="2E3C245F" w14:textId="77777777" w:rsidR="006A21F7" w:rsidRPr="0049233F" w:rsidDel="00677FF8" w:rsidRDefault="006A21F7" w:rsidP="006A21F7">
      <w:pPr>
        <w:ind w:firstLine="540"/>
        <w:rPr>
          <w:del w:id="4973" w:author="The Si Tran" w:date="2012-12-10T20:40:00Z"/>
          <w:szCs w:val="26"/>
          <w:lang w:val="fr-FR"/>
          <w:rPrChange w:id="4974" w:author="The Si Tran" w:date="2012-12-05T23:02:00Z">
            <w:rPr>
              <w:del w:id="4975" w:author="The Si Tran" w:date="2012-12-10T20:40:00Z"/>
              <w:sz w:val="28"/>
              <w:szCs w:val="28"/>
              <w:lang w:val="fr-FR"/>
            </w:rPr>
          </w:rPrChange>
        </w:rPr>
      </w:pPr>
      <w:del w:id="4976" w:author="The Si Tran" w:date="2012-12-10T20:40:00Z">
        <w:r w:rsidRPr="0049233F" w:rsidDel="00677FF8">
          <w:rPr>
            <w:szCs w:val="26"/>
            <w:lang w:val="fr-FR"/>
            <w:rPrChange w:id="4977"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978" w:author="The Si Tran" w:date="2012-12-05T23:02:00Z">
              <w:rPr>
                <w:i/>
                <w:sz w:val="28"/>
                <w:szCs w:val="28"/>
                <w:lang w:val="fr-FR"/>
              </w:rPr>
            </w:rPrChange>
          </w:rPr>
          <w:delText>predict()</w:delText>
        </w:r>
        <w:r w:rsidRPr="0049233F" w:rsidDel="00677FF8">
          <w:rPr>
            <w:szCs w:val="26"/>
            <w:lang w:val="fr-FR"/>
            <w:rPrChange w:id="4979" w:author="The Si Tran" w:date="2012-12-05T23:02:00Z">
              <w:rPr>
                <w:sz w:val="28"/>
                <w:szCs w:val="28"/>
                <w:lang w:val="fr-FR"/>
              </w:rPr>
            </w:rPrChange>
          </w:rPr>
          <w:delText xml:space="preserve"> để sinh ra các giá trị dự đoán.</w:delText>
        </w:r>
        <w:bookmarkStart w:id="4980" w:name="_Toc343083605"/>
        <w:bookmarkStart w:id="4981" w:name="_Toc343083819"/>
        <w:bookmarkStart w:id="4982" w:name="_Toc343084030"/>
        <w:bookmarkStart w:id="4983" w:name="_Toc343220789"/>
        <w:bookmarkStart w:id="4984" w:name="_Toc343232293"/>
        <w:bookmarkStart w:id="4985" w:name="_Toc343232706"/>
        <w:bookmarkStart w:id="4986" w:name="_Toc343232991"/>
        <w:bookmarkStart w:id="4987" w:name="_Toc343415496"/>
        <w:bookmarkStart w:id="4988" w:name="_Toc343415792"/>
        <w:bookmarkStart w:id="4989" w:name="_Toc343452451"/>
        <w:bookmarkEnd w:id="4980"/>
        <w:bookmarkEnd w:id="4981"/>
        <w:bookmarkEnd w:id="4982"/>
        <w:bookmarkEnd w:id="4983"/>
        <w:bookmarkEnd w:id="4984"/>
        <w:bookmarkEnd w:id="4985"/>
        <w:bookmarkEnd w:id="4986"/>
        <w:bookmarkEnd w:id="4987"/>
        <w:bookmarkEnd w:id="4988"/>
        <w:bookmarkEnd w:id="4989"/>
      </w:del>
    </w:p>
    <w:p w14:paraId="544C1C90" w14:textId="77777777" w:rsidR="006A21F7" w:rsidRPr="0049233F" w:rsidDel="00677FF8" w:rsidRDefault="006A21F7" w:rsidP="006A21F7">
      <w:pPr>
        <w:ind w:firstLine="540"/>
        <w:rPr>
          <w:del w:id="4990" w:author="The Si Tran" w:date="2012-12-10T20:40:00Z"/>
          <w:b/>
          <w:szCs w:val="26"/>
          <w:lang w:val="fr-FR"/>
          <w:rPrChange w:id="4991" w:author="The Si Tran" w:date="2012-12-05T23:02:00Z">
            <w:rPr>
              <w:del w:id="4992" w:author="The Si Tran" w:date="2012-12-10T20:40:00Z"/>
              <w:b/>
              <w:sz w:val="28"/>
              <w:szCs w:val="28"/>
              <w:lang w:val="fr-FR"/>
            </w:rPr>
          </w:rPrChange>
        </w:rPr>
      </w:pPr>
      <w:del w:id="4993" w:author="The Si Tran" w:date="2012-12-10T20:40:00Z">
        <w:r w:rsidRPr="0049233F" w:rsidDel="00677FF8">
          <w:rPr>
            <w:b/>
            <w:szCs w:val="26"/>
            <w:lang w:val="fr-FR"/>
            <w:rPrChange w:id="4994" w:author="The Si Tran" w:date="2012-12-05T23:02:00Z">
              <w:rPr>
                <w:b/>
                <w:sz w:val="28"/>
                <w:szCs w:val="28"/>
                <w:lang w:val="fr-FR"/>
              </w:rPr>
            </w:rPrChange>
          </w:rPr>
          <w:delText>Tiêu chuẩn lựa chọn mô hình</w:delText>
        </w:r>
        <w:bookmarkStart w:id="4995" w:name="_Toc343083606"/>
        <w:bookmarkStart w:id="4996" w:name="_Toc343083820"/>
        <w:bookmarkStart w:id="4997" w:name="_Toc343084031"/>
        <w:bookmarkStart w:id="4998" w:name="_Toc343220790"/>
        <w:bookmarkStart w:id="4999" w:name="_Toc343232294"/>
        <w:bookmarkStart w:id="5000" w:name="_Toc343232707"/>
        <w:bookmarkStart w:id="5001" w:name="_Toc343232992"/>
        <w:bookmarkStart w:id="5002" w:name="_Toc343415497"/>
        <w:bookmarkStart w:id="5003" w:name="_Toc343415793"/>
        <w:bookmarkStart w:id="5004" w:name="_Toc343452452"/>
        <w:bookmarkEnd w:id="4995"/>
        <w:bookmarkEnd w:id="4996"/>
        <w:bookmarkEnd w:id="4997"/>
        <w:bookmarkEnd w:id="4998"/>
        <w:bookmarkEnd w:id="4999"/>
        <w:bookmarkEnd w:id="5000"/>
        <w:bookmarkEnd w:id="5001"/>
        <w:bookmarkEnd w:id="5002"/>
        <w:bookmarkEnd w:id="5003"/>
        <w:bookmarkEnd w:id="5004"/>
      </w:del>
    </w:p>
    <w:p w14:paraId="06F0A82B" w14:textId="77777777" w:rsidR="006A21F7" w:rsidRPr="0049233F" w:rsidDel="00677FF8" w:rsidRDefault="006A21F7" w:rsidP="006A21F7">
      <w:pPr>
        <w:ind w:firstLine="540"/>
        <w:rPr>
          <w:del w:id="5005" w:author="The Si Tran" w:date="2012-12-10T20:40:00Z"/>
          <w:szCs w:val="26"/>
          <w:lang w:val="fr-FR"/>
          <w:rPrChange w:id="5006" w:author="The Si Tran" w:date="2012-12-05T23:02:00Z">
            <w:rPr>
              <w:del w:id="5007" w:author="The Si Tran" w:date="2012-12-10T20:40:00Z"/>
              <w:sz w:val="28"/>
              <w:szCs w:val="28"/>
              <w:lang w:val="fr-FR"/>
            </w:rPr>
          </w:rPrChange>
        </w:rPr>
      </w:pPr>
      <w:del w:id="5008" w:author="The Si Tran" w:date="2012-12-10T20:40:00Z">
        <w:r w:rsidRPr="0049233F" w:rsidDel="00677FF8">
          <w:rPr>
            <w:szCs w:val="26"/>
            <w:lang w:val="fr-FR"/>
            <w:rPrChange w:id="5009"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010" w:name="_Toc343083607"/>
        <w:bookmarkStart w:id="5011" w:name="_Toc343083821"/>
        <w:bookmarkStart w:id="5012" w:name="_Toc343084032"/>
        <w:bookmarkStart w:id="5013" w:name="_Toc343220791"/>
        <w:bookmarkStart w:id="5014" w:name="_Toc343232295"/>
        <w:bookmarkStart w:id="5015" w:name="_Toc343232708"/>
        <w:bookmarkStart w:id="5016" w:name="_Toc343232993"/>
        <w:bookmarkStart w:id="5017" w:name="_Toc343415498"/>
        <w:bookmarkStart w:id="5018" w:name="_Toc343415794"/>
        <w:bookmarkStart w:id="5019" w:name="_Toc343452453"/>
        <w:bookmarkEnd w:id="5010"/>
        <w:bookmarkEnd w:id="5011"/>
        <w:bookmarkEnd w:id="5012"/>
        <w:bookmarkEnd w:id="5013"/>
        <w:bookmarkEnd w:id="5014"/>
        <w:bookmarkEnd w:id="5015"/>
        <w:bookmarkEnd w:id="5016"/>
        <w:bookmarkEnd w:id="5017"/>
        <w:bookmarkEnd w:id="5018"/>
        <w:bookmarkEnd w:id="5019"/>
      </w:del>
    </w:p>
    <w:p w14:paraId="597023A8" w14:textId="77777777" w:rsidR="006A21F7" w:rsidRPr="0049233F" w:rsidDel="00677FF8" w:rsidRDefault="006A21F7" w:rsidP="006A21F7">
      <w:pPr>
        <w:ind w:firstLine="540"/>
        <w:rPr>
          <w:del w:id="5020" w:author="The Si Tran" w:date="2012-12-10T20:40:00Z"/>
          <w:szCs w:val="26"/>
          <w:lang w:val="fr-FR"/>
          <w:rPrChange w:id="5021" w:author="The Si Tran" w:date="2012-12-05T23:02:00Z">
            <w:rPr>
              <w:del w:id="5022" w:author="The Si Tran" w:date="2012-12-10T20:40:00Z"/>
              <w:sz w:val="28"/>
              <w:szCs w:val="28"/>
              <w:lang w:val="fr-FR"/>
            </w:rPr>
          </w:rPrChange>
        </w:rPr>
      </w:pPr>
      <w:del w:id="5023" w:author="The Si Tran" w:date="2012-12-10T20:40:00Z">
        <w:r w:rsidRPr="0049233F" w:rsidDel="00677FF8">
          <w:rPr>
            <w:szCs w:val="26"/>
            <w:lang w:val="fr-FR"/>
            <w:rPrChange w:id="5024"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2" type="#_x0000_t75" style="width:129.6pt;height:86.4pt" o:ole="">
              <v:imagedata r:id="rId169" o:title=""/>
            </v:shape>
            <o:OLEObject Type="Embed" ProgID="Equation.DSMT4" ShapeID="_x0000_i1102" DrawAspect="Content" ObjectID="_1417199873" r:id="rId170"/>
          </w:object>
        </w:r>
        <w:bookmarkStart w:id="5025" w:name="_Toc343083608"/>
        <w:bookmarkStart w:id="5026" w:name="_Toc343083822"/>
        <w:bookmarkStart w:id="5027" w:name="_Toc343084033"/>
        <w:bookmarkStart w:id="5028" w:name="_Toc343220792"/>
        <w:bookmarkStart w:id="5029" w:name="_Toc343232296"/>
        <w:bookmarkStart w:id="5030" w:name="_Toc343232709"/>
        <w:bookmarkStart w:id="5031" w:name="_Toc343232994"/>
        <w:bookmarkStart w:id="5032" w:name="_Toc343415499"/>
        <w:bookmarkStart w:id="5033" w:name="_Toc343415795"/>
        <w:bookmarkStart w:id="5034" w:name="_Toc343452454"/>
        <w:bookmarkEnd w:id="5025"/>
        <w:bookmarkEnd w:id="5026"/>
        <w:bookmarkEnd w:id="5027"/>
        <w:bookmarkEnd w:id="5028"/>
        <w:bookmarkEnd w:id="5029"/>
        <w:bookmarkEnd w:id="5030"/>
        <w:bookmarkEnd w:id="5031"/>
        <w:bookmarkEnd w:id="5032"/>
        <w:bookmarkEnd w:id="5033"/>
        <w:bookmarkEnd w:id="5034"/>
      </w:del>
    </w:p>
    <w:p w14:paraId="3E14BA0D" w14:textId="77777777" w:rsidR="006A21F7" w:rsidRPr="0049233F" w:rsidDel="00677FF8" w:rsidRDefault="006A21F7" w:rsidP="006A21F7">
      <w:pPr>
        <w:ind w:firstLine="540"/>
        <w:rPr>
          <w:del w:id="5035" w:author="The Si Tran" w:date="2012-12-10T20:40:00Z"/>
          <w:szCs w:val="26"/>
          <w:lang w:val="fr-FR"/>
          <w:rPrChange w:id="5036" w:author="The Si Tran" w:date="2012-12-05T23:02:00Z">
            <w:rPr>
              <w:del w:id="5037" w:author="The Si Tran" w:date="2012-12-10T20:40:00Z"/>
              <w:sz w:val="28"/>
              <w:szCs w:val="28"/>
              <w:lang w:val="fr-FR"/>
            </w:rPr>
          </w:rPrChange>
        </w:rPr>
      </w:pPr>
      <w:del w:id="5038" w:author="The Si Tran" w:date="2012-12-10T20:40:00Z">
        <w:r w:rsidRPr="0049233F" w:rsidDel="00677FF8">
          <w:rPr>
            <w:szCs w:val="26"/>
            <w:lang w:val="fr-FR"/>
            <w:rPrChange w:id="5039" w:author="The Si Tran" w:date="2012-12-05T23:02:00Z">
              <w:rPr>
                <w:sz w:val="28"/>
                <w:szCs w:val="28"/>
                <w:lang w:val="fr-FR"/>
              </w:rPr>
            </w:rPrChange>
          </w:rPr>
          <w:delText>Với</w:delText>
        </w:r>
        <w:bookmarkStart w:id="5040" w:name="_Toc343083609"/>
        <w:bookmarkStart w:id="5041" w:name="_Toc343083823"/>
        <w:bookmarkStart w:id="5042" w:name="_Toc343084034"/>
        <w:bookmarkStart w:id="5043" w:name="_Toc343220793"/>
        <w:bookmarkStart w:id="5044" w:name="_Toc343232297"/>
        <w:bookmarkStart w:id="5045" w:name="_Toc343232710"/>
        <w:bookmarkStart w:id="5046" w:name="_Toc343232995"/>
        <w:bookmarkStart w:id="5047" w:name="_Toc343415500"/>
        <w:bookmarkStart w:id="5048" w:name="_Toc343415796"/>
        <w:bookmarkStart w:id="5049" w:name="_Toc343452455"/>
        <w:bookmarkEnd w:id="5040"/>
        <w:bookmarkEnd w:id="5041"/>
        <w:bookmarkEnd w:id="5042"/>
        <w:bookmarkEnd w:id="5043"/>
        <w:bookmarkEnd w:id="5044"/>
        <w:bookmarkEnd w:id="5045"/>
        <w:bookmarkEnd w:id="5046"/>
        <w:bookmarkEnd w:id="5047"/>
        <w:bookmarkEnd w:id="5048"/>
        <w:bookmarkEnd w:id="5049"/>
      </w:del>
    </w:p>
    <w:p w14:paraId="3C324C48" w14:textId="77777777" w:rsidR="006A21F7" w:rsidRPr="0049233F" w:rsidDel="00677FF8" w:rsidRDefault="006A21F7" w:rsidP="006A21F7">
      <w:pPr>
        <w:ind w:firstLine="540"/>
        <w:rPr>
          <w:del w:id="5050" w:author="The Si Tran" w:date="2012-12-10T20:40:00Z"/>
          <w:szCs w:val="26"/>
          <w:lang w:val="fr-FR"/>
          <w:rPrChange w:id="5051" w:author="The Si Tran" w:date="2012-12-05T23:02:00Z">
            <w:rPr>
              <w:del w:id="5052" w:author="The Si Tran" w:date="2012-12-10T20:40:00Z"/>
              <w:sz w:val="28"/>
              <w:szCs w:val="28"/>
              <w:lang w:val="fr-FR"/>
            </w:rPr>
          </w:rPrChange>
        </w:rPr>
      </w:pPr>
      <w:del w:id="5053" w:author="The Si Tran" w:date="2012-12-10T20:40:00Z">
        <w:r w:rsidRPr="0049233F" w:rsidDel="00677FF8">
          <w:rPr>
            <w:szCs w:val="26"/>
            <w:lang w:val="fr-FR"/>
            <w:rPrChange w:id="5054" w:author="The Si Tran" w:date="2012-12-05T23:02:00Z">
              <w:rPr>
                <w:sz w:val="28"/>
                <w:szCs w:val="28"/>
                <w:lang w:val="fr-FR"/>
              </w:rPr>
            </w:rPrChange>
          </w:rPr>
          <w:delText>ln = logarit tự nhiên</w:delText>
        </w:r>
        <w:bookmarkStart w:id="5055" w:name="_Toc343083610"/>
        <w:bookmarkStart w:id="5056" w:name="_Toc343083824"/>
        <w:bookmarkStart w:id="5057" w:name="_Toc343084035"/>
        <w:bookmarkStart w:id="5058" w:name="_Toc343220794"/>
        <w:bookmarkStart w:id="5059" w:name="_Toc343232298"/>
        <w:bookmarkStart w:id="5060" w:name="_Toc343232711"/>
        <w:bookmarkStart w:id="5061" w:name="_Toc343232996"/>
        <w:bookmarkStart w:id="5062" w:name="_Toc343415501"/>
        <w:bookmarkStart w:id="5063" w:name="_Toc343415797"/>
        <w:bookmarkStart w:id="5064" w:name="_Toc343452456"/>
        <w:bookmarkEnd w:id="5055"/>
        <w:bookmarkEnd w:id="5056"/>
        <w:bookmarkEnd w:id="5057"/>
        <w:bookmarkEnd w:id="5058"/>
        <w:bookmarkEnd w:id="5059"/>
        <w:bookmarkEnd w:id="5060"/>
        <w:bookmarkEnd w:id="5061"/>
        <w:bookmarkEnd w:id="5062"/>
        <w:bookmarkEnd w:id="5063"/>
        <w:bookmarkEnd w:id="5064"/>
      </w:del>
    </w:p>
    <w:p w14:paraId="70A52B8A" w14:textId="77777777" w:rsidR="006A21F7" w:rsidRPr="0049233F" w:rsidDel="00677FF8" w:rsidRDefault="006A21F7" w:rsidP="006A21F7">
      <w:pPr>
        <w:ind w:firstLine="540"/>
        <w:rPr>
          <w:del w:id="5065" w:author="The Si Tran" w:date="2012-12-10T20:40:00Z"/>
          <w:szCs w:val="26"/>
          <w:lang w:val="fr-FR"/>
          <w:rPrChange w:id="5066" w:author="The Si Tran" w:date="2012-12-05T23:02:00Z">
            <w:rPr>
              <w:del w:id="5067" w:author="The Si Tran" w:date="2012-12-10T20:40:00Z"/>
              <w:sz w:val="28"/>
              <w:szCs w:val="28"/>
              <w:lang w:val="fr-FR"/>
            </w:rPr>
          </w:rPrChange>
        </w:rPr>
      </w:pPr>
      <w:del w:id="5068" w:author="The Si Tran" w:date="2012-12-10T20:40:00Z">
        <w:r w:rsidRPr="00AF1345" w:rsidDel="00677FF8">
          <w:rPr>
            <w:position w:val="-6"/>
            <w:szCs w:val="26"/>
            <w:lang w:val="fr-FR"/>
          </w:rPr>
          <w:object w:dxaOrig="320" w:dyaOrig="320" w14:anchorId="62779385">
            <v:shape id="_x0000_i1103" type="#_x0000_t75" style="width:28.2pt;height:28.2pt" o:ole="">
              <v:imagedata r:id="rId171" o:title=""/>
            </v:shape>
            <o:OLEObject Type="Embed" ProgID="Equation.DSMT4" ShapeID="_x0000_i1103" DrawAspect="Content" ObjectID="_1417199874" r:id="rId172"/>
          </w:object>
        </w:r>
        <w:r w:rsidRPr="0049233F" w:rsidDel="00677FF8">
          <w:rPr>
            <w:szCs w:val="26"/>
            <w:lang w:val="fr-FR"/>
            <w:rPrChange w:id="5069" w:author="The Si Tran" w:date="2012-12-05T23:02:00Z">
              <w:rPr>
                <w:sz w:val="28"/>
                <w:szCs w:val="28"/>
                <w:lang w:val="fr-FR"/>
              </w:rPr>
            </w:rPrChange>
          </w:rPr>
          <w:delText>= tổng bình phương sai số chia cho tổng số quan sát</w:delText>
        </w:r>
        <w:bookmarkStart w:id="5070" w:name="_Toc343083611"/>
        <w:bookmarkStart w:id="5071" w:name="_Toc343083825"/>
        <w:bookmarkStart w:id="5072" w:name="_Toc343084036"/>
        <w:bookmarkStart w:id="5073" w:name="_Toc343220795"/>
        <w:bookmarkStart w:id="5074" w:name="_Toc343232299"/>
        <w:bookmarkStart w:id="5075" w:name="_Toc343232712"/>
        <w:bookmarkStart w:id="5076" w:name="_Toc343232997"/>
        <w:bookmarkStart w:id="5077" w:name="_Toc343415502"/>
        <w:bookmarkStart w:id="5078" w:name="_Toc343415798"/>
        <w:bookmarkStart w:id="5079" w:name="_Toc343452457"/>
        <w:bookmarkEnd w:id="5070"/>
        <w:bookmarkEnd w:id="5071"/>
        <w:bookmarkEnd w:id="5072"/>
        <w:bookmarkEnd w:id="5073"/>
        <w:bookmarkEnd w:id="5074"/>
        <w:bookmarkEnd w:id="5075"/>
        <w:bookmarkEnd w:id="5076"/>
        <w:bookmarkEnd w:id="5077"/>
        <w:bookmarkEnd w:id="5078"/>
        <w:bookmarkEnd w:id="5079"/>
      </w:del>
    </w:p>
    <w:p w14:paraId="0B842E9E" w14:textId="77777777" w:rsidR="006A21F7" w:rsidRPr="0049233F" w:rsidDel="00677FF8" w:rsidRDefault="006A21F7" w:rsidP="006A21F7">
      <w:pPr>
        <w:ind w:firstLine="540"/>
        <w:rPr>
          <w:del w:id="5080" w:author="The Si Tran" w:date="2012-12-10T20:40:00Z"/>
          <w:szCs w:val="26"/>
          <w:lang w:val="fr-FR"/>
          <w:rPrChange w:id="5081" w:author="The Si Tran" w:date="2012-12-05T23:02:00Z">
            <w:rPr>
              <w:del w:id="5082" w:author="The Si Tran" w:date="2012-12-10T20:40:00Z"/>
              <w:sz w:val="28"/>
              <w:szCs w:val="28"/>
              <w:lang w:val="fr-FR"/>
            </w:rPr>
          </w:rPrChange>
        </w:rPr>
      </w:pPr>
      <w:del w:id="5083" w:author="The Si Tran" w:date="2012-12-10T20:40:00Z">
        <w:r w:rsidRPr="0049233F" w:rsidDel="00677FF8">
          <w:rPr>
            <w:szCs w:val="26"/>
            <w:lang w:val="fr-FR"/>
            <w:rPrChange w:id="5084" w:author="The Si Tran" w:date="2012-12-05T23:02:00Z">
              <w:rPr>
                <w:sz w:val="28"/>
                <w:szCs w:val="28"/>
                <w:lang w:val="fr-FR"/>
              </w:rPr>
            </w:rPrChange>
          </w:rPr>
          <w:delText>n = Tổng số quan sát (của chuỗi thặng dư)</w:delText>
        </w:r>
        <w:bookmarkStart w:id="5085" w:name="_Toc343083612"/>
        <w:bookmarkStart w:id="5086" w:name="_Toc343083826"/>
        <w:bookmarkStart w:id="5087" w:name="_Toc343084037"/>
        <w:bookmarkStart w:id="5088" w:name="_Toc343220796"/>
        <w:bookmarkStart w:id="5089" w:name="_Toc343232300"/>
        <w:bookmarkStart w:id="5090" w:name="_Toc343232713"/>
        <w:bookmarkStart w:id="5091" w:name="_Toc343232998"/>
        <w:bookmarkStart w:id="5092" w:name="_Toc343415503"/>
        <w:bookmarkStart w:id="5093" w:name="_Toc343415799"/>
        <w:bookmarkStart w:id="5094" w:name="_Toc343452458"/>
        <w:bookmarkEnd w:id="5085"/>
        <w:bookmarkEnd w:id="5086"/>
        <w:bookmarkEnd w:id="5087"/>
        <w:bookmarkEnd w:id="5088"/>
        <w:bookmarkEnd w:id="5089"/>
        <w:bookmarkEnd w:id="5090"/>
        <w:bookmarkEnd w:id="5091"/>
        <w:bookmarkEnd w:id="5092"/>
        <w:bookmarkEnd w:id="5093"/>
        <w:bookmarkEnd w:id="5094"/>
      </w:del>
    </w:p>
    <w:p w14:paraId="68FD2303" w14:textId="77777777" w:rsidR="006A21F7" w:rsidRPr="0049233F" w:rsidDel="00677FF8" w:rsidRDefault="006A21F7" w:rsidP="006A21F7">
      <w:pPr>
        <w:ind w:firstLine="540"/>
        <w:rPr>
          <w:del w:id="5095" w:author="The Si Tran" w:date="2012-12-10T20:40:00Z"/>
          <w:szCs w:val="26"/>
          <w:lang w:val="fr-FR"/>
          <w:rPrChange w:id="5096" w:author="The Si Tran" w:date="2012-12-05T23:02:00Z">
            <w:rPr>
              <w:del w:id="5097" w:author="The Si Tran" w:date="2012-12-10T20:40:00Z"/>
              <w:sz w:val="28"/>
              <w:szCs w:val="28"/>
              <w:lang w:val="fr-FR"/>
            </w:rPr>
          </w:rPrChange>
        </w:rPr>
      </w:pPr>
      <w:del w:id="5098" w:author="The Si Tran" w:date="2012-12-10T20:40:00Z">
        <w:r w:rsidRPr="0049233F" w:rsidDel="00677FF8">
          <w:rPr>
            <w:szCs w:val="26"/>
            <w:lang w:val="fr-FR"/>
            <w:rPrChange w:id="5099" w:author="The Si Tran" w:date="2012-12-05T23:02:00Z">
              <w:rPr>
                <w:sz w:val="28"/>
                <w:szCs w:val="28"/>
                <w:lang w:val="fr-FR"/>
              </w:rPr>
            </w:rPrChange>
          </w:rPr>
          <w:delText>r = tổng số tham số được ước lượng của mô hình ARIMA.</w:delText>
        </w:r>
        <w:bookmarkStart w:id="5100" w:name="_Toc343083613"/>
        <w:bookmarkStart w:id="5101" w:name="_Toc343083827"/>
        <w:bookmarkStart w:id="5102" w:name="_Toc343084038"/>
        <w:bookmarkStart w:id="5103" w:name="_Toc343220797"/>
        <w:bookmarkStart w:id="5104" w:name="_Toc343232301"/>
        <w:bookmarkStart w:id="5105" w:name="_Toc343232714"/>
        <w:bookmarkStart w:id="5106" w:name="_Toc343232999"/>
        <w:bookmarkStart w:id="5107" w:name="_Toc343415504"/>
        <w:bookmarkStart w:id="5108" w:name="_Toc343415800"/>
        <w:bookmarkStart w:id="5109" w:name="_Toc343452459"/>
        <w:bookmarkEnd w:id="5100"/>
        <w:bookmarkEnd w:id="5101"/>
        <w:bookmarkEnd w:id="5102"/>
        <w:bookmarkEnd w:id="5103"/>
        <w:bookmarkEnd w:id="5104"/>
        <w:bookmarkEnd w:id="5105"/>
        <w:bookmarkEnd w:id="5106"/>
        <w:bookmarkEnd w:id="5107"/>
        <w:bookmarkEnd w:id="5108"/>
        <w:bookmarkEnd w:id="5109"/>
      </w:del>
    </w:p>
    <w:p w14:paraId="52350C18" w14:textId="77777777" w:rsidR="006A21F7" w:rsidRPr="0049233F" w:rsidDel="00677FF8" w:rsidRDefault="006A21F7" w:rsidP="006A21F7">
      <w:pPr>
        <w:ind w:firstLine="540"/>
        <w:rPr>
          <w:del w:id="5110" w:author="The Si Tran" w:date="2012-12-10T20:40:00Z"/>
          <w:szCs w:val="26"/>
          <w:lang w:val="fr-FR"/>
          <w:rPrChange w:id="5111" w:author="The Si Tran" w:date="2012-12-05T23:02:00Z">
            <w:rPr>
              <w:del w:id="5112" w:author="The Si Tran" w:date="2012-12-10T20:40:00Z"/>
              <w:sz w:val="28"/>
              <w:szCs w:val="28"/>
              <w:lang w:val="fr-FR"/>
            </w:rPr>
          </w:rPrChange>
        </w:rPr>
      </w:pPr>
      <w:bookmarkStart w:id="5113" w:name="_Toc343083614"/>
      <w:bookmarkStart w:id="5114" w:name="_Toc343083828"/>
      <w:bookmarkStart w:id="5115" w:name="_Toc343084039"/>
      <w:bookmarkStart w:id="5116" w:name="_Toc343220798"/>
      <w:bookmarkStart w:id="5117" w:name="_Toc343232302"/>
      <w:bookmarkStart w:id="5118" w:name="_Toc343232715"/>
      <w:bookmarkStart w:id="5119" w:name="_Toc343233000"/>
      <w:bookmarkStart w:id="5120" w:name="_Toc343415505"/>
      <w:bookmarkStart w:id="5121" w:name="_Toc343415801"/>
      <w:bookmarkStart w:id="5122" w:name="_Toc343452460"/>
      <w:bookmarkEnd w:id="5113"/>
      <w:bookmarkEnd w:id="5114"/>
      <w:bookmarkEnd w:id="5115"/>
      <w:bookmarkEnd w:id="5116"/>
      <w:bookmarkEnd w:id="5117"/>
      <w:bookmarkEnd w:id="5118"/>
      <w:bookmarkEnd w:id="5119"/>
      <w:bookmarkEnd w:id="5120"/>
      <w:bookmarkEnd w:id="5121"/>
      <w:bookmarkEnd w:id="5122"/>
    </w:p>
    <w:p w14:paraId="581DE509" w14:textId="77777777" w:rsidR="006A21F7" w:rsidRPr="0049233F" w:rsidDel="00677FF8" w:rsidRDefault="006A21F7" w:rsidP="006A21F7">
      <w:pPr>
        <w:ind w:firstLine="540"/>
        <w:rPr>
          <w:del w:id="5123" w:author="The Si Tran" w:date="2012-12-10T20:40:00Z"/>
          <w:szCs w:val="26"/>
          <w:lang w:val="fr-FR"/>
          <w:rPrChange w:id="5124" w:author="The Si Tran" w:date="2012-12-05T23:02:00Z">
            <w:rPr>
              <w:del w:id="5125" w:author="The Si Tran" w:date="2012-12-10T20:40:00Z"/>
              <w:sz w:val="28"/>
              <w:szCs w:val="28"/>
              <w:lang w:val="fr-FR"/>
            </w:rPr>
          </w:rPrChange>
        </w:rPr>
      </w:pPr>
      <w:del w:id="5126" w:author="The Si Tran" w:date="2012-12-10T20:40:00Z">
        <w:r w:rsidRPr="0049233F" w:rsidDel="00677FF8">
          <w:rPr>
            <w:szCs w:val="26"/>
            <w:lang w:val="fr-FR"/>
            <w:rPrChange w:id="5127" w:author="The Si Tran" w:date="2012-12-05T23:02:00Z">
              <w:rPr>
                <w:sz w:val="28"/>
                <w:szCs w:val="28"/>
                <w:lang w:val="fr-FR"/>
              </w:rPr>
            </w:rPrChange>
          </w:rPr>
          <w:delText>Mô hình được lựa chọn là mô hình có AIC, BIC bé nhất.</w:delText>
        </w:r>
        <w:bookmarkStart w:id="5128" w:name="_Toc343083615"/>
        <w:bookmarkStart w:id="5129" w:name="_Toc343083829"/>
        <w:bookmarkStart w:id="5130" w:name="_Toc343084040"/>
        <w:bookmarkStart w:id="5131" w:name="_Toc343220799"/>
        <w:bookmarkStart w:id="5132" w:name="_Toc343232303"/>
        <w:bookmarkStart w:id="5133" w:name="_Toc343232716"/>
        <w:bookmarkStart w:id="5134" w:name="_Toc343233001"/>
        <w:bookmarkStart w:id="5135" w:name="_Toc343415506"/>
        <w:bookmarkStart w:id="5136" w:name="_Toc343415802"/>
        <w:bookmarkStart w:id="5137" w:name="_Toc343452461"/>
        <w:bookmarkEnd w:id="5128"/>
        <w:bookmarkEnd w:id="5129"/>
        <w:bookmarkEnd w:id="5130"/>
        <w:bookmarkEnd w:id="5131"/>
        <w:bookmarkEnd w:id="5132"/>
        <w:bookmarkEnd w:id="5133"/>
        <w:bookmarkEnd w:id="5134"/>
        <w:bookmarkEnd w:id="5135"/>
        <w:bookmarkEnd w:id="5136"/>
        <w:bookmarkEnd w:id="5137"/>
      </w:del>
    </w:p>
    <w:p w14:paraId="0DE86ED4" w14:textId="77777777" w:rsidR="006A21F7" w:rsidRPr="0049233F" w:rsidDel="000C119A" w:rsidRDefault="006A21F7" w:rsidP="006A21F7">
      <w:pPr>
        <w:pStyle w:val="Heading2"/>
        <w:rPr>
          <w:del w:id="5138" w:author="The Si Tran" w:date="2012-12-06T22:00:00Z"/>
          <w:sz w:val="26"/>
          <w:szCs w:val="26"/>
          <w:lang w:val="fr-FR"/>
          <w:rPrChange w:id="5139" w:author="The Si Tran" w:date="2012-12-05T23:02:00Z">
            <w:rPr>
              <w:del w:id="5140" w:author="The Si Tran" w:date="2012-12-06T22:00:00Z"/>
              <w:lang w:val="fr-FR"/>
            </w:rPr>
          </w:rPrChange>
        </w:rPr>
      </w:pPr>
      <w:bookmarkStart w:id="5141" w:name="_Toc312142556"/>
      <w:del w:id="5142"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143" w:name="_Toc343083616"/>
        <w:bookmarkStart w:id="5144" w:name="_Toc343083830"/>
        <w:bookmarkStart w:id="5145" w:name="_Toc343084041"/>
        <w:bookmarkStart w:id="5146" w:name="_Toc343220800"/>
        <w:bookmarkStart w:id="5147" w:name="_Toc343232304"/>
        <w:bookmarkStart w:id="5148" w:name="_Toc343232717"/>
        <w:bookmarkStart w:id="5149" w:name="_Toc343233002"/>
        <w:bookmarkStart w:id="5150" w:name="_Toc343415507"/>
        <w:bookmarkStart w:id="5151" w:name="_Toc343415803"/>
        <w:bookmarkStart w:id="5152" w:name="_Toc343452462"/>
        <w:bookmarkEnd w:id="5141"/>
        <w:bookmarkEnd w:id="5143"/>
        <w:bookmarkEnd w:id="5144"/>
        <w:bookmarkEnd w:id="5145"/>
        <w:bookmarkEnd w:id="5146"/>
        <w:bookmarkEnd w:id="5147"/>
        <w:bookmarkEnd w:id="5148"/>
        <w:bookmarkEnd w:id="5149"/>
        <w:bookmarkEnd w:id="5150"/>
        <w:bookmarkEnd w:id="5151"/>
        <w:bookmarkEnd w:id="5152"/>
      </w:del>
    </w:p>
    <w:p w14:paraId="28F0655A" w14:textId="77777777" w:rsidR="006A21F7" w:rsidRPr="0049233F" w:rsidDel="000C119A" w:rsidRDefault="006A21F7" w:rsidP="006A21F7">
      <w:pPr>
        <w:ind w:firstLine="540"/>
        <w:rPr>
          <w:del w:id="5153" w:author="The Si Tran" w:date="2012-12-06T22:00:00Z"/>
          <w:szCs w:val="26"/>
          <w:lang w:val="pt-BR"/>
          <w:rPrChange w:id="5154" w:author="The Si Tran" w:date="2012-12-05T23:02:00Z">
            <w:rPr>
              <w:del w:id="5155" w:author="The Si Tran" w:date="2012-12-06T22:00:00Z"/>
              <w:sz w:val="28"/>
              <w:szCs w:val="28"/>
              <w:lang w:val="pt-BR"/>
            </w:rPr>
          </w:rPrChange>
        </w:rPr>
      </w:pPr>
      <w:del w:id="5156" w:author="The Si Tran" w:date="2012-12-06T22:00:00Z">
        <w:r w:rsidRPr="0049233F" w:rsidDel="000C119A">
          <w:rPr>
            <w:szCs w:val="26"/>
            <w:lang w:val="pt-BR"/>
            <w:rPrChange w:id="5157"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158" w:name="_Toc343083617"/>
        <w:bookmarkStart w:id="5159" w:name="_Toc343083831"/>
        <w:bookmarkStart w:id="5160" w:name="_Toc343084042"/>
        <w:bookmarkStart w:id="5161" w:name="_Toc343220801"/>
        <w:bookmarkStart w:id="5162" w:name="_Toc343232305"/>
        <w:bookmarkStart w:id="5163" w:name="_Toc343232718"/>
        <w:bookmarkStart w:id="5164" w:name="_Toc343233003"/>
        <w:bookmarkStart w:id="5165" w:name="_Toc343415508"/>
        <w:bookmarkStart w:id="5166" w:name="_Toc343415804"/>
        <w:bookmarkStart w:id="5167" w:name="_Toc343452463"/>
        <w:bookmarkEnd w:id="5158"/>
        <w:bookmarkEnd w:id="5159"/>
        <w:bookmarkEnd w:id="5160"/>
        <w:bookmarkEnd w:id="5161"/>
        <w:bookmarkEnd w:id="5162"/>
        <w:bookmarkEnd w:id="5163"/>
        <w:bookmarkEnd w:id="5164"/>
        <w:bookmarkEnd w:id="5165"/>
        <w:bookmarkEnd w:id="5166"/>
        <w:bookmarkEnd w:id="5167"/>
      </w:del>
    </w:p>
    <w:p w14:paraId="296CF93A" w14:textId="77777777" w:rsidR="006A21F7" w:rsidRPr="0049233F" w:rsidDel="000C119A" w:rsidRDefault="006A21F7" w:rsidP="006A21F7">
      <w:pPr>
        <w:ind w:firstLine="540"/>
        <w:rPr>
          <w:del w:id="5168" w:author="The Si Tran" w:date="2012-12-06T22:00:00Z"/>
          <w:szCs w:val="26"/>
          <w:lang w:val="pt-BR"/>
          <w:rPrChange w:id="5169" w:author="The Si Tran" w:date="2012-12-05T23:02:00Z">
            <w:rPr>
              <w:del w:id="5170" w:author="The Si Tran" w:date="2012-12-06T22:00:00Z"/>
              <w:sz w:val="28"/>
              <w:szCs w:val="28"/>
              <w:lang w:val="pt-BR"/>
            </w:rPr>
          </w:rPrChange>
        </w:rPr>
      </w:pPr>
      <w:del w:id="5171" w:author="The Si Tran" w:date="2012-12-06T22:00:00Z">
        <w:r w:rsidRPr="0049233F" w:rsidDel="000C119A">
          <w:rPr>
            <w:szCs w:val="26"/>
            <w:lang w:val="pt-BR"/>
            <w:rPrChange w:id="517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173" w:name="_Toc343083618"/>
        <w:bookmarkStart w:id="5174" w:name="_Toc343083832"/>
        <w:bookmarkStart w:id="5175" w:name="_Toc343084043"/>
        <w:bookmarkStart w:id="5176" w:name="_Toc343220802"/>
        <w:bookmarkStart w:id="5177" w:name="_Toc343232306"/>
        <w:bookmarkStart w:id="5178" w:name="_Toc343232719"/>
        <w:bookmarkStart w:id="5179" w:name="_Toc343233004"/>
        <w:bookmarkStart w:id="5180" w:name="_Toc343415509"/>
        <w:bookmarkStart w:id="5181" w:name="_Toc343415805"/>
        <w:bookmarkStart w:id="5182" w:name="_Toc343452464"/>
        <w:bookmarkEnd w:id="5173"/>
        <w:bookmarkEnd w:id="5174"/>
        <w:bookmarkEnd w:id="5175"/>
        <w:bookmarkEnd w:id="5176"/>
        <w:bookmarkEnd w:id="5177"/>
        <w:bookmarkEnd w:id="5178"/>
        <w:bookmarkEnd w:id="5179"/>
        <w:bookmarkEnd w:id="5180"/>
        <w:bookmarkEnd w:id="5181"/>
        <w:bookmarkEnd w:id="5182"/>
      </w:del>
    </w:p>
    <w:p w14:paraId="54A1DD24" w14:textId="77777777" w:rsidR="006A21F7" w:rsidRPr="0049233F" w:rsidDel="000C119A" w:rsidRDefault="006A21F7" w:rsidP="006A21F7">
      <w:pPr>
        <w:ind w:firstLine="540"/>
        <w:rPr>
          <w:del w:id="5183" w:author="The Si Tran" w:date="2012-12-06T22:00:00Z"/>
          <w:szCs w:val="26"/>
          <w:lang w:val="pt-BR"/>
          <w:rPrChange w:id="5184" w:author="The Si Tran" w:date="2012-12-05T23:02:00Z">
            <w:rPr>
              <w:del w:id="5185" w:author="The Si Tran" w:date="2012-12-06T22:00:00Z"/>
              <w:sz w:val="28"/>
              <w:szCs w:val="28"/>
              <w:lang w:val="pt-BR"/>
            </w:rPr>
          </w:rPrChange>
        </w:rPr>
      </w:pPr>
      <w:del w:id="5186" w:author="The Si Tran" w:date="2012-12-06T22:00:00Z">
        <w:r w:rsidRPr="0049233F" w:rsidDel="000C119A">
          <w:rPr>
            <w:szCs w:val="26"/>
            <w:lang w:val="pt-BR"/>
            <w:rPrChange w:id="5187"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188" w:name="_Toc343083619"/>
        <w:bookmarkStart w:id="5189" w:name="_Toc343083833"/>
        <w:bookmarkStart w:id="5190" w:name="_Toc343084044"/>
        <w:bookmarkStart w:id="5191" w:name="_Toc343220803"/>
        <w:bookmarkStart w:id="5192" w:name="_Toc343232307"/>
        <w:bookmarkStart w:id="5193" w:name="_Toc343232720"/>
        <w:bookmarkStart w:id="5194" w:name="_Toc343233005"/>
        <w:bookmarkStart w:id="5195" w:name="_Toc343415510"/>
        <w:bookmarkStart w:id="5196" w:name="_Toc343415806"/>
        <w:bookmarkStart w:id="5197" w:name="_Toc343452465"/>
        <w:bookmarkEnd w:id="5188"/>
        <w:bookmarkEnd w:id="5189"/>
        <w:bookmarkEnd w:id="5190"/>
        <w:bookmarkEnd w:id="5191"/>
        <w:bookmarkEnd w:id="5192"/>
        <w:bookmarkEnd w:id="5193"/>
        <w:bookmarkEnd w:id="5194"/>
        <w:bookmarkEnd w:id="5195"/>
        <w:bookmarkEnd w:id="5196"/>
        <w:bookmarkEnd w:id="5197"/>
      </w:del>
    </w:p>
    <w:p w14:paraId="60AD9B52" w14:textId="77777777" w:rsidR="006A21F7" w:rsidRPr="0049233F" w:rsidDel="000C119A" w:rsidRDefault="006A21F7" w:rsidP="006A21F7">
      <w:pPr>
        <w:ind w:firstLine="540"/>
        <w:rPr>
          <w:del w:id="5198" w:author="The Si Tran" w:date="2012-12-06T22:00:00Z"/>
          <w:szCs w:val="26"/>
          <w:lang w:val="pt-BR"/>
          <w:rPrChange w:id="5199" w:author="The Si Tran" w:date="2012-12-05T23:02:00Z">
            <w:rPr>
              <w:del w:id="5200" w:author="The Si Tran" w:date="2012-12-06T22:00:00Z"/>
              <w:sz w:val="28"/>
              <w:szCs w:val="28"/>
              <w:lang w:val="pt-BR"/>
            </w:rPr>
          </w:rPrChange>
        </w:rPr>
      </w:pPr>
      <w:del w:id="5201" w:author="The Si Tran" w:date="2012-12-06T22:00:00Z">
        <w:r w:rsidRPr="0049233F" w:rsidDel="000C119A">
          <w:rPr>
            <w:szCs w:val="26"/>
            <w:lang w:val="pt-BR"/>
            <w:rPrChange w:id="5202" w:author="The Si Tran" w:date="2012-12-05T23:02:00Z">
              <w:rPr>
                <w:sz w:val="28"/>
                <w:szCs w:val="28"/>
                <w:lang w:val="pt-BR"/>
              </w:rPr>
            </w:rPrChange>
          </w:rPr>
          <w:delText>Đối với mô hình ARMA(p,q), hàm tự tương quan và hàm tự tương quan riêng phần đều giảm dần.</w:delText>
        </w:r>
        <w:bookmarkStart w:id="5203" w:name="_Toc343083620"/>
        <w:bookmarkStart w:id="5204" w:name="_Toc343083834"/>
        <w:bookmarkStart w:id="5205" w:name="_Toc343084045"/>
        <w:bookmarkStart w:id="5206" w:name="_Toc343220804"/>
        <w:bookmarkStart w:id="5207" w:name="_Toc343232308"/>
        <w:bookmarkStart w:id="5208" w:name="_Toc343232721"/>
        <w:bookmarkStart w:id="5209" w:name="_Toc343233006"/>
        <w:bookmarkStart w:id="5210" w:name="_Toc343415511"/>
        <w:bookmarkStart w:id="5211" w:name="_Toc343415807"/>
        <w:bookmarkStart w:id="5212" w:name="_Toc343452466"/>
        <w:bookmarkEnd w:id="5203"/>
        <w:bookmarkEnd w:id="5204"/>
        <w:bookmarkEnd w:id="5205"/>
        <w:bookmarkEnd w:id="5206"/>
        <w:bookmarkEnd w:id="5207"/>
        <w:bookmarkEnd w:id="5208"/>
        <w:bookmarkEnd w:id="5209"/>
        <w:bookmarkEnd w:id="5210"/>
        <w:bookmarkEnd w:id="5211"/>
        <w:bookmarkEnd w:id="5212"/>
      </w:del>
    </w:p>
    <w:p w14:paraId="7F2C928B" w14:textId="77777777" w:rsidR="006A21F7" w:rsidRPr="0049233F" w:rsidDel="000C119A" w:rsidRDefault="006A21F7" w:rsidP="006A21F7">
      <w:pPr>
        <w:ind w:firstLine="540"/>
        <w:rPr>
          <w:del w:id="5213" w:author="The Si Tran" w:date="2012-12-06T22:00:00Z"/>
          <w:szCs w:val="26"/>
          <w:lang w:val="pt-BR"/>
          <w:rPrChange w:id="5214" w:author="The Si Tran" w:date="2012-12-05T23:02:00Z">
            <w:rPr>
              <w:del w:id="5215" w:author="The Si Tran" w:date="2012-12-06T22:00:00Z"/>
              <w:sz w:val="28"/>
              <w:szCs w:val="28"/>
              <w:lang w:val="pt-BR"/>
            </w:rPr>
          </w:rPrChange>
        </w:rPr>
      </w:pPr>
      <w:del w:id="5216" w:author="The Si Tran" w:date="2012-12-06T22:00:00Z">
        <w:r w:rsidRPr="0049233F" w:rsidDel="000C119A">
          <w:rPr>
            <w:szCs w:val="26"/>
            <w:lang w:val="pt-BR"/>
            <w:rPrChange w:id="5217"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218" w:name="_Toc343083621"/>
        <w:bookmarkStart w:id="5219" w:name="_Toc343083835"/>
        <w:bookmarkStart w:id="5220" w:name="_Toc343084046"/>
        <w:bookmarkStart w:id="5221" w:name="_Toc343220805"/>
        <w:bookmarkStart w:id="5222" w:name="_Toc343232309"/>
        <w:bookmarkStart w:id="5223" w:name="_Toc343232722"/>
        <w:bookmarkStart w:id="5224" w:name="_Toc343233007"/>
        <w:bookmarkStart w:id="5225" w:name="_Toc343415512"/>
        <w:bookmarkStart w:id="5226" w:name="_Toc343415808"/>
        <w:bookmarkStart w:id="5227" w:name="_Toc343452467"/>
        <w:bookmarkEnd w:id="5218"/>
        <w:bookmarkEnd w:id="5219"/>
        <w:bookmarkEnd w:id="5220"/>
        <w:bookmarkEnd w:id="5221"/>
        <w:bookmarkEnd w:id="5222"/>
        <w:bookmarkEnd w:id="5223"/>
        <w:bookmarkEnd w:id="5224"/>
        <w:bookmarkEnd w:id="5225"/>
        <w:bookmarkEnd w:id="5226"/>
        <w:bookmarkEnd w:id="5227"/>
      </w:del>
    </w:p>
    <w:p w14:paraId="6BFEE511" w14:textId="77777777" w:rsidR="006A21F7" w:rsidRPr="0049233F" w:rsidDel="000C119A" w:rsidRDefault="006A21F7" w:rsidP="006A21F7">
      <w:pPr>
        <w:ind w:firstLine="540"/>
        <w:rPr>
          <w:del w:id="5228" w:author="The Si Tran" w:date="2012-12-06T22:00:00Z"/>
          <w:szCs w:val="26"/>
          <w:lang w:val="pt-BR"/>
          <w:rPrChange w:id="5229" w:author="The Si Tran" w:date="2012-12-05T23:02:00Z">
            <w:rPr>
              <w:del w:id="5230" w:author="The Si Tran" w:date="2012-12-06T22:00:00Z"/>
              <w:sz w:val="28"/>
              <w:szCs w:val="28"/>
              <w:lang w:val="pt-BR"/>
            </w:rPr>
          </w:rPrChange>
        </w:rPr>
      </w:pPr>
      <w:del w:id="5231" w:author="The Si Tran" w:date="2012-12-06T22:00:00Z">
        <w:r w:rsidRPr="0049233F" w:rsidDel="000C119A">
          <w:rPr>
            <w:szCs w:val="26"/>
            <w:lang w:val="pt-BR"/>
            <w:rPrChange w:id="5232"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233" w:name="_Toc343083622"/>
        <w:bookmarkStart w:id="5234" w:name="_Toc343083836"/>
        <w:bookmarkStart w:id="5235" w:name="_Toc343084047"/>
        <w:bookmarkStart w:id="5236" w:name="_Toc343220806"/>
        <w:bookmarkStart w:id="5237" w:name="_Toc343232310"/>
        <w:bookmarkStart w:id="5238" w:name="_Toc343232723"/>
        <w:bookmarkStart w:id="5239" w:name="_Toc343233008"/>
        <w:bookmarkStart w:id="5240" w:name="_Toc343415513"/>
        <w:bookmarkStart w:id="5241" w:name="_Toc343415809"/>
        <w:bookmarkStart w:id="5242" w:name="_Toc343452468"/>
        <w:bookmarkEnd w:id="5233"/>
        <w:bookmarkEnd w:id="5234"/>
        <w:bookmarkEnd w:id="5235"/>
        <w:bookmarkEnd w:id="5236"/>
        <w:bookmarkEnd w:id="5237"/>
        <w:bookmarkEnd w:id="5238"/>
        <w:bookmarkEnd w:id="5239"/>
        <w:bookmarkEnd w:id="5240"/>
        <w:bookmarkEnd w:id="5241"/>
        <w:bookmarkEnd w:id="5242"/>
      </w:del>
    </w:p>
    <w:p w14:paraId="2CA69FB5" w14:textId="77777777" w:rsidR="006A21F7" w:rsidRDefault="00DA1F81">
      <w:pPr>
        <w:pStyle w:val="Heading2"/>
        <w:rPr>
          <w:ins w:id="5243" w:author="The Si Tran" w:date="2012-12-06T22:00:00Z"/>
        </w:rPr>
        <w:pPrChange w:id="5244" w:author="The Si Tran" w:date="2012-12-06T22:00:00Z">
          <w:pPr/>
        </w:pPrChange>
      </w:pPr>
      <w:bookmarkStart w:id="5245" w:name="_Toc343452469"/>
      <w:ins w:id="5246" w:author="The Si Tran" w:date="2012-12-06T22:00:00Z">
        <w:r>
          <w:t>Xây dựng mô hình SARIMA</w:t>
        </w:r>
        <w:bookmarkEnd w:id="5245"/>
      </w:ins>
    </w:p>
    <w:p w14:paraId="0F49B734" w14:textId="77777777" w:rsidR="00DA1F81" w:rsidRDefault="00DA1F81">
      <w:pPr>
        <w:rPr>
          <w:ins w:id="5247" w:author="The Si Tran" w:date="2012-12-06T22:01:00Z"/>
        </w:rPr>
      </w:pPr>
      <w:ins w:id="5248" w:author="The Si Tran" w:date="2012-12-06T22:01:00Z">
        <w:r>
          <w:t xml:space="preserve">Cấu trúc của mô hình dự đoán </w:t>
        </w:r>
      </w:ins>
      <w:ins w:id="5249" w:author="The Si Tran" w:date="2012-12-10T19:55:00Z">
        <w:r w:rsidR="001611FB">
          <w:t>S</w:t>
        </w:r>
      </w:ins>
      <w:ins w:id="5250" w:author="The Si Tran" w:date="2012-12-06T22:01:00Z">
        <w:r>
          <w:t>ARIMA gồm 4 thành phần chính:</w:t>
        </w:r>
      </w:ins>
    </w:p>
    <w:p w14:paraId="1A05EE34" w14:textId="77777777" w:rsidR="00DA1F81" w:rsidRPr="00AC1C82" w:rsidRDefault="00DA1F81">
      <w:pPr>
        <w:pStyle w:val="BuletL1"/>
        <w:rPr>
          <w:ins w:id="5251" w:author="The Si Tran" w:date="2012-12-06T22:01:00Z"/>
        </w:rPr>
        <w:pPrChange w:id="5252" w:author="The Si Tran" w:date="2012-12-16T10:35:00Z">
          <w:pPr/>
        </w:pPrChange>
      </w:pPr>
      <w:ins w:id="5253" w:author="The Si Tran" w:date="2012-12-06T22:01:00Z">
        <w:r w:rsidRPr="00032D83">
          <w:t>Thành ph</w:t>
        </w:r>
        <w:r w:rsidRPr="00DA1F81">
          <w:rPr>
            <w:rPrChange w:id="5254" w:author="The Si Tran" w:date="2012-12-06T22:02:00Z">
              <w:rPr/>
            </w:rPrChange>
          </w:rPr>
          <w:t xml:space="preserve">ần nhận dạng mô hình (Model identification): ước lượng và xấp xỉ cấu trúc cho </w:t>
        </w:r>
      </w:ins>
      <w:ins w:id="5255" w:author="The Si Tran" w:date="2012-12-10T19:58:00Z">
        <w:r w:rsidR="00E54E7E">
          <w:t xml:space="preserve">các </w:t>
        </w:r>
      </w:ins>
      <w:ins w:id="5256" w:author="The Si Tran" w:date="2012-12-06T22:01:00Z">
        <w:r w:rsidRPr="00032D83">
          <w:t>m</w:t>
        </w:r>
        <w:r w:rsidRPr="00DA1F81">
          <w:rPr>
            <w:rPrChange w:id="5257" w:author="The Si Tran" w:date="2012-12-06T22:02:00Z">
              <w:rPr/>
            </w:rPrChange>
          </w:rPr>
          <w:t>ố</w:t>
        </w:r>
        <w:r w:rsidR="00E54E7E">
          <w:rPr>
            <w:rPrChange w:id="5258" w:author="The Si Tran" w:date="2012-12-06T22:02:00Z">
              <w:rPr/>
            </w:rPrChange>
          </w:rPr>
          <w:t>i tương quan tồn tại</w:t>
        </w:r>
        <w:r w:rsidRPr="00DA1F81">
          <w:rPr>
            <w:rPrChange w:id="5259" w:author="The Si Tran" w:date="2012-12-06T22:02:00Z">
              <w:rPr/>
            </w:rPrChange>
          </w:rPr>
          <w:t xml:space="preserve"> trong dữ liệu đã thu thập được. Thành phần </w:t>
        </w:r>
        <w:r w:rsidRPr="00DA1F81">
          <w:rPr>
            <w:rPrChange w:id="5260" w:author="The Si Tran" w:date="2012-12-06T22:02:00Z">
              <w:rPr/>
            </w:rPrChange>
          </w:rPr>
          <w:lastRenderedPageBreak/>
          <w:t>này nhận dạng đượ</w:t>
        </w:r>
        <w:r w:rsidR="00AF035F">
          <w:rPr>
            <w:rPrChange w:id="5261" w:author="The Si Tran" w:date="2012-12-06T22:02:00Z">
              <w:rPr/>
            </w:rPrChange>
          </w:rPr>
          <w:t>c mô hình</w:t>
        </w:r>
        <w:r w:rsidRPr="00DA1F81">
          <w:rPr>
            <w:rPrChange w:id="5262" w:author="The Si Tran" w:date="2012-12-06T22:02:00Z">
              <w:rPr/>
            </w:rPrChange>
          </w:rPr>
          <w:t xml:space="preserve"> một cách tự động bằng cách phân tích hệ số tự tương quan và hệ số tự</w:t>
        </w:r>
        <w:r w:rsidR="008B3DEB">
          <w:rPr>
            <w:rPrChange w:id="5263" w:author="The Si Tran" w:date="2012-12-06T22:02:00Z">
              <w:rPr/>
            </w:rPrChange>
          </w:rPr>
          <w:t xml:space="preserve"> tương quan riêng</w:t>
        </w:r>
        <w:r w:rsidRPr="00DA1F81">
          <w:rPr>
            <w:rPrChange w:id="5264"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265" w:author="The Si Tran" w:date="2012-12-06T22:01:00Z"/>
        </w:rPr>
        <w:pPrChange w:id="5266" w:author="The Si Tran" w:date="2012-12-16T10:35:00Z">
          <w:pPr/>
        </w:pPrChange>
      </w:pPr>
      <w:ins w:id="5267" w:author="The Si Tran" w:date="2012-12-06T22:01:00Z">
        <w:r w:rsidRPr="00032D83">
          <w:t>Thành ph</w:t>
        </w:r>
        <w:r w:rsidRPr="00DA1F81">
          <w:rPr>
            <w:rPrChange w:id="5268" w:author="The Si Tran" w:date="2012-12-06T22:02:00Z">
              <w:rPr/>
            </w:rPrChange>
          </w:rPr>
          <w:t xml:space="preserve">ần </w:t>
        </w:r>
      </w:ins>
      <w:ins w:id="5269" w:author="The Si Tran" w:date="2012-12-10T20:00:00Z">
        <w:r w:rsidR="00545F04">
          <w:t>khử</w:t>
        </w:r>
        <w:r w:rsidR="00290F01">
          <w:t xml:space="preserve"> mùa và </w:t>
        </w:r>
        <w:r w:rsidR="00545F04">
          <w:t>xu hướng</w:t>
        </w:r>
      </w:ins>
      <w:ins w:id="5270" w:author="The Si Tran" w:date="2012-12-06T22:01:00Z">
        <w:r w:rsidRPr="00032D83">
          <w:t xml:space="preserve"> (Recursive differencer/integ</w:t>
        </w:r>
        <w:r w:rsidRPr="00DA1F81">
          <w:rPr>
            <w:rPrChange w:id="5271" w:author="The Si Tran" w:date="2012-12-06T22:02:00Z">
              <w:rPr/>
            </w:rPrChange>
          </w:rPr>
          <w:t>rator): dùng để chuyển đổi các chuỗi dữ liệu không tĩnh hoặc có tính mùa sang chuỗi dữ liệu t</w:t>
        </w:r>
        <w:r w:rsidR="00E47C73">
          <w:rPr>
            <w:rPrChange w:id="5272" w:author="The Si Tran" w:date="2012-12-06T22:02:00Z">
              <w:rPr/>
            </w:rPrChange>
          </w:rPr>
          <w:t>ĩnh</w:t>
        </w:r>
        <w:r w:rsidRPr="00DA1F81">
          <w:rPr>
            <w:rPrChange w:id="5273" w:author="The Si Tran" w:date="2012-12-06T22:02:00Z">
              <w:rPr/>
            </w:rPrChange>
          </w:rPr>
          <w:t xml:space="preserve"> trước khi áp dụng các giải thuật để ước lượng các tham số cho mô hình. Bởi vì mô hình ARIMA chỉ </w:t>
        </w:r>
      </w:ins>
      <w:ins w:id="5274" w:author="The Si Tran" w:date="2012-12-10T20:05:00Z">
        <w:r w:rsidR="00E47C73">
          <w:t>phù hợp</w:t>
        </w:r>
      </w:ins>
      <w:ins w:id="5275" w:author="The Si Tran" w:date="2012-12-06T22:01:00Z">
        <w:r w:rsidRPr="00032D83">
          <w:t xml:space="preserve"> v</w:t>
        </w:r>
        <w:r w:rsidRPr="00DA1F81">
          <w:rPr>
            <w:rPrChange w:id="5276" w:author="The Si Tran" w:date="2012-12-06T22:02:00Z">
              <w:rPr/>
            </w:rPrChange>
          </w:rPr>
          <w:t>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277" w:author="The Si Tran" w:date="2012-12-06T22:01:00Z"/>
        </w:rPr>
        <w:pPrChange w:id="5278" w:author="The Si Tran" w:date="2012-12-16T10:36:00Z">
          <w:pPr/>
        </w:pPrChange>
      </w:pPr>
      <w:ins w:id="5279" w:author="The Si Tran" w:date="2012-12-06T22:01:00Z">
        <w:r w:rsidRPr="00032D83">
          <w:t>Thành ph</w:t>
        </w:r>
        <w:r w:rsidRPr="00DA1F81">
          <w:rPr>
            <w:rPrChange w:id="5280" w:author="The Si Tran" w:date="2012-12-06T22:02:00Z">
              <w:rPr/>
            </w:rPrChange>
          </w:rPr>
          <w:t>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281" w:author="The Si Tran" w:date="2012-12-06T22:02:00Z">
              <w:rPr/>
            </w:rPrChange>
          </w:rPr>
          <w:t xml:space="preserve"> vi</w:t>
        </w:r>
        <w:r w:rsidRPr="00DA1F81">
          <w:rPr>
            <w:rPrChange w:id="5282" w:author="The Si Tran" w:date="2012-12-06T22:02:00Z">
              <w:rPr/>
            </w:rPrChange>
          </w:rPr>
          <w:t xml:space="preserve"> phạm thì mô hình ước lượng sẽ không chính xác.</w:t>
        </w:r>
      </w:ins>
    </w:p>
    <w:p w14:paraId="082BDC3A" w14:textId="77777777" w:rsidR="00DA1F81" w:rsidRDefault="00DA1F81">
      <w:pPr>
        <w:pStyle w:val="BuletL1"/>
        <w:rPr>
          <w:ins w:id="5283" w:author="The Si Tran" w:date="2012-12-06T22:08:00Z"/>
        </w:rPr>
        <w:pPrChange w:id="5284" w:author="The Si Tran" w:date="2012-12-16T10:36:00Z">
          <w:pPr/>
        </w:pPrChange>
      </w:pPr>
      <w:ins w:id="5285" w:author="The Si Tran" w:date="2012-12-06T22:01:00Z">
        <w:r w:rsidRPr="00032D83">
          <w:t>Thành ph</w:t>
        </w:r>
        <w:r w:rsidRPr="00DA1F81">
          <w:rPr>
            <w:rPrChange w:id="5286" w:author="The Si Tran" w:date="2012-12-06T22:03:00Z">
              <w:rPr/>
            </w:rPrChange>
          </w:rPr>
          <w:t>ần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287" w:author="The Si Tran" w:date="2012-12-06T22:14:00Z"/>
          <w:szCs w:val="26"/>
        </w:rPr>
      </w:pPr>
      <w:ins w:id="5288" w:author="The Si Tran" w:date="2012-12-06T22:08:00Z">
        <w:r>
          <w:rPr>
            <w:noProof/>
          </w:rPr>
          <w:lastRenderedPageBreak/>
          <mc:AlternateContent>
            <mc:Choice Requires="wpc">
              <w:drawing>
                <wp:inline distT="0" distB="0" distL="0" distR="0" wp14:anchorId="20632EDC" wp14:editId="5BC3E135">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276DB6" w:rsidRDefault="00276DB6" w:rsidP="00097101">
                                <w:pPr>
                                  <w:spacing w:line="240" w:lineRule="auto"/>
                                  <w:jc w:val="center"/>
                                </w:pPr>
                                <w:r w:rsidRPr="00363B91">
                                  <w:rPr>
                                    <w:sz w:val="22"/>
                                    <w:rPrChange w:id="5289"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276DB6" w:rsidRDefault="00276DB6"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276DB6" w:rsidRDefault="00276DB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276DB6" w:rsidRDefault="00276DB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276DB6" w:rsidRDefault="00276DB6" w:rsidP="00363B91">
                                <w:r w:rsidRPr="00363B91">
                                  <w:rPr>
                                    <w:sz w:val="22"/>
                                    <w:rPrChange w:id="5290"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276DB6" w:rsidRDefault="00276DB6" w:rsidP="00363B91">
                                <w:pPr>
                                  <w:jc w:val="center"/>
                                </w:pPr>
                                <w:r w:rsidRPr="00363B91">
                                  <w:rPr>
                                    <w:sz w:val="22"/>
                                    <w:rPrChange w:id="5291"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276DB6" w:rsidRPr="00363B91" w:rsidRDefault="00276DB6" w:rsidP="00097101">
                                <w:pPr>
                                  <w:spacing w:before="0" w:line="240" w:lineRule="auto"/>
                                  <w:jc w:val="center"/>
                                  <w:rPr>
                                    <w:sz w:val="22"/>
                                    <w:rPrChange w:id="5292" w:author="The Si Tran" w:date="2012-12-06T22:09:00Z">
                                      <w:rPr/>
                                    </w:rPrChange>
                                  </w:rPr>
                                </w:pPr>
                                <w:r w:rsidRPr="00363B91">
                                  <w:rPr>
                                    <w:sz w:val="22"/>
                                    <w:rPrChange w:id="5293"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276DB6" w:rsidRDefault="00276DB6" w:rsidP="00363B91">
                                <w:pPr>
                                  <w:jc w:val="center"/>
                                </w:pPr>
                                <w:r w:rsidRPr="00363B91">
                                  <w:rPr>
                                    <w:sz w:val="22"/>
                                    <w:rPrChange w:id="5294"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276DB6" w:rsidRDefault="00276DB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276DB6" w:rsidRDefault="00276DB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276DB6" w:rsidRDefault="00276DB6">
                                <w:pPr>
                                  <w:pStyle w:val="EquationIndex"/>
                                  <w:pPrChange w:id="5295" w:author="The Si Tran" w:date="2012-12-15T08:20:00Z">
                                    <w:pPr/>
                                  </w:pPrChange>
                                </w:pPr>
                                <w:del w:id="5296" w:author="The Si Tran" w:date="2012-12-10T20:08:00Z">
                                  <w:r w:rsidDel="00A213DB">
                                    <w:delText>y(t)</w:delText>
                                  </w:r>
                                </w:del>
                                <w:ins w:id="5297"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276DB6" w:rsidRDefault="00276DB6">
                                <w:pPr>
                                  <w:pStyle w:val="EquationIndex"/>
                                  <w:rPr>
                                    <w:szCs w:val="24"/>
                                  </w:rPr>
                                  <w:pPrChange w:id="5298" w:author="The Si Tran" w:date="2012-12-15T08:20:00Z">
                                    <w:pPr>
                                      <w:pStyle w:val="NormalWeb"/>
                                      <w:spacing w:before="120" w:beforeAutospacing="0" w:after="0" w:afterAutospacing="0" w:line="360" w:lineRule="auto"/>
                                      <w:jc w:val="both"/>
                                    </w:pPr>
                                  </w:pPrChange>
                                </w:pPr>
                                <w:ins w:id="5299"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300" w:author="The Si Tran" w:date="2012-12-10T20:11:00Z">
                                  <m:oMath>
                                    <m:r>
                                      <m:rPr>
                                        <m:sty m:val="p"/>
                                      </m:rPr>
                                      <w:rPr>
                                        <w:rFonts w:ascii="Cambria Math" w:hAnsi="Cambria Math"/>
                                      </w:rPr>
                                      <m:t>)</m:t>
                                    </m:r>
                                  </m:oMath>
                                </w:ins>
                                <w:del w:id="5301"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276DB6" w:rsidRPr="00B0605D" w:rsidRDefault="00276DB6">
                                <w:pPr>
                                  <w:pStyle w:val="EquationIndex"/>
                                  <w:rPr>
                                    <w:rFonts w:asciiTheme="majorHAnsi" w:hAnsiTheme="majorHAnsi"/>
                                    <w:rPrChange w:id="5302" w:author="The Si Tran" w:date="2012-12-16T08:10:00Z">
                                      <w:rPr/>
                                    </w:rPrChange>
                                  </w:rPr>
                                  <w:pPrChange w:id="5303" w:author="The Si Tran" w:date="2012-12-15T08:20:00Z">
                                    <w:pPr/>
                                  </w:pPrChange>
                                </w:pPr>
                                <w:del w:id="5304" w:author="The Si Tran" w:date="2012-12-10T20:08:00Z">
                                  <w:r w:rsidRPr="00090AB7" w:rsidDel="00A213DB">
                                    <w:rPr>
                                      <w:rStyle w:val="EquationIndexChar"/>
                                      <w:rPrChange w:id="5305" w:author="The Si Tran" w:date="2012-12-15T08:20:00Z">
                                        <w:rPr/>
                                      </w:rPrChange>
                                    </w:rPr>
                                    <w:delText>y(t)</w:delText>
                                  </w:r>
                                </w:del>
                                <m:oMath>
                                  <m:acc>
                                    <m:accPr>
                                      <m:ctrlPr>
                                        <w:ins w:id="5306" w:author="The Si Tran" w:date="2012-12-10T20:12:00Z">
                                          <w:rPr>
                                            <w:rStyle w:val="EquationIndexChar"/>
                                            <w:rFonts w:ascii="Cambria Math" w:hAnsi="Cambria Math"/>
                                            <w:i/>
                                          </w:rPr>
                                        </w:ins>
                                      </m:ctrlPr>
                                    </m:accPr>
                                    <m:e>
                                      <w:ins w:id="5307" w:author="The Si Tran" w:date="2012-12-10T20:12:00Z">
                                        <m:r>
                                          <w:rPr>
                                            <w:rStyle w:val="EquationIndexChar"/>
                                            <w:rPrChange w:id="5308" w:author="The Si Tran" w:date="2012-12-16T08:10:00Z">
                                              <w:rPr>
                                                <w:rFonts w:ascii="Cambria Math" w:hAnsi="Cambria Math"/>
                                              </w:rPr>
                                            </w:rPrChange>
                                          </w:rPr>
                                          <m:t>y</m:t>
                                        </m:r>
                                      </w:ins>
                                    </m:e>
                                  </m:acc>
                                  <w:ins w:id="5309" w:author="The Si Tran" w:date="2012-12-10T20:08:00Z">
                                    <m:r>
                                      <w:rPr>
                                        <w:rStyle w:val="EquationIndexChar"/>
                                        <w:rPrChange w:id="5310" w:author="The Si Tran" w:date="2012-12-16T08:10:00Z">
                                          <w:rPr>
                                            <w:rFonts w:ascii="Cambria Math" w:hAnsi="Cambria Math"/>
                                          </w:rPr>
                                        </w:rPrChange>
                                      </w:rPr>
                                      <m:t>(t</m:t>
                                    </m:r>
                                  </w:ins>
                                  <w:ins w:id="5311" w:author="The Si Tran" w:date="2012-12-10T20:13:00Z">
                                    <m:r>
                                      <w:rPr>
                                        <w:rStyle w:val="EquationIndexChar"/>
                                        <w:rPrChange w:id="5312" w:author="The Si Tran" w:date="2012-12-16T08:10:00Z">
                                          <w:rPr>
                                            <w:rFonts w:ascii="Cambria Math" w:hAnsi="Cambria Math"/>
                                          </w:rPr>
                                        </w:rPrChange>
                                      </w:rPr>
                                      <m:t>+</m:t>
                                    </m:r>
                                    <m:r>
                                      <w:rPr>
                                        <w:rFonts w:ascii="Cambria Math" w:hAnsi="Cambria Math"/>
                                      </w:rPr>
                                      <m:t>n</m:t>
                                    </m:r>
                                  </w:ins>
                                  <w:ins w:id="5313"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276DB6" w:rsidRDefault="00276DB6">
                                <w:pPr>
                                  <w:pStyle w:val="EquationIndex"/>
                                  <w:pPrChange w:id="5314" w:author="The Si Tran" w:date="2012-12-15T08:20:00Z">
                                    <w:pPr/>
                                  </w:pPrChange>
                                </w:pPr>
                                <w:del w:id="5315" w:author="The Si Tran" w:date="2012-12-10T20:08:00Z">
                                  <w:r w:rsidDel="00A213DB">
                                    <w:delText>y(t)</w:delText>
                                  </w:r>
                                </w:del>
                                <m:oMath>
                                  <m:acc>
                                    <m:accPr>
                                      <m:ctrlPr>
                                        <w:ins w:id="5316" w:author="The Si Tran" w:date="2012-12-10T20:12:00Z">
                                          <w:rPr>
                                            <w:rFonts w:ascii="Cambria Math" w:hAnsi="Cambria Math"/>
                                          </w:rPr>
                                        </w:ins>
                                      </m:ctrlPr>
                                    </m:accPr>
                                    <m:e>
                                      <w:ins w:id="5317" w:author="The Si Tran" w:date="2012-12-10T20:12:00Z">
                                        <m:r>
                                          <w:rPr>
                                            <w:rFonts w:ascii="Cambria Math" w:hAnsi="Cambria Math"/>
                                          </w:rPr>
                                          <m:t>y</m:t>
                                        </m:r>
                                      </w:ins>
                                    </m:e>
                                  </m:acc>
                                  <w:ins w:id="5318" w:author="The Si Tran" w:date="2012-12-10T20:08:00Z">
                                    <m:r>
                                      <m:rPr>
                                        <m:sty m:val="p"/>
                                      </m:rPr>
                                      <w:rPr>
                                        <w:rFonts w:ascii="Cambria Math" w:hAnsi="Cambria Math"/>
                                      </w:rPr>
                                      <m:t>(</m:t>
                                    </m:r>
                                    <m:r>
                                      <w:rPr>
                                        <w:rFonts w:ascii="Cambria Math" w:hAnsi="Cambria Math"/>
                                      </w:rPr>
                                      <m:t>t</m:t>
                                    </m:r>
                                  </w:ins>
                                  <w:ins w:id="5319" w:author="The Si Tran" w:date="2012-12-10T20:13:00Z">
                                    <m:r>
                                      <m:rPr>
                                        <m:sty m:val="p"/>
                                      </m:rPr>
                                      <w:rPr>
                                        <w:rFonts w:ascii="Cambria Math" w:hAnsi="Cambria Math"/>
                                      </w:rPr>
                                      <m:t>+</m:t>
                                    </m:r>
                                    <m:r>
                                      <w:rPr>
                                        <w:rFonts w:ascii="Cambria Math" w:hAnsi="Cambria Math"/>
                                      </w:rPr>
                                      <m:t>n</m:t>
                                    </m:r>
                                  </w:ins>
                                  <w:ins w:id="5320"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8"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">
                  <v:shape id="_x0000_s1039" type="#_x0000_t75" style="position:absolute;width:58051;height:59721;visibility:visible;mso-wrap-style:square" stroked="t" strokecolor="black [3213]">
                    <v:fill o:detectmouseclick="t"/>
                    <v:path o:connecttype="none"/>
                  </v:shape>
                  <v:roundrect id="Rounded Rectangle 66" o:spid="_x0000_s1040"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276DB6" w:rsidRDefault="00276DB6" w:rsidP="00097101">
                          <w:pPr>
                            <w:spacing w:line="240" w:lineRule="auto"/>
                            <w:jc w:val="center"/>
                          </w:pPr>
                          <w:r w:rsidRPr="00363B91">
                            <w:rPr>
                              <w:sz w:val="22"/>
                              <w:rPrChange w:id="5321" w:author="The Si Tran" w:date="2012-12-06T22:10:00Z">
                                <w:rPr/>
                              </w:rPrChange>
                            </w:rPr>
                            <w:t>MODEL STRUCTURE</w:t>
                          </w:r>
                          <w:r>
                            <w:t xml:space="preserve"> IDENTIFIER</w:t>
                          </w:r>
                        </w:p>
                      </w:txbxContent>
                    </v:textbox>
                  </v:roundrect>
                  <v:roundrect id="Rounded Rectangle 67" o:spid="_x0000_s1041"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276DB6" w:rsidRDefault="00276DB6"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2"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276DB6" w:rsidRDefault="00276DB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3"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276DB6" w:rsidRDefault="00276DB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4"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5"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6"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7"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8"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9"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276DB6" w:rsidRDefault="00276DB6" w:rsidP="00363B91">
                          <w:r w:rsidRPr="00363B91">
                            <w:rPr>
                              <w:sz w:val="22"/>
                              <w:rPrChange w:id="5322" w:author="The Si Tran" w:date="2012-12-06T22:08:00Z">
                                <w:rPr/>
                              </w:rPrChange>
                            </w:rPr>
                            <w:t xml:space="preserve">Stationary </w:t>
                          </w:r>
                          <w:r>
                            <w:t>Series</w:t>
                          </w:r>
                        </w:p>
                      </w:txbxContent>
                    </v:textbox>
                  </v:shape>
                  <v:shape id="Text Box 76" o:spid="_x0000_s1050"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276DB6" w:rsidRDefault="00276DB6" w:rsidP="00363B91">
                          <w:pPr>
                            <w:jc w:val="center"/>
                          </w:pPr>
                          <w:r w:rsidRPr="00363B91">
                            <w:rPr>
                              <w:sz w:val="22"/>
                              <w:rPrChange w:id="5323" w:author="The Si Tran" w:date="2012-12-06T22:09:00Z">
                                <w:rPr/>
                              </w:rPrChange>
                            </w:rPr>
                            <w:t>Non-stationary and/or Seasonal</w:t>
                          </w:r>
                          <w:r>
                            <w:t xml:space="preserve"> series</w:t>
                          </w:r>
                        </w:p>
                      </w:txbxContent>
                    </v:textbox>
                  </v:shape>
                  <v:shape id="Text Box 77" o:spid="_x0000_s1051"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276DB6" w:rsidRPr="00363B91" w:rsidRDefault="00276DB6" w:rsidP="00097101">
                          <w:pPr>
                            <w:spacing w:before="0" w:line="240" w:lineRule="auto"/>
                            <w:jc w:val="center"/>
                            <w:rPr>
                              <w:sz w:val="22"/>
                              <w:rPrChange w:id="5324" w:author="The Si Tran" w:date="2012-12-06T22:09:00Z">
                                <w:rPr/>
                              </w:rPrChange>
                            </w:rPr>
                          </w:pPr>
                          <w:r w:rsidRPr="00363B91">
                            <w:rPr>
                              <w:sz w:val="22"/>
                              <w:rPrChange w:id="5325" w:author="The Si Tran" w:date="2012-12-06T22:09:00Z">
                                <w:rPr/>
                              </w:rPrChange>
                            </w:rPr>
                            <w:t>Forecasts for Original Series</w:t>
                          </w:r>
                        </w:p>
                      </w:txbxContent>
                    </v:textbox>
                  </v:shape>
                  <v:shape id="Text Box 78" o:spid="_x0000_s1052"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276DB6" w:rsidRDefault="00276DB6" w:rsidP="00363B91">
                          <w:pPr>
                            <w:jc w:val="center"/>
                          </w:pPr>
                          <w:r w:rsidRPr="00363B91">
                            <w:rPr>
                              <w:sz w:val="22"/>
                              <w:rPrChange w:id="5326" w:author="The Si Tran" w:date="2012-12-06T22:10:00Z">
                                <w:rPr/>
                              </w:rPrChange>
                            </w:rPr>
                            <w:t>Difference</w:t>
                          </w:r>
                          <w:r>
                            <w:t>d Series</w:t>
                          </w:r>
                        </w:p>
                      </w:txbxContent>
                    </v:textbox>
                  </v:shape>
                  <v:shape id="Text Box 18" o:spid="_x0000_s1053"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4"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5"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6"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7"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8"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9"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60"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276DB6" w:rsidRDefault="00276DB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1"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276DB6" w:rsidRDefault="00276DB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2"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3"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276DB6" w:rsidRDefault="00276DB6">
                          <w:pPr>
                            <w:pStyle w:val="EquationIndex"/>
                            <w:pPrChange w:id="5327" w:author="The Si Tran" w:date="2012-12-15T08:20:00Z">
                              <w:pPr/>
                            </w:pPrChange>
                          </w:pPr>
                          <w:del w:id="5328" w:author="The Si Tran" w:date="2012-12-10T20:08:00Z">
                            <w:r w:rsidDel="00A213DB">
                              <w:delText>y(t)</w:delText>
                            </w:r>
                          </w:del>
                          <w:ins w:id="5329"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4"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276DB6" w:rsidRDefault="00276DB6">
                          <w:pPr>
                            <w:pStyle w:val="EquationIndex"/>
                            <w:rPr>
                              <w:szCs w:val="24"/>
                            </w:rPr>
                            <w:pPrChange w:id="5330" w:author="The Si Tran" w:date="2012-12-15T08:20:00Z">
                              <w:pPr>
                                <w:pStyle w:val="NormalWeb"/>
                                <w:spacing w:before="120" w:beforeAutospacing="0" w:after="0" w:afterAutospacing="0" w:line="360" w:lineRule="auto"/>
                                <w:jc w:val="both"/>
                              </w:pPr>
                            </w:pPrChange>
                          </w:pPr>
                          <w:ins w:id="5331"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332" w:author="The Si Tran" w:date="2012-12-10T20:11:00Z">
                            <m:oMath>
                              <m:r>
                                <m:rPr>
                                  <m:sty m:val="p"/>
                                </m:rPr>
                                <w:rPr>
                                  <w:rFonts w:ascii="Cambria Math" w:hAnsi="Cambria Math"/>
                                </w:rPr>
                                <m:t>)</m:t>
                              </m:r>
                            </m:oMath>
                          </w:ins>
                          <w:del w:id="5333"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5"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276DB6" w:rsidRPr="00B0605D" w:rsidRDefault="00276DB6">
                          <w:pPr>
                            <w:pStyle w:val="EquationIndex"/>
                            <w:rPr>
                              <w:rFonts w:asciiTheme="majorHAnsi" w:hAnsiTheme="majorHAnsi"/>
                              <w:rPrChange w:id="5334" w:author="The Si Tran" w:date="2012-12-16T08:10:00Z">
                                <w:rPr/>
                              </w:rPrChange>
                            </w:rPr>
                            <w:pPrChange w:id="5335" w:author="The Si Tran" w:date="2012-12-15T08:20:00Z">
                              <w:pPr/>
                            </w:pPrChange>
                          </w:pPr>
                          <w:del w:id="5336" w:author="The Si Tran" w:date="2012-12-10T20:08:00Z">
                            <w:r w:rsidRPr="00090AB7" w:rsidDel="00A213DB">
                              <w:rPr>
                                <w:rStyle w:val="EquationIndexChar"/>
                                <w:rPrChange w:id="5337" w:author="The Si Tran" w:date="2012-12-15T08:20:00Z">
                                  <w:rPr/>
                                </w:rPrChange>
                              </w:rPr>
                              <w:delText>y(t)</w:delText>
                            </w:r>
                          </w:del>
                          <m:oMath>
                            <m:acc>
                              <m:accPr>
                                <m:ctrlPr>
                                  <w:ins w:id="5338" w:author="The Si Tran" w:date="2012-12-10T20:12:00Z">
                                    <w:rPr>
                                      <w:rStyle w:val="EquationIndexChar"/>
                                      <w:rFonts w:ascii="Cambria Math" w:hAnsi="Cambria Math"/>
                                      <w:i/>
                                    </w:rPr>
                                  </w:ins>
                                </m:ctrlPr>
                              </m:accPr>
                              <m:e>
                                <w:ins w:id="5339" w:author="The Si Tran" w:date="2012-12-10T20:12:00Z">
                                  <m:r>
                                    <w:rPr>
                                      <w:rStyle w:val="EquationIndexChar"/>
                                      <w:rPrChange w:id="5340" w:author="The Si Tran" w:date="2012-12-16T08:10:00Z">
                                        <w:rPr>
                                          <w:rFonts w:ascii="Cambria Math" w:hAnsi="Cambria Math"/>
                                        </w:rPr>
                                      </w:rPrChange>
                                    </w:rPr>
                                    <m:t>y</m:t>
                                  </m:r>
                                </w:ins>
                              </m:e>
                            </m:acc>
                            <w:ins w:id="5341" w:author="The Si Tran" w:date="2012-12-10T20:08:00Z">
                              <m:r>
                                <w:rPr>
                                  <w:rStyle w:val="EquationIndexChar"/>
                                  <w:rPrChange w:id="5342" w:author="The Si Tran" w:date="2012-12-16T08:10:00Z">
                                    <w:rPr>
                                      <w:rFonts w:ascii="Cambria Math" w:hAnsi="Cambria Math"/>
                                    </w:rPr>
                                  </w:rPrChange>
                                </w:rPr>
                                <m:t>(t</m:t>
                              </m:r>
                            </w:ins>
                            <w:ins w:id="5343" w:author="The Si Tran" w:date="2012-12-10T20:13:00Z">
                              <m:r>
                                <w:rPr>
                                  <w:rStyle w:val="EquationIndexChar"/>
                                  <w:rPrChange w:id="5344" w:author="The Si Tran" w:date="2012-12-16T08:10:00Z">
                                    <w:rPr>
                                      <w:rFonts w:ascii="Cambria Math" w:hAnsi="Cambria Math"/>
                                    </w:rPr>
                                  </w:rPrChange>
                                </w:rPr>
                                <m:t>+</m:t>
                              </m:r>
                              <m:r>
                                <w:rPr>
                                  <w:rFonts w:ascii="Cambria Math" w:hAnsi="Cambria Math"/>
                                </w:rPr>
                                <m:t>n</m:t>
                              </m:r>
                            </w:ins>
                            <w:ins w:id="5345" w:author="The Si Tran" w:date="2012-12-10T20:08:00Z">
                              <m:r>
                                <m:rPr>
                                  <m:sty m:val="p"/>
                                </m:rPr>
                                <w:rPr>
                                  <w:rFonts w:ascii="Cambria Math" w:hAnsi="Cambria Math"/>
                                </w:rPr>
                                <m:t>)</m:t>
                              </m:r>
                            </w:ins>
                          </m:oMath>
                        </w:p>
                      </w:txbxContent>
                    </v:textbox>
                  </v:shape>
                  <v:shape id="Text Box 126" o:spid="_x0000_s1066"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276DB6" w:rsidRDefault="00276DB6">
                          <w:pPr>
                            <w:pStyle w:val="EquationIndex"/>
                            <w:pPrChange w:id="5346" w:author="The Si Tran" w:date="2012-12-15T08:20:00Z">
                              <w:pPr/>
                            </w:pPrChange>
                          </w:pPr>
                          <w:del w:id="5347" w:author="The Si Tran" w:date="2012-12-10T20:08:00Z">
                            <w:r w:rsidDel="00A213DB">
                              <w:delText>y(t)</w:delText>
                            </w:r>
                          </w:del>
                          <m:oMath>
                            <m:acc>
                              <m:accPr>
                                <m:ctrlPr>
                                  <w:ins w:id="5348" w:author="The Si Tran" w:date="2012-12-10T20:12:00Z">
                                    <w:rPr>
                                      <w:rFonts w:ascii="Cambria Math" w:hAnsi="Cambria Math"/>
                                    </w:rPr>
                                  </w:ins>
                                </m:ctrlPr>
                              </m:accPr>
                              <m:e>
                                <w:ins w:id="5349" w:author="The Si Tran" w:date="2012-12-10T20:12:00Z">
                                  <m:r>
                                    <w:rPr>
                                      <w:rFonts w:ascii="Cambria Math" w:hAnsi="Cambria Math"/>
                                    </w:rPr>
                                    <m:t>y</m:t>
                                  </m:r>
                                </w:ins>
                              </m:e>
                            </m:acc>
                            <w:ins w:id="5350" w:author="The Si Tran" w:date="2012-12-10T20:08:00Z">
                              <m:r>
                                <m:rPr>
                                  <m:sty m:val="p"/>
                                </m:rPr>
                                <w:rPr>
                                  <w:rFonts w:ascii="Cambria Math" w:hAnsi="Cambria Math"/>
                                </w:rPr>
                                <m:t>(</m:t>
                              </m:r>
                              <m:r>
                                <w:rPr>
                                  <w:rFonts w:ascii="Cambria Math" w:hAnsi="Cambria Math"/>
                                </w:rPr>
                                <m:t>t</m:t>
                              </m:r>
                            </w:ins>
                            <w:ins w:id="5351" w:author="The Si Tran" w:date="2012-12-10T20:13:00Z">
                              <m:r>
                                <m:rPr>
                                  <m:sty m:val="p"/>
                                </m:rPr>
                                <w:rPr>
                                  <w:rFonts w:ascii="Cambria Math" w:hAnsi="Cambria Math"/>
                                </w:rPr>
                                <m:t>+</m:t>
                              </m:r>
                              <m:r>
                                <w:rPr>
                                  <w:rFonts w:ascii="Cambria Math" w:hAnsi="Cambria Math"/>
                                </w:rPr>
                                <m:t>n</m:t>
                              </m:r>
                            </w:ins>
                            <w:ins w:id="5352"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rPr>
          <w:ins w:id="5353" w:author="The Si Tran" w:date="2012-12-15T08:19:00Z"/>
          <w:lang w:val="pt-BR"/>
        </w:rPr>
        <w:pPrChange w:id="5354" w:author="The Si Tran" w:date="2012-12-16T10:10:00Z">
          <w:pPr>
            <w:pStyle w:val="Heading3"/>
          </w:pPr>
        </w:pPrChange>
      </w:pPr>
    </w:p>
    <w:p w14:paraId="1063E7F9" w14:textId="725166CE" w:rsidR="000D0624" w:rsidRPr="00032D83" w:rsidRDefault="000D0624">
      <w:pPr>
        <w:pStyle w:val="Hinh"/>
        <w:rPr>
          <w:ins w:id="5355" w:author="The Si Tran" w:date="2012-12-11T23:25:00Z"/>
        </w:rPr>
        <w:pPrChange w:id="5356" w:author="The Si Tran" w:date="2012-12-16T17:08:00Z">
          <w:pPr>
            <w:pStyle w:val="Heading3"/>
          </w:pPr>
        </w:pPrChange>
      </w:pPr>
      <w:bookmarkStart w:id="5357" w:name="_Toc343452745"/>
      <w:ins w:id="5358" w:author="The Si Tran" w:date="2012-12-11T23:25:00Z">
        <w:r w:rsidRPr="00F51638">
          <w:rPr>
            <w:rPrChange w:id="5359" w:author="The Si Tran" w:date="2012-12-16T17:08:00Z">
              <w:rPr>
                <w:b w:val="0"/>
                <w:lang w:val="pt-BR"/>
              </w:rPr>
            </w:rPrChange>
          </w:rPr>
          <w:t>Hình 3.4</w:t>
        </w:r>
      </w:ins>
      <w:ins w:id="5360" w:author="The Si Tran" w:date="2012-12-16T10:36:00Z">
        <w:r w:rsidR="00B9548F" w:rsidRPr="00032D83">
          <w:t xml:space="preserve"> :</w:t>
        </w:r>
      </w:ins>
      <w:ins w:id="5361" w:author="The Si Tran" w:date="2012-12-11T23:25:00Z">
        <w:r w:rsidRPr="00F51638">
          <w:rPr>
            <w:rPrChange w:id="5362" w:author="The Si Tran" w:date="2012-12-16T17:08:00Z">
              <w:rPr>
                <w:b w:val="0"/>
                <w:lang w:val="pt-BR"/>
              </w:rPr>
            </w:rPrChange>
          </w:rPr>
          <w:t xml:space="preserve"> Các thành phần của mô hình SARIMA</w:t>
        </w:r>
        <w:bookmarkEnd w:id="5357"/>
      </w:ins>
    </w:p>
    <w:p w14:paraId="63C6EB69" w14:textId="41F9FD05" w:rsidR="00155591" w:rsidRDefault="00155591" w:rsidP="00155591">
      <w:pPr>
        <w:pStyle w:val="Heading3"/>
        <w:rPr>
          <w:ins w:id="5363" w:author="The Si Tran" w:date="2012-12-06T22:17:00Z"/>
        </w:rPr>
      </w:pPr>
      <w:bookmarkStart w:id="5364" w:name="_Toc343452470"/>
      <w:ins w:id="5365" w:author="The Si Tran" w:date="2012-12-06T22:15:00Z">
        <w:r>
          <w:t>T</w:t>
        </w:r>
        <w:r w:rsidRPr="00155591">
          <w:t>hành phần nhận dạng mô hình</w:t>
        </w:r>
      </w:ins>
      <w:bookmarkEnd w:id="5364"/>
    </w:p>
    <w:p w14:paraId="6141FE93" w14:textId="77777777" w:rsidR="00A96FA3" w:rsidRDefault="00A96FA3">
      <w:pPr>
        <w:pStyle w:val="BuletL1"/>
        <w:rPr>
          <w:ins w:id="5366" w:author="The Si Tran" w:date="2012-12-06T22:18:00Z"/>
        </w:rPr>
        <w:pPrChange w:id="5367" w:author="The Si Tran" w:date="2012-12-16T10:36:00Z">
          <w:pPr>
            <w:pStyle w:val="ListParagraph"/>
            <w:ind w:left="360"/>
          </w:pPr>
        </w:pPrChange>
      </w:pPr>
      <w:ins w:id="5368" w:author="The Si Tran" w:date="2012-12-06T22:18:00Z">
        <w:r>
          <w:t xml:space="preserve">Nhận dạng mô hình là khâu đầu tiên trong quá trình mô hình hóa </w:t>
        </w:r>
      </w:ins>
      <w:ins w:id="5369" w:author="The Si Tran" w:date="2012-12-10T20:15:00Z">
        <w:r w:rsidR="00B46514">
          <w:t>S</w:t>
        </w:r>
      </w:ins>
      <w:ins w:id="5370" w:author="The Si Tran" w:date="2012-12-06T22:18:00Z">
        <w:r>
          <w:t xml:space="preserve">ARIMA. Chúng ta cần phải xác định các tham số p, d, q và P, Q, D, S của mô hình </w:t>
        </w:r>
      </w:ins>
      <w:ins w:id="5371" w:author="The Si Tran" w:date="2012-12-10T20:15:00Z">
        <w:r w:rsidR="00B46514">
          <w:t>S</w:t>
        </w:r>
      </w:ins>
      <w:ins w:id="5372" w:author="The Si Tran" w:date="2012-12-06T22:18:00Z">
        <w:r>
          <w:t>ARIMA. Những giá trị trị này được suy ra bằng cách trích rút những hệ số tương quan quan trọng trong chuỗi dữ liệu quan sát được.</w:t>
        </w:r>
      </w:ins>
      <w:ins w:id="5373" w:author="The Si Tran" w:date="2012-12-06T22:19:00Z">
        <w:r>
          <w:t xml:space="preserve"> </w:t>
        </w:r>
      </w:ins>
      <w:ins w:id="5374"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375" w:author="The Si Tran" w:date="2012-12-10T20:17:00Z">
        <w:r w:rsidR="00D30044">
          <w:t xml:space="preserve">một </w:t>
        </w:r>
      </w:ins>
      <w:ins w:id="5376" w:author="The Si Tran" w:date="2012-12-06T22:18:00Z">
        <w:r>
          <w:t xml:space="preserve">phương pháp </w:t>
        </w:r>
      </w:ins>
      <w:ins w:id="5377" w:author="The Si Tran" w:date="2012-12-10T20:17:00Z">
        <w:r w:rsidR="00D30044">
          <w:t>tự động</w:t>
        </w:r>
      </w:ins>
      <w:ins w:id="5378" w:author="The Si Tran" w:date="2012-12-06T22:18:00Z">
        <w:r>
          <w:t>, sử dụng các công thức toán học để trích rút ra các hệ số.</w:t>
        </w:r>
      </w:ins>
    </w:p>
    <w:p w14:paraId="3BD028AA" w14:textId="0FC9CC83" w:rsidR="00A96FA3" w:rsidRPr="00032D83" w:rsidRDefault="00A96FA3">
      <w:pPr>
        <w:pStyle w:val="BuletL1"/>
        <w:rPr>
          <w:ins w:id="5379" w:author="The Si Tran" w:date="2012-12-06T22:21:00Z"/>
        </w:rPr>
        <w:pPrChange w:id="5380" w:author="The Si Tran" w:date="2012-12-16T10:36:00Z">
          <w:pPr>
            <w:pStyle w:val="ListParagraph"/>
            <w:numPr>
              <w:numId w:val="18"/>
            </w:numPr>
            <w:ind w:hanging="360"/>
          </w:pPr>
        </w:pPrChange>
      </w:pPr>
      <w:ins w:id="5381" w:author="The Si Tran" w:date="2012-12-06T22:21:00Z">
        <w:r w:rsidRPr="00032D83">
          <w:t xml:space="preserve">Mô hình </w:t>
        </w:r>
      </w:ins>
      <w:ins w:id="5382" w:author="The Si Tran" w:date="2012-12-10T20:25:00Z">
        <w:r w:rsidR="00300B75">
          <w:t>S</w:t>
        </w:r>
      </w:ins>
      <w:ins w:id="5383" w:author="The Si Tran" w:date="2012-12-06T22:21:00Z">
        <w:r w:rsidRPr="00032D83">
          <w:t>ARIMA s</w:t>
        </w:r>
        <w:r w:rsidRPr="00A96FA3">
          <w:rPr>
            <w:rPrChange w:id="5384" w:author="The Si Tran" w:date="2012-12-06T22:21:00Z">
              <w:rPr/>
            </w:rPrChange>
          </w:rPr>
          <w:t>ử dụng tính chất của ACFs và PACFs để kết hợ</w:t>
        </w:r>
        <w:r w:rsidR="00595FCB">
          <w:t>p</w:t>
        </w:r>
        <w:r w:rsidRPr="00032D83">
          <w:t xml:space="preserve"> m</w:t>
        </w:r>
        <w:r w:rsidRPr="00A96FA3">
          <w:rPr>
            <w:rPrChange w:id="5385" w:author="The Si Tran" w:date="2012-12-06T22:21:00Z">
              <w:rPr/>
            </w:rPrChange>
          </w:rPr>
          <w:t>ột chuỗi dữ liệu với một mô hình thích hợp: mô hình tự hồi quy AR(p), mô hình trung bình di động MA(q), mô hình kết hợp tự hồi quy và tru</w:t>
        </w:r>
      </w:ins>
      <w:ins w:id="5386" w:author="The Si Tran" w:date="2012-12-10T20:21:00Z">
        <w:r w:rsidR="00B405CA">
          <w:t>n</w:t>
        </w:r>
      </w:ins>
      <w:ins w:id="5387" w:author="The Si Tran" w:date="2012-12-06T22:21:00Z">
        <w:r w:rsidRPr="00032D83">
          <w:t>g bình di đ</w:t>
        </w:r>
        <w:r w:rsidRPr="00A96FA3">
          <w:rPr>
            <w:rPrChange w:id="5388" w:author="The Si Tran" w:date="2012-12-06T22:21:00Z">
              <w:rPr/>
            </w:rPrChange>
          </w:rPr>
          <w:t xml:space="preserve">ộng ARMA(p,q). </w:t>
        </w:r>
      </w:ins>
      <w:ins w:id="5389" w:author="The Si Tran" w:date="2012-12-10T20:22:00Z">
        <w:r w:rsidR="00595FCB">
          <w:t>Tính chất của</w:t>
        </w:r>
      </w:ins>
      <w:ins w:id="5390" w:author="The Si Tran" w:date="2012-12-06T22:21:00Z">
        <w:r w:rsidRPr="00032D83">
          <w:t xml:space="preserve"> các hàm tương quan đư</w:t>
        </w:r>
        <w:r w:rsidRPr="00A96FA3">
          <w:rPr>
            <w:rPrChange w:id="5391" w:author="The Si Tran" w:date="2012-12-06T22:21:00Z">
              <w:rPr/>
            </w:rPrChange>
          </w:rPr>
          <w:t>ợc chia ra làm 3 loại: giảm gián đoạn (abrupt decay), giảm theo hình sin hoặc hàm mũ, giả</w:t>
        </w:r>
        <w:r w:rsidR="00595FCB">
          <w:t xml:space="preserve">m </w:t>
        </w:r>
        <w:r w:rsidRPr="00032D83">
          <w:t>ch</w:t>
        </w:r>
        <w:r w:rsidRPr="00A96FA3">
          <w:rPr>
            <w:rPrChange w:id="5392" w:author="The Si Tran" w:date="2012-12-06T22:21:00Z">
              <w:rPr/>
            </w:rPrChange>
          </w:rPr>
          <w:t>ậm. Tùy theo tính chất của ACFs và PACFs mà chuỗi dữ liệu được kết hợp với 1 mô hình khác nhau</w:t>
        </w:r>
      </w:ins>
      <w:ins w:id="5393"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394" w:author="The Si Tran" w:date="2012-12-06T22:21:00Z"/>
          <w:rFonts w:ascii="Times New Roman" w:hAnsi="Times New Roman"/>
          <w:sz w:val="26"/>
          <w:szCs w:val="26"/>
          <w:rPrChange w:id="5395" w:author="The Si Tran" w:date="2012-12-06T22:21:00Z">
            <w:rPr>
              <w:ins w:id="5396" w:author="The Si Tran" w:date="2012-12-06T22:21:00Z"/>
            </w:rPr>
          </w:rPrChange>
        </w:rPr>
        <w:pPrChange w:id="5397" w:author="The Si Tran" w:date="2012-12-14T05:24:00Z">
          <w:pPr>
            <w:pStyle w:val="ListParagraph"/>
            <w:numPr>
              <w:numId w:val="18"/>
            </w:numPr>
            <w:ind w:hanging="360"/>
          </w:pPr>
        </w:pPrChange>
      </w:pPr>
      <w:ins w:id="5398" w:author="The Si Tran" w:date="2012-12-06T22:21:00Z">
        <w:r w:rsidRPr="00A96FA3">
          <w:rPr>
            <w:rFonts w:ascii="Times New Roman" w:hAnsi="Times New Roman"/>
            <w:sz w:val="26"/>
            <w:szCs w:val="26"/>
            <w:rPrChange w:id="5399"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400" w:author="The Si Tran" w:date="2012-12-06T22:21:00Z"/>
          <w:rFonts w:ascii="Times New Roman" w:hAnsi="Times New Roman"/>
          <w:sz w:val="26"/>
          <w:szCs w:val="26"/>
          <w:rPrChange w:id="5401" w:author="The Si Tran" w:date="2012-12-06T22:21:00Z">
            <w:rPr>
              <w:ins w:id="5402" w:author="The Si Tran" w:date="2012-12-06T22:21:00Z"/>
            </w:rPr>
          </w:rPrChange>
        </w:rPr>
        <w:pPrChange w:id="5403" w:author="The Si Tran" w:date="2012-12-14T05:24:00Z">
          <w:pPr>
            <w:pStyle w:val="ListParagraph"/>
            <w:numPr>
              <w:numId w:val="18"/>
            </w:numPr>
            <w:ind w:hanging="360"/>
          </w:pPr>
        </w:pPrChange>
      </w:pPr>
      <w:ins w:id="5404" w:author="The Si Tran" w:date="2012-12-06T22:21:00Z">
        <w:r w:rsidRPr="00A96FA3">
          <w:rPr>
            <w:rFonts w:ascii="Times New Roman" w:hAnsi="Times New Roman"/>
            <w:sz w:val="26"/>
            <w:szCs w:val="26"/>
            <w:rPrChange w:id="5405"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406" w:author="The Si Tran" w:date="2012-12-06T22:21:00Z"/>
          <w:rFonts w:ascii="Times New Roman" w:hAnsi="Times New Roman"/>
          <w:sz w:val="26"/>
          <w:szCs w:val="26"/>
          <w:rPrChange w:id="5407" w:author="The Si Tran" w:date="2012-12-06T22:21:00Z">
            <w:rPr>
              <w:ins w:id="5408" w:author="The Si Tran" w:date="2012-12-06T22:21:00Z"/>
            </w:rPr>
          </w:rPrChange>
        </w:rPr>
        <w:pPrChange w:id="5409" w:author="The Si Tran" w:date="2012-12-14T05:24:00Z">
          <w:pPr>
            <w:pStyle w:val="ListParagraph"/>
            <w:numPr>
              <w:numId w:val="18"/>
            </w:numPr>
            <w:ind w:hanging="360"/>
          </w:pPr>
        </w:pPrChange>
      </w:pPr>
      <w:ins w:id="5410" w:author="The Si Tran" w:date="2012-12-06T22:21:00Z">
        <w:r w:rsidRPr="00A96FA3">
          <w:rPr>
            <w:rFonts w:ascii="Times New Roman" w:hAnsi="Times New Roman"/>
            <w:sz w:val="26"/>
            <w:szCs w:val="26"/>
            <w:rPrChange w:id="5411"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412" w:author="The Si Tran" w:date="2012-12-14T05:25:00Z"/>
          <w:rFonts w:ascii="Times New Roman" w:hAnsi="Times New Roman"/>
          <w:sz w:val="26"/>
          <w:szCs w:val="26"/>
        </w:rPr>
        <w:pPrChange w:id="5413" w:author="The Si Tran" w:date="2012-12-14T05:24:00Z">
          <w:pPr>
            <w:pStyle w:val="ListParagraph"/>
            <w:numPr>
              <w:numId w:val="18"/>
            </w:numPr>
            <w:ind w:hanging="360"/>
          </w:pPr>
        </w:pPrChange>
      </w:pPr>
      <w:ins w:id="5414" w:author="The Si Tran" w:date="2012-12-06T22:21:00Z">
        <w:r w:rsidRPr="00A96FA3">
          <w:rPr>
            <w:rFonts w:ascii="Times New Roman" w:hAnsi="Times New Roman"/>
            <w:sz w:val="26"/>
            <w:szCs w:val="26"/>
            <w:rPrChange w:id="5415"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DC1307" w:rsidRDefault="00647C91">
      <w:pPr>
        <w:pStyle w:val="Bang"/>
        <w:rPr>
          <w:ins w:id="5416" w:author="The Si Tran" w:date="2012-12-06T22:22:00Z"/>
          <w:rPrChange w:id="5417" w:author="The Si Tran" w:date="2012-12-16T17:09:00Z">
            <w:rPr>
              <w:ins w:id="5418" w:author="The Si Tran" w:date="2012-12-06T22:22:00Z"/>
            </w:rPr>
          </w:rPrChange>
        </w:rPr>
        <w:pPrChange w:id="5419" w:author="The Si Tran" w:date="2012-12-16T17:09:00Z">
          <w:pPr>
            <w:pStyle w:val="ListParagraph"/>
            <w:numPr>
              <w:numId w:val="18"/>
            </w:numPr>
            <w:ind w:hanging="360"/>
          </w:pPr>
        </w:pPrChange>
      </w:pPr>
      <w:bookmarkStart w:id="5420" w:name="_Toc343415625"/>
      <w:ins w:id="5421" w:author="The Si Tran" w:date="2012-12-14T05:25:00Z">
        <w:r w:rsidRPr="00032D83">
          <w:t>B</w:t>
        </w:r>
        <w:r w:rsidRPr="00DC1307">
          <w:rPr>
            <w:rPrChange w:id="5422" w:author="The Si Tran" w:date="2012-12-16T17:09:00Z">
              <w:rPr/>
            </w:rPrChange>
          </w:rPr>
          <w:t>ảng 3.1: Tính chất của ACFs và PACFs</w:t>
        </w:r>
      </w:ins>
      <w:bookmarkEnd w:id="5420"/>
    </w:p>
    <w:tbl>
      <w:tblPr>
        <w:tblStyle w:val="TableGrid"/>
        <w:tblW w:w="8522" w:type="dxa"/>
        <w:tblInd w:w="828" w:type="dxa"/>
        <w:tblLayout w:type="fixed"/>
        <w:tblLook w:val="04A0" w:firstRow="1" w:lastRow="0" w:firstColumn="1" w:lastColumn="0" w:noHBand="0" w:noVBand="1"/>
        <w:tblPrChange w:id="5423"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424">
          <w:tblGrid>
            <w:gridCol w:w="1495"/>
            <w:gridCol w:w="3155"/>
            <w:gridCol w:w="3476"/>
          </w:tblGrid>
        </w:tblGridChange>
      </w:tblGrid>
      <w:tr w:rsidR="00A96FA3" w14:paraId="2282D094" w14:textId="77777777" w:rsidTr="00B0605D">
        <w:trPr>
          <w:ins w:id="5425" w:author="The Si Tran" w:date="2012-12-06T22:22:00Z"/>
        </w:trPr>
        <w:tc>
          <w:tcPr>
            <w:tcW w:w="1980" w:type="dxa"/>
            <w:tcPrChange w:id="5426" w:author="The Si Tran" w:date="2012-12-16T08:10:00Z">
              <w:tcPr>
                <w:tcW w:w="1495" w:type="dxa"/>
              </w:tcPr>
            </w:tcPrChange>
          </w:tcPr>
          <w:p w14:paraId="639CC8A0" w14:textId="77777777" w:rsidR="00A96FA3" w:rsidRPr="00E10512" w:rsidRDefault="00A96FA3">
            <w:pPr>
              <w:pStyle w:val="BangBody"/>
              <w:jc w:val="center"/>
              <w:rPr>
                <w:ins w:id="5427" w:author="The Si Tran" w:date="2012-12-06T22:22:00Z"/>
                <w:b/>
                <w:szCs w:val="26"/>
                <w:rPrChange w:id="5428" w:author="The Si Tran" w:date="2012-12-16T10:48:00Z">
                  <w:rPr>
                    <w:ins w:id="5429" w:author="The Si Tran" w:date="2012-12-06T22:22:00Z"/>
                  </w:rPr>
                </w:rPrChange>
              </w:rPr>
              <w:pPrChange w:id="5430" w:author="The Si Tran" w:date="2012-12-16T10:48:00Z">
                <w:pPr/>
              </w:pPrChange>
            </w:pPr>
            <w:ins w:id="5431" w:author="The Si Tran" w:date="2012-12-06T22:22:00Z">
              <w:r w:rsidRPr="00E10512">
                <w:rPr>
                  <w:b/>
                  <w:sz w:val="26"/>
                  <w:szCs w:val="26"/>
                  <w:rPrChange w:id="5432" w:author="The Si Tran" w:date="2012-12-16T10:48:00Z">
                    <w:rPr/>
                  </w:rPrChange>
                </w:rPr>
                <w:t>Process</w:t>
              </w:r>
            </w:ins>
          </w:p>
        </w:tc>
        <w:tc>
          <w:tcPr>
            <w:tcW w:w="3066" w:type="dxa"/>
            <w:tcPrChange w:id="5433" w:author="The Si Tran" w:date="2012-12-16T08:10:00Z">
              <w:tcPr>
                <w:tcW w:w="3258" w:type="dxa"/>
              </w:tcPr>
            </w:tcPrChange>
          </w:tcPr>
          <w:p w14:paraId="10C9803D" w14:textId="77777777" w:rsidR="00A96FA3" w:rsidRPr="00E10512" w:rsidRDefault="00A96FA3">
            <w:pPr>
              <w:pStyle w:val="BangBody"/>
              <w:jc w:val="center"/>
              <w:rPr>
                <w:ins w:id="5434" w:author="The Si Tran" w:date="2012-12-06T22:22:00Z"/>
                <w:b/>
                <w:szCs w:val="26"/>
                <w:rPrChange w:id="5435" w:author="The Si Tran" w:date="2012-12-16T10:48:00Z">
                  <w:rPr>
                    <w:ins w:id="5436" w:author="The Si Tran" w:date="2012-12-06T22:22:00Z"/>
                  </w:rPr>
                </w:rPrChange>
              </w:rPr>
              <w:pPrChange w:id="5437" w:author="The Si Tran" w:date="2012-12-16T10:48:00Z">
                <w:pPr>
                  <w:jc w:val="center"/>
                </w:pPr>
              </w:pPrChange>
            </w:pPr>
            <w:ins w:id="5438" w:author="The Si Tran" w:date="2012-12-06T22:22:00Z">
              <w:r w:rsidRPr="00E10512">
                <w:rPr>
                  <w:b/>
                  <w:sz w:val="26"/>
                  <w:szCs w:val="26"/>
                  <w:rPrChange w:id="5439" w:author="The Si Tran" w:date="2012-12-16T10:48:00Z">
                    <w:rPr/>
                  </w:rPrChange>
                </w:rPr>
                <w:t>ACF</w:t>
              </w:r>
            </w:ins>
          </w:p>
        </w:tc>
        <w:tc>
          <w:tcPr>
            <w:tcW w:w="3476" w:type="dxa"/>
            <w:tcPrChange w:id="5440" w:author="The Si Tran" w:date="2012-12-16T08:10:00Z">
              <w:tcPr>
                <w:tcW w:w="3599" w:type="dxa"/>
              </w:tcPr>
            </w:tcPrChange>
          </w:tcPr>
          <w:p w14:paraId="1D495D08" w14:textId="77777777" w:rsidR="00A96FA3" w:rsidRPr="00E10512" w:rsidRDefault="00A96FA3">
            <w:pPr>
              <w:pStyle w:val="BangBody"/>
              <w:jc w:val="center"/>
              <w:rPr>
                <w:ins w:id="5441" w:author="The Si Tran" w:date="2012-12-06T22:22:00Z"/>
                <w:b/>
                <w:szCs w:val="26"/>
                <w:rPrChange w:id="5442" w:author="The Si Tran" w:date="2012-12-16T10:48:00Z">
                  <w:rPr>
                    <w:ins w:id="5443" w:author="The Si Tran" w:date="2012-12-06T22:22:00Z"/>
                  </w:rPr>
                </w:rPrChange>
              </w:rPr>
              <w:pPrChange w:id="5444" w:author="The Si Tran" w:date="2012-12-16T10:48:00Z">
                <w:pPr>
                  <w:jc w:val="center"/>
                </w:pPr>
              </w:pPrChange>
            </w:pPr>
            <w:ins w:id="5445" w:author="The Si Tran" w:date="2012-12-06T22:22:00Z">
              <w:r w:rsidRPr="00E10512">
                <w:rPr>
                  <w:b/>
                  <w:sz w:val="26"/>
                  <w:szCs w:val="26"/>
                  <w:rPrChange w:id="5446" w:author="The Si Tran" w:date="2012-12-16T10:48:00Z">
                    <w:rPr/>
                  </w:rPrChange>
                </w:rPr>
                <w:t>PACF</w:t>
              </w:r>
            </w:ins>
          </w:p>
        </w:tc>
      </w:tr>
      <w:tr w:rsidR="00A96FA3" w14:paraId="272A9C2D" w14:textId="77777777" w:rsidTr="00B0605D">
        <w:trPr>
          <w:ins w:id="5447" w:author="The Si Tran" w:date="2012-12-06T22:22:00Z"/>
        </w:trPr>
        <w:tc>
          <w:tcPr>
            <w:tcW w:w="1980" w:type="dxa"/>
            <w:tcPrChange w:id="5448" w:author="The Si Tran" w:date="2012-12-16T08:10:00Z">
              <w:tcPr>
                <w:tcW w:w="1495" w:type="dxa"/>
              </w:tcPr>
            </w:tcPrChange>
          </w:tcPr>
          <w:p w14:paraId="0F887AFC" w14:textId="77777777" w:rsidR="00A96FA3" w:rsidRPr="00032D83" w:rsidRDefault="00A96FA3">
            <w:pPr>
              <w:pStyle w:val="BangBody"/>
              <w:jc w:val="center"/>
              <w:rPr>
                <w:ins w:id="5449" w:author="The Si Tran" w:date="2012-12-06T22:22:00Z"/>
                <w:szCs w:val="26"/>
              </w:rPr>
              <w:pPrChange w:id="5450" w:author="The Si Tran" w:date="2012-12-16T10:48:00Z">
                <w:pPr>
                  <w:jc w:val="left"/>
                </w:pPr>
              </w:pPrChange>
            </w:pPr>
            <w:ins w:id="5451" w:author="The Si Tran" w:date="2012-12-06T22:22:00Z">
              <w:r w:rsidRPr="00B9548F">
                <w:rPr>
                  <w:sz w:val="26"/>
                  <w:szCs w:val="26"/>
                  <w:rPrChange w:id="5452" w:author="The Si Tran" w:date="2012-12-16T10:38:00Z">
                    <w:rPr/>
                  </w:rPrChange>
                </w:rPr>
                <w:t>AR(p)</w:t>
              </w:r>
            </w:ins>
          </w:p>
        </w:tc>
        <w:tc>
          <w:tcPr>
            <w:tcW w:w="3066" w:type="dxa"/>
            <w:tcPrChange w:id="5453" w:author="The Si Tran" w:date="2012-12-16T08:10:00Z">
              <w:tcPr>
                <w:tcW w:w="3258" w:type="dxa"/>
              </w:tcPr>
            </w:tcPrChange>
          </w:tcPr>
          <w:p w14:paraId="01E2D863" w14:textId="77777777" w:rsidR="00A96FA3" w:rsidRPr="00032D83" w:rsidRDefault="00A96FA3">
            <w:pPr>
              <w:pStyle w:val="BangBody"/>
              <w:rPr>
                <w:ins w:id="5454" w:author="The Si Tran" w:date="2012-12-06T22:22:00Z"/>
                <w:szCs w:val="26"/>
              </w:rPr>
              <w:pPrChange w:id="5455" w:author="The Si Tran" w:date="2012-12-16T10:38:00Z">
                <w:pPr>
                  <w:spacing w:line="240" w:lineRule="auto"/>
                  <w:jc w:val="left"/>
                </w:pPr>
              </w:pPrChange>
            </w:pPr>
            <w:ins w:id="5456" w:author="The Si Tran" w:date="2012-12-06T22:22:00Z">
              <w:r w:rsidRPr="00B9548F">
                <w:rPr>
                  <w:sz w:val="26"/>
                  <w:szCs w:val="26"/>
                  <w:rPrChange w:id="5457" w:author="The Si Tran" w:date="2012-12-16T10:38:00Z">
                    <w:rPr/>
                  </w:rPrChange>
                </w:rPr>
                <w:t>Exponential or sinusoidal decay to zero</w:t>
              </w:r>
            </w:ins>
          </w:p>
        </w:tc>
        <w:tc>
          <w:tcPr>
            <w:tcW w:w="3476" w:type="dxa"/>
            <w:tcPrChange w:id="5458" w:author="The Si Tran" w:date="2012-12-16T08:10:00Z">
              <w:tcPr>
                <w:tcW w:w="3599" w:type="dxa"/>
              </w:tcPr>
            </w:tcPrChange>
          </w:tcPr>
          <w:p w14:paraId="76940256" w14:textId="77777777" w:rsidR="00A96FA3" w:rsidRPr="00032D83" w:rsidRDefault="00A96FA3">
            <w:pPr>
              <w:pStyle w:val="BangBody"/>
              <w:rPr>
                <w:ins w:id="5459" w:author="The Si Tran" w:date="2012-12-06T22:22:00Z"/>
                <w:szCs w:val="26"/>
              </w:rPr>
              <w:pPrChange w:id="5460" w:author="The Si Tran" w:date="2012-12-16T10:38:00Z">
                <w:pPr/>
              </w:pPrChange>
            </w:pPr>
            <w:ins w:id="5461" w:author="The Si Tran" w:date="2012-12-06T22:22:00Z">
              <w:r w:rsidRPr="00B9548F">
                <w:rPr>
                  <w:sz w:val="26"/>
                  <w:szCs w:val="26"/>
                  <w:rPrChange w:id="5462" w:author="The Si Tran" w:date="2012-12-16T10:38:00Z">
                    <w:rPr/>
                  </w:rPrChange>
                </w:rPr>
                <w:t>Spikes cut off to zero after lag p</w:t>
              </w:r>
            </w:ins>
          </w:p>
        </w:tc>
      </w:tr>
      <w:tr w:rsidR="00A96FA3" w14:paraId="5DD9E805" w14:textId="77777777" w:rsidTr="00B0605D">
        <w:trPr>
          <w:ins w:id="5463" w:author="The Si Tran" w:date="2012-12-06T22:22:00Z"/>
        </w:trPr>
        <w:tc>
          <w:tcPr>
            <w:tcW w:w="1980" w:type="dxa"/>
            <w:tcPrChange w:id="5464" w:author="The Si Tran" w:date="2012-12-16T08:10:00Z">
              <w:tcPr>
                <w:tcW w:w="1495" w:type="dxa"/>
              </w:tcPr>
            </w:tcPrChange>
          </w:tcPr>
          <w:p w14:paraId="28B6295D" w14:textId="77777777" w:rsidR="00A96FA3" w:rsidRPr="00032D83" w:rsidRDefault="00A96FA3">
            <w:pPr>
              <w:pStyle w:val="BangBody"/>
              <w:jc w:val="center"/>
              <w:rPr>
                <w:ins w:id="5465" w:author="The Si Tran" w:date="2012-12-06T22:22:00Z"/>
                <w:szCs w:val="26"/>
              </w:rPr>
              <w:pPrChange w:id="5466" w:author="The Si Tran" w:date="2012-12-16T10:48:00Z">
                <w:pPr/>
              </w:pPrChange>
            </w:pPr>
            <w:ins w:id="5467" w:author="The Si Tran" w:date="2012-12-06T22:22:00Z">
              <w:r w:rsidRPr="00B9548F">
                <w:rPr>
                  <w:sz w:val="26"/>
                  <w:szCs w:val="26"/>
                  <w:rPrChange w:id="5468" w:author="The Si Tran" w:date="2012-12-16T10:38:00Z">
                    <w:rPr/>
                  </w:rPrChange>
                </w:rPr>
                <w:t>MA(q)</w:t>
              </w:r>
            </w:ins>
          </w:p>
        </w:tc>
        <w:tc>
          <w:tcPr>
            <w:tcW w:w="3066" w:type="dxa"/>
            <w:tcPrChange w:id="5469" w:author="The Si Tran" w:date="2012-12-16T08:10:00Z">
              <w:tcPr>
                <w:tcW w:w="3258" w:type="dxa"/>
              </w:tcPr>
            </w:tcPrChange>
          </w:tcPr>
          <w:p w14:paraId="6F5DA568" w14:textId="77777777" w:rsidR="00A96FA3" w:rsidRPr="00032D83" w:rsidRDefault="00A96FA3">
            <w:pPr>
              <w:pStyle w:val="BangBody"/>
              <w:rPr>
                <w:ins w:id="5470" w:author="The Si Tran" w:date="2012-12-06T22:22:00Z"/>
                <w:szCs w:val="26"/>
              </w:rPr>
              <w:pPrChange w:id="5471" w:author="The Si Tran" w:date="2012-12-16T10:38:00Z">
                <w:pPr>
                  <w:spacing w:line="240" w:lineRule="auto"/>
                  <w:jc w:val="left"/>
                </w:pPr>
              </w:pPrChange>
            </w:pPr>
            <w:ins w:id="5472" w:author="The Si Tran" w:date="2012-12-06T22:22:00Z">
              <w:r w:rsidRPr="00B9548F">
                <w:rPr>
                  <w:sz w:val="26"/>
                  <w:szCs w:val="26"/>
                  <w:rPrChange w:id="5473" w:author="The Si Tran" w:date="2012-12-16T10:38:00Z">
                    <w:rPr/>
                  </w:rPrChange>
                </w:rPr>
                <w:t>Spikes cut off to zero after lag q</w:t>
              </w:r>
            </w:ins>
          </w:p>
        </w:tc>
        <w:tc>
          <w:tcPr>
            <w:tcW w:w="3476" w:type="dxa"/>
            <w:tcPrChange w:id="5474" w:author="The Si Tran" w:date="2012-12-16T08:10:00Z">
              <w:tcPr>
                <w:tcW w:w="3599" w:type="dxa"/>
              </w:tcPr>
            </w:tcPrChange>
          </w:tcPr>
          <w:p w14:paraId="769F71B3" w14:textId="77777777" w:rsidR="00A96FA3" w:rsidRPr="00032D83" w:rsidRDefault="00A96FA3">
            <w:pPr>
              <w:pStyle w:val="BangBody"/>
              <w:rPr>
                <w:ins w:id="5475" w:author="The Si Tran" w:date="2012-12-06T22:22:00Z"/>
                <w:szCs w:val="26"/>
              </w:rPr>
              <w:pPrChange w:id="5476" w:author="The Si Tran" w:date="2012-12-16T10:38:00Z">
                <w:pPr>
                  <w:spacing w:line="240" w:lineRule="auto"/>
                  <w:jc w:val="left"/>
                </w:pPr>
              </w:pPrChange>
            </w:pPr>
            <w:ins w:id="5477" w:author="The Si Tran" w:date="2012-12-06T22:22:00Z">
              <w:r w:rsidRPr="00B9548F">
                <w:rPr>
                  <w:sz w:val="26"/>
                  <w:szCs w:val="26"/>
                  <w:rPrChange w:id="5478" w:author="The Si Tran" w:date="2012-12-16T10:38:00Z">
                    <w:rPr/>
                  </w:rPrChange>
                </w:rPr>
                <w:t>Exponential or sinusoidal decay to zero</w:t>
              </w:r>
            </w:ins>
          </w:p>
        </w:tc>
      </w:tr>
      <w:tr w:rsidR="00A96FA3" w14:paraId="49EFEA72" w14:textId="77777777" w:rsidTr="00B0605D">
        <w:trPr>
          <w:ins w:id="5479" w:author="The Si Tran" w:date="2012-12-06T22:22:00Z"/>
        </w:trPr>
        <w:tc>
          <w:tcPr>
            <w:tcW w:w="1980" w:type="dxa"/>
            <w:tcPrChange w:id="5480" w:author="The Si Tran" w:date="2012-12-16T08:10:00Z">
              <w:tcPr>
                <w:tcW w:w="1495" w:type="dxa"/>
              </w:tcPr>
            </w:tcPrChange>
          </w:tcPr>
          <w:p w14:paraId="0BA6FBBC" w14:textId="77777777" w:rsidR="00A96FA3" w:rsidRPr="00032D83" w:rsidRDefault="00A96FA3">
            <w:pPr>
              <w:pStyle w:val="BangBody"/>
              <w:jc w:val="center"/>
              <w:rPr>
                <w:ins w:id="5481" w:author="The Si Tran" w:date="2012-12-06T22:22:00Z"/>
                <w:szCs w:val="26"/>
              </w:rPr>
              <w:pPrChange w:id="5482" w:author="The Si Tran" w:date="2012-12-16T10:48:00Z">
                <w:pPr/>
              </w:pPrChange>
            </w:pPr>
            <w:ins w:id="5483" w:author="The Si Tran" w:date="2012-12-06T22:22:00Z">
              <w:r w:rsidRPr="00B9548F">
                <w:rPr>
                  <w:sz w:val="26"/>
                  <w:szCs w:val="26"/>
                  <w:rPrChange w:id="5484" w:author="The Si Tran" w:date="2012-12-16T10:38:00Z">
                    <w:rPr/>
                  </w:rPrChange>
                </w:rPr>
                <w:t>ARMA(p,q)</w:t>
              </w:r>
            </w:ins>
          </w:p>
        </w:tc>
        <w:tc>
          <w:tcPr>
            <w:tcW w:w="3066" w:type="dxa"/>
            <w:tcPrChange w:id="5485" w:author="The Si Tran" w:date="2012-12-16T08:10:00Z">
              <w:tcPr>
                <w:tcW w:w="3258" w:type="dxa"/>
              </w:tcPr>
            </w:tcPrChange>
          </w:tcPr>
          <w:p w14:paraId="20140EB3" w14:textId="77777777" w:rsidR="00A96FA3" w:rsidRPr="00032D83" w:rsidRDefault="00A96FA3">
            <w:pPr>
              <w:pStyle w:val="BangBody"/>
              <w:rPr>
                <w:ins w:id="5486" w:author="The Si Tran" w:date="2012-12-06T22:22:00Z"/>
                <w:szCs w:val="26"/>
              </w:rPr>
              <w:pPrChange w:id="5487" w:author="The Si Tran" w:date="2012-12-16T10:38:00Z">
                <w:pPr>
                  <w:spacing w:line="240" w:lineRule="auto"/>
                  <w:jc w:val="left"/>
                </w:pPr>
              </w:pPrChange>
            </w:pPr>
            <w:ins w:id="5488" w:author="The Si Tran" w:date="2012-12-06T22:22:00Z">
              <w:r w:rsidRPr="00B9548F">
                <w:rPr>
                  <w:sz w:val="26"/>
                  <w:szCs w:val="26"/>
                  <w:rPrChange w:id="5489" w:author="The Si Tran" w:date="2012-12-16T10:38:00Z">
                    <w:rPr/>
                  </w:rPrChange>
                </w:rPr>
                <w:t>Exponential or sinusoidal decay to zero</w:t>
              </w:r>
            </w:ins>
          </w:p>
        </w:tc>
        <w:tc>
          <w:tcPr>
            <w:tcW w:w="3476" w:type="dxa"/>
            <w:tcPrChange w:id="5490" w:author="The Si Tran" w:date="2012-12-16T08:10:00Z">
              <w:tcPr>
                <w:tcW w:w="3599" w:type="dxa"/>
              </w:tcPr>
            </w:tcPrChange>
          </w:tcPr>
          <w:p w14:paraId="3C84B3BB" w14:textId="77777777" w:rsidR="00A96FA3" w:rsidRPr="00032D83" w:rsidRDefault="00A96FA3">
            <w:pPr>
              <w:pStyle w:val="BangBody"/>
              <w:rPr>
                <w:ins w:id="5491" w:author="The Si Tran" w:date="2012-12-06T22:22:00Z"/>
                <w:szCs w:val="26"/>
              </w:rPr>
              <w:pPrChange w:id="5492" w:author="The Si Tran" w:date="2012-12-16T10:38:00Z">
                <w:pPr>
                  <w:spacing w:line="240" w:lineRule="auto"/>
                  <w:jc w:val="left"/>
                </w:pPr>
              </w:pPrChange>
            </w:pPr>
            <w:ins w:id="5493" w:author="The Si Tran" w:date="2012-12-06T22:22:00Z">
              <w:r w:rsidRPr="00B9548F">
                <w:rPr>
                  <w:sz w:val="26"/>
                  <w:szCs w:val="26"/>
                  <w:rPrChange w:id="5494" w:author="The Si Tran" w:date="2012-12-16T10:38:00Z">
                    <w:rPr/>
                  </w:rPrChange>
                </w:rPr>
                <w:t>Exponential or sinusoidal decay to zero</w:t>
              </w:r>
            </w:ins>
          </w:p>
        </w:tc>
      </w:tr>
    </w:tbl>
    <w:p w14:paraId="1401E544" w14:textId="77777777" w:rsidR="00677EB9" w:rsidRDefault="00677EB9">
      <w:pPr>
        <w:pStyle w:val="ListParagraph"/>
        <w:ind w:left="1944"/>
        <w:rPr>
          <w:ins w:id="5495" w:author="The Si Tran" w:date="2012-12-07T19:19:00Z"/>
          <w:rFonts w:ascii="Times New Roman" w:hAnsi="Times New Roman"/>
          <w:sz w:val="26"/>
          <w:szCs w:val="26"/>
        </w:rPr>
        <w:pPrChange w:id="5496"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497" w:author="The Si Tran" w:date="2012-12-07T19:19:00Z"/>
          <w:rFonts w:ascii="Times New Roman" w:hAnsi="Times New Roman"/>
          <w:sz w:val="26"/>
          <w:szCs w:val="26"/>
        </w:rPr>
        <w:pPrChange w:id="5498" w:author="The Si Tran" w:date="2012-12-16T10:48:00Z">
          <w:pPr>
            <w:pStyle w:val="ListParagraph"/>
            <w:ind w:left="1224"/>
          </w:pPr>
        </w:pPrChange>
      </w:pPr>
      <w:ins w:id="5499" w:author="The Si Tran" w:date="2012-12-07T19:19:00Z">
        <w:r>
          <w:rPr>
            <w:rFonts w:ascii="Times New Roman" w:hAnsi="Times New Roman"/>
            <w:sz w:val="26"/>
            <w:szCs w:val="26"/>
          </w:rPr>
          <w:t xml:space="preserve">Quá trình nhận dạng mô hình </w:t>
        </w:r>
      </w:ins>
      <w:ins w:id="5500" w:author="The Si Tran" w:date="2012-12-10T20:25:00Z">
        <w:r w:rsidR="00300B75">
          <w:rPr>
            <w:rFonts w:ascii="Times New Roman" w:hAnsi="Times New Roman"/>
            <w:sz w:val="26"/>
            <w:szCs w:val="26"/>
          </w:rPr>
          <w:t>S</w:t>
        </w:r>
      </w:ins>
      <w:ins w:id="5501" w:author="The Si Tran" w:date="2012-12-07T19:19:00Z">
        <w:r>
          <w:rPr>
            <w:rFonts w:ascii="Times New Roman" w:hAnsi="Times New Roman"/>
            <w:sz w:val="26"/>
            <w:szCs w:val="26"/>
          </w:rPr>
          <w:t>ARIMA bao gồm 4 giai đoạn chính</w:t>
        </w:r>
      </w:ins>
      <w:ins w:id="5502"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503" w:author="The Si Tran" w:date="2012-12-07T19:19:00Z"/>
          <w:rFonts w:ascii="Times New Roman" w:hAnsi="Times New Roman"/>
          <w:sz w:val="26"/>
          <w:szCs w:val="26"/>
        </w:rPr>
        <w:pPrChange w:id="5504" w:author="The Si Tran" w:date="2012-12-14T05:24:00Z">
          <w:pPr>
            <w:pStyle w:val="ListParagraph"/>
            <w:numPr>
              <w:numId w:val="18"/>
            </w:numPr>
            <w:ind w:hanging="360"/>
          </w:pPr>
        </w:pPrChange>
      </w:pPr>
      <w:ins w:id="5505" w:author="The Si Tran" w:date="2012-12-07T19:19:00Z">
        <w:r>
          <w:rPr>
            <w:rFonts w:ascii="Times New Roman" w:hAnsi="Times New Roman"/>
            <w:sz w:val="26"/>
            <w:szCs w:val="26"/>
          </w:rPr>
          <w:t>Xác định bậc lấy hiệu d để loại bỏ tính xu hướng trong chuỗi dữ liệu. Nếu ACF</w:t>
        </w:r>
      </w:ins>
      <w:ins w:id="5506" w:author="The Si Tran" w:date="2012-12-10T20:26:00Z">
        <w:r w:rsidR="008F4A34">
          <w:rPr>
            <w:rFonts w:ascii="Times New Roman" w:hAnsi="Times New Roman"/>
            <w:sz w:val="26"/>
            <w:szCs w:val="26"/>
          </w:rPr>
          <w:t>s</w:t>
        </w:r>
      </w:ins>
      <w:ins w:id="5507"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508" w:author="The Si Tran" w:date="2012-12-10T20:26:00Z">
        <w:r w:rsidR="00087FFE">
          <w:rPr>
            <w:rFonts w:ascii="Times New Roman" w:hAnsi="Times New Roman"/>
            <w:sz w:val="26"/>
            <w:szCs w:val="26"/>
          </w:rPr>
          <w:t>s</w:t>
        </w:r>
      </w:ins>
      <w:ins w:id="5509"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510" w:author="The Si Tran" w:date="2012-12-10T20:26:00Z">
        <w:r w:rsidR="00087FFE">
          <w:rPr>
            <w:rFonts w:ascii="Times New Roman" w:hAnsi="Times New Roman"/>
            <w:sz w:val="26"/>
            <w:szCs w:val="26"/>
          </w:rPr>
          <w:t>s</w:t>
        </w:r>
      </w:ins>
      <w:ins w:id="5511"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512" w:author="The Si Tran" w:date="2012-12-07T19:22:00Z"/>
          <w:rFonts w:ascii="Times New Roman" w:hAnsi="Times New Roman"/>
          <w:sz w:val="26"/>
          <w:szCs w:val="26"/>
        </w:rPr>
        <w:pPrChange w:id="5513" w:author="The Si Tran" w:date="2012-12-14T05:24:00Z">
          <w:pPr>
            <w:pStyle w:val="ListParagraph"/>
            <w:numPr>
              <w:numId w:val="18"/>
            </w:numPr>
            <w:ind w:hanging="360"/>
          </w:pPr>
        </w:pPrChange>
      </w:pPr>
      <w:ins w:id="5514"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515" w:author="The Si Tran" w:date="2012-12-10T20:27:00Z">
        <w:r w:rsidR="00087FFE">
          <w:rPr>
            <w:rFonts w:ascii="Times New Roman" w:hAnsi="Times New Roman"/>
            <w:sz w:val="26"/>
            <w:szCs w:val="26"/>
          </w:rPr>
          <w:t xml:space="preserve"> Với các chuỗi dữ liệu thường gặp chỉ qua 1 lần lấy hiệu </w:t>
        </w:r>
      </w:ins>
      <w:ins w:id="5516"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517" w:author="The Si Tran" w:date="2012-12-07T19:22:00Z"/>
          <w:rFonts w:ascii="Times New Roman" w:hAnsi="Times New Roman"/>
          <w:sz w:val="26"/>
          <w:szCs w:val="26"/>
        </w:rPr>
        <w:pPrChange w:id="5518" w:author="The Si Tran" w:date="2012-12-14T05:24:00Z">
          <w:pPr>
            <w:pStyle w:val="ListParagraph"/>
            <w:ind w:left="1728"/>
          </w:pPr>
        </w:pPrChange>
      </w:pPr>
      <w:ins w:id="5519"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520" w:author="The Si Tran" w:date="2012-12-07T19:22:00Z"/>
          <w:rFonts w:ascii="Times New Roman" w:hAnsi="Times New Roman"/>
          <w:sz w:val="26"/>
          <w:szCs w:val="26"/>
        </w:rPr>
        <w:pPrChange w:id="5521" w:author="The Si Tran" w:date="2012-12-14T05:24:00Z">
          <w:pPr>
            <w:pStyle w:val="ListParagraph"/>
            <w:numPr>
              <w:numId w:val="25"/>
            </w:numPr>
            <w:ind w:left="2448" w:hanging="360"/>
          </w:pPr>
        </w:pPrChange>
      </w:pPr>
      <w:ins w:id="5522"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523" w:author="The Si Tran" w:date="2012-12-07T19:22:00Z"/>
          <w:rFonts w:ascii="Times New Roman" w:hAnsi="Times New Roman"/>
          <w:sz w:val="26"/>
          <w:szCs w:val="26"/>
        </w:rPr>
        <w:pPrChange w:id="5524" w:author="The Si Tran" w:date="2012-12-14T05:24:00Z">
          <w:pPr>
            <w:pStyle w:val="ListParagraph"/>
            <w:numPr>
              <w:numId w:val="25"/>
            </w:numPr>
            <w:ind w:left="2448" w:hanging="360"/>
          </w:pPr>
        </w:pPrChange>
      </w:pPr>
      <w:ins w:id="5525"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526"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527" w:author="The Si Tran" w:date="2012-12-07T19:19:00Z"/>
          <w:rFonts w:ascii="Times New Roman" w:hAnsi="Times New Roman"/>
          <w:sz w:val="26"/>
          <w:szCs w:val="26"/>
        </w:rPr>
        <w:pPrChange w:id="5528" w:author="The Si Tran" w:date="2012-12-14T05:24:00Z">
          <w:pPr>
            <w:pStyle w:val="ListParagraph"/>
            <w:numPr>
              <w:numId w:val="18"/>
            </w:numPr>
            <w:ind w:hanging="360"/>
          </w:pPr>
        </w:pPrChange>
      </w:pPr>
      <w:ins w:id="5529"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5530" w:author="The Si Tran" w:date="2012-12-07T21:34:00Z"/>
          <w:rFonts w:ascii="Times New Roman" w:hAnsi="Times New Roman"/>
          <w:sz w:val="26"/>
          <w:szCs w:val="26"/>
        </w:rPr>
        <w:pPrChange w:id="5531" w:author="The Si Tran" w:date="2012-12-14T05:24:00Z">
          <w:pPr>
            <w:pStyle w:val="ListParagraph"/>
            <w:ind w:left="792"/>
          </w:pPr>
        </w:pPrChange>
      </w:pPr>
      <w:ins w:id="5532" w:author="The Si Tran" w:date="2012-12-07T19:19:00Z">
        <w:r>
          <w:rPr>
            <w:rFonts w:ascii="Times New Roman" w:hAnsi="Times New Roman"/>
            <w:sz w:val="26"/>
            <w:szCs w:val="26"/>
          </w:rPr>
          <w:t>Xác định mô hình cho thành phần thường: trong chuỗi dữ liệu được biến đổi, ta phân tích ACF</w:t>
        </w:r>
      </w:ins>
      <w:ins w:id="5533" w:author="The Si Tran" w:date="2012-12-07T21:27:00Z">
        <w:r w:rsidR="00F90733">
          <w:rPr>
            <w:rFonts w:ascii="Times New Roman" w:hAnsi="Times New Roman"/>
            <w:sz w:val="26"/>
            <w:szCs w:val="26"/>
          </w:rPr>
          <w:t>s</w:t>
        </w:r>
      </w:ins>
      <w:ins w:id="5534" w:author="The Si Tran" w:date="2012-12-07T19:19:00Z">
        <w:r>
          <w:rPr>
            <w:rFonts w:ascii="Times New Roman" w:hAnsi="Times New Roman"/>
            <w:sz w:val="26"/>
            <w:szCs w:val="26"/>
          </w:rPr>
          <w:t xml:space="preserve"> và PACF</w:t>
        </w:r>
      </w:ins>
      <w:ins w:id="5535" w:author="The Si Tran" w:date="2012-12-07T21:28:00Z">
        <w:r w:rsidR="00F90733">
          <w:rPr>
            <w:rFonts w:ascii="Times New Roman" w:hAnsi="Times New Roman"/>
            <w:sz w:val="26"/>
            <w:szCs w:val="26"/>
          </w:rPr>
          <w:t>s</w:t>
        </w:r>
      </w:ins>
      <w:ins w:id="5536"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537" w:author="The Si Tran" w:date="2012-12-07T21:28:00Z"/>
          <w:rFonts w:ascii="Times New Roman" w:hAnsi="Times New Roman"/>
          <w:sz w:val="26"/>
          <w:szCs w:val="26"/>
        </w:rPr>
        <w:pPrChange w:id="5538" w:author="The Si Tran" w:date="2012-12-14T05:24:00Z">
          <w:pPr>
            <w:pStyle w:val="ListParagraph"/>
            <w:ind w:left="792"/>
          </w:pPr>
        </w:pPrChange>
      </w:pPr>
      <w:ins w:id="5539" w:author="The Si Tran" w:date="2012-12-10T20:30:00Z">
        <w:r>
          <w:rPr>
            <w:rFonts w:ascii="Times New Roman" w:hAnsi="Times New Roman"/>
            <w:sz w:val="26"/>
            <w:szCs w:val="26"/>
          </w:rPr>
          <w:t>Như đề cập ở trên,</w:t>
        </w:r>
      </w:ins>
      <w:ins w:id="5540"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541" w:author="The Si Tran" w:date="2012-12-07T21:28:00Z"/>
          <w:rFonts w:ascii="Times New Roman" w:hAnsi="Times New Roman"/>
          <w:sz w:val="26"/>
          <w:szCs w:val="26"/>
        </w:rPr>
        <w:pPrChange w:id="5542" w:author="The Si Tran" w:date="2012-12-14T05:24:00Z">
          <w:pPr>
            <w:pStyle w:val="ListParagraph"/>
            <w:numPr>
              <w:numId w:val="26"/>
            </w:numPr>
            <w:ind w:left="1512" w:hanging="360"/>
          </w:pPr>
        </w:pPrChange>
      </w:pPr>
      <w:ins w:id="5543" w:author="The Si Tran" w:date="2012-12-07T21:28:00Z">
        <w:r>
          <w:rPr>
            <w:rFonts w:ascii="Times New Roman" w:hAnsi="Times New Roman"/>
            <w:sz w:val="26"/>
            <w:szCs w:val="26"/>
          </w:rPr>
          <w:t xml:space="preserve">Giảm </w:t>
        </w:r>
      </w:ins>
      <w:ins w:id="5544" w:author="The Si Tran" w:date="2012-12-10T20:31:00Z">
        <w:r w:rsidR="00B261FB">
          <w:rPr>
            <w:rFonts w:ascii="Times New Roman" w:hAnsi="Times New Roman"/>
            <w:sz w:val="26"/>
            <w:szCs w:val="26"/>
          </w:rPr>
          <w:t>chậm</w:t>
        </w:r>
      </w:ins>
      <w:ins w:id="5545"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546" w:author="The Si Tran" w:date="2012-12-07T21:28:00Z"/>
          <w:rFonts w:ascii="Times New Roman" w:hAnsi="Times New Roman"/>
          <w:sz w:val="26"/>
          <w:szCs w:val="26"/>
        </w:rPr>
        <w:pPrChange w:id="5547" w:author="The Si Tran" w:date="2012-12-14T05:24:00Z">
          <w:pPr>
            <w:pStyle w:val="ListParagraph"/>
            <w:numPr>
              <w:numId w:val="26"/>
            </w:numPr>
            <w:ind w:left="1512" w:hanging="360"/>
          </w:pPr>
        </w:pPrChange>
      </w:pPr>
      <w:ins w:id="5548"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549" w:author="The Si Tran" w:date="2012-12-07T21:28:00Z"/>
          <w:rFonts w:ascii="Times New Roman" w:hAnsi="Times New Roman"/>
          <w:sz w:val="26"/>
          <w:szCs w:val="26"/>
        </w:rPr>
        <w:pPrChange w:id="5550" w:author="The Si Tran" w:date="2012-12-14T05:24:00Z">
          <w:pPr>
            <w:pStyle w:val="ListParagraph"/>
            <w:numPr>
              <w:numId w:val="26"/>
            </w:numPr>
            <w:ind w:left="1512" w:hanging="360"/>
          </w:pPr>
        </w:pPrChange>
      </w:pPr>
      <w:ins w:id="5551" w:author="The Si Tran" w:date="2012-12-07T21:28:00Z">
        <w:r>
          <w:rPr>
            <w:rFonts w:ascii="Times New Roman" w:hAnsi="Times New Roman"/>
            <w:sz w:val="26"/>
            <w:szCs w:val="26"/>
          </w:rPr>
          <w:t xml:space="preserve">Giảm </w:t>
        </w:r>
      </w:ins>
      <w:ins w:id="5552" w:author="The Si Tran" w:date="2012-12-10T20:31:00Z">
        <w:r w:rsidR="003A6C45">
          <w:rPr>
            <w:rFonts w:ascii="Times New Roman" w:hAnsi="Times New Roman"/>
            <w:sz w:val="26"/>
            <w:szCs w:val="26"/>
          </w:rPr>
          <w:t>gián đoạn</w:t>
        </w:r>
      </w:ins>
      <w:ins w:id="5553"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554" w:author="The Si Tran" w:date="2012-12-07T21:29:00Z"/>
          <w:rFonts w:ascii="Times New Roman" w:hAnsi="Times New Roman"/>
          <w:sz w:val="26"/>
          <w:szCs w:val="26"/>
        </w:rPr>
        <w:pPrChange w:id="5555" w:author="The Si Tran" w:date="2012-12-14T05:24:00Z">
          <w:pPr>
            <w:pStyle w:val="ListParagraph"/>
            <w:numPr>
              <w:numId w:val="18"/>
            </w:numPr>
            <w:ind w:hanging="360"/>
          </w:pPr>
        </w:pPrChange>
      </w:pPr>
      <w:ins w:id="5556" w:author="The Si Tran" w:date="2012-12-07T21:28:00Z">
        <w:r>
          <w:rPr>
            <w:rFonts w:ascii="Times New Roman" w:hAnsi="Times New Roman"/>
            <w:sz w:val="26"/>
            <w:szCs w:val="26"/>
          </w:rPr>
          <w:t>Bằng cách tính</w:t>
        </w:r>
      </w:ins>
      <w:ins w:id="5557"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558" w:author="The Si Tran" w:date="2012-12-10T20:31:00Z">
        <w:r w:rsidR="00223994">
          <w:rPr>
            <w:rFonts w:ascii="Times New Roman" w:hAnsi="Times New Roman"/>
            <w:sz w:val="26"/>
            <w:szCs w:val="26"/>
          </w:rPr>
          <w:t>ính</w:t>
        </w:r>
      </w:ins>
      <w:ins w:id="5559"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560" w:author="The Si Tran" w:date="2012-12-07T21:30:00Z"/>
          <w:rFonts w:ascii="Times New Roman" w:hAnsi="Times New Roman"/>
          <w:sz w:val="26"/>
          <w:szCs w:val="26"/>
        </w:rPr>
        <w:pPrChange w:id="5561" w:author="The Si Tran" w:date="2012-12-14T05:25:00Z">
          <w:pPr>
            <w:pStyle w:val="ListParagraph"/>
            <w:ind w:left="1224" w:firstLine="216"/>
          </w:pPr>
        </w:pPrChange>
      </w:pPr>
      <w:ins w:id="5562"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563" w:author="The Si Tran" w:date="2012-12-07T21:30:00Z"/>
          <w:rFonts w:ascii="Times New Roman" w:hAnsi="Times New Roman"/>
          <w:sz w:val="26"/>
          <w:szCs w:val="26"/>
        </w:rPr>
        <w:pPrChange w:id="5564" w:author="The Si Tran" w:date="2012-12-14T05:25:00Z">
          <w:pPr>
            <w:pStyle w:val="ListParagraph"/>
            <w:ind w:left="1224"/>
          </w:pPr>
        </w:pPrChange>
      </w:pPr>
      <w:ins w:id="5565" w:author="The Si Tran" w:date="2012-12-07T21:30:00Z">
        <w:r>
          <w:rPr>
            <w:rFonts w:ascii="Times New Roman" w:hAnsi="Times New Roman"/>
            <w:sz w:val="26"/>
            <w:szCs w:val="26"/>
          </w:rPr>
          <w:t>với M là số hệ số tương quan có ý nghĩa</w:t>
        </w:r>
      </w:ins>
      <w:ins w:id="5566"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567" w:author="The Si Tran" w:date="2012-12-07T21:30:00Z"/>
          <w:rFonts w:ascii="Times New Roman" w:hAnsi="Times New Roman"/>
          <w:sz w:val="26"/>
          <w:szCs w:val="26"/>
        </w:rPr>
        <w:pPrChange w:id="5568" w:author="The Si Tran" w:date="2012-12-14T05:25:00Z">
          <w:pPr>
            <w:pStyle w:val="ListParagraph"/>
            <w:ind w:left="1224"/>
          </w:pPr>
        </w:pPrChange>
      </w:pPr>
      <w:ins w:id="5569"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570" w:author="The Si Tran" w:date="2012-12-07T21:34:00Z"/>
          <w:rFonts w:ascii="Times New Roman" w:hAnsi="Times New Roman"/>
          <w:sz w:val="26"/>
          <w:szCs w:val="26"/>
        </w:rPr>
        <w:pPrChange w:id="5571" w:author="The Si Tran" w:date="2012-12-07T21:33:00Z">
          <w:pPr>
            <w:pStyle w:val="ListParagraph"/>
            <w:numPr>
              <w:numId w:val="18"/>
            </w:numPr>
            <w:ind w:hanging="360"/>
          </w:pPr>
        </w:pPrChange>
      </w:pPr>
      <w:ins w:id="5572" w:author="The Si Tran" w:date="2012-12-16T17:09:00Z">
        <w:r>
          <w:rPr>
            <w:rFonts w:ascii="Times New Roman" w:hAnsi="Times New Roman"/>
            <w:noProof/>
            <w:sz w:val="26"/>
            <w:szCs w:val="26"/>
            <w:rPrChange w:id="5573" w:author="Unknown">
              <w:rPr>
                <w:noProof/>
              </w:rPr>
            </w:rPrChange>
          </w:rPr>
          <mc:AlternateContent>
            <mc:Choice Requires="wpc">
              <w:drawing>
                <wp:inline distT="0" distB="0" distL="0" distR="0" wp14:anchorId="393EE904" wp14:editId="04A38F5D">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276DB6" w:rsidRDefault="00276DB6" w:rsidP="00DC1307">
                                <w:pPr>
                                  <w:spacing w:line="240" w:lineRule="auto"/>
                                  <w:rPr>
                                    <w:szCs w:val="26"/>
                                  </w:rPr>
                                </w:pPr>
                                <w:ins w:id="5574" w:author="The Si Tran" w:date="2012-12-07T21:32:00Z">
                                  <w:r>
                                    <w:rPr>
                                      <w:szCs w:val="26"/>
                                    </w:rPr>
                                    <w:t>i</w:t>
                                  </w:r>
                                </w:ins>
                                <w:del w:id="5575" w:author="The Si Tran" w:date="2012-12-07T21:32:00Z">
                                  <w:r w:rsidDel="00DB3CD0">
                                    <w:rPr>
                                      <w:szCs w:val="26"/>
                                    </w:rPr>
                                    <w:delText>I</w:delText>
                                  </w:r>
                                </w:del>
                                <w:r>
                                  <w:rPr>
                                    <w:szCs w:val="26"/>
                                  </w:rPr>
                                  <w:t>f(</w:t>
                                </w:r>
                                <w:ins w:id="5576" w:author="The Si Tran" w:date="2012-12-16T15:06:00Z">
                                  <m:oMath>
                                    <m:r>
                                      <w:rPr>
                                        <w:rFonts w:ascii="Cambria Math" w:hAnsi="Cambria Math"/>
                                        <w:szCs w:val="26"/>
                                      </w:rPr>
                                      <m:t>∆</m:t>
                                    </m:r>
                                  </m:oMath>
                                </w:ins>
                                <w:del w:id="5577" w:author="The Si Tran" w:date="2012-12-16T15:06:00Z">
                                  <w:r w:rsidRPr="00B108D6" w:rsidDel="00BF667D">
                                    <w:rPr>
                                      <w:position w:val="-4"/>
                                      <w:szCs w:val="26"/>
                                    </w:rPr>
                                    <w:object w:dxaOrig="220" w:dyaOrig="260" w14:anchorId="2E9454FE">
                                      <v:shape id="_x0000_i1194" type="#_x0000_t75" style="width:7.5pt;height:14.4pt" o:ole="">
                                        <v:imagedata r:id="rId173" o:title=""/>
                                      </v:shape>
                                      <o:OLEObject Type="Embed" ProgID="Equation.DSMT4" ShapeID="_x0000_i1194" DrawAspect="Content" ObjectID="_1417199965" r:id="rId174"/>
                                    </w:object>
                                  </w:r>
                                  <w:r w:rsidDel="00BF667D">
                                    <w:rPr>
                                      <w:szCs w:val="26"/>
                                    </w:rPr>
                                    <w:delText xml:space="preserve"> &gt;</w:delText>
                                  </w:r>
                                </w:del>
                                <w:r>
                                  <w:rPr>
                                    <w:szCs w:val="26"/>
                                  </w:rPr>
                                  <w:t xml:space="preserve"> </w:t>
                                </w:r>
                                <w:ins w:id="5578"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ins w:id="5579" w:author="The Si Tran" w:date="2012-12-07T21:32:00Z">
                                  <w:r>
                                    <w:rPr>
                                      <w:szCs w:val="26"/>
                                    </w:rPr>
                                    <w:t>e</w:t>
                                  </w:r>
                                </w:ins>
                                <w:del w:id="5580" w:author="The Si Tran" w:date="2012-12-07T21:32:00Z">
                                  <w:r w:rsidDel="00DB3CD0">
                                    <w:rPr>
                                      <w:szCs w:val="26"/>
                                    </w:rPr>
                                    <w:delText>E</w:delText>
                                  </w:r>
                                </w:del>
                                <w:r>
                                  <w:rPr>
                                    <w:szCs w:val="26"/>
                                  </w:rPr>
                                  <w:t>lse if (</w:t>
                                </w:r>
                                <w:ins w:id="5581" w:author="The Si Tran" w:date="2012-12-16T15:07:00Z">
                                  <w:r>
                                    <w:rPr>
                                      <w:szCs w:val="26"/>
                                    </w:rPr>
                                    <w:t>(</w:t>
                                  </w:r>
                                  <m:oMath>
                                    <m:r>
                                      <w:rPr>
                                        <w:rFonts w:ascii="Cambria Math" w:hAnsi="Cambria Math"/>
                                        <w:szCs w:val="26"/>
                                      </w:rPr>
                                      <m:t>∆</m:t>
                                    </m:r>
                                  </m:oMath>
                                  <w:r>
                                    <w:rPr>
                                      <w:rFonts w:eastAsiaTheme="minorEastAsia"/>
                                      <w:szCs w:val="26"/>
                                    </w:rPr>
                                    <w:t xml:space="preserve"> </w:t>
                                  </w:r>
                                </w:ins>
                                <w:del w:id="5582" w:author="The Si Tran" w:date="2012-12-16T15:06:00Z">
                                  <w:r w:rsidRPr="00B108D6" w:rsidDel="00BF667D">
                                    <w:rPr>
                                      <w:position w:val="-4"/>
                                      <w:szCs w:val="26"/>
                                    </w:rPr>
                                    <w:object w:dxaOrig="220" w:dyaOrig="260" w14:anchorId="0B8D7130">
                                      <v:shape id="_x0000_i1195" type="#_x0000_t75" style="width:7.5pt;height:14.4pt" o:ole="">
                                        <v:imagedata r:id="rId175" o:title=""/>
                                      </v:shape>
                                      <o:OLEObject Type="Embed" ProgID="Equation.DSMT4" ShapeID="_x0000_i1195" DrawAspect="Content" ObjectID="_1417199966" r:id="rId176"/>
                                    </w:object>
                                  </w:r>
                                  <w:r w:rsidDel="00BF667D">
                                    <w:rPr>
                                      <w:szCs w:val="26"/>
                                    </w:rPr>
                                    <w:delText xml:space="preserve"> </w:delText>
                                  </w:r>
                                </w:del>
                                <w:r>
                                  <w:rPr>
                                    <w:szCs w:val="26"/>
                                  </w:rPr>
                                  <w:t>&lt; 10%)</w:t>
                                </w:r>
                                <w:r>
                                  <w:rPr>
                                    <w:szCs w:val="26"/>
                                  </w:rPr>
                                  <w:tab/>
                                  <w:t>then  pattern =</w:t>
                                </w:r>
                                <w:ins w:id="5583"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584" w:author="The Si Tran" w:date="2012-12-07T21:32:00Z">
                                    <w:pPr/>
                                  </w:pPrChange>
                                </w:pPr>
                                <w:ins w:id="5585" w:author="The Si Tran" w:date="2012-12-07T21:32:00Z">
                                  <w:r>
                                    <w:rPr>
                                      <w:szCs w:val="26"/>
                                    </w:rPr>
                                    <w:t>e</w:t>
                                  </w:r>
                                </w:ins>
                                <w:del w:id="558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67"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AGs2wHqAgAApAYAAA4AAAAA&#10;AAAAAAAAAAAALgIAAGRycy9lMm9Eb2MueG1sUEsBAi0AFAAGAAgAAAAhAE0jbg7bAAAABQEAAA8A&#10;AAAAAAAAAAAAAAAARAUAAGRycy9kb3ducmV2LnhtbFBLBQYAAAAABAAEAPMAAABMBgAAAAA=&#10;">
                  <v:shape id="_x0000_s1068" type="#_x0000_t75" style="position:absolute;width:41719;height:10972;visibility:visible;mso-wrap-style:square" stroked="t" strokecolor="gray [1629]" strokeweight=".5pt">
                    <v:fill o:detectmouseclick="t"/>
                    <v:path o:connecttype="none"/>
                  </v:shape>
                  <v:shape id="Text Box 94" o:spid="_x0000_s1069"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276DB6" w:rsidRDefault="00276DB6" w:rsidP="00DC1307">
                          <w:pPr>
                            <w:spacing w:line="240" w:lineRule="auto"/>
                            <w:rPr>
                              <w:szCs w:val="26"/>
                            </w:rPr>
                          </w:pPr>
                          <w:ins w:id="5587" w:author="The Si Tran" w:date="2012-12-07T21:32:00Z">
                            <w:r>
                              <w:rPr>
                                <w:szCs w:val="26"/>
                              </w:rPr>
                              <w:t>i</w:t>
                            </w:r>
                          </w:ins>
                          <w:del w:id="5588" w:author="The Si Tran" w:date="2012-12-07T21:32:00Z">
                            <w:r w:rsidDel="00DB3CD0">
                              <w:rPr>
                                <w:szCs w:val="26"/>
                              </w:rPr>
                              <w:delText>I</w:delText>
                            </w:r>
                          </w:del>
                          <w:r>
                            <w:rPr>
                              <w:szCs w:val="26"/>
                            </w:rPr>
                            <w:t>f(</w:t>
                          </w:r>
                          <w:ins w:id="5589" w:author="The Si Tran" w:date="2012-12-16T15:06:00Z">
                            <m:oMath>
                              <m:r>
                                <w:rPr>
                                  <w:rFonts w:ascii="Cambria Math" w:hAnsi="Cambria Math"/>
                                  <w:szCs w:val="26"/>
                                </w:rPr>
                                <m:t>∆</m:t>
                              </m:r>
                            </m:oMath>
                          </w:ins>
                          <w:del w:id="5590" w:author="The Si Tran" w:date="2012-12-16T15:06:00Z">
                            <w:r w:rsidRPr="00B108D6" w:rsidDel="00BF667D">
                              <w:rPr>
                                <w:position w:val="-4"/>
                                <w:szCs w:val="26"/>
                              </w:rPr>
                              <w:object w:dxaOrig="220" w:dyaOrig="260" w14:anchorId="2E9454FE">
                                <v:shape id="_x0000_i1194" type="#_x0000_t75" style="width:7.5pt;height:14.4pt" o:ole="">
                                  <v:imagedata r:id="rId173" o:title=""/>
                                </v:shape>
                                <o:OLEObject Type="Embed" ProgID="Equation.DSMT4" ShapeID="_x0000_i1194" DrawAspect="Content" ObjectID="_1417199965" r:id="rId177"/>
                              </w:object>
                            </w:r>
                            <w:r w:rsidDel="00BF667D">
                              <w:rPr>
                                <w:szCs w:val="26"/>
                              </w:rPr>
                              <w:delText xml:space="preserve"> &gt;</w:delText>
                            </w:r>
                          </w:del>
                          <w:r>
                            <w:rPr>
                              <w:szCs w:val="26"/>
                            </w:rPr>
                            <w:t xml:space="preserve"> </w:t>
                          </w:r>
                          <w:ins w:id="5591"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ins w:id="5592" w:author="The Si Tran" w:date="2012-12-07T21:32:00Z">
                            <w:r>
                              <w:rPr>
                                <w:szCs w:val="26"/>
                              </w:rPr>
                              <w:t>e</w:t>
                            </w:r>
                          </w:ins>
                          <w:del w:id="5593" w:author="The Si Tran" w:date="2012-12-07T21:32:00Z">
                            <w:r w:rsidDel="00DB3CD0">
                              <w:rPr>
                                <w:szCs w:val="26"/>
                              </w:rPr>
                              <w:delText>E</w:delText>
                            </w:r>
                          </w:del>
                          <w:r>
                            <w:rPr>
                              <w:szCs w:val="26"/>
                            </w:rPr>
                            <w:t>lse if (</w:t>
                          </w:r>
                          <w:ins w:id="5594" w:author="The Si Tran" w:date="2012-12-16T15:07:00Z">
                            <w:r>
                              <w:rPr>
                                <w:szCs w:val="26"/>
                              </w:rPr>
                              <w:t>(</w:t>
                            </w:r>
                            <m:oMath>
                              <m:r>
                                <w:rPr>
                                  <w:rFonts w:ascii="Cambria Math" w:hAnsi="Cambria Math"/>
                                  <w:szCs w:val="26"/>
                                </w:rPr>
                                <m:t>∆</m:t>
                              </m:r>
                            </m:oMath>
                            <w:r>
                              <w:rPr>
                                <w:rFonts w:eastAsiaTheme="minorEastAsia"/>
                                <w:szCs w:val="26"/>
                              </w:rPr>
                              <w:t xml:space="preserve"> </w:t>
                            </w:r>
                          </w:ins>
                          <w:del w:id="5595" w:author="The Si Tran" w:date="2012-12-16T15:06:00Z">
                            <w:r w:rsidRPr="00B108D6" w:rsidDel="00BF667D">
                              <w:rPr>
                                <w:position w:val="-4"/>
                                <w:szCs w:val="26"/>
                              </w:rPr>
                              <w:object w:dxaOrig="220" w:dyaOrig="260" w14:anchorId="0B8D7130">
                                <v:shape id="_x0000_i1195" type="#_x0000_t75" style="width:7.5pt;height:14.4pt" o:ole="">
                                  <v:imagedata r:id="rId175" o:title=""/>
                                </v:shape>
                                <o:OLEObject Type="Embed" ProgID="Equation.DSMT4" ShapeID="_x0000_i1195" DrawAspect="Content" ObjectID="_1417199966" r:id="rId178"/>
                              </w:object>
                            </w:r>
                            <w:r w:rsidDel="00BF667D">
                              <w:rPr>
                                <w:szCs w:val="26"/>
                              </w:rPr>
                              <w:delText xml:space="preserve"> </w:delText>
                            </w:r>
                          </w:del>
                          <w:r>
                            <w:rPr>
                              <w:szCs w:val="26"/>
                            </w:rPr>
                            <w:t>&lt; 10%)</w:t>
                          </w:r>
                          <w:r>
                            <w:rPr>
                              <w:szCs w:val="26"/>
                            </w:rPr>
                            <w:tab/>
                            <w:t>then  pattern =</w:t>
                          </w:r>
                          <w:ins w:id="5596"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597" w:author="The Si Tran" w:date="2012-12-07T21:32:00Z">
                              <w:pPr/>
                            </w:pPrChange>
                          </w:pPr>
                          <w:ins w:id="5598" w:author="The Si Tran" w:date="2012-12-07T21:32:00Z">
                            <w:r>
                              <w:rPr>
                                <w:szCs w:val="26"/>
                              </w:rPr>
                              <w:t>e</w:t>
                            </w:r>
                          </w:ins>
                          <w:del w:id="559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600" w:author="The Si Tran" w:date="2012-12-07T21:54:00Z"/>
          <w:rFonts w:ascii="Times New Roman" w:hAnsi="Times New Roman"/>
          <w:sz w:val="26"/>
          <w:szCs w:val="26"/>
        </w:rPr>
        <w:pPrChange w:id="5601" w:author="The Si Tran" w:date="2012-12-07T21:54:00Z">
          <w:pPr>
            <w:pStyle w:val="ListParagraph"/>
            <w:ind w:left="1224"/>
          </w:pPr>
        </w:pPrChange>
      </w:pPr>
      <w:ins w:id="5602"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603" w:author="The Si Tran" w:date="2012-12-07T19:19:00Z"/>
          <w:rFonts w:ascii="Times New Roman" w:hAnsi="Times New Roman"/>
          <w:sz w:val="26"/>
          <w:szCs w:val="26"/>
        </w:rPr>
        <w:pPrChange w:id="5604" w:author="The Si Tran" w:date="2012-12-07T21:34:00Z">
          <w:pPr>
            <w:pStyle w:val="ListParagraph"/>
            <w:numPr>
              <w:numId w:val="18"/>
            </w:numPr>
            <w:ind w:hanging="360"/>
          </w:pPr>
        </w:pPrChange>
      </w:pPr>
      <w:ins w:id="5605" w:author="The Si Tran" w:date="2012-12-07T21:54:00Z">
        <w:r>
          <w:rPr>
            <w:rFonts w:ascii="Times New Roman" w:hAnsi="Times New Roman"/>
            <w:noProof/>
            <w:sz w:val="26"/>
            <w:szCs w:val="26"/>
            <w:rPrChange w:id="5606" w:author="Unknown">
              <w:rPr>
                <w:noProof/>
              </w:rPr>
            </w:rPrChange>
          </w:rPr>
          <mc:AlternateContent>
            <mc:Choice Requires="wpc">
              <w:drawing>
                <wp:inline distT="0" distB="0" distL="0" distR="0" wp14:anchorId="17C388E2" wp14:editId="11BFA5D9">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276DB6" w:rsidDel="00EC5752" w:rsidRDefault="00276DB6" w:rsidP="00097101">
                                <w:pPr>
                                  <w:spacing w:line="240" w:lineRule="auto"/>
                                  <w:jc w:val="left"/>
                                  <w:rPr>
                                    <w:del w:id="5607" w:author="The Si Tran" w:date="2012-12-07T21:54:00Z"/>
                                    <w:szCs w:val="26"/>
                                  </w:rPr>
                                </w:pPr>
                                <w:ins w:id="5608" w:author="The Si Tran" w:date="2012-12-07T21:55:00Z">
                                  <w:r>
                                    <w:rPr>
                                      <w:szCs w:val="26"/>
                                    </w:rPr>
                                    <w:t>i</w:t>
                                  </w:r>
                                </w:ins>
                                <w:del w:id="5609" w:author="The Si Tran" w:date="2012-12-07T21:55:00Z">
                                  <w:r w:rsidDel="00EC5752">
                                    <w:rPr>
                                      <w:szCs w:val="26"/>
                                    </w:rPr>
                                    <w:delText>I</w:delText>
                                  </w:r>
                                </w:del>
                                <w:r>
                                  <w:rPr>
                                    <w:szCs w:val="26"/>
                                  </w:rPr>
                                  <w:t>f (high frequencies exist in ACF or PACF)</w:t>
                                </w:r>
                                <w:ins w:id="5610"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611" w:author="The Si Tran" w:date="2012-12-07T21:54:00Z">
                                  <w:r w:rsidDel="00EC5752">
                                    <w:rPr>
                                      <w:szCs w:val="26"/>
                                    </w:rPr>
                                    <w:delText>{</w:delText>
                                  </w:r>
                                </w:del>
                              </w:p>
                              <w:p w14:paraId="41D22285" w14:textId="77777777" w:rsidR="00276DB6" w:rsidRDefault="00276DB6">
                                <w:pPr>
                                  <w:spacing w:line="240" w:lineRule="auto"/>
                                  <w:jc w:val="left"/>
                                  <w:rPr>
                                    <w:szCs w:val="26"/>
                                  </w:rPr>
                                  <w:pPrChange w:id="5612" w:author="The Si Tran" w:date="2012-12-07T21:55:00Z">
                                    <w:pPr/>
                                  </w:pPrChange>
                                </w:pPr>
                                <w:r>
                                  <w:rPr>
                                    <w:szCs w:val="26"/>
                                  </w:rPr>
                                  <w:tab/>
                                </w:r>
                                <w:ins w:id="5613" w:author="The Si Tran" w:date="2012-12-08T15:47:00Z">
                                  <w:r>
                                    <w:rPr>
                                      <w:szCs w:val="26"/>
                                    </w:rPr>
                                    <w:t>i</w:t>
                                  </w:r>
                                </w:ins>
                                <w:del w:id="5614"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615" w:author="The Si Tran" w:date="2012-12-07T21:55:00Z">
                                    <w:pPr/>
                                  </w:pPrChange>
                                </w:pPr>
                                <w:r>
                                  <w:rPr>
                                    <w:szCs w:val="26"/>
                                  </w:rPr>
                                  <w:tab/>
                                </w:r>
                                <w:r>
                                  <w:rPr>
                                    <w:szCs w:val="26"/>
                                  </w:rPr>
                                  <w:tab/>
                                  <w:t>Model = pure MA(q)</w:t>
                                </w:r>
                                <w:r>
                                  <w:rPr>
                                    <w:szCs w:val="26"/>
                                  </w:rPr>
                                  <w:tab/>
                                </w:r>
                              </w:p>
                              <w:p w14:paraId="012CDC71" w14:textId="77777777" w:rsidR="00276DB6" w:rsidRDefault="00276DB6">
                                <w:pPr>
                                  <w:spacing w:line="240" w:lineRule="auto"/>
                                  <w:jc w:val="left"/>
                                  <w:rPr>
                                    <w:szCs w:val="26"/>
                                  </w:rPr>
                                  <w:pPrChange w:id="5616" w:author="The Si Tran" w:date="2012-12-07T21:55:00Z">
                                    <w:pPr/>
                                  </w:pPrChange>
                                </w:pPr>
                                <w:r>
                                  <w:rPr>
                                    <w:szCs w:val="26"/>
                                  </w:rPr>
                                  <w:tab/>
                                </w:r>
                                <w:ins w:id="5617" w:author="The Si Tran" w:date="2012-12-08T15:47:00Z">
                                  <w:r>
                                    <w:rPr>
                                      <w:szCs w:val="26"/>
                                    </w:rPr>
                                    <w:t>e</w:t>
                                  </w:r>
                                </w:ins>
                                <w:del w:id="5618"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619" w:author="The Si Tran" w:date="2012-12-07T21:55:00Z">
                                    <w:pPr/>
                                  </w:pPrChange>
                                </w:pPr>
                                <w:r>
                                  <w:rPr>
                                    <w:szCs w:val="26"/>
                                  </w:rPr>
                                  <w:tab/>
                                </w:r>
                                <w:r>
                                  <w:rPr>
                                    <w:szCs w:val="26"/>
                                  </w:rPr>
                                  <w:tab/>
                                  <w:t>Model = pure AR(p)</w:t>
                                </w:r>
                              </w:p>
                              <w:p w14:paraId="0A5BF9CC" w14:textId="77777777" w:rsidR="00276DB6" w:rsidRDefault="00276DB6">
                                <w:pPr>
                                  <w:spacing w:line="240" w:lineRule="auto"/>
                                  <w:jc w:val="left"/>
                                  <w:rPr>
                                    <w:szCs w:val="26"/>
                                  </w:rPr>
                                  <w:pPrChange w:id="5620" w:author="The Si Tran" w:date="2012-12-07T21:55:00Z">
                                    <w:pPr/>
                                  </w:pPrChange>
                                </w:pPr>
                                <w:r>
                                  <w:rPr>
                                    <w:szCs w:val="26"/>
                                  </w:rPr>
                                  <w:tab/>
                                </w:r>
                                <w:ins w:id="5621" w:author="The Si Tran" w:date="2012-12-08T15:47:00Z">
                                  <w:r>
                                    <w:rPr>
                                      <w:szCs w:val="26"/>
                                    </w:rPr>
                                    <w:t>e</w:t>
                                  </w:r>
                                </w:ins>
                                <w:del w:id="5622"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623" w:author="The Si Tran" w:date="2012-12-07T21:54:00Z"/>
                                    <w:szCs w:val="26"/>
                                  </w:rPr>
                                  <w:pPrChange w:id="5624" w:author="The Si Tran" w:date="2012-12-07T21:55:00Z">
                                    <w:pPr/>
                                  </w:pPrChange>
                                </w:pPr>
                                <w:r>
                                  <w:rPr>
                                    <w:szCs w:val="26"/>
                                  </w:rPr>
                                  <w:tab/>
                                </w:r>
                                <w:r>
                                  <w:rPr>
                                    <w:szCs w:val="26"/>
                                  </w:rPr>
                                  <w:tab/>
                                  <w:t>Model = ARMA(p,q)</w:t>
                                </w:r>
                              </w:p>
                              <w:p w14:paraId="356E5661" w14:textId="77777777" w:rsidR="00276DB6" w:rsidRDefault="00276DB6">
                                <w:pPr>
                                  <w:spacing w:line="240" w:lineRule="auto"/>
                                  <w:jc w:val="left"/>
                                  <w:rPr>
                                    <w:ins w:id="5625" w:author="The Si Tran" w:date="2012-12-07T21:55:00Z"/>
                                    <w:szCs w:val="26"/>
                                  </w:rPr>
                                  <w:pPrChange w:id="5626" w:author="The Si Tran" w:date="2012-12-07T21:55:00Z">
                                    <w:pPr/>
                                  </w:pPrChange>
                                </w:pPr>
                              </w:p>
                              <w:p w14:paraId="64F48697" w14:textId="77777777" w:rsidR="00276DB6" w:rsidRDefault="00276DB6">
                                <w:pPr>
                                  <w:spacing w:line="240" w:lineRule="auto"/>
                                  <w:jc w:val="left"/>
                                  <w:rPr>
                                    <w:szCs w:val="26"/>
                                  </w:rPr>
                                  <w:pPrChange w:id="5627" w:author="The Si Tran" w:date="2012-12-07T21:55:00Z">
                                    <w:pPr/>
                                  </w:pPrChange>
                                </w:pPr>
                                <w:ins w:id="5628" w:author="The Si Tran" w:date="2012-12-07T21:55:00Z">
                                  <w:r>
                                    <w:rPr>
                                      <w:szCs w:val="26"/>
                                    </w:rPr>
                                    <w:t>}</w:t>
                                  </w:r>
                                </w:ins>
                                <w:del w:id="5629" w:author="The Si Tran" w:date="2012-12-07T21:54:00Z">
                                  <w:r w:rsidDel="00EC5752">
                                    <w:rPr>
                                      <w:szCs w:val="26"/>
                                    </w:rPr>
                                    <w:delText>}</w:delText>
                                  </w:r>
                                </w:del>
                              </w:p>
                              <w:p w14:paraId="13DC2B9F" w14:textId="77777777" w:rsidR="00276DB6" w:rsidDel="00EC5752" w:rsidRDefault="00276DB6">
                                <w:pPr>
                                  <w:spacing w:before="0" w:line="240" w:lineRule="auto"/>
                                  <w:jc w:val="left"/>
                                  <w:rPr>
                                    <w:del w:id="5630" w:author="The Si Tran" w:date="2012-12-07T21:55:00Z"/>
                                    <w:szCs w:val="26"/>
                                  </w:rPr>
                                  <w:pPrChange w:id="5631" w:author="The Si Tran" w:date="2012-12-07T21:55:00Z">
                                    <w:pPr/>
                                  </w:pPrChange>
                                </w:pPr>
                                <w:ins w:id="5632" w:author="The Si Tran" w:date="2012-12-07T21:55:00Z">
                                  <w:r>
                                    <w:rPr>
                                      <w:szCs w:val="26"/>
                                    </w:rPr>
                                    <w:t>e</w:t>
                                  </w:r>
                                </w:ins>
                                <w:del w:id="5633"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634" w:author="The Si Tran" w:date="2012-12-07T21:55:00Z">
                                    <w:pPr/>
                                  </w:pPrChange>
                                </w:pPr>
                                <w:ins w:id="5635"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636" w:author="The Si Tran" w:date="2012-12-10T20:34:00Z"/>
                                    <w:szCs w:val="26"/>
                                  </w:rPr>
                                  <w:pPrChange w:id="5637"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638" w:author="The Si Tran" w:date="2012-12-07T21:55:00Z">
                                    <w:pPr>
                                      <w:ind w:firstLine="720"/>
                                    </w:pPr>
                                  </w:pPrChange>
                                </w:pPr>
                                <w:ins w:id="5639"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70"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">
                  <v:shape id="_x0000_s1071" type="#_x0000_t75" style="position:absolute;width:54864;height:31654;visibility:visible;mso-wrap-style:square" stroked="t" strokecolor="gray [1629]" strokeweight=".5pt">
                    <v:fill o:detectmouseclick="t"/>
                    <v:path o:connecttype="none"/>
                  </v:shape>
                  <v:shape id="Text Box 96" o:spid="_x0000_s1072"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276DB6" w:rsidDel="00EC5752" w:rsidRDefault="00276DB6" w:rsidP="00097101">
                          <w:pPr>
                            <w:spacing w:line="240" w:lineRule="auto"/>
                            <w:jc w:val="left"/>
                            <w:rPr>
                              <w:del w:id="5640" w:author="The Si Tran" w:date="2012-12-07T21:54:00Z"/>
                              <w:szCs w:val="26"/>
                            </w:rPr>
                          </w:pPr>
                          <w:ins w:id="5641" w:author="The Si Tran" w:date="2012-12-07T21:55:00Z">
                            <w:r>
                              <w:rPr>
                                <w:szCs w:val="26"/>
                              </w:rPr>
                              <w:t>i</w:t>
                            </w:r>
                          </w:ins>
                          <w:del w:id="5642" w:author="The Si Tran" w:date="2012-12-07T21:55:00Z">
                            <w:r w:rsidDel="00EC5752">
                              <w:rPr>
                                <w:szCs w:val="26"/>
                              </w:rPr>
                              <w:delText>I</w:delText>
                            </w:r>
                          </w:del>
                          <w:r>
                            <w:rPr>
                              <w:szCs w:val="26"/>
                            </w:rPr>
                            <w:t>f (high frequencies exist in ACF or PACF)</w:t>
                          </w:r>
                          <w:ins w:id="5643"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644" w:author="The Si Tran" w:date="2012-12-07T21:54:00Z">
                            <w:r w:rsidDel="00EC5752">
                              <w:rPr>
                                <w:szCs w:val="26"/>
                              </w:rPr>
                              <w:delText>{</w:delText>
                            </w:r>
                          </w:del>
                        </w:p>
                        <w:p w14:paraId="41D22285" w14:textId="77777777" w:rsidR="00276DB6" w:rsidRDefault="00276DB6">
                          <w:pPr>
                            <w:spacing w:line="240" w:lineRule="auto"/>
                            <w:jc w:val="left"/>
                            <w:rPr>
                              <w:szCs w:val="26"/>
                            </w:rPr>
                            <w:pPrChange w:id="5645" w:author="The Si Tran" w:date="2012-12-07T21:55:00Z">
                              <w:pPr/>
                            </w:pPrChange>
                          </w:pPr>
                          <w:r>
                            <w:rPr>
                              <w:szCs w:val="26"/>
                            </w:rPr>
                            <w:tab/>
                          </w:r>
                          <w:ins w:id="5646" w:author="The Si Tran" w:date="2012-12-08T15:47:00Z">
                            <w:r>
                              <w:rPr>
                                <w:szCs w:val="26"/>
                              </w:rPr>
                              <w:t>i</w:t>
                            </w:r>
                          </w:ins>
                          <w:del w:id="564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648" w:author="The Si Tran" w:date="2012-12-07T21:55:00Z">
                              <w:pPr/>
                            </w:pPrChange>
                          </w:pPr>
                          <w:r>
                            <w:rPr>
                              <w:szCs w:val="26"/>
                            </w:rPr>
                            <w:tab/>
                          </w:r>
                          <w:r>
                            <w:rPr>
                              <w:szCs w:val="26"/>
                            </w:rPr>
                            <w:tab/>
                            <w:t>Model = pure MA(q)</w:t>
                          </w:r>
                          <w:r>
                            <w:rPr>
                              <w:szCs w:val="26"/>
                            </w:rPr>
                            <w:tab/>
                          </w:r>
                        </w:p>
                        <w:p w14:paraId="012CDC71" w14:textId="77777777" w:rsidR="00276DB6" w:rsidRDefault="00276DB6">
                          <w:pPr>
                            <w:spacing w:line="240" w:lineRule="auto"/>
                            <w:jc w:val="left"/>
                            <w:rPr>
                              <w:szCs w:val="26"/>
                            </w:rPr>
                            <w:pPrChange w:id="5649" w:author="The Si Tran" w:date="2012-12-07T21:55:00Z">
                              <w:pPr/>
                            </w:pPrChange>
                          </w:pPr>
                          <w:r>
                            <w:rPr>
                              <w:szCs w:val="26"/>
                            </w:rPr>
                            <w:tab/>
                          </w:r>
                          <w:ins w:id="5650" w:author="The Si Tran" w:date="2012-12-08T15:47:00Z">
                            <w:r>
                              <w:rPr>
                                <w:szCs w:val="26"/>
                              </w:rPr>
                              <w:t>e</w:t>
                            </w:r>
                          </w:ins>
                          <w:del w:id="565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652" w:author="The Si Tran" w:date="2012-12-07T21:55:00Z">
                              <w:pPr/>
                            </w:pPrChange>
                          </w:pPr>
                          <w:r>
                            <w:rPr>
                              <w:szCs w:val="26"/>
                            </w:rPr>
                            <w:tab/>
                          </w:r>
                          <w:r>
                            <w:rPr>
                              <w:szCs w:val="26"/>
                            </w:rPr>
                            <w:tab/>
                            <w:t>Model = pure AR(p)</w:t>
                          </w:r>
                        </w:p>
                        <w:p w14:paraId="0A5BF9CC" w14:textId="77777777" w:rsidR="00276DB6" w:rsidRDefault="00276DB6">
                          <w:pPr>
                            <w:spacing w:line="240" w:lineRule="auto"/>
                            <w:jc w:val="left"/>
                            <w:rPr>
                              <w:szCs w:val="26"/>
                            </w:rPr>
                            <w:pPrChange w:id="5653" w:author="The Si Tran" w:date="2012-12-07T21:55:00Z">
                              <w:pPr/>
                            </w:pPrChange>
                          </w:pPr>
                          <w:r>
                            <w:rPr>
                              <w:szCs w:val="26"/>
                            </w:rPr>
                            <w:tab/>
                          </w:r>
                          <w:ins w:id="5654" w:author="The Si Tran" w:date="2012-12-08T15:47:00Z">
                            <w:r>
                              <w:rPr>
                                <w:szCs w:val="26"/>
                              </w:rPr>
                              <w:t>e</w:t>
                            </w:r>
                          </w:ins>
                          <w:del w:id="565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656" w:author="The Si Tran" w:date="2012-12-07T21:54:00Z"/>
                              <w:szCs w:val="26"/>
                            </w:rPr>
                            <w:pPrChange w:id="5657" w:author="The Si Tran" w:date="2012-12-07T21:55:00Z">
                              <w:pPr/>
                            </w:pPrChange>
                          </w:pPr>
                          <w:r>
                            <w:rPr>
                              <w:szCs w:val="26"/>
                            </w:rPr>
                            <w:tab/>
                          </w:r>
                          <w:r>
                            <w:rPr>
                              <w:szCs w:val="26"/>
                            </w:rPr>
                            <w:tab/>
                            <w:t>Model = ARMA(p,q)</w:t>
                          </w:r>
                        </w:p>
                        <w:p w14:paraId="356E5661" w14:textId="77777777" w:rsidR="00276DB6" w:rsidRDefault="00276DB6">
                          <w:pPr>
                            <w:spacing w:line="240" w:lineRule="auto"/>
                            <w:jc w:val="left"/>
                            <w:rPr>
                              <w:ins w:id="5658" w:author="The Si Tran" w:date="2012-12-07T21:55:00Z"/>
                              <w:szCs w:val="26"/>
                            </w:rPr>
                            <w:pPrChange w:id="5659" w:author="The Si Tran" w:date="2012-12-07T21:55:00Z">
                              <w:pPr/>
                            </w:pPrChange>
                          </w:pPr>
                        </w:p>
                        <w:p w14:paraId="64F48697" w14:textId="77777777" w:rsidR="00276DB6" w:rsidRDefault="00276DB6">
                          <w:pPr>
                            <w:spacing w:line="240" w:lineRule="auto"/>
                            <w:jc w:val="left"/>
                            <w:rPr>
                              <w:szCs w:val="26"/>
                            </w:rPr>
                            <w:pPrChange w:id="5660" w:author="The Si Tran" w:date="2012-12-07T21:55:00Z">
                              <w:pPr/>
                            </w:pPrChange>
                          </w:pPr>
                          <w:ins w:id="5661" w:author="The Si Tran" w:date="2012-12-07T21:55:00Z">
                            <w:r>
                              <w:rPr>
                                <w:szCs w:val="26"/>
                              </w:rPr>
                              <w:t>}</w:t>
                            </w:r>
                          </w:ins>
                          <w:del w:id="5662" w:author="The Si Tran" w:date="2012-12-07T21:54:00Z">
                            <w:r w:rsidDel="00EC5752">
                              <w:rPr>
                                <w:szCs w:val="26"/>
                              </w:rPr>
                              <w:delText>}</w:delText>
                            </w:r>
                          </w:del>
                        </w:p>
                        <w:p w14:paraId="13DC2B9F" w14:textId="77777777" w:rsidR="00276DB6" w:rsidDel="00EC5752" w:rsidRDefault="00276DB6">
                          <w:pPr>
                            <w:spacing w:before="0" w:line="240" w:lineRule="auto"/>
                            <w:jc w:val="left"/>
                            <w:rPr>
                              <w:del w:id="5663" w:author="The Si Tran" w:date="2012-12-07T21:55:00Z"/>
                              <w:szCs w:val="26"/>
                            </w:rPr>
                            <w:pPrChange w:id="5664" w:author="The Si Tran" w:date="2012-12-07T21:55:00Z">
                              <w:pPr/>
                            </w:pPrChange>
                          </w:pPr>
                          <w:ins w:id="5665" w:author="The Si Tran" w:date="2012-12-07T21:55:00Z">
                            <w:r>
                              <w:rPr>
                                <w:szCs w:val="26"/>
                              </w:rPr>
                              <w:t>e</w:t>
                            </w:r>
                          </w:ins>
                          <w:del w:id="5666"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667" w:author="The Si Tran" w:date="2012-12-07T21:55:00Z">
                              <w:pPr/>
                            </w:pPrChange>
                          </w:pPr>
                          <w:ins w:id="5668"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669" w:author="The Si Tran" w:date="2012-12-10T20:34:00Z"/>
                              <w:szCs w:val="26"/>
                            </w:rPr>
                            <w:pPrChange w:id="5670"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671" w:author="The Si Tran" w:date="2012-12-07T21:55:00Z">
                              <w:pPr>
                                <w:ind w:firstLine="720"/>
                              </w:pPr>
                            </w:pPrChange>
                          </w:pPr>
                          <w:ins w:id="5672"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673" w:author="The Si Tran" w:date="2012-12-07T21:59:00Z"/>
        </w:rPr>
        <w:pPrChange w:id="5674" w:author="The Si Tran" w:date="2012-12-07T21:59:00Z">
          <w:pPr>
            <w:pStyle w:val="Heading3"/>
          </w:pPr>
        </w:pPrChange>
      </w:pPr>
      <w:ins w:id="5675" w:author="The Si Tran" w:date="2012-12-07T21:21:00Z">
        <w:r>
          <w:rPr>
            <w:rFonts w:ascii="Times New Roman" w:hAnsi="Times New Roman"/>
            <w:sz w:val="26"/>
            <w:szCs w:val="26"/>
          </w:rPr>
          <w:t xml:space="preserve">Xác định mô hình cho thành phần mùa: </w:t>
        </w:r>
      </w:ins>
      <w:ins w:id="5676" w:author="The Si Tran" w:date="2012-12-07T21:57:00Z">
        <w:r w:rsidR="00556D65">
          <w:rPr>
            <w:rFonts w:ascii="Times New Roman" w:hAnsi="Times New Roman"/>
            <w:sz w:val="26"/>
            <w:szCs w:val="26"/>
          </w:rPr>
          <w:t xml:space="preserve">tương tự như xây dựng mô hình </w:t>
        </w:r>
      </w:ins>
      <w:ins w:id="5677" w:author="The Si Tran" w:date="2012-12-07T21:58:00Z">
        <w:r w:rsidR="00556D65">
          <w:rPr>
            <w:rFonts w:ascii="Times New Roman" w:hAnsi="Times New Roman"/>
            <w:sz w:val="26"/>
            <w:szCs w:val="26"/>
          </w:rPr>
          <w:t>cho thành phần thường nhưng ta phân</w:t>
        </w:r>
      </w:ins>
      <w:ins w:id="5678" w:author="The Si Tran" w:date="2012-12-07T21:21:00Z">
        <w:r>
          <w:rPr>
            <w:rFonts w:ascii="Times New Roman" w:hAnsi="Times New Roman"/>
            <w:sz w:val="26"/>
            <w:szCs w:val="26"/>
          </w:rPr>
          <w:t xml:space="preserve"> tích ACF</w:t>
        </w:r>
      </w:ins>
      <w:ins w:id="5679" w:author="The Si Tran" w:date="2012-12-07T21:59:00Z">
        <w:r w:rsidR="00556D65">
          <w:rPr>
            <w:rFonts w:ascii="Times New Roman" w:hAnsi="Times New Roman"/>
            <w:sz w:val="26"/>
            <w:szCs w:val="26"/>
          </w:rPr>
          <w:t>s</w:t>
        </w:r>
      </w:ins>
      <w:ins w:id="5680" w:author="The Si Tran" w:date="2012-12-07T21:21:00Z">
        <w:r>
          <w:rPr>
            <w:rFonts w:ascii="Times New Roman" w:hAnsi="Times New Roman"/>
            <w:sz w:val="26"/>
            <w:szCs w:val="26"/>
          </w:rPr>
          <w:t xml:space="preserve"> và PACF</w:t>
        </w:r>
      </w:ins>
      <w:ins w:id="5681" w:author="The Si Tran" w:date="2012-12-07T21:59:00Z">
        <w:r w:rsidR="00556D65">
          <w:rPr>
            <w:rFonts w:ascii="Times New Roman" w:hAnsi="Times New Roman"/>
            <w:sz w:val="26"/>
            <w:szCs w:val="26"/>
          </w:rPr>
          <w:t>s</w:t>
        </w:r>
      </w:ins>
      <w:ins w:id="5682"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683" w:author="The Si Tran" w:date="2012-12-07T22:07:00Z"/>
        </w:rPr>
      </w:pPr>
      <w:bookmarkStart w:id="5684" w:name="_Toc343452471"/>
      <w:ins w:id="5685" w:author="The Si Tran" w:date="2012-12-10T20:35:00Z">
        <w:r w:rsidRPr="00EB0E04">
          <w:rPr>
            <w:rFonts w:eastAsia="Calibri"/>
          </w:rPr>
          <w:t xml:space="preserve">Thành phần </w:t>
        </w:r>
        <w:r>
          <w:t>khử mùa và xu hướng</w:t>
        </w:r>
      </w:ins>
      <w:bookmarkEnd w:id="5684"/>
    </w:p>
    <w:p w14:paraId="7FACEC87" w14:textId="77777777" w:rsidR="00E12518" w:rsidRDefault="00E12518">
      <w:pPr>
        <w:rPr>
          <w:ins w:id="5686" w:author="The Si Tran" w:date="2012-12-07T22:07:00Z"/>
        </w:rPr>
        <w:pPrChange w:id="5687" w:author="The Si Tran" w:date="2012-12-16T08:13:00Z">
          <w:pPr>
            <w:pStyle w:val="ListParagraph"/>
          </w:pPr>
        </w:pPrChange>
      </w:pPr>
      <w:ins w:id="5688"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689" w:author="The Si Tran" w:date="2012-12-07T22:07:00Z"/>
        </w:rPr>
        <w:pPrChange w:id="5690" w:author="The Si Tran" w:date="2012-12-16T08:13:00Z">
          <w:pPr>
            <w:pStyle w:val="ListParagraph"/>
          </w:pPr>
        </w:pPrChange>
      </w:pPr>
      <w:ins w:id="5691"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692" w:author="The Si Tran" w:date="2012-12-11T23:26:00Z"/>
          <w:rFonts w:ascii="Times New Roman" w:hAnsi="Times New Roman"/>
          <w:sz w:val="26"/>
          <w:szCs w:val="26"/>
        </w:rPr>
      </w:pPr>
      <w:ins w:id="5693" w:author="The Si Tran" w:date="2012-12-07T22:07:00Z">
        <w:r>
          <w:rPr>
            <w:rFonts w:ascii="Times New Roman" w:hAnsi="Times New Roman"/>
            <w:noProof/>
            <w:sz w:val="26"/>
            <w:szCs w:val="26"/>
            <w:rPrChange w:id="5694"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004A3F1E">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276DB6" w:rsidRPr="00BA0846" w:rsidRDefault="00276DB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276DB6" w:rsidRPr="00BA0846" w:rsidRDefault="00276DB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276DB6" w:rsidRPr="00CF76F8" w:rsidRDefault="00276DB6"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3"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wg/K0JQEAAD1FwAADgAAAAAAAAAAAAAAAAAuAgAAZHJzL2Uyb0RvYy54bWxQSwEC&#10;LQAUAAYACAAAACEAqBxU79oAAAAFAQAADwAAAAAAAAAAAAAAAADuBgAAZHJzL2Rvd25yZXYueG1s&#10;UEsFBgAAAAAEAAQA8wAAAPUHAAAAAA==&#10;">
                  <v:shape id="_x0000_s1074" type="#_x0000_t75" style="position:absolute;width:54864;height:23418;visibility:visible;mso-wrap-style:square">
                    <v:fill o:detectmouseclick="t"/>
                    <v:path o:connecttype="none"/>
                  </v:shape>
                  <v:shape id="Text Box 98" o:spid="_x0000_s1075"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276DB6" w:rsidRPr="00BA0846" w:rsidRDefault="00276DB6" w:rsidP="00E12518">
                          <w:pPr>
                            <w:rPr>
                              <w:szCs w:val="26"/>
                            </w:rPr>
                          </w:pPr>
                          <w:r>
                            <w:rPr>
                              <w:szCs w:val="26"/>
                            </w:rPr>
                            <w:t>Stationary Series</w:t>
                          </w:r>
                        </w:p>
                      </w:txbxContent>
                    </v:textbox>
                  </v:shape>
                  <v:shape id="Text Box 99" o:spid="_x0000_s1076"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276DB6" w:rsidRPr="00BA0846" w:rsidRDefault="00276DB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7"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8"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9"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276DB6" w:rsidRPr="00CF76F8" w:rsidRDefault="00276DB6" w:rsidP="00E12518">
                          <w:pPr>
                            <w:rPr>
                              <w:szCs w:val="26"/>
                            </w:rPr>
                          </w:pPr>
                          <w:r w:rsidRPr="00CF76F8">
                            <w:rPr>
                              <w:szCs w:val="26"/>
                            </w:rPr>
                            <w:t>differenced d+D times</w:t>
                          </w:r>
                        </w:p>
                      </w:txbxContent>
                    </v:textbox>
                  </v:shape>
                  <v:shape id="_x0000_s1080"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09077AA4" w:rsidR="00AB5A1A" w:rsidRPr="00747DD6" w:rsidRDefault="00AB5A1A">
      <w:pPr>
        <w:pStyle w:val="Hinh"/>
        <w:rPr>
          <w:ins w:id="5695" w:author="The Si Tran" w:date="2012-12-11T23:26:00Z"/>
          <w:rPrChange w:id="5696" w:author="The Si Tran" w:date="2012-12-16T17:10:00Z">
            <w:rPr>
              <w:ins w:id="5697" w:author="The Si Tran" w:date="2012-12-11T23:26:00Z"/>
              <w:lang w:val="pt-BR"/>
            </w:rPr>
          </w:rPrChange>
        </w:rPr>
      </w:pPr>
      <w:bookmarkStart w:id="5698" w:name="_Toc343452746"/>
      <w:ins w:id="5699" w:author="The Si Tran" w:date="2012-12-11T23:26:00Z">
        <w:r w:rsidRPr="00747DD6">
          <w:rPr>
            <w:rPrChange w:id="5700" w:author="The Si Tran" w:date="2012-12-16T17:10:00Z">
              <w:rPr>
                <w:lang w:val="pt-BR"/>
              </w:rPr>
            </w:rPrChange>
          </w:rPr>
          <w:t>Hình 3</w:t>
        </w:r>
        <w:r w:rsidR="00187200" w:rsidRPr="00747DD6">
          <w:t>.5</w:t>
        </w:r>
      </w:ins>
      <w:ins w:id="5701" w:author="The Si Tran" w:date="2012-12-16T10:50:00Z">
        <w:r w:rsidR="00E10512" w:rsidRPr="00747DD6">
          <w:t xml:space="preserve">: </w:t>
        </w:r>
      </w:ins>
      <w:ins w:id="5702" w:author="The Si Tran" w:date="2012-12-11T23:26:00Z">
        <w:r w:rsidRPr="00747DD6">
          <w:rPr>
            <w:rPrChange w:id="5703" w:author="The Si Tran" w:date="2012-12-16T17:10:00Z">
              <w:rPr>
                <w:lang w:val="pt-BR"/>
              </w:rPr>
            </w:rPrChange>
          </w:rPr>
          <w:t xml:space="preserve"> Thành phần khử mùa và xu hướng trong mô hình SARIMA</w:t>
        </w:r>
        <w:bookmarkEnd w:id="5698"/>
      </w:ins>
    </w:p>
    <w:p w14:paraId="6A22D229" w14:textId="77777777" w:rsidR="00AB5A1A" w:rsidRDefault="00AB5A1A" w:rsidP="00E12518">
      <w:pPr>
        <w:pStyle w:val="ListParagraph"/>
        <w:rPr>
          <w:ins w:id="5704" w:author="The Si Tran" w:date="2012-12-07T22:07:00Z"/>
          <w:rFonts w:ascii="Times New Roman" w:hAnsi="Times New Roman"/>
          <w:sz w:val="26"/>
          <w:szCs w:val="26"/>
        </w:rPr>
      </w:pPr>
    </w:p>
    <w:p w14:paraId="54E56D5F" w14:textId="77777777" w:rsidR="00E12518" w:rsidRPr="00805B17" w:rsidRDefault="00E12518">
      <w:pPr>
        <w:rPr>
          <w:ins w:id="5705" w:author="The Si Tran" w:date="2012-12-06T22:15:00Z"/>
        </w:rPr>
        <w:pPrChange w:id="5706" w:author="The Si Tran" w:date="2012-12-16T08:13:00Z">
          <w:pPr>
            <w:pStyle w:val="Heading3"/>
          </w:pPr>
        </w:pPrChange>
      </w:pPr>
      <w:ins w:id="5707"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708" w:author="The Si Tran" w:date="2012-12-08T10:03:00Z"/>
        </w:rPr>
      </w:pPr>
      <w:bookmarkStart w:id="5709" w:name="_Toc343452472"/>
      <w:ins w:id="5710" w:author="The Si Tran" w:date="2012-12-06T22:16:00Z">
        <w:r w:rsidRPr="00155591">
          <w:t>Thành phần ước lượng tham số</w:t>
        </w:r>
      </w:ins>
      <w:bookmarkEnd w:id="5709"/>
    </w:p>
    <w:p w14:paraId="5951B904" w14:textId="51696797" w:rsidR="00285630" w:rsidRDefault="00285630">
      <w:pPr>
        <w:rPr>
          <w:ins w:id="5711" w:author="The Si Tran" w:date="2012-12-08T10:18:00Z"/>
        </w:rPr>
        <w:pPrChange w:id="5712" w:author="The Si Tran" w:date="2012-12-16T08:13:00Z">
          <w:pPr>
            <w:pStyle w:val="ListParagraph"/>
            <w:ind w:left="1224"/>
          </w:pPr>
        </w:pPrChange>
      </w:pPr>
      <w:ins w:id="5713" w:author="The Si Tran" w:date="2012-12-08T10:18:00Z">
        <w:r>
          <w:t>Quá trình ước lượng tham số gồm 3 giai đoạn</w:t>
        </w:r>
      </w:ins>
      <w:ins w:id="5714" w:author="The Si Tran" w:date="2012-12-10T20:36:00Z">
        <w:r w:rsidR="00DE04C3">
          <w:t>:</w:t>
        </w:r>
      </w:ins>
      <w:ins w:id="5715" w:author="The Si Tran" w:date="2012-12-14T05:28:00Z">
        <w:r w:rsidR="0025143A">
          <w:t xml:space="preserve"> </w:t>
        </w:r>
      </w:ins>
    </w:p>
    <w:p w14:paraId="2F33BA6D" w14:textId="77777777" w:rsidR="00805B17" w:rsidRDefault="006D00FE">
      <w:pPr>
        <w:rPr>
          <w:ins w:id="5716" w:author="The Si Tran" w:date="2012-12-11T23:29:00Z"/>
        </w:rPr>
        <w:pPrChange w:id="5717" w:author="The Si Tran" w:date="2012-12-08T10:03:00Z">
          <w:pPr>
            <w:pStyle w:val="Heading3"/>
          </w:pPr>
        </w:pPrChange>
      </w:pPr>
      <w:ins w:id="5718" w:author="The Si Tran" w:date="2012-12-08T10:18:00Z">
        <w:r w:rsidRPr="00032D83">
          <w:rPr>
            <w:noProof/>
            <w:szCs w:val="26"/>
          </w:rPr>
          <mc:AlternateContent>
            <mc:Choice Requires="wpc">
              <w:drawing>
                <wp:inline distT="0" distB="0" distL="0" distR="0" wp14:anchorId="57A99563" wp14:editId="3B6407BD">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276DB6" w:rsidRPr="00DA2298" w:rsidRDefault="00276DB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276DB6" w:rsidRDefault="00276DB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276DB6" w:rsidRDefault="00276DB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276DB6" w:rsidRDefault="00276DB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276DB6" w:rsidRDefault="00276DB6" w:rsidP="00E10512">
                                <w:pPr>
                                  <w:ind w:firstLine="0"/>
                                  <w:rPr>
                                    <w:szCs w:val="26"/>
                                  </w:rPr>
                                </w:pPr>
                                <w:r>
                                  <w:rPr>
                                    <w:szCs w:val="26"/>
                                  </w:rPr>
                                  <w:t xml:space="preserve">Compute_AprioriPredictionError Compute_GainFactor </w:t>
                                </w:r>
                                <w:del w:id="5719" w:author="The Si Tran" w:date="2012-12-14T05:30:00Z">
                                  <w:r w:rsidRPr="00BA0846" w:rsidDel="0025143A">
                                    <w:rPr>
                                      <w:position w:val="-28"/>
                                      <w:szCs w:val="26"/>
                                    </w:rPr>
                                    <w:object w:dxaOrig="3660" w:dyaOrig="680" w14:anchorId="25802C55">
                                      <v:shape id="_x0000_i1196" type="#_x0000_t75" style="width:3in;height:50.1pt" o:ole="">
                                        <v:imagedata r:id="rId179" o:title=""/>
                                      </v:shape>
                                      <o:OLEObject Type="Embed" ProgID="Equation.DSMT4" ShapeID="_x0000_i1196" DrawAspect="Content" ObjectID="_1417199967" r:id="rId180"/>
                                    </w:object>
                                  </w:r>
                                </w:del>
                              </w:p>
                              <w:p w14:paraId="29BC80F1" w14:textId="77777777" w:rsidR="00276DB6" w:rsidRDefault="00276DB6" w:rsidP="0025143A">
                                <w:pPr>
                                  <w:pStyle w:val="ListParagraph"/>
                                  <w:ind w:left="-360"/>
                                  <w:rPr>
                                    <w:ins w:id="5720" w:author="The Si Tran" w:date="2012-12-14T05:30:00Z"/>
                                    <w:rFonts w:ascii="Times New Roman" w:hAnsi="Times New Roman"/>
                                    <w:sz w:val="26"/>
                                    <w:szCs w:val="26"/>
                                  </w:rPr>
                                </w:pPr>
                                <w:ins w:id="5721"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276DB6" w:rsidRDefault="00276DB6" w:rsidP="00E10512">
                                <w:pPr>
                                  <w:ind w:firstLine="0"/>
                                  <w:rPr>
                                    <w:szCs w:val="26"/>
                                  </w:rPr>
                                </w:pPr>
                                <w:r>
                                  <w:rPr>
                                    <w:szCs w:val="26"/>
                                  </w:rPr>
                                  <w:t>Set_DefaultInitialConditions</w:t>
                                </w:r>
                              </w:p>
                              <w:p w14:paraId="4D4BD93E"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276DB6" w:rsidRDefault="00276DB6" w:rsidP="00E10512">
                                <w:pPr>
                                  <w:ind w:firstLine="0"/>
                                  <w:rPr>
                                    <w:szCs w:val="26"/>
                                  </w:rPr>
                                </w:pPr>
                                <w:r>
                                  <w:rPr>
                                    <w:szCs w:val="26"/>
                                  </w:rPr>
                                  <w:t>Compute_AposteriorPredictionError Update_ArpartOfObservationVector Update_MapartOfObservationVector Update_RinverseMatrix</w:t>
                                </w:r>
                              </w:p>
                              <w:p w14:paraId="1BA6080F"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1"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">
                  <v:shape id="_x0000_s1082" type="#_x0000_t75" style="position:absolute;width:55816;height:38163;visibility:visible;mso-wrap-style:square" stroked="t" strokecolor="gray [1629]" strokeweight=".5pt">
                    <v:fill o:detectmouseclick="t"/>
                    <v:path o:connecttype="none"/>
                  </v:shape>
                  <v:shape id="Text Box 105" o:spid="_x0000_s1083"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276DB6" w:rsidRPr="00DA2298" w:rsidRDefault="00276DB6" w:rsidP="006D00FE">
                          <w:pPr>
                            <w:jc w:val="center"/>
                            <w:rPr>
                              <w:szCs w:val="26"/>
                            </w:rPr>
                          </w:pPr>
                          <w:r>
                            <w:rPr>
                              <w:szCs w:val="26"/>
                            </w:rPr>
                            <w:t>SET                         INITIAL CONDITIONS</w:t>
                          </w:r>
                        </w:p>
                      </w:txbxContent>
                    </v:textbox>
                  </v:shape>
                  <v:shape id="Text Box 40" o:spid="_x0000_s1084"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276DB6" w:rsidRDefault="00276DB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276DB6" w:rsidRDefault="00276DB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5"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276DB6" w:rsidRDefault="00276DB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6"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7"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8"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276DB6" w:rsidRDefault="00276DB6" w:rsidP="00E10512">
                          <w:pPr>
                            <w:ind w:firstLine="0"/>
                            <w:rPr>
                              <w:szCs w:val="26"/>
                            </w:rPr>
                          </w:pPr>
                          <w:r>
                            <w:rPr>
                              <w:szCs w:val="26"/>
                            </w:rPr>
                            <w:t xml:space="preserve">Compute_AprioriPredictionError Compute_GainFactor </w:t>
                          </w:r>
                          <w:del w:id="5722" w:author="The Si Tran" w:date="2012-12-14T05:30:00Z">
                            <w:r w:rsidRPr="00BA0846" w:rsidDel="0025143A">
                              <w:rPr>
                                <w:position w:val="-28"/>
                                <w:szCs w:val="26"/>
                              </w:rPr>
                              <w:object w:dxaOrig="3660" w:dyaOrig="680" w14:anchorId="25802C55">
                                <v:shape id="_x0000_i1196" type="#_x0000_t75" style="width:3in;height:50.1pt" o:ole="">
                                  <v:imagedata r:id="rId179" o:title=""/>
                                </v:shape>
                                <o:OLEObject Type="Embed" ProgID="Equation.DSMT4" ShapeID="_x0000_i1196" DrawAspect="Content" ObjectID="_1417199967" r:id="rId181"/>
                              </w:object>
                            </w:r>
                          </w:del>
                        </w:p>
                        <w:p w14:paraId="29BC80F1" w14:textId="77777777" w:rsidR="00276DB6" w:rsidRDefault="00276DB6" w:rsidP="0025143A">
                          <w:pPr>
                            <w:pStyle w:val="ListParagraph"/>
                            <w:ind w:left="-360"/>
                            <w:rPr>
                              <w:ins w:id="5723" w:author="The Si Tran" w:date="2012-12-14T05:30:00Z"/>
                              <w:rFonts w:ascii="Times New Roman" w:hAnsi="Times New Roman"/>
                              <w:sz w:val="26"/>
                              <w:szCs w:val="26"/>
                            </w:rPr>
                          </w:pPr>
                          <w:ins w:id="5724"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276DB6" w:rsidRPr="00DA2298" w:rsidRDefault="00276DB6" w:rsidP="006D00FE">
                          <w:pPr>
                            <w:rPr>
                              <w:szCs w:val="26"/>
                            </w:rPr>
                          </w:pPr>
                        </w:p>
                      </w:txbxContent>
                    </v:textbox>
                  </v:shape>
                  <v:shape id="Text Box 111" o:spid="_x0000_s1089"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276DB6" w:rsidRDefault="00276DB6" w:rsidP="00E10512">
                          <w:pPr>
                            <w:ind w:firstLine="0"/>
                            <w:rPr>
                              <w:szCs w:val="26"/>
                            </w:rPr>
                          </w:pPr>
                          <w:r>
                            <w:rPr>
                              <w:szCs w:val="26"/>
                            </w:rPr>
                            <w:t>Set_DefaultInitialConditions</w:t>
                          </w:r>
                        </w:p>
                        <w:p w14:paraId="4D4BD93E" w14:textId="77777777" w:rsidR="00276DB6" w:rsidRPr="00DA2298" w:rsidRDefault="00276DB6" w:rsidP="006D00FE">
                          <w:pPr>
                            <w:rPr>
                              <w:szCs w:val="26"/>
                            </w:rPr>
                          </w:pPr>
                        </w:p>
                      </w:txbxContent>
                    </v:textbox>
                  </v:shape>
                  <v:shape id="Text Box 112" o:spid="_x0000_s1090"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276DB6" w:rsidRDefault="00276DB6" w:rsidP="00E10512">
                          <w:pPr>
                            <w:ind w:firstLine="0"/>
                            <w:rPr>
                              <w:szCs w:val="26"/>
                            </w:rPr>
                          </w:pPr>
                          <w:r>
                            <w:rPr>
                              <w:szCs w:val="26"/>
                            </w:rPr>
                            <w:t>Compute_AposteriorPredictionError Update_ArpartOfObservationVector Update_MapartOfObservationVector Update_RinverseMatrix</w:t>
                          </w:r>
                        </w:p>
                        <w:p w14:paraId="1BA6080F" w14:textId="77777777" w:rsidR="00276DB6" w:rsidRPr="00DA2298" w:rsidRDefault="00276DB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1"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482B46D5" w:rsidR="009944BF" w:rsidRPr="00747DD6" w:rsidRDefault="009944BF">
      <w:pPr>
        <w:pStyle w:val="Hinh"/>
        <w:rPr>
          <w:ins w:id="5725" w:author="The Si Tran" w:date="2012-12-11T23:29:00Z"/>
          <w:rPrChange w:id="5726" w:author="The Si Tran" w:date="2012-12-16T17:10:00Z">
            <w:rPr>
              <w:ins w:id="5727" w:author="The Si Tran" w:date="2012-12-11T23:29:00Z"/>
              <w:lang w:val="pt-BR"/>
            </w:rPr>
          </w:rPrChange>
        </w:rPr>
      </w:pPr>
      <w:bookmarkStart w:id="5728" w:name="_Toc343452747"/>
      <w:ins w:id="5729" w:author="The Si Tran" w:date="2012-12-11T23:29:00Z">
        <w:r w:rsidRPr="00747DD6">
          <w:rPr>
            <w:rPrChange w:id="5730" w:author="The Si Tran" w:date="2012-12-16T17:10:00Z">
              <w:rPr>
                <w:lang w:val="pt-BR"/>
              </w:rPr>
            </w:rPrChange>
          </w:rPr>
          <w:t>Hình 3.6</w:t>
        </w:r>
      </w:ins>
      <w:ins w:id="5731" w:author="The Si Tran" w:date="2012-12-16T10:52:00Z">
        <w:r w:rsidR="006948EF" w:rsidRPr="00747DD6">
          <w:rPr>
            <w:rPrChange w:id="5732" w:author="The Si Tran" w:date="2012-12-16T17:10:00Z">
              <w:rPr>
                <w:lang w:val="pt-BR"/>
              </w:rPr>
            </w:rPrChange>
          </w:rPr>
          <w:t xml:space="preserve">: </w:t>
        </w:r>
      </w:ins>
      <w:ins w:id="5733" w:author="The Si Tran" w:date="2012-12-16T10:51:00Z">
        <w:r w:rsidR="00E10512" w:rsidRPr="00747DD6">
          <w:rPr>
            <w:rPrChange w:id="5734" w:author="The Si Tran" w:date="2012-12-16T17:10:00Z">
              <w:rPr>
                <w:lang w:val="pt-BR"/>
              </w:rPr>
            </w:rPrChange>
          </w:rPr>
          <w:t>Quá trình ước lượng tham số</w:t>
        </w:r>
      </w:ins>
      <w:ins w:id="5735" w:author="The Si Tran" w:date="2012-12-11T23:29:00Z">
        <w:r w:rsidRPr="00747DD6">
          <w:rPr>
            <w:rPrChange w:id="5736" w:author="The Si Tran" w:date="2012-12-16T17:10:00Z">
              <w:rPr>
                <w:lang w:val="pt-BR"/>
              </w:rPr>
            </w:rPrChange>
          </w:rPr>
          <w:t xml:space="preserve"> mô hình SARIMA</w:t>
        </w:r>
        <w:bookmarkEnd w:id="5728"/>
      </w:ins>
    </w:p>
    <w:p w14:paraId="4FDFF483" w14:textId="77777777" w:rsidR="009944BF" w:rsidRDefault="009944BF">
      <w:pPr>
        <w:rPr>
          <w:ins w:id="5737" w:author="The Si Tran" w:date="2012-12-08T10:19:00Z"/>
        </w:rPr>
        <w:pPrChange w:id="5738" w:author="The Si Tran" w:date="2012-12-08T10:03:00Z">
          <w:pPr>
            <w:pStyle w:val="Heading3"/>
          </w:pPr>
        </w:pPrChange>
      </w:pPr>
    </w:p>
    <w:p w14:paraId="5DB43768" w14:textId="77777777" w:rsidR="006D00FE" w:rsidRDefault="006D00FE">
      <w:pPr>
        <w:pStyle w:val="BuletL1"/>
        <w:rPr>
          <w:ins w:id="5739" w:author="The Si Tran" w:date="2012-12-08T10:19:00Z"/>
        </w:rPr>
        <w:pPrChange w:id="5740" w:author="The Si Tran" w:date="2012-12-16T17:10:00Z">
          <w:pPr>
            <w:pStyle w:val="ListParagraph"/>
            <w:numPr>
              <w:numId w:val="27"/>
            </w:numPr>
            <w:ind w:left="1944" w:hanging="360"/>
          </w:pPr>
        </w:pPrChange>
      </w:pPr>
      <w:ins w:id="5741"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742" w:author="The Si Tran" w:date="2012-12-08T14:46:00Z">
        <m:oMath>
          <m:r>
            <w:rPr>
              <w:rFonts w:ascii="Cambria Math" w:hAnsi="Cambria Math"/>
            </w:rPr>
            <m:t>0</m:t>
          </m:r>
        </m:oMath>
      </w:ins>
      <w:ins w:id="5743"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744" w:author="The Si Tran" w:date="2012-12-08T10:19:00Z"/>
        </w:rPr>
        <w:pPrChange w:id="5745" w:author="The Si Tran" w:date="2012-12-16T17:10:00Z">
          <w:pPr>
            <w:pStyle w:val="ListParagraph"/>
            <w:numPr>
              <w:numId w:val="27"/>
            </w:numPr>
            <w:ind w:left="1944" w:hanging="360"/>
          </w:pPr>
        </w:pPrChange>
      </w:pPr>
      <w:ins w:id="5746" w:author="The Si Tran" w:date="2012-12-08T10:19:00Z">
        <w: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747" w:author="The Si Tran" w:date="2012-12-08T10:19:00Z"/>
          <w:rFonts w:ascii="Times New Roman" w:eastAsiaTheme="minorEastAsia" w:hAnsi="Times New Roman"/>
          <w:sz w:val="26"/>
          <w:szCs w:val="26"/>
        </w:rPr>
        <w:pPrChange w:id="5748" w:author="The Si Tran" w:date="2012-12-14T05:31:00Z">
          <w:pPr>
            <w:pStyle w:val="ListParagraph"/>
            <w:ind w:left="1944"/>
          </w:pPr>
        </w:pPrChange>
      </w:pPr>
      <w:ins w:id="5749" w:author="The Si Tran" w:date="2012-12-08T10:20:00Z">
        <w:r>
          <w:rPr>
            <w:rFonts w:ascii="Times New Roman" w:hAnsi="Times New Roman"/>
            <w:sz w:val="26"/>
            <w:szCs w:val="26"/>
          </w:rPr>
          <w:tab/>
        </w:r>
      </w:ins>
      <w:ins w:id="5750"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751" w:author="The Si Tran" w:date="2012-12-08T10:19:00Z"/>
          <w:rFonts w:ascii="Times New Roman" w:eastAsiaTheme="minorEastAsia" w:hAnsi="Times New Roman"/>
          <w:sz w:val="26"/>
          <w:szCs w:val="26"/>
        </w:rPr>
        <w:pPrChange w:id="5752" w:author="The Si Tran" w:date="2012-12-14T05:31:00Z">
          <w:pPr>
            <w:pStyle w:val="ListParagraph"/>
            <w:ind w:left="1944"/>
          </w:pPr>
        </w:pPrChange>
      </w:pPr>
      <w:ins w:id="5753" w:author="The Si Tran" w:date="2012-12-08T10:20:00Z">
        <w:r>
          <w:rPr>
            <w:rFonts w:ascii="Times New Roman" w:hAnsi="Times New Roman"/>
            <w:sz w:val="26"/>
            <w:szCs w:val="26"/>
          </w:rPr>
          <w:tab/>
        </w:r>
      </w:ins>
      <w:ins w:id="5754"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755" w:author="The Si Tran" w:date="2012-12-08T10:19:00Z"/>
          <w:rFonts w:ascii="Times New Roman" w:eastAsiaTheme="minorEastAsia" w:hAnsi="Times New Roman"/>
          <w:sz w:val="26"/>
          <w:szCs w:val="26"/>
        </w:rPr>
        <w:pPrChange w:id="5756" w:author="The Si Tran" w:date="2012-12-14T05:31:00Z">
          <w:pPr>
            <w:pStyle w:val="ListParagraph"/>
            <w:ind w:left="1944"/>
          </w:pPr>
        </w:pPrChange>
      </w:pPr>
      <w:ins w:id="5757"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758"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759"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760" w:author="The Si Tran" w:date="2012-12-08T10:19:00Z"/>
        </w:rPr>
        <w:pPrChange w:id="5761" w:author="The Si Tran" w:date="2012-12-16T17:11:00Z">
          <w:pPr>
            <w:pStyle w:val="ListParagraph"/>
            <w:numPr>
              <w:numId w:val="27"/>
            </w:numPr>
            <w:ind w:left="1944" w:hanging="360"/>
          </w:pPr>
        </w:pPrChange>
      </w:pPr>
      <w:ins w:id="5762"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763" w:author="The Si Tran" w:date="2012-12-14T05:31:00Z"/>
          <w:rFonts w:ascii="Times New Roman" w:hAnsi="Times New Roman"/>
          <w:sz w:val="26"/>
          <w:szCs w:val="26"/>
        </w:rPr>
        <w:pPrChange w:id="5764" w:author="The Si Tran" w:date="2012-12-14T05:31:00Z">
          <w:pPr>
            <w:pStyle w:val="ListParagraph"/>
            <w:ind w:left="1944"/>
          </w:pPr>
        </w:pPrChange>
      </w:pPr>
      <w:ins w:id="5765"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766" w:author="The Si Tran" w:date="2012-12-08T10:19:00Z"/>
          <w:rFonts w:ascii="Times New Roman" w:eastAsiaTheme="minorEastAsia" w:hAnsi="Times New Roman"/>
          <w:sz w:val="26"/>
          <w:szCs w:val="26"/>
        </w:rPr>
        <w:pPrChange w:id="5767" w:author="The Si Tran" w:date="2012-12-14T05:31:00Z">
          <w:pPr>
            <w:pStyle w:val="ListParagraph"/>
            <w:ind w:left="1944"/>
          </w:pPr>
        </w:pPrChange>
      </w:pPr>
      <w:ins w:id="5768" w:author="The Si Tran" w:date="2012-12-08T10:19:00Z">
        <w:r>
          <w:rPr>
            <w:rFonts w:ascii="Times New Roman" w:hAnsi="Times New Roman"/>
            <w:sz w:val="26"/>
            <w:szCs w:val="26"/>
          </w:rPr>
          <w:t xml:space="preserve"> </w:t>
        </w:r>
      </w:ins>
      <w:ins w:id="5769"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770"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771" w:author="The Si Tran" w:date="2012-12-08T10:19:00Z"/>
          <w:rFonts w:ascii="Times New Roman" w:hAnsi="Times New Roman"/>
          <w:sz w:val="26"/>
          <w:szCs w:val="26"/>
        </w:rPr>
        <w:pPrChange w:id="5772" w:author="The Si Tran" w:date="2012-12-14T05:31:00Z">
          <w:pPr>
            <w:pStyle w:val="ListParagraph"/>
            <w:ind w:left="1944"/>
          </w:pPr>
        </w:pPrChange>
      </w:pPr>
      <w:ins w:id="5773"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774" w:author="The Si Tran" w:date="2012-12-08T10:19:00Z"/>
          <w:rFonts w:ascii="Times New Roman" w:eastAsiaTheme="minorEastAsia" w:hAnsi="Times New Roman"/>
          <w:sz w:val="26"/>
          <w:szCs w:val="26"/>
        </w:rPr>
        <w:pPrChange w:id="5775" w:author="The Si Tran" w:date="2012-12-14T05:31:00Z">
          <w:pPr>
            <w:pStyle w:val="ListParagraph"/>
            <w:ind w:left="1944"/>
          </w:pPr>
        </w:pPrChange>
      </w:pPr>
      <w:ins w:id="5776" w:author="The Si Tran" w:date="2012-12-08T10:21:00Z">
        <w:r>
          <w:rPr>
            <w:rFonts w:ascii="Times New Roman" w:hAnsi="Times New Roman"/>
            <w:sz w:val="26"/>
            <w:szCs w:val="26"/>
          </w:rPr>
          <w:tab/>
        </w:r>
        <w:r>
          <w:rPr>
            <w:rFonts w:ascii="Times New Roman" w:hAnsi="Times New Roman"/>
            <w:sz w:val="26"/>
            <w:szCs w:val="26"/>
          </w:rPr>
          <w:tab/>
        </w:r>
      </w:ins>
      <m:oMath>
        <m:sSup>
          <m:sSupPr>
            <m:ctrlPr>
              <w:ins w:id="5777" w:author="The Si Tran" w:date="2012-12-08T10:19:00Z">
                <w:rPr>
                  <w:rFonts w:ascii="Cambria Math" w:eastAsiaTheme="minorEastAsia" w:hAnsi="Cambria Math"/>
                  <w:i/>
                  <w:sz w:val="26"/>
                  <w:szCs w:val="26"/>
                </w:rPr>
              </w:ins>
            </m:ctrlPr>
          </m:sSupPr>
          <m:e>
            <w:ins w:id="5778" w:author="The Si Tran" w:date="2012-12-08T10:19:00Z">
              <m:r>
                <w:rPr>
                  <w:rFonts w:ascii="Cambria Math" w:eastAsiaTheme="minorEastAsia" w:hAnsi="Cambria Math"/>
                  <w:sz w:val="26"/>
                  <w:szCs w:val="26"/>
                </w:rPr>
                <m:t>R</m:t>
              </m:r>
            </w:ins>
          </m:e>
          <m:sup>
            <w:ins w:id="5779" w:author="The Si Tran" w:date="2012-12-08T10:19:00Z">
              <m:r>
                <w:rPr>
                  <w:rFonts w:ascii="Cambria Math" w:eastAsiaTheme="minorEastAsia" w:hAnsi="Cambria Math"/>
                  <w:sz w:val="26"/>
                  <w:szCs w:val="26"/>
                </w:rPr>
                <m:t>-1</m:t>
              </m:r>
            </w:ins>
          </m:sup>
        </m:sSup>
        <m:d>
          <m:dPr>
            <m:ctrlPr>
              <w:ins w:id="5780" w:author="The Si Tran" w:date="2012-12-08T10:19:00Z">
                <w:rPr>
                  <w:rFonts w:ascii="Cambria Math" w:eastAsiaTheme="minorEastAsia" w:hAnsi="Cambria Math"/>
                  <w:i/>
                  <w:sz w:val="26"/>
                  <w:szCs w:val="26"/>
                </w:rPr>
              </w:ins>
            </m:ctrlPr>
          </m:dPr>
          <m:e>
            <w:ins w:id="5781" w:author="The Si Tran" w:date="2012-12-08T10:19:00Z">
              <m:r>
                <w:rPr>
                  <w:rFonts w:ascii="Cambria Math" w:eastAsiaTheme="minorEastAsia" w:hAnsi="Cambria Math"/>
                  <w:sz w:val="26"/>
                  <w:szCs w:val="26"/>
                </w:rPr>
                <m:t>t-1</m:t>
              </m:r>
            </w:ins>
          </m:e>
        </m:d>
        <w:ins w:id="5782" w:author="The Si Tran" w:date="2012-12-08T10:19:00Z">
          <m:r>
            <w:rPr>
              <w:rFonts w:ascii="Cambria Math" w:eastAsiaTheme="minorEastAsia" w:hAnsi="Cambria Math"/>
              <w:sz w:val="26"/>
              <w:szCs w:val="26"/>
            </w:rPr>
            <m:t>=</m:t>
          </m:r>
        </w:ins>
        <m:sSup>
          <m:sSupPr>
            <m:ctrlPr>
              <w:ins w:id="5783" w:author="The Si Tran" w:date="2012-12-08T10:19:00Z">
                <w:rPr>
                  <w:rFonts w:ascii="Cambria Math" w:eastAsiaTheme="minorEastAsia" w:hAnsi="Cambria Math"/>
                  <w:i/>
                  <w:sz w:val="26"/>
                  <w:szCs w:val="26"/>
                </w:rPr>
              </w:ins>
            </m:ctrlPr>
          </m:sSupPr>
          <m:e>
            <w:ins w:id="5784" w:author="The Si Tran" w:date="2012-12-08T10:19:00Z">
              <m:r>
                <w:rPr>
                  <w:rFonts w:ascii="Cambria Math" w:eastAsiaTheme="minorEastAsia" w:hAnsi="Cambria Math"/>
                  <w:sz w:val="26"/>
                  <w:szCs w:val="26"/>
                </w:rPr>
                <m:t>R</m:t>
              </m:r>
            </w:ins>
          </m:e>
          <m:sup>
            <w:ins w:id="5785" w:author="The Si Tran" w:date="2012-12-08T10:19:00Z">
              <m:r>
                <w:rPr>
                  <w:rFonts w:ascii="Cambria Math" w:eastAsiaTheme="minorEastAsia" w:hAnsi="Cambria Math"/>
                  <w:sz w:val="26"/>
                  <w:szCs w:val="26"/>
                </w:rPr>
                <m:t>-1</m:t>
              </m:r>
            </w:ins>
          </m:sup>
        </m:sSup>
        <m:d>
          <m:dPr>
            <m:ctrlPr>
              <w:ins w:id="5786" w:author="The Si Tran" w:date="2012-12-08T10:19:00Z">
                <w:rPr>
                  <w:rFonts w:ascii="Cambria Math" w:eastAsiaTheme="minorEastAsia" w:hAnsi="Cambria Math"/>
                  <w:i/>
                  <w:sz w:val="26"/>
                  <w:szCs w:val="26"/>
                </w:rPr>
              </w:ins>
            </m:ctrlPr>
          </m:dPr>
          <m:e>
            <w:ins w:id="5787" w:author="The Si Tran" w:date="2012-12-08T10:19:00Z">
              <m:r>
                <w:rPr>
                  <w:rFonts w:ascii="Cambria Math" w:eastAsiaTheme="minorEastAsia" w:hAnsi="Cambria Math"/>
                  <w:sz w:val="26"/>
                  <w:szCs w:val="26"/>
                </w:rPr>
                <m:t>t-2</m:t>
              </m:r>
            </w:ins>
          </m:e>
        </m:d>
        <w:ins w:id="5788" w:author="The Si Tran" w:date="2012-12-08T10:19:00Z">
          <m:r>
            <w:rPr>
              <w:rFonts w:ascii="Cambria Math" w:eastAsiaTheme="minorEastAsia" w:hAnsi="Cambria Math"/>
              <w:sz w:val="26"/>
              <w:szCs w:val="26"/>
            </w:rPr>
            <m:t>-Gain factor×</m:t>
          </m:r>
        </w:ins>
        <m:sSup>
          <m:sSupPr>
            <m:ctrlPr>
              <w:ins w:id="5789" w:author="The Si Tran" w:date="2012-12-08T10:19:00Z">
                <w:rPr>
                  <w:rFonts w:ascii="Cambria Math" w:eastAsiaTheme="minorEastAsia" w:hAnsi="Cambria Math"/>
                  <w:i/>
                  <w:sz w:val="26"/>
                  <w:szCs w:val="26"/>
                </w:rPr>
              </w:ins>
            </m:ctrlPr>
          </m:sSupPr>
          <m:e>
            <w:ins w:id="5790" w:author="The Si Tran" w:date="2012-12-08T10:19:00Z">
              <m:r>
                <w:rPr>
                  <w:rFonts w:ascii="Cambria Math" w:eastAsiaTheme="minorEastAsia" w:hAnsi="Cambria Math"/>
                  <w:sz w:val="26"/>
                  <w:szCs w:val="26"/>
                </w:rPr>
                <m:t>φ</m:t>
              </m:r>
            </w:ins>
          </m:e>
          <m:sup>
            <w:ins w:id="5791" w:author="The Si Tran" w:date="2012-12-08T10:19:00Z">
              <m:r>
                <w:rPr>
                  <w:rFonts w:ascii="Cambria Math" w:eastAsiaTheme="minorEastAsia" w:hAnsi="Cambria Math"/>
                  <w:sz w:val="26"/>
                  <w:szCs w:val="26"/>
                </w:rPr>
                <m:t>T</m:t>
              </m:r>
            </w:ins>
          </m:sup>
        </m:sSup>
        <w:ins w:id="5792" w:author="The Si Tran" w:date="2012-12-08T10:19:00Z">
          <m:r>
            <w:rPr>
              <w:rFonts w:ascii="Cambria Math" w:eastAsiaTheme="minorEastAsia" w:hAnsi="Cambria Math"/>
              <w:sz w:val="26"/>
              <w:szCs w:val="26"/>
            </w:rPr>
            <m:t>(t-1)</m:t>
          </m:r>
        </w:ins>
        <m:sSup>
          <m:sSupPr>
            <m:ctrlPr>
              <w:ins w:id="5793" w:author="The Si Tran" w:date="2012-12-08T10:19:00Z">
                <w:rPr>
                  <w:rFonts w:ascii="Cambria Math" w:eastAsiaTheme="minorEastAsia" w:hAnsi="Cambria Math"/>
                  <w:i/>
                  <w:sz w:val="26"/>
                  <w:szCs w:val="26"/>
                </w:rPr>
              </w:ins>
            </m:ctrlPr>
          </m:sSupPr>
          <m:e>
            <w:ins w:id="5794" w:author="The Si Tran" w:date="2012-12-08T10:19:00Z">
              <m:r>
                <w:rPr>
                  <w:rFonts w:ascii="Cambria Math" w:eastAsiaTheme="minorEastAsia" w:hAnsi="Cambria Math"/>
                  <w:sz w:val="26"/>
                  <w:szCs w:val="26"/>
                </w:rPr>
                <m:t>R</m:t>
              </m:r>
            </w:ins>
          </m:e>
          <m:sup>
            <w:ins w:id="5795" w:author="The Si Tran" w:date="2012-12-08T10:19:00Z">
              <m:r>
                <w:rPr>
                  <w:rFonts w:ascii="Cambria Math" w:eastAsiaTheme="minorEastAsia" w:hAnsi="Cambria Math"/>
                  <w:sz w:val="26"/>
                  <w:szCs w:val="26"/>
                </w:rPr>
                <m:t>-1</m:t>
              </m:r>
            </w:ins>
          </m:sup>
        </m:sSup>
        <w:ins w:id="5796"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797" w:author="The Si Tran" w:date="2012-12-08T14:48:00Z"/>
        </w:rPr>
        <w:pPrChange w:id="5798" w:author="The Si Tran" w:date="2012-12-14T05:31:00Z">
          <w:pPr>
            <w:pStyle w:val="Heading3"/>
          </w:pPr>
        </w:pPrChange>
      </w:pPr>
      <w:ins w:id="5799"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ind w:left="360" w:firstLine="0"/>
        <w:rPr>
          <w:ins w:id="5800" w:author="The Si Tran" w:date="2012-12-06T22:16:00Z"/>
        </w:rPr>
        <w:pPrChange w:id="5801" w:author="The Si Tran" w:date="2012-12-14T05:31:00Z">
          <w:pPr>
            <w:pStyle w:val="Heading3"/>
          </w:pPr>
        </w:pPrChange>
      </w:pPr>
      <w:ins w:id="5802" w:author="The Si Tran" w:date="2012-12-08T14:48:00Z">
        <w:r w:rsidRPr="003B5A9E">
          <w:rPr>
            <w:rFonts w:ascii="Times New Roman" w:hAnsi="Times New Roman"/>
            <w:sz w:val="26"/>
            <w:szCs w:val="26"/>
            <w:rPrChange w:id="5803" w:author="The Si Tran" w:date="2012-12-08T14:48:00Z">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804" w:author="The Si Tran" w:date="2012-12-07T22:07:00Z"/>
        </w:rPr>
        <w:pPrChange w:id="5805" w:author="The Si Tran" w:date="2012-12-06T22:16:00Z">
          <w:pPr/>
        </w:pPrChange>
      </w:pPr>
      <w:bookmarkStart w:id="5806" w:name="_Toc343452473"/>
      <w:ins w:id="5807" w:author="The Si Tran" w:date="2012-12-06T22:16:00Z">
        <w:r w:rsidRPr="00155591">
          <w:t>Thành phần dự đoán</w:t>
        </w:r>
      </w:ins>
      <w:bookmarkEnd w:id="5806"/>
    </w:p>
    <w:p w14:paraId="0D5FBC4F" w14:textId="77777777" w:rsidR="003F6E52" w:rsidRDefault="003F6E52">
      <w:pPr>
        <w:rPr>
          <w:ins w:id="5808" w:author="The Si Tran" w:date="2012-12-07T22:07:00Z"/>
        </w:rPr>
        <w:pPrChange w:id="5809" w:author="The Si Tran" w:date="2012-12-16T08:14:00Z">
          <w:pPr>
            <w:pStyle w:val="ListParagraph"/>
            <w:ind w:left="360"/>
          </w:pPr>
        </w:pPrChange>
      </w:pPr>
      <w:ins w:id="5810"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5811" w:author="The Si Tran" w:date="2012-12-07T22:14:00Z"/>
        </w:rPr>
        <w:pPrChange w:id="5812" w:author="The Si Tran" w:date="2012-12-16T17:12:00Z">
          <w:pPr>
            <w:pStyle w:val="ListParagraph"/>
            <w:numPr>
              <w:numId w:val="23"/>
            </w:numPr>
            <w:ind w:left="1080" w:hanging="360"/>
          </w:pPr>
        </w:pPrChange>
      </w:pPr>
      <w:ins w:id="5813" w:author="The Si Tran" w:date="2012-12-07T22:08:00Z">
        <w:r w:rsidRPr="00A625DC">
          <w:rPr>
            <w:rPrChange w:id="5814"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815" w:author="The Si Tran" w:date="2012-12-07T22:14:00Z"/>
          <w:rFonts w:ascii="Times New Roman" w:hAnsi="Times New Roman"/>
          <w:sz w:val="26"/>
          <w:szCs w:val="26"/>
        </w:rPr>
        <w:pPrChange w:id="5816" w:author="The Si Tran" w:date="2012-12-14T05:31:00Z">
          <w:pPr>
            <w:pStyle w:val="ListParagraph"/>
            <w:numPr>
              <w:numId w:val="23"/>
            </w:numPr>
            <w:ind w:left="1080" w:hanging="360"/>
          </w:pPr>
        </w:pPrChange>
      </w:pPr>
      <w:ins w:id="5817"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360" w:firstLine="0"/>
        <w:rPr>
          <w:ins w:id="5818" w:author="The Si Tran" w:date="2012-12-07T22:14:00Z"/>
          <w:rFonts w:ascii="Times New Roman" w:hAnsi="Times New Roman"/>
          <w:sz w:val="26"/>
          <w:szCs w:val="26"/>
        </w:rPr>
        <w:pPrChange w:id="5819" w:author="The Si Tran" w:date="2012-12-14T05:31:00Z">
          <w:pPr>
            <w:pStyle w:val="ListParagraph"/>
            <w:numPr>
              <w:numId w:val="23"/>
            </w:numPr>
            <w:ind w:left="1080" w:hanging="360"/>
          </w:pPr>
        </w:pPrChange>
      </w:pPr>
      <w:ins w:id="5820"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276DB6">
      <w:pPr>
        <w:pStyle w:val="ListParagraph"/>
        <w:spacing w:line="360" w:lineRule="auto"/>
        <w:ind w:left="360" w:firstLine="0"/>
        <w:rPr>
          <w:ins w:id="5821" w:author="The Si Tran" w:date="2012-12-07T22:14:00Z"/>
          <w:rFonts w:ascii="Times New Roman" w:hAnsi="Times New Roman"/>
          <w:sz w:val="26"/>
          <w:szCs w:val="26"/>
        </w:rPr>
        <w:pPrChange w:id="5822" w:author="The Si Tran" w:date="2012-12-14T05:31:00Z">
          <w:pPr>
            <w:pStyle w:val="ListParagraph"/>
            <w:numPr>
              <w:numId w:val="23"/>
            </w:numPr>
            <w:ind w:left="1080" w:hanging="360"/>
          </w:pPr>
        </w:pPrChange>
      </w:pPr>
      <m:oMathPara>
        <m:oMathParaPr>
          <m:jc m:val="left"/>
        </m:oMathParaPr>
        <m:oMath>
          <m:acc>
            <m:accPr>
              <m:ctrlPr>
                <w:ins w:id="5823" w:author="The Si Tran" w:date="2012-12-07T22:14:00Z">
                  <w:rPr>
                    <w:rFonts w:ascii="Cambria Math" w:hAnsi="Cambria Math"/>
                    <w:i/>
                    <w:sz w:val="26"/>
                    <w:szCs w:val="26"/>
                  </w:rPr>
                </w:ins>
              </m:ctrlPr>
            </m:accPr>
            <m:e>
              <w:ins w:id="5824" w:author="The Si Tran" w:date="2012-12-07T22:14:00Z">
                <m:r>
                  <w:rPr>
                    <w:rFonts w:ascii="Cambria Math" w:hAnsi="Cambria Math"/>
                    <w:sz w:val="26"/>
                    <w:szCs w:val="26"/>
                  </w:rPr>
                  <m:t>y</m:t>
                </m:r>
              </w:ins>
            </m:e>
          </m:acc>
          <m:d>
            <m:dPr>
              <m:ctrlPr>
                <w:ins w:id="5825" w:author="The Si Tran" w:date="2012-12-07T22:14:00Z">
                  <w:rPr>
                    <w:rFonts w:ascii="Cambria Math" w:hAnsi="Cambria Math"/>
                    <w:i/>
                    <w:sz w:val="26"/>
                    <w:szCs w:val="26"/>
                  </w:rPr>
                </w:ins>
              </m:ctrlPr>
            </m:dPr>
            <m:e>
              <w:ins w:id="5826" w:author="The Si Tran" w:date="2012-12-07T22:14:00Z">
                <m:r>
                  <w:rPr>
                    <w:rFonts w:ascii="Cambria Math" w:hAnsi="Cambria Math"/>
                    <w:sz w:val="26"/>
                    <w:szCs w:val="26"/>
                  </w:rPr>
                  <m:t>t+1</m:t>
                </m:r>
              </w:ins>
            </m:e>
          </m:d>
          <w:ins w:id="5827" w:author="The Si Tran" w:date="2012-12-07T22:14:00Z">
            <m:r>
              <w:rPr>
                <w:rFonts w:ascii="Cambria Math" w:hAnsi="Cambria Math"/>
                <w:sz w:val="26"/>
                <w:szCs w:val="26"/>
              </w:rPr>
              <m:t>=E[y(t+1)|y</m:t>
            </m:r>
          </w:ins>
          <m:d>
            <m:dPr>
              <m:ctrlPr>
                <w:ins w:id="5828" w:author="The Si Tran" w:date="2012-12-07T22:14:00Z">
                  <w:rPr>
                    <w:rFonts w:ascii="Cambria Math" w:hAnsi="Cambria Math"/>
                    <w:i/>
                    <w:sz w:val="26"/>
                    <w:szCs w:val="26"/>
                  </w:rPr>
                </w:ins>
              </m:ctrlPr>
            </m:dPr>
            <m:e>
              <w:ins w:id="5829" w:author="The Si Tran" w:date="2012-12-07T22:14:00Z">
                <m:r>
                  <w:rPr>
                    <w:rFonts w:ascii="Cambria Math" w:hAnsi="Cambria Math"/>
                    <w:sz w:val="26"/>
                    <w:szCs w:val="26"/>
                  </w:rPr>
                  <m:t>t</m:t>
                </m:r>
              </w:ins>
            </m:e>
          </m:d>
          <w:ins w:id="5830" w:author="The Si Tran" w:date="2012-12-07T22:14:00Z">
            <m:r>
              <w:rPr>
                <w:rFonts w:ascii="Cambria Math" w:hAnsi="Cambria Math"/>
                <w:sz w:val="26"/>
                <w:szCs w:val="26"/>
              </w:rPr>
              <m:t>,y</m:t>
            </m:r>
          </w:ins>
          <m:d>
            <m:dPr>
              <m:ctrlPr>
                <w:ins w:id="5831" w:author="The Si Tran" w:date="2012-12-07T22:14:00Z">
                  <w:rPr>
                    <w:rFonts w:ascii="Cambria Math" w:hAnsi="Cambria Math"/>
                    <w:i/>
                    <w:sz w:val="26"/>
                    <w:szCs w:val="26"/>
                  </w:rPr>
                </w:ins>
              </m:ctrlPr>
            </m:dPr>
            <m:e>
              <w:ins w:id="5832" w:author="The Si Tran" w:date="2012-12-07T22:14:00Z">
                <m:r>
                  <w:rPr>
                    <w:rFonts w:ascii="Cambria Math" w:hAnsi="Cambria Math"/>
                    <w:sz w:val="26"/>
                    <w:szCs w:val="26"/>
                  </w:rPr>
                  <m:t>t-1</m:t>
                </m:r>
              </w:ins>
            </m:e>
          </m:d>
          <w:ins w:id="5833"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834" w:author="The Si Tran" w:date="2012-12-07T22:17:00Z"/>
          <w:rFonts w:ascii="Times New Roman" w:hAnsi="Times New Roman"/>
          <w:sz w:val="26"/>
          <w:szCs w:val="26"/>
        </w:rPr>
        <w:pPrChange w:id="5835" w:author="The Si Tran" w:date="2012-12-16T17:12:00Z">
          <w:pPr>
            <w:pStyle w:val="ListParagraph"/>
            <w:ind w:left="1080"/>
          </w:pPr>
        </w:pPrChange>
      </w:pPr>
      <w:ins w:id="5836" w:author="The Si Tran" w:date="2012-12-07T22:15:00Z">
        <w:r w:rsidRPr="00B61FF6">
          <w:rPr>
            <w:rFonts w:ascii="Times New Roman" w:hAnsi="Times New Roman"/>
            <w:sz w:val="26"/>
            <w:szCs w:val="26"/>
          </w:rPr>
          <w:lastRenderedPageBreak/>
          <w:t>Bời vì tất cả các tham số trong mô hình ngoại trừ e(t+1), thành phần lỗi Gausian được giả thuyết là phân phối tự nhiên N(0,σ^2), chúng ta có thể ước lượng nó với giá trị kỳ vọng 0.</w:t>
        </w:r>
      </w:ins>
      <w:ins w:id="5837" w:author="The Si Tran" w:date="2012-12-07T22:16:00Z">
        <w:r w:rsidRPr="00B61FF6">
          <w:rPr>
            <w:rFonts w:ascii="Times New Roman" w:hAnsi="Times New Roman"/>
            <w:sz w:val="26"/>
            <w:szCs w:val="26"/>
            <w:rPrChange w:id="5838" w:author="The Si Tran" w:date="2012-12-07T22:17:00Z">
              <w:rPr>
                <w:szCs w:val="26"/>
              </w:rPr>
            </w:rPrChange>
          </w:rPr>
          <w:t>Do đó</w:t>
        </w:r>
      </w:ins>
      <w:ins w:id="5839"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276DB6">
      <w:pPr>
        <w:pStyle w:val="ListParagraph"/>
        <w:spacing w:line="360" w:lineRule="auto"/>
        <w:ind w:left="360" w:firstLine="0"/>
        <w:rPr>
          <w:ins w:id="5840" w:author="The Si Tran" w:date="2012-12-07T22:08:00Z"/>
          <w:sz w:val="26"/>
          <w:szCs w:val="26"/>
          <w:rPrChange w:id="5841" w:author="The Si Tran" w:date="2012-12-07T22:18:00Z">
            <w:rPr>
              <w:ins w:id="5842" w:author="The Si Tran" w:date="2012-12-07T22:08:00Z"/>
            </w:rPr>
          </w:rPrChange>
        </w:rPr>
        <w:pPrChange w:id="5843" w:author="The Si Tran" w:date="2012-12-14T05:31:00Z">
          <w:pPr>
            <w:pStyle w:val="ListParagraph"/>
            <w:numPr>
              <w:numId w:val="23"/>
            </w:numPr>
            <w:ind w:left="1080" w:hanging="360"/>
          </w:pPr>
        </w:pPrChange>
      </w:pPr>
      <m:oMathPara>
        <m:oMath>
          <m:acc>
            <m:accPr>
              <m:ctrlPr>
                <w:ins w:id="5844" w:author="The Si Tran" w:date="2012-12-07T22:16:00Z">
                  <w:rPr>
                    <w:rFonts w:ascii="Cambria Math" w:hAnsi="Cambria Math"/>
                    <w:i/>
                    <w:sz w:val="26"/>
                    <w:szCs w:val="26"/>
                  </w:rPr>
                </w:ins>
              </m:ctrlPr>
            </m:accPr>
            <m:e>
              <w:ins w:id="5845" w:author="The Si Tran" w:date="2012-12-07T22:16:00Z">
                <m:r>
                  <w:rPr>
                    <w:rFonts w:ascii="Cambria Math" w:hAnsi="Cambria Math"/>
                    <w:sz w:val="26"/>
                    <w:szCs w:val="26"/>
                    <w:rPrChange w:id="5846" w:author="The Si Tran" w:date="2012-12-07T22:17:00Z">
                      <w:rPr>
                        <w:rFonts w:ascii="Cambria Math" w:hAnsi="Cambria Math"/>
                        <w:szCs w:val="26"/>
                      </w:rPr>
                    </w:rPrChange>
                  </w:rPr>
                  <m:t>y</m:t>
                </m:r>
              </w:ins>
            </m:e>
          </m:acc>
          <m:d>
            <m:dPr>
              <m:ctrlPr>
                <w:ins w:id="5847" w:author="The Si Tran" w:date="2012-12-07T22:16:00Z">
                  <w:rPr>
                    <w:rFonts w:ascii="Cambria Math" w:hAnsi="Cambria Math"/>
                    <w:i/>
                    <w:sz w:val="26"/>
                    <w:szCs w:val="26"/>
                  </w:rPr>
                </w:ins>
              </m:ctrlPr>
            </m:dPr>
            <m:e>
              <w:ins w:id="5848" w:author="The Si Tran" w:date="2012-12-07T22:16:00Z">
                <m:r>
                  <w:rPr>
                    <w:rFonts w:ascii="Cambria Math" w:hAnsi="Cambria Math"/>
                    <w:sz w:val="26"/>
                    <w:szCs w:val="26"/>
                    <w:rPrChange w:id="5849" w:author="The Si Tran" w:date="2012-12-07T22:17:00Z">
                      <w:rPr>
                        <w:rFonts w:ascii="Cambria Math" w:hAnsi="Cambria Math"/>
                        <w:szCs w:val="26"/>
                      </w:rPr>
                    </w:rPrChange>
                  </w:rPr>
                  <m:t>t+1</m:t>
                </m:r>
              </w:ins>
            </m:e>
          </m:d>
          <w:ins w:id="5850" w:author="The Si Tran" w:date="2012-12-07T22:16:00Z">
            <m:r>
              <w:rPr>
                <w:rFonts w:ascii="Cambria Math" w:hAnsi="Cambria Math"/>
                <w:sz w:val="26"/>
                <w:szCs w:val="26"/>
                <w:rPrChange w:id="5851" w:author="The Si Tran" w:date="2012-12-07T22:17:00Z">
                  <w:rPr>
                    <w:rFonts w:ascii="Cambria Math" w:hAnsi="Cambria Math"/>
                    <w:szCs w:val="26"/>
                  </w:rPr>
                </w:rPrChange>
              </w:rPr>
              <m:t>=</m:t>
            </m:r>
          </w:ins>
          <m:sSub>
            <m:sSubPr>
              <m:ctrlPr>
                <w:ins w:id="5852" w:author="The Si Tran" w:date="2012-12-07T22:16:00Z">
                  <w:rPr>
                    <w:rFonts w:ascii="Cambria Math" w:hAnsi="Cambria Math"/>
                    <w:i/>
                    <w:sz w:val="26"/>
                    <w:szCs w:val="26"/>
                  </w:rPr>
                </w:ins>
              </m:ctrlPr>
            </m:sSubPr>
            <m:e>
              <w:ins w:id="5853" w:author="The Si Tran" w:date="2012-12-07T22:16:00Z">
                <m:r>
                  <w:rPr>
                    <w:rFonts w:ascii="Cambria Math" w:hAnsi="Cambria Math"/>
                    <w:sz w:val="26"/>
                    <w:szCs w:val="26"/>
                    <w:rPrChange w:id="5854" w:author="The Si Tran" w:date="2012-12-07T22:17:00Z">
                      <w:rPr>
                        <w:rFonts w:ascii="Cambria Math" w:hAnsi="Cambria Math"/>
                        <w:szCs w:val="26"/>
                      </w:rPr>
                    </w:rPrChange>
                  </w:rPr>
                  <m:t>a</m:t>
                </m:r>
              </w:ins>
            </m:e>
            <m:sub>
              <w:ins w:id="5855" w:author="The Si Tran" w:date="2012-12-07T22:16:00Z">
                <m:r>
                  <w:rPr>
                    <w:rFonts w:ascii="Cambria Math" w:hAnsi="Cambria Math"/>
                    <w:sz w:val="26"/>
                    <w:szCs w:val="26"/>
                    <w:rPrChange w:id="5856" w:author="The Si Tran" w:date="2012-12-07T22:17:00Z">
                      <w:rPr>
                        <w:rFonts w:ascii="Cambria Math" w:hAnsi="Cambria Math"/>
                        <w:szCs w:val="26"/>
                      </w:rPr>
                    </w:rPrChange>
                  </w:rPr>
                  <m:t>0</m:t>
                </m:r>
              </w:ins>
            </m:sub>
          </m:sSub>
          <w:ins w:id="5857" w:author="The Si Tran" w:date="2012-12-07T22:16:00Z">
            <m:r>
              <w:rPr>
                <w:rFonts w:ascii="Cambria Math" w:hAnsi="Cambria Math"/>
                <w:sz w:val="26"/>
                <w:szCs w:val="26"/>
                <w:rPrChange w:id="5858" w:author="The Si Tran" w:date="2012-12-07T22:17:00Z">
                  <w:rPr>
                    <w:rFonts w:ascii="Cambria Math" w:hAnsi="Cambria Math"/>
                    <w:szCs w:val="26"/>
                  </w:rPr>
                </w:rPrChange>
              </w:rPr>
              <m:t>+</m:t>
            </m:r>
          </w:ins>
          <m:sSub>
            <m:sSubPr>
              <m:ctrlPr>
                <w:ins w:id="5859" w:author="The Si Tran" w:date="2012-12-07T22:16:00Z">
                  <w:rPr>
                    <w:rFonts w:ascii="Cambria Math" w:hAnsi="Cambria Math"/>
                    <w:i/>
                    <w:sz w:val="26"/>
                    <w:szCs w:val="26"/>
                  </w:rPr>
                </w:ins>
              </m:ctrlPr>
            </m:sSubPr>
            <m:e>
              <w:ins w:id="5860" w:author="The Si Tran" w:date="2012-12-07T22:16:00Z">
                <m:r>
                  <w:rPr>
                    <w:rFonts w:ascii="Cambria Math" w:hAnsi="Cambria Math"/>
                    <w:sz w:val="26"/>
                    <w:szCs w:val="26"/>
                    <w:rPrChange w:id="5861" w:author="The Si Tran" w:date="2012-12-07T22:17:00Z">
                      <w:rPr>
                        <w:rFonts w:ascii="Cambria Math" w:hAnsi="Cambria Math"/>
                        <w:szCs w:val="26"/>
                      </w:rPr>
                    </w:rPrChange>
                  </w:rPr>
                  <m:t>a</m:t>
                </m:r>
              </w:ins>
            </m:e>
            <m:sub>
              <w:ins w:id="5862" w:author="The Si Tran" w:date="2012-12-07T22:16:00Z">
                <m:r>
                  <w:rPr>
                    <w:rFonts w:ascii="Cambria Math" w:hAnsi="Cambria Math"/>
                    <w:sz w:val="26"/>
                    <w:szCs w:val="26"/>
                    <w:rPrChange w:id="5863" w:author="The Si Tran" w:date="2012-12-07T22:17:00Z">
                      <w:rPr>
                        <w:rFonts w:ascii="Cambria Math" w:hAnsi="Cambria Math"/>
                        <w:szCs w:val="26"/>
                      </w:rPr>
                    </w:rPrChange>
                  </w:rPr>
                  <m:t>1</m:t>
                </m:r>
              </w:ins>
            </m:sub>
          </m:sSub>
          <w:ins w:id="5864" w:author="The Si Tran" w:date="2012-12-07T22:16:00Z">
            <m:r>
              <w:rPr>
                <w:rFonts w:ascii="Cambria Math" w:hAnsi="Cambria Math"/>
                <w:sz w:val="26"/>
                <w:szCs w:val="26"/>
                <w:rPrChange w:id="5865" w:author="The Si Tran" w:date="2012-12-07T22:17:00Z">
                  <w:rPr>
                    <w:rFonts w:ascii="Cambria Math" w:hAnsi="Cambria Math"/>
                    <w:szCs w:val="26"/>
                  </w:rPr>
                </w:rPrChange>
              </w:rPr>
              <m:t>y</m:t>
            </m:r>
          </w:ins>
          <m:d>
            <m:dPr>
              <m:ctrlPr>
                <w:ins w:id="5866" w:author="The Si Tran" w:date="2012-12-07T22:16:00Z">
                  <w:rPr>
                    <w:rFonts w:ascii="Cambria Math" w:hAnsi="Cambria Math"/>
                    <w:i/>
                    <w:sz w:val="26"/>
                    <w:szCs w:val="26"/>
                  </w:rPr>
                </w:ins>
              </m:ctrlPr>
            </m:dPr>
            <m:e>
              <w:ins w:id="5867" w:author="The Si Tran" w:date="2012-12-07T22:16:00Z">
                <m:r>
                  <w:rPr>
                    <w:rFonts w:ascii="Cambria Math" w:hAnsi="Cambria Math"/>
                    <w:sz w:val="26"/>
                    <w:szCs w:val="26"/>
                    <w:rPrChange w:id="5868" w:author="The Si Tran" w:date="2012-12-07T22:17:00Z">
                      <w:rPr>
                        <w:rFonts w:ascii="Cambria Math" w:hAnsi="Cambria Math"/>
                        <w:szCs w:val="26"/>
                      </w:rPr>
                    </w:rPrChange>
                  </w:rPr>
                  <m:t>t</m:t>
                </m:r>
              </w:ins>
            </m:e>
          </m:d>
          <w:ins w:id="5869" w:author="The Si Tran" w:date="2012-12-07T22:16:00Z">
            <m:r>
              <w:rPr>
                <w:rFonts w:ascii="Cambria Math" w:hAnsi="Cambria Math"/>
                <w:sz w:val="26"/>
                <w:szCs w:val="26"/>
                <w:rPrChange w:id="5870" w:author="The Si Tran" w:date="2012-12-07T22:17:00Z">
                  <w:rPr>
                    <w:rFonts w:ascii="Cambria Math" w:hAnsi="Cambria Math"/>
                    <w:szCs w:val="26"/>
                  </w:rPr>
                </w:rPrChange>
              </w:rPr>
              <m:t>+</m:t>
            </m:r>
            <m:r>
              <w:rPr>
                <w:rFonts w:ascii="Cambria Math" w:hAnsi="Cambria Math" w:hint="eastAsia"/>
                <w:sz w:val="26"/>
                <w:szCs w:val="26"/>
                <w:rPrChange w:id="5871" w:author="The Si Tran" w:date="2012-12-07T22:17:00Z">
                  <w:rPr>
                    <w:rFonts w:ascii="Cambria Math" w:hAnsi="Cambria Math" w:hint="eastAsia"/>
                    <w:szCs w:val="26"/>
                  </w:rPr>
                </w:rPrChange>
              </w:rPr>
              <m:t>…</m:t>
            </m:r>
            <m:r>
              <w:rPr>
                <w:rFonts w:ascii="Cambria Math" w:hAnsi="Cambria Math"/>
                <w:sz w:val="26"/>
                <w:szCs w:val="26"/>
                <w:rPrChange w:id="5872" w:author="The Si Tran" w:date="2012-12-07T22:17:00Z">
                  <w:rPr>
                    <w:rFonts w:ascii="Cambria Math" w:hAnsi="Cambria Math"/>
                    <w:szCs w:val="26"/>
                  </w:rPr>
                </w:rPrChange>
              </w:rPr>
              <m:t>+</m:t>
            </m:r>
          </w:ins>
          <m:sSub>
            <m:sSubPr>
              <m:ctrlPr>
                <w:ins w:id="5873" w:author="The Si Tran" w:date="2012-12-07T22:16:00Z">
                  <w:rPr>
                    <w:rFonts w:ascii="Cambria Math" w:hAnsi="Cambria Math"/>
                    <w:i/>
                    <w:sz w:val="26"/>
                    <w:szCs w:val="26"/>
                  </w:rPr>
                </w:ins>
              </m:ctrlPr>
            </m:sSubPr>
            <m:e>
              <w:ins w:id="5874" w:author="The Si Tran" w:date="2012-12-07T22:16:00Z">
                <m:r>
                  <w:rPr>
                    <w:rFonts w:ascii="Cambria Math" w:hAnsi="Cambria Math"/>
                    <w:sz w:val="26"/>
                    <w:szCs w:val="26"/>
                    <w:rPrChange w:id="5875" w:author="The Si Tran" w:date="2012-12-07T22:17:00Z">
                      <w:rPr>
                        <w:rFonts w:ascii="Cambria Math" w:hAnsi="Cambria Math"/>
                        <w:szCs w:val="26"/>
                      </w:rPr>
                    </w:rPrChange>
                  </w:rPr>
                  <m:t>a</m:t>
                </m:r>
              </w:ins>
            </m:e>
            <m:sub>
              <w:ins w:id="5876" w:author="The Si Tran" w:date="2012-12-07T22:16:00Z">
                <m:r>
                  <w:rPr>
                    <w:rFonts w:ascii="Cambria Math" w:hAnsi="Cambria Math"/>
                    <w:sz w:val="26"/>
                    <w:szCs w:val="26"/>
                    <w:rPrChange w:id="5877" w:author="The Si Tran" w:date="2012-12-07T22:17:00Z">
                      <w:rPr>
                        <w:rFonts w:ascii="Cambria Math" w:hAnsi="Cambria Math"/>
                        <w:szCs w:val="26"/>
                      </w:rPr>
                    </w:rPrChange>
                  </w:rPr>
                  <m:t>p</m:t>
                </m:r>
              </w:ins>
            </m:sub>
          </m:sSub>
          <w:ins w:id="5878" w:author="The Si Tran" w:date="2012-12-07T22:16:00Z">
            <m:r>
              <w:rPr>
                <w:rFonts w:ascii="Cambria Math" w:hAnsi="Cambria Math"/>
                <w:sz w:val="26"/>
                <w:szCs w:val="26"/>
                <w:rPrChange w:id="5879" w:author="The Si Tran" w:date="2012-12-07T22:17:00Z">
                  <w:rPr>
                    <w:rFonts w:ascii="Cambria Math" w:hAnsi="Cambria Math"/>
                    <w:szCs w:val="26"/>
                  </w:rPr>
                </w:rPrChange>
              </w:rPr>
              <m:t>y</m:t>
            </m:r>
          </w:ins>
          <m:d>
            <m:dPr>
              <m:ctrlPr>
                <w:ins w:id="5880" w:author="The Si Tran" w:date="2012-12-07T22:16:00Z">
                  <w:rPr>
                    <w:rFonts w:ascii="Cambria Math" w:hAnsi="Cambria Math"/>
                    <w:i/>
                    <w:sz w:val="26"/>
                    <w:szCs w:val="26"/>
                  </w:rPr>
                </w:ins>
              </m:ctrlPr>
            </m:dPr>
            <m:e>
              <w:ins w:id="5881" w:author="The Si Tran" w:date="2012-12-07T22:16:00Z">
                <m:r>
                  <w:rPr>
                    <w:rFonts w:ascii="Cambria Math" w:hAnsi="Cambria Math"/>
                    <w:sz w:val="26"/>
                    <w:szCs w:val="26"/>
                    <w:rPrChange w:id="5882" w:author="The Si Tran" w:date="2012-12-07T22:17:00Z">
                      <w:rPr>
                        <w:rFonts w:ascii="Cambria Math" w:hAnsi="Cambria Math"/>
                        <w:szCs w:val="26"/>
                      </w:rPr>
                    </w:rPrChange>
                  </w:rPr>
                  <m:t>t-p+1</m:t>
                </m:r>
              </w:ins>
            </m:e>
          </m:d>
          <w:ins w:id="5883" w:author="The Si Tran" w:date="2012-12-07T22:16:00Z">
            <m:r>
              <w:rPr>
                <w:rFonts w:ascii="Cambria Math" w:hAnsi="Cambria Math"/>
                <w:sz w:val="26"/>
                <w:szCs w:val="26"/>
                <w:rPrChange w:id="5884" w:author="The Si Tran" w:date="2012-12-07T22:17:00Z">
                  <w:rPr>
                    <w:rFonts w:ascii="Cambria Math" w:hAnsi="Cambria Math"/>
                    <w:szCs w:val="26"/>
                  </w:rPr>
                </w:rPrChange>
              </w:rPr>
              <m:t>+</m:t>
            </m:r>
          </w:ins>
          <m:sSub>
            <m:sSubPr>
              <m:ctrlPr>
                <w:ins w:id="5885" w:author="The Si Tran" w:date="2012-12-07T22:16:00Z">
                  <w:rPr>
                    <w:rFonts w:ascii="Cambria Math" w:hAnsi="Cambria Math"/>
                    <w:i/>
                    <w:sz w:val="26"/>
                    <w:szCs w:val="26"/>
                  </w:rPr>
                </w:ins>
              </m:ctrlPr>
            </m:sSubPr>
            <m:e>
              <w:ins w:id="5886" w:author="The Si Tran" w:date="2012-12-07T22:16:00Z">
                <m:r>
                  <w:rPr>
                    <w:rFonts w:ascii="Cambria Math" w:hAnsi="Cambria Math"/>
                    <w:sz w:val="26"/>
                    <w:szCs w:val="26"/>
                    <w:rPrChange w:id="5887" w:author="The Si Tran" w:date="2012-12-07T22:17:00Z">
                      <w:rPr>
                        <w:rFonts w:ascii="Cambria Math" w:hAnsi="Cambria Math"/>
                        <w:szCs w:val="26"/>
                      </w:rPr>
                    </w:rPrChange>
                  </w:rPr>
                  <m:t>b</m:t>
                </m:r>
              </w:ins>
            </m:e>
            <m:sub>
              <w:ins w:id="5888" w:author="The Si Tran" w:date="2012-12-07T22:16:00Z">
                <m:r>
                  <w:rPr>
                    <w:rFonts w:ascii="Cambria Math" w:hAnsi="Cambria Math"/>
                    <w:sz w:val="26"/>
                    <w:szCs w:val="26"/>
                    <w:rPrChange w:id="5889" w:author="The Si Tran" w:date="2012-12-07T22:17:00Z">
                      <w:rPr>
                        <w:rFonts w:ascii="Cambria Math" w:hAnsi="Cambria Math"/>
                        <w:szCs w:val="26"/>
                      </w:rPr>
                    </w:rPrChange>
                  </w:rPr>
                  <m:t>1</m:t>
                </m:r>
              </w:ins>
            </m:sub>
          </m:sSub>
          <w:ins w:id="5890" w:author="The Si Tran" w:date="2012-12-07T22:16:00Z">
            <m:r>
              <w:rPr>
                <w:rFonts w:ascii="Cambria Math" w:hAnsi="Cambria Math"/>
                <w:sz w:val="26"/>
                <w:szCs w:val="26"/>
                <w:rPrChange w:id="5891" w:author="The Si Tran" w:date="2012-12-07T22:17:00Z">
                  <w:rPr>
                    <w:rFonts w:ascii="Cambria Math" w:hAnsi="Cambria Math"/>
                    <w:szCs w:val="26"/>
                  </w:rPr>
                </w:rPrChange>
              </w:rPr>
              <m:t>e</m:t>
            </m:r>
          </w:ins>
          <m:d>
            <m:dPr>
              <m:ctrlPr>
                <w:ins w:id="5892" w:author="The Si Tran" w:date="2012-12-07T22:16:00Z">
                  <w:rPr>
                    <w:rFonts w:ascii="Cambria Math" w:hAnsi="Cambria Math"/>
                    <w:i/>
                    <w:sz w:val="26"/>
                    <w:szCs w:val="26"/>
                  </w:rPr>
                </w:ins>
              </m:ctrlPr>
            </m:dPr>
            <m:e>
              <w:ins w:id="5893" w:author="The Si Tran" w:date="2012-12-07T22:16:00Z">
                <m:r>
                  <w:rPr>
                    <w:rFonts w:ascii="Cambria Math" w:hAnsi="Cambria Math"/>
                    <w:sz w:val="26"/>
                    <w:szCs w:val="26"/>
                    <w:rPrChange w:id="5894" w:author="The Si Tran" w:date="2012-12-07T22:17:00Z">
                      <w:rPr>
                        <w:rFonts w:ascii="Cambria Math" w:hAnsi="Cambria Math"/>
                        <w:szCs w:val="26"/>
                      </w:rPr>
                    </w:rPrChange>
                  </w:rPr>
                  <m:t>t</m:t>
                </m:r>
              </w:ins>
            </m:e>
          </m:d>
          <w:ins w:id="5895" w:author="The Si Tran" w:date="2012-12-07T22:16:00Z">
            <m:r>
              <w:rPr>
                <w:rFonts w:ascii="Cambria Math" w:hAnsi="Cambria Math"/>
                <w:sz w:val="26"/>
                <w:szCs w:val="26"/>
                <w:rPrChange w:id="5896" w:author="The Si Tran" w:date="2012-12-07T22:17:00Z">
                  <w:rPr>
                    <w:rFonts w:ascii="Cambria Math" w:hAnsi="Cambria Math"/>
                    <w:szCs w:val="26"/>
                  </w:rPr>
                </w:rPrChange>
              </w:rPr>
              <m:t>+</m:t>
            </m:r>
            <m:r>
              <w:rPr>
                <w:rFonts w:ascii="Cambria Math" w:hAnsi="Cambria Math" w:hint="eastAsia"/>
                <w:sz w:val="26"/>
                <w:szCs w:val="26"/>
                <w:rPrChange w:id="5897" w:author="The Si Tran" w:date="2012-12-07T22:17:00Z">
                  <w:rPr>
                    <w:rFonts w:ascii="Cambria Math" w:hAnsi="Cambria Math" w:hint="eastAsia"/>
                    <w:szCs w:val="26"/>
                  </w:rPr>
                </w:rPrChange>
              </w:rPr>
              <m:t>…</m:t>
            </m:r>
            <m:r>
              <w:rPr>
                <w:rFonts w:ascii="Cambria Math" w:hAnsi="Cambria Math"/>
                <w:sz w:val="26"/>
                <w:szCs w:val="26"/>
                <w:rPrChange w:id="5898" w:author="The Si Tran" w:date="2012-12-07T22:17:00Z">
                  <w:rPr>
                    <w:rFonts w:ascii="Cambria Math" w:hAnsi="Cambria Math"/>
                    <w:szCs w:val="26"/>
                  </w:rPr>
                </w:rPrChange>
              </w:rPr>
              <m:t>+</m:t>
            </m:r>
          </w:ins>
          <m:sSub>
            <m:sSubPr>
              <m:ctrlPr>
                <w:ins w:id="5899" w:author="The Si Tran" w:date="2012-12-07T22:16:00Z">
                  <w:rPr>
                    <w:rFonts w:ascii="Cambria Math" w:hAnsi="Cambria Math"/>
                    <w:i/>
                    <w:sz w:val="26"/>
                    <w:szCs w:val="26"/>
                  </w:rPr>
                </w:ins>
              </m:ctrlPr>
            </m:sSubPr>
            <m:e>
              <w:ins w:id="5900" w:author="The Si Tran" w:date="2012-12-07T22:16:00Z">
                <m:r>
                  <w:rPr>
                    <w:rFonts w:ascii="Cambria Math" w:hAnsi="Cambria Math"/>
                    <w:sz w:val="26"/>
                    <w:szCs w:val="26"/>
                    <w:rPrChange w:id="5901" w:author="The Si Tran" w:date="2012-12-07T22:17:00Z">
                      <w:rPr>
                        <w:rFonts w:ascii="Cambria Math" w:hAnsi="Cambria Math"/>
                        <w:szCs w:val="26"/>
                      </w:rPr>
                    </w:rPrChange>
                  </w:rPr>
                  <m:t>b</m:t>
                </m:r>
              </w:ins>
            </m:e>
            <m:sub>
              <w:ins w:id="5902" w:author="The Si Tran" w:date="2012-12-07T22:16:00Z">
                <m:r>
                  <w:rPr>
                    <w:rFonts w:ascii="Cambria Math" w:hAnsi="Cambria Math"/>
                    <w:sz w:val="26"/>
                    <w:szCs w:val="26"/>
                    <w:rPrChange w:id="5903" w:author="The Si Tran" w:date="2012-12-07T22:17:00Z">
                      <w:rPr>
                        <w:rFonts w:ascii="Cambria Math" w:hAnsi="Cambria Math"/>
                        <w:szCs w:val="26"/>
                      </w:rPr>
                    </w:rPrChange>
                  </w:rPr>
                  <m:t>q</m:t>
                </m:r>
              </w:ins>
            </m:sub>
          </m:sSub>
          <w:ins w:id="5904" w:author="The Si Tran" w:date="2012-12-07T22:16:00Z">
            <m:r>
              <w:rPr>
                <w:rFonts w:ascii="Cambria Math" w:hAnsi="Cambria Math"/>
                <w:sz w:val="26"/>
                <w:szCs w:val="26"/>
                <w:rPrChange w:id="5905"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906" w:author="The Si Tran" w:date="2012-12-07T22:18:00Z"/>
        </w:rPr>
        <w:pPrChange w:id="5907" w:author="The Si Tran" w:date="2012-12-16T17:13:00Z">
          <w:pPr/>
        </w:pPrChange>
      </w:pPr>
      <w:ins w:id="5908" w:author="The Si Tran" w:date="2012-12-07T22:12:00Z">
        <w:r w:rsidRPr="00032D83">
          <w:t>D</w:t>
        </w:r>
        <w:r w:rsidRPr="00A625DC">
          <w:rPr>
            <w:rPrChange w:id="5909" w:author="The Si Tran" w:date="2012-12-07T22:13:00Z">
              <w:rPr/>
            </w:rPrChange>
          </w:rPr>
          <w:t>ự đoán nhiều thời đoạn cho chuỗi dữ liệu tĩnh</w:t>
        </w:r>
      </w:ins>
    </w:p>
    <w:p w14:paraId="0DEF3DE8" w14:textId="77777777" w:rsidR="00CD1726" w:rsidRDefault="00CD1726">
      <w:pPr>
        <w:pStyle w:val="ListParagraph"/>
        <w:spacing w:line="360" w:lineRule="auto"/>
        <w:ind w:left="360" w:firstLine="0"/>
        <w:rPr>
          <w:ins w:id="5910" w:author="The Si Tran" w:date="2012-12-07T22:18:00Z"/>
          <w:rFonts w:ascii="Times New Roman" w:hAnsi="Times New Roman"/>
          <w:sz w:val="26"/>
          <w:szCs w:val="26"/>
        </w:rPr>
        <w:pPrChange w:id="5911" w:author="The Si Tran" w:date="2012-12-14T05:31:00Z">
          <w:pPr>
            <w:pStyle w:val="ListParagraph"/>
            <w:numPr>
              <w:numId w:val="23"/>
            </w:numPr>
            <w:ind w:left="1080" w:hanging="360"/>
          </w:pPr>
        </w:pPrChange>
      </w:pPr>
      <w:ins w:id="5912" w:author="The Si Tran" w:date="2012-12-07T22:18:00Z">
        <w:r>
          <w:rPr>
            <w:rFonts w:ascii="Times New Roman" w:hAnsi="Times New Roman"/>
            <w:sz w:val="26"/>
            <w:szCs w:val="26"/>
          </w:rPr>
          <w:t xml:space="preserve">Dựa vào dự đoán cho 1 giai đoạn, ta có thể </w:t>
        </w:r>
      </w:ins>
      <w:ins w:id="5913" w:author="The Si Tran" w:date="2012-12-07T22:19:00Z">
        <w:r>
          <w:rPr>
            <w:rFonts w:ascii="Times New Roman" w:hAnsi="Times New Roman"/>
            <w:sz w:val="26"/>
            <w:szCs w:val="26"/>
          </w:rPr>
          <w:t>mở rộng</w:t>
        </w:r>
      </w:ins>
      <w:ins w:id="5914" w:author="The Si Tran" w:date="2012-12-07T22:18:00Z">
        <w:r>
          <w:rPr>
            <w:rFonts w:ascii="Times New Roman" w:hAnsi="Times New Roman"/>
            <w:sz w:val="26"/>
            <w:szCs w:val="26"/>
          </w:rPr>
          <w:t xml:space="preserve"> quá trình dự đoán n giai đoạn dựa vào các giá trị đã tính toán được, các</w:t>
        </w:r>
      </w:ins>
      <w:ins w:id="5915"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276DB6">
      <w:pPr>
        <w:pStyle w:val="ListParagraph"/>
        <w:spacing w:line="360" w:lineRule="auto"/>
        <w:ind w:left="360"/>
        <w:rPr>
          <w:ins w:id="5916" w:author="The Si Tran" w:date="2012-12-07T22:21:00Z"/>
          <w:rFonts w:ascii="Times New Roman" w:eastAsiaTheme="minorEastAsia" w:hAnsi="Times New Roman"/>
          <w:sz w:val="26"/>
          <w:szCs w:val="26"/>
        </w:rPr>
        <w:pPrChange w:id="5917" w:author="The Si Tran" w:date="2012-12-14T05:31:00Z">
          <w:pPr>
            <w:pStyle w:val="ListParagraph"/>
            <w:ind w:left="792"/>
          </w:pPr>
        </w:pPrChange>
      </w:pPr>
      <m:oMathPara>
        <m:oMathParaPr>
          <m:jc m:val="left"/>
        </m:oMathParaPr>
        <m:oMath>
          <m:acc>
            <m:accPr>
              <m:ctrlPr>
                <w:ins w:id="5918" w:author="The Si Tran" w:date="2012-12-07T22:21:00Z">
                  <w:rPr>
                    <w:rFonts w:ascii="Cambria Math" w:hAnsi="Cambria Math"/>
                    <w:i/>
                    <w:sz w:val="26"/>
                    <w:szCs w:val="26"/>
                  </w:rPr>
                </w:ins>
              </m:ctrlPr>
            </m:accPr>
            <m:e>
              <w:ins w:id="5919" w:author="The Si Tran" w:date="2012-12-07T22:21:00Z">
                <m:r>
                  <w:rPr>
                    <w:rFonts w:ascii="Cambria Math" w:hAnsi="Cambria Math"/>
                    <w:sz w:val="26"/>
                    <w:szCs w:val="26"/>
                  </w:rPr>
                  <m:t>y</m:t>
                </m:r>
              </w:ins>
            </m:e>
          </m:acc>
          <m:d>
            <m:dPr>
              <m:ctrlPr>
                <w:ins w:id="5920" w:author="The Si Tran" w:date="2012-12-07T22:21:00Z">
                  <w:rPr>
                    <w:rFonts w:ascii="Cambria Math" w:hAnsi="Cambria Math"/>
                    <w:i/>
                    <w:sz w:val="26"/>
                    <w:szCs w:val="26"/>
                  </w:rPr>
                </w:ins>
              </m:ctrlPr>
            </m:dPr>
            <m:e>
              <w:ins w:id="5921" w:author="The Si Tran" w:date="2012-12-07T22:21:00Z">
                <m:r>
                  <w:rPr>
                    <w:rFonts w:ascii="Cambria Math" w:hAnsi="Cambria Math"/>
                    <w:sz w:val="26"/>
                    <w:szCs w:val="26"/>
                  </w:rPr>
                  <m:t>t+1</m:t>
                </m:r>
              </w:ins>
            </m:e>
          </m:d>
          <w:ins w:id="5922" w:author="The Si Tran" w:date="2012-12-07T22:21:00Z">
            <m:r>
              <w:rPr>
                <w:rFonts w:ascii="Cambria Math" w:hAnsi="Cambria Math"/>
                <w:sz w:val="26"/>
                <w:szCs w:val="26"/>
              </w:rPr>
              <m:t>=</m:t>
            </m:r>
          </w:ins>
          <m:sSub>
            <m:sSubPr>
              <m:ctrlPr>
                <w:ins w:id="5923" w:author="The Si Tran" w:date="2012-12-07T22:21:00Z">
                  <w:rPr>
                    <w:rFonts w:ascii="Cambria Math" w:hAnsi="Cambria Math"/>
                    <w:i/>
                    <w:sz w:val="26"/>
                    <w:szCs w:val="26"/>
                  </w:rPr>
                </w:ins>
              </m:ctrlPr>
            </m:sSubPr>
            <m:e>
              <w:ins w:id="5924" w:author="The Si Tran" w:date="2012-12-07T22:21:00Z">
                <m:r>
                  <w:rPr>
                    <w:rFonts w:ascii="Cambria Math" w:hAnsi="Cambria Math"/>
                    <w:sz w:val="26"/>
                    <w:szCs w:val="26"/>
                  </w:rPr>
                  <m:t>a</m:t>
                </m:r>
              </w:ins>
            </m:e>
            <m:sub>
              <w:ins w:id="5925" w:author="The Si Tran" w:date="2012-12-07T22:21:00Z">
                <m:r>
                  <w:rPr>
                    <w:rFonts w:ascii="Cambria Math" w:hAnsi="Cambria Math"/>
                    <w:sz w:val="26"/>
                    <w:szCs w:val="26"/>
                  </w:rPr>
                  <m:t>0</m:t>
                </m:r>
              </w:ins>
            </m:sub>
          </m:sSub>
          <w:ins w:id="5926" w:author="The Si Tran" w:date="2012-12-07T22:21:00Z">
            <m:r>
              <w:rPr>
                <w:rFonts w:ascii="Cambria Math" w:hAnsi="Cambria Math"/>
                <w:sz w:val="26"/>
                <w:szCs w:val="26"/>
              </w:rPr>
              <m:t>+</m:t>
            </m:r>
          </w:ins>
          <m:sSub>
            <m:sSubPr>
              <m:ctrlPr>
                <w:ins w:id="5927" w:author="The Si Tran" w:date="2012-12-07T22:21:00Z">
                  <w:rPr>
                    <w:rFonts w:ascii="Cambria Math" w:hAnsi="Cambria Math"/>
                    <w:i/>
                    <w:sz w:val="26"/>
                    <w:szCs w:val="26"/>
                  </w:rPr>
                </w:ins>
              </m:ctrlPr>
            </m:sSubPr>
            <m:e>
              <w:ins w:id="5928" w:author="The Si Tran" w:date="2012-12-07T22:21:00Z">
                <m:r>
                  <w:rPr>
                    <w:rFonts w:ascii="Cambria Math" w:hAnsi="Cambria Math"/>
                    <w:sz w:val="26"/>
                    <w:szCs w:val="26"/>
                  </w:rPr>
                  <m:t>a</m:t>
                </m:r>
              </w:ins>
            </m:e>
            <m:sub>
              <w:ins w:id="5929" w:author="The Si Tran" w:date="2012-12-07T22:21:00Z">
                <m:r>
                  <w:rPr>
                    <w:rFonts w:ascii="Cambria Math" w:hAnsi="Cambria Math"/>
                    <w:sz w:val="26"/>
                    <w:szCs w:val="26"/>
                  </w:rPr>
                  <m:t>1</m:t>
                </m:r>
              </w:ins>
            </m:sub>
          </m:sSub>
          <w:ins w:id="5930" w:author="The Si Tran" w:date="2012-12-07T22:21:00Z">
            <m:r>
              <w:rPr>
                <w:rFonts w:ascii="Cambria Math" w:hAnsi="Cambria Math"/>
                <w:sz w:val="26"/>
                <w:szCs w:val="26"/>
              </w:rPr>
              <m:t>y</m:t>
            </m:r>
          </w:ins>
          <m:d>
            <m:dPr>
              <m:ctrlPr>
                <w:ins w:id="5931" w:author="The Si Tran" w:date="2012-12-07T22:21:00Z">
                  <w:rPr>
                    <w:rFonts w:ascii="Cambria Math" w:hAnsi="Cambria Math"/>
                    <w:i/>
                    <w:sz w:val="26"/>
                    <w:szCs w:val="26"/>
                  </w:rPr>
                </w:ins>
              </m:ctrlPr>
            </m:dPr>
            <m:e>
              <w:ins w:id="5932" w:author="The Si Tran" w:date="2012-12-07T22:21:00Z">
                <m:r>
                  <w:rPr>
                    <w:rFonts w:ascii="Cambria Math" w:hAnsi="Cambria Math"/>
                    <w:sz w:val="26"/>
                    <w:szCs w:val="26"/>
                  </w:rPr>
                  <m:t>t</m:t>
                </m:r>
              </w:ins>
            </m:e>
          </m:d>
          <w:ins w:id="5933" w:author="The Si Tran" w:date="2012-12-07T22:21:00Z">
            <m:r>
              <w:rPr>
                <w:rFonts w:ascii="Cambria Math" w:hAnsi="Cambria Math"/>
                <w:sz w:val="26"/>
                <w:szCs w:val="26"/>
              </w:rPr>
              <m:t>+…+</m:t>
            </m:r>
          </w:ins>
          <m:sSub>
            <m:sSubPr>
              <m:ctrlPr>
                <w:ins w:id="5934" w:author="The Si Tran" w:date="2012-12-07T22:21:00Z">
                  <w:rPr>
                    <w:rFonts w:ascii="Cambria Math" w:hAnsi="Cambria Math"/>
                    <w:i/>
                    <w:sz w:val="26"/>
                    <w:szCs w:val="26"/>
                  </w:rPr>
                </w:ins>
              </m:ctrlPr>
            </m:sSubPr>
            <m:e>
              <w:ins w:id="5935" w:author="The Si Tran" w:date="2012-12-07T22:21:00Z">
                <m:r>
                  <w:rPr>
                    <w:rFonts w:ascii="Cambria Math" w:hAnsi="Cambria Math"/>
                    <w:sz w:val="26"/>
                    <w:szCs w:val="26"/>
                  </w:rPr>
                  <m:t>a</m:t>
                </m:r>
              </w:ins>
            </m:e>
            <m:sub>
              <w:ins w:id="5936" w:author="The Si Tran" w:date="2012-12-07T22:21:00Z">
                <m:r>
                  <w:rPr>
                    <w:rFonts w:ascii="Cambria Math" w:hAnsi="Cambria Math"/>
                    <w:sz w:val="26"/>
                    <w:szCs w:val="26"/>
                  </w:rPr>
                  <m:t>p</m:t>
                </m:r>
              </w:ins>
            </m:sub>
          </m:sSub>
          <w:ins w:id="5937" w:author="The Si Tran" w:date="2012-12-07T22:21:00Z">
            <m:r>
              <w:rPr>
                <w:rFonts w:ascii="Cambria Math" w:hAnsi="Cambria Math"/>
                <w:sz w:val="26"/>
                <w:szCs w:val="26"/>
              </w:rPr>
              <m:t>y</m:t>
            </m:r>
          </w:ins>
          <m:d>
            <m:dPr>
              <m:ctrlPr>
                <w:ins w:id="5938" w:author="The Si Tran" w:date="2012-12-07T22:21:00Z">
                  <w:rPr>
                    <w:rFonts w:ascii="Cambria Math" w:hAnsi="Cambria Math"/>
                    <w:i/>
                    <w:sz w:val="26"/>
                    <w:szCs w:val="26"/>
                  </w:rPr>
                </w:ins>
              </m:ctrlPr>
            </m:dPr>
            <m:e>
              <w:ins w:id="5939" w:author="The Si Tran" w:date="2012-12-07T22:21:00Z">
                <m:r>
                  <w:rPr>
                    <w:rFonts w:ascii="Cambria Math" w:hAnsi="Cambria Math"/>
                    <w:sz w:val="26"/>
                    <w:szCs w:val="26"/>
                  </w:rPr>
                  <m:t>t-p+1</m:t>
                </m:r>
              </w:ins>
            </m:e>
          </m:d>
          <w:ins w:id="5940" w:author="The Si Tran" w:date="2012-12-07T22:21:00Z">
            <m:r>
              <w:rPr>
                <w:rFonts w:ascii="Cambria Math" w:hAnsi="Cambria Math"/>
                <w:sz w:val="26"/>
                <w:szCs w:val="26"/>
              </w:rPr>
              <m:t>+0+</m:t>
            </m:r>
          </w:ins>
          <m:sSub>
            <m:sSubPr>
              <m:ctrlPr>
                <w:ins w:id="5941" w:author="The Si Tran" w:date="2012-12-07T22:21:00Z">
                  <w:rPr>
                    <w:rFonts w:ascii="Cambria Math" w:hAnsi="Cambria Math"/>
                    <w:i/>
                    <w:sz w:val="26"/>
                    <w:szCs w:val="26"/>
                  </w:rPr>
                </w:ins>
              </m:ctrlPr>
            </m:sSubPr>
            <m:e>
              <w:ins w:id="5942" w:author="The Si Tran" w:date="2012-12-07T22:21:00Z">
                <m:r>
                  <w:rPr>
                    <w:rFonts w:ascii="Cambria Math" w:hAnsi="Cambria Math"/>
                    <w:sz w:val="26"/>
                    <w:szCs w:val="26"/>
                  </w:rPr>
                  <m:t>b</m:t>
                </m:r>
              </w:ins>
            </m:e>
            <m:sub>
              <w:ins w:id="5943" w:author="The Si Tran" w:date="2012-12-07T22:21:00Z">
                <m:r>
                  <w:rPr>
                    <w:rFonts w:ascii="Cambria Math" w:hAnsi="Cambria Math"/>
                    <w:sz w:val="26"/>
                    <w:szCs w:val="26"/>
                  </w:rPr>
                  <m:t>1</m:t>
                </m:r>
              </w:ins>
            </m:sub>
          </m:sSub>
          <w:ins w:id="5944" w:author="The Si Tran" w:date="2012-12-07T22:21:00Z">
            <m:r>
              <w:rPr>
                <w:rFonts w:ascii="Cambria Math" w:hAnsi="Cambria Math"/>
                <w:sz w:val="26"/>
                <w:szCs w:val="26"/>
              </w:rPr>
              <m:t>e</m:t>
            </m:r>
          </w:ins>
          <m:d>
            <m:dPr>
              <m:ctrlPr>
                <w:ins w:id="5945" w:author="The Si Tran" w:date="2012-12-07T22:21:00Z">
                  <w:rPr>
                    <w:rFonts w:ascii="Cambria Math" w:hAnsi="Cambria Math"/>
                    <w:i/>
                    <w:sz w:val="26"/>
                    <w:szCs w:val="26"/>
                  </w:rPr>
                </w:ins>
              </m:ctrlPr>
            </m:dPr>
            <m:e>
              <w:ins w:id="5946" w:author="The Si Tran" w:date="2012-12-07T22:21:00Z">
                <m:r>
                  <w:rPr>
                    <w:rFonts w:ascii="Cambria Math" w:hAnsi="Cambria Math"/>
                    <w:sz w:val="26"/>
                    <w:szCs w:val="26"/>
                  </w:rPr>
                  <m:t>t</m:t>
                </m:r>
              </w:ins>
            </m:e>
          </m:d>
          <w:ins w:id="5947" w:author="The Si Tran" w:date="2012-12-07T22:21:00Z">
            <m:r>
              <w:rPr>
                <w:rFonts w:ascii="Cambria Math" w:hAnsi="Cambria Math"/>
                <w:sz w:val="26"/>
                <w:szCs w:val="26"/>
              </w:rPr>
              <m:t>+…+</m:t>
            </m:r>
          </w:ins>
          <m:sSub>
            <m:sSubPr>
              <m:ctrlPr>
                <w:ins w:id="5948" w:author="The Si Tran" w:date="2012-12-07T22:21:00Z">
                  <w:rPr>
                    <w:rFonts w:ascii="Cambria Math" w:hAnsi="Cambria Math"/>
                    <w:i/>
                    <w:sz w:val="26"/>
                    <w:szCs w:val="26"/>
                  </w:rPr>
                </w:ins>
              </m:ctrlPr>
            </m:sSubPr>
            <m:e>
              <w:ins w:id="5949" w:author="The Si Tran" w:date="2012-12-07T22:21:00Z">
                <m:r>
                  <w:rPr>
                    <w:rFonts w:ascii="Cambria Math" w:hAnsi="Cambria Math"/>
                    <w:sz w:val="26"/>
                    <w:szCs w:val="26"/>
                  </w:rPr>
                  <m:t>b</m:t>
                </m:r>
              </w:ins>
            </m:e>
            <m:sub>
              <w:ins w:id="5950" w:author="The Si Tran" w:date="2012-12-07T22:21:00Z">
                <m:r>
                  <w:rPr>
                    <w:rFonts w:ascii="Cambria Math" w:hAnsi="Cambria Math"/>
                    <w:sz w:val="26"/>
                    <w:szCs w:val="26"/>
                  </w:rPr>
                  <m:t>q</m:t>
                </m:r>
              </w:ins>
            </m:sub>
          </m:sSub>
          <w:ins w:id="5951" w:author="The Si Tran" w:date="2012-12-07T22:21:00Z">
            <m:r>
              <w:rPr>
                <w:rFonts w:ascii="Cambria Math" w:hAnsi="Cambria Math"/>
                <w:sz w:val="26"/>
                <w:szCs w:val="26"/>
              </w:rPr>
              <m:t>e(1-q+1)</m:t>
            </m:r>
          </w:ins>
        </m:oMath>
      </m:oMathPara>
    </w:p>
    <w:p w14:paraId="1BBB3B19" w14:textId="77777777" w:rsidR="00C74575" w:rsidRPr="001C47AE" w:rsidRDefault="00276DB6">
      <w:pPr>
        <w:pStyle w:val="ListParagraph"/>
        <w:spacing w:line="360" w:lineRule="auto"/>
        <w:ind w:left="360"/>
        <w:rPr>
          <w:ins w:id="5952" w:author="The Si Tran" w:date="2012-12-07T22:21:00Z"/>
          <w:rFonts w:ascii="Times New Roman" w:eastAsiaTheme="minorEastAsia" w:hAnsi="Times New Roman"/>
          <w:sz w:val="26"/>
          <w:szCs w:val="26"/>
        </w:rPr>
        <w:pPrChange w:id="5953" w:author="The Si Tran" w:date="2012-12-14T05:31:00Z">
          <w:pPr>
            <w:pStyle w:val="ListParagraph"/>
            <w:ind w:left="792"/>
          </w:pPr>
        </w:pPrChange>
      </w:pPr>
      <m:oMathPara>
        <m:oMathParaPr>
          <m:jc m:val="left"/>
        </m:oMathParaPr>
        <m:oMath>
          <m:acc>
            <m:accPr>
              <m:ctrlPr>
                <w:ins w:id="5954" w:author="The Si Tran" w:date="2012-12-07T22:21:00Z">
                  <w:rPr>
                    <w:rFonts w:ascii="Cambria Math" w:hAnsi="Cambria Math"/>
                    <w:i/>
                    <w:sz w:val="26"/>
                    <w:szCs w:val="26"/>
                  </w:rPr>
                </w:ins>
              </m:ctrlPr>
            </m:accPr>
            <m:e>
              <w:ins w:id="5955" w:author="The Si Tran" w:date="2012-12-07T22:21:00Z">
                <m:r>
                  <w:rPr>
                    <w:rFonts w:ascii="Cambria Math" w:hAnsi="Cambria Math"/>
                    <w:sz w:val="26"/>
                    <w:szCs w:val="26"/>
                  </w:rPr>
                  <m:t>y</m:t>
                </m:r>
              </w:ins>
            </m:e>
          </m:acc>
          <m:d>
            <m:dPr>
              <m:ctrlPr>
                <w:ins w:id="5956" w:author="The Si Tran" w:date="2012-12-07T22:21:00Z">
                  <w:rPr>
                    <w:rFonts w:ascii="Cambria Math" w:hAnsi="Cambria Math"/>
                    <w:i/>
                    <w:sz w:val="26"/>
                    <w:szCs w:val="26"/>
                  </w:rPr>
                </w:ins>
              </m:ctrlPr>
            </m:dPr>
            <m:e>
              <w:ins w:id="5957" w:author="The Si Tran" w:date="2012-12-07T22:21:00Z">
                <m:r>
                  <w:rPr>
                    <w:rFonts w:ascii="Cambria Math" w:hAnsi="Cambria Math"/>
                    <w:sz w:val="26"/>
                    <w:szCs w:val="26"/>
                  </w:rPr>
                  <m:t>t+2</m:t>
                </m:r>
              </w:ins>
            </m:e>
          </m:d>
          <w:ins w:id="5958" w:author="The Si Tran" w:date="2012-12-07T22:21:00Z">
            <m:r>
              <w:rPr>
                <w:rFonts w:ascii="Cambria Math" w:hAnsi="Cambria Math"/>
                <w:sz w:val="26"/>
                <w:szCs w:val="26"/>
              </w:rPr>
              <m:t>=</m:t>
            </m:r>
          </w:ins>
          <m:sSub>
            <m:sSubPr>
              <m:ctrlPr>
                <w:ins w:id="5959" w:author="The Si Tran" w:date="2012-12-07T22:21:00Z">
                  <w:rPr>
                    <w:rFonts w:ascii="Cambria Math" w:hAnsi="Cambria Math"/>
                    <w:i/>
                    <w:sz w:val="26"/>
                    <w:szCs w:val="26"/>
                  </w:rPr>
                </w:ins>
              </m:ctrlPr>
            </m:sSubPr>
            <m:e>
              <w:ins w:id="5960" w:author="The Si Tran" w:date="2012-12-07T22:21:00Z">
                <m:r>
                  <w:rPr>
                    <w:rFonts w:ascii="Cambria Math" w:hAnsi="Cambria Math"/>
                    <w:sz w:val="26"/>
                    <w:szCs w:val="26"/>
                  </w:rPr>
                  <m:t>a</m:t>
                </m:r>
              </w:ins>
            </m:e>
            <m:sub>
              <w:ins w:id="5961" w:author="The Si Tran" w:date="2012-12-07T22:21:00Z">
                <m:r>
                  <w:rPr>
                    <w:rFonts w:ascii="Cambria Math" w:hAnsi="Cambria Math"/>
                    <w:sz w:val="26"/>
                    <w:szCs w:val="26"/>
                  </w:rPr>
                  <m:t>0</m:t>
                </m:r>
              </w:ins>
            </m:sub>
          </m:sSub>
          <w:ins w:id="5962" w:author="The Si Tran" w:date="2012-12-07T22:21:00Z">
            <m:r>
              <w:rPr>
                <w:rFonts w:ascii="Cambria Math" w:hAnsi="Cambria Math"/>
                <w:sz w:val="26"/>
                <w:szCs w:val="26"/>
              </w:rPr>
              <m:t>+</m:t>
            </m:r>
          </w:ins>
          <m:sSub>
            <m:sSubPr>
              <m:ctrlPr>
                <w:ins w:id="5963" w:author="The Si Tran" w:date="2012-12-07T22:21:00Z">
                  <w:rPr>
                    <w:rFonts w:ascii="Cambria Math" w:hAnsi="Cambria Math"/>
                    <w:i/>
                    <w:sz w:val="26"/>
                    <w:szCs w:val="26"/>
                  </w:rPr>
                </w:ins>
              </m:ctrlPr>
            </m:sSubPr>
            <m:e>
              <w:ins w:id="5964" w:author="The Si Tran" w:date="2012-12-07T22:21:00Z">
                <m:r>
                  <w:rPr>
                    <w:rFonts w:ascii="Cambria Math" w:hAnsi="Cambria Math"/>
                    <w:sz w:val="26"/>
                    <w:szCs w:val="26"/>
                  </w:rPr>
                  <m:t>a</m:t>
                </m:r>
              </w:ins>
            </m:e>
            <m:sub>
              <w:ins w:id="5965" w:author="The Si Tran" w:date="2012-12-07T22:21:00Z">
                <m:r>
                  <w:rPr>
                    <w:rFonts w:ascii="Cambria Math" w:hAnsi="Cambria Math"/>
                    <w:sz w:val="26"/>
                    <w:szCs w:val="26"/>
                  </w:rPr>
                  <m:t>1</m:t>
                </m:r>
              </w:ins>
            </m:sub>
          </m:sSub>
          <w:ins w:id="5966" w:author="The Si Tran" w:date="2012-12-07T22:21:00Z">
            <m:r>
              <w:rPr>
                <w:rFonts w:ascii="Cambria Math" w:hAnsi="Cambria Math"/>
                <w:sz w:val="26"/>
                <w:szCs w:val="26"/>
              </w:rPr>
              <m:t>y</m:t>
            </m:r>
          </w:ins>
          <m:d>
            <m:dPr>
              <m:ctrlPr>
                <w:ins w:id="5967" w:author="The Si Tran" w:date="2012-12-07T22:21:00Z">
                  <w:rPr>
                    <w:rFonts w:ascii="Cambria Math" w:hAnsi="Cambria Math"/>
                    <w:i/>
                    <w:sz w:val="26"/>
                    <w:szCs w:val="26"/>
                  </w:rPr>
                </w:ins>
              </m:ctrlPr>
            </m:dPr>
            <m:e>
              <w:ins w:id="5968" w:author="The Si Tran" w:date="2012-12-07T22:21:00Z">
                <m:r>
                  <w:rPr>
                    <w:rFonts w:ascii="Cambria Math" w:hAnsi="Cambria Math"/>
                    <w:sz w:val="26"/>
                    <w:szCs w:val="26"/>
                  </w:rPr>
                  <m:t>t+1</m:t>
                </m:r>
              </w:ins>
            </m:e>
          </m:d>
          <w:ins w:id="5969" w:author="The Si Tran" w:date="2012-12-07T22:21:00Z">
            <m:r>
              <w:rPr>
                <w:rFonts w:ascii="Cambria Math" w:hAnsi="Cambria Math"/>
                <w:sz w:val="26"/>
                <w:szCs w:val="26"/>
              </w:rPr>
              <m:t>+…+</m:t>
            </m:r>
          </w:ins>
          <m:sSub>
            <m:sSubPr>
              <m:ctrlPr>
                <w:ins w:id="5970" w:author="The Si Tran" w:date="2012-12-07T22:21:00Z">
                  <w:rPr>
                    <w:rFonts w:ascii="Cambria Math" w:hAnsi="Cambria Math"/>
                    <w:i/>
                    <w:sz w:val="26"/>
                    <w:szCs w:val="26"/>
                  </w:rPr>
                </w:ins>
              </m:ctrlPr>
            </m:sSubPr>
            <m:e>
              <w:ins w:id="5971" w:author="The Si Tran" w:date="2012-12-07T22:21:00Z">
                <m:r>
                  <w:rPr>
                    <w:rFonts w:ascii="Cambria Math" w:hAnsi="Cambria Math"/>
                    <w:sz w:val="26"/>
                    <w:szCs w:val="26"/>
                  </w:rPr>
                  <m:t>a</m:t>
                </m:r>
              </w:ins>
            </m:e>
            <m:sub>
              <w:ins w:id="5972" w:author="The Si Tran" w:date="2012-12-07T22:21:00Z">
                <m:r>
                  <w:rPr>
                    <w:rFonts w:ascii="Cambria Math" w:hAnsi="Cambria Math"/>
                    <w:sz w:val="26"/>
                    <w:szCs w:val="26"/>
                  </w:rPr>
                  <m:t>p</m:t>
                </m:r>
              </w:ins>
            </m:sub>
          </m:sSub>
          <w:ins w:id="5973" w:author="The Si Tran" w:date="2012-12-07T22:21:00Z">
            <m:r>
              <w:rPr>
                <w:rFonts w:ascii="Cambria Math" w:hAnsi="Cambria Math"/>
                <w:sz w:val="26"/>
                <w:szCs w:val="26"/>
              </w:rPr>
              <m:t>y</m:t>
            </m:r>
          </w:ins>
          <m:d>
            <m:dPr>
              <m:ctrlPr>
                <w:ins w:id="5974" w:author="The Si Tran" w:date="2012-12-07T22:21:00Z">
                  <w:rPr>
                    <w:rFonts w:ascii="Cambria Math" w:hAnsi="Cambria Math"/>
                    <w:i/>
                    <w:sz w:val="26"/>
                    <w:szCs w:val="26"/>
                  </w:rPr>
                </w:ins>
              </m:ctrlPr>
            </m:dPr>
            <m:e>
              <w:ins w:id="5975" w:author="The Si Tran" w:date="2012-12-07T22:21:00Z">
                <m:r>
                  <w:rPr>
                    <w:rFonts w:ascii="Cambria Math" w:hAnsi="Cambria Math"/>
                    <w:sz w:val="26"/>
                    <w:szCs w:val="26"/>
                  </w:rPr>
                  <m:t>t-p+2</m:t>
                </m:r>
              </w:ins>
            </m:e>
          </m:d>
          <w:ins w:id="5976" w:author="The Si Tran" w:date="2012-12-07T22:21:00Z">
            <m:r>
              <w:rPr>
                <w:rFonts w:ascii="Cambria Math" w:hAnsi="Cambria Math"/>
                <w:sz w:val="26"/>
                <w:szCs w:val="26"/>
              </w:rPr>
              <m:t>+0+</m:t>
            </m:r>
          </w:ins>
          <m:sSub>
            <m:sSubPr>
              <m:ctrlPr>
                <w:ins w:id="5977" w:author="The Si Tran" w:date="2012-12-07T22:21:00Z">
                  <w:rPr>
                    <w:rFonts w:ascii="Cambria Math" w:hAnsi="Cambria Math"/>
                    <w:i/>
                    <w:sz w:val="26"/>
                    <w:szCs w:val="26"/>
                  </w:rPr>
                </w:ins>
              </m:ctrlPr>
            </m:sSubPr>
            <m:e>
              <w:ins w:id="5978" w:author="The Si Tran" w:date="2012-12-07T22:21:00Z">
                <m:r>
                  <w:rPr>
                    <w:rFonts w:ascii="Cambria Math" w:hAnsi="Cambria Math"/>
                    <w:sz w:val="26"/>
                    <w:szCs w:val="26"/>
                  </w:rPr>
                  <m:t>b</m:t>
                </m:r>
              </w:ins>
            </m:e>
            <m:sub>
              <w:ins w:id="5979" w:author="The Si Tran" w:date="2012-12-07T22:21:00Z">
                <m:r>
                  <w:rPr>
                    <w:rFonts w:ascii="Cambria Math" w:hAnsi="Cambria Math"/>
                    <w:sz w:val="26"/>
                    <w:szCs w:val="26"/>
                  </w:rPr>
                  <m:t>1</m:t>
                </m:r>
              </w:ins>
            </m:sub>
          </m:sSub>
          <w:ins w:id="5980" w:author="The Si Tran" w:date="2012-12-07T22:21:00Z">
            <m:r>
              <w:rPr>
                <w:rFonts w:ascii="Cambria Math" w:hAnsi="Cambria Math"/>
                <w:sz w:val="26"/>
                <w:szCs w:val="26"/>
              </w:rPr>
              <m:t>0+…+</m:t>
            </m:r>
          </w:ins>
          <m:sSub>
            <m:sSubPr>
              <m:ctrlPr>
                <w:ins w:id="5981" w:author="The Si Tran" w:date="2012-12-07T22:21:00Z">
                  <w:rPr>
                    <w:rFonts w:ascii="Cambria Math" w:hAnsi="Cambria Math"/>
                    <w:i/>
                    <w:sz w:val="26"/>
                    <w:szCs w:val="26"/>
                  </w:rPr>
                </w:ins>
              </m:ctrlPr>
            </m:sSubPr>
            <m:e>
              <w:ins w:id="5982" w:author="The Si Tran" w:date="2012-12-07T22:21:00Z">
                <m:r>
                  <w:rPr>
                    <w:rFonts w:ascii="Cambria Math" w:hAnsi="Cambria Math"/>
                    <w:sz w:val="26"/>
                    <w:szCs w:val="26"/>
                  </w:rPr>
                  <m:t>b</m:t>
                </m:r>
              </w:ins>
            </m:e>
            <m:sub>
              <w:ins w:id="5983" w:author="The Si Tran" w:date="2012-12-07T22:21:00Z">
                <m:r>
                  <w:rPr>
                    <w:rFonts w:ascii="Cambria Math" w:hAnsi="Cambria Math"/>
                    <w:sz w:val="26"/>
                    <w:szCs w:val="26"/>
                  </w:rPr>
                  <m:t>q</m:t>
                </m:r>
              </w:ins>
            </m:sub>
          </m:sSub>
          <w:ins w:id="5984" w:author="The Si Tran" w:date="2012-12-07T22:21:00Z">
            <m:r>
              <w:rPr>
                <w:rFonts w:ascii="Cambria Math" w:hAnsi="Cambria Math"/>
                <w:sz w:val="26"/>
                <w:szCs w:val="26"/>
              </w:rPr>
              <m:t>e(1-q+2)</m:t>
            </m:r>
          </w:ins>
        </m:oMath>
      </m:oMathPara>
    </w:p>
    <w:p w14:paraId="78D6F38A" w14:textId="77777777" w:rsidR="00C74575" w:rsidRPr="001C47AE" w:rsidRDefault="00276DB6">
      <w:pPr>
        <w:pStyle w:val="ListParagraph"/>
        <w:spacing w:line="360" w:lineRule="auto"/>
        <w:ind w:left="360"/>
        <w:rPr>
          <w:ins w:id="5985" w:author="The Si Tran" w:date="2012-12-07T22:21:00Z"/>
          <w:rFonts w:ascii="Times New Roman" w:eastAsiaTheme="minorEastAsia" w:hAnsi="Times New Roman"/>
          <w:sz w:val="26"/>
          <w:szCs w:val="26"/>
        </w:rPr>
        <w:pPrChange w:id="5986" w:author="The Si Tran" w:date="2012-12-14T05:31:00Z">
          <w:pPr>
            <w:pStyle w:val="ListParagraph"/>
            <w:ind w:left="792"/>
          </w:pPr>
        </w:pPrChange>
      </w:pPr>
      <m:oMathPara>
        <m:oMathParaPr>
          <m:jc m:val="left"/>
        </m:oMathParaPr>
        <m:oMath>
          <m:acc>
            <m:accPr>
              <m:ctrlPr>
                <w:ins w:id="5987" w:author="The Si Tran" w:date="2012-12-07T22:21:00Z">
                  <w:rPr>
                    <w:rFonts w:ascii="Cambria Math" w:hAnsi="Cambria Math"/>
                    <w:i/>
                    <w:sz w:val="26"/>
                    <w:szCs w:val="26"/>
                  </w:rPr>
                </w:ins>
              </m:ctrlPr>
            </m:accPr>
            <m:e>
              <w:ins w:id="5988" w:author="The Si Tran" w:date="2012-12-07T22:21:00Z">
                <m:r>
                  <w:rPr>
                    <w:rFonts w:ascii="Cambria Math" w:hAnsi="Cambria Math"/>
                    <w:sz w:val="26"/>
                    <w:szCs w:val="26"/>
                  </w:rPr>
                  <m:t>y</m:t>
                </m:r>
              </w:ins>
            </m:e>
          </m:acc>
          <m:d>
            <m:dPr>
              <m:ctrlPr>
                <w:ins w:id="5989" w:author="The Si Tran" w:date="2012-12-07T22:21:00Z">
                  <w:rPr>
                    <w:rFonts w:ascii="Cambria Math" w:hAnsi="Cambria Math"/>
                    <w:i/>
                    <w:sz w:val="26"/>
                    <w:szCs w:val="26"/>
                  </w:rPr>
                </w:ins>
              </m:ctrlPr>
            </m:dPr>
            <m:e>
              <w:ins w:id="5990" w:author="The Si Tran" w:date="2012-12-07T22:21:00Z">
                <m:r>
                  <w:rPr>
                    <w:rFonts w:ascii="Cambria Math" w:hAnsi="Cambria Math"/>
                    <w:sz w:val="26"/>
                    <w:szCs w:val="26"/>
                  </w:rPr>
                  <m:t>t+3</m:t>
                </m:r>
              </w:ins>
            </m:e>
          </m:d>
          <w:ins w:id="5991" w:author="The Si Tran" w:date="2012-12-07T22:21:00Z">
            <m:r>
              <w:rPr>
                <w:rFonts w:ascii="Cambria Math" w:hAnsi="Cambria Math"/>
                <w:sz w:val="26"/>
                <w:szCs w:val="26"/>
              </w:rPr>
              <m:t>=</m:t>
            </m:r>
          </w:ins>
          <m:sSub>
            <m:sSubPr>
              <m:ctrlPr>
                <w:ins w:id="5992" w:author="The Si Tran" w:date="2012-12-07T22:21:00Z">
                  <w:rPr>
                    <w:rFonts w:ascii="Cambria Math" w:hAnsi="Cambria Math"/>
                    <w:i/>
                    <w:sz w:val="26"/>
                    <w:szCs w:val="26"/>
                  </w:rPr>
                </w:ins>
              </m:ctrlPr>
            </m:sSubPr>
            <m:e>
              <w:ins w:id="5993" w:author="The Si Tran" w:date="2012-12-07T22:21:00Z">
                <m:r>
                  <w:rPr>
                    <w:rFonts w:ascii="Cambria Math" w:hAnsi="Cambria Math"/>
                    <w:sz w:val="26"/>
                    <w:szCs w:val="26"/>
                  </w:rPr>
                  <m:t>a</m:t>
                </m:r>
              </w:ins>
            </m:e>
            <m:sub>
              <w:ins w:id="5994" w:author="The Si Tran" w:date="2012-12-07T22:21:00Z">
                <m:r>
                  <w:rPr>
                    <w:rFonts w:ascii="Cambria Math" w:hAnsi="Cambria Math"/>
                    <w:sz w:val="26"/>
                    <w:szCs w:val="26"/>
                  </w:rPr>
                  <m:t>0</m:t>
                </m:r>
              </w:ins>
            </m:sub>
          </m:sSub>
          <w:ins w:id="5995" w:author="The Si Tran" w:date="2012-12-07T22:21:00Z">
            <m:r>
              <w:rPr>
                <w:rFonts w:ascii="Cambria Math" w:hAnsi="Cambria Math"/>
                <w:sz w:val="26"/>
                <w:szCs w:val="26"/>
              </w:rPr>
              <m:t>+</m:t>
            </m:r>
          </w:ins>
          <m:sSub>
            <m:sSubPr>
              <m:ctrlPr>
                <w:ins w:id="5996" w:author="The Si Tran" w:date="2012-12-07T22:21:00Z">
                  <w:rPr>
                    <w:rFonts w:ascii="Cambria Math" w:hAnsi="Cambria Math"/>
                    <w:i/>
                    <w:sz w:val="26"/>
                    <w:szCs w:val="26"/>
                  </w:rPr>
                </w:ins>
              </m:ctrlPr>
            </m:sSubPr>
            <m:e>
              <w:ins w:id="5997" w:author="The Si Tran" w:date="2012-12-07T22:21:00Z">
                <m:r>
                  <w:rPr>
                    <w:rFonts w:ascii="Cambria Math" w:hAnsi="Cambria Math"/>
                    <w:sz w:val="26"/>
                    <w:szCs w:val="26"/>
                  </w:rPr>
                  <m:t>a</m:t>
                </m:r>
              </w:ins>
            </m:e>
            <m:sub>
              <w:ins w:id="5998" w:author="The Si Tran" w:date="2012-12-07T22:21:00Z">
                <m:r>
                  <w:rPr>
                    <w:rFonts w:ascii="Cambria Math" w:hAnsi="Cambria Math"/>
                    <w:sz w:val="26"/>
                    <w:szCs w:val="26"/>
                  </w:rPr>
                  <m:t>1</m:t>
                </m:r>
              </w:ins>
            </m:sub>
          </m:sSub>
          <w:ins w:id="5999" w:author="The Si Tran" w:date="2012-12-07T22:21:00Z">
            <m:r>
              <w:rPr>
                <w:rFonts w:ascii="Cambria Math" w:hAnsi="Cambria Math"/>
                <w:sz w:val="26"/>
                <w:szCs w:val="26"/>
              </w:rPr>
              <m:t>y</m:t>
            </m:r>
          </w:ins>
          <m:d>
            <m:dPr>
              <m:ctrlPr>
                <w:ins w:id="6000" w:author="The Si Tran" w:date="2012-12-07T22:21:00Z">
                  <w:rPr>
                    <w:rFonts w:ascii="Cambria Math" w:hAnsi="Cambria Math"/>
                    <w:i/>
                    <w:sz w:val="26"/>
                    <w:szCs w:val="26"/>
                  </w:rPr>
                </w:ins>
              </m:ctrlPr>
            </m:dPr>
            <m:e>
              <w:ins w:id="6001" w:author="The Si Tran" w:date="2012-12-07T22:21:00Z">
                <m:r>
                  <w:rPr>
                    <w:rFonts w:ascii="Cambria Math" w:hAnsi="Cambria Math"/>
                    <w:sz w:val="26"/>
                    <w:szCs w:val="26"/>
                  </w:rPr>
                  <m:t>t+2</m:t>
                </m:r>
              </w:ins>
            </m:e>
          </m:d>
          <w:ins w:id="6002" w:author="The Si Tran" w:date="2012-12-07T22:21:00Z">
            <m:r>
              <w:rPr>
                <w:rFonts w:ascii="Cambria Math" w:hAnsi="Cambria Math"/>
                <w:sz w:val="26"/>
                <w:szCs w:val="26"/>
              </w:rPr>
              <m:t>+…+</m:t>
            </m:r>
          </w:ins>
          <m:sSub>
            <m:sSubPr>
              <m:ctrlPr>
                <w:ins w:id="6003" w:author="The Si Tran" w:date="2012-12-07T22:21:00Z">
                  <w:rPr>
                    <w:rFonts w:ascii="Cambria Math" w:hAnsi="Cambria Math"/>
                    <w:i/>
                    <w:sz w:val="26"/>
                    <w:szCs w:val="26"/>
                  </w:rPr>
                </w:ins>
              </m:ctrlPr>
            </m:sSubPr>
            <m:e>
              <w:ins w:id="6004" w:author="The Si Tran" w:date="2012-12-07T22:21:00Z">
                <m:r>
                  <w:rPr>
                    <w:rFonts w:ascii="Cambria Math" w:hAnsi="Cambria Math"/>
                    <w:sz w:val="26"/>
                    <w:szCs w:val="26"/>
                  </w:rPr>
                  <m:t>a</m:t>
                </m:r>
              </w:ins>
            </m:e>
            <m:sub>
              <w:ins w:id="6005" w:author="The Si Tran" w:date="2012-12-07T22:21:00Z">
                <m:r>
                  <w:rPr>
                    <w:rFonts w:ascii="Cambria Math" w:hAnsi="Cambria Math"/>
                    <w:sz w:val="26"/>
                    <w:szCs w:val="26"/>
                  </w:rPr>
                  <m:t>p</m:t>
                </m:r>
              </w:ins>
            </m:sub>
          </m:sSub>
          <w:ins w:id="6006" w:author="The Si Tran" w:date="2012-12-07T22:21:00Z">
            <m:r>
              <w:rPr>
                <w:rFonts w:ascii="Cambria Math" w:hAnsi="Cambria Math"/>
                <w:sz w:val="26"/>
                <w:szCs w:val="26"/>
              </w:rPr>
              <m:t>y</m:t>
            </m:r>
          </w:ins>
          <m:d>
            <m:dPr>
              <m:ctrlPr>
                <w:ins w:id="6007" w:author="The Si Tran" w:date="2012-12-07T22:21:00Z">
                  <w:rPr>
                    <w:rFonts w:ascii="Cambria Math" w:hAnsi="Cambria Math"/>
                    <w:i/>
                    <w:sz w:val="26"/>
                    <w:szCs w:val="26"/>
                  </w:rPr>
                </w:ins>
              </m:ctrlPr>
            </m:dPr>
            <m:e>
              <w:ins w:id="6008" w:author="The Si Tran" w:date="2012-12-07T22:21:00Z">
                <m:r>
                  <w:rPr>
                    <w:rFonts w:ascii="Cambria Math" w:hAnsi="Cambria Math"/>
                    <w:sz w:val="26"/>
                    <w:szCs w:val="26"/>
                  </w:rPr>
                  <m:t>t-p+3</m:t>
                </m:r>
              </w:ins>
            </m:e>
          </m:d>
          <w:ins w:id="6009" w:author="The Si Tran" w:date="2012-12-07T22:21:00Z">
            <m:r>
              <w:rPr>
                <w:rFonts w:ascii="Cambria Math" w:hAnsi="Cambria Math"/>
                <w:sz w:val="26"/>
                <w:szCs w:val="26"/>
              </w:rPr>
              <m:t>+0+</m:t>
            </m:r>
          </w:ins>
          <m:sSub>
            <m:sSubPr>
              <m:ctrlPr>
                <w:ins w:id="6010" w:author="The Si Tran" w:date="2012-12-07T22:21:00Z">
                  <w:rPr>
                    <w:rFonts w:ascii="Cambria Math" w:hAnsi="Cambria Math"/>
                    <w:i/>
                    <w:sz w:val="26"/>
                    <w:szCs w:val="26"/>
                  </w:rPr>
                </w:ins>
              </m:ctrlPr>
            </m:sSubPr>
            <m:e>
              <w:ins w:id="6011" w:author="The Si Tran" w:date="2012-12-07T22:21:00Z">
                <m:r>
                  <w:rPr>
                    <w:rFonts w:ascii="Cambria Math" w:hAnsi="Cambria Math"/>
                    <w:sz w:val="26"/>
                    <w:szCs w:val="26"/>
                  </w:rPr>
                  <m:t>b</m:t>
                </m:r>
              </w:ins>
            </m:e>
            <m:sub>
              <w:ins w:id="6012" w:author="The Si Tran" w:date="2012-12-07T22:21:00Z">
                <m:r>
                  <w:rPr>
                    <w:rFonts w:ascii="Cambria Math" w:hAnsi="Cambria Math"/>
                    <w:sz w:val="26"/>
                    <w:szCs w:val="26"/>
                  </w:rPr>
                  <m:t>1</m:t>
                </m:r>
              </w:ins>
            </m:sub>
          </m:sSub>
          <w:ins w:id="6013" w:author="The Si Tran" w:date="2012-12-07T22:21:00Z">
            <m:r>
              <w:rPr>
                <w:rFonts w:ascii="Cambria Math" w:hAnsi="Cambria Math"/>
                <w:sz w:val="26"/>
                <w:szCs w:val="26"/>
              </w:rPr>
              <m:t>0+</m:t>
            </m:r>
          </w:ins>
          <m:sSub>
            <m:sSubPr>
              <m:ctrlPr>
                <w:ins w:id="6014" w:author="The Si Tran" w:date="2012-12-07T22:21:00Z">
                  <w:rPr>
                    <w:rFonts w:ascii="Cambria Math" w:hAnsi="Cambria Math"/>
                    <w:i/>
                    <w:sz w:val="26"/>
                    <w:szCs w:val="26"/>
                  </w:rPr>
                </w:ins>
              </m:ctrlPr>
            </m:sSubPr>
            <m:e>
              <w:ins w:id="6015" w:author="The Si Tran" w:date="2012-12-07T22:21:00Z">
                <m:r>
                  <w:rPr>
                    <w:rFonts w:ascii="Cambria Math" w:hAnsi="Cambria Math"/>
                    <w:sz w:val="26"/>
                    <w:szCs w:val="26"/>
                  </w:rPr>
                  <m:t>b</m:t>
                </m:r>
              </w:ins>
            </m:e>
            <m:sub>
              <w:ins w:id="6016" w:author="The Si Tran" w:date="2012-12-07T22:21:00Z">
                <m:r>
                  <w:rPr>
                    <w:rFonts w:ascii="Cambria Math" w:hAnsi="Cambria Math"/>
                    <w:sz w:val="26"/>
                    <w:szCs w:val="26"/>
                  </w:rPr>
                  <m:t>2</m:t>
                </m:r>
              </w:ins>
            </m:sub>
          </m:sSub>
          <w:ins w:id="6017" w:author="The Si Tran" w:date="2012-12-07T22:21:00Z">
            <m:r>
              <w:rPr>
                <w:rFonts w:ascii="Cambria Math" w:hAnsi="Cambria Math"/>
                <w:sz w:val="26"/>
                <w:szCs w:val="26"/>
              </w:rPr>
              <m:t>0+…+</m:t>
            </m:r>
          </w:ins>
          <m:sSub>
            <m:sSubPr>
              <m:ctrlPr>
                <w:ins w:id="6018" w:author="The Si Tran" w:date="2012-12-07T22:21:00Z">
                  <w:rPr>
                    <w:rFonts w:ascii="Cambria Math" w:hAnsi="Cambria Math"/>
                    <w:i/>
                    <w:sz w:val="26"/>
                    <w:szCs w:val="26"/>
                  </w:rPr>
                </w:ins>
              </m:ctrlPr>
            </m:sSubPr>
            <m:e>
              <w:ins w:id="6019" w:author="The Si Tran" w:date="2012-12-07T22:21:00Z">
                <m:r>
                  <w:rPr>
                    <w:rFonts w:ascii="Cambria Math" w:hAnsi="Cambria Math"/>
                    <w:sz w:val="26"/>
                    <w:szCs w:val="26"/>
                  </w:rPr>
                  <m:t>b</m:t>
                </m:r>
              </w:ins>
            </m:e>
            <m:sub>
              <w:ins w:id="6020" w:author="The Si Tran" w:date="2012-12-07T22:21:00Z">
                <m:r>
                  <w:rPr>
                    <w:rFonts w:ascii="Cambria Math" w:hAnsi="Cambria Math"/>
                    <w:sz w:val="26"/>
                    <w:szCs w:val="26"/>
                  </w:rPr>
                  <m:t>q</m:t>
                </m:r>
              </w:ins>
            </m:sub>
          </m:sSub>
          <w:ins w:id="6021"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022" w:author="The Si Tran" w:date="2012-12-07T22:21:00Z"/>
          <w:rFonts w:ascii="Times New Roman" w:eastAsiaTheme="minorEastAsia" w:hAnsi="Times New Roman"/>
          <w:sz w:val="26"/>
          <w:szCs w:val="26"/>
        </w:rPr>
        <w:pPrChange w:id="6023" w:author="The Si Tran" w:date="2012-12-14T05:31:00Z">
          <w:pPr>
            <w:pStyle w:val="ListParagraph"/>
            <w:ind w:left="792"/>
          </w:pPr>
        </w:pPrChange>
      </w:pPr>
      <w:ins w:id="6024"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276DB6">
      <w:pPr>
        <w:pStyle w:val="ListParagraph"/>
        <w:spacing w:line="360" w:lineRule="auto"/>
        <w:ind w:left="360"/>
        <w:rPr>
          <w:ins w:id="6025" w:author="The Si Tran" w:date="2012-12-07T22:13:00Z"/>
          <w:szCs w:val="26"/>
        </w:rPr>
        <w:pPrChange w:id="6026" w:author="The Si Tran" w:date="2012-12-16T17:13:00Z">
          <w:pPr/>
        </w:pPrChange>
      </w:pPr>
      <m:oMathPara>
        <m:oMath>
          <m:acc>
            <m:accPr>
              <m:ctrlPr>
                <w:ins w:id="6027" w:author="The Si Tran" w:date="2012-12-07T22:21:00Z">
                  <w:rPr>
                    <w:rFonts w:ascii="Cambria Math" w:hAnsi="Cambria Math"/>
                    <w:i/>
                    <w:sz w:val="26"/>
                    <w:szCs w:val="26"/>
                  </w:rPr>
                </w:ins>
              </m:ctrlPr>
            </m:accPr>
            <m:e>
              <w:ins w:id="6028" w:author="The Si Tran" w:date="2012-12-07T22:21:00Z">
                <m:r>
                  <w:rPr>
                    <w:rFonts w:ascii="Cambria Math" w:hAnsi="Cambria Math"/>
                    <w:sz w:val="26"/>
                    <w:szCs w:val="26"/>
                  </w:rPr>
                  <m:t>y</m:t>
                </m:r>
              </w:ins>
            </m:e>
          </m:acc>
          <m:d>
            <m:dPr>
              <m:ctrlPr>
                <w:ins w:id="6029" w:author="The Si Tran" w:date="2012-12-07T22:21:00Z">
                  <w:rPr>
                    <w:rFonts w:ascii="Cambria Math" w:hAnsi="Cambria Math"/>
                    <w:i/>
                    <w:sz w:val="26"/>
                    <w:szCs w:val="26"/>
                  </w:rPr>
                </w:ins>
              </m:ctrlPr>
            </m:dPr>
            <m:e>
              <w:ins w:id="6030" w:author="The Si Tran" w:date="2012-12-07T22:21:00Z">
                <m:r>
                  <w:rPr>
                    <w:rFonts w:ascii="Cambria Math" w:hAnsi="Cambria Math"/>
                    <w:sz w:val="26"/>
                    <w:szCs w:val="26"/>
                  </w:rPr>
                  <m:t>t+n</m:t>
                </m:r>
              </w:ins>
            </m:e>
          </m:d>
          <w:ins w:id="6031" w:author="The Si Tran" w:date="2012-12-07T22:21:00Z">
            <m:r>
              <w:rPr>
                <w:rFonts w:ascii="Cambria Math" w:hAnsi="Cambria Math"/>
                <w:sz w:val="26"/>
                <w:szCs w:val="26"/>
              </w:rPr>
              <m:t>=</m:t>
            </m:r>
          </w:ins>
          <m:sSub>
            <m:sSubPr>
              <m:ctrlPr>
                <w:ins w:id="6032" w:author="The Si Tran" w:date="2012-12-07T22:21:00Z">
                  <w:rPr>
                    <w:rFonts w:ascii="Cambria Math" w:hAnsi="Cambria Math"/>
                    <w:i/>
                    <w:sz w:val="26"/>
                    <w:szCs w:val="26"/>
                  </w:rPr>
                </w:ins>
              </m:ctrlPr>
            </m:sSubPr>
            <m:e>
              <w:ins w:id="6033" w:author="The Si Tran" w:date="2012-12-07T22:21:00Z">
                <m:r>
                  <w:rPr>
                    <w:rFonts w:ascii="Cambria Math" w:hAnsi="Cambria Math"/>
                    <w:sz w:val="26"/>
                    <w:szCs w:val="26"/>
                  </w:rPr>
                  <m:t>a</m:t>
                </m:r>
              </w:ins>
            </m:e>
            <m:sub>
              <w:ins w:id="6034" w:author="The Si Tran" w:date="2012-12-07T22:21:00Z">
                <m:r>
                  <w:rPr>
                    <w:rFonts w:ascii="Cambria Math" w:hAnsi="Cambria Math"/>
                    <w:sz w:val="26"/>
                    <w:szCs w:val="26"/>
                  </w:rPr>
                  <m:t>0</m:t>
                </m:r>
              </w:ins>
            </m:sub>
          </m:sSub>
          <w:ins w:id="6035" w:author="The Si Tran" w:date="2012-12-07T22:21:00Z">
            <m:r>
              <w:rPr>
                <w:rFonts w:ascii="Cambria Math" w:hAnsi="Cambria Math"/>
                <w:sz w:val="26"/>
                <w:szCs w:val="26"/>
              </w:rPr>
              <m:t>+</m:t>
            </m:r>
          </w:ins>
          <m:sSub>
            <m:sSubPr>
              <m:ctrlPr>
                <w:ins w:id="6036" w:author="The Si Tran" w:date="2012-12-07T22:21:00Z">
                  <w:rPr>
                    <w:rFonts w:ascii="Cambria Math" w:hAnsi="Cambria Math"/>
                    <w:i/>
                    <w:sz w:val="26"/>
                    <w:szCs w:val="26"/>
                  </w:rPr>
                </w:ins>
              </m:ctrlPr>
            </m:sSubPr>
            <m:e>
              <w:ins w:id="6037" w:author="The Si Tran" w:date="2012-12-07T22:21:00Z">
                <m:r>
                  <w:rPr>
                    <w:rFonts w:ascii="Cambria Math" w:hAnsi="Cambria Math"/>
                    <w:sz w:val="26"/>
                    <w:szCs w:val="26"/>
                  </w:rPr>
                  <m:t>a</m:t>
                </m:r>
              </w:ins>
            </m:e>
            <m:sub>
              <w:ins w:id="6038" w:author="The Si Tran" w:date="2012-12-07T22:21:00Z">
                <m:r>
                  <w:rPr>
                    <w:rFonts w:ascii="Cambria Math" w:hAnsi="Cambria Math"/>
                    <w:sz w:val="26"/>
                    <w:szCs w:val="26"/>
                  </w:rPr>
                  <m:t>1</m:t>
                </m:r>
              </w:ins>
            </m:sub>
          </m:sSub>
          <w:ins w:id="6039" w:author="The Si Tran" w:date="2012-12-07T22:21:00Z">
            <m:r>
              <w:rPr>
                <w:rFonts w:ascii="Cambria Math" w:hAnsi="Cambria Math"/>
                <w:sz w:val="26"/>
                <w:szCs w:val="26"/>
              </w:rPr>
              <m:t>y</m:t>
            </m:r>
          </w:ins>
          <m:d>
            <m:dPr>
              <m:ctrlPr>
                <w:ins w:id="6040" w:author="The Si Tran" w:date="2012-12-07T22:21:00Z">
                  <w:rPr>
                    <w:rFonts w:ascii="Cambria Math" w:hAnsi="Cambria Math"/>
                    <w:i/>
                    <w:sz w:val="26"/>
                    <w:szCs w:val="26"/>
                  </w:rPr>
                </w:ins>
              </m:ctrlPr>
            </m:dPr>
            <m:e>
              <w:ins w:id="6041" w:author="The Si Tran" w:date="2012-12-07T22:21:00Z">
                <m:r>
                  <w:rPr>
                    <w:rFonts w:ascii="Cambria Math" w:hAnsi="Cambria Math"/>
                    <w:sz w:val="26"/>
                    <w:szCs w:val="26"/>
                  </w:rPr>
                  <m:t>t+n-1</m:t>
                </m:r>
              </w:ins>
            </m:e>
          </m:d>
          <w:ins w:id="6042" w:author="The Si Tran" w:date="2012-12-07T22:21:00Z">
            <m:r>
              <w:rPr>
                <w:rFonts w:ascii="Cambria Math" w:hAnsi="Cambria Math"/>
                <w:sz w:val="26"/>
                <w:szCs w:val="26"/>
              </w:rPr>
              <m:t>+…+</m:t>
            </m:r>
          </w:ins>
          <m:sSub>
            <m:sSubPr>
              <m:ctrlPr>
                <w:ins w:id="6043" w:author="The Si Tran" w:date="2012-12-07T22:21:00Z">
                  <w:rPr>
                    <w:rFonts w:ascii="Cambria Math" w:hAnsi="Cambria Math"/>
                    <w:i/>
                    <w:sz w:val="26"/>
                    <w:szCs w:val="26"/>
                  </w:rPr>
                </w:ins>
              </m:ctrlPr>
            </m:sSubPr>
            <m:e>
              <w:ins w:id="6044" w:author="The Si Tran" w:date="2012-12-07T22:21:00Z">
                <m:r>
                  <w:rPr>
                    <w:rFonts w:ascii="Cambria Math" w:hAnsi="Cambria Math"/>
                    <w:sz w:val="26"/>
                    <w:szCs w:val="26"/>
                  </w:rPr>
                  <m:t>a</m:t>
                </m:r>
              </w:ins>
            </m:e>
            <m:sub>
              <w:ins w:id="6045" w:author="The Si Tran" w:date="2012-12-07T22:21:00Z">
                <m:r>
                  <w:rPr>
                    <w:rFonts w:ascii="Cambria Math" w:hAnsi="Cambria Math"/>
                    <w:sz w:val="26"/>
                    <w:szCs w:val="26"/>
                  </w:rPr>
                  <m:t>p</m:t>
                </m:r>
              </w:ins>
            </m:sub>
          </m:sSub>
          <w:ins w:id="6046" w:author="The Si Tran" w:date="2012-12-07T22:21:00Z">
            <m:r>
              <w:rPr>
                <w:rFonts w:ascii="Cambria Math" w:hAnsi="Cambria Math"/>
                <w:sz w:val="26"/>
                <w:szCs w:val="26"/>
              </w:rPr>
              <m:t>y</m:t>
            </m:r>
          </w:ins>
          <m:d>
            <m:dPr>
              <m:ctrlPr>
                <w:ins w:id="6047" w:author="The Si Tran" w:date="2012-12-07T22:21:00Z">
                  <w:rPr>
                    <w:rFonts w:ascii="Cambria Math" w:hAnsi="Cambria Math"/>
                    <w:i/>
                    <w:sz w:val="26"/>
                    <w:szCs w:val="26"/>
                  </w:rPr>
                </w:ins>
              </m:ctrlPr>
            </m:dPr>
            <m:e>
              <w:ins w:id="6048" w:author="The Si Tran" w:date="2012-12-07T22:21:00Z">
                <m:r>
                  <w:rPr>
                    <w:rFonts w:ascii="Cambria Math" w:hAnsi="Cambria Math"/>
                    <w:sz w:val="26"/>
                    <w:szCs w:val="26"/>
                  </w:rPr>
                  <m:t>t-p+n</m:t>
                </m:r>
              </w:ins>
            </m:e>
          </m:d>
          <w:ins w:id="6049" w:author="The Si Tran" w:date="2012-12-07T22:21:00Z">
            <m:r>
              <w:rPr>
                <w:rFonts w:ascii="Cambria Math" w:hAnsi="Cambria Math"/>
                <w:sz w:val="26"/>
                <w:szCs w:val="26"/>
              </w:rPr>
              <m:t>+0+</m:t>
            </m:r>
          </w:ins>
          <m:sSub>
            <m:sSubPr>
              <m:ctrlPr>
                <w:ins w:id="6050" w:author="The Si Tran" w:date="2012-12-07T22:21:00Z">
                  <w:rPr>
                    <w:rFonts w:ascii="Cambria Math" w:hAnsi="Cambria Math"/>
                    <w:i/>
                    <w:sz w:val="26"/>
                    <w:szCs w:val="26"/>
                  </w:rPr>
                </w:ins>
              </m:ctrlPr>
            </m:sSubPr>
            <m:e>
              <w:ins w:id="6051" w:author="The Si Tran" w:date="2012-12-07T22:21:00Z">
                <m:r>
                  <w:rPr>
                    <w:rFonts w:ascii="Cambria Math" w:hAnsi="Cambria Math"/>
                    <w:sz w:val="26"/>
                    <w:szCs w:val="26"/>
                  </w:rPr>
                  <m:t>b</m:t>
                </m:r>
              </w:ins>
            </m:e>
            <m:sub>
              <w:ins w:id="6052" w:author="The Si Tran" w:date="2012-12-07T22:21:00Z">
                <m:r>
                  <w:rPr>
                    <w:rFonts w:ascii="Cambria Math" w:hAnsi="Cambria Math"/>
                    <w:sz w:val="26"/>
                    <w:szCs w:val="26"/>
                  </w:rPr>
                  <m:t>1</m:t>
                </m:r>
              </w:ins>
            </m:sub>
          </m:sSub>
          <w:ins w:id="6053" w:author="The Si Tran" w:date="2012-12-07T22:21:00Z">
            <m:r>
              <w:rPr>
                <w:rFonts w:ascii="Cambria Math" w:hAnsi="Cambria Math"/>
                <w:sz w:val="26"/>
                <w:szCs w:val="26"/>
              </w:rPr>
              <m:t>0+</m:t>
            </m:r>
          </w:ins>
          <m:sSub>
            <m:sSubPr>
              <m:ctrlPr>
                <w:ins w:id="6054" w:author="The Si Tran" w:date="2012-12-07T22:21:00Z">
                  <w:rPr>
                    <w:rFonts w:ascii="Cambria Math" w:hAnsi="Cambria Math"/>
                    <w:i/>
                    <w:sz w:val="26"/>
                    <w:szCs w:val="26"/>
                  </w:rPr>
                </w:ins>
              </m:ctrlPr>
            </m:sSubPr>
            <m:e>
              <w:ins w:id="6055" w:author="The Si Tran" w:date="2012-12-07T22:21:00Z">
                <m:r>
                  <w:rPr>
                    <w:rFonts w:ascii="Cambria Math" w:hAnsi="Cambria Math"/>
                    <w:sz w:val="26"/>
                    <w:szCs w:val="26"/>
                  </w:rPr>
                  <m:t>b</m:t>
                </m:r>
              </w:ins>
            </m:e>
            <m:sub>
              <w:ins w:id="6056" w:author="The Si Tran" w:date="2012-12-07T22:21:00Z">
                <m:r>
                  <w:rPr>
                    <w:rFonts w:ascii="Cambria Math" w:hAnsi="Cambria Math"/>
                    <w:sz w:val="26"/>
                    <w:szCs w:val="26"/>
                  </w:rPr>
                  <m:t>2</m:t>
                </m:r>
              </w:ins>
            </m:sub>
          </m:sSub>
          <w:ins w:id="6057" w:author="The Si Tran" w:date="2012-12-07T22:21:00Z">
            <m:r>
              <w:rPr>
                <w:rFonts w:ascii="Cambria Math" w:hAnsi="Cambria Math"/>
                <w:sz w:val="26"/>
                <w:szCs w:val="26"/>
              </w:rPr>
              <m:t>0+…+</m:t>
            </m:r>
          </w:ins>
          <m:sSub>
            <m:sSubPr>
              <m:ctrlPr>
                <w:ins w:id="6058" w:author="The Si Tran" w:date="2012-12-07T22:21:00Z">
                  <w:rPr>
                    <w:rFonts w:ascii="Cambria Math" w:hAnsi="Cambria Math"/>
                    <w:i/>
                    <w:sz w:val="26"/>
                    <w:szCs w:val="26"/>
                  </w:rPr>
                </w:ins>
              </m:ctrlPr>
            </m:sSubPr>
            <m:e>
              <w:ins w:id="6059" w:author="The Si Tran" w:date="2012-12-07T22:21:00Z">
                <m:r>
                  <w:rPr>
                    <w:rFonts w:ascii="Cambria Math" w:hAnsi="Cambria Math"/>
                    <w:sz w:val="26"/>
                    <w:szCs w:val="26"/>
                  </w:rPr>
                  <m:t>b</m:t>
                </m:r>
              </w:ins>
            </m:e>
            <m:sub>
              <w:ins w:id="6060" w:author="The Si Tran" w:date="2012-12-07T22:21:00Z">
                <m:r>
                  <w:rPr>
                    <w:rFonts w:ascii="Cambria Math" w:hAnsi="Cambria Math"/>
                    <w:sz w:val="26"/>
                    <w:szCs w:val="26"/>
                  </w:rPr>
                  <m:t>q</m:t>
                </m:r>
              </w:ins>
            </m:sub>
          </m:sSub>
          <w:ins w:id="6061" w:author="The Si Tran" w:date="2012-12-07T22:21:00Z">
            <m:r>
              <w:rPr>
                <w:rFonts w:ascii="Cambria Math" w:hAnsi="Cambria Math"/>
                <w:sz w:val="26"/>
                <w:szCs w:val="26"/>
              </w:rPr>
              <m:t>e(1-q+n)</m:t>
            </m:r>
          </w:ins>
        </m:oMath>
      </m:oMathPara>
    </w:p>
    <w:p w14:paraId="3139B9C9" w14:textId="77777777" w:rsidR="00A625DC" w:rsidRDefault="00A625DC">
      <w:pPr>
        <w:pStyle w:val="BuletL1"/>
        <w:rPr>
          <w:ins w:id="6062" w:author="The Si Tran" w:date="2012-12-07T22:22:00Z"/>
        </w:rPr>
        <w:pPrChange w:id="6063" w:author="The Si Tran" w:date="2012-12-16T17:13:00Z">
          <w:pPr/>
        </w:pPrChange>
      </w:pPr>
      <w:ins w:id="6064"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065" w:author="The Si Tran" w:date="2012-12-07T22:21:00Z"/>
          <w:szCs w:val="26"/>
        </w:rPr>
        <w:pPrChange w:id="6066" w:author="The Si Tran" w:date="2012-12-14T05:31:00Z">
          <w:pPr/>
        </w:pPrChange>
      </w:pPr>
      <w:ins w:id="6067"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068" w:author="The Si Tran" w:date="2012-12-07T22:21:00Z"/>
          <w:rFonts w:ascii="Times New Roman" w:hAnsi="Times New Roman"/>
          <w:sz w:val="26"/>
          <w:szCs w:val="26"/>
        </w:rPr>
        <w:pPrChange w:id="6069" w:author="The Si Tran" w:date="2012-12-14T05:31:00Z">
          <w:pPr>
            <w:pStyle w:val="ListParagraph"/>
            <w:numPr>
              <w:numId w:val="23"/>
            </w:numPr>
            <w:ind w:left="1080" w:hanging="360"/>
          </w:pPr>
        </w:pPrChange>
      </w:pPr>
      <w:ins w:id="6070"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071" w:author="The Si Tran" w:date="2012-12-07T22:21:00Z"/>
          <w:rFonts w:ascii="Times New Roman" w:hAnsi="Times New Roman"/>
          <w:sz w:val="26"/>
          <w:szCs w:val="26"/>
        </w:rPr>
        <w:pPrChange w:id="6072" w:author="The Si Tran" w:date="2012-12-14T05:31:00Z">
          <w:pPr>
            <w:pStyle w:val="ListParagraph"/>
            <w:numPr>
              <w:numId w:val="23"/>
            </w:numPr>
            <w:ind w:left="1080" w:hanging="360"/>
          </w:pPr>
        </w:pPrChange>
      </w:pPr>
      <w:ins w:id="6073"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074" w:author="The Si Tran" w:date="2012-12-14T05:31:00Z">
          <w:pPr/>
        </w:pPrChange>
      </w:pPr>
    </w:p>
    <w:p w14:paraId="2C8B6B72" w14:textId="5B8E2950" w:rsidR="00826F68" w:rsidRPr="0049233F" w:rsidRDefault="00B80B3D">
      <w:pPr>
        <w:pStyle w:val="Heading2"/>
        <w:rPr>
          <w:sz w:val="26"/>
          <w:szCs w:val="26"/>
          <w:rPrChange w:id="6075" w:author="The Si Tran" w:date="2012-12-05T23:02:00Z">
            <w:rPr/>
          </w:rPrChange>
        </w:rPr>
      </w:pPr>
      <w:bookmarkStart w:id="6076" w:name="_Toc343452474"/>
      <w:r w:rsidRPr="0049233F">
        <w:rPr>
          <w:sz w:val="26"/>
          <w:szCs w:val="26"/>
          <w:rPrChange w:id="6077" w:author="The Si Tran" w:date="2012-12-05T23:02:00Z">
            <w:rPr>
              <w:rFonts w:cs="Times New Roman"/>
              <w:b w:val="0"/>
              <w:bCs w:val="0"/>
              <w:iCs w:val="0"/>
              <w:sz w:val="26"/>
              <w:szCs w:val="22"/>
            </w:rPr>
          </w:rPrChange>
        </w:rPr>
        <w:t>Kết luận về mô hình ARIMA</w:t>
      </w:r>
      <w:bookmarkEnd w:id="6076"/>
    </w:p>
    <w:p w14:paraId="7BA5C88E" w14:textId="77777777" w:rsidR="00D969EA" w:rsidRPr="0049233F" w:rsidRDefault="00D969EA">
      <w:pPr>
        <w:rPr>
          <w:rPrChange w:id="6078" w:author="The Si Tran" w:date="2012-12-05T23:02:00Z">
            <w:rPr>
              <w:sz w:val="28"/>
              <w:szCs w:val="28"/>
            </w:rPr>
          </w:rPrChange>
        </w:rPr>
        <w:pPrChange w:id="6079" w:author="The Si Tran" w:date="2012-12-16T08:14:00Z">
          <w:pPr>
            <w:ind w:firstLine="540"/>
          </w:pPr>
        </w:pPrChange>
      </w:pPr>
      <w:r w:rsidRPr="0049233F">
        <w:rPr>
          <w:rPrChange w:id="6080"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081" w:author="The Si Tran" w:date="2012-12-05T23:02:00Z">
            <w:rPr>
              <w:sz w:val="28"/>
              <w:szCs w:val="28"/>
            </w:rPr>
          </w:rPrChange>
        </w:rPr>
        <w:pPrChange w:id="6082" w:author="The Si Tran" w:date="2012-12-14T05:32:00Z">
          <w:pPr>
            <w:numPr>
              <w:numId w:val="3"/>
            </w:numPr>
            <w:tabs>
              <w:tab w:val="num" w:pos="1365"/>
            </w:tabs>
            <w:spacing w:before="0" w:line="240" w:lineRule="auto"/>
            <w:ind w:left="1365" w:hanging="825"/>
            <w:jc w:val="left"/>
          </w:pPr>
        </w:pPrChange>
      </w:pPr>
      <w:r w:rsidRPr="0049233F">
        <w:rPr>
          <w:szCs w:val="26"/>
          <w:rPrChange w:id="6083" w:author="The Si Tran" w:date="2012-12-05T23:02:00Z">
            <w:rPr>
              <w:sz w:val="28"/>
              <w:szCs w:val="28"/>
            </w:rPr>
          </w:rPrChange>
        </w:rPr>
        <w:lastRenderedPageBreak/>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6084" w:author="The Si Tran" w:date="2012-12-05T23:02:00Z">
            <w:rPr>
              <w:sz w:val="28"/>
              <w:szCs w:val="28"/>
            </w:rPr>
          </w:rPrChange>
        </w:rPr>
        <w:pPrChange w:id="6085" w:author="The Si Tran" w:date="2012-12-14T05:32:00Z">
          <w:pPr>
            <w:numPr>
              <w:numId w:val="3"/>
            </w:numPr>
            <w:tabs>
              <w:tab w:val="num" w:pos="1365"/>
            </w:tabs>
            <w:spacing w:before="0" w:line="240" w:lineRule="auto"/>
            <w:ind w:left="1365" w:hanging="825"/>
            <w:jc w:val="left"/>
          </w:pPr>
        </w:pPrChange>
      </w:pPr>
      <w:r w:rsidRPr="0049233F">
        <w:rPr>
          <w:szCs w:val="26"/>
          <w:rPrChange w:id="6086"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6087" w:author="The Si Tran" w:date="2012-12-05T23:02:00Z">
            <w:rPr>
              <w:sz w:val="28"/>
              <w:szCs w:val="28"/>
            </w:rPr>
          </w:rPrChange>
        </w:rPr>
        <w:pPrChange w:id="6088" w:author="The Si Tran" w:date="2012-12-14T05:32:00Z">
          <w:pPr>
            <w:numPr>
              <w:numId w:val="3"/>
            </w:numPr>
            <w:tabs>
              <w:tab w:val="num" w:pos="1365"/>
            </w:tabs>
            <w:spacing w:before="0" w:line="240" w:lineRule="auto"/>
            <w:ind w:left="1365" w:hanging="825"/>
            <w:jc w:val="left"/>
          </w:pPr>
        </w:pPrChange>
      </w:pPr>
      <w:r w:rsidRPr="0049233F">
        <w:rPr>
          <w:szCs w:val="26"/>
          <w:rPrChange w:id="6089"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090" w:author="The Si Tran" w:date="2012-12-12T07:57:00Z"/>
          <w:szCs w:val="26"/>
        </w:rPr>
      </w:pPr>
      <w:ins w:id="6091" w:author="The Si Tran" w:date="2012-12-12T07:57:00Z">
        <w:r>
          <w:rPr>
            <w:szCs w:val="26"/>
          </w:rPr>
          <w:br w:type="page"/>
        </w:r>
      </w:ins>
    </w:p>
    <w:p w14:paraId="4E0FA947" w14:textId="0E845A2F" w:rsidR="006E3FE4" w:rsidRPr="0050316D" w:rsidDel="00D139B5" w:rsidRDefault="00396099" w:rsidP="00D969EA">
      <w:pPr>
        <w:rPr>
          <w:del w:id="6092" w:author="The Si Tran" w:date="2012-12-12T07:57:00Z"/>
          <w:sz w:val="32"/>
          <w:szCs w:val="32"/>
          <w:rPrChange w:id="6093" w:author="The Si Tran" w:date="2012-12-12T13:56:00Z">
            <w:rPr>
              <w:del w:id="6094" w:author="The Si Tran" w:date="2012-12-12T07:57:00Z"/>
              <w:szCs w:val="26"/>
            </w:rPr>
          </w:rPrChange>
        </w:rPr>
      </w:pPr>
      <w:bookmarkStart w:id="6095" w:name="_Toc343083629"/>
      <w:bookmarkStart w:id="6096" w:name="_Toc343083843"/>
      <w:bookmarkStart w:id="6097" w:name="_Toc343084054"/>
      <w:bookmarkStart w:id="6098" w:name="_Toc343220813"/>
      <w:bookmarkStart w:id="6099" w:name="_Toc343232317"/>
      <w:bookmarkStart w:id="6100" w:name="_Toc343232730"/>
      <w:bookmarkStart w:id="6101" w:name="_Toc343233015"/>
      <w:bookmarkStart w:id="6102" w:name="_Toc343415520"/>
      <w:bookmarkStart w:id="6103" w:name="_Toc343415816"/>
      <w:bookmarkEnd w:id="6095"/>
      <w:bookmarkEnd w:id="6096"/>
      <w:bookmarkEnd w:id="6097"/>
      <w:bookmarkEnd w:id="6098"/>
      <w:bookmarkEnd w:id="6099"/>
      <w:bookmarkEnd w:id="6100"/>
      <w:bookmarkEnd w:id="6101"/>
      <w:bookmarkEnd w:id="6102"/>
      <w:bookmarkEnd w:id="6103"/>
      <w:ins w:id="6104" w:author="superchickend" w:date="2012-12-16T14:59:00Z">
        <w:r>
          <w:lastRenderedPageBreak/>
          <w:t xml:space="preserve">    </w:t>
        </w:r>
      </w:ins>
      <w:bookmarkStart w:id="6105" w:name="_Toc343452475"/>
      <w:bookmarkEnd w:id="6105"/>
    </w:p>
    <w:p w14:paraId="49DDE508" w14:textId="77777777" w:rsidR="006E3FE4" w:rsidRDefault="006E3FE4">
      <w:pPr>
        <w:pStyle w:val="Heading1"/>
        <w:rPr>
          <w:ins w:id="6106" w:author="The Si Tran" w:date="2012-12-16T09:43:00Z"/>
        </w:rPr>
        <w:pPrChange w:id="6107" w:author="The Si Tran" w:date="2012-12-16T09:44:00Z">
          <w:pPr>
            <w:pStyle w:val="Heading1"/>
            <w:jc w:val="left"/>
          </w:pPr>
        </w:pPrChange>
      </w:pPr>
      <w:del w:id="6108" w:author="The Si Tran" w:date="2012-12-12T13:56:00Z">
        <w:r w:rsidRPr="0050316D" w:rsidDel="0050316D">
          <w:rPr>
            <w:rPrChange w:id="6109" w:author="The Si Tran" w:date="2012-12-12T13:56:00Z">
              <w:rPr>
                <w:rFonts w:cs="Times New Roman"/>
                <w:b w:val="0"/>
                <w:bCs w:val="0"/>
                <w:kern w:val="0"/>
                <w:sz w:val="26"/>
                <w:szCs w:val="22"/>
              </w:rPr>
            </w:rPrChange>
          </w:rPr>
          <w:delText>Mô hình ANN</w:delText>
        </w:r>
      </w:del>
      <w:bookmarkStart w:id="6110" w:name="_Toc343452476"/>
      <w:ins w:id="6111" w:author="The Si Tran" w:date="2012-12-12T13:56:00Z">
        <w:r w:rsidR="0050316D" w:rsidRPr="00E078AF">
          <w:t xml:space="preserve">MÔ </w:t>
        </w:r>
        <w:r w:rsidR="0050316D" w:rsidRPr="003E4DFC">
          <w:t>HÌNH</w:t>
        </w:r>
        <w:r w:rsidR="0050316D" w:rsidRPr="00E078AF">
          <w:t xml:space="preserve"> ANN</w:t>
        </w:r>
      </w:ins>
      <w:bookmarkEnd w:id="6110"/>
    </w:p>
    <w:p w14:paraId="2EBA1707" w14:textId="494AD1C4" w:rsidR="00E231FB" w:rsidRPr="00032D83" w:rsidRDefault="00E231FB">
      <w:pPr>
        <w:pPrChange w:id="6112" w:author="The Si Tran" w:date="2012-12-16T09:43:00Z">
          <w:pPr>
            <w:pStyle w:val="Heading1"/>
            <w:jc w:val="left"/>
          </w:pPr>
        </w:pPrChange>
      </w:pPr>
      <w:ins w:id="6113" w:author="The Si Tran" w:date="2012-12-16T09:43:00Z">
        <w:r>
          <w:t>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chúng ta sẽ lần lượt tìm hiểu sơ lượt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6114" w:author="The Si Tran" w:date="2012-12-05T23:02:00Z">
            <w:rPr/>
          </w:rPrChange>
        </w:rPr>
      </w:pPr>
      <w:bookmarkStart w:id="6115" w:name="_Toc327348170"/>
      <w:bookmarkStart w:id="6116" w:name="_Toc343452477"/>
      <w:ins w:id="6117" w:author="The Si Tran" w:date="2012-12-12T14:07:00Z">
        <w:r>
          <w:rPr>
            <w:sz w:val="26"/>
            <w:szCs w:val="26"/>
          </w:rPr>
          <w:t>Sơ lược về mạng nơron nhân tạo</w:t>
        </w:r>
      </w:ins>
      <w:bookmarkEnd w:id="6116"/>
      <w:del w:id="6118" w:author="The Si Tran" w:date="2012-12-12T14:07:00Z">
        <w:r w:rsidR="0088753F" w:rsidRPr="0049233F" w:rsidDel="007038D9">
          <w:rPr>
            <w:sz w:val="26"/>
            <w:szCs w:val="26"/>
            <w:rPrChange w:id="6119" w:author="The Si Tran" w:date="2012-12-05T23:02:00Z">
              <w:rPr>
                <w:rFonts w:cs="Times New Roman"/>
                <w:b w:val="0"/>
                <w:bCs w:val="0"/>
                <w:iCs w:val="0"/>
                <w:kern w:val="32"/>
                <w:sz w:val="26"/>
                <w:szCs w:val="22"/>
              </w:rPr>
            </w:rPrChange>
          </w:rPr>
          <w:delText>SƠ LƯỢC VỀ MẠNG NEURON NHÂN TẠO</w:delText>
        </w:r>
      </w:del>
      <w:bookmarkEnd w:id="6115"/>
    </w:p>
    <w:p w14:paraId="2F085492" w14:textId="77777777" w:rsidR="0088753F" w:rsidRPr="0049233F" w:rsidRDefault="0088753F">
      <w:pPr>
        <w:pPrChange w:id="6120"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pPr>
        <w:pPrChange w:id="6121"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6122"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pPr>
        <w:pPrChange w:id="6123"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124" w:name="_Toc327348171"/>
      <w:del w:id="6125" w:author="The Si Tran" w:date="2012-12-12T14:07:00Z">
        <w:r w:rsidRPr="0049233F" w:rsidDel="007038D9">
          <w:rPr>
            <w:rPrChange w:id="6126" w:author="The Si Tran" w:date="2012-12-05T23:02:00Z">
              <w:rPr>
                <w:rFonts w:cs="Times New Roman"/>
                <w:b w:val="0"/>
                <w:bCs w:val="0"/>
                <w:iCs w:val="0"/>
                <w:sz w:val="26"/>
                <w:szCs w:val="22"/>
              </w:rPr>
            </w:rPrChange>
          </w:rPr>
          <w:delText>CẤU TRÚC VỀ MẠNG NEURON NHÂN TẠO</w:delText>
        </w:r>
      </w:del>
      <w:bookmarkStart w:id="6127" w:name="_Toc343452478"/>
      <w:bookmarkEnd w:id="6124"/>
      <w:ins w:id="6128" w:author="The Si Tran" w:date="2012-12-12T14:07:00Z">
        <w:r w:rsidR="007038D9">
          <w:t>Cấu trúc</w:t>
        </w:r>
        <w:r w:rsidR="007038D9" w:rsidRPr="007038D9">
          <w:rPr>
            <w:sz w:val="26"/>
            <w:szCs w:val="26"/>
          </w:rPr>
          <w:t xml:space="preserve"> về mạng nơron nhân tạo</w:t>
        </w:r>
      </w:ins>
      <w:bookmarkEnd w:id="6127"/>
    </w:p>
    <w:p w14:paraId="754FCA46" w14:textId="77777777" w:rsidR="0088753F" w:rsidRPr="0049233F" w:rsidRDefault="0088753F">
      <w:pPr>
        <w:pPrChange w:id="6129"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130" w:author="The Si Tran" w:date="2012-12-16T08:15:00Z">
          <w:pPr>
            <w:spacing w:before="0"/>
            <w:ind w:firstLine="720"/>
          </w:pPr>
        </w:pPrChange>
      </w:pPr>
      <w:r w:rsidRPr="0049233F">
        <w:t xml:space="preserve">Một đơn vị (Hình </w:t>
      </w:r>
      <w:ins w:id="6131" w:author="The Si Tran" w:date="2012-12-14T05:34:00Z">
        <w:r w:rsidR="00843CA1">
          <w:t>4</w:t>
        </w:r>
      </w:ins>
      <w:del w:id="6132"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133" w:author="The Si Tran" w:date="2012-12-16T17:14:00Z">
          <w:pPr>
            <w:keepNext/>
            <w:spacing w:before="0"/>
            <w:ind w:left="1440" w:firstLine="720"/>
          </w:pPr>
        </w:pPrChange>
      </w:pPr>
      <w:r w:rsidRPr="002B1464">
        <w:rPr>
          <w:noProof/>
        </w:rPr>
        <w:drawing>
          <wp:inline distT="0" distB="0" distL="0" distR="0" wp14:anchorId="460A1617" wp14:editId="0789AD1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0513EF5F" w:rsidR="0088753F" w:rsidRPr="0049233F" w:rsidDel="006C1895" w:rsidRDefault="006C1895">
      <w:pPr>
        <w:pStyle w:val="Hinh"/>
        <w:rPr>
          <w:del w:id="6134" w:author="The Si Tran" w:date="2012-12-11T23:30:00Z"/>
        </w:rPr>
        <w:pPrChange w:id="6135" w:author="The Si Tran" w:date="2012-12-16T17:15:00Z">
          <w:pPr>
            <w:pStyle w:val="Caption"/>
          </w:pPr>
        </w:pPrChange>
      </w:pPr>
      <w:bookmarkStart w:id="6136" w:name="_Toc326299570"/>
      <w:bookmarkStart w:id="6137" w:name="_Toc343452748"/>
      <w:ins w:id="6138" w:author="The Si Tran" w:date="2012-12-11T23:29:00Z">
        <w:r w:rsidRPr="00D753D1">
          <w:rPr>
            <w:bCs w:val="0"/>
            <w:rPrChange w:id="6139" w:author="The Si Tran" w:date="2012-12-16T17:15:00Z">
              <w:rPr>
                <w:b w:val="0"/>
                <w:bCs w:val="0"/>
                <w:lang w:val="pt-BR"/>
              </w:rPr>
            </w:rPrChange>
          </w:rPr>
          <w:t xml:space="preserve">Hình 4.1 </w:t>
        </w:r>
      </w:ins>
      <w:ins w:id="6140" w:author="The Si Tran" w:date="2012-12-11T23:30:00Z">
        <w:r w:rsidRPr="00032D83">
          <w:rPr>
            <w:bCs w:val="0"/>
          </w:rPr>
          <w:t>Đơn v</w:t>
        </w:r>
        <w:r w:rsidRPr="00D753D1">
          <w:rPr>
            <w:bCs w:val="0"/>
            <w:rPrChange w:id="6141" w:author="The Si Tran" w:date="2012-12-16T17:15:00Z">
              <w:rPr>
                <w:b w:val="0"/>
                <w:bCs w:val="0"/>
              </w:rPr>
            </w:rPrChange>
          </w:rPr>
          <w:t>ị mạng neuron</w:t>
        </w:r>
      </w:ins>
      <w:bookmarkEnd w:id="6137"/>
    </w:p>
    <w:p w14:paraId="7E5A720E" w14:textId="0C83035B" w:rsidR="0088753F" w:rsidRPr="0049233F" w:rsidDel="006C1895" w:rsidRDefault="0088753F">
      <w:pPr>
        <w:pStyle w:val="Hinh"/>
        <w:rPr>
          <w:del w:id="6142" w:author="The Si Tran" w:date="2012-12-11T23:30:00Z"/>
        </w:rPr>
        <w:pPrChange w:id="6143" w:author="The Si Tran" w:date="2012-12-16T17:15:00Z">
          <w:pPr>
            <w:pStyle w:val="Caption"/>
            <w:ind w:left="1440" w:firstLine="720"/>
          </w:pPr>
        </w:pPrChange>
      </w:pPr>
      <w:bookmarkStart w:id="6144" w:name="_Toc327348209"/>
      <w:bookmarkStart w:id="6145" w:name="_Toc343029959"/>
      <w:bookmarkEnd w:id="6136"/>
      <w:del w:id="6146"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147"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148"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144"/>
        <w:bookmarkEnd w:id="6145"/>
      </w:del>
    </w:p>
    <w:p w14:paraId="6ED679FF" w14:textId="77777777" w:rsidR="0088753F" w:rsidDel="00D753D1" w:rsidRDefault="0088753F">
      <w:pPr>
        <w:rPr>
          <w:del w:id="6149" w:author="The Si Tran" w:date="2012-12-16T17:15:00Z"/>
        </w:rPr>
        <w:pPrChange w:id="6150" w:author="The Si Tran" w:date="2012-12-16T17:15:00Z">
          <w:pPr>
            <w:spacing w:before="0"/>
            <w:ind w:firstLine="720"/>
          </w:pPr>
        </w:pPrChange>
      </w:pPr>
    </w:p>
    <w:p w14:paraId="581DE4F2" w14:textId="77777777" w:rsidR="00D753D1" w:rsidRPr="002B1464" w:rsidRDefault="00D753D1">
      <w:pPr>
        <w:pStyle w:val="Hinh"/>
        <w:rPr>
          <w:ins w:id="6151" w:author="The Si Tran" w:date="2012-12-16T17:15:00Z"/>
        </w:rPr>
        <w:pPrChange w:id="6152" w:author="The Si Tran" w:date="2012-12-16T17:15:00Z">
          <w:pPr/>
        </w:pPrChange>
      </w:pPr>
    </w:p>
    <w:p w14:paraId="35130FAB" w14:textId="77777777" w:rsidR="0088753F" w:rsidRPr="0049233F" w:rsidRDefault="0088753F">
      <w:pPr>
        <w:pPrChange w:id="6153" w:author="The Si Tran" w:date="2012-12-16T17: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154" w:author="The Si Tran" w:date="2012-12-16T08:15:00Z"/>
          <w:szCs w:val="26"/>
        </w:rPr>
        <w:pPrChange w:id="6155"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156" w:author="The Si Tran" w:date="2012-12-16T08:15:00Z">
          <w:pPr>
            <w:spacing w:before="0"/>
            <w:ind w:left="360"/>
          </w:pPr>
        </w:pPrChange>
      </w:pPr>
    </w:p>
    <w:p w14:paraId="27DE0199" w14:textId="77777777" w:rsidR="0088753F" w:rsidRPr="0049233F" w:rsidRDefault="0088753F">
      <w:pPr>
        <w:pPrChange w:id="6157"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158"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159" w:author="The Si Tran" w:date="2012-12-06T01:54:00Z"/>
          <w:rFonts w:ascii="Times New Roman" w:hAnsi="Times New Roman"/>
          <w:sz w:val="26"/>
          <w:szCs w:val="26"/>
        </w:rPr>
        <w:pPrChange w:id="6160" w:author="The Si Tran" w:date="2012-12-06T01:54:00Z">
          <w:pPr>
            <w:pStyle w:val="ListParagraph"/>
            <w:numPr>
              <w:numId w:val="7"/>
            </w:numPr>
            <w:spacing w:after="0" w:line="360" w:lineRule="auto"/>
            <w:ind w:left="360" w:hanging="360"/>
          </w:pPr>
        </w:pPrChange>
      </w:pPr>
      <w:del w:id="6161"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162" w:author="The Si Tran" w:date="2012-12-06T02:03:00Z"/>
          <w:rFonts w:ascii="Times New Roman" w:hAnsi="Times New Roman"/>
          <w:noProof/>
          <w:sz w:val="26"/>
          <w:rPrChange w:id="6163" w:author="The Si Tran" w:date="2012-12-06T01:54:00Z">
            <w:rPr>
              <w:del w:id="6164" w:author="The Si Tran" w:date="2012-12-06T02:03:00Z"/>
              <w:noProof/>
            </w:rPr>
          </w:rPrChange>
        </w:rPr>
        <w:pPrChange w:id="6165" w:author="The Si Tran" w:date="2012-12-06T01:54:00Z">
          <w:pPr>
            <w:pStyle w:val="ListParagraph"/>
            <w:spacing w:after="0" w:line="360" w:lineRule="auto"/>
            <w:ind w:left="0"/>
          </w:pPr>
        </w:pPrChange>
      </w:pPr>
      <w:del w:id="6166" w:author="The Si Tran" w:date="2012-12-06T01:54:00Z">
        <w:r w:rsidRPr="002B1464" w:rsidDel="000B65E4">
          <w:rPr>
            <w:noProof/>
          </w:rPr>
          <w:drawing>
            <wp:inline distT="0" distB="0" distL="0" distR="0" wp14:anchorId="34070222" wp14:editId="47C1FB8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167" w:author="The Si Tran" w:date="2012-12-06T01:56:00Z"/>
          <w:rFonts w:ascii="Times New Roman" w:hAnsi="Times New Roman"/>
          <w:sz w:val="26"/>
          <w:szCs w:val="26"/>
        </w:rPr>
        <w:pPrChange w:id="6168" w:author="The Si Tran" w:date="2012-12-06T01:54:00Z">
          <w:pPr>
            <w:pStyle w:val="ListParagraph"/>
            <w:numPr>
              <w:numId w:val="7"/>
            </w:numPr>
            <w:spacing w:after="0" w:line="360" w:lineRule="auto"/>
            <w:ind w:left="360" w:hanging="360"/>
          </w:pPr>
        </w:pPrChange>
      </w:pPr>
      <w:del w:id="6169"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170" w:author="The Si Tran" w:date="2012-12-06T02:03:00Z"/>
          <w:rFonts w:ascii="Times New Roman" w:hAnsi="Times New Roman"/>
          <w:sz w:val="26"/>
          <w:rPrChange w:id="6171" w:author="The Si Tran" w:date="2012-12-06T01:56:00Z">
            <w:rPr>
              <w:del w:id="6172" w:author="The Si Tran" w:date="2012-12-06T02:03:00Z"/>
            </w:rPr>
          </w:rPrChange>
        </w:rPr>
        <w:pPrChange w:id="6173" w:author="The Si Tran" w:date="2012-12-06T01:56:00Z">
          <w:pPr>
            <w:pStyle w:val="ListParagraph"/>
            <w:spacing w:after="0" w:line="360" w:lineRule="auto"/>
            <w:ind w:left="0"/>
          </w:pPr>
        </w:pPrChange>
      </w:pPr>
      <w:del w:id="6174" w:author="The Si Tran" w:date="2012-12-06T01:56:00Z">
        <w:r w:rsidRPr="002B1464" w:rsidDel="000B65E4">
          <w:rPr>
            <w:noProof/>
          </w:rPr>
          <w:drawing>
            <wp:inline distT="0" distB="0" distL="0" distR="0" wp14:anchorId="1BC24508" wp14:editId="77DB88BD">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175" w:author="The Si Tran" w:date="2012-12-06T01:58:00Z"/>
          <w:rFonts w:ascii="Times New Roman" w:hAnsi="Times New Roman"/>
          <w:sz w:val="26"/>
          <w:szCs w:val="26"/>
        </w:rPr>
        <w:pPrChange w:id="6176" w:author="The Si Tran" w:date="2012-12-06T01:56:00Z">
          <w:pPr>
            <w:pStyle w:val="ListParagraph"/>
            <w:numPr>
              <w:numId w:val="7"/>
            </w:numPr>
            <w:spacing w:after="0" w:line="360" w:lineRule="auto"/>
            <w:ind w:left="360" w:hanging="360"/>
          </w:pPr>
        </w:pPrChange>
      </w:pPr>
      <w:del w:id="6177"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178" w:author="The Si Tran" w:date="2012-12-06T02:03:00Z"/>
          <w:rFonts w:ascii="Times New Roman" w:hAnsi="Times New Roman"/>
          <w:sz w:val="26"/>
          <w:szCs w:val="26"/>
        </w:rPr>
        <w:pPrChange w:id="6179" w:author="The Si Tran" w:date="2012-12-06T01:58:00Z">
          <w:pPr>
            <w:pStyle w:val="ListParagraph"/>
            <w:spacing w:after="0" w:line="360" w:lineRule="auto"/>
            <w:ind w:left="0"/>
          </w:pPr>
        </w:pPrChange>
      </w:pPr>
      <w:del w:id="6180" w:author="The Si Tran" w:date="2012-12-06T01:58:00Z">
        <w:r w:rsidRPr="002B1464" w:rsidDel="000B65E4">
          <w:rPr>
            <w:rFonts w:ascii="Times New Roman" w:hAnsi="Times New Roman"/>
            <w:noProof/>
            <w:sz w:val="26"/>
            <w:szCs w:val="26"/>
            <w:rPrChange w:id="6181" w:author="Unknown">
              <w:rPr>
                <w:noProof/>
              </w:rPr>
            </w:rPrChange>
          </w:rPr>
          <w:drawing>
            <wp:inline distT="0" distB="0" distL="0" distR="0" wp14:anchorId="33EA6F15" wp14:editId="3C19AFEC">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182" w:author="The Si Tran" w:date="2012-12-06T01:58:00Z"/>
          <w:rFonts w:ascii="Times New Roman" w:hAnsi="Times New Roman"/>
          <w:sz w:val="26"/>
          <w:szCs w:val="26"/>
        </w:rPr>
        <w:pPrChange w:id="6183" w:author="The Si Tran" w:date="2012-12-06T01:58:00Z">
          <w:pPr>
            <w:pStyle w:val="ListParagraph"/>
            <w:numPr>
              <w:numId w:val="7"/>
            </w:numPr>
            <w:spacing w:after="0" w:line="360" w:lineRule="auto"/>
            <w:ind w:left="360" w:hanging="360"/>
          </w:pPr>
        </w:pPrChange>
      </w:pPr>
      <w:del w:id="6184"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185" w:author="The Si Tran" w:date="2012-12-06T02:03:00Z"/>
          <w:noProof/>
        </w:rPr>
        <w:pPrChange w:id="6186" w:author="The Si Tran" w:date="2012-12-06T01:58:00Z">
          <w:pPr>
            <w:spacing w:before="0"/>
          </w:pPr>
        </w:pPrChange>
      </w:pPr>
      <w:del w:id="6187" w:author="The Si Tran" w:date="2012-12-06T02:03:00Z">
        <w:r w:rsidRPr="0049233F" w:rsidDel="00F86DC5">
          <w:rPr>
            <w:noProof/>
          </w:rPr>
          <w:delText xml:space="preserve">     </w:delText>
        </w:r>
      </w:del>
      <w:del w:id="6188" w:author="The Si Tran" w:date="2012-12-06T01:58:00Z">
        <w:r w:rsidRPr="00032D83" w:rsidDel="000B65E4">
          <w:rPr>
            <w:noProof/>
          </w:rPr>
          <w:drawing>
            <wp:inline distT="0" distB="0" distL="0" distR="0" wp14:anchorId="77FA9531" wp14:editId="407ED4E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189" w:author="The Si Tran" w:date="2012-12-06T02:03:00Z"/>
          <w:rFonts w:ascii="Times New Roman" w:hAnsi="Times New Roman"/>
          <w:sz w:val="26"/>
          <w:szCs w:val="26"/>
        </w:rPr>
      </w:pPr>
      <w:ins w:id="619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191" w:author="The Si Tran" w:date="2012-12-06T02:03:00Z"/>
          <w:rFonts w:ascii="Times New Roman" w:hAnsi="Times New Roman"/>
          <w:noProof/>
          <w:sz w:val="26"/>
        </w:rPr>
      </w:pPr>
      <w:ins w:id="6192"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193" w:author="The Si Tran" w:date="2012-12-06T02:03:00Z"/>
          <w:rFonts w:ascii="Times New Roman" w:hAnsi="Times New Roman"/>
          <w:sz w:val="26"/>
          <w:szCs w:val="26"/>
        </w:rPr>
      </w:pPr>
      <w:ins w:id="619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195" w:author="The Si Tran" w:date="2012-12-06T02:03:00Z"/>
          <w:rFonts w:ascii="Times New Roman" w:hAnsi="Times New Roman"/>
          <w:sz w:val="26"/>
        </w:rPr>
      </w:pPr>
      <w:ins w:id="6196"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197" w:author="The Si Tran" w:date="2012-12-06T02:03:00Z"/>
        </w:rPr>
        <w:pPrChange w:id="6198" w:author="The Si Tran" w:date="2012-12-16T08:35:00Z">
          <w:pPr>
            <w:pStyle w:val="ListParagraph"/>
            <w:numPr>
              <w:numId w:val="7"/>
            </w:numPr>
            <w:spacing w:after="0" w:line="360" w:lineRule="auto"/>
            <w:ind w:left="360" w:hanging="360"/>
          </w:pPr>
        </w:pPrChange>
      </w:pPr>
      <w:ins w:id="6199"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200" w:author="The Si Tran" w:date="2012-12-06T02:03:00Z"/>
          <w:rFonts w:ascii="Times New Roman" w:hAnsi="Times New Roman"/>
          <w:sz w:val="26"/>
          <w:szCs w:val="26"/>
        </w:rPr>
      </w:pPr>
      <w:ins w:id="6201"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202" w:author="The Si Tran" w:date="2012-12-06T02:03:00Z"/>
        </w:rPr>
        <w:pPrChange w:id="6203" w:author="The Si Tran" w:date="2012-12-16T08:35:00Z">
          <w:pPr>
            <w:pStyle w:val="ListParagraph"/>
            <w:numPr>
              <w:numId w:val="7"/>
            </w:numPr>
            <w:spacing w:after="0" w:line="360" w:lineRule="auto"/>
            <w:ind w:left="360" w:hanging="360"/>
          </w:pPr>
        </w:pPrChange>
      </w:pPr>
      <w:ins w:id="6204"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205" w:author="The Si Tran" w:date="2012-12-16T08:16:00Z">
            <w:rPr>
              <w:szCs w:val="26"/>
            </w:rPr>
          </w:rPrChange>
        </w:rPr>
        <w:pPrChange w:id="6206" w:author="The Si Tran" w:date="2012-12-16T08:16:00Z">
          <w:pPr>
            <w:spacing w:before="0"/>
          </w:pPr>
        </w:pPrChange>
      </w:pPr>
      <w:ins w:id="6207"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6208" w:author="The Si Tran" w:date="2012-12-14T05:34:00Z"/>
        </w:rPr>
        <w:pPrChange w:id="6209"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6210"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211"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212" w:author="The Si Tran" w:date="2012-12-11T23:31:00Z"/>
        </w:rPr>
        <w:pPrChange w:id="6213"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CBAE93A">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9F089B" w:rsidDel="006C1895" w:rsidRDefault="006C1895">
      <w:pPr>
        <w:pStyle w:val="Hinh"/>
        <w:rPr>
          <w:del w:id="6214" w:author="The Si Tran" w:date="2012-12-11T23:31:00Z"/>
          <w:rPrChange w:id="6215" w:author="The Si Tran" w:date="2012-12-16T17:25:00Z">
            <w:rPr>
              <w:del w:id="6216" w:author="The Si Tran" w:date="2012-12-11T23:31:00Z"/>
            </w:rPr>
          </w:rPrChange>
        </w:rPr>
        <w:pPrChange w:id="6217" w:author="The Si Tran" w:date="2012-12-16T17:25:00Z">
          <w:pPr>
            <w:pStyle w:val="ListParagraph"/>
            <w:keepNext/>
            <w:spacing w:after="0" w:line="360" w:lineRule="auto"/>
            <w:ind w:firstLine="720"/>
          </w:pPr>
        </w:pPrChange>
      </w:pPr>
      <w:bookmarkStart w:id="6218" w:name="_Toc343452749"/>
      <w:ins w:id="6219" w:author="The Si Tran" w:date="2012-12-11T23:30:00Z">
        <w:r w:rsidRPr="00032D83">
          <w:lastRenderedPageBreak/>
          <w:t xml:space="preserve">Hình 4.1 </w:t>
        </w:r>
      </w:ins>
      <w:ins w:id="6220" w:author="The Si Tran" w:date="2012-12-11T23:31:00Z">
        <w:r w:rsidRPr="009F089B">
          <w:rPr>
            <w:rPrChange w:id="6221" w:author="The Si Tran" w:date="2012-12-16T17:25:00Z">
              <w:rPr/>
            </w:rPrChange>
          </w:rPr>
          <w:t>Mạng neuron truyền thẳng</w:t>
        </w:r>
      </w:ins>
      <w:bookmarkEnd w:id="6218"/>
    </w:p>
    <w:p w14:paraId="04ED4F0F" w14:textId="77777777" w:rsidR="0088753F" w:rsidRPr="0049233F" w:rsidDel="006C1895" w:rsidRDefault="0088753F">
      <w:pPr>
        <w:pStyle w:val="Hinh"/>
        <w:rPr>
          <w:del w:id="6222" w:author="The Si Tran" w:date="2012-12-11T23:32:00Z"/>
        </w:rPr>
        <w:pPrChange w:id="6223" w:author="The Si Tran" w:date="2012-12-16T17:25:00Z">
          <w:pPr>
            <w:pStyle w:val="Caption"/>
          </w:pPr>
        </w:pPrChange>
      </w:pPr>
      <w:del w:id="6224" w:author="The Si Tran" w:date="2012-12-11T23:31:00Z">
        <w:r w:rsidRPr="009F089B" w:rsidDel="006C1895">
          <w:rPr>
            <w:bCs w:val="0"/>
            <w:rPrChange w:id="6225" w:author="The Si Tran" w:date="2012-12-16T17:25:00Z">
              <w:rPr>
                <w:b w:val="0"/>
                <w:bCs w:val="0"/>
              </w:rPr>
            </w:rPrChange>
          </w:rPr>
          <w:delText xml:space="preserve"> </w:delText>
        </w:r>
      </w:del>
      <w:r w:rsidRPr="0049233F">
        <w:t xml:space="preserve"> </w:t>
      </w:r>
      <w:del w:id="6226" w:author="The Si Tran" w:date="2012-12-11T23:32:00Z">
        <w:r w:rsidRPr="0049233F" w:rsidDel="006C1895">
          <w:delText xml:space="preserve">                           </w:delText>
        </w:r>
        <w:bookmarkStart w:id="6227" w:name="_Toc326299571"/>
        <w:r w:rsidRPr="0049233F" w:rsidDel="006C1895">
          <w:tab/>
        </w:r>
      </w:del>
      <w:bookmarkStart w:id="6228" w:name="_Toc327348210"/>
      <w:bookmarkStart w:id="6229" w:name="_Toc343029960"/>
      <w:del w:id="6230"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231"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232"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227"/>
      <w:bookmarkEnd w:id="6228"/>
      <w:bookmarkEnd w:id="6229"/>
    </w:p>
    <w:p w14:paraId="1EFEA16E" w14:textId="77777777" w:rsidR="0088753F" w:rsidRDefault="0088753F">
      <w:pPr>
        <w:pStyle w:val="Hinh"/>
        <w:rPr>
          <w:ins w:id="6233" w:author="The Si Tran" w:date="2012-12-11T23:32:00Z"/>
        </w:rPr>
        <w:pPrChange w:id="6234" w:author="The Si Tran" w:date="2012-12-16T17:25:00Z">
          <w:pPr/>
        </w:pPrChange>
      </w:pPr>
    </w:p>
    <w:p w14:paraId="2983CE88" w14:textId="77777777" w:rsidR="006C1895" w:rsidRPr="002B1464" w:rsidRDefault="006C1895">
      <w:pPr>
        <w:pStyle w:val="Hinh"/>
        <w:pPrChange w:id="6235" w:author="The Si Tran" w:date="2012-12-16T10:10:00Z">
          <w:pPr/>
        </w:pPrChange>
      </w:pPr>
    </w:p>
    <w:p w14:paraId="4096FB84" w14:textId="77777777" w:rsidR="0088753F" w:rsidRPr="0049233F" w:rsidRDefault="0088753F">
      <w:pPr>
        <w:pStyle w:val="BuletL1"/>
        <w:pPrChange w:id="6236"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237" w:author="The Si Tran" w:date="2012-12-16T17:25:00Z">
          <w:pPr>
            <w:pStyle w:val="ListParagraph"/>
            <w:keepNext/>
            <w:spacing w:after="0" w:line="360" w:lineRule="auto"/>
            <w:ind w:left="1440"/>
          </w:pPr>
        </w:pPrChange>
      </w:pPr>
      <w:r w:rsidRPr="002B1464">
        <w:rPr>
          <w:noProof/>
        </w:rPr>
        <w:drawing>
          <wp:inline distT="0" distB="0" distL="0" distR="0" wp14:anchorId="7217067D" wp14:editId="09923635">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6238" w:author="The Si Tran" w:date="2012-12-16T10:10:00Z">
          <w:pPr>
            <w:pStyle w:val="Caption"/>
          </w:pPr>
        </w:pPrChange>
      </w:pPr>
      <w:bookmarkStart w:id="6239" w:name="_Toc326299572"/>
      <w:bookmarkStart w:id="6240" w:name="_Toc327348211"/>
      <w:bookmarkStart w:id="6241" w:name="_Toc343029961"/>
      <w:bookmarkStart w:id="6242" w:name="_Toc343452750"/>
      <w:ins w:id="6243" w:author="The Si Tran" w:date="2012-12-11T23:32:00Z">
        <w:r>
          <w:t>Hình 4.2</w:t>
        </w:r>
        <w:r w:rsidRPr="006C1895">
          <w:t xml:space="preserve"> </w:t>
        </w:r>
        <w:r w:rsidRPr="00032D83">
          <w:t>M</w:t>
        </w:r>
        <w:r w:rsidRPr="006C1895">
          <w:rPr>
            <w:rPrChange w:id="6244" w:author="The Si Tran" w:date="2012-12-11T23:32:00Z">
              <w:rPr>
                <w:b w:val="0"/>
              </w:rPr>
            </w:rPrChange>
          </w:rPr>
          <w:t>ạng neuron hồi quy</w:t>
        </w:r>
        <w:bookmarkEnd w:id="6242"/>
        <w:r w:rsidRPr="0049233F">
          <w:t xml:space="preserve"> </w:t>
        </w:r>
      </w:ins>
      <w:del w:id="6245"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246"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247"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239"/>
      <w:bookmarkEnd w:id="6240"/>
      <w:bookmarkEnd w:id="624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248"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249"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w:t>
      </w:r>
      <w:r w:rsidRPr="0049233F">
        <w:lastRenderedPageBreak/>
        <w:t xml:space="preserve">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250" w:author="The Si Tran" w:date="2012-12-16T17:26:00Z">
          <w:pPr>
            <w:keepNext/>
            <w:spacing w:before="0"/>
            <w:ind w:left="1440" w:firstLine="720"/>
          </w:pPr>
        </w:pPrChange>
      </w:pPr>
      <w:r w:rsidRPr="002B1464">
        <w:rPr>
          <w:noProof/>
        </w:rPr>
        <w:drawing>
          <wp:inline distT="0" distB="0" distL="0" distR="0" wp14:anchorId="38C99F8A" wp14:editId="4936447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6251" w:author="The Si Tran" w:date="2012-12-16T10:10:00Z">
          <w:pPr>
            <w:pStyle w:val="Caption"/>
          </w:pPr>
        </w:pPrChange>
      </w:pPr>
      <w:bookmarkStart w:id="6252" w:name="_Toc326299573"/>
      <w:bookmarkStart w:id="6253" w:name="_Toc327348212"/>
      <w:bookmarkStart w:id="6254" w:name="_Toc343029962"/>
      <w:bookmarkStart w:id="6255" w:name="_Toc343452751"/>
      <w:ins w:id="6256" w:author="The Si Tran" w:date="2012-12-11T23:33:00Z">
        <w:r>
          <w:t>Hình 4.3</w:t>
        </w:r>
        <w:r w:rsidR="002B62AC" w:rsidRPr="006C1895">
          <w:t xml:space="preserve"> </w:t>
        </w:r>
        <w:r w:rsidR="002B62AC">
          <w:t xml:space="preserve"> </w:t>
        </w:r>
      </w:ins>
      <w:del w:id="6257" w:author="The Si Tran" w:date="2012-12-11T23:33:00Z">
        <w:r w:rsidR="0088753F" w:rsidRPr="00032D83" w:rsidDel="002B62AC">
          <w:delText xml:space="preserve">Hình </w:delText>
        </w:r>
        <w:r w:rsidR="0088753F" w:rsidRPr="008E2AA9" w:rsidDel="002B62AC">
          <w:rPr>
            <w:rPrChange w:id="6258" w:author="The Si Tran" w:date="2012-12-11T23:33:00Z">
              <w:rPr>
                <w:b w:val="0"/>
              </w:rPr>
            </w:rPrChange>
          </w:rPr>
          <w:fldChar w:fldCharType="begin"/>
        </w:r>
        <w:r w:rsidR="0088753F" w:rsidRPr="008E2AA9" w:rsidDel="002B62AC">
          <w:rPr>
            <w:rPrChange w:id="6259" w:author="The Si Tran" w:date="2012-12-11T23:33:00Z">
              <w:rPr>
                <w:b w:val="0"/>
              </w:rPr>
            </w:rPrChange>
          </w:rPr>
          <w:delInstrText xml:space="preserve"> STYLEREF 1 \s </w:delInstrText>
        </w:r>
        <w:r w:rsidR="0088753F" w:rsidRPr="008E2AA9" w:rsidDel="002B62AC">
          <w:rPr>
            <w:rPrChange w:id="6260" w:author="The Si Tran" w:date="2012-12-11T23:33:00Z">
              <w:rPr>
                <w:b w:val="0"/>
              </w:rPr>
            </w:rPrChange>
          </w:rPr>
          <w:fldChar w:fldCharType="separate"/>
        </w:r>
        <w:r w:rsidR="0088753F" w:rsidRPr="008E2AA9" w:rsidDel="002B62AC">
          <w:rPr>
            <w:noProof/>
            <w:rPrChange w:id="6261" w:author="The Si Tran" w:date="2012-12-11T23:33:00Z">
              <w:rPr>
                <w:b w:val="0"/>
                <w:noProof/>
              </w:rPr>
            </w:rPrChange>
          </w:rPr>
          <w:delText>2</w:delText>
        </w:r>
        <w:r w:rsidR="0088753F" w:rsidRPr="008E2AA9" w:rsidDel="002B62AC">
          <w:rPr>
            <w:rPrChange w:id="6262" w:author="The Si Tran" w:date="2012-12-11T23:33:00Z">
              <w:rPr>
                <w:b w:val="0"/>
              </w:rPr>
            </w:rPrChange>
          </w:rPr>
          <w:fldChar w:fldCharType="end"/>
        </w:r>
        <w:r w:rsidR="0088753F" w:rsidRPr="008E2AA9" w:rsidDel="002B62AC">
          <w:rPr>
            <w:rPrChange w:id="6263" w:author="The Si Tran" w:date="2012-12-11T23:33:00Z">
              <w:rPr>
                <w:b w:val="0"/>
              </w:rPr>
            </w:rPrChange>
          </w:rPr>
          <w:delText>.</w:delText>
        </w:r>
        <w:r w:rsidR="0088753F" w:rsidRPr="008E2AA9" w:rsidDel="002B62AC">
          <w:rPr>
            <w:rPrChange w:id="6264" w:author="The Si Tran" w:date="2012-12-11T23:33:00Z">
              <w:rPr>
                <w:b w:val="0"/>
              </w:rPr>
            </w:rPrChange>
          </w:rPr>
          <w:fldChar w:fldCharType="begin"/>
        </w:r>
        <w:r w:rsidR="0088753F" w:rsidRPr="008E2AA9" w:rsidDel="002B62AC">
          <w:rPr>
            <w:rPrChange w:id="6265" w:author="The Si Tran" w:date="2012-12-11T23:33:00Z">
              <w:rPr>
                <w:b w:val="0"/>
              </w:rPr>
            </w:rPrChange>
          </w:rPr>
          <w:delInstrText xml:space="preserve"> SEQ Hình \* ARABIC \s 1 </w:delInstrText>
        </w:r>
        <w:r w:rsidR="0088753F" w:rsidRPr="008E2AA9" w:rsidDel="002B62AC">
          <w:rPr>
            <w:rPrChange w:id="6266" w:author="The Si Tran" w:date="2012-12-11T23:33:00Z">
              <w:rPr>
                <w:b w:val="0"/>
              </w:rPr>
            </w:rPrChange>
          </w:rPr>
          <w:fldChar w:fldCharType="separate"/>
        </w:r>
        <w:r w:rsidR="0088753F" w:rsidRPr="008E2AA9" w:rsidDel="002B62AC">
          <w:rPr>
            <w:noProof/>
            <w:rPrChange w:id="6267" w:author="The Si Tran" w:date="2012-12-11T23:33:00Z">
              <w:rPr>
                <w:b w:val="0"/>
                <w:noProof/>
              </w:rPr>
            </w:rPrChange>
          </w:rPr>
          <w:delText>4</w:delText>
        </w:r>
        <w:r w:rsidR="0088753F" w:rsidRPr="008E2AA9" w:rsidDel="002B62AC">
          <w:rPr>
            <w:rPrChange w:id="6268" w:author="The Si Tran" w:date="2012-12-11T23:33:00Z">
              <w:rPr>
                <w:b w:val="0"/>
              </w:rPr>
            </w:rPrChange>
          </w:rPr>
          <w:fldChar w:fldCharType="end"/>
        </w:r>
        <w:r w:rsidR="0088753F" w:rsidRPr="008E2AA9" w:rsidDel="002B62AC">
          <w:rPr>
            <w:rPrChange w:id="6269" w:author="The Si Tran" w:date="2012-12-11T23:33:00Z">
              <w:rPr>
                <w:b w:val="0"/>
              </w:rPr>
            </w:rPrChange>
          </w:rPr>
          <w:delText xml:space="preserve">: </w:delText>
        </w:r>
      </w:del>
      <w:r w:rsidR="0088753F" w:rsidRPr="008E2AA9">
        <w:rPr>
          <w:rPrChange w:id="6270" w:author="The Si Tran" w:date="2012-12-11T23:33:00Z">
            <w:rPr>
              <w:b w:val="0"/>
            </w:rPr>
          </w:rPrChange>
        </w:rPr>
        <w:t>Mô hình học có giám sát</w:t>
      </w:r>
      <w:bookmarkEnd w:id="6252"/>
      <w:bookmarkEnd w:id="6253"/>
      <w:bookmarkEnd w:id="6254"/>
      <w:bookmarkEnd w:id="6255"/>
    </w:p>
    <w:p w14:paraId="7A2E26AA" w14:textId="77777777" w:rsidR="0088753F" w:rsidRPr="0049233F" w:rsidRDefault="0088753F" w:rsidP="0088753F">
      <w:pPr>
        <w:spacing w:before="0"/>
        <w:rPr>
          <w:szCs w:val="26"/>
        </w:rPr>
      </w:pPr>
    </w:p>
    <w:p w14:paraId="578E4D94" w14:textId="77777777" w:rsidR="0088753F" w:rsidRPr="0049233F" w:rsidRDefault="0088753F">
      <w:pPr>
        <w:pStyle w:val="BuletL1"/>
        <w:pPrChange w:id="6271"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1E8047E" w14:textId="77777777" w:rsidR="00644A4C" w:rsidRDefault="008E70A9">
      <w:pPr>
        <w:pStyle w:val="Heading2"/>
        <w:rPr>
          <w:ins w:id="6272" w:author="superchickend" w:date="2012-12-16T15:15:00Z"/>
        </w:rPr>
        <w:pPrChange w:id="6273" w:author="superchickend" w:date="2012-12-16T15:14:00Z">
          <w:pPr>
            <w:pStyle w:val="Heading3"/>
          </w:pPr>
        </w:pPrChange>
      </w:pPr>
      <w:bookmarkStart w:id="6274" w:name="_Toc327348172"/>
      <w:bookmarkStart w:id="6275" w:name="_Toc343452479"/>
      <w:ins w:id="6276" w:author="The Si Tran" w:date="2012-12-12T14:08:00Z">
        <w:r>
          <w:rPr>
            <w:sz w:val="26"/>
            <w:szCs w:val="26"/>
          </w:rPr>
          <w:t>Nguyên tắc hoạt động và các giải thuật huấn luyện của mạng nơron nhân tạo</w:t>
        </w:r>
      </w:ins>
      <w:bookmarkEnd w:id="6275"/>
      <w:ins w:id="6277" w:author="superchickend" w:date="2012-12-16T15:15:00Z">
        <w:r w:rsidR="00644A4C">
          <w:rPr>
            <w:sz w:val="26"/>
            <w:szCs w:val="26"/>
          </w:rPr>
          <w:tab/>
        </w:r>
      </w:ins>
    </w:p>
    <w:p w14:paraId="0943107E" w14:textId="4975495A" w:rsidR="0088753F" w:rsidRPr="00032D83" w:rsidDel="00AD4B67" w:rsidRDefault="00445CC8">
      <w:pPr>
        <w:rPr>
          <w:del w:id="6278" w:author="superchickend" w:date="2012-12-16T15:14:00Z"/>
        </w:rPr>
        <w:pPrChange w:id="6279" w:author="The Si Tran" w:date="2012-12-16T17:26:00Z">
          <w:pPr>
            <w:pStyle w:val="Heading2"/>
          </w:pPr>
        </w:pPrChange>
      </w:pPr>
      <w:ins w:id="6280" w:author="superchickend" w:date="2012-12-16T15:20:00Z">
        <w:r>
          <w:t>Dựa trên cấu trúc của mạ</w:t>
        </w:r>
        <w:r w:rsidR="00CD76C3">
          <w:t>ng neural đã trình bày ở</w:t>
        </w:r>
        <w:r>
          <w:t xml:space="preserve"> mục 4.2</w:t>
        </w:r>
        <w:r w:rsidR="00CD76C3">
          <w:t xml:space="preserve">, </w:t>
        </w:r>
      </w:ins>
      <w:ins w:id="6281" w:author="superchickend" w:date="2012-12-16T15:15:00Z">
        <w:r w:rsidR="00C46E9E">
          <w:t xml:space="preserve">chúng tôi giới thiệu </w:t>
        </w:r>
      </w:ins>
      <w:ins w:id="6282" w:author="superchickend" w:date="2012-12-16T15:17:00Z">
        <w:r>
          <w:t>nguyên tắc hoạt động của mạng</w:t>
        </w:r>
      </w:ins>
      <w:del w:id="6283" w:author="The Si Tran" w:date="2012-12-12T14:08:00Z">
        <w:r w:rsidR="0088753F" w:rsidRPr="00AD4B67" w:rsidDel="008E70A9">
          <w:rPr>
            <w:rPrChange w:id="6284" w:author="superchickend" w:date="2012-12-16T15:14:00Z">
              <w:rPr>
                <w:b w:val="0"/>
                <w:bCs w:val="0"/>
                <w:iCs w:val="0"/>
                <w:sz w:val="20"/>
                <w:szCs w:val="20"/>
              </w:rPr>
            </w:rPrChange>
          </w:rPr>
          <w:delText>NGUYÊN TẮC HOẠT ĐỘNG VÀ CÁC GIẢI THUẬT HUẤN LUYỆN CỦA MẠNG NEURON NHÂN TẠO</w:delText>
        </w:r>
      </w:del>
      <w:bookmarkEnd w:id="6274"/>
    </w:p>
    <w:p w14:paraId="539AF1DE" w14:textId="3E6DE8DF" w:rsidR="00AD4B67" w:rsidRPr="00032D83" w:rsidRDefault="00445CC8">
      <w:pPr>
        <w:rPr>
          <w:ins w:id="6285" w:author="superchickend" w:date="2012-12-16T15:14:00Z"/>
        </w:rPr>
        <w:pPrChange w:id="6286" w:author="The Si Tran" w:date="2012-12-16T17:26:00Z">
          <w:pPr>
            <w:pStyle w:val="Heading3"/>
          </w:pPr>
        </w:pPrChange>
      </w:pPr>
      <w:bookmarkStart w:id="6287" w:name="_Toc327348173"/>
      <w:ins w:id="6288" w:author="superchickend" w:date="2012-12-16T15:18:00Z">
        <w:r>
          <w:t xml:space="preserve">  neural nhân tạo</w:t>
        </w:r>
      </w:ins>
      <w:ins w:id="6289" w:author="superchickend" w:date="2012-12-16T15:19:00Z">
        <w:r>
          <w:t xml:space="preserve"> và trình bày hai giải thuật huấn luyện được sử dụng phổ biến trong mạng neural truyền thẳng</w:t>
        </w:r>
      </w:ins>
      <w:ins w:id="6290" w:author="superchickend" w:date="2012-12-16T15:22:00Z">
        <w:r w:rsidR="00CD76C3">
          <w:t xml:space="preserve"> là: giải thuật lan truyền ngược </w:t>
        </w:r>
      </w:ins>
      <w:ins w:id="6291" w:author="superchickend" w:date="2012-12-16T15:23:00Z">
        <w:r w:rsidR="00CD76C3">
          <w:t xml:space="preserve">(Back Propagation) </w:t>
        </w:r>
      </w:ins>
      <w:ins w:id="6292"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293" w:name="_Toc343452480"/>
      <w:r w:rsidRPr="0049233F">
        <w:lastRenderedPageBreak/>
        <w:t>Perceptron</w:t>
      </w:r>
      <w:bookmarkEnd w:id="6287"/>
      <w:bookmarkEnd w:id="6293"/>
    </w:p>
    <w:p w14:paraId="5FD72664" w14:textId="77777777" w:rsidR="0088753F" w:rsidRPr="0049233F" w:rsidRDefault="0088753F">
      <w:pPr>
        <w:pPrChange w:id="6294"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41ECEEA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6295" w:author="The Si Tran" w:date="2012-12-16T10:10:00Z">
          <w:pPr>
            <w:pStyle w:val="Caption"/>
          </w:pPr>
        </w:pPrChange>
      </w:pPr>
      <w:r w:rsidRPr="0049233F">
        <w:t xml:space="preserve">                                        </w:t>
      </w:r>
      <w:bookmarkStart w:id="6296" w:name="_Toc327348213"/>
      <w:bookmarkStart w:id="6297" w:name="_Toc343029963"/>
      <w:bookmarkStart w:id="6298" w:name="_Toc343452752"/>
      <w:r w:rsidRPr="0049233F">
        <w:t xml:space="preserve">Hình </w:t>
      </w:r>
      <w:ins w:id="6299" w:author="The Si Tran" w:date="2012-12-11T23:34:00Z">
        <w:r w:rsidR="006D47A7">
          <w:t xml:space="preserve">4.4: </w:t>
        </w:r>
      </w:ins>
      <w:del w:id="6300" w:author="The Si Tran" w:date="2012-12-11T23:34:00Z">
        <w:r w:rsidRPr="00032D83" w:rsidDel="006D47A7">
          <w:fldChar w:fldCharType="begin"/>
        </w:r>
        <w:r w:rsidRPr="006D47A7" w:rsidDel="006D47A7">
          <w:rPr>
            <w:rPrChange w:id="6301" w:author="The Si Tran" w:date="2012-12-11T23:34:00Z">
              <w:rPr>
                <w:b w:val="0"/>
              </w:rPr>
            </w:rPrChange>
          </w:rPr>
          <w:delInstrText xml:space="preserve"> STYLEREF 1 \s </w:delInstrText>
        </w:r>
        <w:r w:rsidRPr="006D47A7" w:rsidDel="006D47A7">
          <w:rPr>
            <w:rPrChange w:id="6302" w:author="The Si Tran" w:date="2012-12-11T23:34:00Z">
              <w:rPr>
                <w:b w:val="0"/>
              </w:rPr>
            </w:rPrChange>
          </w:rPr>
          <w:fldChar w:fldCharType="separate"/>
        </w:r>
        <w:r w:rsidRPr="006D47A7" w:rsidDel="006D47A7">
          <w:rPr>
            <w:noProof/>
            <w:rPrChange w:id="6303" w:author="The Si Tran" w:date="2012-12-11T23:34:00Z">
              <w:rPr>
                <w:b w:val="0"/>
                <w:noProof/>
              </w:rPr>
            </w:rPrChange>
          </w:rPr>
          <w:delText>2</w:delText>
        </w:r>
        <w:r w:rsidRPr="006D47A7" w:rsidDel="006D47A7">
          <w:rPr>
            <w:rPrChange w:id="6304" w:author="The Si Tran" w:date="2012-12-11T23:34:00Z">
              <w:rPr>
                <w:b w:val="0"/>
              </w:rPr>
            </w:rPrChange>
          </w:rPr>
          <w:fldChar w:fldCharType="end"/>
        </w:r>
        <w:r w:rsidRPr="006D47A7" w:rsidDel="006D47A7">
          <w:rPr>
            <w:rPrChange w:id="6305" w:author="The Si Tran" w:date="2012-12-11T23:34:00Z">
              <w:rPr>
                <w:b w:val="0"/>
              </w:rPr>
            </w:rPrChange>
          </w:rPr>
          <w:delText>.</w:delText>
        </w:r>
        <w:r w:rsidRPr="006D47A7" w:rsidDel="006D47A7">
          <w:rPr>
            <w:rPrChange w:id="6306" w:author="The Si Tran" w:date="2012-12-11T23:34:00Z">
              <w:rPr>
                <w:b w:val="0"/>
              </w:rPr>
            </w:rPrChange>
          </w:rPr>
          <w:fldChar w:fldCharType="begin"/>
        </w:r>
        <w:r w:rsidRPr="006D47A7" w:rsidDel="006D47A7">
          <w:rPr>
            <w:rPrChange w:id="6307" w:author="The Si Tran" w:date="2012-12-11T23:34:00Z">
              <w:rPr>
                <w:b w:val="0"/>
              </w:rPr>
            </w:rPrChange>
          </w:rPr>
          <w:delInstrText xml:space="preserve"> SEQ Hình \* ARABIC \s 1 </w:delInstrText>
        </w:r>
        <w:r w:rsidRPr="006D47A7" w:rsidDel="006D47A7">
          <w:rPr>
            <w:rPrChange w:id="6308" w:author="The Si Tran" w:date="2012-12-11T23:34:00Z">
              <w:rPr>
                <w:b w:val="0"/>
              </w:rPr>
            </w:rPrChange>
          </w:rPr>
          <w:fldChar w:fldCharType="separate"/>
        </w:r>
        <w:r w:rsidRPr="006D47A7" w:rsidDel="006D47A7">
          <w:rPr>
            <w:noProof/>
            <w:rPrChange w:id="6309" w:author="The Si Tran" w:date="2012-12-11T23:34:00Z">
              <w:rPr>
                <w:b w:val="0"/>
                <w:noProof/>
              </w:rPr>
            </w:rPrChange>
          </w:rPr>
          <w:delText>5</w:delText>
        </w:r>
        <w:r w:rsidRPr="006D47A7" w:rsidDel="006D47A7">
          <w:rPr>
            <w:rPrChange w:id="6310" w:author="The Si Tran" w:date="2012-12-11T23:34:00Z">
              <w:rPr>
                <w:b w:val="0"/>
              </w:rPr>
            </w:rPrChange>
          </w:rPr>
          <w:fldChar w:fldCharType="end"/>
        </w:r>
        <w:r w:rsidRPr="006D47A7" w:rsidDel="006D47A7">
          <w:rPr>
            <w:rPrChange w:id="6311" w:author="The Si Tran" w:date="2012-12-11T23:34:00Z">
              <w:rPr>
                <w:b w:val="0"/>
              </w:rPr>
            </w:rPrChange>
          </w:rPr>
          <w:delText xml:space="preserve">: </w:delText>
        </w:r>
      </w:del>
      <w:r w:rsidRPr="006D47A7">
        <w:rPr>
          <w:rPrChange w:id="6312" w:author="The Si Tran" w:date="2012-12-11T23:34:00Z">
            <w:rPr>
              <w:b w:val="0"/>
            </w:rPr>
          </w:rPrChange>
        </w:rPr>
        <w:t>Đơn vị mạng Neuron</w:t>
      </w:r>
      <w:bookmarkEnd w:id="6296"/>
      <w:bookmarkEnd w:id="6297"/>
      <w:bookmarkEnd w:id="6298"/>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313" w:author="The Si Tran" w:date="2012-12-06T02:05:00Z"/>
        </w:rPr>
        <w:pPrChange w:id="6314"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315" w:author="The Si Tran" w:date="2012-12-06T02:07:00Z"/>
          <w:szCs w:val="26"/>
        </w:rPr>
      </w:pPr>
      <w:ins w:id="6316"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317" w:author="The Si Tran" w:date="2012-12-06T02:07:00Z">
          <w:pPr>
            <w:spacing w:before="0"/>
            <w:ind w:left="720" w:firstLine="720"/>
          </w:pPr>
        </w:pPrChange>
      </w:pPr>
      <w:del w:id="6318" w:author="The Si Tran" w:date="2012-12-06T02:07:00Z">
        <w:r w:rsidRPr="00032D83" w:rsidDel="00CD6D90">
          <w:rPr>
            <w:noProof/>
            <w:szCs w:val="26"/>
          </w:rPr>
          <w:drawing>
            <wp:inline distT="0" distB="0" distL="0" distR="0" wp14:anchorId="03B62084" wp14:editId="398B842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319" w:author="The Si Tran" w:date="2012-12-06T01:59:00Z"/>
        </w:rPr>
        <w:pPrChange w:id="6320" w:author="The Si Tran" w:date="2012-12-16T08:22:00Z">
          <w:pPr>
            <w:spacing w:before="0"/>
            <w:ind w:firstLine="720"/>
          </w:pPr>
        </w:pPrChange>
      </w:pPr>
      <w:r w:rsidRPr="0049233F">
        <w:t xml:space="preserve">Ở đây các số thực </w:t>
      </w:r>
      <m:oMath>
        <m:sSub>
          <m:sSubPr>
            <m:ctrlPr>
              <w:ins w:id="6321" w:author="The Si Tran" w:date="2012-12-06T02:07:00Z">
                <w:rPr>
                  <w:rFonts w:ascii="Cambria Math" w:hAnsi="Cambria Math"/>
                  <w:i/>
                </w:rPr>
              </w:ins>
            </m:ctrlPr>
          </m:sSubPr>
          <m:e>
            <w:ins w:id="6322" w:author="The Si Tran" w:date="2012-12-06T02:07:00Z">
              <m:r>
                <w:rPr>
                  <w:rFonts w:ascii="Cambria Math" w:hAnsi="Cambria Math"/>
                </w:rPr>
                <m:t>w</m:t>
              </m:r>
            </w:ins>
          </m:e>
          <m:sub>
            <w:ins w:id="6323" w:author="The Si Tran" w:date="2012-12-06T02:07:00Z">
              <m:r>
                <w:rPr>
                  <w:rFonts w:ascii="Cambria Math" w:hAnsi="Cambria Math"/>
                </w:rPr>
                <m:t>i</m:t>
              </m:r>
            </w:ins>
          </m:sub>
        </m:sSub>
      </m:oMath>
      <w:ins w:id="6324" w:author="The Si Tran" w:date="2012-12-06T02:07:00Z">
        <w:r w:rsidR="00CD6D90">
          <w:t xml:space="preserve"> </w:t>
        </w:r>
      </w:ins>
      <w:del w:id="6325"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326" w:author="The Si Tran" w:date="2012-12-06T02:08:00Z">
                <w:rPr>
                  <w:rFonts w:ascii="Cambria Math" w:hAnsi="Cambria Math"/>
                  <w:i/>
                </w:rPr>
              </w:ins>
            </m:ctrlPr>
          </m:sSubPr>
          <m:e>
            <w:ins w:id="6327" w:author="The Si Tran" w:date="2012-12-06T02:08:00Z">
              <m:r>
                <w:rPr>
                  <w:rFonts w:ascii="Cambria Math" w:hAnsi="Cambria Math"/>
                </w:rPr>
                <m:t>x</m:t>
              </m:r>
            </w:ins>
          </m:e>
          <m:sub>
            <w:ins w:id="6328" w:author="The Si Tran" w:date="2012-12-06T02:08:00Z">
              <m:r>
                <w:rPr>
                  <w:rFonts w:ascii="Cambria Math" w:hAnsi="Cambria Math"/>
                </w:rPr>
                <m:t>i</m:t>
              </m:r>
            </w:ins>
          </m:sub>
        </m:sSub>
      </m:oMath>
      <w:ins w:id="6329" w:author="The Si Tran" w:date="2012-12-06T02:08:00Z">
        <w:r w:rsidR="0001105D">
          <w:t xml:space="preserve"> </w:t>
        </w:r>
      </w:ins>
      <w:del w:id="6330"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331" w:author="The Si Tran" w:date="2012-12-06T02:09:00Z">
                <w:rPr>
                  <w:rFonts w:ascii="Cambria Math" w:hAnsi="Cambria Math"/>
                  <w:i/>
                </w:rPr>
              </w:ins>
            </m:ctrlPr>
          </m:sSubPr>
          <m:e>
            <w:ins w:id="6332" w:author="The Si Tran" w:date="2012-12-06T02:09:00Z">
              <m:r>
                <w:rPr>
                  <w:rFonts w:ascii="Cambria Math" w:hAnsi="Cambria Math"/>
                </w:rPr>
                <m:t>-w</m:t>
              </m:r>
            </w:ins>
          </m:e>
          <m:sub>
            <w:ins w:id="6333" w:author="The Si Tran" w:date="2012-12-06T02:09:00Z">
              <m:r>
                <w:rPr>
                  <w:rFonts w:ascii="Cambria Math" w:hAnsi="Cambria Math"/>
                </w:rPr>
                <m:t>0</m:t>
              </m:r>
            </w:ins>
          </m:sub>
        </m:sSub>
      </m:oMath>
      <w:del w:id="6334"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335"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336"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337" w:author="The Si Tran" w:date="2012-12-06T02:00:00Z"/>
          <w:szCs w:val="26"/>
        </w:rPr>
        <w:pPrChange w:id="6338" w:author="The Si Tran" w:date="2012-12-06T02:00:00Z">
          <w:pPr>
            <w:spacing w:before="0"/>
            <w:ind w:firstLine="720"/>
          </w:pPr>
        </w:pPrChange>
      </w:pPr>
      <w:ins w:id="6339"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340" w:author="The Si Tran" w:date="2012-12-06T02:00:00Z">
          <w:pPr>
            <w:spacing w:before="0"/>
            <w:ind w:firstLine="720"/>
          </w:pPr>
        </w:pPrChange>
      </w:pPr>
      <w:del w:id="6341" w:author="The Si Tran" w:date="2012-12-06T02:00:00Z">
        <w:r w:rsidRPr="00032D83" w:rsidDel="000B65E4">
          <w:rPr>
            <w:noProof/>
            <w:szCs w:val="26"/>
          </w:rPr>
          <w:drawing>
            <wp:inline distT="0" distB="0" distL="0" distR="0" wp14:anchorId="05F691B7" wp14:editId="385AD5E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342" w:author="The Si Tran" w:date="2012-12-06T02:01:00Z"/>
        </w:rPr>
        <w:pPrChange w:id="6343" w:author="The Si Tran" w:date="2012-12-16T08:22:00Z">
          <w:pPr>
            <w:spacing w:before="0"/>
            <w:ind w:firstLine="720"/>
          </w:pPr>
        </w:pPrChange>
      </w:pPr>
      <w:r w:rsidRPr="0049233F">
        <w:t xml:space="preserve">Ở đây </w:t>
      </w:r>
      <w:del w:id="6344" w:author="The Si Tran" w:date="2012-12-06T02:00:00Z">
        <w:r w:rsidRPr="00AF1345" w:rsidDel="000B65E4">
          <w:rPr>
            <w:position w:val="-6"/>
          </w:rPr>
          <w:object w:dxaOrig="200" w:dyaOrig="279" w14:anchorId="56E38391">
            <v:shape id="_x0000_i1104" type="#_x0000_t75" style="width:7.5pt;height:14.4pt" o:ole="">
              <v:imagedata r:id="rId193" o:title=""/>
            </v:shape>
            <o:OLEObject Type="Embed" ProgID="Equation.DSMT4" ShapeID="_x0000_i1104" DrawAspect="Content" ObjectID="_1417199875" r:id="rId194"/>
          </w:object>
        </w:r>
      </w:del>
      <m:oMath>
        <m:acc>
          <m:accPr>
            <m:chr m:val="⃗"/>
            <m:ctrlPr>
              <w:ins w:id="6345" w:author="The Si Tran" w:date="2012-12-06T02:00:00Z">
                <w:rPr>
                  <w:rFonts w:ascii="Cambria Math" w:hAnsi="Cambria Math"/>
                  <w:i/>
                </w:rPr>
              </w:ins>
            </m:ctrlPr>
          </m:accPr>
          <m:e>
            <w:ins w:id="6346" w:author="The Si Tran" w:date="2012-12-06T02:00:00Z">
              <m:r>
                <w:rPr>
                  <w:rFonts w:ascii="Cambria Math" w:hAnsi="Cambria Math"/>
                </w:rPr>
                <m:t>x</m:t>
              </m:r>
            </w:ins>
          </m:e>
        </m:acc>
      </m:oMath>
      <w:r w:rsidRPr="0049233F">
        <w:t xml:space="preserve"> và </w:t>
      </w:r>
      <w:del w:id="6347" w:author="The Si Tran" w:date="2012-12-06T02:00:00Z">
        <w:r w:rsidRPr="00AF1345" w:rsidDel="000B65E4">
          <w:rPr>
            <w:position w:val="-6"/>
          </w:rPr>
          <w:object w:dxaOrig="240" w:dyaOrig="279" w14:anchorId="713B3E3F">
            <v:shape id="_x0000_i1105" type="#_x0000_t75" style="width:14.4pt;height:14.4pt" o:ole="">
              <v:imagedata r:id="rId195" o:title=""/>
            </v:shape>
            <o:OLEObject Type="Embed" ProgID="Equation.DSMT4" ShapeID="_x0000_i1105" DrawAspect="Content" ObjectID="_1417199876" r:id="rId196"/>
          </w:object>
        </w:r>
      </w:del>
      <m:oMath>
        <m:acc>
          <m:accPr>
            <m:chr m:val="⃗"/>
            <m:ctrlPr>
              <w:ins w:id="6348" w:author="The Si Tran" w:date="2012-12-06T02:00:00Z">
                <w:rPr>
                  <w:rFonts w:ascii="Cambria Math" w:hAnsi="Cambria Math"/>
                  <w:i/>
                </w:rPr>
              </w:ins>
            </m:ctrlPr>
          </m:accPr>
          <m:e>
            <w:ins w:id="6349"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6350" w:author="The Si Tran" w:date="2012-12-06T02:01:00Z">
        <m:oMath>
          <m:r>
            <w:rPr>
              <w:rFonts w:ascii="Cambria Math" w:hAnsi="Cambria Math"/>
            </w:rPr>
            <m:t>sgn()</m:t>
          </m:r>
        </m:oMath>
      </w:ins>
      <w:del w:id="6351"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352" w:author="The Si Tran" w:date="2012-12-06T02:04:00Z"/>
          <w:szCs w:val="26"/>
        </w:rPr>
        <w:pPrChange w:id="6353" w:author="The Si Tran" w:date="2012-12-06T02:04:00Z">
          <w:pPr>
            <w:spacing w:before="0"/>
            <w:ind w:firstLine="720"/>
          </w:pPr>
        </w:pPrChange>
      </w:pPr>
      <w:ins w:id="6354"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355" w:author="The Si Tran" w:date="2012-12-06T02:04:00Z">
          <w:pPr>
            <w:spacing w:before="0"/>
            <w:ind w:firstLine="720"/>
          </w:pPr>
        </w:pPrChange>
      </w:pPr>
      <w:del w:id="6356" w:author="The Si Tran" w:date="2012-12-06T02:04:00Z">
        <w:r w:rsidRPr="00032D83" w:rsidDel="00CD6D90">
          <w:rPr>
            <w:noProof/>
            <w:szCs w:val="26"/>
          </w:rPr>
          <w:drawing>
            <wp:inline distT="0" distB="0" distL="0" distR="0" wp14:anchorId="08CFD84C" wp14:editId="0FCD5FDB">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357" w:author="The Si Tran" w:date="2012-12-16T08:22:00Z">
          <w:pPr>
            <w:spacing w:before="0"/>
            <w:ind w:firstLine="720"/>
          </w:pPr>
        </w:pPrChange>
      </w:pPr>
      <w:r w:rsidRPr="0049233F">
        <w:t xml:space="preserve">Nếu xem các vector nhập </w:t>
      </w:r>
      <m:oMath>
        <m:sSub>
          <m:sSubPr>
            <m:ctrlPr>
              <w:ins w:id="6358" w:author="The Si Tran" w:date="2012-12-06T02:10:00Z">
                <w:rPr>
                  <w:rFonts w:ascii="Cambria Math" w:hAnsi="Cambria Math"/>
                  <w:i/>
                </w:rPr>
              </w:ins>
            </m:ctrlPr>
          </m:sSubPr>
          <m:e>
            <w:ins w:id="6359" w:author="The Si Tran" w:date="2012-12-06T02:10:00Z">
              <m:r>
                <w:rPr>
                  <w:rFonts w:ascii="Cambria Math" w:hAnsi="Cambria Math"/>
                </w:rPr>
                <m:t>(x</m:t>
              </m:r>
            </w:ins>
          </m:e>
          <m:sub>
            <w:ins w:id="6360" w:author="The Si Tran" w:date="2012-12-06T02:10:00Z">
              <m:r>
                <w:rPr>
                  <w:rFonts w:ascii="Cambria Math" w:hAnsi="Cambria Math"/>
                </w:rPr>
                <m:t>1</m:t>
              </m:r>
            </w:ins>
          </m:sub>
        </m:sSub>
        <w:ins w:id="6361" w:author="The Si Tran" w:date="2012-12-06T02:10:00Z">
          <m:r>
            <w:rPr>
              <w:rFonts w:ascii="Cambria Math" w:hAnsi="Cambria Math"/>
            </w:rPr>
            <m:t>,</m:t>
          </m:r>
        </w:ins>
        <m:sSub>
          <m:sSubPr>
            <m:ctrlPr>
              <w:ins w:id="6362" w:author="The Si Tran" w:date="2012-12-06T02:10:00Z">
                <w:rPr>
                  <w:rFonts w:ascii="Cambria Math" w:hAnsi="Cambria Math"/>
                  <w:i/>
                </w:rPr>
              </w:ins>
            </m:ctrlPr>
          </m:sSubPr>
          <m:e>
            <w:ins w:id="6363" w:author="The Si Tran" w:date="2012-12-06T02:10:00Z">
              <m:r>
                <w:rPr>
                  <w:rFonts w:ascii="Cambria Math" w:hAnsi="Cambria Math"/>
                </w:rPr>
                <m:t>x</m:t>
              </m:r>
            </w:ins>
          </m:e>
          <m:sub>
            <w:ins w:id="6364" w:author="The Si Tran" w:date="2012-12-06T02:10:00Z">
              <m:r>
                <w:rPr>
                  <w:rFonts w:ascii="Cambria Math" w:hAnsi="Cambria Math"/>
                </w:rPr>
                <m:t>2</m:t>
              </m:r>
            </w:ins>
          </m:sub>
        </m:sSub>
        <w:ins w:id="6365" w:author="The Si Tran" w:date="2012-12-06T02:10:00Z">
          <m:r>
            <w:rPr>
              <w:rFonts w:ascii="Cambria Math" w:hAnsi="Cambria Math"/>
            </w:rPr>
            <m:t>,…,</m:t>
          </m:r>
        </w:ins>
        <m:sSub>
          <m:sSubPr>
            <m:ctrlPr>
              <w:ins w:id="6366" w:author="The Si Tran" w:date="2012-12-06T02:10:00Z">
                <w:rPr>
                  <w:rFonts w:ascii="Cambria Math" w:hAnsi="Cambria Math"/>
                  <w:i/>
                </w:rPr>
              </w:ins>
            </m:ctrlPr>
          </m:sSubPr>
          <m:e>
            <w:ins w:id="6367" w:author="The Si Tran" w:date="2012-12-06T02:10:00Z">
              <m:r>
                <w:rPr>
                  <w:rFonts w:ascii="Cambria Math" w:hAnsi="Cambria Math"/>
                </w:rPr>
                <m:t>x</m:t>
              </m:r>
            </w:ins>
          </m:e>
          <m:sub>
            <w:ins w:id="6368" w:author="The Si Tran" w:date="2012-12-06T02:10:00Z">
              <m:r>
                <w:rPr>
                  <w:rFonts w:ascii="Cambria Math" w:hAnsi="Cambria Math"/>
                </w:rPr>
                <m:t>n</m:t>
              </m:r>
            </w:ins>
          </m:sub>
        </m:sSub>
        <w:ins w:id="6369" w:author="The Si Tran" w:date="2012-12-06T02:10:00Z">
          <m:r>
            <w:rPr>
              <w:rFonts w:ascii="Cambria Math" w:hAnsi="Cambria Math"/>
            </w:rPr>
            <m:t>)</m:t>
          </m:r>
        </w:ins>
      </m:oMath>
      <w:del w:id="6370"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371" w:author="The Si Tran" w:date="2012-12-06T02:10:00Z">
        <m:oMath>
          <m:r>
            <w:rPr>
              <w:rFonts w:ascii="Cambria Math" w:hAnsi="Cambria Math"/>
            </w:rPr>
            <m:t>n+1</m:t>
          </m:r>
        </m:oMath>
      </w:ins>
      <w:del w:id="6372"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373" w:author="The Si Tran" w:date="2012-12-06T02:11:00Z">
                <w:rPr>
                  <w:rFonts w:ascii="Cambria Math" w:hAnsi="Cambria Math"/>
                  <w:i/>
                </w:rPr>
              </w:ins>
            </m:ctrlPr>
          </m:sSubPr>
          <m:e>
            <w:ins w:id="6374" w:author="The Si Tran" w:date="2012-12-06T02:11:00Z">
              <m:r>
                <w:rPr>
                  <w:rFonts w:ascii="Cambria Math" w:hAnsi="Cambria Math"/>
                </w:rPr>
                <m:t>x</m:t>
              </m:r>
            </w:ins>
          </m:e>
          <m:sub>
            <w:ins w:id="6375" w:author="The Si Tran" w:date="2012-12-06T02:11:00Z">
              <m:r>
                <w:rPr>
                  <w:rFonts w:ascii="Cambria Math" w:hAnsi="Cambria Math"/>
                </w:rPr>
                <m:t>0</m:t>
              </m:r>
            </w:ins>
          </m:sub>
        </m:sSub>
      </m:oMath>
      <w:del w:id="6376"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377" w:author="The Si Tran" w:date="2012-12-06T02:11:00Z">
        <w:r w:rsidRPr="00AF1345" w:rsidDel="00E81970">
          <w:rPr>
            <w:position w:val="-6"/>
          </w:rPr>
          <w:object w:dxaOrig="760" w:dyaOrig="279" w14:anchorId="0CA687E0">
            <v:shape id="_x0000_i1106" type="#_x0000_t75" style="width:35.7pt;height:14.4pt" o:ole="">
              <v:imagedata r:id="rId198" o:title=""/>
            </v:shape>
            <o:OLEObject Type="Embed" ProgID="Equation.DSMT4" ShapeID="_x0000_i1106" DrawAspect="Content" ObjectID="_1417199877" r:id="rId199"/>
          </w:object>
        </w:r>
      </w:del>
      <m:oMath>
        <m:acc>
          <m:accPr>
            <m:chr m:val="⃗"/>
            <m:ctrlPr>
              <w:ins w:id="6378" w:author="The Si Tran" w:date="2012-12-06T02:11:00Z">
                <w:rPr>
                  <w:rFonts w:ascii="Cambria Math" w:hAnsi="Cambria Math"/>
                  <w:i/>
                </w:rPr>
              </w:ins>
            </m:ctrlPr>
          </m:accPr>
          <m:e>
            <w:ins w:id="6379" w:author="The Si Tran" w:date="2012-12-06T02:11:00Z">
              <m:r>
                <w:rPr>
                  <w:rFonts w:ascii="Cambria Math" w:hAnsi="Cambria Math"/>
                </w:rPr>
                <m:t>w</m:t>
              </m:r>
            </w:ins>
          </m:e>
        </m:acc>
        <w:ins w:id="6380" w:author="The Si Tran" w:date="2012-12-06T02:11:00Z">
          <m:r>
            <w:rPr>
              <w:rFonts w:ascii="Cambria Math" w:hAnsi="Cambria Math"/>
            </w:rPr>
            <m:t>∙</m:t>
          </m:r>
        </w:ins>
        <m:acc>
          <m:accPr>
            <m:chr m:val="⃗"/>
            <m:ctrlPr>
              <w:ins w:id="6381" w:author="The Si Tran" w:date="2012-12-06T02:11:00Z">
                <w:rPr>
                  <w:rFonts w:ascii="Cambria Math" w:hAnsi="Cambria Math"/>
                  <w:i/>
                </w:rPr>
              </w:ins>
            </m:ctrlPr>
          </m:accPr>
          <m:e>
            <w:ins w:id="6382" w:author="The Si Tran" w:date="2012-12-06T02:11:00Z">
              <m:r>
                <w:rPr>
                  <w:rFonts w:ascii="Cambria Math" w:hAnsi="Cambria Math"/>
                </w:rPr>
                <m:t>x</m:t>
              </m:r>
            </w:ins>
          </m:e>
        </m:acc>
        <w:ins w:id="6383"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77777777" w:rsidR="0088753F" w:rsidRPr="0049233F" w:rsidRDefault="0088753F">
      <w:pPr>
        <w:pPrChange w:id="6384"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6385" w:author="The Si Tran" w:date="2012-12-06T02:12:00Z">
        <w:r w:rsidRPr="00AF1345" w:rsidDel="00721CBD">
          <w:rPr>
            <w:position w:val="-6"/>
          </w:rPr>
          <w:object w:dxaOrig="240" w:dyaOrig="279" w14:anchorId="6BB743B6">
            <v:shape id="_x0000_i1107" type="#_x0000_t75" style="width:14.4pt;height:14.4pt" o:ole="">
              <v:imagedata r:id="rId200" o:title=""/>
            </v:shape>
            <o:OLEObject Type="Embed" ProgID="Equation.DSMT4" ShapeID="_x0000_i1107" DrawAspect="Content" ObjectID="_1417199878" r:id="rId201"/>
          </w:object>
        </w:r>
      </w:del>
      <m:oMath>
        <m:acc>
          <m:accPr>
            <m:chr m:val="⃗"/>
            <m:ctrlPr>
              <w:ins w:id="6386" w:author="The Si Tran" w:date="2012-12-06T02:12:00Z">
                <w:rPr>
                  <w:rFonts w:ascii="Cambria Math" w:hAnsi="Cambria Math"/>
                  <w:i/>
                </w:rPr>
              </w:ins>
            </m:ctrlPr>
          </m:accPr>
          <m:e>
            <w:ins w:id="6387" w:author="The Si Tran" w:date="2012-12-06T02:12:00Z">
              <m:r>
                <w:rPr>
                  <w:rFonts w:ascii="Cambria Math" w:hAnsi="Cambria Math"/>
                </w:rPr>
                <m:t>w</m:t>
              </m:r>
            </w:ins>
          </m:e>
        </m:acc>
      </m:oMath>
      <w:r w:rsidRPr="0049233F">
        <w:t xml:space="preserve"> sau cho siêu phẳng </w:t>
      </w:r>
      <w:del w:id="6388" w:author="The Si Tran" w:date="2012-12-06T02:12:00Z">
        <w:r w:rsidRPr="00AF1345" w:rsidDel="00721CBD">
          <w:rPr>
            <w:position w:val="-6"/>
          </w:rPr>
          <w:object w:dxaOrig="760" w:dyaOrig="279" w14:anchorId="70AD84D1">
            <v:shape id="_x0000_i1108" type="#_x0000_t75" style="width:35.7pt;height:14.4pt" o:ole="">
              <v:imagedata r:id="rId198" o:title=""/>
            </v:shape>
            <o:OLEObject Type="Embed" ProgID="Equation.DSMT4" ShapeID="_x0000_i1108" DrawAspect="Content" ObjectID="_1417199879" r:id="rId202"/>
          </w:object>
        </w:r>
      </w:del>
      <m:oMath>
        <m:acc>
          <m:accPr>
            <m:chr m:val="⃗"/>
            <m:ctrlPr>
              <w:ins w:id="6389" w:author="The Si Tran" w:date="2012-12-06T02:12:00Z">
                <w:rPr>
                  <w:rFonts w:ascii="Cambria Math" w:hAnsi="Cambria Math"/>
                  <w:i/>
                </w:rPr>
              </w:ins>
            </m:ctrlPr>
          </m:accPr>
          <m:e>
            <w:ins w:id="6390" w:author="The Si Tran" w:date="2012-12-06T02:12:00Z">
              <m:r>
                <w:rPr>
                  <w:rFonts w:ascii="Cambria Math" w:hAnsi="Cambria Math"/>
                </w:rPr>
                <m:t>w</m:t>
              </m:r>
            </w:ins>
          </m:e>
        </m:acc>
        <w:ins w:id="6391" w:author="The Si Tran" w:date="2012-12-06T02:12:00Z">
          <m:r>
            <w:rPr>
              <w:rFonts w:ascii="Cambria Math" w:hAnsi="Cambria Math"/>
            </w:rPr>
            <m:t>∙</m:t>
          </m:r>
        </w:ins>
        <m:acc>
          <m:accPr>
            <m:chr m:val="⃗"/>
            <m:ctrlPr>
              <w:ins w:id="6392" w:author="The Si Tran" w:date="2012-12-06T02:12:00Z">
                <w:rPr>
                  <w:rFonts w:ascii="Cambria Math" w:hAnsi="Cambria Math"/>
                  <w:i/>
                </w:rPr>
              </w:ins>
            </m:ctrlPr>
          </m:accPr>
          <m:e>
            <w:ins w:id="6393" w:author="The Si Tran" w:date="2012-12-06T02:12:00Z">
              <m:r>
                <w:rPr>
                  <w:rFonts w:ascii="Cambria Math" w:hAnsi="Cambria Math"/>
                </w:rPr>
                <m:t>x</m:t>
              </m:r>
            </w:ins>
          </m:e>
        </m:acc>
        <w:ins w:id="6394" w:author="The Si Tran" w:date="2012-12-06T02:12:00Z">
          <m:r>
            <w:rPr>
              <w:rFonts w:ascii="Cambria Math" w:hAnsi="Cambria Math"/>
            </w:rPr>
            <m:t>=0</m:t>
          </m:r>
        </w:ins>
      </m:oMath>
      <w:ins w:id="6395"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396" w:author="The Si Tran" w:date="2012-12-16T17:26:00Z">
          <w:pPr>
            <w:keepNext/>
            <w:spacing w:before="0"/>
            <w:ind w:firstLine="720"/>
          </w:pPr>
        </w:pPrChange>
      </w:pPr>
      <w:r w:rsidRPr="002B1464">
        <w:rPr>
          <w:noProof/>
        </w:rPr>
        <w:drawing>
          <wp:inline distT="0" distB="0" distL="0" distR="0" wp14:anchorId="4BCD2EC0" wp14:editId="54E312F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397" w:author="The Si Tran" w:date="2012-12-16T10:10:00Z">
          <w:pPr>
            <w:pStyle w:val="Caption"/>
          </w:pPr>
        </w:pPrChange>
      </w:pPr>
      <w:r w:rsidRPr="0049233F">
        <w:t xml:space="preserve">              </w:t>
      </w:r>
      <w:bookmarkStart w:id="6398" w:name="_Toc327348214"/>
      <w:bookmarkStart w:id="6399" w:name="_Toc343029964"/>
      <w:bookmarkStart w:id="6400" w:name="_Toc343452753"/>
      <w:r w:rsidRPr="0049233F">
        <w:t>Hình</w:t>
      </w:r>
      <w:ins w:id="6401" w:author="The Si Tran" w:date="2012-12-11T23:35:00Z">
        <w:r w:rsidR="006D47A7">
          <w:t xml:space="preserve"> 4.5</w:t>
        </w:r>
      </w:ins>
      <w:del w:id="640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40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404" w:author="The Si Tran" w:date="2012-12-11T23:34:00Z">
        <w:r w:rsidRPr="00082976" w:rsidDel="006D47A7">
          <w:fldChar w:fldCharType="begin"/>
        </w:r>
        <w:r w:rsidRPr="0049233F" w:rsidDel="006D47A7">
          <w:delInstrText xml:space="preserve"> SEQ Hình \* ARABIC \s 1 </w:delInstrText>
        </w:r>
        <w:r w:rsidRPr="00082976" w:rsidDel="006D47A7">
          <w:rPr>
            <w:rPrChange w:id="640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47A7">
        <w:rPr>
          <w:rPrChange w:id="6406" w:author="The Si Tran" w:date="2012-12-11T23:35:00Z">
            <w:rPr>
              <w:b w:val="0"/>
            </w:rPr>
          </w:rPrChange>
        </w:rPr>
        <w:t>ặt quyết định biểu diễn bởi perceptron hai đầu nhập</w:t>
      </w:r>
      <w:bookmarkEnd w:id="6398"/>
      <w:bookmarkEnd w:id="6399"/>
      <w:bookmarkEnd w:id="6400"/>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407" w:author="The Si Tran" w:date="2012-12-16T08:22:00Z">
          <w:pPr>
            <w:spacing w:before="0"/>
            <w:ind w:firstLine="720"/>
          </w:pPr>
        </w:pPrChange>
      </w:pPr>
      <w:r w:rsidRPr="0049233F">
        <w:t xml:space="preserve">Hình </w:t>
      </w:r>
      <w:ins w:id="6408" w:author="The Si Tran" w:date="2012-12-11T23:35:00Z">
        <w:r w:rsidR="006D47A7">
          <w:t>4.5</w:t>
        </w:r>
      </w:ins>
      <w:del w:id="6409"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410" w:author="The Si Tran" w:date="2012-12-11T23:35:00Z">
        <w:r w:rsidRPr="0049233F" w:rsidDel="006D47A7">
          <w:delText>2.6</w:delText>
        </w:r>
      </w:del>
      <w:ins w:id="6411" w:author="The Si Tran" w:date="2012-12-11T23:35:00Z">
        <w:r w:rsidR="006D47A7">
          <w:t>4.5</w:t>
        </w:r>
      </w:ins>
      <w:r w:rsidRPr="0049233F">
        <w:t xml:space="preserve"> (b) là một tập mẫu không khả phân tuyến tính.</w:t>
      </w:r>
    </w:p>
    <w:p w14:paraId="57456E22" w14:textId="77777777" w:rsidR="0088753F" w:rsidRPr="0049233F" w:rsidRDefault="0088753F">
      <w:pPr>
        <w:pPrChange w:id="6412" w:author="The Si Tran" w:date="2012-12-16T08:22:00Z">
          <w:pPr>
            <w:spacing w:before="0"/>
            <w:ind w:firstLine="720"/>
          </w:pPr>
        </w:pPrChange>
      </w:pPr>
      <w:r w:rsidRPr="0049233F">
        <w:t xml:space="preserve">Quá trình huấn luyện một perceptron là một quá trình tìm kiếm một vector </w:t>
      </w:r>
      <w:del w:id="6413" w:author="The Si Tran" w:date="2012-12-06T02:12:00Z">
        <w:r w:rsidRPr="00AF1345" w:rsidDel="00900AAA">
          <w:rPr>
            <w:position w:val="-6"/>
          </w:rPr>
          <w:object w:dxaOrig="240" w:dyaOrig="279" w14:anchorId="7897CBC4">
            <v:shape id="_x0000_i1109" type="#_x0000_t75" style="width:14.4pt;height:14.4pt" o:ole="">
              <v:imagedata r:id="rId195" o:title=""/>
            </v:shape>
            <o:OLEObject Type="Embed" ProgID="Equation.DSMT4" ShapeID="_x0000_i1109" DrawAspect="Content" ObjectID="_1417199880" r:id="rId204"/>
          </w:object>
        </w:r>
      </w:del>
      <m:oMath>
        <m:acc>
          <m:accPr>
            <m:chr m:val="⃗"/>
            <m:ctrlPr>
              <w:ins w:id="6414" w:author="The Si Tran" w:date="2012-12-06T02:12:00Z">
                <w:rPr>
                  <w:rFonts w:ascii="Cambria Math" w:hAnsi="Cambria Math"/>
                  <w:i/>
                </w:rPr>
              </w:ins>
            </m:ctrlPr>
          </m:accPr>
          <m:e>
            <w:ins w:id="6415" w:author="The Si Tran" w:date="2012-12-06T02:12:00Z">
              <m:r>
                <w:rPr>
                  <w:rFonts w:ascii="Cambria Math" w:hAnsi="Cambria Math"/>
                </w:rPr>
                <m:t>w</m:t>
              </m:r>
            </w:ins>
          </m:e>
        </m:acc>
      </m:oMath>
      <w:r w:rsidRPr="0049233F">
        <w:t xml:space="preserve"> trên một không gian thực </w:t>
      </w:r>
      <w:ins w:id="6416" w:author="The Si Tran" w:date="2012-12-06T02:12:00Z">
        <m:oMath>
          <m:r>
            <w:rPr>
              <w:rFonts w:ascii="Cambria Math" w:hAnsi="Cambria Math"/>
            </w:rPr>
            <m:t>n+1</m:t>
          </m:r>
        </m:oMath>
      </w:ins>
      <w:del w:id="6417"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6418" w:author="The Si Tran" w:date="2012-12-06T02:13:00Z"/>
          <w:rFonts w:ascii="Times New Roman" w:hAnsi="Times New Roman"/>
          <w:i/>
          <w:sz w:val="26"/>
          <w:szCs w:val="26"/>
          <w:u w:val="single"/>
          <w:rPrChange w:id="6419" w:author="The Si Tran" w:date="2012-12-06T02:13:00Z">
            <w:rPr>
              <w:ins w:id="6420"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6421" w:author="The Si Tran" w:date="2012-12-06T02:13:00Z">
        <w:r w:rsidRPr="0049233F" w:rsidDel="00900AAA">
          <w:rPr>
            <w:rFonts w:ascii="Times New Roman" w:hAnsi="Times New Roman"/>
            <w:position w:val="-6"/>
            <w:sz w:val="26"/>
            <w:szCs w:val="26"/>
            <w:rPrChange w:id="6422" w:author="The Si Tran" w:date="2012-12-05T23:02:00Z">
              <w:rPr>
                <w:rFonts w:ascii="Times New Roman" w:hAnsi="Times New Roman"/>
                <w:position w:val="-6"/>
                <w:sz w:val="26"/>
                <w:szCs w:val="26"/>
              </w:rPr>
            </w:rPrChange>
          </w:rPr>
          <w:object w:dxaOrig="240" w:dyaOrig="279" w14:anchorId="72710CDF">
            <v:shape id="_x0000_i1110" type="#_x0000_t75" style="width:14.4pt;height:14.4pt" o:ole="">
              <v:imagedata r:id="rId200" o:title=""/>
            </v:shape>
            <o:OLEObject Type="Embed" ProgID="Equation.DSMT4" ShapeID="_x0000_i1110" DrawAspect="Content" ObjectID="_1417199881" r:id="rId205"/>
          </w:object>
        </w:r>
      </w:del>
      <m:oMath>
        <m:acc>
          <m:accPr>
            <m:chr m:val="⃗"/>
            <m:ctrlPr>
              <w:ins w:id="6423" w:author="The Si Tran" w:date="2012-12-06T02:13:00Z">
                <w:rPr>
                  <w:rFonts w:ascii="Cambria Math" w:eastAsia="Times New Roman" w:hAnsi="Cambria Math"/>
                  <w:i/>
                  <w:sz w:val="26"/>
                  <w:szCs w:val="26"/>
                </w:rPr>
              </w:ins>
            </m:ctrlPr>
          </m:accPr>
          <m:e>
            <w:ins w:id="6424" w:author="The Si Tran" w:date="2012-12-06T02:13:00Z">
              <m:r>
                <w:rPr>
                  <w:rFonts w:ascii="Cambria Math" w:hAnsi="Cambria Math"/>
                  <w:szCs w:val="26"/>
                </w:rPr>
                <m:t>w</m:t>
              </m:r>
            </w:ins>
          </m:e>
        </m:acc>
      </m:oMath>
      <w:ins w:id="6425"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426" w:author="The Si Tran" w:date="2012-12-06T02:13:00Z">
        <w:r w:rsidRPr="0049233F" w:rsidDel="00900AAA">
          <w:rPr>
            <w:rFonts w:ascii="Times New Roman" w:hAnsi="Times New Roman"/>
            <w:position w:val="-6"/>
            <w:sz w:val="26"/>
            <w:szCs w:val="26"/>
            <w:rPrChange w:id="6427" w:author="The Si Tran" w:date="2012-12-05T23:02:00Z">
              <w:rPr>
                <w:rFonts w:ascii="Times New Roman" w:hAnsi="Times New Roman"/>
                <w:position w:val="-6"/>
                <w:sz w:val="26"/>
                <w:szCs w:val="26"/>
              </w:rPr>
            </w:rPrChange>
          </w:rPr>
          <w:object w:dxaOrig="240" w:dyaOrig="279" w14:anchorId="7607ABCA">
            <v:shape id="_x0000_i1111" type="#_x0000_t75" style="width:14.4pt;height:14.4pt" o:ole="">
              <v:imagedata r:id="rId200" o:title=""/>
            </v:shape>
            <o:OLEObject Type="Embed" ProgID="Equation.DSMT4" ShapeID="_x0000_i1111" DrawAspect="Content" ObjectID="_1417199882" r:id="rId206"/>
          </w:object>
        </w:r>
      </w:del>
      <m:oMath>
        <m:acc>
          <m:accPr>
            <m:chr m:val="⃗"/>
            <m:ctrlPr>
              <w:ins w:id="6428" w:author="The Si Tran" w:date="2012-12-06T02:13:00Z">
                <w:rPr>
                  <w:rFonts w:ascii="Cambria Math" w:eastAsia="Times New Roman" w:hAnsi="Cambria Math"/>
                  <w:i/>
                  <w:sz w:val="26"/>
                  <w:szCs w:val="26"/>
                </w:rPr>
              </w:ins>
            </m:ctrlPr>
          </m:accPr>
          <m:e>
            <w:ins w:id="6429" w:author="The Si Tran" w:date="2012-12-06T02:13:00Z">
              <m:r>
                <w:rPr>
                  <w:rFonts w:ascii="Cambria Math" w:hAnsi="Cambria Math"/>
                  <w:szCs w:val="26"/>
                </w:rPr>
                <m:t>w</m:t>
              </m:r>
            </w:ins>
          </m:e>
        </m:acc>
      </m:oMath>
      <w:ins w:id="6430"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276DB6">
      <w:pPr>
        <w:ind w:left="1440"/>
        <w:rPr>
          <w:ins w:id="6431" w:author="The Si Tran" w:date="2012-12-06T02:14:00Z"/>
          <w:szCs w:val="26"/>
        </w:rPr>
        <w:pPrChange w:id="6432" w:author="The Si Tran" w:date="2012-12-06T02:13:00Z">
          <w:pPr>
            <w:pStyle w:val="ListParagraph"/>
            <w:numPr>
              <w:numId w:val="10"/>
            </w:numPr>
            <w:spacing w:after="0" w:line="360" w:lineRule="auto"/>
            <w:ind w:left="0" w:hanging="360"/>
          </w:pPr>
        </w:pPrChange>
      </w:pPr>
      <m:oMathPara>
        <m:oMathParaPr>
          <m:jc m:val="left"/>
        </m:oMathParaPr>
        <m:oMath>
          <m:sSub>
            <m:sSubPr>
              <m:ctrlPr>
                <w:ins w:id="6433" w:author="The Si Tran" w:date="2012-12-06T02:13:00Z">
                  <w:rPr>
                    <w:rFonts w:ascii="Cambria Math" w:hAnsi="Cambria Math"/>
                    <w:szCs w:val="26"/>
                  </w:rPr>
                </w:ins>
              </m:ctrlPr>
            </m:sSubPr>
            <m:e>
              <w:ins w:id="6434" w:author="The Si Tran" w:date="2012-12-06T02:13:00Z">
                <m:r>
                  <w:rPr>
                    <w:rFonts w:ascii="Cambria Math" w:hAnsi="Cambria Math"/>
                    <w:szCs w:val="26"/>
                  </w:rPr>
                  <m:t>w</m:t>
                </m:r>
              </w:ins>
            </m:e>
            <m:sub>
              <w:ins w:id="6435" w:author="The Si Tran" w:date="2012-12-06T02:13:00Z">
                <m:r>
                  <w:rPr>
                    <w:rFonts w:ascii="Cambria Math" w:hAnsi="Cambria Math"/>
                    <w:szCs w:val="26"/>
                  </w:rPr>
                  <m:t>i</m:t>
                </m:r>
              </w:ins>
            </m:sub>
          </m:sSub>
          <w:ins w:id="6436" w:author="The Si Tran" w:date="2012-12-06T02:14:00Z">
            <m:r>
              <w:rPr>
                <w:rFonts w:ascii="Cambria Math" w:hAnsi="Cambria Math"/>
                <w:szCs w:val="26"/>
              </w:rPr>
              <m:t>←</m:t>
            </m:r>
          </w:ins>
          <m:sSub>
            <m:sSubPr>
              <m:ctrlPr>
                <w:ins w:id="6437" w:author="The Si Tran" w:date="2012-12-06T02:14:00Z">
                  <w:rPr>
                    <w:rFonts w:ascii="Cambria Math" w:hAnsi="Cambria Math"/>
                    <w:szCs w:val="26"/>
                  </w:rPr>
                </w:ins>
              </m:ctrlPr>
            </m:sSubPr>
            <m:e>
              <w:ins w:id="6438" w:author="The Si Tran" w:date="2012-12-06T02:14:00Z">
                <m:r>
                  <w:rPr>
                    <w:rFonts w:ascii="Cambria Math" w:hAnsi="Cambria Math"/>
                    <w:szCs w:val="26"/>
                  </w:rPr>
                  <m:t>w</m:t>
                </m:r>
              </w:ins>
            </m:e>
            <m:sub>
              <w:ins w:id="6439" w:author="The Si Tran" w:date="2012-12-06T02:14:00Z">
                <m:r>
                  <w:rPr>
                    <w:rFonts w:ascii="Cambria Math" w:hAnsi="Cambria Math"/>
                    <w:szCs w:val="26"/>
                  </w:rPr>
                  <m:t>i</m:t>
                </m:r>
              </w:ins>
            </m:sub>
          </m:sSub>
          <w:ins w:id="6440" w:author="The Si Tran" w:date="2012-12-06T02:14:00Z">
            <m:r>
              <w:rPr>
                <w:rFonts w:ascii="Cambria Math" w:hAnsi="Cambria Math"/>
                <w:szCs w:val="26"/>
              </w:rPr>
              <m:t>+</m:t>
            </m:r>
          </w:ins>
          <m:sSub>
            <m:sSubPr>
              <m:ctrlPr>
                <w:ins w:id="6441" w:author="The Si Tran" w:date="2012-12-06T02:14:00Z">
                  <w:rPr>
                    <w:rFonts w:ascii="Cambria Math" w:hAnsi="Cambria Math"/>
                    <w:szCs w:val="26"/>
                  </w:rPr>
                </w:ins>
              </m:ctrlPr>
            </m:sSubPr>
            <m:e>
              <w:ins w:id="6442" w:author="The Si Tran" w:date="2012-12-06T02:14:00Z">
                <m:r>
                  <w:rPr>
                    <w:rFonts w:ascii="Cambria Math" w:hAnsi="Cambria Math"/>
                    <w:szCs w:val="26"/>
                  </w:rPr>
                  <m:t>∆w</m:t>
                </m:r>
              </w:ins>
            </m:e>
            <m:sub>
              <w:ins w:id="6443" w:author="The Si Tran" w:date="2012-12-06T02:14:00Z">
                <m:r>
                  <w:rPr>
                    <w:rFonts w:ascii="Cambria Math" w:hAnsi="Cambria Math"/>
                    <w:szCs w:val="26"/>
                  </w:rPr>
                  <m:t>i</m:t>
                </m:r>
              </w:ins>
            </m:sub>
          </m:sSub>
        </m:oMath>
      </m:oMathPara>
    </w:p>
    <w:p w14:paraId="35EF2FE2" w14:textId="77777777" w:rsidR="00A40DAF" w:rsidRPr="00A40DAF" w:rsidDel="00A40DAF" w:rsidRDefault="00276DB6">
      <w:pPr>
        <w:ind w:left="1440"/>
        <w:rPr>
          <w:del w:id="6444" w:author="The Si Tran" w:date="2012-12-06T02:15:00Z"/>
          <w:szCs w:val="26"/>
          <w:u w:val="single"/>
          <w:rPrChange w:id="6445" w:author="The Si Tran" w:date="2012-12-06T02:15:00Z">
            <w:rPr>
              <w:del w:id="6446" w:author="The Si Tran" w:date="2012-12-06T02:15:00Z"/>
              <w:rFonts w:ascii="Times New Roman" w:hAnsi="Times New Roman"/>
              <w:i/>
              <w:sz w:val="26"/>
              <w:szCs w:val="26"/>
              <w:u w:val="single"/>
            </w:rPr>
          </w:rPrChange>
        </w:rPr>
        <w:pPrChange w:id="6447" w:author="The Si Tran" w:date="2012-12-06T02:13:00Z">
          <w:pPr>
            <w:pStyle w:val="ListParagraph"/>
            <w:numPr>
              <w:numId w:val="10"/>
            </w:numPr>
            <w:spacing w:after="0" w:line="360" w:lineRule="auto"/>
            <w:ind w:left="0" w:hanging="360"/>
          </w:pPr>
        </w:pPrChange>
      </w:pPr>
      <m:oMathPara>
        <m:oMathParaPr>
          <m:jc m:val="left"/>
        </m:oMathParaPr>
        <m:oMath>
          <m:sSub>
            <m:sSubPr>
              <m:ctrlPr>
                <w:ins w:id="6448" w:author="The Si Tran" w:date="2012-12-06T02:14:00Z">
                  <w:rPr>
                    <w:rFonts w:ascii="Cambria Math" w:hAnsi="Cambria Math"/>
                    <w:szCs w:val="26"/>
                  </w:rPr>
                </w:ins>
              </m:ctrlPr>
            </m:sSubPr>
            <m:e>
              <w:ins w:id="6449" w:author="The Si Tran" w:date="2012-12-06T02:14:00Z">
                <m:r>
                  <w:rPr>
                    <w:rFonts w:ascii="Cambria Math" w:hAnsi="Cambria Math"/>
                    <w:szCs w:val="26"/>
                  </w:rPr>
                  <m:t>∆w</m:t>
                </m:r>
              </w:ins>
            </m:e>
            <m:sub>
              <w:ins w:id="6450" w:author="The Si Tran" w:date="2012-12-06T02:14:00Z">
                <m:r>
                  <w:rPr>
                    <w:rFonts w:ascii="Cambria Math" w:hAnsi="Cambria Math"/>
                    <w:szCs w:val="26"/>
                  </w:rPr>
                  <m:t>i</m:t>
                </m:r>
              </w:ins>
            </m:sub>
          </m:sSub>
          <w:ins w:id="6451" w:author="The Si Tran" w:date="2012-12-06T02:14:00Z">
            <m:r>
              <w:rPr>
                <w:rFonts w:ascii="Cambria Math" w:hAnsi="Cambria Math"/>
                <w:szCs w:val="26"/>
              </w:rPr>
              <m:t>=</m:t>
            </m:r>
          </w:ins>
          <w:ins w:id="6452" w:author="The Si Tran" w:date="2012-12-06T02:15:00Z">
            <m:r>
              <w:rPr>
                <w:rFonts w:ascii="Cambria Math" w:hAnsi="Cambria Math"/>
                <w:szCs w:val="26"/>
              </w:rPr>
              <m:t>η(t-o)</m:t>
            </m:r>
          </w:ins>
          <m:sSub>
            <m:sSubPr>
              <m:ctrlPr>
                <w:ins w:id="6453" w:author="The Si Tran" w:date="2012-12-06T02:15:00Z">
                  <w:rPr>
                    <w:rFonts w:ascii="Cambria Math" w:hAnsi="Cambria Math"/>
                    <w:i/>
                    <w:szCs w:val="26"/>
                  </w:rPr>
                </w:ins>
              </m:ctrlPr>
            </m:sSubPr>
            <m:e>
              <w:ins w:id="6454" w:author="The Si Tran" w:date="2012-12-06T02:15:00Z">
                <m:r>
                  <w:rPr>
                    <w:rFonts w:ascii="Cambria Math" w:hAnsi="Cambria Math"/>
                    <w:szCs w:val="26"/>
                  </w:rPr>
                  <m:t>x</m:t>
                </m:r>
              </w:ins>
            </m:e>
            <m:sub>
              <w:ins w:id="6455"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456" w:author="The Si Tran" w:date="2012-12-06T02:15:00Z"/>
          <w:rFonts w:ascii="Times New Roman" w:hAnsi="Times New Roman"/>
          <w:sz w:val="26"/>
          <w:szCs w:val="26"/>
        </w:rPr>
      </w:pPr>
      <w:del w:id="6457"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458" w:author="Unknown">
              <w:rPr>
                <w:noProof/>
              </w:rPr>
            </w:rPrChange>
          </w:rPr>
          <w:drawing>
            <wp:inline distT="0" distB="0" distL="0" distR="0" wp14:anchorId="1F564A10" wp14:editId="265BC01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459" w:author="The Si Tran" w:date="2012-12-06T02:15:00Z">
          <w:pPr>
            <w:pStyle w:val="ListParagraph"/>
            <w:spacing w:after="0" w:line="360" w:lineRule="auto"/>
            <w:ind w:left="0"/>
          </w:pPr>
        </w:pPrChange>
      </w:pPr>
      <w:del w:id="6460" w:author="The Si Tran" w:date="2012-12-06T02:15:00Z">
        <w:r w:rsidRPr="0049233F" w:rsidDel="00A40DAF">
          <w:delText xml:space="preserve">                   </w:delText>
        </w:r>
        <w:r w:rsidRPr="00032D83" w:rsidDel="00A40DAF">
          <w:rPr>
            <w:noProof/>
          </w:rPr>
          <w:drawing>
            <wp:inline distT="0" distB="0" distL="0" distR="0" wp14:anchorId="357AB739" wp14:editId="28E3E4FB">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2" type="#_x0000_t75" style="width:7.5pt;height:14.4pt" o:ole="">
            <v:imagedata r:id="rId209" o:title=""/>
          </v:shape>
          <o:OLEObject Type="Embed" ProgID="Equation.DSMT4" ShapeID="_x0000_i1112" DrawAspect="Content" ObjectID="_1417199883"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461" w:author="The Si Tran" w:date="2012-12-06T02:16:00Z"/>
          <w:rFonts w:ascii="Times New Roman" w:hAnsi="Times New Roman"/>
          <w:i/>
          <w:sz w:val="26"/>
          <w:szCs w:val="26"/>
          <w:u w:val="single"/>
          <w:rPrChange w:id="6462" w:author="The Si Tran" w:date="2012-12-06T02:16:00Z">
            <w:rPr>
              <w:ins w:id="6463"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464" w:author="The Si Tran" w:date="2012-12-06T02:17:00Z">
            <w:rPr>
              <w:rFonts w:ascii="Times New Roman" w:hAnsi="Times New Roman"/>
              <w:i/>
              <w:sz w:val="26"/>
              <w:szCs w:val="26"/>
              <w:u w:val="single"/>
            </w:rPr>
          </w:rPrChange>
        </w:rPr>
        <w:pPrChange w:id="6465" w:author="The Si Tran" w:date="2012-12-06T02:16:00Z">
          <w:pPr>
            <w:pStyle w:val="ListParagraph"/>
            <w:numPr>
              <w:numId w:val="10"/>
            </w:numPr>
            <w:spacing w:after="0" w:line="360" w:lineRule="auto"/>
            <w:ind w:left="0" w:hanging="360"/>
          </w:pPr>
        </w:pPrChange>
      </w:pPr>
      <w:ins w:id="6466"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467" w:author="The Si Tran" w:date="2012-12-06T02:16:00Z"/>
          <w:rFonts w:ascii="Times New Roman" w:hAnsi="Times New Roman"/>
          <w:b/>
          <w:i/>
          <w:sz w:val="26"/>
          <w:szCs w:val="26"/>
        </w:rPr>
      </w:pPr>
      <w:del w:id="6468" w:author="The Si Tran" w:date="2012-12-06T02:17:00Z">
        <w:r w:rsidRPr="0049233F" w:rsidDel="00C841C4">
          <w:rPr>
            <w:rFonts w:ascii="Times New Roman" w:hAnsi="Times New Roman"/>
            <w:b/>
            <w:i/>
            <w:sz w:val="26"/>
            <w:szCs w:val="26"/>
          </w:rPr>
          <w:delText xml:space="preserve">             </w:delText>
        </w:r>
      </w:del>
      <w:del w:id="6469"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470" w:author="Unknown">
              <w:rPr>
                <w:noProof/>
              </w:rPr>
            </w:rPrChange>
          </w:rPr>
          <w:drawing>
            <wp:inline distT="0" distB="0" distL="0" distR="0" wp14:anchorId="2F618E5D" wp14:editId="49D4296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471"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472" w:author="The Si Tran" w:date="2012-12-06T02:19:00Z"/>
          <w:rFonts w:ascii="Times New Roman" w:hAnsi="Times New Roman"/>
          <w:sz w:val="26"/>
          <w:szCs w:val="26"/>
        </w:rPr>
        <w:pPrChange w:id="6473" w:author="The Si Tran" w:date="2012-12-06T02:19:00Z">
          <w:pPr>
            <w:pStyle w:val="ListParagraph"/>
            <w:spacing w:after="0" w:line="360" w:lineRule="auto"/>
            <w:ind w:left="0"/>
          </w:pPr>
        </w:pPrChange>
      </w:pPr>
      <w:ins w:id="6474"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475" w:author="The Si Tran" w:date="2012-12-06T02:19:00Z">
            <w:rPr>
              <w:noProof/>
            </w:rPr>
          </w:rPrChange>
        </w:rPr>
        <w:pPrChange w:id="6476" w:author="The Si Tran" w:date="2012-12-06T02:19:00Z">
          <w:pPr>
            <w:pStyle w:val="ListParagraph"/>
            <w:spacing w:after="0" w:line="360" w:lineRule="auto"/>
            <w:ind w:firstLine="720"/>
          </w:pPr>
        </w:pPrChange>
      </w:pPr>
      <w:del w:id="6477" w:author="The Si Tran" w:date="2012-12-06T02:19:00Z">
        <w:r w:rsidRPr="002B1464" w:rsidDel="00DF09B3">
          <w:rPr>
            <w:noProof/>
          </w:rPr>
          <w:drawing>
            <wp:inline distT="0" distB="0" distL="0" distR="0" wp14:anchorId="15785917" wp14:editId="6B4450EB">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3" type="#_x0000_t75" style="width:14.4pt;height:14.4pt" o:ole="">
            <v:imagedata r:id="rId195" o:title=""/>
          </v:shape>
          <o:OLEObject Type="Embed" ProgID="Equation.DSMT4" ShapeID="_x0000_i1113" DrawAspect="Content" ObjectID="_1417199884" r:id="rId213"/>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4" type="#_x0000_t75" style="width:28.2pt;height:14.4pt" o:ole="">
            <v:imagedata r:id="rId214" o:title=""/>
          </v:shape>
          <o:OLEObject Type="Embed" ProgID="Equation.DSMT4" ShapeID="_x0000_i1114" DrawAspect="Content" ObjectID="_1417199885" r:id="rId215"/>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6478"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479"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480" w:author="The Si Tran" w:date="2012-12-06T02:22:00Z">
        <w:r w:rsidRPr="0049233F" w:rsidDel="008A19A3">
          <w:rPr>
            <w:rFonts w:ascii="Times New Roman" w:hAnsi="Times New Roman"/>
            <w:i/>
            <w:sz w:val="26"/>
            <w:szCs w:val="26"/>
          </w:rPr>
          <w:delText>E</w:delText>
        </w:r>
      </w:del>
      <w:del w:id="6481"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5" type="#_x0000_t75" style="width:14.4pt;height:14.4pt" o:ole="">
              <v:imagedata r:id="rId195" o:title=""/>
            </v:shape>
            <o:OLEObject Type="Embed" ProgID="Equation.DSMT4" ShapeID="_x0000_i1115" DrawAspect="Content" ObjectID="_1417199886" r:id="rId216"/>
          </w:object>
        </w:r>
        <w:r w:rsidRPr="0049233F" w:rsidDel="008A19A3">
          <w:rPr>
            <w:rFonts w:ascii="Times New Roman" w:hAnsi="Times New Roman"/>
            <w:sz w:val="26"/>
            <w:szCs w:val="26"/>
          </w:rPr>
          <w:delText xml:space="preserve">, ký hiệu là </w:delText>
        </w:r>
      </w:del>
      <w:del w:id="6482" w:author="The Si Tran" w:date="2012-12-06T02:19:00Z">
        <w:r w:rsidRPr="00AF1345" w:rsidDel="00DF09B3">
          <w:rPr>
            <w:rFonts w:ascii="Times New Roman" w:hAnsi="Times New Roman"/>
            <w:position w:val="-10"/>
            <w:sz w:val="26"/>
            <w:szCs w:val="26"/>
          </w:rPr>
          <w:object w:dxaOrig="740" w:dyaOrig="320" w14:anchorId="1BB3EC5E">
            <v:shape id="_x0000_i1116" type="#_x0000_t75" style="width:36.3pt;height:14.4pt" o:ole="">
              <v:imagedata r:id="rId217" o:title=""/>
            </v:shape>
            <o:OLEObject Type="Embed" ProgID="Equation.DSMT4" ShapeID="_x0000_i1116" DrawAspect="Content" ObjectID="_1417199887" r:id="rId218"/>
          </w:object>
        </w:r>
      </w:del>
      <w:ins w:id="6483"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484" w:author="The Si Tran" w:date="2012-12-06T02:22:00Z"/>
          <w:rFonts w:ascii="Times New Roman" w:hAnsi="Times New Roman"/>
          <w:sz w:val="26"/>
          <w:szCs w:val="26"/>
        </w:rPr>
        <w:pPrChange w:id="6485" w:author="The Si Tran" w:date="2012-12-14T06:06:00Z">
          <w:pPr>
            <w:pStyle w:val="ListParagraph"/>
            <w:spacing w:after="0" w:line="360" w:lineRule="auto"/>
            <w:ind w:left="0"/>
          </w:pPr>
        </w:pPrChange>
      </w:pPr>
      <w:ins w:id="6486" w:author="The Si Tran" w:date="2012-12-06T02:20:00Z">
        <w:r>
          <w:rPr>
            <w:rFonts w:ascii="Times New Roman" w:hAnsi="Times New Roman"/>
            <w:sz w:val="26"/>
            <w:szCs w:val="26"/>
          </w:rPr>
          <w:tab/>
        </w:r>
        <w:r>
          <w:rPr>
            <w:rFonts w:ascii="Times New Roman" w:hAnsi="Times New Roman"/>
            <w:sz w:val="26"/>
            <w:szCs w:val="26"/>
          </w:rPr>
          <w:tab/>
        </w:r>
      </w:ins>
      <w:ins w:id="6487"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488" w:author="The Si Tran" w:date="2012-12-14T06:06:00Z">
          <w:pPr>
            <w:pStyle w:val="ListParagraph"/>
            <w:spacing w:after="0" w:line="360" w:lineRule="auto"/>
            <w:ind w:left="0"/>
          </w:pPr>
        </w:pPrChange>
      </w:pPr>
      <w:del w:id="6489"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490" w:author="Unknown">
              <w:rPr>
                <w:noProof/>
              </w:rPr>
            </w:rPrChange>
          </w:rPr>
          <w:drawing>
            <wp:inline distT="0" distB="0" distL="0" distR="0" wp14:anchorId="607F83D3" wp14:editId="36E129A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6491" w:author="The Si Tran" w:date="2012-12-06T02:25:00Z"/>
        </w:rPr>
        <w:pPrChange w:id="6492"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493" w:author="The Si Tran" w:date="2012-12-06T02:24:00Z">
        <w:r w:rsidR="008A19A3">
          <w:t>-</w:t>
        </w:r>
      </w:ins>
      <w:del w:id="6494" w:author="The Si Tran" w:date="2012-12-06T02:23:00Z">
        <w:r w:rsidRPr="00AF1345" w:rsidDel="008A19A3">
          <w:rPr>
            <w:position w:val="-10"/>
          </w:rPr>
          <w:object w:dxaOrig="859" w:dyaOrig="320" w14:anchorId="3B61AA20">
            <v:shape id="_x0000_i1117" type="#_x0000_t75" style="width:43.8pt;height:14.4pt" o:ole="">
              <v:imagedata r:id="rId220" o:title=""/>
            </v:shape>
            <o:OLEObject Type="Embed" ProgID="Equation.DSMT4" ShapeID="_x0000_i1117" DrawAspect="Content" ObjectID="_1417199888" r:id="rId221"/>
          </w:object>
        </w:r>
      </w:del>
      <w:ins w:id="6495"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496" w:author="The Si Tran" w:date="2012-12-06T02:24:00Z">
        <m:oMath>
          <m:r>
            <w:rPr>
              <w:rFonts w:ascii="Cambria Math" w:hAnsi="Cambria Math"/>
            </w:rPr>
            <m:t>E</m:t>
          </m:r>
        </m:oMath>
      </w:ins>
      <w:del w:id="6497"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276DB6">
      <w:pPr>
        <w:spacing w:before="0"/>
        <w:rPr>
          <w:ins w:id="6498" w:author="The Si Tran" w:date="2012-12-06T02:27:00Z"/>
        </w:rPr>
        <w:pPrChange w:id="6499" w:author="The Si Tran" w:date="2012-12-14T06:08:00Z">
          <w:pPr>
            <w:pStyle w:val="ListParagraph"/>
            <w:spacing w:after="0" w:line="360" w:lineRule="auto"/>
            <w:ind w:left="0"/>
          </w:pPr>
        </w:pPrChange>
      </w:pPr>
      <m:oMathPara>
        <m:oMath>
          <m:acc>
            <m:accPr>
              <m:chr m:val="⃗"/>
              <m:ctrlPr>
                <w:ins w:id="6500" w:author="The Si Tran" w:date="2012-12-06T02:26:00Z">
                  <w:rPr>
                    <w:rFonts w:ascii="Cambria Math" w:hAnsi="Cambria Math"/>
                    <w:i/>
                  </w:rPr>
                </w:ins>
              </m:ctrlPr>
            </m:accPr>
            <m:e>
              <w:ins w:id="6501" w:author="The Si Tran" w:date="2012-12-06T02:26:00Z">
                <m:r>
                  <w:rPr>
                    <w:rFonts w:ascii="Cambria Math" w:hAnsi="Cambria Math"/>
                  </w:rPr>
                  <m:t>w</m:t>
                </m:r>
              </w:ins>
            </m:e>
          </m:acc>
          <w:ins w:id="6502" w:author="The Si Tran" w:date="2012-12-06T02:26:00Z">
            <m:r>
              <w:rPr>
                <w:rFonts w:ascii="Cambria Math" w:hAnsi="Cambria Math"/>
              </w:rPr>
              <m:t>←</m:t>
            </m:r>
          </w:ins>
          <m:acc>
            <m:accPr>
              <m:chr m:val="⃗"/>
              <m:ctrlPr>
                <w:ins w:id="6503" w:author="The Si Tran" w:date="2012-12-06T02:26:00Z">
                  <w:rPr>
                    <w:rFonts w:ascii="Cambria Math" w:hAnsi="Cambria Math"/>
                    <w:i/>
                  </w:rPr>
                </w:ins>
              </m:ctrlPr>
            </m:accPr>
            <m:e>
              <w:ins w:id="6504" w:author="The Si Tran" w:date="2012-12-06T02:26:00Z">
                <m:r>
                  <w:rPr>
                    <w:rFonts w:ascii="Cambria Math" w:hAnsi="Cambria Math"/>
                  </w:rPr>
                  <m:t>w</m:t>
                </m:r>
              </w:ins>
            </m:e>
          </m:acc>
          <w:ins w:id="6505" w:author="The Si Tran" w:date="2012-12-06T02:27:00Z">
            <m:r>
              <w:rPr>
                <w:rFonts w:ascii="Cambria Math" w:hAnsi="Cambria Math"/>
              </w:rPr>
              <m:t>+</m:t>
            </m:r>
          </w:ins>
          <m:acc>
            <m:accPr>
              <m:chr m:val="⃗"/>
              <m:ctrlPr>
                <w:ins w:id="6506" w:author="The Si Tran" w:date="2012-12-06T02:27:00Z">
                  <w:rPr>
                    <w:rFonts w:ascii="Cambria Math" w:hAnsi="Cambria Math"/>
                    <w:i/>
                  </w:rPr>
                </w:ins>
              </m:ctrlPr>
            </m:accPr>
            <m:e>
              <w:ins w:id="6507"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508" w:author="The Si Tran" w:date="2012-12-06T02:29:00Z"/>
          <w:rFonts w:ascii="Times New Roman" w:hAnsi="Times New Roman"/>
          <w:sz w:val="26"/>
          <w:szCs w:val="26"/>
        </w:rPr>
      </w:pPr>
      <w:ins w:id="6509" w:author="The Si Tran" w:date="2012-12-06T02:28:00Z">
        <m:oMathPara>
          <m:oMath>
            <m:r>
              <w:rPr>
                <w:rFonts w:ascii="Cambria Math" w:hAnsi="Cambria Math"/>
                <w:sz w:val="26"/>
                <w:szCs w:val="26"/>
              </w:rPr>
              <m:t>∆</m:t>
            </m:r>
          </m:oMath>
        </m:oMathPara>
      </w:ins>
      <m:oMathPara>
        <m:oMath>
          <m:acc>
            <m:accPr>
              <m:chr m:val="⃗"/>
              <m:ctrlPr>
                <w:ins w:id="6510" w:author="The Si Tran" w:date="2012-12-06T02:27:00Z">
                  <w:rPr>
                    <w:rFonts w:ascii="Cambria Math" w:hAnsi="Cambria Math"/>
                    <w:i/>
                    <w:sz w:val="26"/>
                    <w:szCs w:val="26"/>
                  </w:rPr>
                </w:ins>
              </m:ctrlPr>
            </m:accPr>
            <m:e>
              <w:ins w:id="6511" w:author="The Si Tran" w:date="2012-12-06T02:28:00Z">
                <m:r>
                  <w:rPr>
                    <w:rFonts w:ascii="Cambria Math" w:hAnsi="Cambria Math"/>
                    <w:sz w:val="26"/>
                    <w:szCs w:val="26"/>
                  </w:rPr>
                  <m:t>w</m:t>
                </m:r>
              </w:ins>
            </m:e>
          </m:acc>
          <w:ins w:id="6512"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513" w:author="The Si Tran" w:date="2012-12-06T02:28:00Z">
                  <w:rPr>
                    <w:rFonts w:ascii="Cambria Math" w:hAnsi="Cambria Math"/>
                    <w:i/>
                    <w:sz w:val="26"/>
                    <w:szCs w:val="26"/>
                  </w:rPr>
                </w:ins>
              </m:ctrlPr>
            </m:accPr>
            <m:e>
              <w:ins w:id="6514" w:author="The Si Tran" w:date="2012-12-06T02:28:00Z">
                <m:r>
                  <w:rPr>
                    <w:rFonts w:ascii="Cambria Math" w:hAnsi="Cambria Math"/>
                    <w:sz w:val="26"/>
                    <w:szCs w:val="26"/>
                  </w:rPr>
                  <m:t>w</m:t>
                </m:r>
              </w:ins>
            </m:e>
          </m:acc>
          <w:ins w:id="6515"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516" w:author="The Si Tran" w:date="2012-12-06T02:29:00Z"/>
          <w:rFonts w:ascii="Times New Roman" w:hAnsi="Times New Roman"/>
          <w:sz w:val="26"/>
          <w:szCs w:val="26"/>
        </w:rPr>
      </w:pPr>
      <w:del w:id="6517"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518" w:author="Unknown">
              <w:rPr>
                <w:noProof/>
              </w:rPr>
            </w:rPrChange>
          </w:rPr>
          <w:drawing>
            <wp:inline distT="0" distB="0" distL="0" distR="0" wp14:anchorId="2CC852DC" wp14:editId="7708B7AC">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519"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520" w:author="The Si Tran" w:date="2012-12-06T02:29:00Z"/>
          <w:rFonts w:ascii="Times New Roman" w:hAnsi="Times New Roman"/>
          <w:sz w:val="26"/>
          <w:szCs w:val="26"/>
        </w:rPr>
      </w:pPr>
      <w:del w:id="6521"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522" w:author="The Si Tran" w:date="2012-12-06T02:29:00Z">
        <w:r w:rsidRPr="002B1464" w:rsidDel="004D3F55">
          <w:rPr>
            <w:rFonts w:ascii="Times New Roman" w:hAnsi="Times New Roman"/>
            <w:noProof/>
            <w:sz w:val="26"/>
            <w:szCs w:val="26"/>
            <w:rPrChange w:id="6523" w:author="Unknown">
              <w:rPr>
                <w:noProof/>
              </w:rPr>
            </w:rPrChange>
          </w:rPr>
          <w:drawing>
            <wp:inline distT="0" distB="0" distL="0" distR="0" wp14:anchorId="02B5E461" wp14:editId="247B3BE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524"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276DB6">
      <w:pPr>
        <w:pStyle w:val="EquationIndex"/>
        <w:rPr>
          <w:ins w:id="6525" w:author="The Si Tran" w:date="2012-12-06T02:30:00Z"/>
        </w:rPr>
        <w:pPrChange w:id="6526" w:author="The Si Tran" w:date="2012-12-15T08:05:00Z">
          <w:pPr>
            <w:ind w:left="1440"/>
          </w:pPr>
        </w:pPrChange>
      </w:pPr>
      <m:oMathPara>
        <m:oMath>
          <m:sSub>
            <m:sSubPr>
              <m:ctrlPr>
                <w:ins w:id="6527" w:author="The Si Tran" w:date="2012-12-06T02:30:00Z">
                  <w:rPr>
                    <w:rFonts w:ascii="Cambria Math" w:hAnsi="Cambria Math"/>
                  </w:rPr>
                </w:ins>
              </m:ctrlPr>
            </m:sSubPr>
            <m:e>
              <w:ins w:id="6528" w:author="The Si Tran" w:date="2012-12-06T02:30:00Z">
                <m:r>
                  <w:rPr>
                    <w:rFonts w:ascii="Cambria Math" w:hAnsi="Cambria Math"/>
                  </w:rPr>
                  <m:t>w</m:t>
                </m:r>
              </w:ins>
            </m:e>
            <m:sub>
              <w:ins w:id="6529" w:author="The Si Tran" w:date="2012-12-06T02:30:00Z">
                <m:r>
                  <w:rPr>
                    <w:rFonts w:ascii="Cambria Math" w:hAnsi="Cambria Math"/>
                  </w:rPr>
                  <m:t>i</m:t>
                </m:r>
              </w:ins>
            </m:sub>
          </m:sSub>
          <w:ins w:id="6530" w:author="The Si Tran" w:date="2012-12-06T02:30:00Z">
            <m:r>
              <m:rPr>
                <m:sty m:val="p"/>
              </m:rPr>
              <w:rPr>
                <w:rFonts w:ascii="Cambria Math" w:hAnsi="Cambria Math"/>
              </w:rPr>
              <m:t>←</m:t>
            </m:r>
          </w:ins>
          <m:sSub>
            <m:sSubPr>
              <m:ctrlPr>
                <w:ins w:id="6531" w:author="The Si Tran" w:date="2012-12-06T02:30:00Z">
                  <w:rPr>
                    <w:rFonts w:ascii="Cambria Math" w:hAnsi="Cambria Math"/>
                  </w:rPr>
                </w:ins>
              </m:ctrlPr>
            </m:sSubPr>
            <m:e>
              <w:ins w:id="6532" w:author="The Si Tran" w:date="2012-12-06T02:30:00Z">
                <m:r>
                  <w:rPr>
                    <w:rFonts w:ascii="Cambria Math" w:hAnsi="Cambria Math"/>
                  </w:rPr>
                  <m:t>w</m:t>
                </m:r>
              </w:ins>
            </m:e>
            <m:sub>
              <w:ins w:id="6533" w:author="The Si Tran" w:date="2012-12-06T02:30:00Z">
                <m:r>
                  <w:rPr>
                    <w:rFonts w:ascii="Cambria Math" w:hAnsi="Cambria Math"/>
                  </w:rPr>
                  <m:t>i</m:t>
                </m:r>
              </w:ins>
            </m:sub>
          </m:sSub>
          <w:ins w:id="6534" w:author="The Si Tran" w:date="2012-12-06T02:30:00Z">
            <m:r>
              <m:rPr>
                <m:sty m:val="p"/>
              </m:rPr>
              <w:rPr>
                <w:rFonts w:ascii="Cambria Math" w:hAnsi="Cambria Math"/>
              </w:rPr>
              <m:t>+</m:t>
            </m:r>
          </w:ins>
          <m:sSub>
            <m:sSubPr>
              <m:ctrlPr>
                <w:ins w:id="6535" w:author="The Si Tran" w:date="2012-12-06T02:30:00Z">
                  <w:rPr>
                    <w:rFonts w:ascii="Cambria Math" w:hAnsi="Cambria Math"/>
                  </w:rPr>
                </w:ins>
              </m:ctrlPr>
            </m:sSubPr>
            <m:e>
              <w:ins w:id="6536" w:author="The Si Tran" w:date="2012-12-06T02:30:00Z">
                <m:r>
                  <m:rPr>
                    <m:sty m:val="p"/>
                  </m:rPr>
                  <w:rPr>
                    <w:rFonts w:ascii="Cambria Math" w:hAnsi="Cambria Math"/>
                  </w:rPr>
                  <m:t>∆</m:t>
                </m:r>
                <m:r>
                  <w:rPr>
                    <w:rFonts w:ascii="Cambria Math" w:hAnsi="Cambria Math"/>
                  </w:rPr>
                  <m:t>w</m:t>
                </m:r>
              </w:ins>
            </m:e>
            <m:sub>
              <w:ins w:id="6537" w:author="The Si Tran" w:date="2012-12-06T02:30:00Z">
                <m:r>
                  <w:rPr>
                    <w:rFonts w:ascii="Cambria Math" w:hAnsi="Cambria Math"/>
                  </w:rPr>
                  <m:t>i</m:t>
                </m:r>
              </w:ins>
            </m:sub>
          </m:sSub>
        </m:oMath>
      </m:oMathPara>
    </w:p>
    <w:p w14:paraId="14A84423" w14:textId="77777777" w:rsidR="004D3F55" w:rsidRPr="00097101" w:rsidRDefault="00276DB6">
      <w:pPr>
        <w:pStyle w:val="EquationIndex"/>
        <w:rPr>
          <w:ins w:id="6538" w:author="The Si Tran" w:date="2012-12-06T02:30:00Z"/>
        </w:rPr>
        <w:pPrChange w:id="6539" w:author="The Si Tran" w:date="2012-12-15T08:05:00Z">
          <w:pPr>
            <w:ind w:left="1440"/>
          </w:pPr>
        </w:pPrChange>
      </w:pPr>
      <m:oMathPara>
        <m:oMath>
          <m:sSub>
            <m:sSubPr>
              <m:ctrlPr>
                <w:ins w:id="6540" w:author="The Si Tran" w:date="2012-12-06T02:30:00Z">
                  <w:rPr>
                    <w:rFonts w:ascii="Cambria Math" w:hAnsi="Cambria Math"/>
                  </w:rPr>
                </w:ins>
              </m:ctrlPr>
            </m:sSubPr>
            <m:e>
              <w:ins w:id="6541" w:author="The Si Tran" w:date="2012-12-06T02:30:00Z">
                <m:r>
                  <m:rPr>
                    <m:sty m:val="p"/>
                  </m:rPr>
                  <w:rPr>
                    <w:rFonts w:ascii="Cambria Math" w:hAnsi="Cambria Math"/>
                  </w:rPr>
                  <m:t>∆</m:t>
                </m:r>
                <m:r>
                  <w:rPr>
                    <w:rFonts w:ascii="Cambria Math" w:hAnsi="Cambria Math"/>
                  </w:rPr>
                  <m:t>w</m:t>
                </m:r>
              </w:ins>
            </m:e>
            <m:sub>
              <w:ins w:id="6542" w:author="The Si Tran" w:date="2012-12-06T02:30:00Z">
                <m:r>
                  <w:rPr>
                    <w:rFonts w:ascii="Cambria Math" w:hAnsi="Cambria Math"/>
                  </w:rPr>
                  <m:t>i</m:t>
                </m:r>
              </w:ins>
            </m:sub>
          </m:sSub>
          <w:ins w:id="6543" w:author="The Si Tran" w:date="2012-12-06T02:30:00Z">
            <m:r>
              <m:rPr>
                <m:sty m:val="p"/>
              </m:rPr>
              <w:rPr>
                <w:rFonts w:ascii="Cambria Math" w:hAnsi="Cambria Math"/>
              </w:rPr>
              <m:t>=-</m:t>
            </m:r>
            <m:r>
              <w:rPr>
                <w:rFonts w:ascii="Cambria Math" w:hAnsi="Cambria Math"/>
              </w:rPr>
              <m:t>η</m:t>
            </m:r>
          </w:ins>
          <m:f>
            <m:fPr>
              <m:ctrlPr>
                <w:ins w:id="6544" w:author="The Si Tran" w:date="2012-12-06T02:30:00Z">
                  <w:rPr>
                    <w:rFonts w:ascii="Cambria Math" w:hAnsi="Cambria Math"/>
                  </w:rPr>
                </w:ins>
              </m:ctrlPr>
            </m:fPr>
            <m:num>
              <w:ins w:id="6545" w:author="The Si Tran" w:date="2012-12-06T02:30:00Z">
                <m:r>
                  <w:rPr>
                    <w:rFonts w:ascii="Cambria Math" w:hAnsi="Cambria Math"/>
                  </w:rPr>
                  <m:t>∂E</m:t>
                </m:r>
              </w:ins>
            </m:num>
            <m:den>
              <w:ins w:id="6546" w:author="The Si Tran" w:date="2012-12-06T02:30:00Z">
                <m:r>
                  <w:rPr>
                    <w:rFonts w:ascii="Cambria Math" w:hAnsi="Cambria Math"/>
                  </w:rPr>
                  <m:t>∂</m:t>
                </m:r>
              </w:ins>
              <m:sSub>
                <m:sSubPr>
                  <m:ctrlPr>
                    <w:ins w:id="6547" w:author="The Si Tran" w:date="2012-12-06T02:30:00Z">
                      <w:rPr>
                        <w:rFonts w:ascii="Cambria Math" w:hAnsi="Cambria Math"/>
                      </w:rPr>
                    </w:ins>
                  </m:ctrlPr>
                </m:sSubPr>
                <m:e>
                  <w:ins w:id="6548" w:author="The Si Tran" w:date="2012-12-06T02:31:00Z">
                    <m:r>
                      <w:rPr>
                        <w:rFonts w:ascii="Cambria Math" w:hAnsi="Cambria Math"/>
                      </w:rPr>
                      <m:t>w</m:t>
                    </m:r>
                  </w:ins>
                </m:e>
                <m:sub>
                  <w:ins w:id="6549"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550"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551" w:author="The Si Tran" w:date="2012-12-06T02:31:00Z"/>
          <w:rFonts w:ascii="Times New Roman" w:hAnsi="Times New Roman"/>
          <w:sz w:val="26"/>
          <w:szCs w:val="26"/>
        </w:rPr>
      </w:pPr>
      <w:del w:id="6552" w:author="The Si Tran" w:date="2012-12-06T02:31:00Z">
        <w:r w:rsidRPr="0049233F" w:rsidDel="00FC5644">
          <w:rPr>
            <w:rFonts w:ascii="Times New Roman" w:hAnsi="Times New Roman"/>
            <w:sz w:val="26"/>
            <w:szCs w:val="26"/>
          </w:rPr>
          <w:delText xml:space="preserve">                      </w:delText>
        </w:r>
        <w:r w:rsidRPr="00032D83" w:rsidDel="00FC5644">
          <w:rPr>
            <w:noProof/>
            <w:szCs w:val="26"/>
          </w:rPr>
          <w:drawing>
            <wp:inline distT="0" distB="0" distL="0" distR="0" wp14:anchorId="052A4D62" wp14:editId="26B678B8">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553"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554" w:author="Unknown">
              <w:rPr>
                <w:rFonts w:ascii="Times New Roman" w:eastAsiaTheme="minorHAnsi" w:hAnsi="Times New Roman"/>
                <w:noProof/>
                <w:sz w:val="26"/>
              </w:rPr>
            </w:rPrChange>
          </w:rPr>
          <w:drawing>
            <wp:inline distT="0" distB="0" distL="0" distR="0" wp14:anchorId="4070E0B0" wp14:editId="4141F63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555" w:author="The Si Tran" w:date="2012-12-16T17:27:00Z"/>
        </w:rPr>
        <w:pPrChange w:id="6556" w:author="The Si Tran" w:date="2012-12-16T17:27:00Z">
          <w:pPr>
            <w:pStyle w:val="Caption"/>
          </w:pPr>
        </w:pPrChange>
      </w:pPr>
      <w:r w:rsidRPr="002B1464">
        <w:rPr>
          <w:noProof/>
        </w:rPr>
        <w:drawing>
          <wp:inline distT="0" distB="0" distL="0" distR="0" wp14:anchorId="5978921C" wp14:editId="1A8FB835">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557" w:author="The Si Tran" w:date="2012-12-16T17:27:00Z"/>
        </w:rPr>
        <w:pPrChange w:id="6558"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559" w:author="The Si Tran" w:date="2012-12-16T17:27:00Z">
            <w:rPr/>
          </w:rPrChange>
        </w:rPr>
        <w:pPrChange w:id="6560" w:author="The Si Tran" w:date="2012-12-16T17:27:00Z">
          <w:pPr>
            <w:pStyle w:val="Caption"/>
          </w:pPr>
        </w:pPrChange>
      </w:pPr>
      <w:del w:id="6561" w:author="The Si Tran" w:date="2012-12-16T17:27:00Z">
        <w:r w:rsidRPr="0049233F" w:rsidDel="002F7B80">
          <w:delText xml:space="preserve">                                   </w:delText>
        </w:r>
        <w:r w:rsidRPr="0049233F" w:rsidDel="002F7B80">
          <w:tab/>
        </w:r>
        <w:r w:rsidRPr="00032D83" w:rsidDel="002F7B80">
          <w:delText xml:space="preserve"> </w:delText>
        </w:r>
      </w:del>
      <w:bookmarkStart w:id="6562" w:name="_Toc327348215"/>
      <w:bookmarkStart w:id="6563" w:name="_Toc343029965"/>
      <w:bookmarkStart w:id="6564" w:name="_Toc343452754"/>
      <w:r w:rsidRPr="002F7B80">
        <w:rPr>
          <w:rPrChange w:id="6565" w:author="The Si Tran" w:date="2012-12-16T17:27:00Z">
            <w:rPr>
              <w:b w:val="0"/>
            </w:rPr>
          </w:rPrChange>
        </w:rPr>
        <w:t>Hình</w:t>
      </w:r>
      <w:ins w:id="6566" w:author="The Si Tran" w:date="2012-12-11T23:35:00Z">
        <w:r w:rsidR="003E4F58" w:rsidRPr="002F7B80">
          <w:rPr>
            <w:rPrChange w:id="6567" w:author="The Si Tran" w:date="2012-12-16T17:27:00Z">
              <w:rPr>
                <w:b w:val="0"/>
              </w:rPr>
            </w:rPrChange>
          </w:rPr>
          <w:t xml:space="preserve"> 4.6</w:t>
        </w:r>
      </w:ins>
      <w:del w:id="6568" w:author="The Si Tran" w:date="2012-12-11T23:35:00Z">
        <w:r w:rsidRPr="002F7B80" w:rsidDel="003E4F58">
          <w:rPr>
            <w:rPrChange w:id="6569" w:author="The Si Tran" w:date="2012-12-16T17:27:00Z">
              <w:rPr>
                <w:b w:val="0"/>
              </w:rPr>
            </w:rPrChange>
          </w:rPr>
          <w:delText xml:space="preserve"> </w:delText>
        </w:r>
        <w:r w:rsidRPr="002F7B80" w:rsidDel="003E4F58">
          <w:rPr>
            <w:rPrChange w:id="6570" w:author="The Si Tran" w:date="2012-12-16T17:27:00Z">
              <w:rPr>
                <w:b w:val="0"/>
              </w:rPr>
            </w:rPrChange>
          </w:rPr>
          <w:fldChar w:fldCharType="begin"/>
        </w:r>
        <w:r w:rsidRPr="002F7B80" w:rsidDel="003E4F58">
          <w:rPr>
            <w:rPrChange w:id="6571" w:author="The Si Tran" w:date="2012-12-16T17:27:00Z">
              <w:rPr>
                <w:b w:val="0"/>
              </w:rPr>
            </w:rPrChange>
          </w:rPr>
          <w:delInstrText xml:space="preserve"> STYLEREF 1 \s </w:delInstrText>
        </w:r>
        <w:r w:rsidRPr="002F7B80" w:rsidDel="003E4F58">
          <w:rPr>
            <w:rPrChange w:id="6572" w:author="The Si Tran" w:date="2012-12-16T17:27:00Z">
              <w:rPr>
                <w:b w:val="0"/>
              </w:rPr>
            </w:rPrChange>
          </w:rPr>
          <w:fldChar w:fldCharType="separate"/>
        </w:r>
        <w:r w:rsidRPr="002F7B80" w:rsidDel="003E4F58">
          <w:rPr>
            <w:rPrChange w:id="6573" w:author="The Si Tran" w:date="2012-12-16T17:27:00Z">
              <w:rPr>
                <w:b w:val="0"/>
                <w:noProof/>
              </w:rPr>
            </w:rPrChange>
          </w:rPr>
          <w:delText>2</w:delText>
        </w:r>
        <w:r w:rsidRPr="002F7B80" w:rsidDel="003E4F58">
          <w:rPr>
            <w:rPrChange w:id="6574" w:author="The Si Tran" w:date="2012-12-16T17:27:00Z">
              <w:rPr>
                <w:b w:val="0"/>
              </w:rPr>
            </w:rPrChange>
          </w:rPr>
          <w:fldChar w:fldCharType="end"/>
        </w:r>
        <w:r w:rsidRPr="002F7B80" w:rsidDel="003E4F58">
          <w:rPr>
            <w:rPrChange w:id="6575" w:author="The Si Tran" w:date="2012-12-16T17:27:00Z">
              <w:rPr>
                <w:b w:val="0"/>
              </w:rPr>
            </w:rPrChange>
          </w:rPr>
          <w:delText>.</w:delText>
        </w:r>
        <w:r w:rsidRPr="002F7B80" w:rsidDel="003E4F58">
          <w:rPr>
            <w:rPrChange w:id="6576" w:author="The Si Tran" w:date="2012-12-16T17:27:00Z">
              <w:rPr>
                <w:b w:val="0"/>
              </w:rPr>
            </w:rPrChange>
          </w:rPr>
          <w:fldChar w:fldCharType="begin"/>
        </w:r>
        <w:r w:rsidRPr="002F7B80" w:rsidDel="003E4F58">
          <w:rPr>
            <w:rPrChange w:id="6577" w:author="The Si Tran" w:date="2012-12-16T17:27:00Z">
              <w:rPr>
                <w:b w:val="0"/>
              </w:rPr>
            </w:rPrChange>
          </w:rPr>
          <w:delInstrText xml:space="preserve"> SEQ Hình \* ARABIC \s 1 </w:delInstrText>
        </w:r>
        <w:r w:rsidRPr="002F7B80" w:rsidDel="003E4F58">
          <w:rPr>
            <w:rPrChange w:id="6578" w:author="The Si Tran" w:date="2012-12-16T17:27:00Z">
              <w:rPr>
                <w:b w:val="0"/>
              </w:rPr>
            </w:rPrChange>
          </w:rPr>
          <w:fldChar w:fldCharType="separate"/>
        </w:r>
        <w:r w:rsidRPr="002F7B80" w:rsidDel="003E4F58">
          <w:rPr>
            <w:rPrChange w:id="6579" w:author="The Si Tran" w:date="2012-12-16T17:27:00Z">
              <w:rPr>
                <w:b w:val="0"/>
                <w:noProof/>
              </w:rPr>
            </w:rPrChange>
          </w:rPr>
          <w:delText>7</w:delText>
        </w:r>
        <w:r w:rsidRPr="002F7B80" w:rsidDel="003E4F58">
          <w:rPr>
            <w:rPrChange w:id="6580" w:author="The Si Tran" w:date="2012-12-16T17:27:00Z">
              <w:rPr>
                <w:b w:val="0"/>
              </w:rPr>
            </w:rPrChange>
          </w:rPr>
          <w:fldChar w:fldCharType="end"/>
        </w:r>
      </w:del>
      <w:r w:rsidRPr="002F7B80">
        <w:rPr>
          <w:rPrChange w:id="6581" w:author="The Si Tran" w:date="2012-12-16T17:27:00Z">
            <w:rPr>
              <w:b w:val="0"/>
            </w:rPr>
          </w:rPrChange>
        </w:rPr>
        <w:t>: Hàm lỗi của một đơn vị tuyến tính</w:t>
      </w:r>
      <w:bookmarkEnd w:id="6562"/>
      <w:bookmarkEnd w:id="6563"/>
      <w:bookmarkEnd w:id="6564"/>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582" w:author="The Si Tran" w:date="2012-12-06T02:32:00Z"/>
          <w:szCs w:val="26"/>
        </w:rPr>
      </w:pPr>
      <w:del w:id="6583" w:author="The Si Tran" w:date="2012-12-14T06:12:00Z">
        <w:r w:rsidRPr="0049233F" w:rsidDel="0008713C">
          <w:rPr>
            <w:szCs w:val="26"/>
          </w:rPr>
          <w:delText>Để  thực</w:delText>
        </w:r>
      </w:del>
      <w:ins w:id="6584"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276DB6" w:rsidP="0088753F">
      <w:pPr>
        <w:spacing w:before="0"/>
        <w:rPr>
          <w:ins w:id="6585" w:author="The Si Tran" w:date="2012-12-06T02:42:00Z"/>
          <w:szCs w:val="26"/>
          <w:rPrChange w:id="6586" w:author="The Si Tran" w:date="2012-12-06T02:42:00Z">
            <w:rPr>
              <w:ins w:id="6587" w:author="The Si Tran" w:date="2012-12-06T02:42:00Z"/>
              <w:rFonts w:ascii="Cambria Math" w:hAnsi="Cambria Math"/>
              <w:i/>
              <w:szCs w:val="26"/>
            </w:rPr>
          </w:rPrChange>
        </w:rPr>
      </w:pPr>
      <m:oMathPara>
        <m:oMath>
          <m:f>
            <m:fPr>
              <m:ctrlPr>
                <w:ins w:id="6588" w:author="The Si Tran" w:date="2012-12-06T02:32:00Z">
                  <w:rPr>
                    <w:rFonts w:ascii="Cambria Math" w:hAnsi="Cambria Math"/>
                    <w:i/>
                    <w:szCs w:val="26"/>
                  </w:rPr>
                </w:ins>
              </m:ctrlPr>
            </m:fPr>
            <m:num>
              <w:ins w:id="6589" w:author="The Si Tran" w:date="2012-12-06T02:32:00Z">
                <m:r>
                  <w:rPr>
                    <w:rFonts w:ascii="Cambria Math" w:hAnsi="Cambria Math"/>
                    <w:szCs w:val="26"/>
                  </w:rPr>
                  <m:t>∂E</m:t>
                </m:r>
              </w:ins>
            </m:num>
            <m:den>
              <w:ins w:id="6590" w:author="The Si Tran" w:date="2012-12-06T02:32:00Z">
                <m:r>
                  <w:rPr>
                    <w:rFonts w:ascii="Cambria Math" w:hAnsi="Cambria Math"/>
                    <w:szCs w:val="26"/>
                  </w:rPr>
                  <m:t>∂</m:t>
                </m:r>
              </w:ins>
              <m:sSub>
                <m:sSubPr>
                  <m:ctrlPr>
                    <w:ins w:id="6591" w:author="The Si Tran" w:date="2012-12-06T02:32:00Z">
                      <w:rPr>
                        <w:rFonts w:ascii="Cambria Math" w:hAnsi="Cambria Math"/>
                        <w:i/>
                        <w:szCs w:val="26"/>
                      </w:rPr>
                    </w:ins>
                  </m:ctrlPr>
                </m:sSubPr>
                <m:e>
                  <w:ins w:id="6592" w:author="The Si Tran" w:date="2012-12-06T02:32:00Z">
                    <m:r>
                      <w:rPr>
                        <w:rFonts w:ascii="Cambria Math" w:hAnsi="Cambria Math"/>
                        <w:szCs w:val="26"/>
                      </w:rPr>
                      <m:t>w</m:t>
                    </m:r>
                  </w:ins>
                </m:e>
                <m:sub>
                  <w:ins w:id="6593" w:author="The Si Tran" w:date="2012-12-06T02:32:00Z">
                    <m:r>
                      <w:rPr>
                        <w:rFonts w:ascii="Cambria Math" w:hAnsi="Cambria Math"/>
                        <w:szCs w:val="26"/>
                      </w:rPr>
                      <m:t>i</m:t>
                    </m:r>
                  </w:ins>
                </m:sub>
              </m:sSub>
            </m:den>
          </m:f>
          <w:ins w:id="6594" w:author="The Si Tran" w:date="2012-12-06T02:32:00Z">
            <m:r>
              <w:rPr>
                <w:rFonts w:ascii="Cambria Math" w:hAnsi="Cambria Math"/>
                <w:szCs w:val="26"/>
              </w:rPr>
              <m:t>=</m:t>
            </m:r>
          </w:ins>
          <m:f>
            <m:fPr>
              <m:ctrlPr>
                <w:ins w:id="6595" w:author="The Si Tran" w:date="2012-12-06T02:32:00Z">
                  <w:rPr>
                    <w:rFonts w:ascii="Cambria Math" w:hAnsi="Cambria Math"/>
                    <w:i/>
                    <w:szCs w:val="26"/>
                  </w:rPr>
                </w:ins>
              </m:ctrlPr>
            </m:fPr>
            <m:num>
              <w:ins w:id="6596" w:author="The Si Tran" w:date="2012-12-06T02:33:00Z">
                <m:r>
                  <w:rPr>
                    <w:rFonts w:ascii="Cambria Math" w:hAnsi="Cambria Math"/>
                    <w:szCs w:val="26"/>
                  </w:rPr>
                  <m:t>∂</m:t>
                </m:r>
              </w:ins>
            </m:num>
            <m:den>
              <w:ins w:id="6597" w:author="The Si Tran" w:date="2012-12-06T02:33:00Z">
                <m:r>
                  <w:rPr>
                    <w:rFonts w:ascii="Cambria Math" w:hAnsi="Cambria Math"/>
                    <w:szCs w:val="26"/>
                  </w:rPr>
                  <m:t>∂</m:t>
                </m:r>
              </w:ins>
              <m:sSub>
                <m:sSubPr>
                  <m:ctrlPr>
                    <w:ins w:id="6598" w:author="The Si Tran" w:date="2012-12-06T02:33:00Z">
                      <w:rPr>
                        <w:rFonts w:ascii="Cambria Math" w:hAnsi="Cambria Math"/>
                        <w:i/>
                        <w:szCs w:val="26"/>
                      </w:rPr>
                    </w:ins>
                  </m:ctrlPr>
                </m:sSubPr>
                <m:e>
                  <w:ins w:id="6599" w:author="The Si Tran" w:date="2012-12-06T02:33:00Z">
                    <m:r>
                      <w:rPr>
                        <w:rFonts w:ascii="Cambria Math" w:hAnsi="Cambria Math"/>
                        <w:szCs w:val="26"/>
                      </w:rPr>
                      <m:t>w</m:t>
                    </m:r>
                  </w:ins>
                </m:e>
                <m:sub>
                  <w:ins w:id="6600" w:author="The Si Tran" w:date="2012-12-06T02:33:00Z">
                    <m:r>
                      <w:rPr>
                        <w:rFonts w:ascii="Cambria Math" w:hAnsi="Cambria Math"/>
                        <w:szCs w:val="26"/>
                      </w:rPr>
                      <m:t>i</m:t>
                    </m:r>
                  </w:ins>
                </m:sub>
              </m:sSub>
            </m:den>
          </m:f>
          <m:f>
            <m:fPr>
              <m:ctrlPr>
                <w:ins w:id="6601" w:author="The Si Tran" w:date="2012-12-06T02:33:00Z">
                  <w:rPr>
                    <w:rFonts w:ascii="Cambria Math" w:hAnsi="Cambria Math"/>
                    <w:i/>
                    <w:szCs w:val="26"/>
                  </w:rPr>
                </w:ins>
              </m:ctrlPr>
            </m:fPr>
            <m:num>
              <w:ins w:id="6602" w:author="The Si Tran" w:date="2012-12-06T02:33:00Z">
                <m:r>
                  <w:rPr>
                    <w:rFonts w:ascii="Cambria Math" w:hAnsi="Cambria Math"/>
                    <w:szCs w:val="26"/>
                  </w:rPr>
                  <m:t>1</m:t>
                </m:r>
              </w:ins>
            </m:num>
            <m:den>
              <w:ins w:id="6603" w:author="The Si Tran" w:date="2012-12-06T02:33:00Z">
                <m:r>
                  <w:rPr>
                    <w:rFonts w:ascii="Cambria Math" w:hAnsi="Cambria Math"/>
                    <w:szCs w:val="26"/>
                  </w:rPr>
                  <m:t>2</m:t>
                </m:r>
              </w:ins>
            </m:den>
          </m:f>
          <m:nary>
            <m:naryPr>
              <m:chr m:val="∑"/>
              <m:limLoc m:val="subSup"/>
              <m:supHide m:val="1"/>
              <m:ctrlPr>
                <w:ins w:id="6604" w:author="The Si Tran" w:date="2012-12-06T02:33:00Z">
                  <w:rPr>
                    <w:rFonts w:ascii="Cambria Math" w:hAnsi="Cambria Math"/>
                    <w:i/>
                    <w:szCs w:val="26"/>
                  </w:rPr>
                </w:ins>
              </m:ctrlPr>
            </m:naryPr>
            <m:sub>
              <w:ins w:id="6605" w:author="The Si Tran" w:date="2012-12-06T02:33:00Z">
                <m:r>
                  <w:rPr>
                    <w:rFonts w:ascii="Cambria Math" w:hAnsi="Cambria Math"/>
                    <w:szCs w:val="26"/>
                  </w:rPr>
                  <m:t>d∈D</m:t>
                </m:r>
              </w:ins>
            </m:sub>
            <m:sup/>
            <m:e>
              <m:sSup>
                <m:sSupPr>
                  <m:ctrlPr>
                    <w:ins w:id="6606" w:author="The Si Tran" w:date="2012-12-06T02:33:00Z">
                      <w:rPr>
                        <w:rFonts w:ascii="Cambria Math" w:hAnsi="Cambria Math"/>
                        <w:i/>
                        <w:szCs w:val="26"/>
                      </w:rPr>
                    </w:ins>
                  </m:ctrlPr>
                </m:sSupPr>
                <m:e>
                  <m:d>
                    <m:dPr>
                      <m:ctrlPr>
                        <w:ins w:id="6607" w:author="The Si Tran" w:date="2012-12-06T02:33:00Z">
                          <w:rPr>
                            <w:rFonts w:ascii="Cambria Math" w:hAnsi="Cambria Math"/>
                            <w:i/>
                            <w:szCs w:val="26"/>
                          </w:rPr>
                        </w:ins>
                      </m:ctrlPr>
                    </m:dPr>
                    <m:e>
                      <m:sSub>
                        <m:sSubPr>
                          <m:ctrlPr>
                            <w:ins w:id="6608" w:author="The Si Tran" w:date="2012-12-06T02:33:00Z">
                              <w:rPr>
                                <w:rFonts w:ascii="Cambria Math" w:hAnsi="Cambria Math"/>
                                <w:i/>
                                <w:szCs w:val="26"/>
                              </w:rPr>
                            </w:ins>
                          </m:ctrlPr>
                        </m:sSubPr>
                        <m:e>
                          <w:ins w:id="6609" w:author="The Si Tran" w:date="2012-12-06T02:33:00Z">
                            <m:r>
                              <w:rPr>
                                <w:rFonts w:ascii="Cambria Math" w:hAnsi="Cambria Math"/>
                                <w:szCs w:val="26"/>
                              </w:rPr>
                              <m:t>t</m:t>
                            </m:r>
                          </w:ins>
                        </m:e>
                        <m:sub>
                          <w:ins w:id="6610" w:author="The Si Tran" w:date="2012-12-06T02:33:00Z">
                            <m:r>
                              <w:rPr>
                                <w:rFonts w:ascii="Cambria Math" w:hAnsi="Cambria Math"/>
                                <w:szCs w:val="26"/>
                              </w:rPr>
                              <m:t>d</m:t>
                            </m:r>
                          </w:ins>
                        </m:sub>
                      </m:sSub>
                      <w:ins w:id="6611" w:author="The Si Tran" w:date="2012-12-06T02:33:00Z">
                        <m:r>
                          <w:rPr>
                            <w:rFonts w:ascii="Cambria Math" w:hAnsi="Cambria Math"/>
                            <w:szCs w:val="26"/>
                          </w:rPr>
                          <m:t>-</m:t>
                        </m:r>
                      </w:ins>
                      <m:sSub>
                        <m:sSubPr>
                          <m:ctrlPr>
                            <w:ins w:id="6612" w:author="The Si Tran" w:date="2012-12-06T02:33:00Z">
                              <w:rPr>
                                <w:rFonts w:ascii="Cambria Math" w:hAnsi="Cambria Math"/>
                                <w:i/>
                                <w:szCs w:val="26"/>
                              </w:rPr>
                            </w:ins>
                          </m:ctrlPr>
                        </m:sSubPr>
                        <m:e>
                          <w:ins w:id="6613" w:author="The Si Tran" w:date="2012-12-06T02:34:00Z">
                            <m:r>
                              <w:rPr>
                                <w:rFonts w:ascii="Cambria Math" w:hAnsi="Cambria Math"/>
                                <w:szCs w:val="26"/>
                              </w:rPr>
                              <m:t>o</m:t>
                            </m:r>
                          </w:ins>
                        </m:e>
                        <m:sub>
                          <w:ins w:id="6614" w:author="The Si Tran" w:date="2012-12-06T02:34:00Z">
                            <m:r>
                              <w:rPr>
                                <w:rFonts w:ascii="Cambria Math" w:hAnsi="Cambria Math"/>
                                <w:szCs w:val="26"/>
                              </w:rPr>
                              <m:t>d</m:t>
                            </m:r>
                          </w:ins>
                        </m:sub>
                      </m:sSub>
                    </m:e>
                  </m:d>
                </m:e>
                <m:sup>
                  <w:ins w:id="6615" w:author="The Si Tran" w:date="2012-12-06T02:33:00Z">
                    <m:r>
                      <w:rPr>
                        <w:rFonts w:ascii="Cambria Math" w:hAnsi="Cambria Math"/>
                        <w:szCs w:val="26"/>
                      </w:rPr>
                      <m:t>2</m:t>
                    </m:r>
                  </w:ins>
                </m:sup>
              </m:sSup>
              <w:ins w:id="6616" w:author="The Si Tran" w:date="2012-12-06T02:34:00Z">
                <m:r>
                  <w:rPr>
                    <w:rFonts w:ascii="Cambria Math" w:hAnsi="Cambria Math"/>
                    <w:szCs w:val="26"/>
                  </w:rPr>
                  <m:t>=</m:t>
                </m:r>
              </w:ins>
              <m:f>
                <m:fPr>
                  <m:ctrlPr>
                    <w:ins w:id="6617" w:author="The Si Tran" w:date="2012-12-06T02:34:00Z">
                      <w:rPr>
                        <w:rFonts w:ascii="Cambria Math" w:hAnsi="Cambria Math"/>
                        <w:i/>
                        <w:szCs w:val="26"/>
                      </w:rPr>
                    </w:ins>
                  </m:ctrlPr>
                </m:fPr>
                <m:num>
                  <w:ins w:id="6618" w:author="The Si Tran" w:date="2012-12-06T02:34:00Z">
                    <m:r>
                      <w:rPr>
                        <w:rFonts w:ascii="Cambria Math" w:hAnsi="Cambria Math"/>
                        <w:szCs w:val="26"/>
                      </w:rPr>
                      <m:t>1</m:t>
                    </m:r>
                  </w:ins>
                </m:num>
                <m:den>
                  <w:ins w:id="6619" w:author="The Si Tran" w:date="2012-12-06T02:34:00Z">
                    <m:r>
                      <w:rPr>
                        <w:rFonts w:ascii="Cambria Math" w:hAnsi="Cambria Math"/>
                        <w:szCs w:val="26"/>
                      </w:rPr>
                      <m:t>2</m:t>
                    </m:r>
                  </w:ins>
                </m:den>
              </m:f>
            </m:e>
          </m:nary>
          <m:nary>
            <m:naryPr>
              <m:chr m:val="∑"/>
              <m:limLoc m:val="subSup"/>
              <m:supHide m:val="1"/>
              <m:ctrlPr>
                <w:ins w:id="6620" w:author="The Si Tran" w:date="2012-12-06T02:34:00Z">
                  <w:rPr>
                    <w:rFonts w:ascii="Cambria Math" w:hAnsi="Cambria Math"/>
                    <w:i/>
                    <w:szCs w:val="26"/>
                  </w:rPr>
                </w:ins>
              </m:ctrlPr>
            </m:naryPr>
            <m:sub>
              <w:ins w:id="6621" w:author="The Si Tran" w:date="2012-12-06T02:34:00Z">
                <m:r>
                  <w:rPr>
                    <w:rFonts w:ascii="Cambria Math" w:hAnsi="Cambria Math"/>
                    <w:szCs w:val="26"/>
                  </w:rPr>
                  <m:t>d∈D</m:t>
                </m:r>
              </w:ins>
            </m:sub>
            <m:sup/>
            <m:e>
              <m:f>
                <m:fPr>
                  <m:ctrlPr>
                    <w:ins w:id="6622" w:author="The Si Tran" w:date="2012-12-06T02:34:00Z">
                      <w:rPr>
                        <w:rFonts w:ascii="Cambria Math" w:hAnsi="Cambria Math"/>
                        <w:i/>
                        <w:szCs w:val="26"/>
                      </w:rPr>
                    </w:ins>
                  </m:ctrlPr>
                </m:fPr>
                <m:num>
                  <w:ins w:id="6623" w:author="The Si Tran" w:date="2012-12-06T02:35:00Z">
                    <m:r>
                      <w:rPr>
                        <w:rFonts w:ascii="Cambria Math" w:hAnsi="Cambria Math"/>
                        <w:szCs w:val="26"/>
                      </w:rPr>
                      <m:t>∂</m:t>
                    </m:r>
                  </w:ins>
                </m:num>
                <m:den>
                  <w:ins w:id="6624" w:author="The Si Tran" w:date="2012-12-06T02:35:00Z">
                    <m:r>
                      <w:rPr>
                        <w:rFonts w:ascii="Cambria Math" w:hAnsi="Cambria Math"/>
                        <w:szCs w:val="26"/>
                      </w:rPr>
                      <m:t>∂</m:t>
                    </m:r>
                  </w:ins>
                  <m:sSub>
                    <m:sSubPr>
                      <m:ctrlPr>
                        <w:ins w:id="6625" w:author="The Si Tran" w:date="2012-12-06T02:35:00Z">
                          <w:rPr>
                            <w:rFonts w:ascii="Cambria Math" w:hAnsi="Cambria Math"/>
                            <w:i/>
                            <w:szCs w:val="26"/>
                          </w:rPr>
                        </w:ins>
                      </m:ctrlPr>
                    </m:sSubPr>
                    <m:e>
                      <w:ins w:id="6626" w:author="The Si Tran" w:date="2012-12-06T02:35:00Z">
                        <m:r>
                          <w:rPr>
                            <w:rFonts w:ascii="Cambria Math" w:hAnsi="Cambria Math"/>
                            <w:szCs w:val="26"/>
                          </w:rPr>
                          <m:t>w</m:t>
                        </m:r>
                      </w:ins>
                    </m:e>
                    <m:sub>
                      <w:ins w:id="6627" w:author="The Si Tran" w:date="2012-12-06T02:35:00Z">
                        <m:r>
                          <w:rPr>
                            <w:rFonts w:ascii="Cambria Math" w:hAnsi="Cambria Math"/>
                            <w:szCs w:val="26"/>
                          </w:rPr>
                          <m:t>i</m:t>
                        </m:r>
                      </w:ins>
                    </m:sub>
                  </m:sSub>
                </m:den>
              </m:f>
            </m:e>
          </m:nary>
          <m:sSup>
            <m:sSupPr>
              <m:ctrlPr>
                <w:ins w:id="6628" w:author="The Si Tran" w:date="2012-12-06T02:35:00Z">
                  <w:rPr>
                    <w:rFonts w:ascii="Cambria Math" w:hAnsi="Cambria Math"/>
                    <w:i/>
                    <w:szCs w:val="26"/>
                  </w:rPr>
                </w:ins>
              </m:ctrlPr>
            </m:sSupPr>
            <m:e>
              <m:d>
                <m:dPr>
                  <m:ctrlPr>
                    <w:ins w:id="6629" w:author="The Si Tran" w:date="2012-12-06T02:35:00Z">
                      <w:rPr>
                        <w:rFonts w:ascii="Cambria Math" w:hAnsi="Cambria Math"/>
                        <w:i/>
                        <w:szCs w:val="26"/>
                      </w:rPr>
                    </w:ins>
                  </m:ctrlPr>
                </m:dPr>
                <m:e>
                  <m:sSub>
                    <m:sSubPr>
                      <m:ctrlPr>
                        <w:ins w:id="6630" w:author="The Si Tran" w:date="2012-12-06T02:35:00Z">
                          <w:rPr>
                            <w:rFonts w:ascii="Cambria Math" w:hAnsi="Cambria Math"/>
                            <w:i/>
                            <w:szCs w:val="26"/>
                          </w:rPr>
                        </w:ins>
                      </m:ctrlPr>
                    </m:sSubPr>
                    <m:e>
                      <w:ins w:id="6631" w:author="The Si Tran" w:date="2012-12-06T02:35:00Z">
                        <m:r>
                          <w:rPr>
                            <w:rFonts w:ascii="Cambria Math" w:hAnsi="Cambria Math"/>
                            <w:szCs w:val="26"/>
                          </w:rPr>
                          <m:t>t</m:t>
                        </m:r>
                      </w:ins>
                    </m:e>
                    <m:sub>
                      <w:ins w:id="6632" w:author="The Si Tran" w:date="2012-12-06T02:35:00Z">
                        <m:r>
                          <w:rPr>
                            <w:rFonts w:ascii="Cambria Math" w:hAnsi="Cambria Math"/>
                            <w:szCs w:val="26"/>
                          </w:rPr>
                          <m:t>d</m:t>
                        </m:r>
                      </w:ins>
                    </m:sub>
                  </m:sSub>
                  <w:ins w:id="6633" w:author="The Si Tran" w:date="2012-12-06T02:35:00Z">
                    <m:r>
                      <w:rPr>
                        <w:rFonts w:ascii="Cambria Math" w:hAnsi="Cambria Math"/>
                        <w:szCs w:val="26"/>
                      </w:rPr>
                      <m:t>-</m:t>
                    </m:r>
                  </w:ins>
                  <m:sSub>
                    <m:sSubPr>
                      <m:ctrlPr>
                        <w:ins w:id="6634" w:author="The Si Tran" w:date="2012-12-06T02:35:00Z">
                          <w:rPr>
                            <w:rFonts w:ascii="Cambria Math" w:hAnsi="Cambria Math"/>
                            <w:i/>
                            <w:szCs w:val="26"/>
                          </w:rPr>
                        </w:ins>
                      </m:ctrlPr>
                    </m:sSubPr>
                    <m:e>
                      <w:ins w:id="6635" w:author="The Si Tran" w:date="2012-12-06T02:35:00Z">
                        <m:r>
                          <w:rPr>
                            <w:rFonts w:ascii="Cambria Math" w:hAnsi="Cambria Math"/>
                            <w:szCs w:val="26"/>
                          </w:rPr>
                          <m:t>o</m:t>
                        </m:r>
                      </w:ins>
                    </m:e>
                    <m:sub>
                      <w:ins w:id="6636" w:author="The Si Tran" w:date="2012-12-06T02:35:00Z">
                        <m:r>
                          <w:rPr>
                            <w:rFonts w:ascii="Cambria Math" w:hAnsi="Cambria Math"/>
                            <w:szCs w:val="26"/>
                          </w:rPr>
                          <m:t>d</m:t>
                        </m:r>
                      </w:ins>
                    </m:sub>
                  </m:sSub>
                </m:e>
              </m:d>
            </m:e>
            <m:sup>
              <w:ins w:id="6637" w:author="The Si Tran" w:date="2012-12-06T02:35:00Z">
                <m:r>
                  <w:rPr>
                    <w:rFonts w:ascii="Cambria Math" w:hAnsi="Cambria Math"/>
                    <w:szCs w:val="26"/>
                  </w:rPr>
                  <m:t>2</m:t>
                </m:r>
              </w:ins>
            </m:sup>
          </m:sSup>
          <w:ins w:id="6638" w:author="The Si Tran" w:date="2012-12-06T02:35:00Z">
            <m:r>
              <w:rPr>
                <w:rFonts w:ascii="Cambria Math" w:hAnsi="Cambria Math"/>
                <w:szCs w:val="26"/>
              </w:rPr>
              <m:t>=</m:t>
            </m:r>
          </w:ins>
          <m:f>
            <m:fPr>
              <m:ctrlPr>
                <w:ins w:id="6639" w:author="The Si Tran" w:date="2012-12-06T02:35:00Z">
                  <w:rPr>
                    <w:rFonts w:ascii="Cambria Math" w:hAnsi="Cambria Math"/>
                    <w:i/>
                    <w:szCs w:val="26"/>
                  </w:rPr>
                </w:ins>
              </m:ctrlPr>
            </m:fPr>
            <m:num>
              <w:ins w:id="6640" w:author="The Si Tran" w:date="2012-12-06T02:35:00Z">
                <m:r>
                  <w:rPr>
                    <w:rFonts w:ascii="Cambria Math" w:hAnsi="Cambria Math"/>
                    <w:szCs w:val="26"/>
                  </w:rPr>
                  <m:t>1</m:t>
                </m:r>
              </w:ins>
            </m:num>
            <m:den>
              <w:ins w:id="6641" w:author="The Si Tran" w:date="2012-12-06T02:35:00Z">
                <m:r>
                  <w:rPr>
                    <w:rFonts w:ascii="Cambria Math" w:hAnsi="Cambria Math"/>
                    <w:szCs w:val="26"/>
                  </w:rPr>
                  <m:t>2</m:t>
                </m:r>
              </w:ins>
            </m:den>
          </m:f>
          <m:nary>
            <m:naryPr>
              <m:chr m:val="∑"/>
              <m:limLoc m:val="subSup"/>
              <m:supHide m:val="1"/>
              <m:ctrlPr>
                <w:ins w:id="6642" w:author="The Si Tran" w:date="2012-12-06T02:35:00Z">
                  <w:rPr>
                    <w:rFonts w:ascii="Cambria Math" w:hAnsi="Cambria Math"/>
                    <w:i/>
                    <w:szCs w:val="26"/>
                  </w:rPr>
                </w:ins>
              </m:ctrlPr>
            </m:naryPr>
            <m:sub>
              <w:ins w:id="6643" w:author="The Si Tran" w:date="2012-12-06T02:35:00Z">
                <m:r>
                  <w:rPr>
                    <w:rFonts w:ascii="Cambria Math" w:hAnsi="Cambria Math"/>
                    <w:szCs w:val="26"/>
                  </w:rPr>
                  <m:t>d∈D</m:t>
                </m:r>
              </w:ins>
            </m:sub>
            <m:sup/>
            <m:e>
              <w:ins w:id="6644" w:author="The Si Tran" w:date="2012-12-06T02:36:00Z">
                <m:r>
                  <w:rPr>
                    <w:rFonts w:ascii="Cambria Math" w:hAnsi="Cambria Math"/>
                    <w:szCs w:val="26"/>
                  </w:rPr>
                  <m:t>2</m:t>
                </m:r>
              </w:ins>
              <m:d>
                <m:dPr>
                  <m:ctrlPr>
                    <w:ins w:id="6645" w:author="The Si Tran" w:date="2012-12-06T02:36:00Z">
                      <w:rPr>
                        <w:rFonts w:ascii="Cambria Math" w:hAnsi="Cambria Math"/>
                        <w:i/>
                        <w:szCs w:val="26"/>
                      </w:rPr>
                    </w:ins>
                  </m:ctrlPr>
                </m:dPr>
                <m:e>
                  <m:sSub>
                    <m:sSubPr>
                      <m:ctrlPr>
                        <w:ins w:id="6646" w:author="The Si Tran" w:date="2012-12-06T02:36:00Z">
                          <w:rPr>
                            <w:rFonts w:ascii="Cambria Math" w:hAnsi="Cambria Math"/>
                            <w:i/>
                            <w:szCs w:val="26"/>
                          </w:rPr>
                        </w:ins>
                      </m:ctrlPr>
                    </m:sSubPr>
                    <m:e>
                      <w:ins w:id="6647" w:author="The Si Tran" w:date="2012-12-06T02:36:00Z">
                        <m:r>
                          <w:rPr>
                            <w:rFonts w:ascii="Cambria Math" w:hAnsi="Cambria Math"/>
                            <w:szCs w:val="26"/>
                          </w:rPr>
                          <m:t>t</m:t>
                        </m:r>
                      </w:ins>
                    </m:e>
                    <m:sub>
                      <w:ins w:id="6648" w:author="The Si Tran" w:date="2012-12-06T02:36:00Z">
                        <m:r>
                          <w:rPr>
                            <w:rFonts w:ascii="Cambria Math" w:hAnsi="Cambria Math"/>
                            <w:szCs w:val="26"/>
                          </w:rPr>
                          <m:t>d</m:t>
                        </m:r>
                      </w:ins>
                    </m:sub>
                  </m:sSub>
                  <w:ins w:id="6649" w:author="The Si Tran" w:date="2012-12-06T02:36:00Z">
                    <m:r>
                      <w:rPr>
                        <w:rFonts w:ascii="Cambria Math" w:hAnsi="Cambria Math"/>
                        <w:szCs w:val="26"/>
                      </w:rPr>
                      <m:t>-</m:t>
                    </m:r>
                  </w:ins>
                  <m:sSub>
                    <m:sSubPr>
                      <m:ctrlPr>
                        <w:ins w:id="6650" w:author="The Si Tran" w:date="2012-12-06T02:36:00Z">
                          <w:rPr>
                            <w:rFonts w:ascii="Cambria Math" w:hAnsi="Cambria Math"/>
                            <w:i/>
                            <w:szCs w:val="26"/>
                          </w:rPr>
                        </w:ins>
                      </m:ctrlPr>
                    </m:sSubPr>
                    <m:e>
                      <w:ins w:id="6651" w:author="The Si Tran" w:date="2012-12-06T02:36:00Z">
                        <m:r>
                          <w:rPr>
                            <w:rFonts w:ascii="Cambria Math" w:hAnsi="Cambria Math"/>
                            <w:szCs w:val="26"/>
                          </w:rPr>
                          <m:t>o</m:t>
                        </m:r>
                      </w:ins>
                    </m:e>
                    <m:sub>
                      <w:ins w:id="6652" w:author="The Si Tran" w:date="2012-12-06T02:36:00Z">
                        <m:r>
                          <w:rPr>
                            <w:rFonts w:ascii="Cambria Math" w:hAnsi="Cambria Math"/>
                            <w:szCs w:val="26"/>
                          </w:rPr>
                          <m:t>d</m:t>
                        </m:r>
                      </w:ins>
                    </m:sub>
                  </m:sSub>
                </m:e>
              </m:d>
            </m:e>
          </m:nary>
          <m:f>
            <m:fPr>
              <m:ctrlPr>
                <w:ins w:id="6653" w:author="The Si Tran" w:date="2012-12-06T02:36:00Z">
                  <w:rPr>
                    <w:rFonts w:ascii="Cambria Math" w:hAnsi="Cambria Math"/>
                    <w:i/>
                    <w:szCs w:val="26"/>
                  </w:rPr>
                </w:ins>
              </m:ctrlPr>
            </m:fPr>
            <m:num>
              <w:ins w:id="6654" w:author="The Si Tran" w:date="2012-12-06T02:36:00Z">
                <m:r>
                  <w:rPr>
                    <w:rFonts w:ascii="Cambria Math" w:hAnsi="Cambria Math"/>
                    <w:szCs w:val="26"/>
                  </w:rPr>
                  <m:t>∂</m:t>
                </m:r>
              </w:ins>
            </m:num>
            <m:den>
              <w:ins w:id="6655" w:author="The Si Tran" w:date="2012-12-06T02:36:00Z">
                <m:r>
                  <w:rPr>
                    <w:rFonts w:ascii="Cambria Math" w:hAnsi="Cambria Math"/>
                    <w:szCs w:val="26"/>
                  </w:rPr>
                  <m:t>∂</m:t>
                </m:r>
              </w:ins>
              <m:sSub>
                <m:sSubPr>
                  <m:ctrlPr>
                    <w:ins w:id="6656" w:author="The Si Tran" w:date="2012-12-06T02:36:00Z">
                      <w:rPr>
                        <w:rFonts w:ascii="Cambria Math" w:hAnsi="Cambria Math"/>
                        <w:i/>
                        <w:szCs w:val="26"/>
                      </w:rPr>
                    </w:ins>
                  </m:ctrlPr>
                </m:sSubPr>
                <m:e>
                  <w:ins w:id="6657" w:author="The Si Tran" w:date="2012-12-06T02:36:00Z">
                    <m:r>
                      <w:rPr>
                        <w:rFonts w:ascii="Cambria Math" w:hAnsi="Cambria Math"/>
                        <w:szCs w:val="26"/>
                      </w:rPr>
                      <m:t>w</m:t>
                    </m:r>
                  </w:ins>
                </m:e>
                <m:sub>
                  <w:ins w:id="6658" w:author="The Si Tran" w:date="2012-12-06T02:36:00Z">
                    <m:r>
                      <w:rPr>
                        <w:rFonts w:ascii="Cambria Math" w:hAnsi="Cambria Math"/>
                        <w:szCs w:val="26"/>
                      </w:rPr>
                      <m:t>i</m:t>
                    </m:r>
                  </w:ins>
                </m:sub>
              </m:sSub>
            </m:den>
          </m:f>
          <m:d>
            <m:dPr>
              <m:ctrlPr>
                <w:ins w:id="6659" w:author="The Si Tran" w:date="2012-12-06T02:36:00Z">
                  <w:rPr>
                    <w:rFonts w:ascii="Cambria Math" w:hAnsi="Cambria Math"/>
                    <w:i/>
                    <w:szCs w:val="26"/>
                  </w:rPr>
                </w:ins>
              </m:ctrlPr>
            </m:dPr>
            <m:e>
              <m:sSub>
                <m:sSubPr>
                  <m:ctrlPr>
                    <w:ins w:id="6660" w:author="The Si Tran" w:date="2012-12-06T02:36:00Z">
                      <w:rPr>
                        <w:rFonts w:ascii="Cambria Math" w:hAnsi="Cambria Math"/>
                        <w:i/>
                        <w:szCs w:val="26"/>
                      </w:rPr>
                    </w:ins>
                  </m:ctrlPr>
                </m:sSubPr>
                <m:e>
                  <w:ins w:id="6661" w:author="The Si Tran" w:date="2012-12-06T02:36:00Z">
                    <m:r>
                      <w:rPr>
                        <w:rFonts w:ascii="Cambria Math" w:hAnsi="Cambria Math"/>
                        <w:szCs w:val="26"/>
                      </w:rPr>
                      <m:t>t</m:t>
                    </m:r>
                  </w:ins>
                </m:e>
                <m:sub>
                  <w:ins w:id="6662" w:author="The Si Tran" w:date="2012-12-06T02:36:00Z">
                    <m:r>
                      <w:rPr>
                        <w:rFonts w:ascii="Cambria Math" w:hAnsi="Cambria Math"/>
                        <w:szCs w:val="26"/>
                      </w:rPr>
                      <m:t>d</m:t>
                    </m:r>
                  </w:ins>
                </m:sub>
              </m:sSub>
              <w:ins w:id="6663" w:author="The Si Tran" w:date="2012-12-06T02:36:00Z">
                <m:r>
                  <w:rPr>
                    <w:rFonts w:ascii="Cambria Math" w:hAnsi="Cambria Math"/>
                    <w:szCs w:val="26"/>
                  </w:rPr>
                  <m:t>-</m:t>
                </m:r>
              </w:ins>
              <m:sSub>
                <m:sSubPr>
                  <m:ctrlPr>
                    <w:ins w:id="6664" w:author="The Si Tran" w:date="2012-12-06T02:36:00Z">
                      <w:rPr>
                        <w:rFonts w:ascii="Cambria Math" w:hAnsi="Cambria Math"/>
                        <w:i/>
                        <w:szCs w:val="26"/>
                      </w:rPr>
                    </w:ins>
                  </m:ctrlPr>
                </m:sSubPr>
                <m:e>
                  <w:ins w:id="6665" w:author="The Si Tran" w:date="2012-12-06T02:36:00Z">
                    <m:r>
                      <w:rPr>
                        <w:rFonts w:ascii="Cambria Math" w:hAnsi="Cambria Math"/>
                        <w:szCs w:val="26"/>
                      </w:rPr>
                      <m:t>o</m:t>
                    </m:r>
                  </w:ins>
                </m:e>
                <m:sub>
                  <w:ins w:id="6666"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667" w:author="The Si Tran" w:date="2012-12-06T02:42:00Z">
        <w:r w:rsidRPr="008E61D1">
          <w:rPr>
            <w:noProof/>
            <w:szCs w:val="26"/>
            <w:rPrChange w:id="6668" w:author="Unknown">
              <w:rPr>
                <w:b/>
                <w:bCs/>
                <w:noProof/>
                <w:sz w:val="20"/>
                <w:szCs w:val="20"/>
              </w:rPr>
            </w:rPrChange>
          </w:rPr>
          <mc:AlternateContent>
            <mc:Choice Requires="wps">
              <w:drawing>
                <wp:anchor distT="0" distB="0" distL="114300" distR="114300" simplePos="0" relativeHeight="251596288" behindDoc="1" locked="0" layoutInCell="1" allowOverlap="1" wp14:anchorId="2B2D4F3C" wp14:editId="169A9862">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276DB6" w:rsidRDefault="00276DB6">
                              <w:pPr>
                                <w:pStyle w:val="EquationIndex"/>
                                <w:pPrChange w:id="6669" w:author="The Si Tran" w:date="2012-12-16T08:23:00Z">
                                  <w:pPr/>
                                </w:pPrChange>
                              </w:pPr>
                              <w:ins w:id="6670"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2" type="#_x0000_t202" style="position:absolute;left:0;text-align:left;margin-left:408.15pt;margin-top:-13.95pt;width:45.2pt;height:28.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" fillcolor="white [3201]" stroked="f" strokeweight=".5pt">
                  <v:textbox>
                    <w:txbxContent>
                      <w:p w14:paraId="69EB1AF7" w14:textId="403282D5" w:rsidR="00276DB6" w:rsidRDefault="00276DB6">
                        <w:pPr>
                          <w:pStyle w:val="EquationIndex"/>
                          <w:pPrChange w:id="6671" w:author="The Si Tran" w:date="2012-12-16T08:23:00Z">
                            <w:pPr/>
                          </w:pPrChange>
                        </w:pPr>
                        <w:ins w:id="6672"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673"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674" w:author="The Si Tran" w:date="2012-12-06T02:44:00Z">
          <w:pPr>
            <w:spacing w:before="0"/>
          </w:pPr>
        </w:pPrChange>
      </w:pPr>
      <w:ins w:id="6675" w:author="The Si Tran" w:date="2012-12-06T02:41:00Z">
        <w:r w:rsidRPr="00032D83">
          <w:rPr>
            <w:noProof/>
            <w:szCs w:val="26"/>
          </w:rPr>
          <mc:AlternateContent>
            <mc:Choice Requires="wps">
              <w:drawing>
                <wp:anchor distT="0" distB="0" distL="114300" distR="114300" simplePos="0" relativeHeight="251571712" behindDoc="1" locked="0" layoutInCell="1" allowOverlap="1" wp14:anchorId="798E5BC6" wp14:editId="43D493E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276DB6" w:rsidRDefault="00276DB6">
                              <w:pPr>
                                <w:pStyle w:val="EquationIndex"/>
                                <w:pPrChange w:id="6676" w:author="The Si Tran" w:date="2012-12-16T08:23:00Z">
                                  <w:pPr/>
                                </w:pPrChange>
                              </w:pPr>
                              <w:ins w:id="6677"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3" type="#_x0000_t202" style="position:absolute;left:0;text-align:left;margin-left:409.85pt;margin-top:.8pt;width:41.85pt;height:28.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a1jAIAAJMFAAAOAAAAZHJzL2Uyb0RvYy54bWysVE1PGzEQvVfqf7B8L5uEkJ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" fillcolor="white [3201]" stroked="f" strokeweight=".5pt">
                  <v:textbox>
                    <w:txbxContent>
                      <w:p w14:paraId="06DFAE4F" w14:textId="4F4178A1" w:rsidR="00276DB6" w:rsidRDefault="00276DB6">
                        <w:pPr>
                          <w:pStyle w:val="EquationIndex"/>
                          <w:pPrChange w:id="6678" w:author="The Si Tran" w:date="2012-12-16T08:23:00Z">
                            <w:pPr/>
                          </w:pPrChange>
                        </w:pPr>
                        <w:ins w:id="6679" w:author="The Si Tran" w:date="2012-12-06T02:41:00Z">
                          <w:r>
                            <w:t>(4.2)</w:t>
                          </w:r>
                        </w:ins>
                      </w:p>
                    </w:txbxContent>
                  </v:textbox>
                  <w10:wrap type="tight"/>
                </v:shape>
              </w:pict>
            </mc:Fallback>
          </mc:AlternateContent>
        </w:r>
      </w:ins>
      <w:r w:rsidR="0088753F" w:rsidRPr="0049233F">
        <w:rPr>
          <w:szCs w:val="26"/>
        </w:rPr>
        <w:t xml:space="preserve">            </w:t>
      </w:r>
      <w:del w:id="6680" w:author="The Si Tran" w:date="2012-12-06T02:44:00Z">
        <w:r w:rsidR="0088753F" w:rsidRPr="0049233F" w:rsidDel="0020765F">
          <w:rPr>
            <w:szCs w:val="26"/>
          </w:rPr>
          <w:delText xml:space="preserve">     </w:delText>
        </w:r>
      </w:del>
      <m:oMath>
        <m:f>
          <m:fPr>
            <m:ctrlPr>
              <w:ins w:id="6681" w:author="The Si Tran" w:date="2012-12-06T02:39:00Z">
                <w:rPr>
                  <w:rFonts w:ascii="Cambria Math" w:hAnsi="Cambria Math"/>
                  <w:i/>
                  <w:szCs w:val="26"/>
                </w:rPr>
              </w:ins>
            </m:ctrlPr>
          </m:fPr>
          <m:num>
            <w:ins w:id="6682" w:author="The Si Tran" w:date="2012-12-06T02:39:00Z">
              <m:r>
                <w:rPr>
                  <w:rFonts w:ascii="Cambria Math" w:hAnsi="Cambria Math"/>
                  <w:szCs w:val="26"/>
                </w:rPr>
                <m:t>∂E</m:t>
              </m:r>
            </w:ins>
          </m:num>
          <m:den>
            <w:ins w:id="6683" w:author="The Si Tran" w:date="2012-12-06T02:39:00Z">
              <m:r>
                <w:rPr>
                  <w:rFonts w:ascii="Cambria Math" w:hAnsi="Cambria Math"/>
                  <w:szCs w:val="26"/>
                </w:rPr>
                <m:t>∂</m:t>
              </m:r>
            </w:ins>
            <m:sSub>
              <m:sSubPr>
                <m:ctrlPr>
                  <w:ins w:id="6684" w:author="The Si Tran" w:date="2012-12-06T02:39:00Z">
                    <w:rPr>
                      <w:rFonts w:ascii="Cambria Math" w:hAnsi="Cambria Math"/>
                      <w:i/>
                      <w:szCs w:val="26"/>
                    </w:rPr>
                  </w:ins>
                </m:ctrlPr>
              </m:sSubPr>
              <m:e>
                <w:ins w:id="6685" w:author="The Si Tran" w:date="2012-12-06T02:39:00Z">
                  <m:r>
                    <w:rPr>
                      <w:rFonts w:ascii="Cambria Math" w:hAnsi="Cambria Math"/>
                      <w:szCs w:val="26"/>
                    </w:rPr>
                    <m:t>w</m:t>
                  </m:r>
                </w:ins>
              </m:e>
              <m:sub>
                <w:ins w:id="6686" w:author="The Si Tran" w:date="2012-12-06T02:39:00Z">
                  <m:r>
                    <w:rPr>
                      <w:rFonts w:ascii="Cambria Math" w:hAnsi="Cambria Math"/>
                      <w:szCs w:val="26"/>
                    </w:rPr>
                    <m:t>i</m:t>
                  </m:r>
                </w:ins>
              </m:sub>
            </m:sSub>
          </m:den>
        </m:f>
        <w:ins w:id="6687" w:author="The Si Tran" w:date="2012-12-06T02:39:00Z">
          <m:r>
            <w:rPr>
              <w:rFonts w:ascii="Cambria Math" w:hAnsi="Cambria Math"/>
              <w:szCs w:val="26"/>
            </w:rPr>
            <m:t>=</m:t>
          </m:r>
        </w:ins>
        <m:nary>
          <m:naryPr>
            <m:chr m:val="∑"/>
            <m:limLoc m:val="subSup"/>
            <m:supHide m:val="1"/>
            <m:ctrlPr>
              <w:ins w:id="6688" w:author="The Si Tran" w:date="2012-12-06T02:40:00Z">
                <w:rPr>
                  <w:rFonts w:ascii="Cambria Math" w:hAnsi="Cambria Math"/>
                  <w:i/>
                  <w:szCs w:val="26"/>
                </w:rPr>
              </w:ins>
            </m:ctrlPr>
          </m:naryPr>
          <m:sub>
            <w:ins w:id="6689" w:author="The Si Tran" w:date="2012-12-06T02:40:00Z">
              <m:r>
                <w:rPr>
                  <w:rFonts w:ascii="Cambria Math" w:hAnsi="Cambria Math"/>
                  <w:szCs w:val="26"/>
                </w:rPr>
                <m:t>d∈D</m:t>
              </m:r>
            </w:ins>
          </m:sub>
          <m:sup/>
          <m:e>
            <w:ins w:id="6690" w:author="The Si Tran" w:date="2012-12-06T02:40:00Z">
              <m:r>
                <w:rPr>
                  <w:rFonts w:ascii="Cambria Math" w:hAnsi="Cambria Math"/>
                  <w:szCs w:val="26"/>
                </w:rPr>
                <m:t>(</m:t>
              </m:r>
            </w:ins>
            <m:sSub>
              <m:sSubPr>
                <m:ctrlPr>
                  <w:ins w:id="6691" w:author="The Si Tran" w:date="2012-12-06T02:40:00Z">
                    <w:rPr>
                      <w:rFonts w:ascii="Cambria Math" w:hAnsi="Cambria Math"/>
                      <w:i/>
                      <w:szCs w:val="26"/>
                    </w:rPr>
                  </w:ins>
                </m:ctrlPr>
              </m:sSubPr>
              <m:e>
                <w:ins w:id="6692" w:author="The Si Tran" w:date="2012-12-06T02:40:00Z">
                  <m:r>
                    <w:rPr>
                      <w:rFonts w:ascii="Cambria Math" w:hAnsi="Cambria Math"/>
                      <w:szCs w:val="26"/>
                    </w:rPr>
                    <m:t>t</m:t>
                  </m:r>
                </w:ins>
              </m:e>
              <m:sub>
                <w:ins w:id="6693" w:author="The Si Tran" w:date="2012-12-06T02:40:00Z">
                  <m:r>
                    <w:rPr>
                      <w:rFonts w:ascii="Cambria Math" w:hAnsi="Cambria Math"/>
                      <w:szCs w:val="26"/>
                    </w:rPr>
                    <m:t>d</m:t>
                  </m:r>
                </w:ins>
              </m:sub>
            </m:sSub>
            <w:ins w:id="6694" w:author="The Si Tran" w:date="2012-12-06T02:40:00Z">
              <m:r>
                <w:rPr>
                  <w:rFonts w:ascii="Cambria Math" w:hAnsi="Cambria Math"/>
                  <w:szCs w:val="26"/>
                </w:rPr>
                <m:t>-</m:t>
              </m:r>
            </w:ins>
            <m:sSub>
              <m:sSubPr>
                <m:ctrlPr>
                  <w:ins w:id="6695" w:author="The Si Tran" w:date="2012-12-06T02:40:00Z">
                    <w:rPr>
                      <w:rFonts w:ascii="Cambria Math" w:hAnsi="Cambria Math"/>
                      <w:i/>
                      <w:szCs w:val="26"/>
                    </w:rPr>
                  </w:ins>
                </m:ctrlPr>
              </m:sSubPr>
              <m:e>
                <w:ins w:id="6696" w:author="The Si Tran" w:date="2012-12-06T02:40:00Z">
                  <m:r>
                    <w:rPr>
                      <w:rFonts w:ascii="Cambria Math" w:hAnsi="Cambria Math"/>
                      <w:szCs w:val="26"/>
                    </w:rPr>
                    <m:t>o</m:t>
                  </m:r>
                </w:ins>
              </m:e>
              <m:sub>
                <w:ins w:id="6697" w:author="The Si Tran" w:date="2012-12-06T02:40:00Z">
                  <m:r>
                    <w:rPr>
                      <w:rFonts w:ascii="Cambria Math" w:hAnsi="Cambria Math"/>
                      <w:szCs w:val="26"/>
                    </w:rPr>
                    <m:t>d</m:t>
                  </m:r>
                </w:ins>
              </m:sub>
            </m:sSub>
            <w:ins w:id="6698" w:author="The Si Tran" w:date="2012-12-06T02:40:00Z">
              <m:r>
                <w:rPr>
                  <w:rFonts w:ascii="Cambria Math" w:hAnsi="Cambria Math"/>
                  <w:szCs w:val="26"/>
                </w:rPr>
                <m:t>)(-</m:t>
              </m:r>
            </w:ins>
            <m:sSub>
              <m:sSubPr>
                <m:ctrlPr>
                  <w:ins w:id="6699" w:author="The Si Tran" w:date="2012-12-06T02:40:00Z">
                    <w:rPr>
                      <w:rFonts w:ascii="Cambria Math" w:hAnsi="Cambria Math"/>
                      <w:i/>
                      <w:szCs w:val="26"/>
                    </w:rPr>
                  </w:ins>
                </m:ctrlPr>
              </m:sSubPr>
              <m:e>
                <w:ins w:id="6700" w:author="The Si Tran" w:date="2012-12-06T02:40:00Z">
                  <m:r>
                    <w:rPr>
                      <w:rFonts w:ascii="Cambria Math" w:hAnsi="Cambria Math"/>
                      <w:szCs w:val="26"/>
                    </w:rPr>
                    <m:t>x</m:t>
                  </m:r>
                </w:ins>
              </m:e>
              <m:sub>
                <w:ins w:id="6701" w:author="The Si Tran" w:date="2012-12-06T02:40:00Z">
                  <m:r>
                    <w:rPr>
                      <w:rFonts w:ascii="Cambria Math" w:hAnsi="Cambria Math"/>
                      <w:szCs w:val="26"/>
                    </w:rPr>
                    <m:t>id</m:t>
                  </m:r>
                </w:ins>
              </m:sub>
            </m:sSub>
            <w:ins w:id="6702" w:author="The Si Tran" w:date="2012-12-06T02:40:00Z">
              <m:r>
                <w:rPr>
                  <w:rFonts w:ascii="Cambria Math" w:hAnsi="Cambria Math"/>
                  <w:szCs w:val="26"/>
                </w:rPr>
                <m:t>)</m:t>
              </m:r>
            </w:ins>
          </m:e>
        </m:nary>
      </m:oMath>
      <w:ins w:id="6703" w:author="The Si Tran" w:date="2012-12-06T02:41:00Z">
        <w:r>
          <w:rPr>
            <w:szCs w:val="26"/>
          </w:rPr>
          <w:t xml:space="preserve">  </w:t>
        </w:r>
      </w:ins>
      <w:del w:id="6704" w:author="The Si Tran" w:date="2012-12-06T02:38:00Z">
        <w:r w:rsidR="0088753F" w:rsidRPr="00032D83" w:rsidDel="00CA1FAD">
          <w:rPr>
            <w:noProof/>
            <w:szCs w:val="26"/>
          </w:rPr>
          <w:drawing>
            <wp:inline distT="0" distB="0" distL="0" distR="0" wp14:anchorId="3EF07EE9" wp14:editId="4D3A2C5A">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705" w:author="The Si Tran" w:date="2012-12-06T02:41:00Z">
        <w:r w:rsidRPr="00032D83" w:rsidDel="002972CB">
          <w:rPr>
            <w:noProof/>
            <w:szCs w:val="26"/>
          </w:rPr>
          <w:drawing>
            <wp:inline distT="0" distB="0" distL="0" distR="0" wp14:anchorId="0A624021" wp14:editId="4BC45E13">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706" w:author="The Si Tran" w:date="2012-12-06T02:43:00Z"/>
          <w:szCs w:val="26"/>
        </w:rPr>
      </w:pPr>
      <w:ins w:id="6707" w:author="The Si Tran" w:date="2012-12-06T02:44:00Z">
        <w:r w:rsidRPr="00032D83">
          <w:rPr>
            <w:noProof/>
            <w:szCs w:val="26"/>
          </w:rPr>
          <mc:AlternateContent>
            <mc:Choice Requires="wps">
              <w:drawing>
                <wp:anchor distT="0" distB="0" distL="114300" distR="114300" simplePos="0" relativeHeight="251577856" behindDoc="1" locked="0" layoutInCell="1" allowOverlap="1" wp14:anchorId="01E51B53" wp14:editId="4759CF8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276DB6" w:rsidRDefault="00276DB6">
                              <w:pPr>
                                <w:pStyle w:val="EquationIndex"/>
                                <w:pPrChange w:id="6708" w:author="The Si Tran" w:date="2012-12-16T08:23:00Z">
                                  <w:pPr/>
                                </w:pPrChange>
                              </w:pPr>
                              <w:ins w:id="6709" w:author="The Si Tran" w:date="2012-12-06T02:41:00Z">
                                <w:r>
                                  <w:t>(4.</w:t>
                                </w:r>
                              </w:ins>
                              <w:ins w:id="6710" w:author="The Si Tran" w:date="2012-12-06T02:44:00Z">
                                <w:r>
                                  <w:t>3</w:t>
                                </w:r>
                              </w:ins>
                              <w:ins w:id="67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4" type="#_x0000_t202" style="position:absolute;left:0;text-align:left;margin-left:410.7pt;margin-top:22.3pt;width:42.7pt;height:28.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Qdjg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" fillcolor="white [3201]" stroked="f" strokeweight=".5pt">
                  <v:textbox>
                    <w:txbxContent>
                      <w:p w14:paraId="6FF46E05" w14:textId="0ABAC82D" w:rsidR="00276DB6" w:rsidRDefault="00276DB6">
                        <w:pPr>
                          <w:pStyle w:val="EquationIndex"/>
                          <w:pPrChange w:id="6712" w:author="The Si Tran" w:date="2012-12-16T08:23:00Z">
                            <w:pPr/>
                          </w:pPrChange>
                        </w:pPr>
                        <w:ins w:id="6713" w:author="The Si Tran" w:date="2012-12-06T02:41:00Z">
                          <w:r>
                            <w:t>(4.</w:t>
                          </w:r>
                        </w:ins>
                        <w:ins w:id="6714" w:author="The Si Tran" w:date="2012-12-06T02:44:00Z">
                          <w:r>
                            <w:t>3</w:t>
                          </w:r>
                        </w:ins>
                        <w:ins w:id="6715" w:author="The Si Tran" w:date="2012-12-06T02:41:00Z">
                          <w:r>
                            <w:t>)</w:t>
                          </w:r>
                        </w:ins>
                      </w:p>
                    </w:txbxContent>
                  </v:textbox>
                  <w10:wrap type="tight"/>
                </v:shape>
              </w:pict>
            </mc:Fallback>
          </mc:AlternateContent>
        </w:r>
      </w:ins>
      <w:r w:rsidR="0088753F" w:rsidRPr="0049233F">
        <w:rPr>
          <w:szCs w:val="26"/>
        </w:rPr>
        <w:t>Thay (</w:t>
      </w:r>
      <w:ins w:id="6716" w:author="The Si Tran" w:date="2012-12-14T06:11:00Z">
        <w:r>
          <w:rPr>
            <w:szCs w:val="26"/>
          </w:rPr>
          <w:t>4</w:t>
        </w:r>
      </w:ins>
      <w:del w:id="6717" w:author="The Si Tran" w:date="2012-12-14T06:11:00Z">
        <w:r w:rsidR="0088753F" w:rsidRPr="0049233F" w:rsidDel="0008713C">
          <w:rPr>
            <w:szCs w:val="26"/>
          </w:rPr>
          <w:delText>2</w:delText>
        </w:r>
      </w:del>
      <w:r w:rsidR="0088753F" w:rsidRPr="0049233F">
        <w:rPr>
          <w:szCs w:val="26"/>
        </w:rPr>
        <w:t>.2) vào (</w:t>
      </w:r>
      <w:ins w:id="6718" w:author="The Si Tran" w:date="2012-12-14T06:11:00Z">
        <w:r>
          <w:rPr>
            <w:szCs w:val="26"/>
          </w:rPr>
          <w:t>4</w:t>
        </w:r>
      </w:ins>
      <w:del w:id="6719"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276DB6">
      <w:pPr>
        <w:pStyle w:val="Canhgiua"/>
        <w:pPrChange w:id="6720" w:author="The Si Tran" w:date="2012-12-16T17:29:00Z">
          <w:pPr>
            <w:spacing w:before="0"/>
          </w:pPr>
        </w:pPrChange>
      </w:pPr>
      <m:oMathPara>
        <m:oMathParaPr>
          <m:jc m:val="center"/>
        </m:oMathParaPr>
        <m:oMath>
          <m:sSub>
            <m:sSubPr>
              <m:ctrlPr>
                <w:ins w:id="6721" w:author="The Si Tran" w:date="2012-12-06T02:43:00Z">
                  <w:rPr>
                    <w:rFonts w:ascii="Cambria Math" w:hAnsi="Cambria Math"/>
                  </w:rPr>
                </w:ins>
              </m:ctrlPr>
            </m:sSubPr>
            <m:e>
              <w:ins w:id="6722" w:author="The Si Tran" w:date="2012-12-06T02:43:00Z">
                <m:r>
                  <m:rPr>
                    <m:sty m:val="p"/>
                  </m:rPr>
                  <w:rPr>
                    <w:rFonts w:ascii="Cambria Math" w:hAnsi="Cambria Math"/>
                  </w:rPr>
                  <m:t>∆</m:t>
                </m:r>
                <m:r>
                  <w:rPr>
                    <w:rFonts w:ascii="Cambria Math" w:hAnsi="Cambria Math"/>
                  </w:rPr>
                  <m:t>w</m:t>
                </m:r>
              </w:ins>
            </m:e>
            <m:sub>
              <w:ins w:id="6723" w:author="The Si Tran" w:date="2012-12-06T02:43:00Z">
                <m:r>
                  <w:rPr>
                    <w:rFonts w:ascii="Cambria Math" w:hAnsi="Cambria Math"/>
                  </w:rPr>
                  <m:t>i</m:t>
                </m:r>
              </w:ins>
            </m:sub>
          </m:sSub>
          <w:ins w:id="6724" w:author="The Si Tran" w:date="2012-12-06T02:43:00Z">
            <m:r>
              <m:rPr>
                <m:sty m:val="p"/>
              </m:rPr>
              <w:rPr>
                <w:rFonts w:ascii="Cambria Math" w:hAnsi="Cambria Math"/>
              </w:rPr>
              <m:t>=</m:t>
            </m:r>
          </w:ins>
          <w:ins w:id="6725" w:author="The Si Tran" w:date="2012-12-06T02:44:00Z">
            <m:r>
              <w:rPr>
                <w:rFonts w:ascii="Cambria Math" w:hAnsi="Cambria Math"/>
              </w:rPr>
              <m:t>η</m:t>
            </m:r>
          </w:ins>
          <m:nary>
            <m:naryPr>
              <m:chr m:val="∑"/>
              <m:limLoc m:val="subSup"/>
              <m:supHide m:val="1"/>
              <m:ctrlPr>
                <w:ins w:id="6726" w:author="The Si Tran" w:date="2012-12-06T02:43:00Z">
                  <w:rPr>
                    <w:rFonts w:ascii="Cambria Math" w:hAnsi="Cambria Math"/>
                  </w:rPr>
                </w:ins>
              </m:ctrlPr>
            </m:naryPr>
            <m:sub>
              <w:ins w:id="6727"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728" w:author="The Si Tran" w:date="2012-12-06T02:43:00Z">
                <m:r>
                  <m:rPr>
                    <m:sty m:val="p"/>
                  </m:rPr>
                  <w:rPr>
                    <w:rFonts w:ascii="Cambria Math" w:hAnsi="Cambria Math"/>
                  </w:rPr>
                  <m:t>(</m:t>
                </m:r>
              </w:ins>
              <m:sSub>
                <m:sSubPr>
                  <m:ctrlPr>
                    <w:ins w:id="6729" w:author="The Si Tran" w:date="2012-12-06T02:43:00Z">
                      <w:rPr>
                        <w:rFonts w:ascii="Cambria Math" w:hAnsi="Cambria Math"/>
                      </w:rPr>
                    </w:ins>
                  </m:ctrlPr>
                </m:sSubPr>
                <m:e>
                  <w:ins w:id="6730" w:author="The Si Tran" w:date="2012-12-06T02:43:00Z">
                    <m:r>
                      <w:rPr>
                        <w:rFonts w:ascii="Cambria Math" w:hAnsi="Cambria Math"/>
                      </w:rPr>
                      <m:t>t</m:t>
                    </m:r>
                  </w:ins>
                </m:e>
                <m:sub>
                  <w:ins w:id="6731" w:author="The Si Tran" w:date="2012-12-06T02:43:00Z">
                    <m:r>
                      <w:rPr>
                        <w:rFonts w:ascii="Cambria Math" w:hAnsi="Cambria Math"/>
                      </w:rPr>
                      <m:t>d</m:t>
                    </m:r>
                  </w:ins>
                </m:sub>
              </m:sSub>
              <w:ins w:id="6732" w:author="The Si Tran" w:date="2012-12-06T02:43:00Z">
                <m:r>
                  <m:rPr>
                    <m:sty m:val="p"/>
                  </m:rPr>
                  <w:rPr>
                    <w:rFonts w:ascii="Cambria Math" w:hAnsi="Cambria Math"/>
                  </w:rPr>
                  <m:t>-</m:t>
                </m:r>
              </w:ins>
              <m:sSub>
                <m:sSubPr>
                  <m:ctrlPr>
                    <w:ins w:id="6733" w:author="The Si Tran" w:date="2012-12-06T02:43:00Z">
                      <w:rPr>
                        <w:rFonts w:ascii="Cambria Math" w:hAnsi="Cambria Math"/>
                      </w:rPr>
                    </w:ins>
                  </m:ctrlPr>
                </m:sSubPr>
                <m:e>
                  <w:ins w:id="6734" w:author="The Si Tran" w:date="2012-12-06T02:43:00Z">
                    <m:r>
                      <w:rPr>
                        <w:rFonts w:ascii="Cambria Math" w:hAnsi="Cambria Math"/>
                      </w:rPr>
                      <m:t>o</m:t>
                    </m:r>
                  </w:ins>
                </m:e>
                <m:sub>
                  <w:ins w:id="6735" w:author="The Si Tran" w:date="2012-12-06T02:43:00Z">
                    <m:r>
                      <w:rPr>
                        <w:rFonts w:ascii="Cambria Math" w:hAnsi="Cambria Math"/>
                      </w:rPr>
                      <m:t>d</m:t>
                    </m:r>
                  </w:ins>
                </m:sub>
              </m:sSub>
              <w:ins w:id="6736" w:author="The Si Tran" w:date="2012-12-06T02:43:00Z">
                <m:r>
                  <m:rPr>
                    <m:sty m:val="p"/>
                  </m:rPr>
                  <w:rPr>
                    <w:rFonts w:ascii="Cambria Math" w:hAnsi="Cambria Math"/>
                  </w:rPr>
                  <m:t>)(</m:t>
                </m:r>
              </w:ins>
              <m:sSub>
                <m:sSubPr>
                  <m:ctrlPr>
                    <w:ins w:id="6737" w:author="The Si Tran" w:date="2012-12-06T02:43:00Z">
                      <w:rPr>
                        <w:rFonts w:ascii="Cambria Math" w:hAnsi="Cambria Math"/>
                      </w:rPr>
                    </w:ins>
                  </m:ctrlPr>
                </m:sSubPr>
                <m:e>
                  <w:ins w:id="6738" w:author="The Si Tran" w:date="2012-12-06T02:43:00Z">
                    <m:r>
                      <w:rPr>
                        <w:rFonts w:ascii="Cambria Math" w:hAnsi="Cambria Math"/>
                      </w:rPr>
                      <m:t>x</m:t>
                    </m:r>
                  </w:ins>
                </m:e>
                <m:sub>
                  <w:ins w:id="6739" w:author="The Si Tran" w:date="2012-12-06T02:43:00Z">
                    <m:r>
                      <w:rPr>
                        <w:rFonts w:ascii="Cambria Math" w:hAnsi="Cambria Math"/>
                      </w:rPr>
                      <m:t>id</m:t>
                    </m:r>
                  </w:ins>
                </m:sub>
              </m:sSub>
              <w:ins w:id="6740"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741" w:author="The Si Tran" w:date="2012-12-06T02:44:00Z">
        <w:r w:rsidRPr="00032D83" w:rsidDel="00DF1A0E">
          <w:rPr>
            <w:noProof/>
            <w:szCs w:val="26"/>
          </w:rPr>
          <w:drawing>
            <wp:inline distT="0" distB="0" distL="0" distR="0" wp14:anchorId="76B9CB9B" wp14:editId="5B7B329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742" w:author="The Si Tran" w:date="2012-12-06T02:45:00Z">
                <w:rPr>
                  <w:rFonts w:ascii="Cambria Math" w:hAnsi="Cambria Math"/>
                  <w:i/>
                  <w:szCs w:val="26"/>
                </w:rPr>
              </w:ins>
            </m:ctrlPr>
          </m:sSubPr>
          <m:e>
            <w:ins w:id="6743" w:author="The Si Tran" w:date="2012-12-06T02:45:00Z">
              <m:r>
                <w:rPr>
                  <w:rFonts w:ascii="Cambria Math" w:hAnsi="Cambria Math"/>
                  <w:szCs w:val="26"/>
                </w:rPr>
                <m:t>x</m:t>
              </m:r>
            </w:ins>
          </m:e>
          <m:sub>
            <w:ins w:id="6744" w:author="The Si Tran" w:date="2012-12-06T02:45:00Z">
              <m:r>
                <w:rPr>
                  <w:rFonts w:ascii="Cambria Math" w:hAnsi="Cambria Math"/>
                  <w:szCs w:val="26"/>
                </w:rPr>
                <m:t>id</m:t>
              </m:r>
            </w:ins>
          </m:sub>
        </m:sSub>
      </m:oMath>
      <w:ins w:id="6745" w:author="The Si Tran" w:date="2012-12-06T02:45:00Z">
        <w:r w:rsidR="00F84346">
          <w:rPr>
            <w:szCs w:val="26"/>
          </w:rPr>
          <w:t xml:space="preserve"> </w:t>
        </w:r>
      </w:ins>
      <w:del w:id="6746"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pPr>
        <w:rPr>
          <w:ins w:id="6747" w:author="The Si Tran" w:date="2012-12-06T02:46:00Z"/>
        </w:rPr>
        <w:pPrChange w:id="6748" w:author="The Si Tran" w:date="2012-12-16T08:23:00Z">
          <w:pPr>
            <w:spacing w:before="0"/>
          </w:pPr>
        </w:pPrChange>
      </w:pPr>
      <w:ins w:id="6749" w:author="The Si Tran" w:date="2012-12-06T02:47:00Z">
        <w:r w:rsidRPr="00032D83">
          <w:rPr>
            <w:noProof/>
          </w:rPr>
          <mc:AlternateContent>
            <mc:Choice Requires="wps">
              <w:drawing>
                <wp:anchor distT="0" distB="0" distL="114300" distR="114300" simplePos="0" relativeHeight="251584000" behindDoc="0" locked="0" layoutInCell="1" allowOverlap="1" wp14:anchorId="2EB652FF" wp14:editId="20511F8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276DB6" w:rsidRDefault="00276DB6">
                              <w:pPr>
                                <w:pStyle w:val="EquationIndex"/>
                                <w:pPrChange w:id="6750" w:author="The Si Tran" w:date="2012-12-16T08:23:00Z">
                                  <w:pPr/>
                                </w:pPrChange>
                              </w:pPr>
                              <w:ins w:id="6751" w:author="The Si Tran" w:date="2012-12-06T02:41:00Z">
                                <w:r>
                                  <w:t>(4.</w:t>
                                </w:r>
                              </w:ins>
                              <w:ins w:id="6752" w:author="The Si Tran" w:date="2012-12-06T02:44:00Z">
                                <w:r>
                                  <w:t>4</w:t>
                                </w:r>
                              </w:ins>
                              <w:ins w:id="675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5" type="#_x0000_t202" style="position:absolute;left:0;text-align:left;margin-left:411.45pt;margin-top:172.5pt;width:41.85pt;height:28.5pt;z-index:2515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iPZKH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276DB6" w:rsidRDefault="00276DB6">
                        <w:pPr>
                          <w:pStyle w:val="EquationIndex"/>
                          <w:pPrChange w:id="6754" w:author="The Si Tran" w:date="2012-12-16T08:23:00Z">
                            <w:pPr/>
                          </w:pPrChange>
                        </w:pPr>
                        <w:ins w:id="6755" w:author="The Si Tran" w:date="2012-12-06T02:41:00Z">
                          <w:r>
                            <w:t>(4.</w:t>
                          </w:r>
                        </w:ins>
                        <w:ins w:id="6756" w:author="The Si Tran" w:date="2012-12-06T02:44:00Z">
                          <w:r>
                            <w:t>4</w:t>
                          </w:r>
                        </w:ins>
                        <w:ins w:id="6757"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758" w:author="The Si Tran" w:date="2012-12-06T02:47:00Z"/>
        </w:rPr>
        <w:pPrChange w:id="6759" w:author="The Si Tran" w:date="2012-12-16T17:29:00Z">
          <w:pPr>
            <w:spacing w:before="0"/>
          </w:pPr>
        </w:pPrChange>
      </w:pPr>
      <w:ins w:id="6760"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761"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762" w:author="The Si Tran" w:date="2012-12-16T17:29:00Z">
          <w:pPr>
            <w:spacing w:before="0"/>
          </w:pPr>
        </w:pPrChange>
      </w:pPr>
      <w:del w:id="6763" w:author="The Si Tran" w:date="2012-12-06T02:47:00Z">
        <w:r w:rsidRPr="0049233F" w:rsidDel="00A55FB2">
          <w:delText xml:space="preserve">       </w:delText>
        </w:r>
      </w:del>
      <w:r w:rsidRPr="0049233F">
        <w:t xml:space="preserve">                </w:t>
      </w:r>
      <w:del w:id="6764" w:author="The Si Tran" w:date="2012-12-06T02:47:00Z">
        <w:r w:rsidRPr="00032D83" w:rsidDel="00A55FB2">
          <w:rPr>
            <w:noProof/>
          </w:rPr>
          <w:drawing>
            <wp:inline distT="0" distB="0" distL="0" distR="0" wp14:anchorId="062F7255" wp14:editId="63325E5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765" w:author="The Si Tran" w:date="2012-12-06T02:48:00Z"/>
        </w:rPr>
        <w:pPrChange w:id="6766"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276DB6">
      <w:pPr>
        <w:spacing w:before="0"/>
        <w:jc w:val="center"/>
        <w:rPr>
          <w:del w:id="6767" w:author="The Si Tran" w:date="2012-12-06T02:49:00Z"/>
          <w:szCs w:val="26"/>
        </w:rPr>
        <w:pPrChange w:id="6768" w:author="The Si Tran" w:date="2012-12-16T17:29:00Z">
          <w:pPr>
            <w:spacing w:before="0"/>
          </w:pPr>
        </w:pPrChange>
      </w:pPr>
      <m:oMathPara>
        <m:oMath>
          <m:sSub>
            <m:sSubPr>
              <m:ctrlPr>
                <w:ins w:id="6769" w:author="The Si Tran" w:date="2012-12-06T02:49:00Z">
                  <w:rPr>
                    <w:rFonts w:ascii="Cambria Math" w:hAnsi="Cambria Math"/>
                    <w:i/>
                    <w:szCs w:val="26"/>
                  </w:rPr>
                </w:ins>
              </m:ctrlPr>
            </m:sSubPr>
            <m:e>
              <w:ins w:id="6770" w:author="The Si Tran" w:date="2012-12-06T02:49:00Z">
                <m:r>
                  <w:rPr>
                    <w:rFonts w:ascii="Cambria Math" w:hAnsi="Cambria Math"/>
                    <w:szCs w:val="26"/>
                  </w:rPr>
                  <m:t>E</m:t>
                </m:r>
              </w:ins>
            </m:e>
            <m:sub>
              <w:ins w:id="6771" w:author="The Si Tran" w:date="2012-12-06T02:49:00Z">
                <m:r>
                  <w:rPr>
                    <w:rFonts w:ascii="Cambria Math" w:hAnsi="Cambria Math"/>
                    <w:szCs w:val="26"/>
                  </w:rPr>
                  <m:t>d</m:t>
                </m:r>
              </w:ins>
            </m:sub>
          </m:sSub>
          <m:d>
            <m:dPr>
              <m:ctrlPr>
                <w:ins w:id="6772" w:author="The Si Tran" w:date="2012-12-06T02:49:00Z">
                  <w:rPr>
                    <w:rFonts w:ascii="Cambria Math" w:hAnsi="Cambria Math"/>
                    <w:i/>
                    <w:szCs w:val="26"/>
                  </w:rPr>
                </w:ins>
              </m:ctrlPr>
            </m:dPr>
            <m:e>
              <m:acc>
                <m:accPr>
                  <m:chr m:val="⃗"/>
                  <m:ctrlPr>
                    <w:ins w:id="6773" w:author="The Si Tran" w:date="2012-12-06T02:49:00Z">
                      <w:rPr>
                        <w:rFonts w:ascii="Cambria Math" w:hAnsi="Cambria Math"/>
                        <w:i/>
                        <w:szCs w:val="26"/>
                      </w:rPr>
                    </w:ins>
                  </m:ctrlPr>
                </m:accPr>
                <m:e>
                  <w:ins w:id="6774" w:author="The Si Tran" w:date="2012-12-06T02:49:00Z">
                    <m:r>
                      <w:rPr>
                        <w:rFonts w:ascii="Cambria Math" w:hAnsi="Cambria Math"/>
                        <w:szCs w:val="26"/>
                      </w:rPr>
                      <m:t>w</m:t>
                    </m:r>
                  </w:ins>
                </m:e>
              </m:acc>
            </m:e>
          </m:d>
          <w:ins w:id="6775" w:author="The Si Tran" w:date="2012-12-06T02:49:00Z">
            <m:r>
              <w:rPr>
                <w:rFonts w:ascii="Cambria Math" w:hAnsi="Cambria Math"/>
                <w:szCs w:val="26"/>
              </w:rPr>
              <m:t>=</m:t>
            </m:r>
          </w:ins>
          <m:f>
            <m:fPr>
              <m:ctrlPr>
                <w:ins w:id="6776" w:author="The Si Tran" w:date="2012-12-06T02:49:00Z">
                  <w:rPr>
                    <w:rFonts w:ascii="Cambria Math" w:hAnsi="Cambria Math"/>
                    <w:i/>
                    <w:szCs w:val="26"/>
                  </w:rPr>
                </w:ins>
              </m:ctrlPr>
            </m:fPr>
            <m:num>
              <w:ins w:id="6777" w:author="The Si Tran" w:date="2012-12-06T02:49:00Z">
                <m:r>
                  <w:rPr>
                    <w:rFonts w:ascii="Cambria Math" w:hAnsi="Cambria Math"/>
                    <w:szCs w:val="26"/>
                  </w:rPr>
                  <m:t>1</m:t>
                </m:r>
              </w:ins>
            </m:num>
            <m:den>
              <w:ins w:id="6778" w:author="The Si Tran" w:date="2012-12-06T02:49:00Z">
                <m:r>
                  <w:rPr>
                    <w:rFonts w:ascii="Cambria Math" w:hAnsi="Cambria Math"/>
                    <w:szCs w:val="26"/>
                  </w:rPr>
                  <m:t>2</m:t>
                </m:r>
              </w:ins>
            </m:den>
          </m:f>
          <m:sSup>
            <m:sSupPr>
              <m:ctrlPr>
                <w:ins w:id="6779" w:author="The Si Tran" w:date="2012-12-06T02:49:00Z">
                  <w:rPr>
                    <w:rFonts w:ascii="Cambria Math" w:hAnsi="Cambria Math"/>
                    <w:i/>
                    <w:szCs w:val="26"/>
                  </w:rPr>
                </w:ins>
              </m:ctrlPr>
            </m:sSupPr>
            <m:e>
              <w:ins w:id="6780" w:author="The Si Tran" w:date="2012-12-06T02:49:00Z">
                <m:r>
                  <w:rPr>
                    <w:rFonts w:ascii="Cambria Math" w:hAnsi="Cambria Math"/>
                    <w:szCs w:val="26"/>
                  </w:rPr>
                  <m:t>(</m:t>
                </m:r>
              </w:ins>
              <m:sSub>
                <m:sSubPr>
                  <m:ctrlPr>
                    <w:ins w:id="6781" w:author="The Si Tran" w:date="2012-12-06T02:49:00Z">
                      <w:rPr>
                        <w:rFonts w:ascii="Cambria Math" w:hAnsi="Cambria Math"/>
                        <w:i/>
                        <w:szCs w:val="26"/>
                      </w:rPr>
                    </w:ins>
                  </m:ctrlPr>
                </m:sSubPr>
                <m:e>
                  <w:ins w:id="6782" w:author="The Si Tran" w:date="2012-12-06T02:49:00Z">
                    <m:r>
                      <w:rPr>
                        <w:rFonts w:ascii="Cambria Math" w:hAnsi="Cambria Math"/>
                        <w:szCs w:val="26"/>
                      </w:rPr>
                      <m:t>t</m:t>
                    </m:r>
                  </w:ins>
                </m:e>
                <m:sub>
                  <w:ins w:id="6783" w:author="The Si Tran" w:date="2012-12-06T02:49:00Z">
                    <m:r>
                      <w:rPr>
                        <w:rFonts w:ascii="Cambria Math" w:hAnsi="Cambria Math"/>
                        <w:szCs w:val="26"/>
                      </w:rPr>
                      <m:t>d</m:t>
                    </m:r>
                  </w:ins>
                </m:sub>
              </m:sSub>
              <w:ins w:id="6784" w:author="The Si Tran" w:date="2012-12-06T02:49:00Z">
                <m:r>
                  <w:rPr>
                    <w:rFonts w:ascii="Cambria Math" w:hAnsi="Cambria Math"/>
                    <w:szCs w:val="26"/>
                  </w:rPr>
                  <m:t>-</m:t>
                </m:r>
              </w:ins>
              <m:sSub>
                <m:sSubPr>
                  <m:ctrlPr>
                    <w:ins w:id="6785" w:author="The Si Tran" w:date="2012-12-06T02:49:00Z">
                      <w:rPr>
                        <w:rFonts w:ascii="Cambria Math" w:hAnsi="Cambria Math"/>
                        <w:i/>
                        <w:szCs w:val="26"/>
                      </w:rPr>
                    </w:ins>
                  </m:ctrlPr>
                </m:sSubPr>
                <m:e>
                  <w:ins w:id="6786" w:author="The Si Tran" w:date="2012-12-06T02:49:00Z">
                    <m:r>
                      <w:rPr>
                        <w:rFonts w:ascii="Cambria Math" w:hAnsi="Cambria Math"/>
                        <w:szCs w:val="26"/>
                      </w:rPr>
                      <m:t>o</m:t>
                    </m:r>
                  </w:ins>
                </m:e>
                <m:sub>
                  <w:ins w:id="6787" w:author="The Si Tran" w:date="2012-12-06T02:49:00Z">
                    <m:r>
                      <w:rPr>
                        <w:rFonts w:ascii="Cambria Math" w:hAnsi="Cambria Math"/>
                        <w:szCs w:val="26"/>
                      </w:rPr>
                      <m:t>d</m:t>
                    </m:r>
                  </w:ins>
                </m:sub>
              </m:sSub>
              <w:ins w:id="6788" w:author="The Si Tran" w:date="2012-12-06T02:49:00Z">
                <m:r>
                  <w:rPr>
                    <w:rFonts w:ascii="Cambria Math" w:hAnsi="Cambria Math"/>
                    <w:szCs w:val="26"/>
                  </w:rPr>
                  <m:t>)</m:t>
                </m:r>
              </w:ins>
            </m:e>
            <m:sup>
              <w:ins w:id="6789"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790" w:author="The Si Tran" w:date="2012-12-16T17:29:00Z">
          <w:pPr>
            <w:spacing w:before="0"/>
          </w:pPr>
        </w:pPrChange>
      </w:pPr>
      <w:del w:id="6791" w:author="The Si Tran" w:date="2012-12-06T02:49:00Z">
        <w:r w:rsidRPr="0049233F" w:rsidDel="00AF56B2">
          <w:rPr>
            <w:szCs w:val="26"/>
          </w:rPr>
          <w:delText xml:space="preserve">                      </w:delText>
        </w:r>
        <w:r w:rsidRPr="00032D83" w:rsidDel="00AF56B2">
          <w:rPr>
            <w:noProof/>
            <w:szCs w:val="26"/>
          </w:rPr>
          <w:drawing>
            <wp:inline distT="0" distB="0" distL="0" distR="0" wp14:anchorId="2BD5760D" wp14:editId="1E5B396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792" w:author="The Si Tran" w:date="2012-12-16T08:23:00Z">
          <w:pPr>
            <w:spacing w:before="0"/>
          </w:pPr>
        </w:pPrChange>
      </w:pPr>
      <w:r w:rsidRPr="0049233F">
        <w:t xml:space="preserve">Ở đây giá trị </w:t>
      </w:r>
      <m:oMath>
        <m:sSub>
          <m:sSubPr>
            <m:ctrlPr>
              <w:ins w:id="6793" w:author="The Si Tran" w:date="2012-12-06T02:49:00Z">
                <w:rPr>
                  <w:rFonts w:ascii="Cambria Math" w:hAnsi="Cambria Math"/>
                  <w:i/>
                </w:rPr>
              </w:ins>
            </m:ctrlPr>
          </m:sSubPr>
          <m:e>
            <w:ins w:id="6794" w:author="The Si Tran" w:date="2012-12-06T02:49:00Z">
              <m:r>
                <w:rPr>
                  <w:rFonts w:ascii="Cambria Math" w:hAnsi="Cambria Math"/>
                </w:rPr>
                <m:t>t</m:t>
              </m:r>
            </w:ins>
          </m:e>
          <m:sub>
            <w:ins w:id="6795" w:author="The Si Tran" w:date="2012-12-06T02:49:00Z">
              <m:r>
                <w:rPr>
                  <w:rFonts w:ascii="Cambria Math" w:hAnsi="Cambria Math"/>
                </w:rPr>
                <m:t>d</m:t>
              </m:r>
            </w:ins>
          </m:sub>
        </m:sSub>
      </m:oMath>
      <w:del w:id="6796"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797" w:author="The Si Tran" w:date="2012-12-06T02:49:00Z">
                <w:rPr>
                  <w:rFonts w:ascii="Cambria Math" w:hAnsi="Cambria Math"/>
                  <w:i/>
                </w:rPr>
              </w:ins>
            </m:ctrlPr>
          </m:sSubPr>
          <m:e>
            <w:ins w:id="6798" w:author="The Si Tran" w:date="2012-12-06T02:49:00Z">
              <m:r>
                <w:rPr>
                  <w:rFonts w:ascii="Cambria Math" w:hAnsi="Cambria Math"/>
                </w:rPr>
                <m:t>o</m:t>
              </m:r>
            </w:ins>
          </m:e>
          <m:sub>
            <w:ins w:id="6799" w:author="The Si Tran" w:date="2012-12-06T02:49:00Z">
              <m:r>
                <w:rPr>
                  <w:rFonts w:ascii="Cambria Math" w:hAnsi="Cambria Math"/>
                </w:rPr>
                <m:t>d</m:t>
              </m:r>
            </w:ins>
          </m:sub>
        </m:sSub>
      </m:oMath>
      <w:del w:id="6800"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w:t>
      </w:r>
      <w:r w:rsidRPr="0049233F">
        <w:lastRenderedPageBreak/>
        <w:t>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801"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802" w:author="The Si Tran" w:date="2012-12-06T02:50:00Z">
        <w:r w:rsidRPr="00AF1345" w:rsidDel="00FB4B5C">
          <w:rPr>
            <w:position w:val="-12"/>
          </w:rPr>
          <w:object w:dxaOrig="820" w:dyaOrig="360" w14:anchorId="29830189">
            <v:shape id="_x0000_i1118" type="#_x0000_t75" style="width:43.8pt;height:14.4pt" o:ole="">
              <v:imagedata r:id="rId232" o:title=""/>
            </v:shape>
            <o:OLEObject Type="Embed" ProgID="Equation.DSMT4" ShapeID="_x0000_i1118" DrawAspect="Content" ObjectID="_1417199889" r:id="rId233"/>
          </w:object>
        </w:r>
        <w:r w:rsidRPr="0049233F" w:rsidDel="00FB4B5C">
          <w:delText xml:space="preserve"> </w:delText>
        </w:r>
      </w:del>
      <w:r w:rsidRPr="0049233F">
        <w:t>thay cho</w:t>
      </w:r>
      <w:ins w:id="6803"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804" w:author="The Si Tran" w:date="2012-12-06T02:51:00Z">
        <w:r w:rsidRPr="00AF1345" w:rsidDel="00FB4B5C">
          <w:rPr>
            <w:position w:val="-10"/>
          </w:rPr>
          <w:object w:dxaOrig="740" w:dyaOrig="320" w14:anchorId="21DEB698">
            <v:shape id="_x0000_i1119" type="#_x0000_t75" style="width:36.3pt;height:14.4pt" o:ole="">
              <v:imagedata r:id="rId234" o:title=""/>
            </v:shape>
            <o:OLEObject Type="Embed" ProgID="Equation.DSMT4" ShapeID="_x0000_i1119" DrawAspect="Content" ObjectID="_1417199890" r:id="rId235"/>
          </w:object>
        </w:r>
        <w:r w:rsidRPr="0049233F" w:rsidDel="003264F7">
          <w:delText xml:space="preserve"> </w:delText>
        </w:r>
      </w:del>
      <w:r w:rsidRPr="0049233F">
        <w:t>để tìm kiếm.</w:t>
      </w:r>
    </w:p>
    <w:p w14:paraId="2A35791F" w14:textId="77777777" w:rsidR="0088753F" w:rsidRPr="0049233F" w:rsidRDefault="0088753F">
      <w:pPr>
        <w:pPrChange w:id="6805"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806" w:name="_Toc327348174"/>
      <w:bookmarkStart w:id="6807" w:name="_Toc343452481"/>
      <w:r w:rsidRPr="0049233F">
        <w:t>Mạng nhiều lớp và giải thuật lan truyền ngược</w:t>
      </w:r>
      <w:bookmarkEnd w:id="6806"/>
      <w:bookmarkEnd w:id="6807"/>
    </w:p>
    <w:p w14:paraId="6C665455" w14:textId="77777777" w:rsidR="0088753F" w:rsidRPr="0049233F" w:rsidRDefault="0088753F">
      <w:pPr>
        <w:pPrChange w:id="6808"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pPr>
        <w:pPrChange w:id="6809"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810" w:author="The Si Tran" w:date="2012-12-16T17:30:00Z">
          <w:pPr>
            <w:keepNext/>
            <w:spacing w:before="0"/>
            <w:ind w:firstLine="720"/>
          </w:pPr>
        </w:pPrChange>
      </w:pPr>
      <w:r w:rsidRPr="002B1464">
        <w:rPr>
          <w:noProof/>
        </w:rPr>
        <w:lastRenderedPageBreak/>
        <w:drawing>
          <wp:inline distT="0" distB="0" distL="0" distR="0" wp14:anchorId="780FA62E" wp14:editId="2CB6FF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811" w:author="The Si Tran" w:date="2012-12-16T08:23:00Z"/>
        </w:rPr>
        <w:pPrChange w:id="6812" w:author="The Si Tran" w:date="2012-12-16T17:30:00Z">
          <w:pPr>
            <w:pStyle w:val="Caption"/>
          </w:pPr>
        </w:pPrChange>
      </w:pPr>
      <w:del w:id="6813" w:author="The Si Tran" w:date="2012-12-16T17:30:00Z">
        <w:r w:rsidRPr="0049233F" w:rsidDel="00DD6ED6">
          <w:delText xml:space="preserve">                                        </w:delText>
        </w:r>
      </w:del>
      <w:bookmarkStart w:id="6814" w:name="_Toc327348216"/>
      <w:bookmarkStart w:id="6815" w:name="_Toc343029966"/>
      <w:bookmarkStart w:id="6816" w:name="_Toc343452755"/>
      <w:r w:rsidRPr="00032D83">
        <w:rPr>
          <w:bCs w:val="0"/>
        </w:rPr>
        <w:t>Hình</w:t>
      </w:r>
      <w:ins w:id="6817" w:author="The Si Tran" w:date="2012-12-11T23:36:00Z">
        <w:r w:rsidR="002400FD">
          <w:t xml:space="preserve"> 4.7</w:t>
        </w:r>
      </w:ins>
      <w:del w:id="6818"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6819"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6820"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2400FD">
        <w:rPr>
          <w:bCs w:val="0"/>
          <w:rPrChange w:id="6821" w:author="The Si Tran" w:date="2012-12-11T23:36:00Z">
            <w:rPr>
              <w:b w:val="0"/>
              <w:bCs w:val="0"/>
            </w:rPr>
          </w:rPrChange>
        </w:rPr>
        <w:t>ị sigmoid</w:t>
      </w:r>
      <w:bookmarkEnd w:id="6814"/>
      <w:bookmarkEnd w:id="6815"/>
      <w:bookmarkEnd w:id="6816"/>
    </w:p>
    <w:p w14:paraId="68C26619" w14:textId="77777777" w:rsidR="0088753F" w:rsidRPr="0049233F" w:rsidRDefault="0088753F">
      <w:pPr>
        <w:pStyle w:val="Hinh"/>
        <w:pPrChange w:id="6822" w:author="The Si Tran" w:date="2012-12-16T17:30:00Z">
          <w:pPr>
            <w:spacing w:before="0"/>
            <w:ind w:firstLine="720"/>
          </w:pPr>
        </w:pPrChange>
      </w:pPr>
    </w:p>
    <w:p w14:paraId="04D3C113" w14:textId="77777777" w:rsidR="0088753F" w:rsidRDefault="0088753F">
      <w:pPr>
        <w:rPr>
          <w:ins w:id="6823" w:author="The Si Tran" w:date="2012-12-06T02:51:00Z"/>
        </w:rPr>
        <w:pPrChange w:id="6824"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825" w:author="The Si Tran" w:date="2012-12-06T02:52:00Z"/>
        </w:rPr>
        <w:pPrChange w:id="6826" w:author="The Si Tran" w:date="2012-12-15T08:05:00Z">
          <w:pPr>
            <w:spacing w:before="0"/>
            <w:ind w:firstLine="720"/>
          </w:pPr>
        </w:pPrChange>
      </w:pPr>
      <w:ins w:id="6827"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828" w:author="The Si Tran" w:date="2012-12-06T02:52:00Z">
                  <w:rPr>
                    <w:rFonts w:ascii="Cambria Math" w:hAnsi="Cambria Math"/>
                  </w:rPr>
                </w:ins>
              </m:ctrlPr>
            </m:accPr>
            <m:e>
              <w:ins w:id="6829" w:author="The Si Tran" w:date="2012-12-06T02:52:00Z">
                <m:r>
                  <w:rPr>
                    <w:rFonts w:ascii="Cambria Math" w:hAnsi="Cambria Math"/>
                  </w:rPr>
                  <m:t>w</m:t>
                </m:r>
              </w:ins>
            </m:e>
          </m:acc>
          <w:ins w:id="6830" w:author="The Si Tran" w:date="2012-12-06T02:52:00Z">
            <m:r>
              <m:rPr>
                <m:sty m:val="p"/>
              </m:rPr>
              <w:rPr>
                <w:rFonts w:ascii="Cambria Math" w:hAnsi="Cambria Math"/>
              </w:rPr>
              <m:t>∙</m:t>
            </m:r>
          </w:ins>
          <m:acc>
            <m:accPr>
              <m:chr m:val="⃗"/>
              <m:ctrlPr>
                <w:ins w:id="6831" w:author="The Si Tran" w:date="2012-12-06T02:52:00Z">
                  <w:rPr>
                    <w:rFonts w:ascii="Cambria Math" w:hAnsi="Cambria Math"/>
                  </w:rPr>
                </w:ins>
              </m:ctrlPr>
            </m:accPr>
            <m:e>
              <w:ins w:id="6832" w:author="The Si Tran" w:date="2012-12-06T02:52:00Z">
                <m:r>
                  <w:rPr>
                    <w:rFonts w:ascii="Cambria Math" w:hAnsi="Cambria Math"/>
                  </w:rPr>
                  <m:t>x</m:t>
                </m:r>
              </w:ins>
            </m:e>
          </m:acc>
          <w:ins w:id="6833"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834" w:author="The Si Tran" w:date="2012-12-15T08:05:00Z">
          <w:pPr>
            <w:spacing w:before="0"/>
            <w:ind w:firstLine="720"/>
          </w:pPr>
        </w:pPrChange>
      </w:pPr>
      <w:del w:id="6835" w:author="The Si Tran" w:date="2012-12-06T02:52:00Z">
        <w:r w:rsidRPr="0049233F" w:rsidDel="00E46E0A">
          <w:delText xml:space="preserve">          </w:delText>
        </w:r>
        <w:r w:rsidRPr="00032D83" w:rsidDel="00E46E0A">
          <w:rPr>
            <w:noProof/>
          </w:rPr>
          <w:drawing>
            <wp:inline distT="0" distB="0" distL="0" distR="0" wp14:anchorId="0E1F4F1B" wp14:editId="03713FC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836" w:author="The Si Tran" w:date="2012-12-06T02:52:00Z"/>
        </w:rPr>
        <w:pPrChange w:id="6837"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838" w:author="The Si Tran" w:date="2012-12-06T02:53:00Z"/>
        </w:rPr>
        <w:pPrChange w:id="6839" w:author="The Si Tran" w:date="2012-12-15T08:05:00Z">
          <w:pPr>
            <w:spacing w:before="0"/>
            <w:ind w:firstLine="720"/>
          </w:pPr>
        </w:pPrChange>
      </w:pPr>
      <w:ins w:id="6840" w:author="The Si Tran" w:date="2012-12-06T02:52:00Z">
        <m:oMathPara>
          <m:oMathParaPr>
            <m:jc m:val="center"/>
          </m:oMathParaPr>
          <m:oMath>
            <m:r>
              <w:rPr>
                <w:rFonts w:ascii="Cambria Math" w:hAnsi="Cambria Math"/>
                <w:rPrChange w:id="6841" w:author="The Si Tran" w:date="2012-12-14T06:15:00Z">
                  <w:rPr/>
                </w:rPrChange>
              </w:rPr>
              <m:t>σ</m:t>
            </m:r>
          </m:oMath>
        </m:oMathPara>
      </w:ins>
      <m:oMathPara>
        <m:oMathParaPr>
          <m:jc m:val="center"/>
        </m:oMathParaPr>
        <m:oMath>
          <m:d>
            <m:dPr>
              <m:ctrlPr>
                <w:ins w:id="6842" w:author="The Si Tran" w:date="2012-12-06T02:53:00Z">
                  <w:rPr>
                    <w:rFonts w:ascii="Cambria Math" w:hAnsi="Cambria Math"/>
                  </w:rPr>
                </w:ins>
              </m:ctrlPr>
            </m:dPr>
            <m:e>
              <w:ins w:id="6843" w:author="The Si Tran" w:date="2012-12-06T02:53:00Z">
                <m:r>
                  <m:rPr>
                    <m:sty m:val="p"/>
                  </m:rPr>
                  <w:rPr>
                    <w:rFonts w:ascii="Cambria Math" w:hAnsi="Cambria Math"/>
                  </w:rPr>
                  <m:t>y</m:t>
                </m:r>
              </w:ins>
            </m:e>
          </m:d>
          <w:ins w:id="6844" w:author="The Si Tran" w:date="2012-12-06T02:53:00Z">
            <m:r>
              <m:rPr>
                <m:sty m:val="p"/>
              </m:rPr>
              <w:rPr>
                <w:rFonts w:ascii="Cambria Math" w:hAnsi="Cambria Math"/>
              </w:rPr>
              <m:t>=</m:t>
            </m:r>
          </w:ins>
          <m:f>
            <m:fPr>
              <m:ctrlPr>
                <w:ins w:id="6845" w:author="The Si Tran" w:date="2012-12-06T02:53:00Z">
                  <w:rPr>
                    <w:rFonts w:ascii="Cambria Math" w:hAnsi="Cambria Math"/>
                  </w:rPr>
                </w:ins>
              </m:ctrlPr>
            </m:fPr>
            <m:num>
              <w:ins w:id="6846" w:author="The Si Tran" w:date="2012-12-06T02:53:00Z">
                <m:r>
                  <m:rPr>
                    <m:sty m:val="p"/>
                  </m:rPr>
                  <w:rPr>
                    <w:rFonts w:ascii="Cambria Math" w:hAnsi="Cambria Math"/>
                  </w:rPr>
                  <m:t>1</m:t>
                </m:r>
              </w:ins>
            </m:num>
            <m:den>
              <w:ins w:id="6847" w:author="The Si Tran" w:date="2012-12-06T02:53:00Z">
                <m:r>
                  <m:rPr>
                    <m:sty m:val="p"/>
                  </m:rPr>
                  <w:rPr>
                    <w:rFonts w:ascii="Cambria Math" w:hAnsi="Cambria Math"/>
                  </w:rPr>
                  <m:t>1+</m:t>
                </m:r>
              </w:ins>
              <m:sSup>
                <m:sSupPr>
                  <m:ctrlPr>
                    <w:ins w:id="6848" w:author="The Si Tran" w:date="2012-12-06T02:53:00Z">
                      <w:rPr>
                        <w:rFonts w:ascii="Cambria Math" w:hAnsi="Cambria Math"/>
                      </w:rPr>
                    </w:ins>
                  </m:ctrlPr>
                </m:sSupPr>
                <m:e>
                  <w:ins w:id="6849" w:author="The Si Tran" w:date="2012-12-06T02:53:00Z">
                    <m:r>
                      <m:rPr>
                        <m:sty m:val="p"/>
                      </m:rPr>
                      <w:rPr>
                        <w:rFonts w:ascii="Cambria Math" w:hAnsi="Cambria Math"/>
                      </w:rPr>
                      <m:t>e</m:t>
                    </m:r>
                  </w:ins>
                </m:e>
                <m:sup>
                  <w:ins w:id="6850" w:author="The Si Tran" w:date="2012-12-06T02:53:00Z">
                    <m:r>
                      <m:rPr>
                        <m:sty m:val="p"/>
                      </m:rPr>
                      <w:rPr>
                        <w:rFonts w:ascii="Cambria Math" w:hAnsi="Cambria Math"/>
                      </w:rPr>
                      <m:t>-</m:t>
                    </m:r>
                    <m:r>
                      <m:rPr>
                        <m:sty m:val="p"/>
                      </m:rPr>
                      <w:rPr>
                        <w:rFonts w:ascii="Cambria Math" w:hAnsi="Cambria Math"/>
                        <w:rPrChange w:id="6851" w:author="The Si Tran" w:date="2012-12-14T06:15:00Z">
                          <w:rPr/>
                        </w:rPrChange>
                      </w:rPr>
                      <m:t>y</m:t>
                    </m:r>
                  </w:ins>
                </m:sup>
              </m:sSup>
            </m:den>
          </m:f>
        </m:oMath>
      </m:oMathPara>
    </w:p>
    <w:p w14:paraId="57B403D6" w14:textId="77777777" w:rsidR="0088753F" w:rsidRPr="0049233F" w:rsidRDefault="0088753F">
      <w:pPr>
        <w:pStyle w:val="EquationIndex"/>
        <w:pPrChange w:id="6852" w:author="The Si Tran" w:date="2012-12-15T08:05:00Z">
          <w:pPr>
            <w:spacing w:before="0"/>
            <w:ind w:firstLine="720"/>
          </w:pPr>
        </w:pPrChange>
      </w:pPr>
      <w:del w:id="6853" w:author="The Si Tran" w:date="2012-12-06T02:53:00Z">
        <w:r w:rsidRPr="0049233F" w:rsidDel="00E46E0A">
          <w:delText xml:space="preserve">           </w:delText>
        </w:r>
        <w:r w:rsidRPr="00032D83" w:rsidDel="00E46E0A">
          <w:rPr>
            <w:noProof/>
          </w:rPr>
          <w:drawing>
            <wp:inline distT="0" distB="0" distL="0" distR="0" wp14:anchorId="1063D839" wp14:editId="2AA98174">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854" w:author="The Si Tran" w:date="2012-12-16T08:24:00Z">
          <w:pPr>
            <w:spacing w:before="0"/>
            <w:ind w:firstLine="720"/>
          </w:pPr>
        </w:pPrChange>
      </w:pPr>
      <w:r w:rsidRPr="0049233F">
        <w:t>Một thuận lợi khi sử dụng các đơn vị sigmoid là nhờ đạo hàm của hàm sigmoid rất dễ tính</w:t>
      </w:r>
      <w:ins w:id="6855" w:author="The Si Tran" w:date="2012-12-06T02:54:00Z">
        <w:r w:rsidR="00E46E0A">
          <w:t xml:space="preserve"> </w:t>
        </w:r>
      </w:ins>
      <w:ins w:id="6856" w:author="The Si Tran" w:date="2012-12-06T02:55:00Z">
        <w:r w:rsidR="00E46E0A">
          <w:t>(</w:t>
        </w:r>
      </w:ins>
      <m:oMath>
        <m:sSup>
          <m:sSupPr>
            <m:ctrlPr>
              <w:ins w:id="6857" w:author="The Si Tran" w:date="2012-12-06T02:54:00Z">
                <w:rPr>
                  <w:rFonts w:ascii="Cambria Math" w:hAnsi="Cambria Math"/>
                  <w:i/>
                </w:rPr>
              </w:ins>
            </m:ctrlPr>
          </m:sSupPr>
          <m:e>
            <w:ins w:id="6858" w:author="The Si Tran" w:date="2012-12-06T02:54:00Z">
              <m:r>
                <w:rPr>
                  <w:rFonts w:ascii="Cambria Math" w:hAnsi="Cambria Math"/>
                </w:rPr>
                <m:t>σ</m:t>
              </m:r>
            </w:ins>
          </m:e>
          <m:sup>
            <w:ins w:id="6859" w:author="The Si Tran" w:date="2012-12-06T02:54:00Z">
              <m:r>
                <w:rPr>
                  <w:rFonts w:ascii="Cambria Math" w:hAnsi="Cambria Math"/>
                </w:rPr>
                <m:t>'</m:t>
              </m:r>
            </w:ins>
          </m:sup>
        </m:sSup>
        <m:d>
          <m:dPr>
            <m:ctrlPr>
              <w:ins w:id="6860" w:author="The Si Tran" w:date="2012-12-06T02:54:00Z">
                <w:rPr>
                  <w:rFonts w:ascii="Cambria Math" w:hAnsi="Cambria Math"/>
                  <w:i/>
                </w:rPr>
              </w:ins>
            </m:ctrlPr>
          </m:dPr>
          <m:e>
            <w:ins w:id="6861" w:author="The Si Tran" w:date="2012-12-06T02:54:00Z">
              <m:r>
                <w:rPr>
                  <w:rFonts w:ascii="Cambria Math" w:hAnsi="Cambria Math"/>
                </w:rPr>
                <m:t>y</m:t>
              </m:r>
            </w:ins>
          </m:e>
        </m:d>
        <w:ins w:id="6862" w:author="The Si Tran" w:date="2012-12-06T02:54:00Z">
          <m:r>
            <w:rPr>
              <w:rFonts w:ascii="Cambria Math" w:hAnsi="Cambria Math"/>
            </w:rPr>
            <m:t>=σ</m:t>
          </m:r>
        </w:ins>
        <m:d>
          <m:dPr>
            <m:ctrlPr>
              <w:ins w:id="6863" w:author="The Si Tran" w:date="2012-12-06T02:54:00Z">
                <w:rPr>
                  <w:rFonts w:ascii="Cambria Math" w:hAnsi="Cambria Math"/>
                  <w:i/>
                </w:rPr>
              </w:ins>
            </m:ctrlPr>
          </m:dPr>
          <m:e>
            <w:ins w:id="6864" w:author="The Si Tran" w:date="2012-12-06T02:54:00Z">
              <m:r>
                <w:rPr>
                  <w:rFonts w:ascii="Cambria Math" w:hAnsi="Cambria Math"/>
                </w:rPr>
                <m:t>y</m:t>
              </m:r>
            </w:ins>
          </m:e>
        </m:d>
        <w:ins w:id="6865" w:author="The Si Tran" w:date="2012-12-06T02:54:00Z">
          <m:r>
            <w:rPr>
              <w:rFonts w:ascii="Cambria Math" w:hAnsi="Cambria Math"/>
            </w:rPr>
            <m:t>*(1-σ</m:t>
          </m:r>
        </w:ins>
        <m:d>
          <m:dPr>
            <m:ctrlPr>
              <w:ins w:id="6866" w:author="The Si Tran" w:date="2012-12-06T02:54:00Z">
                <w:rPr>
                  <w:rFonts w:ascii="Cambria Math" w:hAnsi="Cambria Math"/>
                  <w:i/>
                </w:rPr>
              </w:ins>
            </m:ctrlPr>
          </m:dPr>
          <m:e>
            <w:ins w:id="6867" w:author="The Si Tran" w:date="2012-12-06T02:54:00Z">
              <m:r>
                <w:rPr>
                  <w:rFonts w:ascii="Cambria Math" w:hAnsi="Cambria Math"/>
                </w:rPr>
                <m:t>y</m:t>
              </m:r>
            </w:ins>
          </m:e>
        </m:d>
        <w:ins w:id="6868" w:author="The Si Tran" w:date="2012-12-06T02:55:00Z">
          <m:r>
            <w:rPr>
              <w:rFonts w:ascii="Cambria Math" w:hAnsi="Cambria Math"/>
            </w:rPr>
            <m:t>)</m:t>
          </m:r>
        </w:ins>
      </m:oMath>
      <w:ins w:id="6869" w:author="The Si Tran" w:date="2012-12-06T02:55:00Z">
        <w:r w:rsidR="00E46E0A">
          <w:t>).</w:t>
        </w:r>
      </w:ins>
      <w:r w:rsidRPr="0049233F">
        <w:t xml:space="preserve"> </w:t>
      </w:r>
      <w:del w:id="6870" w:author="The Si Tran" w:date="2012-12-06T02:55:00Z">
        <w:r w:rsidRPr="0049233F" w:rsidDel="00E46E0A">
          <w:delText>(</w:delText>
        </w:r>
        <w:r w:rsidRPr="00AF1345" w:rsidDel="00E46E0A">
          <w:rPr>
            <w:position w:val="-10"/>
          </w:rPr>
          <w:object w:dxaOrig="2400" w:dyaOrig="320" w14:anchorId="55BC5C2B">
            <v:shape id="_x0000_i1120" type="#_x0000_t75" style="width:122.1pt;height:14.4pt" o:ole="">
              <v:imagedata r:id="rId239" o:title=""/>
            </v:shape>
            <o:OLEObject Type="Embed" ProgID="Equation.DSMT4" ShapeID="_x0000_i1120" DrawAspect="Content" ObjectID="_1417199891" r:id="rId240"/>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pPr>
        <w:rPr>
          <w:position w:val="-6"/>
        </w:rPr>
        <w:pPrChange w:id="6871"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1" type="#_x0000_t75" style="width:36.3pt;height:14.4pt" o:ole="">
            <v:imagedata r:id="rId241" o:title=""/>
          </v:shape>
          <o:OLEObject Type="Embed" ProgID="Equation.DSMT4" ShapeID="_x0000_i1121" DrawAspect="Content" ObjectID="_1417199892" r:id="rId242"/>
        </w:object>
      </w:r>
    </w:p>
    <w:p w14:paraId="5EAF2649" w14:textId="77777777" w:rsidR="00783376" w:rsidRDefault="0088753F">
      <w:pPr>
        <w:rPr>
          <w:ins w:id="6872" w:author="The Si Tran" w:date="2012-12-06T02:56:00Z"/>
        </w:rPr>
        <w:pPrChange w:id="6873"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874" w:author="The Si Tran" w:date="2012-12-06T02:58:00Z"/>
          <w:position w:val="-6"/>
        </w:rPr>
        <w:pPrChange w:id="6875" w:author="The Si Tran" w:date="2012-12-15T08:05:00Z">
          <w:pPr>
            <w:spacing w:before="0"/>
            <w:ind w:firstLine="720"/>
          </w:pPr>
        </w:pPrChange>
      </w:pPr>
      <w:ins w:id="6876"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877" w:author="The Si Tran" w:date="2012-12-06T02:57:00Z">
                    <m:r>
                      <w:rPr>
                        <w:rFonts w:ascii="Cambria Math" w:hAnsi="Cambria Math"/>
                      </w:rPr>
                      <m:t>w</m:t>
                    </m:r>
                  </w:ins>
                </m:e>
              </m:acc>
            </m:e>
          </m:d>
          <w:ins w:id="6878" w:author="The Si Tran" w:date="2012-12-06T02:57:00Z">
            <m:r>
              <m:rPr>
                <m:sty m:val="p"/>
              </m:rPr>
              <w:rPr>
                <w:rFonts w:ascii="Cambria Math" w:hAnsi="Cambria Math"/>
              </w:rPr>
              <m:t>=</m:t>
            </m:r>
          </w:ins>
          <m:f>
            <m:fPr>
              <m:ctrlPr>
                <w:rPr>
                  <w:rFonts w:ascii="Cambria Math" w:hAnsi="Cambria Math"/>
                </w:rPr>
              </m:ctrlPr>
            </m:fPr>
            <m:num>
              <w:ins w:id="6879" w:author="The Si Tran" w:date="2012-12-06T02:57:00Z">
                <m:r>
                  <m:rPr>
                    <m:sty m:val="p"/>
                  </m:rPr>
                  <w:rPr>
                    <w:rFonts w:ascii="Cambria Math" w:hAnsi="Cambria Math"/>
                  </w:rPr>
                  <m:t>1</m:t>
                </m:r>
              </w:ins>
            </m:num>
            <m:den>
              <w:ins w:id="6880" w:author="The Si Tran" w:date="2012-12-06T02:57:00Z">
                <m:r>
                  <m:rPr>
                    <m:sty m:val="p"/>
                  </m:rPr>
                  <w:rPr>
                    <w:rFonts w:ascii="Cambria Math" w:hAnsi="Cambria Math"/>
                  </w:rPr>
                  <m:t>2</m:t>
                </m:r>
              </w:ins>
            </m:den>
          </m:f>
          <m:nary>
            <m:naryPr>
              <m:chr m:val="∑"/>
              <m:limLoc m:val="subSup"/>
              <m:supHide m:val="1"/>
              <m:ctrlPr>
                <w:ins w:id="6881" w:author="The Si Tran" w:date="2012-12-06T02:58:00Z">
                  <w:rPr>
                    <w:rFonts w:ascii="Cambria Math" w:hAnsi="Cambria Math"/>
                  </w:rPr>
                </w:ins>
              </m:ctrlPr>
            </m:naryPr>
            <m:sub>
              <w:ins w:id="6882"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883" w:author="The Si Tran" w:date="2012-12-06T02:58:00Z">
                      <w:rPr>
                        <w:rFonts w:ascii="Cambria Math" w:hAnsi="Cambria Math"/>
                      </w:rPr>
                    </w:ins>
                  </m:ctrlPr>
                </m:naryPr>
                <m:sub>
                  <w:ins w:id="6884"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885" w:author="The Si Tran" w:date="2012-12-06T02:58:00Z">
                          <w:rPr>
                            <w:rFonts w:ascii="Cambria Math" w:hAnsi="Cambria Math"/>
                          </w:rPr>
                        </w:ins>
                      </m:ctrlPr>
                    </m:sSupPr>
                    <m:e>
                      <w:ins w:id="6886" w:author="The Si Tran" w:date="2012-12-06T02:58:00Z">
                        <m:r>
                          <m:rPr>
                            <m:sty m:val="p"/>
                          </m:rPr>
                          <w:rPr>
                            <w:rFonts w:ascii="Cambria Math" w:hAnsi="Cambria Math"/>
                          </w:rPr>
                          <m:t>(</m:t>
                        </m:r>
                      </w:ins>
                      <m:sSub>
                        <m:sSubPr>
                          <m:ctrlPr>
                            <w:ins w:id="6887" w:author="The Si Tran" w:date="2012-12-06T02:58:00Z">
                              <w:rPr>
                                <w:rFonts w:ascii="Cambria Math" w:hAnsi="Cambria Math"/>
                              </w:rPr>
                            </w:ins>
                          </m:ctrlPr>
                        </m:sSubPr>
                        <m:e>
                          <w:ins w:id="6888" w:author="The Si Tran" w:date="2012-12-06T02:58:00Z">
                            <m:r>
                              <w:rPr>
                                <w:rFonts w:ascii="Cambria Math" w:hAnsi="Cambria Math"/>
                              </w:rPr>
                              <m:t>t</m:t>
                            </m:r>
                          </w:ins>
                        </m:e>
                        <m:sub>
                          <w:ins w:id="6889" w:author="The Si Tran" w:date="2012-12-06T02:58:00Z">
                            <m:r>
                              <w:rPr>
                                <w:rFonts w:ascii="Cambria Math" w:hAnsi="Cambria Math"/>
                              </w:rPr>
                              <m:t>kd</m:t>
                            </m:r>
                          </w:ins>
                        </m:sub>
                      </m:sSub>
                      <w:ins w:id="6890" w:author="The Si Tran" w:date="2012-12-06T02:58:00Z">
                        <m:r>
                          <m:rPr>
                            <m:sty m:val="p"/>
                          </m:rPr>
                          <w:rPr>
                            <w:rFonts w:ascii="Cambria Math" w:hAnsi="Cambria Math"/>
                          </w:rPr>
                          <m:t>-</m:t>
                        </m:r>
                      </w:ins>
                      <m:sSub>
                        <m:sSubPr>
                          <m:ctrlPr>
                            <w:ins w:id="6891" w:author="The Si Tran" w:date="2012-12-06T02:58:00Z">
                              <w:rPr>
                                <w:rFonts w:ascii="Cambria Math" w:hAnsi="Cambria Math"/>
                              </w:rPr>
                            </w:ins>
                          </m:ctrlPr>
                        </m:sSubPr>
                        <m:e>
                          <w:ins w:id="6892" w:author="The Si Tran" w:date="2012-12-06T02:58:00Z">
                            <m:r>
                              <w:rPr>
                                <w:rFonts w:ascii="Cambria Math" w:hAnsi="Cambria Math"/>
                              </w:rPr>
                              <m:t>o</m:t>
                            </m:r>
                          </w:ins>
                        </m:e>
                        <m:sub>
                          <w:ins w:id="6893" w:author="The Si Tran" w:date="2012-12-06T02:58:00Z">
                            <m:r>
                              <w:rPr>
                                <w:rFonts w:ascii="Cambria Math" w:hAnsi="Cambria Math"/>
                              </w:rPr>
                              <m:t>kd</m:t>
                            </m:r>
                          </w:ins>
                        </m:sub>
                      </m:sSub>
                      <w:ins w:id="6894" w:author="The Si Tran" w:date="2012-12-06T02:58:00Z">
                        <m:r>
                          <m:rPr>
                            <m:sty m:val="p"/>
                          </m:rPr>
                          <w:rPr>
                            <w:rFonts w:ascii="Cambria Math" w:hAnsi="Cambria Math"/>
                          </w:rPr>
                          <m:t>)</m:t>
                        </m:r>
                      </w:ins>
                    </m:e>
                    <m:sup>
                      <w:ins w:id="6895"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896" w:author="The Si Tran" w:date="2012-12-15T08:05:00Z">
          <w:pPr>
            <w:spacing w:before="0"/>
            <w:ind w:firstLine="720"/>
          </w:pPr>
        </w:pPrChange>
      </w:pPr>
      <w:del w:id="6897" w:author="The Si Tran" w:date="2012-12-06T02:58:00Z">
        <w:r w:rsidRPr="0049233F" w:rsidDel="00783376">
          <w:delText xml:space="preserve">   </w:delText>
        </w:r>
      </w:del>
      <w:r w:rsidRPr="0049233F">
        <w:t xml:space="preserve">           </w:t>
      </w:r>
      <w:del w:id="6898" w:author="The Si Tran" w:date="2012-12-06T02:58:00Z">
        <w:r w:rsidRPr="00032D83" w:rsidDel="00783376">
          <w:rPr>
            <w:noProof/>
          </w:rPr>
          <w:drawing>
            <wp:inline distT="0" distB="0" distL="0" distR="0" wp14:anchorId="540D1049" wp14:editId="43D7FAC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899"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900"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901"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902" w:author="The Si Tran" w:date="2012-12-06T02:59:00Z"/>
        </w:rPr>
        <w:pPrChange w:id="6903" w:author="The Si Tran" w:date="2012-12-16T08:24:00Z">
          <w:pPr>
            <w:spacing w:before="0"/>
            <w:ind w:firstLine="720"/>
          </w:pPr>
        </w:pPrChange>
      </w:pPr>
      <w:ins w:id="6904" w:author="The Si Tran" w:date="2012-12-14T05:37:00Z">
        <w:r w:rsidRPr="00032D83">
          <w:rPr>
            <w:noProof/>
          </w:rPr>
          <w:lastRenderedPageBreak/>
          <mc:AlternateContent>
            <mc:Choice Requires="wps">
              <w:drawing>
                <wp:anchor distT="0" distB="0" distL="114300" distR="114300" simplePos="0" relativeHeight="251590144" behindDoc="0" locked="0" layoutInCell="1" allowOverlap="1" wp14:anchorId="0F7263C0" wp14:editId="4FBCBAF9">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276DB6" w:rsidRDefault="00276DB6">
                              <w:pPr>
                                <w:pStyle w:val="EquationIndex"/>
                                <w:pPrChange w:id="6905" w:author="The Si Tran" w:date="2012-12-16T08:24:00Z">
                                  <w:pPr/>
                                </w:pPrChange>
                              </w:pPr>
                              <w:ins w:id="6906" w:author="The Si Tran" w:date="2012-12-06T02:41:00Z">
                                <w:r>
                                  <w:t>(4.</w:t>
                                </w:r>
                              </w:ins>
                              <w:ins w:id="6907" w:author="The Si Tran" w:date="2012-12-06T02:44:00Z">
                                <w:r>
                                  <w:t>5</w:t>
                                </w:r>
                              </w:ins>
                              <w:ins w:id="690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6" type="#_x0000_t202" style="position:absolute;left:0;text-align:left;margin-left:411.9pt;margin-top:35.15pt;width:41.85pt;height:28.5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N+f2Su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276DB6" w:rsidRDefault="00276DB6">
                        <w:pPr>
                          <w:pStyle w:val="EquationIndex"/>
                          <w:pPrChange w:id="6909" w:author="The Si Tran" w:date="2012-12-16T08:24:00Z">
                            <w:pPr/>
                          </w:pPrChange>
                        </w:pPr>
                        <w:ins w:id="6910" w:author="The Si Tran" w:date="2012-12-06T02:41:00Z">
                          <w:r>
                            <w:t>(4.</w:t>
                          </w:r>
                        </w:ins>
                        <w:ins w:id="6911" w:author="The Si Tran" w:date="2012-12-06T02:44:00Z">
                          <w:r>
                            <w:t>5</w:t>
                          </w:r>
                        </w:ins>
                        <w:ins w:id="6912" w:author="The Si Tran" w:date="2012-12-06T02:41:00Z">
                          <w:r>
                            <w:t>)</w:t>
                          </w:r>
                        </w:ins>
                      </w:p>
                    </w:txbxContent>
                  </v:textbox>
                </v:shape>
              </w:pict>
            </mc:Fallback>
          </mc:AlternateContent>
        </w:r>
      </w:ins>
      <w:r w:rsidR="0088753F" w:rsidRPr="0049233F">
        <w:t>Ta tính đạo hàm riêng phần này như sau:</w:t>
      </w:r>
      <w:ins w:id="6913" w:author="The Si Tran" w:date="2012-12-14T05:37:00Z">
        <w:r w:rsidRPr="00686079">
          <w:rPr>
            <w:noProof/>
          </w:rPr>
          <w:t xml:space="preserve"> </w:t>
        </w:r>
      </w:ins>
    </w:p>
    <w:p w14:paraId="56B5ADCF" w14:textId="0830EBB0" w:rsidR="00783376" w:rsidRPr="0008713C" w:rsidDel="00783376" w:rsidRDefault="00276DB6">
      <w:pPr>
        <w:pStyle w:val="EquationIndex"/>
        <w:rPr>
          <w:del w:id="6914" w:author="The Si Tran" w:date="2012-12-06T03:01:00Z"/>
        </w:rPr>
        <w:pPrChange w:id="6915" w:author="The Si Tran" w:date="2012-12-15T08:05:00Z">
          <w:pPr>
            <w:spacing w:before="0"/>
            <w:ind w:firstLine="720"/>
          </w:pPr>
        </w:pPrChange>
      </w:pPr>
      <m:oMathPara>
        <m:oMathParaPr>
          <m:jc m:val="center"/>
        </m:oMathParaPr>
        <m:oMath>
          <m:f>
            <m:fPr>
              <m:ctrlPr>
                <w:ins w:id="6916" w:author="The Si Tran" w:date="2012-12-06T02:59:00Z">
                  <w:rPr>
                    <w:rFonts w:ascii="Cambria Math" w:hAnsi="Cambria Math"/>
                  </w:rPr>
                </w:ins>
              </m:ctrlPr>
            </m:fPr>
            <m:num>
              <w:ins w:id="6917" w:author="The Si Tran" w:date="2012-12-06T02:59:00Z">
                <m:r>
                  <w:rPr>
                    <w:rFonts w:ascii="Cambria Math" w:hAnsi="Cambria Math"/>
                  </w:rPr>
                  <m:t>∂E</m:t>
                </m:r>
              </w:ins>
            </m:num>
            <m:den>
              <w:ins w:id="6918" w:author="The Si Tran" w:date="2012-12-06T02:59:00Z">
                <m:r>
                  <w:rPr>
                    <w:rFonts w:ascii="Cambria Math" w:hAnsi="Cambria Math"/>
                  </w:rPr>
                  <m:t>∂</m:t>
                </m:r>
              </w:ins>
              <m:sSub>
                <m:sSubPr>
                  <m:ctrlPr>
                    <w:ins w:id="6919" w:author="The Si Tran" w:date="2012-12-06T02:59:00Z">
                      <w:rPr>
                        <w:rFonts w:ascii="Cambria Math" w:hAnsi="Cambria Math"/>
                      </w:rPr>
                    </w:ins>
                  </m:ctrlPr>
                </m:sSubPr>
                <m:e>
                  <w:ins w:id="6920" w:author="The Si Tran" w:date="2012-12-06T02:59:00Z">
                    <m:r>
                      <w:rPr>
                        <w:rFonts w:ascii="Cambria Math" w:hAnsi="Cambria Math"/>
                      </w:rPr>
                      <m:t>w</m:t>
                    </m:r>
                  </w:ins>
                </m:e>
                <m:sub>
                  <w:ins w:id="6921" w:author="The Si Tran" w:date="2012-12-06T02:59:00Z">
                    <m:r>
                      <w:rPr>
                        <w:rFonts w:ascii="Cambria Math" w:hAnsi="Cambria Math"/>
                      </w:rPr>
                      <m:t>ij</m:t>
                    </m:r>
                  </w:ins>
                </m:sub>
              </m:sSub>
            </m:den>
          </m:f>
          <w:ins w:id="6922" w:author="The Si Tran" w:date="2012-12-06T02:59:00Z">
            <m:r>
              <m:rPr>
                <m:sty m:val="p"/>
              </m:rPr>
              <w:rPr>
                <w:rFonts w:ascii="Cambria Math" w:hAnsi="Cambria Math"/>
              </w:rPr>
              <m:t>=</m:t>
            </m:r>
          </w:ins>
          <m:f>
            <m:fPr>
              <m:ctrlPr>
                <w:ins w:id="6923" w:author="The Si Tran" w:date="2012-12-06T03:00:00Z">
                  <w:rPr>
                    <w:rFonts w:ascii="Cambria Math" w:hAnsi="Cambria Math"/>
                  </w:rPr>
                </w:ins>
              </m:ctrlPr>
            </m:fPr>
            <m:num>
              <w:ins w:id="6924" w:author="The Si Tran" w:date="2012-12-06T03:00:00Z">
                <m:r>
                  <m:rPr>
                    <m:sty m:val="p"/>
                  </m:rPr>
                  <w:rPr>
                    <w:rFonts w:ascii="Cambria Math" w:hAnsi="Cambria Math"/>
                  </w:rPr>
                  <m:t>∂E</m:t>
                </m:r>
              </w:ins>
            </m:num>
            <m:den>
              <w:ins w:id="6925" w:author="The Si Tran" w:date="2012-12-06T03:00:00Z">
                <m:r>
                  <w:rPr>
                    <w:rFonts w:ascii="Cambria Math" w:hAnsi="Cambria Math"/>
                  </w:rPr>
                  <m:t>∂</m:t>
                </m:r>
              </w:ins>
              <m:sSub>
                <m:sSubPr>
                  <m:ctrlPr>
                    <w:ins w:id="6926" w:author="The Si Tran" w:date="2012-12-06T03:00:00Z">
                      <w:rPr>
                        <w:rFonts w:ascii="Cambria Math" w:hAnsi="Cambria Math"/>
                      </w:rPr>
                    </w:ins>
                  </m:ctrlPr>
                </m:sSubPr>
                <m:e>
                  <w:ins w:id="6927" w:author="The Si Tran" w:date="2012-12-06T03:00:00Z">
                    <m:r>
                      <w:rPr>
                        <w:rFonts w:ascii="Cambria Math" w:hAnsi="Cambria Math"/>
                      </w:rPr>
                      <m:t>o</m:t>
                    </m:r>
                  </w:ins>
                </m:e>
                <m:sub>
                  <w:ins w:id="6928" w:author="The Si Tran" w:date="2012-12-06T03:00:00Z">
                    <m:r>
                      <w:rPr>
                        <w:rFonts w:ascii="Cambria Math" w:hAnsi="Cambria Math"/>
                      </w:rPr>
                      <m:t>i</m:t>
                    </m:r>
                  </w:ins>
                </m:sub>
              </m:sSub>
            </m:den>
          </m:f>
          <m:f>
            <m:fPr>
              <m:ctrlPr>
                <w:ins w:id="6929" w:author="The Si Tran" w:date="2012-12-06T03:00:00Z">
                  <w:rPr>
                    <w:rFonts w:ascii="Cambria Math" w:hAnsi="Cambria Math"/>
                  </w:rPr>
                </w:ins>
              </m:ctrlPr>
            </m:fPr>
            <m:num>
              <w:ins w:id="6930" w:author="The Si Tran" w:date="2012-12-06T03:00:00Z">
                <m:r>
                  <w:rPr>
                    <w:rFonts w:ascii="Cambria Math" w:hAnsi="Cambria Math"/>
                  </w:rPr>
                  <m:t>∂</m:t>
                </m:r>
              </w:ins>
              <m:sSub>
                <m:sSubPr>
                  <m:ctrlPr>
                    <w:ins w:id="6931" w:author="The Si Tran" w:date="2012-12-06T03:00:00Z">
                      <w:rPr>
                        <w:rFonts w:ascii="Cambria Math" w:hAnsi="Cambria Math"/>
                      </w:rPr>
                    </w:ins>
                  </m:ctrlPr>
                </m:sSubPr>
                <m:e>
                  <w:ins w:id="6932" w:author="The Si Tran" w:date="2012-12-06T03:00:00Z">
                    <m:r>
                      <w:rPr>
                        <w:rFonts w:ascii="Cambria Math" w:hAnsi="Cambria Math"/>
                      </w:rPr>
                      <m:t>o</m:t>
                    </m:r>
                  </w:ins>
                </m:e>
                <m:sub>
                  <w:ins w:id="6933" w:author="The Si Tran" w:date="2012-12-06T03:00:00Z">
                    <m:r>
                      <w:rPr>
                        <w:rFonts w:ascii="Cambria Math" w:hAnsi="Cambria Math"/>
                      </w:rPr>
                      <m:t>i</m:t>
                    </m:r>
                  </w:ins>
                </m:sub>
              </m:sSub>
            </m:num>
            <m:den>
              <w:ins w:id="6934" w:author="The Si Tran" w:date="2012-12-06T03:00:00Z">
                <m:r>
                  <w:rPr>
                    <w:rFonts w:ascii="Cambria Math" w:hAnsi="Cambria Math"/>
                  </w:rPr>
                  <m:t>∂</m:t>
                </m:r>
              </w:ins>
              <m:sSub>
                <m:sSubPr>
                  <m:ctrlPr>
                    <w:ins w:id="6935" w:author="The Si Tran" w:date="2012-12-06T03:00:00Z">
                      <w:rPr>
                        <w:rFonts w:ascii="Cambria Math" w:hAnsi="Cambria Math"/>
                      </w:rPr>
                    </w:ins>
                  </m:ctrlPr>
                </m:sSubPr>
                <m:e>
                  <w:ins w:id="6936" w:author="The Si Tran" w:date="2012-12-06T03:00:00Z">
                    <m:r>
                      <w:rPr>
                        <w:rFonts w:ascii="Cambria Math" w:hAnsi="Cambria Math"/>
                      </w:rPr>
                      <m:t>w</m:t>
                    </m:r>
                  </w:ins>
                </m:e>
                <m:sub>
                  <w:ins w:id="6937" w:author="The Si Tran" w:date="2012-12-06T03:00:00Z">
                    <m:r>
                      <w:rPr>
                        <w:rFonts w:ascii="Cambria Math" w:hAnsi="Cambria Math"/>
                      </w:rPr>
                      <m:t>ij</m:t>
                    </m:r>
                  </w:ins>
                </m:sub>
              </m:sSub>
            </m:den>
          </m:f>
          <w:ins w:id="6938"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939" w:author="The Si Tran" w:date="2012-12-06T03:01:00Z"/>
        </w:rPr>
        <w:pPrChange w:id="6940" w:author="The Si Tran" w:date="2012-12-15T08:05:00Z">
          <w:pPr>
            <w:spacing w:before="0"/>
            <w:ind w:firstLine="720"/>
          </w:pPr>
        </w:pPrChange>
      </w:pPr>
    </w:p>
    <w:p w14:paraId="48A68493" w14:textId="7E0039FB" w:rsidR="00FA0144" w:rsidRDefault="00686079">
      <w:pPr>
        <w:rPr>
          <w:ins w:id="6941" w:author="The Si Tran" w:date="2012-12-06T03:07:00Z"/>
        </w:rPr>
        <w:pPrChange w:id="6942" w:author="The Si Tran" w:date="2012-12-16T08:24:00Z">
          <w:pPr>
            <w:spacing w:before="0"/>
            <w:ind w:firstLine="720"/>
          </w:pPr>
        </w:pPrChange>
      </w:pPr>
      <w:ins w:id="6943" w:author="The Si Tran" w:date="2012-12-14T05:37:00Z">
        <w:r w:rsidRPr="00032D83">
          <w:rPr>
            <w:noProof/>
          </w:rPr>
          <mc:AlternateContent>
            <mc:Choice Requires="wps">
              <w:drawing>
                <wp:anchor distT="0" distB="0" distL="114300" distR="114300" simplePos="0" relativeHeight="251602432" behindDoc="0" locked="0" layoutInCell="1" allowOverlap="1" wp14:anchorId="22345B2F" wp14:editId="165DC70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276DB6" w:rsidRDefault="00276DB6">
                              <w:pPr>
                                <w:pStyle w:val="EquationIndex"/>
                                <w:pPrChange w:id="6944" w:author="The Si Tran" w:date="2012-12-16T08:24:00Z">
                                  <w:pPr/>
                                </w:pPrChange>
                              </w:pPr>
                              <w:ins w:id="6945" w:author="The Si Tran" w:date="2012-12-06T02:41:00Z">
                                <w:r>
                                  <w:t>(4.</w:t>
                                </w:r>
                              </w:ins>
                              <w:ins w:id="6946" w:author="The Si Tran" w:date="2012-12-06T02:44:00Z">
                                <w:r>
                                  <w:t>6</w:t>
                                </w:r>
                              </w:ins>
                              <w:ins w:id="694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7" type="#_x0000_t202" style="position:absolute;left:0;text-align:left;margin-left:411.85pt;margin-top:17.85pt;width:41.85pt;height:28.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1A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p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NPAfUC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276DB6" w:rsidRDefault="00276DB6">
                        <w:pPr>
                          <w:pStyle w:val="EquationIndex"/>
                          <w:pPrChange w:id="6948" w:author="The Si Tran" w:date="2012-12-16T08:24:00Z">
                            <w:pPr/>
                          </w:pPrChange>
                        </w:pPr>
                        <w:ins w:id="6949" w:author="The Si Tran" w:date="2012-12-06T02:41:00Z">
                          <w:r>
                            <w:t>(4.</w:t>
                          </w:r>
                        </w:ins>
                        <w:ins w:id="6950" w:author="The Si Tran" w:date="2012-12-06T02:44:00Z">
                          <w:r>
                            <w:t>6</w:t>
                          </w:r>
                        </w:ins>
                        <w:ins w:id="6951" w:author="The Si Tran" w:date="2012-12-06T02:41:00Z">
                          <w:r>
                            <w:t>)</w:t>
                          </w:r>
                        </w:ins>
                      </w:p>
                    </w:txbxContent>
                  </v:textbox>
                </v:shape>
              </w:pict>
            </mc:Fallback>
          </mc:AlternateContent>
        </w:r>
      </w:ins>
      <w:ins w:id="6952" w:author="The Si Tran" w:date="2012-12-14T05:38:00Z">
        <w:r w:rsidRPr="007C782C">
          <w:rPr>
            <w:noProof/>
            <w:rPrChange w:id="6953" w:author="Unknown">
              <w:rPr>
                <w:noProof/>
              </w:rPr>
            </w:rPrChange>
          </w:rPr>
          <mc:AlternateContent>
            <mc:Choice Requires="wps">
              <w:drawing>
                <wp:anchor distT="0" distB="0" distL="114300" distR="114300" simplePos="0" relativeHeight="251608576" behindDoc="0" locked="0" layoutInCell="1" allowOverlap="1" wp14:anchorId="318CF997" wp14:editId="26A88ECA">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276DB6" w:rsidRDefault="00276DB6">
                              <w:pPr>
                                <w:pStyle w:val="EquationIndex"/>
                                <w:pPrChange w:id="6954" w:author="The Si Tran" w:date="2012-12-16T08:25:00Z">
                                  <w:pPr/>
                                </w:pPrChange>
                              </w:pPr>
                              <w:ins w:id="6955" w:author="The Si Tran" w:date="2012-12-06T02:41:00Z">
                                <w:r>
                                  <w:t>(4.</w:t>
                                </w:r>
                              </w:ins>
                              <w:ins w:id="6956" w:author="The Si Tran" w:date="2012-12-06T02:44:00Z">
                                <w:r>
                                  <w:t>7</w:t>
                                </w:r>
                              </w:ins>
                              <w:ins w:id="695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8" type="#_x0000_t202" style="position:absolute;left:0;text-align:left;margin-left:411.85pt;margin-top:64.85pt;width:41.85pt;height:28.5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vKkQ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Vst40gtgCdUOdeGh7a3g+I3C17tl&#10;IT4wj82EUsABEe/xIzUg+9CtKFmD//3WecKjxtFKSY3NWdLwa8O8oER/s6j+i+F4nLo5b8Zn5yPc&#10;+GPL8thiN+YKUBJDHEWO52XCR90vpQfzjHNkkbKiiVmOuUsa++VVbEcGziEuFosMwv51LN7aR8dT&#10;6ERz0uZT88y86wQcUfl30Lcxm77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zTUby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276DB6" w:rsidRDefault="00276DB6">
                        <w:pPr>
                          <w:pStyle w:val="EquationIndex"/>
                          <w:pPrChange w:id="6958" w:author="The Si Tran" w:date="2012-12-16T08:25:00Z">
                            <w:pPr/>
                          </w:pPrChange>
                        </w:pPr>
                        <w:ins w:id="6959" w:author="The Si Tran" w:date="2012-12-06T02:41:00Z">
                          <w:r>
                            <w:t>(4.</w:t>
                          </w:r>
                        </w:ins>
                        <w:ins w:id="6960" w:author="The Si Tran" w:date="2012-12-06T02:44:00Z">
                          <w:r>
                            <w:t>7</w:t>
                          </w:r>
                        </w:ins>
                        <w:ins w:id="6961" w:author="The Si Tran" w:date="2012-12-06T02:41:00Z">
                          <w:r>
                            <w:t>)</w:t>
                          </w:r>
                        </w:ins>
                      </w:p>
                    </w:txbxContent>
                  </v:textbox>
                </v:shape>
              </w:pict>
            </mc:Fallback>
          </mc:AlternateContent>
        </w:r>
      </w:ins>
      <w:ins w:id="6962" w:author="The Si Tran" w:date="2012-12-06T03:07:00Z">
        <w:r w:rsidR="00FA0144">
          <w:t>Với</w:t>
        </w:r>
      </w:ins>
    </w:p>
    <w:p w14:paraId="3738E7AD" w14:textId="229B1307" w:rsidR="00FA0144" w:rsidRPr="00032D83" w:rsidRDefault="00276DB6">
      <w:pPr>
        <w:pStyle w:val="EquationIndex"/>
        <w:rPr>
          <w:ins w:id="6963" w:author="The Si Tran" w:date="2012-12-06T03:04:00Z"/>
        </w:rPr>
        <w:pPrChange w:id="6964" w:author="The Si Tran" w:date="2012-12-15T08:05:00Z">
          <w:pPr>
            <w:spacing w:before="0"/>
            <w:ind w:firstLine="720"/>
          </w:pPr>
        </w:pPrChange>
      </w:pPr>
      <m:oMathPara>
        <m:oMathParaPr>
          <m:jc m:val="center"/>
        </m:oMathParaPr>
        <m:oMath>
          <m:f>
            <m:fPr>
              <m:ctrlPr>
                <w:ins w:id="6965" w:author="The Si Tran" w:date="2012-12-06T03:07:00Z">
                  <w:rPr>
                    <w:rFonts w:ascii="Cambria Math" w:hAnsi="Cambria Math"/>
                  </w:rPr>
                </w:ins>
              </m:ctrlPr>
            </m:fPr>
            <m:num>
              <w:ins w:id="6966" w:author="The Si Tran" w:date="2012-12-06T03:07:00Z">
                <m:r>
                  <w:rPr>
                    <w:rFonts w:ascii="Cambria Math" w:hAnsi="Cambria Math"/>
                  </w:rPr>
                  <m:t>∂</m:t>
                </m:r>
              </w:ins>
              <m:sSub>
                <m:sSubPr>
                  <m:ctrlPr>
                    <w:ins w:id="6967" w:author="The Si Tran" w:date="2012-12-06T03:07:00Z">
                      <w:rPr>
                        <w:rFonts w:ascii="Cambria Math" w:hAnsi="Cambria Math"/>
                      </w:rPr>
                    </w:ins>
                  </m:ctrlPr>
                </m:sSubPr>
                <m:e>
                  <w:ins w:id="6968" w:author="The Si Tran" w:date="2012-12-06T03:07:00Z">
                    <m:r>
                      <w:rPr>
                        <w:rFonts w:ascii="Cambria Math" w:hAnsi="Cambria Math"/>
                      </w:rPr>
                      <m:t>o</m:t>
                    </m:r>
                  </w:ins>
                </m:e>
                <m:sub>
                  <w:ins w:id="6969" w:author="The Si Tran" w:date="2012-12-06T03:07:00Z">
                    <m:r>
                      <w:rPr>
                        <w:rFonts w:ascii="Cambria Math" w:hAnsi="Cambria Math"/>
                      </w:rPr>
                      <m:t>i</m:t>
                    </m:r>
                  </w:ins>
                </m:sub>
              </m:sSub>
            </m:num>
            <m:den>
              <w:ins w:id="6970" w:author="The Si Tran" w:date="2012-12-06T03:07:00Z">
                <m:r>
                  <w:rPr>
                    <w:rFonts w:ascii="Cambria Math" w:hAnsi="Cambria Math"/>
                  </w:rPr>
                  <m:t>∂</m:t>
                </m:r>
              </w:ins>
              <m:sSub>
                <m:sSubPr>
                  <m:ctrlPr>
                    <w:ins w:id="6971" w:author="The Si Tran" w:date="2012-12-06T03:07:00Z">
                      <w:rPr>
                        <w:rFonts w:ascii="Cambria Math" w:hAnsi="Cambria Math"/>
                      </w:rPr>
                    </w:ins>
                  </m:ctrlPr>
                </m:sSubPr>
                <m:e>
                  <w:ins w:id="6972" w:author="The Si Tran" w:date="2012-12-06T03:07:00Z">
                    <m:r>
                      <w:rPr>
                        <w:rFonts w:ascii="Cambria Math" w:hAnsi="Cambria Math"/>
                      </w:rPr>
                      <m:t>w</m:t>
                    </m:r>
                  </w:ins>
                </m:e>
                <m:sub>
                  <w:ins w:id="6973" w:author="The Si Tran" w:date="2012-12-06T03:07:00Z">
                    <m:r>
                      <w:rPr>
                        <w:rFonts w:ascii="Cambria Math" w:hAnsi="Cambria Math"/>
                      </w:rPr>
                      <m:t>ij</m:t>
                    </m:r>
                  </w:ins>
                </m:sub>
              </m:sSub>
            </m:den>
          </m:f>
          <w:ins w:id="6974" w:author="The Si Tran" w:date="2012-12-06T03:07:00Z">
            <m:r>
              <m:rPr>
                <m:sty m:val="p"/>
              </m:rPr>
              <w:rPr>
                <w:rFonts w:ascii="Cambria Math" w:hAnsi="Cambria Math"/>
              </w:rPr>
              <m:t>=</m:t>
            </m:r>
          </w:ins>
          <m:f>
            <m:fPr>
              <m:ctrlPr>
                <w:ins w:id="6975" w:author="The Si Tran" w:date="2012-12-06T03:07:00Z">
                  <w:rPr>
                    <w:rFonts w:ascii="Cambria Math" w:hAnsi="Cambria Math"/>
                  </w:rPr>
                </w:ins>
              </m:ctrlPr>
            </m:fPr>
            <m:num>
              <w:ins w:id="6976" w:author="The Si Tran" w:date="2012-12-06T03:07:00Z">
                <m:r>
                  <w:rPr>
                    <w:rFonts w:ascii="Cambria Math" w:hAnsi="Cambria Math"/>
                  </w:rPr>
                  <m:t>∂</m:t>
                </m:r>
              </w:ins>
              <m:sSub>
                <m:sSubPr>
                  <m:ctrlPr>
                    <w:ins w:id="6977" w:author="The Si Tran" w:date="2012-12-06T03:07:00Z">
                      <w:rPr>
                        <w:rFonts w:ascii="Cambria Math" w:hAnsi="Cambria Math"/>
                      </w:rPr>
                    </w:ins>
                  </m:ctrlPr>
                </m:sSubPr>
                <m:e>
                  <w:ins w:id="6978" w:author="The Si Tran" w:date="2012-12-06T03:07:00Z">
                    <m:r>
                      <w:rPr>
                        <w:rFonts w:ascii="Cambria Math" w:hAnsi="Cambria Math"/>
                      </w:rPr>
                      <m:t>o</m:t>
                    </m:r>
                  </w:ins>
                </m:e>
                <m:sub>
                  <w:ins w:id="6979" w:author="The Si Tran" w:date="2012-12-06T03:07:00Z">
                    <m:r>
                      <w:rPr>
                        <w:rFonts w:ascii="Cambria Math" w:hAnsi="Cambria Math"/>
                      </w:rPr>
                      <m:t>i</m:t>
                    </m:r>
                  </w:ins>
                </m:sub>
              </m:sSub>
            </m:num>
            <m:den>
              <w:ins w:id="6980" w:author="The Si Tran" w:date="2012-12-06T03:07:00Z">
                <m:r>
                  <w:rPr>
                    <w:rFonts w:ascii="Cambria Math" w:hAnsi="Cambria Math"/>
                  </w:rPr>
                  <m:t>∂</m:t>
                </m:r>
              </w:ins>
              <m:sSub>
                <m:sSubPr>
                  <m:ctrlPr>
                    <w:ins w:id="6981" w:author="The Si Tran" w:date="2012-12-06T03:07:00Z">
                      <w:rPr>
                        <w:rFonts w:ascii="Cambria Math" w:hAnsi="Cambria Math"/>
                      </w:rPr>
                    </w:ins>
                  </m:ctrlPr>
                </m:sSubPr>
                <m:e>
                  <w:ins w:id="6982" w:author="The Si Tran" w:date="2012-12-06T03:07:00Z">
                    <m:r>
                      <w:rPr>
                        <w:rFonts w:ascii="Cambria Math" w:hAnsi="Cambria Math"/>
                      </w:rPr>
                      <m:t>net</m:t>
                    </m:r>
                  </w:ins>
                </m:e>
                <m:sub>
                  <w:ins w:id="6983" w:author="The Si Tran" w:date="2012-12-06T03:07:00Z">
                    <m:r>
                      <w:rPr>
                        <w:rFonts w:ascii="Cambria Math" w:hAnsi="Cambria Math"/>
                      </w:rPr>
                      <m:t>i</m:t>
                    </m:r>
                  </w:ins>
                </m:sub>
              </m:sSub>
            </m:den>
          </m:f>
          <m:f>
            <m:fPr>
              <m:ctrlPr>
                <w:ins w:id="6984" w:author="The Si Tran" w:date="2012-12-06T03:07:00Z">
                  <w:rPr>
                    <w:rFonts w:ascii="Cambria Math" w:hAnsi="Cambria Math"/>
                  </w:rPr>
                </w:ins>
              </m:ctrlPr>
            </m:fPr>
            <m:num>
              <w:ins w:id="6985" w:author="The Si Tran" w:date="2012-12-06T03:07:00Z">
                <m:r>
                  <w:rPr>
                    <w:rFonts w:ascii="Cambria Math" w:hAnsi="Cambria Math"/>
                  </w:rPr>
                  <m:t>∂</m:t>
                </m:r>
              </w:ins>
              <m:sSub>
                <m:sSubPr>
                  <m:ctrlPr>
                    <w:ins w:id="6986" w:author="The Si Tran" w:date="2012-12-06T03:07:00Z">
                      <w:rPr>
                        <w:rFonts w:ascii="Cambria Math" w:hAnsi="Cambria Math"/>
                      </w:rPr>
                    </w:ins>
                  </m:ctrlPr>
                </m:sSubPr>
                <m:e>
                  <w:ins w:id="6987" w:author="The Si Tran" w:date="2012-12-06T03:07:00Z">
                    <m:r>
                      <w:rPr>
                        <w:rFonts w:ascii="Cambria Math" w:hAnsi="Cambria Math"/>
                      </w:rPr>
                      <m:t>net</m:t>
                    </m:r>
                  </w:ins>
                </m:e>
                <m:sub>
                  <w:ins w:id="6988" w:author="The Si Tran" w:date="2012-12-06T03:07:00Z">
                    <m:r>
                      <w:rPr>
                        <w:rFonts w:ascii="Cambria Math" w:hAnsi="Cambria Math"/>
                      </w:rPr>
                      <m:t>i</m:t>
                    </m:r>
                  </w:ins>
                </m:sub>
              </m:sSub>
            </m:num>
            <m:den>
              <w:ins w:id="6989" w:author="The Si Tran" w:date="2012-12-06T03:07:00Z">
                <m:r>
                  <w:rPr>
                    <w:rFonts w:ascii="Cambria Math" w:hAnsi="Cambria Math"/>
                  </w:rPr>
                  <m:t>∂</m:t>
                </m:r>
              </w:ins>
              <m:sSub>
                <m:sSubPr>
                  <m:ctrlPr>
                    <w:ins w:id="6990" w:author="The Si Tran" w:date="2012-12-06T03:07:00Z">
                      <w:rPr>
                        <w:rFonts w:ascii="Cambria Math" w:hAnsi="Cambria Math"/>
                      </w:rPr>
                    </w:ins>
                  </m:ctrlPr>
                </m:sSubPr>
                <m:e>
                  <w:ins w:id="6991" w:author="The Si Tran" w:date="2012-12-06T03:07:00Z">
                    <m:r>
                      <w:rPr>
                        <w:rFonts w:ascii="Cambria Math" w:hAnsi="Cambria Math"/>
                      </w:rPr>
                      <m:t>w</m:t>
                    </m:r>
                  </w:ins>
                </m:e>
                <m:sub>
                  <w:ins w:id="6992" w:author="The Si Tran" w:date="2012-12-06T03:07:00Z">
                    <m:r>
                      <w:rPr>
                        <w:rFonts w:ascii="Cambria Math" w:hAnsi="Cambria Math"/>
                      </w:rPr>
                      <m:t>ij</m:t>
                    </m:r>
                  </w:ins>
                </m:sub>
              </m:sSub>
            </m:den>
          </m:f>
          <w:ins w:id="6993" w:author="The Si Tran" w:date="2012-12-06T03:07:00Z">
            <m:r>
              <m:rPr>
                <m:sty m:val="p"/>
              </m:rPr>
              <w:rPr>
                <w:rFonts w:ascii="Cambria Math" w:hAnsi="Cambria Math"/>
              </w:rPr>
              <m:t>=</m:t>
            </m:r>
          </w:ins>
          <m:sSup>
            <m:sSupPr>
              <m:ctrlPr>
                <w:ins w:id="6994" w:author="The Si Tran" w:date="2012-12-06T03:07:00Z">
                  <w:rPr>
                    <w:rFonts w:ascii="Cambria Math" w:hAnsi="Cambria Math"/>
                  </w:rPr>
                </w:ins>
              </m:ctrlPr>
            </m:sSupPr>
            <m:e>
              <w:ins w:id="6995" w:author="The Si Tran" w:date="2012-12-06T03:07:00Z">
                <m:r>
                  <w:rPr>
                    <w:rFonts w:ascii="Cambria Math" w:hAnsi="Cambria Math"/>
                  </w:rPr>
                  <m:t>f</m:t>
                </m:r>
              </w:ins>
            </m:e>
            <m:sup>
              <w:ins w:id="6996" w:author="The Si Tran" w:date="2012-12-06T03:07:00Z">
                <m:r>
                  <m:rPr>
                    <m:sty m:val="p"/>
                  </m:rPr>
                  <w:rPr>
                    <w:rFonts w:ascii="Cambria Math" w:hAnsi="Cambria Math"/>
                  </w:rPr>
                  <m:t>'</m:t>
                </m:r>
              </w:ins>
            </m:sup>
          </m:sSup>
          <m:d>
            <m:dPr>
              <m:ctrlPr>
                <w:ins w:id="6997" w:author="The Si Tran" w:date="2012-12-06T03:07:00Z">
                  <w:rPr>
                    <w:rFonts w:ascii="Cambria Math" w:hAnsi="Cambria Math"/>
                  </w:rPr>
                </w:ins>
              </m:ctrlPr>
            </m:dPr>
            <m:e>
              <m:sSub>
                <m:sSubPr>
                  <m:ctrlPr>
                    <w:ins w:id="6998" w:author="The Si Tran" w:date="2012-12-06T03:07:00Z">
                      <w:rPr>
                        <w:rFonts w:ascii="Cambria Math" w:hAnsi="Cambria Math"/>
                      </w:rPr>
                    </w:ins>
                  </m:ctrlPr>
                </m:sSubPr>
                <m:e>
                  <w:ins w:id="6999" w:author="The Si Tran" w:date="2012-12-06T03:07:00Z">
                    <m:r>
                      <w:rPr>
                        <w:rFonts w:ascii="Cambria Math" w:hAnsi="Cambria Math"/>
                      </w:rPr>
                      <m:t>net</m:t>
                    </m:r>
                  </w:ins>
                </m:e>
                <m:sub>
                  <w:ins w:id="7000" w:author="The Si Tran" w:date="2012-12-06T03:07:00Z">
                    <m:r>
                      <w:rPr>
                        <w:rFonts w:ascii="Cambria Math" w:hAnsi="Cambria Math"/>
                      </w:rPr>
                      <m:t>i</m:t>
                    </m:r>
                  </w:ins>
                </m:sub>
              </m:sSub>
            </m:e>
          </m:d>
          <m:sSub>
            <m:sSubPr>
              <m:ctrlPr>
                <w:ins w:id="7001" w:author="The Si Tran" w:date="2012-12-06T03:07:00Z">
                  <w:rPr>
                    <w:rFonts w:ascii="Cambria Math" w:hAnsi="Cambria Math"/>
                  </w:rPr>
                </w:ins>
              </m:ctrlPr>
            </m:sSubPr>
            <m:e>
              <w:ins w:id="7002" w:author="The Si Tran" w:date="2012-12-06T03:07:00Z">
                <m:r>
                  <w:rPr>
                    <w:rFonts w:ascii="Cambria Math" w:hAnsi="Cambria Math"/>
                  </w:rPr>
                  <m:t>o</m:t>
                </m:r>
              </w:ins>
            </m:e>
            <m:sub>
              <w:ins w:id="7003" w:author="The Si Tran" w:date="2012-12-06T03:07:00Z">
                <m:r>
                  <w:rPr>
                    <w:rFonts w:ascii="Cambria Math" w:hAnsi="Cambria Math"/>
                  </w:rPr>
                  <m:t>j</m:t>
                </m:r>
              </w:ins>
            </m:sub>
          </m:sSub>
          <w:ins w:id="7004" w:author="The Si Tran" w:date="2012-12-06T03:07:00Z">
            <m:r>
              <m:rPr>
                <m:sty m:val="p"/>
              </m:rPr>
              <w:rPr>
                <w:rFonts w:ascii="Cambria Math" w:hAnsi="Cambria Math"/>
              </w:rPr>
              <m:t xml:space="preserve"> </m:t>
            </m:r>
          </w:ins>
        </m:oMath>
      </m:oMathPara>
    </w:p>
    <w:p w14:paraId="6DCE81A7" w14:textId="56C52D35" w:rsidR="00FA0144" w:rsidRDefault="00276DB6">
      <w:pPr>
        <w:pStyle w:val="EquationIndex"/>
        <w:rPr>
          <w:ins w:id="7005" w:author="The Si Tran" w:date="2012-12-06T03:03:00Z"/>
        </w:rPr>
        <w:pPrChange w:id="7006" w:author="The Si Tran" w:date="2012-12-16T08:25:00Z">
          <w:pPr>
            <w:spacing w:before="0"/>
            <w:ind w:firstLine="720"/>
          </w:pPr>
        </w:pPrChange>
      </w:pPr>
      <m:oMathPara>
        <m:oMath>
          <m:sSub>
            <m:sSubPr>
              <m:ctrlPr>
                <w:ins w:id="7007" w:author="The Si Tran" w:date="2012-12-06T03:04:00Z">
                  <w:rPr>
                    <w:rFonts w:ascii="Cambria Math" w:hAnsi="Cambria Math"/>
                  </w:rPr>
                </w:ins>
              </m:ctrlPr>
            </m:sSubPr>
            <m:e>
              <w:ins w:id="7008" w:author="The Si Tran" w:date="2012-12-06T03:04:00Z">
                <m:r>
                  <w:rPr>
                    <w:rFonts w:ascii="Cambria Math" w:hAnsi="Cambria Math"/>
                  </w:rPr>
                  <m:t>net</m:t>
                </m:r>
              </w:ins>
            </m:e>
            <m:sub>
              <w:ins w:id="7009" w:author="The Si Tran" w:date="2012-12-06T03:04:00Z">
                <m:r>
                  <w:rPr>
                    <w:rFonts w:ascii="Cambria Math" w:hAnsi="Cambria Math"/>
                  </w:rPr>
                  <m:t>i</m:t>
                </m:r>
              </w:ins>
            </m:sub>
          </m:sSub>
          <w:ins w:id="7010" w:author="The Si Tran" w:date="2012-12-06T03:04:00Z">
            <m:r>
              <m:rPr>
                <m:sty m:val="p"/>
              </m:rPr>
              <w:rPr>
                <w:rFonts w:ascii="Cambria Math" w:hAnsi="Cambria Math"/>
              </w:rPr>
              <m:t>=</m:t>
            </m:r>
          </w:ins>
          <m:nary>
            <m:naryPr>
              <m:chr m:val="∑"/>
              <m:limLoc m:val="subSup"/>
              <m:supHide m:val="1"/>
              <m:ctrlPr>
                <w:ins w:id="7011" w:author="The Si Tran" w:date="2012-12-06T03:04:00Z">
                  <w:rPr>
                    <w:rFonts w:ascii="Cambria Math" w:hAnsi="Cambria Math"/>
                  </w:rPr>
                </w:ins>
              </m:ctrlPr>
            </m:naryPr>
            <m:sub>
              <w:ins w:id="7012"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013" w:author="The Si Tran" w:date="2012-12-06T03:05:00Z">
                      <w:rPr>
                        <w:rFonts w:ascii="Cambria Math" w:hAnsi="Cambria Math"/>
                      </w:rPr>
                    </w:ins>
                  </m:ctrlPr>
                </m:sSubPr>
                <m:e>
                  <w:ins w:id="7014" w:author="The Si Tran" w:date="2012-12-06T03:05:00Z">
                    <m:r>
                      <w:rPr>
                        <w:rFonts w:ascii="Cambria Math" w:hAnsi="Cambria Math"/>
                      </w:rPr>
                      <m:t>s</m:t>
                    </m:r>
                  </w:ins>
                </m:e>
                <m:sub>
                  <w:ins w:id="7015" w:author="The Si Tran" w:date="2012-12-06T03:05:00Z">
                    <m:r>
                      <w:rPr>
                        <w:rFonts w:ascii="Cambria Math" w:hAnsi="Cambria Math"/>
                      </w:rPr>
                      <m:t>j</m:t>
                    </m:r>
                  </w:ins>
                </m:sub>
              </m:sSub>
              <m:sSub>
                <m:sSubPr>
                  <m:ctrlPr>
                    <w:ins w:id="7016" w:author="The Si Tran" w:date="2012-12-06T03:05:00Z">
                      <w:rPr>
                        <w:rFonts w:ascii="Cambria Math" w:hAnsi="Cambria Math"/>
                      </w:rPr>
                    </w:ins>
                  </m:ctrlPr>
                </m:sSubPr>
                <m:e>
                  <w:ins w:id="7017" w:author="The Si Tran" w:date="2012-12-06T03:05:00Z">
                    <m:r>
                      <w:rPr>
                        <w:rFonts w:ascii="Cambria Math" w:hAnsi="Cambria Math"/>
                      </w:rPr>
                      <m:t>w</m:t>
                    </m:r>
                  </w:ins>
                </m:e>
                <m:sub>
                  <w:ins w:id="7018" w:author="The Si Tran" w:date="2012-12-06T03:05:00Z">
                    <m:r>
                      <w:rPr>
                        <w:rFonts w:ascii="Cambria Math" w:hAnsi="Cambria Math"/>
                      </w:rPr>
                      <m:t>ij</m:t>
                    </m:r>
                  </w:ins>
                </m:sub>
              </m:sSub>
              <w:ins w:id="7019" w:author="The Si Tran" w:date="2012-12-06T03:05:00Z">
                <m:r>
                  <m:rPr>
                    <m:sty m:val="p"/>
                  </m:rPr>
                  <w:rPr>
                    <w:rFonts w:ascii="Cambria Math" w:hAnsi="Cambria Math"/>
                  </w:rPr>
                  <m:t>-</m:t>
                </m:r>
              </w:ins>
              <m:sSub>
                <m:sSubPr>
                  <m:ctrlPr>
                    <w:ins w:id="7020" w:author="The Si Tran" w:date="2012-12-06T03:05:00Z">
                      <w:rPr>
                        <w:rFonts w:ascii="Cambria Math" w:hAnsi="Cambria Math"/>
                      </w:rPr>
                    </w:ins>
                  </m:ctrlPr>
                </m:sSubPr>
                <m:e>
                  <w:ins w:id="7021" w:author="The Si Tran" w:date="2012-12-06T03:05:00Z">
                    <m:r>
                      <w:rPr>
                        <w:rFonts w:ascii="Cambria Math" w:hAnsi="Cambria Math"/>
                      </w:rPr>
                      <m:t>θ</m:t>
                    </m:r>
                  </w:ins>
                </m:e>
                <m:sub>
                  <w:ins w:id="7022" w:author="The Si Tran" w:date="2012-12-06T03:05:00Z">
                    <m:r>
                      <w:rPr>
                        <w:rFonts w:ascii="Cambria Math" w:hAnsi="Cambria Math"/>
                      </w:rPr>
                      <m:t>i</m:t>
                    </m:r>
                  </w:ins>
                </m:sub>
              </m:sSub>
              <w:ins w:id="7023"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024" w:author="The Si Tran" w:date="2012-12-06T03:04:00Z"/>
        </w:rPr>
        <w:pPrChange w:id="7025" w:author="The Si Tran" w:date="2012-12-16T08:25:00Z">
          <w:pPr>
            <w:spacing w:before="0"/>
            <w:ind w:firstLine="720"/>
          </w:pPr>
        </w:pPrChange>
      </w:pPr>
      <w:del w:id="7026" w:author="The Si Tran" w:date="2012-12-06T03:01:00Z">
        <w:r w:rsidRPr="00AF1345" w:rsidDel="00783376">
          <w:object w:dxaOrig="2160" w:dyaOrig="700" w14:anchorId="117E428C">
            <v:shape id="_x0000_i1122" type="#_x0000_t75" style="width:2in;height:50.1pt" o:ole="">
              <v:imagedata r:id="rId244" o:title=""/>
            </v:shape>
            <o:OLEObject Type="Embed" ProgID="Equation.DSMT4" ShapeID="_x0000_i1122" DrawAspect="Content" ObjectID="_1417199893" r:id="rId245"/>
          </w:object>
        </w:r>
      </w:del>
    </w:p>
    <w:p w14:paraId="08D54D3E" w14:textId="77777777" w:rsidR="0088753F" w:rsidRPr="0049233F" w:rsidDel="00FA0144" w:rsidRDefault="0088753F">
      <w:pPr>
        <w:rPr>
          <w:del w:id="7027" w:author="The Si Tran" w:date="2012-12-06T03:08:00Z"/>
        </w:rPr>
        <w:pPrChange w:id="7028" w:author="The Si Tran" w:date="2012-12-16T08:25:00Z">
          <w:pPr>
            <w:spacing w:before="0"/>
            <w:ind w:firstLine="720"/>
          </w:pPr>
        </w:pPrChange>
      </w:pPr>
      <w:del w:id="7029" w:author="The Si Tran" w:date="2012-12-06T03:08:00Z">
        <w:r w:rsidRPr="0049233F" w:rsidDel="00FA0144">
          <w:delText xml:space="preserve">với  </w:delText>
        </w:r>
      </w:del>
      <w:del w:id="7030" w:author="The Si Tran" w:date="2012-12-06T03:06:00Z">
        <w:r w:rsidRPr="00AF1345" w:rsidDel="00FA0144">
          <w:object w:dxaOrig="3700" w:dyaOrig="700" w14:anchorId="33CBC123">
            <v:shape id="_x0000_i1123" type="#_x0000_t75" style="width:237.9pt;height:50.1pt" o:ole="">
              <v:imagedata r:id="rId246" o:title=""/>
            </v:shape>
            <o:OLEObject Type="Embed" ProgID="Equation.DSMT4" ShapeID="_x0000_i1123" DrawAspect="Content" ObjectID="_1417199894" r:id="rId247"/>
          </w:object>
        </w:r>
      </w:del>
    </w:p>
    <w:p w14:paraId="7A00F220" w14:textId="77777777" w:rsidR="0088753F" w:rsidRPr="0049233F" w:rsidDel="00FA0144" w:rsidRDefault="0088753F">
      <w:pPr>
        <w:rPr>
          <w:del w:id="7031" w:author="The Si Tran" w:date="2012-12-06T03:08:00Z"/>
        </w:rPr>
        <w:pPrChange w:id="7032" w:author="The Si Tran" w:date="2012-12-16T08:25:00Z">
          <w:pPr>
            <w:spacing w:before="0"/>
            <w:ind w:firstLine="720"/>
          </w:pPr>
        </w:pPrChange>
      </w:pPr>
      <w:del w:id="7033" w:author="The Si Tran" w:date="2012-12-06T03:08:00Z">
        <w:r w:rsidRPr="0049233F" w:rsidDel="00FA0144">
          <w:delText xml:space="preserve">       </w:delText>
        </w:r>
        <w:r w:rsidRPr="00AF1345" w:rsidDel="00FA0144">
          <w:rPr>
            <w:position w:val="-30"/>
          </w:rPr>
          <w:object w:dxaOrig="2860" w:dyaOrig="560" w14:anchorId="2ABD321C">
            <v:shape id="_x0000_i1124" type="#_x0000_t75" style="width:172.2pt;height:36.3pt" o:ole="">
              <v:imagedata r:id="rId248" o:title=""/>
            </v:shape>
            <o:OLEObject Type="Embed" ProgID="Equation.DSMT4" ShapeID="_x0000_i1124" DrawAspect="Content" ObjectID="_1417199895" r:id="rId249"/>
          </w:object>
        </w:r>
      </w:del>
    </w:p>
    <w:p w14:paraId="1155B515" w14:textId="77777777" w:rsidR="0088753F" w:rsidRPr="0049233F" w:rsidRDefault="0088753F">
      <w:pPr>
        <w:pPrChange w:id="7034" w:author="The Si Tran" w:date="2012-12-16T08:25:00Z">
          <w:pPr>
            <w:spacing w:before="0"/>
          </w:pPr>
        </w:pPrChange>
      </w:pPr>
      <w:r w:rsidRPr="0049233F">
        <w:t>Ở đây:</w:t>
      </w:r>
    </w:p>
    <w:p w14:paraId="2010990F" w14:textId="77777777" w:rsidR="0088753F" w:rsidRPr="0049233F" w:rsidRDefault="00276DB6">
      <w:pPr>
        <w:numPr>
          <w:ilvl w:val="0"/>
          <w:numId w:val="61"/>
        </w:numPr>
        <w:spacing w:before="0"/>
        <w:rPr>
          <w:szCs w:val="26"/>
        </w:rPr>
        <w:pPrChange w:id="7035" w:author="The Si Tran" w:date="2012-12-14T05:39:00Z">
          <w:pPr>
            <w:numPr>
              <w:numId w:val="9"/>
            </w:numPr>
            <w:spacing w:before="0"/>
            <w:ind w:left="2160" w:hanging="360"/>
          </w:pPr>
        </w:pPrChange>
      </w:pPr>
      <m:oMath>
        <m:sSub>
          <m:sSubPr>
            <m:ctrlPr>
              <w:ins w:id="7036" w:author="The Si Tran" w:date="2012-12-06T03:08:00Z">
                <w:rPr>
                  <w:rFonts w:ascii="Cambria Math" w:hAnsi="Cambria Math"/>
                  <w:i/>
                  <w:szCs w:val="26"/>
                </w:rPr>
              </w:ins>
            </m:ctrlPr>
          </m:sSubPr>
          <m:e>
            <w:ins w:id="7037" w:author="The Si Tran" w:date="2012-12-06T03:08:00Z">
              <m:r>
                <w:rPr>
                  <w:rFonts w:ascii="Cambria Math" w:hAnsi="Cambria Math"/>
                  <w:szCs w:val="26"/>
                </w:rPr>
                <m:t>w</m:t>
              </m:r>
            </w:ins>
          </m:e>
          <m:sub>
            <w:ins w:id="7038" w:author="The Si Tran" w:date="2012-12-06T03:08:00Z">
              <m:r>
                <w:rPr>
                  <w:rFonts w:ascii="Cambria Math" w:hAnsi="Cambria Math"/>
                  <w:szCs w:val="26"/>
                </w:rPr>
                <m:t>ij</m:t>
              </m:r>
            </w:ins>
          </m:sub>
        </m:sSub>
      </m:oMath>
      <w:del w:id="703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276DB6">
      <w:pPr>
        <w:numPr>
          <w:ilvl w:val="0"/>
          <w:numId w:val="61"/>
        </w:numPr>
        <w:spacing w:before="0"/>
        <w:rPr>
          <w:szCs w:val="26"/>
        </w:rPr>
        <w:pPrChange w:id="7040" w:author="The Si Tran" w:date="2012-12-14T05:39:00Z">
          <w:pPr>
            <w:numPr>
              <w:numId w:val="9"/>
            </w:numPr>
            <w:spacing w:before="0"/>
            <w:ind w:left="2160" w:hanging="360"/>
          </w:pPr>
        </w:pPrChange>
      </w:pPr>
      <m:oMath>
        <m:sSub>
          <m:sSubPr>
            <m:ctrlPr>
              <w:ins w:id="7041" w:author="The Si Tran" w:date="2012-12-06T03:09:00Z">
                <w:rPr>
                  <w:rFonts w:ascii="Cambria Math" w:hAnsi="Cambria Math"/>
                  <w:i/>
                  <w:szCs w:val="26"/>
                </w:rPr>
              </w:ins>
            </m:ctrlPr>
          </m:sSubPr>
          <m:e>
            <w:ins w:id="7042" w:author="The Si Tran" w:date="2012-12-06T03:09:00Z">
              <m:r>
                <w:rPr>
                  <w:rFonts w:ascii="Cambria Math" w:hAnsi="Cambria Math"/>
                  <w:szCs w:val="26"/>
                </w:rPr>
                <m:t>o</m:t>
              </m:r>
            </w:ins>
          </m:e>
          <m:sub>
            <w:ins w:id="7043" w:author="The Si Tran" w:date="2012-12-06T03:09:00Z">
              <m:r>
                <w:rPr>
                  <w:rFonts w:ascii="Cambria Math" w:hAnsi="Cambria Math"/>
                  <w:szCs w:val="26"/>
                </w:rPr>
                <m:t>j</m:t>
              </m:r>
            </w:ins>
          </m:sub>
        </m:sSub>
      </m:oMath>
      <w:ins w:id="7044" w:author="The Si Tran" w:date="2012-12-06T03:09:00Z">
        <w:r w:rsidR="00FA0144">
          <w:rPr>
            <w:i/>
            <w:szCs w:val="26"/>
          </w:rPr>
          <w:t xml:space="preserve"> </w:t>
        </w:r>
      </w:ins>
      <w:del w:id="7045"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7046" w:author="The Si Tran" w:date="2012-12-14T05:39:00Z">
          <w:pPr>
            <w:numPr>
              <w:numId w:val="9"/>
            </w:numPr>
            <w:spacing w:before="0"/>
            <w:ind w:left="2160" w:hanging="360"/>
          </w:pPr>
        </w:pPrChange>
      </w:pPr>
      <w:ins w:id="7047" w:author="The Si Tran" w:date="2012-12-06T03:09:00Z">
        <m:oMath>
          <m:r>
            <w:rPr>
              <w:rFonts w:ascii="Cambria Math" w:hAnsi="Cambria Math"/>
              <w:szCs w:val="26"/>
            </w:rPr>
            <m:t>f()</m:t>
          </m:r>
        </m:oMath>
        <w:r w:rsidR="001164BE">
          <w:rPr>
            <w:i/>
            <w:szCs w:val="26"/>
          </w:rPr>
          <w:t xml:space="preserve"> </w:t>
        </w:r>
      </w:ins>
      <w:del w:id="7048"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7049" w:author="The Si Tran" w:date="2012-12-14T05:39:00Z">
          <w:pPr>
            <w:numPr>
              <w:numId w:val="9"/>
            </w:numPr>
            <w:spacing w:before="0"/>
            <w:ind w:left="2160" w:hanging="360"/>
          </w:pPr>
        </w:pPrChange>
      </w:pPr>
      <w:ins w:id="7050" w:author="The Si Tran" w:date="2012-12-06T03:09:00Z">
        <m:oMath>
          <m:r>
            <w:rPr>
              <w:rFonts w:ascii="Cambria Math" w:hAnsi="Cambria Math"/>
              <w:szCs w:val="26"/>
            </w:rPr>
            <m:t>pred</m:t>
          </m:r>
        </m:oMath>
      </w:ins>
      <w:ins w:id="7051" w:author="The Si Tran" w:date="2012-12-06T03:10:00Z">
        <m:oMath>
          <m:r>
            <w:rPr>
              <w:rFonts w:ascii="Cambria Math" w:hAnsi="Cambria Math"/>
              <w:szCs w:val="26"/>
            </w:rPr>
            <m:t>(i)</m:t>
          </m:r>
        </m:oMath>
      </w:ins>
      <w:del w:id="7052"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7053" w:author="The Si Tran" w:date="2012-12-16T08:25:00Z">
          <w:pPr>
            <w:spacing w:before="0"/>
            <w:ind w:firstLine="720"/>
          </w:pPr>
        </w:pPrChange>
      </w:pPr>
      <w:r w:rsidRPr="0049233F">
        <w:t xml:space="preserve">Giá trị </w:t>
      </w:r>
      <w:del w:id="7054" w:author="The Si Tran" w:date="2012-12-06T03:10:00Z">
        <w:r w:rsidRPr="0049233F" w:rsidDel="00EF4DD4">
          <w:rPr>
            <w:position w:val="-30"/>
            <w:rPrChange w:id="7055" w:author="The Si Tran" w:date="2012-12-05T23:02:00Z">
              <w:rPr>
                <w:position w:val="-30"/>
              </w:rPr>
            </w:rPrChange>
          </w:rPr>
          <w:object w:dxaOrig="400" w:dyaOrig="680" w14:anchorId="37382035">
            <v:shape id="_x0000_i1125" type="#_x0000_t75" style="width:21.9pt;height:43.8pt" o:ole="">
              <v:imagedata r:id="rId250" o:title=""/>
            </v:shape>
            <o:OLEObject Type="Embed" ProgID="Equation.DSMT4" ShapeID="_x0000_i1125" DrawAspect="Content" ObjectID="_1417199896" r:id="rId251"/>
          </w:object>
        </w:r>
      </w:del>
      <m:oMath>
        <m:f>
          <m:fPr>
            <m:ctrlPr>
              <w:ins w:id="7056" w:author="The Si Tran" w:date="2012-12-06T03:10:00Z">
                <w:rPr>
                  <w:rFonts w:ascii="Cambria Math" w:hAnsi="Cambria Math"/>
                  <w:i/>
                  <w:sz w:val="30"/>
                  <w:szCs w:val="30"/>
                </w:rPr>
              </w:ins>
            </m:ctrlPr>
          </m:fPr>
          <m:num>
            <w:ins w:id="7057" w:author="The Si Tran" w:date="2012-12-06T03:10:00Z">
              <m:r>
                <w:rPr>
                  <w:rFonts w:ascii="Cambria Math" w:hAnsi="Cambria Math"/>
                  <w:sz w:val="30"/>
                  <w:szCs w:val="30"/>
                  <w:rPrChange w:id="7058" w:author="The Si Tran" w:date="2012-12-06T03:10:00Z">
                    <w:rPr>
                      <w:rFonts w:ascii="Cambria Math" w:hAnsi="Cambria Math"/>
                      <w:szCs w:val="26"/>
                    </w:rPr>
                  </w:rPrChange>
                </w:rPr>
                <m:t>∂E</m:t>
              </m:r>
            </w:ins>
          </m:num>
          <m:den>
            <w:ins w:id="7059" w:author="The Si Tran" w:date="2012-12-06T03:10:00Z">
              <m:r>
                <w:rPr>
                  <w:rFonts w:ascii="Cambria Math" w:hAnsi="Cambria Math"/>
                  <w:sz w:val="30"/>
                  <w:szCs w:val="30"/>
                  <w:rPrChange w:id="7060" w:author="The Si Tran" w:date="2012-12-06T03:10:00Z">
                    <w:rPr>
                      <w:rFonts w:ascii="Cambria Math" w:hAnsi="Cambria Math"/>
                      <w:szCs w:val="26"/>
                    </w:rPr>
                  </w:rPrChange>
                </w:rPr>
                <m:t>∂</m:t>
              </m:r>
            </w:ins>
            <m:sSub>
              <m:sSubPr>
                <m:ctrlPr>
                  <w:ins w:id="7061" w:author="The Si Tran" w:date="2012-12-06T03:10:00Z">
                    <w:rPr>
                      <w:rFonts w:ascii="Cambria Math" w:hAnsi="Cambria Math"/>
                      <w:i/>
                      <w:sz w:val="30"/>
                      <w:szCs w:val="30"/>
                    </w:rPr>
                  </w:ins>
                </m:ctrlPr>
              </m:sSubPr>
              <m:e>
                <w:ins w:id="7062" w:author="The Si Tran" w:date="2012-12-06T03:10:00Z">
                  <m:r>
                    <w:rPr>
                      <w:rFonts w:ascii="Cambria Math" w:hAnsi="Cambria Math"/>
                      <w:sz w:val="30"/>
                      <w:szCs w:val="30"/>
                      <w:rPrChange w:id="7063" w:author="The Si Tran" w:date="2012-12-06T03:10:00Z">
                        <w:rPr>
                          <w:rFonts w:ascii="Cambria Math" w:hAnsi="Cambria Math"/>
                          <w:szCs w:val="26"/>
                        </w:rPr>
                      </w:rPrChange>
                    </w:rPr>
                    <m:t>o</m:t>
                  </m:r>
                </w:ins>
              </m:e>
              <m:sub>
                <w:ins w:id="7064" w:author="The Si Tran" w:date="2012-12-06T03:10:00Z">
                  <m:r>
                    <w:rPr>
                      <w:rFonts w:ascii="Cambria Math" w:hAnsi="Cambria Math"/>
                      <w:sz w:val="30"/>
                      <w:szCs w:val="30"/>
                      <w:rPrChange w:id="7065" w:author="The Si Tran" w:date="2012-12-06T03:10:00Z">
                        <w:rPr>
                          <w:rFonts w:ascii="Cambria Math" w:hAnsi="Cambria Math"/>
                          <w:szCs w:val="26"/>
                        </w:rPr>
                      </w:rPrChange>
                    </w:rPr>
                    <m:t>i</m:t>
                  </m:r>
                </w:ins>
              </m:sub>
            </m:sSub>
          </m:den>
        </m:f>
      </m:oMath>
      <w:ins w:id="7066"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067" w:author="The Si Tran" w:date="2012-12-06T03:10:00Z"/>
        </w:rPr>
        <w:pPrChange w:id="7068"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276DB6">
      <w:pPr>
        <w:pStyle w:val="EquationIndex"/>
        <w:pPrChange w:id="7069" w:author="The Si Tran" w:date="2012-12-15T08:05:00Z">
          <w:pPr>
            <w:pStyle w:val="ListParagraph"/>
            <w:numPr>
              <w:numId w:val="4"/>
            </w:numPr>
            <w:spacing w:after="0" w:line="360" w:lineRule="auto"/>
            <w:ind w:left="0" w:hanging="360"/>
          </w:pPr>
        </w:pPrChange>
      </w:pPr>
      <m:oMathPara>
        <m:oMath>
          <m:f>
            <m:fPr>
              <m:ctrlPr>
                <w:ins w:id="7070" w:author="The Si Tran" w:date="2012-12-06T03:11:00Z">
                  <w:rPr>
                    <w:rFonts w:ascii="Cambria Math" w:hAnsi="Cambria Math"/>
                  </w:rPr>
                </w:ins>
              </m:ctrlPr>
            </m:fPr>
            <m:num>
              <w:ins w:id="7071" w:author="The Si Tran" w:date="2012-12-06T03:11:00Z">
                <m:r>
                  <w:rPr>
                    <w:rFonts w:ascii="Cambria Math" w:hAnsi="Cambria Math"/>
                  </w:rPr>
                  <m:t>∂E</m:t>
                </m:r>
              </w:ins>
            </m:num>
            <m:den>
              <w:ins w:id="7072" w:author="The Si Tran" w:date="2012-12-06T03:11:00Z">
                <m:r>
                  <w:rPr>
                    <w:rFonts w:ascii="Cambria Math" w:hAnsi="Cambria Math"/>
                  </w:rPr>
                  <m:t>∂</m:t>
                </m:r>
              </w:ins>
              <m:sSub>
                <m:sSubPr>
                  <m:ctrlPr>
                    <w:ins w:id="7073" w:author="The Si Tran" w:date="2012-12-06T03:11:00Z">
                      <w:rPr>
                        <w:rFonts w:ascii="Cambria Math" w:hAnsi="Cambria Math"/>
                      </w:rPr>
                    </w:ins>
                  </m:ctrlPr>
                </m:sSubPr>
                <m:e>
                  <w:ins w:id="7074" w:author="The Si Tran" w:date="2012-12-06T03:11:00Z">
                    <m:r>
                      <w:rPr>
                        <w:rFonts w:ascii="Cambria Math" w:hAnsi="Cambria Math"/>
                      </w:rPr>
                      <m:t>o</m:t>
                    </m:r>
                  </w:ins>
                </m:e>
                <m:sub>
                  <w:ins w:id="7075" w:author="The Si Tran" w:date="2012-12-06T03:11:00Z">
                    <m:r>
                      <w:rPr>
                        <w:rFonts w:ascii="Cambria Math" w:hAnsi="Cambria Math"/>
                      </w:rPr>
                      <m:t>i</m:t>
                    </m:r>
                  </w:ins>
                </m:sub>
              </m:sSub>
            </m:den>
          </m:f>
          <w:ins w:id="7076" w:author="The Si Tran" w:date="2012-12-06T03:11:00Z">
            <m:r>
              <m:rPr>
                <m:sty m:val="p"/>
              </m:rPr>
              <w:rPr>
                <w:rFonts w:ascii="Cambria Math" w:hAnsi="Cambria Math"/>
              </w:rPr>
              <m:t>=</m:t>
            </m:r>
          </w:ins>
          <m:f>
            <m:fPr>
              <m:ctrlPr>
                <w:ins w:id="7077" w:author="The Si Tran" w:date="2012-12-06T03:11:00Z">
                  <w:rPr>
                    <w:rFonts w:ascii="Cambria Math" w:hAnsi="Cambria Math"/>
                  </w:rPr>
                </w:ins>
              </m:ctrlPr>
            </m:fPr>
            <m:num>
              <w:ins w:id="7078" w:author="The Si Tran" w:date="2012-12-06T03:11:00Z">
                <m:r>
                  <w:rPr>
                    <w:rFonts w:ascii="Cambria Math" w:hAnsi="Cambria Math"/>
                  </w:rPr>
                  <m:t>∂</m:t>
                </m:r>
              </w:ins>
            </m:num>
            <m:den>
              <w:ins w:id="7079" w:author="The Si Tran" w:date="2012-12-06T03:11:00Z">
                <m:r>
                  <w:rPr>
                    <w:rFonts w:ascii="Cambria Math" w:hAnsi="Cambria Math"/>
                  </w:rPr>
                  <m:t>∂</m:t>
                </m:r>
              </w:ins>
              <m:sSub>
                <m:sSubPr>
                  <m:ctrlPr>
                    <w:ins w:id="7080" w:author="The Si Tran" w:date="2012-12-06T03:11:00Z">
                      <w:rPr>
                        <w:rFonts w:ascii="Cambria Math" w:hAnsi="Cambria Math"/>
                      </w:rPr>
                    </w:ins>
                  </m:ctrlPr>
                </m:sSubPr>
                <m:e>
                  <w:ins w:id="7081" w:author="The Si Tran" w:date="2012-12-06T03:11:00Z">
                    <m:r>
                      <w:rPr>
                        <w:rFonts w:ascii="Cambria Math" w:hAnsi="Cambria Math"/>
                      </w:rPr>
                      <m:t>o</m:t>
                    </m:r>
                  </w:ins>
                </m:e>
                <m:sub>
                  <w:ins w:id="7082" w:author="The Si Tran" w:date="2012-12-06T03:11:00Z">
                    <m:r>
                      <w:rPr>
                        <w:rFonts w:ascii="Cambria Math" w:hAnsi="Cambria Math"/>
                      </w:rPr>
                      <m:t>i</m:t>
                    </m:r>
                  </w:ins>
                </m:sub>
              </m:sSub>
            </m:den>
          </m:f>
          <m:f>
            <m:fPr>
              <m:ctrlPr>
                <w:ins w:id="7083" w:author="The Si Tran" w:date="2012-12-06T03:11:00Z">
                  <w:rPr>
                    <w:rFonts w:ascii="Cambria Math" w:hAnsi="Cambria Math"/>
                  </w:rPr>
                </w:ins>
              </m:ctrlPr>
            </m:fPr>
            <m:num>
              <w:ins w:id="7084" w:author="The Si Tran" w:date="2012-12-06T03:11:00Z">
                <m:r>
                  <m:rPr>
                    <m:sty m:val="p"/>
                  </m:rPr>
                  <w:rPr>
                    <w:rFonts w:ascii="Cambria Math" w:hAnsi="Cambria Math"/>
                  </w:rPr>
                  <m:t>1</m:t>
                </m:r>
              </w:ins>
            </m:num>
            <m:den>
              <w:ins w:id="7085" w:author="The Si Tran" w:date="2012-12-06T03:11:00Z">
                <m:r>
                  <m:rPr>
                    <m:sty m:val="p"/>
                  </m:rPr>
                  <w:rPr>
                    <w:rFonts w:ascii="Cambria Math" w:hAnsi="Cambria Math"/>
                  </w:rPr>
                  <m:t>2</m:t>
                </m:r>
              </w:ins>
            </m:den>
          </m:f>
          <m:nary>
            <m:naryPr>
              <m:chr m:val="∑"/>
              <m:limLoc m:val="subSup"/>
              <m:supHide m:val="1"/>
              <m:ctrlPr>
                <w:ins w:id="7086" w:author="The Si Tran" w:date="2012-12-06T03:11:00Z">
                  <w:rPr>
                    <w:rFonts w:ascii="Cambria Math" w:hAnsi="Cambria Math"/>
                  </w:rPr>
                </w:ins>
              </m:ctrlPr>
            </m:naryPr>
            <m:sub>
              <w:ins w:id="7087"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088" w:author="The Si Tran" w:date="2012-12-06T03:11:00Z">
                      <w:rPr>
                        <w:rFonts w:ascii="Cambria Math" w:hAnsi="Cambria Math"/>
                      </w:rPr>
                    </w:ins>
                  </m:ctrlPr>
                </m:sSupPr>
                <m:e>
                  <w:ins w:id="7089" w:author="The Si Tran" w:date="2012-12-06T03:11:00Z">
                    <m:r>
                      <m:rPr>
                        <m:sty m:val="p"/>
                      </m:rPr>
                      <w:rPr>
                        <w:rFonts w:ascii="Cambria Math" w:hAnsi="Cambria Math"/>
                      </w:rPr>
                      <m:t>(</m:t>
                    </m:r>
                  </w:ins>
                  <m:sSub>
                    <m:sSubPr>
                      <m:ctrlPr>
                        <w:ins w:id="7090" w:author="The Si Tran" w:date="2012-12-06T03:11:00Z">
                          <w:rPr>
                            <w:rFonts w:ascii="Cambria Math" w:hAnsi="Cambria Math"/>
                          </w:rPr>
                        </w:ins>
                      </m:ctrlPr>
                    </m:sSubPr>
                    <m:e>
                      <w:ins w:id="7091" w:author="The Si Tran" w:date="2012-12-06T03:12:00Z">
                        <m:r>
                          <w:rPr>
                            <w:rFonts w:ascii="Cambria Math" w:hAnsi="Cambria Math"/>
                          </w:rPr>
                          <m:t>t</m:t>
                        </m:r>
                      </w:ins>
                    </m:e>
                    <m:sub>
                      <w:ins w:id="7092" w:author="The Si Tran" w:date="2012-12-06T03:12:00Z">
                        <m:r>
                          <w:rPr>
                            <w:rFonts w:ascii="Cambria Math" w:hAnsi="Cambria Math"/>
                          </w:rPr>
                          <m:t>k</m:t>
                        </m:r>
                      </w:ins>
                    </m:sub>
                  </m:sSub>
                  <w:ins w:id="7093" w:author="The Si Tran" w:date="2012-12-06T03:12:00Z">
                    <m:r>
                      <m:rPr>
                        <m:sty m:val="p"/>
                      </m:rPr>
                      <w:rPr>
                        <w:rFonts w:ascii="Cambria Math" w:hAnsi="Cambria Math"/>
                      </w:rPr>
                      <m:t>-</m:t>
                    </m:r>
                  </w:ins>
                  <m:sSub>
                    <m:sSubPr>
                      <m:ctrlPr>
                        <w:ins w:id="7094" w:author="The Si Tran" w:date="2012-12-06T03:12:00Z">
                          <w:rPr>
                            <w:rFonts w:ascii="Cambria Math" w:hAnsi="Cambria Math"/>
                          </w:rPr>
                        </w:ins>
                      </m:ctrlPr>
                    </m:sSubPr>
                    <m:e>
                      <w:ins w:id="7095" w:author="The Si Tran" w:date="2012-12-06T03:12:00Z">
                        <m:r>
                          <w:rPr>
                            <w:rFonts w:ascii="Cambria Math" w:hAnsi="Cambria Math"/>
                          </w:rPr>
                          <m:t>o</m:t>
                        </m:r>
                      </w:ins>
                    </m:e>
                    <m:sub>
                      <w:ins w:id="7096" w:author="The Si Tran" w:date="2012-12-06T03:12:00Z">
                        <m:r>
                          <w:rPr>
                            <w:rFonts w:ascii="Cambria Math" w:hAnsi="Cambria Math"/>
                          </w:rPr>
                          <m:t>k</m:t>
                        </m:r>
                      </w:ins>
                    </m:sub>
                  </m:sSub>
                  <w:ins w:id="7097" w:author="The Si Tran" w:date="2012-12-06T03:11:00Z">
                    <m:r>
                      <m:rPr>
                        <m:sty m:val="p"/>
                      </m:rPr>
                      <w:rPr>
                        <w:rFonts w:ascii="Cambria Math" w:hAnsi="Cambria Math"/>
                      </w:rPr>
                      <m:t>)</m:t>
                    </m:r>
                  </w:ins>
                </m:e>
                <m:sup>
                  <w:ins w:id="7098"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099" w:author="The Si Tran" w:date="2012-12-06T03:13:00Z"/>
          <w:rFonts w:ascii="Times New Roman" w:hAnsi="Times New Roman"/>
          <w:sz w:val="26"/>
          <w:szCs w:val="26"/>
        </w:rPr>
      </w:pPr>
      <w:ins w:id="7100" w:author="The Si Tran" w:date="2012-12-14T05:40:00Z">
        <w:r w:rsidRPr="00032D83">
          <w:rPr>
            <w:noProof/>
            <w:szCs w:val="26"/>
          </w:rPr>
          <mc:AlternateContent>
            <mc:Choice Requires="wps">
              <w:drawing>
                <wp:anchor distT="0" distB="0" distL="114300" distR="114300" simplePos="0" relativeHeight="251627008" behindDoc="0" locked="0" layoutInCell="1" allowOverlap="1" wp14:anchorId="0B6A6565" wp14:editId="2B7AA6EA">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276DB6" w:rsidRDefault="00276DB6">
                              <w:pPr>
                                <w:pStyle w:val="EquationIndex"/>
                                <w:pPrChange w:id="7101" w:author="The Si Tran" w:date="2012-12-16T17:31:00Z">
                                  <w:pPr/>
                                </w:pPrChange>
                              </w:pPr>
                              <w:ins w:id="7102" w:author="The Si Tran" w:date="2012-12-06T02:41:00Z">
                                <w:r>
                                  <w:t>(4.</w:t>
                                </w:r>
                              </w:ins>
                              <w:ins w:id="7103" w:author="The Si Tran" w:date="2012-12-06T02:44:00Z">
                                <w:r>
                                  <w:t>8</w:t>
                                </w:r>
                              </w:ins>
                              <w:ins w:id="710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9" type="#_x0000_t202" style="position:absolute;left:0;text-align:left;margin-left:411.05pt;margin-top:32.6pt;width:41.85pt;height:28.5pt;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HPwcFm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276DB6" w:rsidRDefault="00276DB6">
                        <w:pPr>
                          <w:pStyle w:val="EquationIndex"/>
                          <w:pPrChange w:id="7105" w:author="The Si Tran" w:date="2012-12-16T17:31:00Z">
                            <w:pPr/>
                          </w:pPrChange>
                        </w:pPr>
                        <w:ins w:id="7106" w:author="The Si Tran" w:date="2012-12-06T02:41:00Z">
                          <w:r>
                            <w:t>(4.</w:t>
                          </w:r>
                        </w:ins>
                        <w:ins w:id="7107" w:author="The Si Tran" w:date="2012-12-06T02:44:00Z">
                          <w:r>
                            <w:t>8</w:t>
                          </w:r>
                        </w:ins>
                        <w:ins w:id="7108"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7109"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6" type="#_x0000_t75" style="width:187.8pt;height:50.1pt" o:ole="">
              <v:imagedata r:id="rId252" o:title=""/>
            </v:shape>
            <o:OLEObject Type="Embed" ProgID="Equation.DSMT4" ShapeID="_x0000_i1126" DrawAspect="Content" ObjectID="_1417199897" r:id="rId253"/>
          </w:object>
        </w:r>
      </w:del>
    </w:p>
    <w:p w14:paraId="1DD0E63D" w14:textId="5A6E6883" w:rsidR="0088753F" w:rsidRDefault="0088753F" w:rsidP="0088753F">
      <w:pPr>
        <w:pStyle w:val="ListParagraph"/>
        <w:spacing w:after="0" w:line="360" w:lineRule="auto"/>
        <w:ind w:left="0"/>
        <w:rPr>
          <w:ins w:id="7110"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111" w:author="The Si Tran" w:date="2012-12-06T03:13:00Z">
                <w:rPr>
                  <w:rFonts w:ascii="Cambria Math" w:eastAsia="Times New Roman" w:hAnsi="Cambria Math"/>
                  <w:i/>
                  <w:sz w:val="26"/>
                  <w:szCs w:val="26"/>
                </w:rPr>
              </w:ins>
            </m:ctrlPr>
          </m:fPr>
          <m:num>
            <w:ins w:id="7112" w:author="The Si Tran" w:date="2012-12-06T03:13:00Z">
              <m:r>
                <w:rPr>
                  <w:rFonts w:ascii="Cambria Math" w:eastAsia="Times New Roman" w:hAnsi="Cambria Math"/>
                  <w:sz w:val="26"/>
                  <w:szCs w:val="26"/>
                </w:rPr>
                <m:t>∂</m:t>
              </m:r>
            </w:ins>
          </m:num>
          <m:den>
            <w:ins w:id="7113" w:author="The Si Tran" w:date="2012-12-06T03:13:00Z">
              <m:r>
                <w:rPr>
                  <w:rFonts w:ascii="Cambria Math" w:eastAsia="Times New Roman" w:hAnsi="Cambria Math"/>
                  <w:sz w:val="26"/>
                  <w:szCs w:val="26"/>
                </w:rPr>
                <m:t>∂</m:t>
              </m:r>
            </w:ins>
            <m:sSub>
              <m:sSubPr>
                <m:ctrlPr>
                  <w:ins w:id="7114" w:author="The Si Tran" w:date="2012-12-06T03:13:00Z">
                    <w:rPr>
                      <w:rFonts w:ascii="Cambria Math" w:eastAsia="Times New Roman" w:hAnsi="Cambria Math"/>
                      <w:i/>
                      <w:sz w:val="26"/>
                      <w:szCs w:val="26"/>
                    </w:rPr>
                  </w:ins>
                </m:ctrlPr>
              </m:sSubPr>
              <m:e>
                <w:ins w:id="7115" w:author="The Si Tran" w:date="2012-12-06T03:13:00Z">
                  <m:r>
                    <w:rPr>
                      <w:rFonts w:ascii="Cambria Math" w:eastAsia="Times New Roman" w:hAnsi="Cambria Math"/>
                      <w:sz w:val="26"/>
                      <w:szCs w:val="26"/>
                    </w:rPr>
                    <m:t>o</m:t>
                  </m:r>
                </w:ins>
              </m:e>
              <m:sub>
                <w:ins w:id="7116" w:author="The Si Tran" w:date="2012-12-06T03:13:00Z">
                  <m:r>
                    <w:rPr>
                      <w:rFonts w:ascii="Cambria Math" w:eastAsia="Times New Roman" w:hAnsi="Cambria Math"/>
                      <w:sz w:val="26"/>
                      <w:szCs w:val="26"/>
                    </w:rPr>
                    <m:t>i</m:t>
                  </m:r>
                </w:ins>
              </m:sub>
            </m:sSub>
          </m:den>
        </m:f>
        <m:sSup>
          <m:sSupPr>
            <m:ctrlPr>
              <w:ins w:id="7117" w:author="The Si Tran" w:date="2012-12-06T03:13:00Z">
                <w:rPr>
                  <w:rFonts w:ascii="Cambria Math" w:eastAsia="Times New Roman" w:hAnsi="Cambria Math"/>
                  <w:i/>
                  <w:sz w:val="26"/>
                  <w:szCs w:val="26"/>
                </w:rPr>
              </w:ins>
            </m:ctrlPr>
          </m:sSupPr>
          <m:e>
            <w:ins w:id="7118" w:author="The Si Tran" w:date="2012-12-06T03:13:00Z">
              <m:r>
                <w:rPr>
                  <w:rFonts w:ascii="Cambria Math" w:eastAsia="Times New Roman" w:hAnsi="Cambria Math"/>
                  <w:sz w:val="26"/>
                  <w:szCs w:val="26"/>
                </w:rPr>
                <m:t>(</m:t>
              </m:r>
            </w:ins>
            <m:sSub>
              <m:sSubPr>
                <m:ctrlPr>
                  <w:ins w:id="7119" w:author="The Si Tran" w:date="2012-12-06T03:13:00Z">
                    <w:rPr>
                      <w:rFonts w:ascii="Cambria Math" w:eastAsia="Times New Roman" w:hAnsi="Cambria Math"/>
                      <w:i/>
                      <w:sz w:val="26"/>
                      <w:szCs w:val="26"/>
                    </w:rPr>
                  </w:ins>
                </m:ctrlPr>
              </m:sSubPr>
              <m:e>
                <w:ins w:id="7120" w:author="The Si Tran" w:date="2012-12-06T03:13:00Z">
                  <m:r>
                    <w:rPr>
                      <w:rFonts w:ascii="Cambria Math" w:eastAsia="Times New Roman" w:hAnsi="Cambria Math"/>
                      <w:sz w:val="26"/>
                      <w:szCs w:val="26"/>
                    </w:rPr>
                    <m:t>t</m:t>
                  </m:r>
                </w:ins>
              </m:e>
              <m:sub>
                <w:ins w:id="7121" w:author="The Si Tran" w:date="2012-12-06T03:13:00Z">
                  <m:r>
                    <w:rPr>
                      <w:rFonts w:ascii="Cambria Math" w:eastAsia="Times New Roman" w:hAnsi="Cambria Math"/>
                      <w:sz w:val="26"/>
                      <w:szCs w:val="26"/>
                    </w:rPr>
                    <m:t>k</m:t>
                  </m:r>
                </w:ins>
              </m:sub>
            </m:sSub>
            <w:ins w:id="7122" w:author="The Si Tran" w:date="2012-12-06T03:13:00Z">
              <m:r>
                <w:rPr>
                  <w:rFonts w:ascii="Cambria Math" w:eastAsia="Times New Roman" w:hAnsi="Cambria Math"/>
                  <w:sz w:val="26"/>
                  <w:szCs w:val="26"/>
                </w:rPr>
                <m:t>-</m:t>
              </m:r>
            </w:ins>
            <m:sSub>
              <m:sSubPr>
                <m:ctrlPr>
                  <w:ins w:id="7123" w:author="The Si Tran" w:date="2012-12-06T03:13:00Z">
                    <w:rPr>
                      <w:rFonts w:ascii="Cambria Math" w:eastAsia="Times New Roman" w:hAnsi="Cambria Math"/>
                      <w:i/>
                      <w:sz w:val="26"/>
                      <w:szCs w:val="26"/>
                    </w:rPr>
                  </w:ins>
                </m:ctrlPr>
              </m:sSubPr>
              <m:e>
                <w:ins w:id="7124" w:author="The Si Tran" w:date="2012-12-06T03:13:00Z">
                  <m:r>
                    <w:rPr>
                      <w:rFonts w:ascii="Cambria Math" w:eastAsia="Times New Roman" w:hAnsi="Cambria Math"/>
                      <w:sz w:val="26"/>
                      <w:szCs w:val="26"/>
                    </w:rPr>
                    <m:t>o</m:t>
                  </m:r>
                </w:ins>
              </m:e>
              <m:sub>
                <w:ins w:id="7125" w:author="The Si Tran" w:date="2012-12-06T03:13:00Z">
                  <m:r>
                    <w:rPr>
                      <w:rFonts w:ascii="Cambria Math" w:eastAsia="Times New Roman" w:hAnsi="Cambria Math"/>
                      <w:sz w:val="26"/>
                      <w:szCs w:val="26"/>
                    </w:rPr>
                    <m:t>k</m:t>
                  </m:r>
                </w:ins>
              </m:sub>
            </m:sSub>
            <w:ins w:id="7126" w:author="The Si Tran" w:date="2012-12-06T03:13:00Z">
              <m:r>
                <w:rPr>
                  <w:rFonts w:ascii="Cambria Math" w:eastAsia="Times New Roman" w:hAnsi="Cambria Math"/>
                  <w:sz w:val="26"/>
                  <w:szCs w:val="26"/>
                </w:rPr>
                <m:t>)</m:t>
              </m:r>
            </w:ins>
          </m:e>
          <m:sup>
            <w:ins w:id="7127" w:author="The Si Tran" w:date="2012-12-06T03:13:00Z">
              <m:r>
                <w:rPr>
                  <w:rFonts w:ascii="Cambria Math" w:eastAsia="Times New Roman" w:hAnsi="Cambria Math"/>
                  <w:sz w:val="26"/>
                  <w:szCs w:val="26"/>
                </w:rPr>
                <m:t>2</m:t>
              </m:r>
            </w:ins>
          </m:sup>
        </m:sSup>
      </m:oMath>
      <w:del w:id="7128" w:author="The Si Tran" w:date="2012-12-06T03:13:00Z">
        <w:r w:rsidRPr="00AF1345" w:rsidDel="00EF4DD4">
          <w:rPr>
            <w:rFonts w:ascii="Times New Roman" w:hAnsi="Times New Roman"/>
            <w:position w:val="-32"/>
            <w:sz w:val="26"/>
            <w:szCs w:val="26"/>
          </w:rPr>
          <w:object w:dxaOrig="1300" w:dyaOrig="700" w14:anchorId="3209CE0C">
            <v:shape id="_x0000_i1127" type="#_x0000_t75" style="width:64.5pt;height:36.3pt" o:ole="">
              <v:imagedata r:id="rId254" o:title=""/>
            </v:shape>
            <o:OLEObject Type="Embed" ProgID="Equation.DSMT4" ShapeID="_x0000_i1127" DrawAspect="Content" ObjectID="_1417199898"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129" w:author="The Si Tran" w:date="2012-12-14T05:40:00Z">
        <w:r w:rsidR="00BC0EFC">
          <w:rPr>
            <w:rFonts w:ascii="Times New Roman" w:hAnsi="Times New Roman"/>
            <w:sz w:val="26"/>
            <w:szCs w:val="26"/>
          </w:rPr>
          <w:t xml:space="preserve"> </w:t>
        </w:r>
      </w:ins>
    </w:p>
    <w:p w14:paraId="721D6D33" w14:textId="706DA5D1" w:rsidR="00EF4DD4" w:rsidRPr="00097101" w:rsidRDefault="00276DB6">
      <w:pPr>
        <w:pStyle w:val="EquationIndex"/>
        <w:pPrChange w:id="7130" w:author="The Si Tran" w:date="2012-12-15T08:05:00Z">
          <w:pPr>
            <w:pStyle w:val="ListParagraph"/>
            <w:spacing w:after="0" w:line="360" w:lineRule="auto"/>
            <w:ind w:left="0"/>
          </w:pPr>
        </w:pPrChange>
      </w:pPr>
      <m:oMathPara>
        <m:oMathParaPr>
          <m:jc m:val="center"/>
        </m:oMathParaPr>
        <m:oMath>
          <m:f>
            <m:fPr>
              <m:ctrlPr>
                <w:ins w:id="7131" w:author="The Si Tran" w:date="2012-12-06T03:13:00Z">
                  <w:rPr>
                    <w:rFonts w:ascii="Cambria Math" w:hAnsi="Cambria Math"/>
                  </w:rPr>
                </w:ins>
              </m:ctrlPr>
            </m:fPr>
            <m:num>
              <w:ins w:id="7132" w:author="The Si Tran" w:date="2012-12-06T03:13:00Z">
                <m:r>
                  <w:rPr>
                    <w:rFonts w:ascii="Cambria Math" w:hAnsi="Cambria Math"/>
                  </w:rPr>
                  <m:t>∂E</m:t>
                </m:r>
              </w:ins>
            </m:num>
            <m:den>
              <w:ins w:id="7133" w:author="The Si Tran" w:date="2012-12-06T03:13:00Z">
                <m:r>
                  <w:rPr>
                    <w:rFonts w:ascii="Cambria Math" w:hAnsi="Cambria Math"/>
                  </w:rPr>
                  <m:t>∂</m:t>
                </m:r>
              </w:ins>
              <m:sSub>
                <m:sSubPr>
                  <m:ctrlPr>
                    <w:ins w:id="7134" w:author="The Si Tran" w:date="2012-12-06T03:13:00Z">
                      <w:rPr>
                        <w:rFonts w:ascii="Cambria Math" w:hAnsi="Cambria Math"/>
                      </w:rPr>
                    </w:ins>
                  </m:ctrlPr>
                </m:sSubPr>
                <m:e>
                  <w:ins w:id="7135" w:author="The Si Tran" w:date="2012-12-06T03:13:00Z">
                    <m:r>
                      <w:rPr>
                        <w:rFonts w:ascii="Cambria Math" w:hAnsi="Cambria Math"/>
                      </w:rPr>
                      <m:t>o</m:t>
                    </m:r>
                  </w:ins>
                </m:e>
                <m:sub>
                  <w:ins w:id="7136" w:author="The Si Tran" w:date="2012-12-06T03:13:00Z">
                    <m:r>
                      <w:rPr>
                        <w:rFonts w:ascii="Cambria Math" w:hAnsi="Cambria Math"/>
                      </w:rPr>
                      <m:t>i</m:t>
                    </m:r>
                  </w:ins>
                </m:sub>
              </m:sSub>
            </m:den>
          </m:f>
          <w:ins w:id="7137" w:author="The Si Tran" w:date="2012-12-06T03:13:00Z">
            <m:r>
              <m:rPr>
                <m:sty m:val="p"/>
              </m:rPr>
              <w:rPr>
                <w:rFonts w:ascii="Cambria Math" w:hAnsi="Cambria Math"/>
              </w:rPr>
              <m:t>=</m:t>
            </m:r>
          </w:ins>
          <m:f>
            <m:fPr>
              <m:ctrlPr>
                <w:ins w:id="7138" w:author="The Si Tran" w:date="2012-12-06T03:14:00Z">
                  <w:rPr>
                    <w:rFonts w:ascii="Cambria Math" w:hAnsi="Cambria Math"/>
                  </w:rPr>
                </w:ins>
              </m:ctrlPr>
            </m:fPr>
            <m:num>
              <w:ins w:id="7139" w:author="The Si Tran" w:date="2012-12-06T03:14:00Z">
                <m:r>
                  <w:rPr>
                    <w:rFonts w:ascii="Cambria Math" w:hAnsi="Cambria Math"/>
                  </w:rPr>
                  <m:t>∂</m:t>
                </m:r>
              </w:ins>
            </m:num>
            <m:den>
              <w:ins w:id="7140" w:author="The Si Tran" w:date="2012-12-06T03:14:00Z">
                <m:r>
                  <w:rPr>
                    <w:rFonts w:ascii="Cambria Math" w:hAnsi="Cambria Math"/>
                  </w:rPr>
                  <m:t>∂</m:t>
                </m:r>
              </w:ins>
              <m:sSub>
                <m:sSubPr>
                  <m:ctrlPr>
                    <w:ins w:id="7141" w:author="The Si Tran" w:date="2012-12-06T03:14:00Z">
                      <w:rPr>
                        <w:rFonts w:ascii="Cambria Math" w:hAnsi="Cambria Math"/>
                      </w:rPr>
                    </w:ins>
                  </m:ctrlPr>
                </m:sSubPr>
                <m:e>
                  <w:ins w:id="7142" w:author="The Si Tran" w:date="2012-12-06T03:14:00Z">
                    <m:r>
                      <w:rPr>
                        <w:rFonts w:ascii="Cambria Math" w:hAnsi="Cambria Math"/>
                      </w:rPr>
                      <m:t>o</m:t>
                    </m:r>
                  </w:ins>
                </m:e>
                <m:sub>
                  <w:ins w:id="7143" w:author="The Si Tran" w:date="2012-12-06T03:14:00Z">
                    <m:r>
                      <w:rPr>
                        <w:rFonts w:ascii="Cambria Math" w:hAnsi="Cambria Math"/>
                      </w:rPr>
                      <m:t>i</m:t>
                    </m:r>
                  </w:ins>
                </m:sub>
              </m:sSub>
            </m:den>
          </m:f>
          <m:sSup>
            <m:sSupPr>
              <m:ctrlPr>
                <w:ins w:id="7144" w:author="The Si Tran" w:date="2012-12-06T03:14:00Z">
                  <w:rPr>
                    <w:rFonts w:ascii="Cambria Math" w:hAnsi="Cambria Math"/>
                  </w:rPr>
                </w:ins>
              </m:ctrlPr>
            </m:sSupPr>
            <m:e>
              <w:ins w:id="7145" w:author="The Si Tran" w:date="2012-12-06T03:14:00Z">
                <m:r>
                  <m:rPr>
                    <m:sty m:val="p"/>
                  </m:rPr>
                  <w:rPr>
                    <w:rFonts w:ascii="Cambria Math" w:hAnsi="Cambria Math"/>
                  </w:rPr>
                  <m:t>(</m:t>
                </m:r>
              </w:ins>
              <m:sSub>
                <m:sSubPr>
                  <m:ctrlPr>
                    <w:ins w:id="7146" w:author="The Si Tran" w:date="2012-12-06T03:14:00Z">
                      <w:rPr>
                        <w:rFonts w:ascii="Cambria Math" w:hAnsi="Cambria Math"/>
                      </w:rPr>
                    </w:ins>
                  </m:ctrlPr>
                </m:sSubPr>
                <m:e>
                  <w:ins w:id="7147" w:author="The Si Tran" w:date="2012-12-06T03:14:00Z">
                    <m:r>
                      <w:rPr>
                        <w:rFonts w:ascii="Cambria Math" w:hAnsi="Cambria Math"/>
                      </w:rPr>
                      <m:t>t</m:t>
                    </m:r>
                  </w:ins>
                </m:e>
                <m:sub>
                  <w:ins w:id="7148" w:author="The Si Tran" w:date="2012-12-06T03:14:00Z">
                    <m:r>
                      <w:rPr>
                        <w:rFonts w:ascii="Cambria Math" w:hAnsi="Cambria Math"/>
                      </w:rPr>
                      <m:t>i</m:t>
                    </m:r>
                  </w:ins>
                </m:sub>
              </m:sSub>
              <w:ins w:id="7149" w:author="The Si Tran" w:date="2012-12-06T03:14:00Z">
                <m:r>
                  <m:rPr>
                    <m:sty m:val="p"/>
                  </m:rPr>
                  <w:rPr>
                    <w:rFonts w:ascii="Cambria Math" w:hAnsi="Cambria Math"/>
                  </w:rPr>
                  <m:t>-</m:t>
                </m:r>
              </w:ins>
              <m:sSub>
                <m:sSubPr>
                  <m:ctrlPr>
                    <w:ins w:id="7150" w:author="The Si Tran" w:date="2012-12-06T03:14:00Z">
                      <w:rPr>
                        <w:rFonts w:ascii="Cambria Math" w:hAnsi="Cambria Math"/>
                      </w:rPr>
                    </w:ins>
                  </m:ctrlPr>
                </m:sSubPr>
                <m:e>
                  <w:ins w:id="7151" w:author="The Si Tran" w:date="2012-12-06T03:14:00Z">
                    <m:r>
                      <w:rPr>
                        <w:rFonts w:ascii="Cambria Math" w:hAnsi="Cambria Math"/>
                      </w:rPr>
                      <m:t>o</m:t>
                    </m:r>
                  </w:ins>
                </m:e>
                <m:sub>
                  <w:ins w:id="7152" w:author="The Si Tran" w:date="2012-12-06T03:14:00Z">
                    <m:r>
                      <w:rPr>
                        <w:rFonts w:ascii="Cambria Math" w:hAnsi="Cambria Math"/>
                      </w:rPr>
                      <m:t>i</m:t>
                    </m:r>
                  </w:ins>
                </m:sub>
              </m:sSub>
              <w:ins w:id="7153" w:author="The Si Tran" w:date="2012-12-06T03:14:00Z">
                <m:r>
                  <m:rPr>
                    <m:sty m:val="p"/>
                  </m:rPr>
                  <w:rPr>
                    <w:rFonts w:ascii="Cambria Math" w:hAnsi="Cambria Math"/>
                  </w:rPr>
                  <m:t>)</m:t>
                </m:r>
              </w:ins>
            </m:e>
            <m:sup>
              <w:ins w:id="7154" w:author="The Si Tran" w:date="2012-12-06T03:14:00Z">
                <m:r>
                  <m:rPr>
                    <m:sty m:val="p"/>
                  </m:rPr>
                  <w:rPr>
                    <w:rFonts w:ascii="Cambria Math" w:hAnsi="Cambria Math"/>
                  </w:rPr>
                  <m:t>2</m:t>
                </m:r>
              </w:ins>
            </m:sup>
          </m:sSup>
          <w:ins w:id="7155" w:author="The Si Tran" w:date="2012-12-06T03:14:00Z">
            <m:r>
              <m:rPr>
                <m:sty m:val="p"/>
              </m:rPr>
              <w:rPr>
                <w:rFonts w:ascii="Cambria Math" w:hAnsi="Cambria Math"/>
              </w:rPr>
              <m:t>=</m:t>
            </m:r>
          </w:ins>
          <m:f>
            <m:fPr>
              <m:ctrlPr>
                <w:ins w:id="7156" w:author="The Si Tran" w:date="2012-12-06T03:14:00Z">
                  <w:rPr>
                    <w:rFonts w:ascii="Cambria Math" w:hAnsi="Cambria Math"/>
                  </w:rPr>
                </w:ins>
              </m:ctrlPr>
            </m:fPr>
            <m:num>
              <w:ins w:id="7157" w:author="The Si Tran" w:date="2012-12-06T03:14:00Z">
                <m:r>
                  <m:rPr>
                    <m:sty m:val="p"/>
                  </m:rPr>
                  <w:rPr>
                    <w:rFonts w:ascii="Cambria Math" w:hAnsi="Cambria Math"/>
                  </w:rPr>
                  <m:t>1</m:t>
                </m:r>
              </w:ins>
            </m:num>
            <m:den>
              <w:ins w:id="7158" w:author="The Si Tran" w:date="2012-12-06T03:14:00Z">
                <m:r>
                  <m:rPr>
                    <m:sty m:val="p"/>
                  </m:rPr>
                  <w:rPr>
                    <w:rFonts w:ascii="Cambria Math" w:hAnsi="Cambria Math"/>
                  </w:rPr>
                  <m:t>2</m:t>
                </m:r>
              </w:ins>
            </m:den>
          </m:f>
          <w:ins w:id="7159" w:author="The Si Tran" w:date="2012-12-06T03:14:00Z">
            <m:r>
              <m:rPr>
                <m:sty m:val="p"/>
              </m:rPr>
              <w:rPr>
                <w:rFonts w:ascii="Cambria Math" w:hAnsi="Cambria Math"/>
              </w:rPr>
              <m:t>2</m:t>
            </m:r>
          </w:ins>
          <m:d>
            <m:dPr>
              <m:ctrlPr>
                <w:ins w:id="7160" w:author="The Si Tran" w:date="2012-12-06T03:14:00Z">
                  <w:rPr>
                    <w:rFonts w:ascii="Cambria Math" w:hAnsi="Cambria Math"/>
                  </w:rPr>
                </w:ins>
              </m:ctrlPr>
            </m:dPr>
            <m:e>
              <m:sSub>
                <m:sSubPr>
                  <m:ctrlPr>
                    <w:ins w:id="7161" w:author="The Si Tran" w:date="2012-12-06T03:14:00Z">
                      <w:rPr>
                        <w:rFonts w:ascii="Cambria Math" w:hAnsi="Cambria Math"/>
                      </w:rPr>
                    </w:ins>
                  </m:ctrlPr>
                </m:sSubPr>
                <m:e>
                  <w:ins w:id="7162" w:author="The Si Tran" w:date="2012-12-06T03:14:00Z">
                    <m:r>
                      <w:rPr>
                        <w:rFonts w:ascii="Cambria Math" w:hAnsi="Cambria Math"/>
                      </w:rPr>
                      <m:t>t</m:t>
                    </m:r>
                  </w:ins>
                </m:e>
                <m:sub>
                  <w:ins w:id="7163" w:author="The Si Tran" w:date="2012-12-06T03:14:00Z">
                    <m:r>
                      <w:rPr>
                        <w:rFonts w:ascii="Cambria Math" w:hAnsi="Cambria Math"/>
                      </w:rPr>
                      <m:t>i</m:t>
                    </m:r>
                  </w:ins>
                </m:sub>
              </m:sSub>
              <w:ins w:id="7164" w:author="The Si Tran" w:date="2012-12-06T03:14:00Z">
                <m:r>
                  <m:rPr>
                    <m:sty m:val="p"/>
                  </m:rPr>
                  <w:rPr>
                    <w:rFonts w:ascii="Cambria Math" w:hAnsi="Cambria Math"/>
                  </w:rPr>
                  <m:t>-</m:t>
                </m:r>
              </w:ins>
              <m:sSub>
                <m:sSubPr>
                  <m:ctrlPr>
                    <w:ins w:id="7165" w:author="The Si Tran" w:date="2012-12-06T03:14:00Z">
                      <w:rPr>
                        <w:rFonts w:ascii="Cambria Math" w:hAnsi="Cambria Math"/>
                      </w:rPr>
                    </w:ins>
                  </m:ctrlPr>
                </m:sSubPr>
                <m:e>
                  <w:ins w:id="7166" w:author="The Si Tran" w:date="2012-12-06T03:14:00Z">
                    <m:r>
                      <w:rPr>
                        <w:rFonts w:ascii="Cambria Math" w:hAnsi="Cambria Math"/>
                      </w:rPr>
                      <m:t>o</m:t>
                    </m:r>
                  </w:ins>
                </m:e>
                <m:sub>
                  <w:ins w:id="7167" w:author="The Si Tran" w:date="2012-12-06T03:14:00Z">
                    <m:r>
                      <w:rPr>
                        <w:rFonts w:ascii="Cambria Math" w:hAnsi="Cambria Math"/>
                      </w:rPr>
                      <m:t>i</m:t>
                    </m:r>
                  </w:ins>
                </m:sub>
              </m:sSub>
            </m:e>
          </m:d>
          <m:f>
            <m:fPr>
              <m:ctrlPr>
                <w:ins w:id="7168" w:author="The Si Tran" w:date="2012-12-06T03:14:00Z">
                  <w:rPr>
                    <w:rFonts w:ascii="Cambria Math" w:hAnsi="Cambria Math"/>
                  </w:rPr>
                </w:ins>
              </m:ctrlPr>
            </m:fPr>
            <m:num>
              <w:ins w:id="7169" w:author="The Si Tran" w:date="2012-12-06T03:14:00Z">
                <m:r>
                  <w:rPr>
                    <w:rFonts w:ascii="Cambria Math" w:hAnsi="Cambria Math"/>
                  </w:rPr>
                  <m:t>∂</m:t>
                </m:r>
              </w:ins>
              <m:d>
                <m:dPr>
                  <m:ctrlPr>
                    <w:ins w:id="7170" w:author="The Si Tran" w:date="2012-12-06T03:14:00Z">
                      <w:rPr>
                        <w:rFonts w:ascii="Cambria Math" w:hAnsi="Cambria Math"/>
                      </w:rPr>
                    </w:ins>
                  </m:ctrlPr>
                </m:dPr>
                <m:e>
                  <m:sSub>
                    <m:sSubPr>
                      <m:ctrlPr>
                        <w:ins w:id="7171" w:author="The Si Tran" w:date="2012-12-06T03:14:00Z">
                          <w:rPr>
                            <w:rFonts w:ascii="Cambria Math" w:hAnsi="Cambria Math"/>
                          </w:rPr>
                        </w:ins>
                      </m:ctrlPr>
                    </m:sSubPr>
                    <m:e>
                      <w:ins w:id="7172" w:author="The Si Tran" w:date="2012-12-06T03:14:00Z">
                        <m:r>
                          <w:rPr>
                            <w:rFonts w:ascii="Cambria Math" w:hAnsi="Cambria Math"/>
                          </w:rPr>
                          <m:t>t</m:t>
                        </m:r>
                      </w:ins>
                    </m:e>
                    <m:sub>
                      <w:ins w:id="7173" w:author="The Si Tran" w:date="2012-12-06T03:14:00Z">
                        <m:r>
                          <w:rPr>
                            <w:rFonts w:ascii="Cambria Math" w:hAnsi="Cambria Math"/>
                          </w:rPr>
                          <m:t>i</m:t>
                        </m:r>
                      </w:ins>
                    </m:sub>
                  </m:sSub>
                  <w:ins w:id="7174" w:author="The Si Tran" w:date="2012-12-06T03:14:00Z">
                    <m:r>
                      <m:rPr>
                        <m:sty m:val="p"/>
                      </m:rPr>
                      <w:rPr>
                        <w:rFonts w:ascii="Cambria Math" w:hAnsi="Cambria Math"/>
                      </w:rPr>
                      <m:t>-</m:t>
                    </m:r>
                  </w:ins>
                  <m:sSub>
                    <m:sSubPr>
                      <m:ctrlPr>
                        <w:ins w:id="7175" w:author="The Si Tran" w:date="2012-12-06T03:14:00Z">
                          <w:rPr>
                            <w:rFonts w:ascii="Cambria Math" w:hAnsi="Cambria Math"/>
                          </w:rPr>
                        </w:ins>
                      </m:ctrlPr>
                    </m:sSubPr>
                    <m:e>
                      <w:ins w:id="7176" w:author="The Si Tran" w:date="2012-12-06T03:14:00Z">
                        <m:r>
                          <w:rPr>
                            <w:rFonts w:ascii="Cambria Math" w:hAnsi="Cambria Math"/>
                          </w:rPr>
                          <m:t>o</m:t>
                        </m:r>
                      </w:ins>
                    </m:e>
                    <m:sub>
                      <w:ins w:id="7177" w:author="The Si Tran" w:date="2012-12-06T03:14:00Z">
                        <m:r>
                          <w:rPr>
                            <w:rFonts w:ascii="Cambria Math" w:hAnsi="Cambria Math"/>
                          </w:rPr>
                          <m:t>i</m:t>
                        </m:r>
                      </w:ins>
                    </m:sub>
                  </m:sSub>
                </m:e>
              </m:d>
            </m:num>
            <m:den>
              <w:ins w:id="7178" w:author="The Si Tran" w:date="2012-12-06T03:14:00Z">
                <m:r>
                  <w:rPr>
                    <w:rFonts w:ascii="Cambria Math" w:hAnsi="Cambria Math"/>
                  </w:rPr>
                  <m:t>∂</m:t>
                </m:r>
              </w:ins>
              <m:sSub>
                <m:sSubPr>
                  <m:ctrlPr>
                    <w:ins w:id="7179" w:author="The Si Tran" w:date="2012-12-06T03:15:00Z">
                      <w:rPr>
                        <w:rFonts w:ascii="Cambria Math" w:hAnsi="Cambria Math"/>
                      </w:rPr>
                    </w:ins>
                  </m:ctrlPr>
                </m:sSubPr>
                <m:e>
                  <w:ins w:id="7180" w:author="The Si Tran" w:date="2012-12-06T03:15:00Z">
                    <m:r>
                      <w:rPr>
                        <w:rFonts w:ascii="Cambria Math" w:hAnsi="Cambria Math"/>
                      </w:rPr>
                      <m:t>o</m:t>
                    </m:r>
                  </w:ins>
                </m:e>
                <m:sub>
                  <w:ins w:id="7181" w:author="The Si Tran" w:date="2012-12-06T03:15:00Z">
                    <m:r>
                      <w:rPr>
                        <w:rFonts w:ascii="Cambria Math" w:hAnsi="Cambria Math"/>
                      </w:rPr>
                      <m:t>i</m:t>
                    </m:r>
                  </w:ins>
                </m:sub>
              </m:sSub>
            </m:den>
          </m:f>
          <w:ins w:id="7182" w:author="The Si Tran" w:date="2012-12-06T03:17:00Z">
            <m:r>
              <m:rPr>
                <m:sty m:val="p"/>
              </m:rPr>
              <w:rPr>
                <w:rFonts w:ascii="Cambria Math" w:hAnsi="Cambria Math"/>
              </w:rPr>
              <m:t>=-</m:t>
            </m:r>
          </w:ins>
          <m:d>
            <m:dPr>
              <m:ctrlPr>
                <w:ins w:id="7183" w:author="The Si Tran" w:date="2012-12-06T03:17:00Z">
                  <w:rPr>
                    <w:rFonts w:ascii="Cambria Math" w:hAnsi="Cambria Math"/>
                  </w:rPr>
                </w:ins>
              </m:ctrlPr>
            </m:dPr>
            <m:e>
              <m:sSub>
                <m:sSubPr>
                  <m:ctrlPr>
                    <w:ins w:id="7184" w:author="The Si Tran" w:date="2012-12-06T03:17:00Z">
                      <w:rPr>
                        <w:rFonts w:ascii="Cambria Math" w:hAnsi="Cambria Math"/>
                      </w:rPr>
                    </w:ins>
                  </m:ctrlPr>
                </m:sSubPr>
                <m:e>
                  <w:ins w:id="7185" w:author="The Si Tran" w:date="2012-12-06T03:17:00Z">
                    <m:r>
                      <w:rPr>
                        <w:rFonts w:ascii="Cambria Math" w:hAnsi="Cambria Math"/>
                      </w:rPr>
                      <m:t>t</m:t>
                    </m:r>
                  </w:ins>
                </m:e>
                <m:sub>
                  <w:ins w:id="7186" w:author="The Si Tran" w:date="2012-12-06T03:17:00Z">
                    <m:r>
                      <w:rPr>
                        <w:rFonts w:ascii="Cambria Math" w:hAnsi="Cambria Math"/>
                      </w:rPr>
                      <m:t>i</m:t>
                    </m:r>
                  </w:ins>
                </m:sub>
              </m:sSub>
              <w:ins w:id="7187" w:author="The Si Tran" w:date="2012-12-06T03:17:00Z">
                <m:r>
                  <m:rPr>
                    <m:sty m:val="p"/>
                  </m:rPr>
                  <w:rPr>
                    <w:rFonts w:ascii="Cambria Math" w:hAnsi="Cambria Math"/>
                  </w:rPr>
                  <m:t>-</m:t>
                </m:r>
              </w:ins>
              <m:sSub>
                <m:sSubPr>
                  <m:ctrlPr>
                    <w:ins w:id="7188" w:author="The Si Tran" w:date="2012-12-06T03:17:00Z">
                      <w:rPr>
                        <w:rFonts w:ascii="Cambria Math" w:hAnsi="Cambria Math"/>
                      </w:rPr>
                    </w:ins>
                  </m:ctrlPr>
                </m:sSubPr>
                <m:e>
                  <w:ins w:id="7189" w:author="The Si Tran" w:date="2012-12-06T03:17:00Z">
                    <m:r>
                      <w:rPr>
                        <w:rFonts w:ascii="Cambria Math" w:hAnsi="Cambria Math"/>
                      </w:rPr>
                      <m:t>o</m:t>
                    </m:r>
                  </w:ins>
                </m:e>
                <m:sub>
                  <w:ins w:id="7190"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191" w:author="The Si Tran" w:date="2012-12-06T03:15:00Z">
        <w:r w:rsidRPr="00AF1345" w:rsidDel="00EF4DD4">
          <w:rPr>
            <w:rFonts w:ascii="Times New Roman" w:hAnsi="Times New Roman"/>
            <w:position w:val="-66"/>
            <w:sz w:val="26"/>
            <w:szCs w:val="26"/>
          </w:rPr>
          <w:object w:dxaOrig="3120" w:dyaOrig="1760" w14:anchorId="3D3276CE">
            <v:shape id="_x0000_i1128" type="#_x0000_t75" style="width:201.6pt;height:115.8pt" o:ole="">
              <v:imagedata r:id="rId256" o:title=""/>
            </v:shape>
            <o:OLEObject Type="Embed" ProgID="Equation.DSMT4" ShapeID="_x0000_i1128" DrawAspect="Content" ObjectID="_1417199899" r:id="rId257"/>
          </w:object>
        </w:r>
      </w:del>
    </w:p>
    <w:p w14:paraId="285777E3" w14:textId="1B352A76" w:rsidR="0088753F" w:rsidRDefault="00D21E01" w:rsidP="0088753F">
      <w:pPr>
        <w:pStyle w:val="ListParagraph"/>
        <w:spacing w:after="0" w:line="360" w:lineRule="auto"/>
        <w:ind w:left="0"/>
        <w:rPr>
          <w:ins w:id="7192" w:author="The Si Tran" w:date="2012-12-06T03:16:00Z"/>
          <w:rFonts w:ascii="Times New Roman" w:hAnsi="Times New Roman"/>
          <w:position w:val="-30"/>
          <w:sz w:val="26"/>
          <w:szCs w:val="26"/>
        </w:rPr>
      </w:pPr>
      <w:ins w:id="7193" w:author="The Si Tran" w:date="2012-12-14T05:42:00Z">
        <w:r w:rsidRPr="00032D83">
          <w:rPr>
            <w:noProof/>
            <w:szCs w:val="26"/>
          </w:rPr>
          <mc:AlternateContent>
            <mc:Choice Requires="wps">
              <w:drawing>
                <wp:anchor distT="0" distB="0" distL="114300" distR="114300" simplePos="0" relativeHeight="251639296" behindDoc="0" locked="0" layoutInCell="1" allowOverlap="1" wp14:anchorId="559E3426" wp14:editId="1B621615">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276DB6" w:rsidRDefault="00276DB6">
                              <w:pPr>
                                <w:pStyle w:val="EquationIndex"/>
                                <w:pPrChange w:id="7194" w:author="The Si Tran" w:date="2012-12-16T17:31:00Z">
                                  <w:pPr/>
                                </w:pPrChange>
                              </w:pPr>
                              <w:ins w:id="7195" w:author="The Si Tran" w:date="2012-12-06T02:41:00Z">
                                <w:r>
                                  <w:t>(4.</w:t>
                                </w:r>
                              </w:ins>
                              <w:ins w:id="7196" w:author="The Si Tran" w:date="2012-12-06T02:44:00Z">
                                <w:r>
                                  <w:t>9</w:t>
                                </w:r>
                              </w:ins>
                              <w:ins w:id="71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100" type="#_x0000_t202" style="position:absolute;left:0;text-align:left;margin-left:411.9pt;margin-top:39.45pt;width:41.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ciDO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276DB6" w:rsidRDefault="00276DB6">
                        <w:pPr>
                          <w:pStyle w:val="EquationIndex"/>
                          <w:pPrChange w:id="7198" w:author="The Si Tran" w:date="2012-12-16T17:31:00Z">
                            <w:pPr/>
                          </w:pPrChange>
                        </w:pPr>
                        <w:ins w:id="7199" w:author="The Si Tran" w:date="2012-12-06T02:41:00Z">
                          <w:r>
                            <w:t>(4.</w:t>
                          </w:r>
                        </w:ins>
                        <w:ins w:id="7200" w:author="The Si Tran" w:date="2012-12-06T02:44:00Z">
                          <w:r>
                            <w:t>9</w:t>
                          </w:r>
                        </w:ins>
                        <w:ins w:id="7201"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202" w:author="The Si Tran" w:date="2012-12-14T05:41:00Z">
        <w:r w:rsidR="00BC0EFC">
          <w:rPr>
            <w:rFonts w:ascii="Times New Roman" w:hAnsi="Times New Roman"/>
            <w:position w:val="-30"/>
            <w:sz w:val="26"/>
            <w:szCs w:val="26"/>
          </w:rPr>
          <w:t>4.</w:t>
        </w:r>
      </w:ins>
      <w:del w:id="720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204" w:author="The Si Tran" w:date="2012-12-14T05:41:00Z">
        <w:r w:rsidR="00BC0EFC">
          <w:rPr>
            <w:rFonts w:ascii="Times New Roman" w:hAnsi="Times New Roman"/>
            <w:position w:val="-30"/>
            <w:sz w:val="26"/>
            <w:szCs w:val="26"/>
          </w:rPr>
          <w:t>4</w:t>
        </w:r>
      </w:ins>
      <w:del w:id="720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206" w:author="The Si Tran" w:date="2012-12-14T05:41:00Z">
        <w:r w:rsidR="00BC0EFC">
          <w:rPr>
            <w:rFonts w:ascii="Times New Roman" w:hAnsi="Times New Roman"/>
            <w:position w:val="-30"/>
            <w:sz w:val="26"/>
            <w:szCs w:val="26"/>
          </w:rPr>
          <w:t>4</w:t>
        </w:r>
      </w:ins>
      <w:del w:id="720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276DB6">
      <w:pPr>
        <w:pStyle w:val="EquationIndex"/>
        <w:rPr>
          <w:del w:id="7208" w:author="The Si Tran" w:date="2012-12-06T03:18:00Z"/>
          <w:position w:val="-30"/>
        </w:rPr>
        <w:pPrChange w:id="7209" w:author="The Si Tran" w:date="2012-12-15T08:05:00Z">
          <w:pPr>
            <w:pStyle w:val="ListParagraph"/>
            <w:spacing w:after="0" w:line="360" w:lineRule="auto"/>
            <w:ind w:left="0"/>
          </w:pPr>
        </w:pPrChange>
      </w:pPr>
      <m:oMathPara>
        <m:oMath>
          <m:f>
            <m:fPr>
              <m:ctrlPr>
                <w:ins w:id="7210" w:author="The Si Tran" w:date="2012-12-06T03:16:00Z">
                  <w:rPr>
                    <w:rFonts w:ascii="Cambria Math" w:eastAsia="Times New Roman" w:hAnsi="Cambria Math"/>
                  </w:rPr>
                </w:ins>
              </m:ctrlPr>
            </m:fPr>
            <m:num>
              <w:ins w:id="7211" w:author="The Si Tran" w:date="2012-12-06T03:16:00Z">
                <m:r>
                  <m:rPr>
                    <m:sty m:val="p"/>
                  </m:rPr>
                  <w:rPr>
                    <w:rFonts w:ascii="Cambria Math" w:hAnsi="Cambria Math"/>
                  </w:rPr>
                  <m:t>∂E</m:t>
                </m:r>
              </w:ins>
            </m:num>
            <m:den>
              <w:ins w:id="7212" w:author="The Si Tran" w:date="2012-12-06T03:16:00Z">
                <m:r>
                  <m:rPr>
                    <m:sty m:val="p"/>
                  </m:rPr>
                  <w:rPr>
                    <w:rFonts w:ascii="Cambria Math" w:hAnsi="Cambria Math"/>
                  </w:rPr>
                  <m:t>∂</m:t>
                </m:r>
              </w:ins>
              <m:sSub>
                <m:sSubPr>
                  <m:ctrlPr>
                    <w:ins w:id="7213" w:author="The Si Tran" w:date="2012-12-06T03:16:00Z">
                      <w:rPr>
                        <w:rFonts w:ascii="Cambria Math" w:eastAsia="Times New Roman" w:hAnsi="Cambria Math"/>
                      </w:rPr>
                    </w:ins>
                  </m:ctrlPr>
                </m:sSubPr>
                <m:e>
                  <w:ins w:id="7214" w:author="The Si Tran" w:date="2012-12-06T03:16:00Z">
                    <m:r>
                      <m:rPr>
                        <m:sty m:val="p"/>
                      </m:rPr>
                      <w:rPr>
                        <w:rFonts w:ascii="Cambria Math" w:hAnsi="Cambria Math"/>
                      </w:rPr>
                      <m:t>w</m:t>
                    </m:r>
                  </w:ins>
                </m:e>
                <m:sub>
                  <w:ins w:id="7215" w:author="The Si Tran" w:date="2012-12-06T03:16:00Z">
                    <m:r>
                      <m:rPr>
                        <m:sty m:val="p"/>
                      </m:rPr>
                      <w:rPr>
                        <w:rFonts w:ascii="Cambria Math" w:hAnsi="Cambria Math"/>
                      </w:rPr>
                      <m:t>ij</m:t>
                    </m:r>
                  </w:ins>
                </m:sub>
              </m:sSub>
            </m:den>
          </m:f>
          <w:ins w:id="7216" w:author="The Si Tran" w:date="2012-12-06T03:16:00Z">
            <m:r>
              <m:rPr>
                <m:sty m:val="p"/>
              </m:rPr>
              <w:rPr>
                <w:rFonts w:ascii="Cambria Math" w:hAnsi="Cambria Math"/>
              </w:rPr>
              <m:t>=</m:t>
            </m:r>
          </w:ins>
          <w:ins w:id="7217" w:author="The Si Tran" w:date="2012-12-06T03:18:00Z">
            <m:r>
              <m:rPr>
                <m:sty m:val="p"/>
              </m:rPr>
              <w:rPr>
                <w:rFonts w:ascii="Cambria Math" w:hAnsi="Cambria Math"/>
              </w:rPr>
              <m:t>-</m:t>
            </m:r>
          </w:ins>
          <m:d>
            <m:dPr>
              <m:ctrlPr>
                <w:ins w:id="7218" w:author="The Si Tran" w:date="2012-12-06T03:17:00Z">
                  <w:rPr>
                    <w:rFonts w:ascii="Cambria Math" w:eastAsia="Times New Roman" w:hAnsi="Cambria Math"/>
                  </w:rPr>
                </w:ins>
              </m:ctrlPr>
            </m:dPr>
            <m:e>
              <m:sSub>
                <m:sSubPr>
                  <m:ctrlPr>
                    <w:ins w:id="7219" w:author="The Si Tran" w:date="2012-12-06T03:17:00Z">
                      <w:rPr>
                        <w:rFonts w:ascii="Cambria Math" w:eastAsia="Times New Roman" w:hAnsi="Cambria Math"/>
                      </w:rPr>
                    </w:ins>
                  </m:ctrlPr>
                </m:sSubPr>
                <m:e>
                  <w:ins w:id="7220" w:author="The Si Tran" w:date="2012-12-06T03:17:00Z">
                    <m:r>
                      <w:rPr>
                        <w:rFonts w:ascii="Cambria Math" w:hAnsi="Cambria Math"/>
                      </w:rPr>
                      <m:t>t</m:t>
                    </m:r>
                  </w:ins>
                </m:e>
                <m:sub>
                  <w:ins w:id="7221" w:author="The Si Tran" w:date="2012-12-06T03:17:00Z">
                    <m:r>
                      <w:rPr>
                        <w:rFonts w:ascii="Cambria Math" w:hAnsi="Cambria Math"/>
                      </w:rPr>
                      <m:t>i</m:t>
                    </m:r>
                  </w:ins>
                </m:sub>
              </m:sSub>
              <w:ins w:id="7222" w:author="The Si Tran" w:date="2012-12-06T03:17:00Z">
                <m:r>
                  <m:rPr>
                    <m:sty m:val="p"/>
                  </m:rPr>
                  <w:rPr>
                    <w:rFonts w:ascii="Cambria Math" w:hAnsi="Cambria Math"/>
                  </w:rPr>
                  <m:t>-</m:t>
                </m:r>
              </w:ins>
              <m:sSub>
                <m:sSubPr>
                  <m:ctrlPr>
                    <w:ins w:id="7223" w:author="The Si Tran" w:date="2012-12-06T03:17:00Z">
                      <w:rPr>
                        <w:rFonts w:ascii="Cambria Math" w:eastAsia="Times New Roman" w:hAnsi="Cambria Math"/>
                      </w:rPr>
                    </w:ins>
                  </m:ctrlPr>
                </m:sSubPr>
                <m:e>
                  <w:ins w:id="7224" w:author="The Si Tran" w:date="2012-12-06T03:17:00Z">
                    <m:r>
                      <w:rPr>
                        <w:rFonts w:ascii="Cambria Math" w:hAnsi="Cambria Math"/>
                      </w:rPr>
                      <m:t>o</m:t>
                    </m:r>
                  </w:ins>
                </m:e>
                <m:sub>
                  <w:ins w:id="7225" w:author="The Si Tran" w:date="2012-12-06T03:17:00Z">
                    <m:r>
                      <w:rPr>
                        <w:rFonts w:ascii="Cambria Math" w:hAnsi="Cambria Math"/>
                      </w:rPr>
                      <m:t>i</m:t>
                    </m:r>
                  </w:ins>
                </m:sub>
              </m:sSub>
            </m:e>
          </m:d>
          <w:ins w:id="7226" w:author="The Si Tran" w:date="2012-12-06T03:18:00Z">
            <m:r>
              <m:rPr>
                <m:sty m:val="p"/>
              </m:rPr>
              <w:rPr>
                <w:rFonts w:ascii="Cambria Math" w:hAnsi="Cambria Math"/>
              </w:rPr>
              <m:t>*</m:t>
            </m:r>
          </w:ins>
          <m:sSup>
            <m:sSupPr>
              <m:ctrlPr>
                <w:ins w:id="7227" w:author="The Si Tran" w:date="2012-12-06T03:18:00Z">
                  <w:rPr>
                    <w:rFonts w:ascii="Cambria Math" w:eastAsia="Times New Roman" w:hAnsi="Cambria Math"/>
                  </w:rPr>
                </w:ins>
              </m:ctrlPr>
            </m:sSupPr>
            <m:e>
              <w:ins w:id="7228" w:author="The Si Tran" w:date="2012-12-06T03:18:00Z">
                <m:r>
                  <m:rPr>
                    <m:sty m:val="p"/>
                  </m:rPr>
                  <w:rPr>
                    <w:rFonts w:ascii="Cambria Math" w:hAnsi="Cambria Math"/>
                  </w:rPr>
                  <m:t>f</m:t>
                </m:r>
              </w:ins>
            </m:e>
            <m:sup>
              <w:ins w:id="7229" w:author="The Si Tran" w:date="2012-12-06T03:18:00Z">
                <m:r>
                  <m:rPr>
                    <m:sty m:val="p"/>
                  </m:rPr>
                  <w:rPr>
                    <w:rFonts w:ascii="Cambria Math" w:hAnsi="Cambria Math"/>
                  </w:rPr>
                  <m:t>'</m:t>
                </m:r>
              </w:ins>
            </m:sup>
          </m:sSup>
          <m:d>
            <m:dPr>
              <m:ctrlPr>
                <w:ins w:id="7230" w:author="The Si Tran" w:date="2012-12-06T03:18:00Z">
                  <w:rPr>
                    <w:rFonts w:ascii="Cambria Math" w:hAnsi="Cambria Math"/>
                  </w:rPr>
                </w:ins>
              </m:ctrlPr>
            </m:dPr>
            <m:e>
              <m:sSub>
                <m:sSubPr>
                  <m:ctrlPr>
                    <w:ins w:id="7231" w:author="The Si Tran" w:date="2012-12-06T03:18:00Z">
                      <w:rPr>
                        <w:rFonts w:ascii="Cambria Math" w:eastAsia="Times New Roman" w:hAnsi="Cambria Math"/>
                      </w:rPr>
                    </w:ins>
                  </m:ctrlPr>
                </m:sSubPr>
                <m:e>
                  <w:ins w:id="7232" w:author="The Si Tran" w:date="2012-12-06T03:18:00Z">
                    <m:r>
                      <m:rPr>
                        <m:sty m:val="p"/>
                      </m:rPr>
                      <w:rPr>
                        <w:rFonts w:ascii="Cambria Math" w:hAnsi="Cambria Math"/>
                      </w:rPr>
                      <m:t>net</m:t>
                    </m:r>
                  </w:ins>
                </m:e>
                <m:sub>
                  <w:ins w:id="7233" w:author="The Si Tran" w:date="2012-12-06T03:18:00Z">
                    <m:r>
                      <m:rPr>
                        <m:sty m:val="p"/>
                      </m:rPr>
                      <w:rPr>
                        <w:rFonts w:ascii="Cambria Math" w:hAnsi="Cambria Math"/>
                      </w:rPr>
                      <m:t>i</m:t>
                    </m:r>
                  </w:ins>
                </m:sub>
              </m:sSub>
            </m:e>
          </m:d>
          <m:sSub>
            <m:sSubPr>
              <m:ctrlPr>
                <w:ins w:id="7234" w:author="The Si Tran" w:date="2012-12-06T03:18:00Z">
                  <w:rPr>
                    <w:rFonts w:ascii="Cambria Math" w:eastAsia="Times New Roman" w:hAnsi="Cambria Math"/>
                  </w:rPr>
                </w:ins>
              </m:ctrlPr>
            </m:sSubPr>
            <m:e>
              <w:ins w:id="7235" w:author="The Si Tran" w:date="2012-12-06T03:18:00Z">
                <m:r>
                  <m:rPr>
                    <m:sty m:val="p"/>
                  </m:rPr>
                  <w:rPr>
                    <w:rFonts w:ascii="Cambria Math" w:hAnsi="Cambria Math"/>
                  </w:rPr>
                  <m:t>o</m:t>
                </m:r>
              </w:ins>
            </m:e>
            <m:sub>
              <w:ins w:id="7236" w:author="The Si Tran" w:date="2012-12-06T03:18:00Z">
                <m:r>
                  <m:rPr>
                    <m:sty m:val="p"/>
                  </m:rPr>
                  <w:rPr>
                    <w:rFonts w:ascii="Cambria Math" w:hAnsi="Cambria Math"/>
                  </w:rPr>
                  <m:t>j</m:t>
                </m:r>
              </w:ins>
              <w:ins w:id="7237"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238" w:author="The Si Tran" w:date="2012-12-15T08:05:00Z">
          <w:pPr>
            <w:pStyle w:val="ListParagraph"/>
            <w:spacing w:after="0" w:line="360" w:lineRule="auto"/>
            <w:ind w:left="0"/>
          </w:pPr>
        </w:pPrChange>
      </w:pPr>
      <w:del w:id="7239" w:author="The Si Tran" w:date="2012-12-06T03:18:00Z">
        <w:r w:rsidRPr="0049233F" w:rsidDel="002D525D">
          <w:rPr>
            <w:position w:val="-30"/>
          </w:rPr>
          <w:delText xml:space="preserve">            </w:delText>
        </w:r>
        <w:r w:rsidRPr="00AF1345" w:rsidDel="002D525D">
          <w:object w:dxaOrig="3400" w:dyaOrig="700" w14:anchorId="54048B82">
            <v:shape id="_x0000_i1129" type="#_x0000_t75" style="width:230.4pt;height:50.1pt" o:ole="">
              <v:imagedata r:id="rId258" o:title=""/>
            </v:shape>
            <o:OLEObject Type="Embed" ProgID="Equation.DSMT4" ShapeID="_x0000_i1129" DrawAspect="Content" ObjectID="_1417199900" r:id="rId259"/>
          </w:object>
        </w:r>
      </w:del>
    </w:p>
    <w:p w14:paraId="12EBE08E" w14:textId="61AAC1A3" w:rsidR="0088753F" w:rsidRDefault="00E20E05">
      <w:pPr>
        <w:pStyle w:val="BuletL1"/>
        <w:rPr>
          <w:ins w:id="7240" w:author="The Si Tran" w:date="2012-12-06T03:19:00Z"/>
        </w:rPr>
        <w:pPrChange w:id="7241" w:author="The Si Tran" w:date="2012-12-16T17:31:00Z">
          <w:pPr>
            <w:pStyle w:val="ListParagraph"/>
            <w:numPr>
              <w:numId w:val="4"/>
            </w:numPr>
            <w:spacing w:after="0" w:line="360" w:lineRule="auto"/>
            <w:ind w:left="0" w:hanging="360"/>
          </w:pPr>
        </w:pPrChange>
      </w:pPr>
      <w:ins w:id="7242" w:author="The Si Tran" w:date="2012-12-14T05:43:00Z">
        <w:r w:rsidRPr="00097101">
          <w:rPr>
            <w:noProof/>
            <w:lang w:val="en-US"/>
            <w:rPrChange w:id="7243" w:author="Unknown">
              <w:rPr>
                <w:noProof/>
              </w:rPr>
            </w:rPrChange>
          </w:rPr>
          <mc:AlternateContent>
            <mc:Choice Requires="wps">
              <w:drawing>
                <wp:anchor distT="0" distB="0" distL="114300" distR="114300" simplePos="0" relativeHeight="251651584" behindDoc="0" locked="0" layoutInCell="1" allowOverlap="1" wp14:anchorId="0BC2898F" wp14:editId="1CF5EA83">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276DB6" w:rsidRDefault="00276DB6">
                              <w:pPr>
                                <w:pStyle w:val="EquationIndex"/>
                                <w:pPrChange w:id="7244" w:author="The Si Tran" w:date="2012-12-16T08:25:00Z">
                                  <w:pPr/>
                                </w:pPrChange>
                              </w:pPr>
                              <w:ins w:id="7245" w:author="The Si Tran" w:date="2012-12-06T02:41:00Z">
                                <w:r>
                                  <w:t>(4.</w:t>
                                </w:r>
                              </w:ins>
                              <w:ins w:id="7246" w:author="The Si Tran" w:date="2012-12-06T02:44:00Z">
                                <w:r>
                                  <w:t>10</w:t>
                                </w:r>
                              </w:ins>
                              <w:ins w:id="724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1" type="#_x0000_t202" style="position:absolute;left:0;text-align:left;margin-left:402.3pt;margin-top:74.25pt;width:51pt;height:28.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u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" fillcolor="white [3201]" stroked="f" strokeweight=".5pt">
                  <v:textbox>
                    <w:txbxContent>
                      <w:p w14:paraId="31D0E72E" w14:textId="67068AA6" w:rsidR="00276DB6" w:rsidRDefault="00276DB6">
                        <w:pPr>
                          <w:pStyle w:val="EquationIndex"/>
                          <w:pPrChange w:id="7248" w:author="The Si Tran" w:date="2012-12-16T08:25:00Z">
                            <w:pPr/>
                          </w:pPrChange>
                        </w:pPr>
                        <w:ins w:id="7249" w:author="The Si Tran" w:date="2012-12-06T02:41:00Z">
                          <w:r>
                            <w:t>(4.</w:t>
                          </w:r>
                        </w:ins>
                        <w:ins w:id="7250" w:author="The Si Tran" w:date="2012-12-06T02:44:00Z">
                          <w:r>
                            <w:t>10</w:t>
                          </w:r>
                        </w:ins>
                        <w:ins w:id="7251" w:author="The Si Tran" w:date="2012-12-06T02:41:00Z">
                          <w:r>
                            <w:t>)</w:t>
                          </w:r>
                        </w:ins>
                      </w:p>
                    </w:txbxContent>
                  </v:textbox>
                </v:shape>
              </w:pict>
            </mc:Fallback>
          </mc:AlternateContent>
        </w:r>
      </w:ins>
      <w:r w:rsidR="0088753F" w:rsidRPr="0049233F">
        <w:t xml:space="preserve">Nếu đơn vị </w:t>
      </w:r>
      <w:r w:rsidR="0088753F" w:rsidRPr="0049233F">
        <w:rPr>
          <w:i/>
        </w:rPr>
        <w:t>i</w:t>
      </w:r>
      <w:r w:rsidR="0088753F" w:rsidRPr="0049233F">
        <w:t xml:space="preserve"> là đơn vị ở tầng ẩn ở tầng ẩn thì việc tính toán phức tạp hơn bởi vì giá trị xuất của </w:t>
      </w:r>
      <w:r w:rsidR="0088753F" w:rsidRPr="0049233F">
        <w:rPr>
          <w:i/>
        </w:rPr>
        <w:t>i</w:t>
      </w:r>
      <w:r w:rsidR="0088753F" w:rsidRPr="0049233F">
        <w:t xml:space="preserve"> không ảnh hưởng trực tiếp lên giá trị xuất của mạng neuron mà ảnh hưởng gián tiếp thông qua các đơn vị ở sau nó.</w:t>
      </w:r>
    </w:p>
    <w:p w14:paraId="7E125C68" w14:textId="256F4FC4" w:rsidR="002D525D" w:rsidRPr="002D525D" w:rsidRDefault="00276DB6">
      <w:pPr>
        <w:pStyle w:val="ListParagraph"/>
        <w:spacing w:after="0" w:line="360" w:lineRule="auto"/>
        <w:ind w:left="0" w:firstLine="0"/>
        <w:rPr>
          <w:rFonts w:ascii="Times New Roman" w:hAnsi="Times New Roman"/>
          <w:sz w:val="26"/>
          <w:szCs w:val="26"/>
        </w:rPr>
        <w:pPrChange w:id="7252" w:author="The Si Tran" w:date="2012-12-06T03:19:00Z">
          <w:pPr>
            <w:pStyle w:val="ListParagraph"/>
            <w:numPr>
              <w:numId w:val="4"/>
            </w:numPr>
            <w:spacing w:after="0" w:line="360" w:lineRule="auto"/>
            <w:ind w:left="0" w:hanging="360"/>
          </w:pPr>
        </w:pPrChange>
      </w:pPr>
      <m:oMathPara>
        <m:oMath>
          <m:f>
            <m:fPr>
              <m:ctrlPr>
                <w:ins w:id="7253" w:author="The Si Tran" w:date="2012-12-06T03:19:00Z">
                  <w:rPr>
                    <w:rFonts w:ascii="Cambria Math" w:eastAsia="Times New Roman" w:hAnsi="Cambria Math"/>
                    <w:i/>
                    <w:sz w:val="26"/>
                    <w:szCs w:val="26"/>
                  </w:rPr>
                </w:ins>
              </m:ctrlPr>
            </m:fPr>
            <m:num>
              <w:ins w:id="7254" w:author="The Si Tran" w:date="2012-12-06T03:19:00Z">
                <m:r>
                  <w:rPr>
                    <w:rFonts w:ascii="Cambria Math" w:hAnsi="Cambria Math"/>
                    <w:sz w:val="26"/>
                    <w:szCs w:val="26"/>
                    <w:rPrChange w:id="7255" w:author="The Si Tran" w:date="2012-12-06T03:20:00Z">
                      <w:rPr>
                        <w:rFonts w:ascii="Cambria Math" w:hAnsi="Cambria Math"/>
                        <w:szCs w:val="26"/>
                      </w:rPr>
                    </w:rPrChange>
                  </w:rPr>
                  <m:t>∂E</m:t>
                </m:r>
              </w:ins>
            </m:num>
            <m:den>
              <w:ins w:id="7256" w:author="The Si Tran" w:date="2012-12-06T03:19:00Z">
                <m:r>
                  <w:rPr>
                    <w:rFonts w:ascii="Cambria Math" w:hAnsi="Cambria Math"/>
                    <w:sz w:val="26"/>
                    <w:szCs w:val="26"/>
                    <w:rPrChange w:id="7257" w:author="The Si Tran" w:date="2012-12-06T03:20:00Z">
                      <w:rPr>
                        <w:rFonts w:ascii="Cambria Math" w:hAnsi="Cambria Math"/>
                        <w:szCs w:val="26"/>
                      </w:rPr>
                    </w:rPrChange>
                  </w:rPr>
                  <m:t>∂</m:t>
                </m:r>
              </w:ins>
              <m:sSub>
                <m:sSubPr>
                  <m:ctrlPr>
                    <w:ins w:id="7258" w:author="The Si Tran" w:date="2012-12-06T03:19:00Z">
                      <w:rPr>
                        <w:rFonts w:ascii="Cambria Math" w:eastAsia="Times New Roman" w:hAnsi="Cambria Math"/>
                        <w:i/>
                        <w:sz w:val="26"/>
                        <w:szCs w:val="26"/>
                      </w:rPr>
                    </w:ins>
                  </m:ctrlPr>
                </m:sSubPr>
                <m:e>
                  <w:ins w:id="7259" w:author="The Si Tran" w:date="2012-12-06T03:19:00Z">
                    <m:r>
                      <w:rPr>
                        <w:rFonts w:ascii="Cambria Math" w:hAnsi="Cambria Math"/>
                        <w:sz w:val="26"/>
                        <w:szCs w:val="26"/>
                        <w:rPrChange w:id="7260" w:author="The Si Tran" w:date="2012-12-06T03:20:00Z">
                          <w:rPr>
                            <w:rFonts w:ascii="Cambria Math" w:hAnsi="Cambria Math"/>
                            <w:szCs w:val="26"/>
                          </w:rPr>
                        </w:rPrChange>
                      </w:rPr>
                      <m:t>o</m:t>
                    </m:r>
                  </w:ins>
                </m:e>
                <m:sub>
                  <w:ins w:id="7261" w:author="The Si Tran" w:date="2012-12-06T03:19:00Z">
                    <m:r>
                      <w:rPr>
                        <w:rFonts w:ascii="Cambria Math" w:hAnsi="Cambria Math"/>
                        <w:sz w:val="26"/>
                        <w:szCs w:val="26"/>
                        <w:rPrChange w:id="7262" w:author="The Si Tran" w:date="2012-12-06T03:20:00Z">
                          <w:rPr>
                            <w:rFonts w:ascii="Cambria Math" w:hAnsi="Cambria Math"/>
                            <w:szCs w:val="26"/>
                          </w:rPr>
                        </w:rPrChange>
                      </w:rPr>
                      <m:t>i</m:t>
                    </m:r>
                  </w:ins>
                </m:sub>
              </m:sSub>
            </m:den>
          </m:f>
          <w:ins w:id="7263" w:author="The Si Tran" w:date="2012-12-06T03:19:00Z">
            <m:r>
              <w:rPr>
                <w:rFonts w:ascii="Cambria Math" w:eastAsia="Times New Roman" w:hAnsi="Cambria Math"/>
                <w:sz w:val="26"/>
                <w:szCs w:val="26"/>
              </w:rPr>
              <m:t>=</m:t>
            </m:r>
          </w:ins>
          <m:nary>
            <m:naryPr>
              <m:chr m:val="∑"/>
              <m:limLoc m:val="subSup"/>
              <m:supHide m:val="1"/>
              <m:ctrlPr>
                <w:ins w:id="7264" w:author="The Si Tran" w:date="2012-12-06T03:19:00Z">
                  <w:rPr>
                    <w:rFonts w:ascii="Cambria Math" w:eastAsia="Times New Roman" w:hAnsi="Cambria Math"/>
                    <w:i/>
                    <w:sz w:val="26"/>
                    <w:szCs w:val="26"/>
                  </w:rPr>
                </w:ins>
              </m:ctrlPr>
            </m:naryPr>
            <m:sub>
              <w:ins w:id="7265" w:author="The Si Tran" w:date="2012-12-06T03:19:00Z">
                <m:r>
                  <w:rPr>
                    <w:rFonts w:ascii="Cambria Math" w:eastAsia="Times New Roman" w:hAnsi="Cambria Math"/>
                    <w:sz w:val="26"/>
                    <w:szCs w:val="26"/>
                  </w:rPr>
                  <m:t>k∈succ(i)</m:t>
                </m:r>
              </w:ins>
            </m:sub>
            <m:sup/>
            <m:e>
              <m:f>
                <m:fPr>
                  <m:ctrlPr>
                    <w:ins w:id="7266" w:author="The Si Tran" w:date="2012-12-06T03:20:00Z">
                      <w:rPr>
                        <w:rFonts w:ascii="Cambria Math" w:eastAsia="Times New Roman" w:hAnsi="Cambria Math"/>
                        <w:i/>
                        <w:sz w:val="26"/>
                        <w:szCs w:val="26"/>
                      </w:rPr>
                    </w:ins>
                  </m:ctrlPr>
                </m:fPr>
                <m:num>
                  <w:ins w:id="7267" w:author="The Si Tran" w:date="2012-12-06T03:20:00Z">
                    <m:r>
                      <w:rPr>
                        <w:rFonts w:ascii="Cambria Math" w:hAnsi="Cambria Math"/>
                        <w:sz w:val="26"/>
                        <w:szCs w:val="26"/>
                        <w:rPrChange w:id="7268" w:author="The Si Tran" w:date="2012-12-06T03:20:00Z">
                          <w:rPr>
                            <w:rFonts w:ascii="Cambria Math" w:hAnsi="Cambria Math"/>
                            <w:szCs w:val="26"/>
                          </w:rPr>
                        </w:rPrChange>
                      </w:rPr>
                      <m:t>∂E</m:t>
                    </m:r>
                  </w:ins>
                </m:num>
                <m:den>
                  <w:ins w:id="7269" w:author="The Si Tran" w:date="2012-12-06T03:20:00Z">
                    <m:r>
                      <w:rPr>
                        <w:rFonts w:ascii="Cambria Math" w:hAnsi="Cambria Math"/>
                        <w:sz w:val="26"/>
                        <w:szCs w:val="26"/>
                        <w:rPrChange w:id="7270" w:author="The Si Tran" w:date="2012-12-06T03:20:00Z">
                          <w:rPr>
                            <w:rFonts w:ascii="Cambria Math" w:hAnsi="Cambria Math"/>
                            <w:szCs w:val="26"/>
                          </w:rPr>
                        </w:rPrChange>
                      </w:rPr>
                      <m:t>∂</m:t>
                    </m:r>
                  </w:ins>
                  <m:sSub>
                    <m:sSubPr>
                      <m:ctrlPr>
                        <w:ins w:id="7271" w:author="The Si Tran" w:date="2012-12-06T03:20:00Z">
                          <w:rPr>
                            <w:rFonts w:ascii="Cambria Math" w:eastAsia="Times New Roman" w:hAnsi="Cambria Math"/>
                            <w:i/>
                            <w:sz w:val="26"/>
                            <w:szCs w:val="26"/>
                          </w:rPr>
                        </w:ins>
                      </m:ctrlPr>
                    </m:sSubPr>
                    <m:e>
                      <w:ins w:id="7272" w:author="The Si Tran" w:date="2012-12-06T03:20:00Z">
                        <m:r>
                          <w:rPr>
                            <w:rFonts w:ascii="Cambria Math" w:hAnsi="Cambria Math"/>
                            <w:sz w:val="26"/>
                            <w:szCs w:val="26"/>
                            <w:rPrChange w:id="7273" w:author="The Si Tran" w:date="2012-12-06T03:20:00Z">
                              <w:rPr>
                                <w:rFonts w:ascii="Cambria Math" w:hAnsi="Cambria Math"/>
                                <w:szCs w:val="26"/>
                              </w:rPr>
                            </w:rPrChange>
                          </w:rPr>
                          <m:t>o</m:t>
                        </m:r>
                      </w:ins>
                    </m:e>
                    <m:sub>
                      <w:ins w:id="7274" w:author="The Si Tran" w:date="2012-12-06T03:20:00Z">
                        <m:r>
                          <w:rPr>
                            <w:rFonts w:ascii="Cambria Math" w:hAnsi="Cambria Math"/>
                            <w:sz w:val="26"/>
                            <w:szCs w:val="26"/>
                          </w:rPr>
                          <m:t>k</m:t>
                        </m:r>
                      </w:ins>
                    </m:sub>
                  </m:sSub>
                </m:den>
              </m:f>
              <m:f>
                <m:fPr>
                  <m:ctrlPr>
                    <w:ins w:id="7275" w:author="The Si Tran" w:date="2012-12-06T03:20:00Z">
                      <w:rPr>
                        <w:rFonts w:ascii="Cambria Math" w:eastAsia="Times New Roman" w:hAnsi="Cambria Math"/>
                        <w:i/>
                        <w:sz w:val="26"/>
                        <w:szCs w:val="26"/>
                      </w:rPr>
                    </w:ins>
                  </m:ctrlPr>
                </m:fPr>
                <m:num>
                  <w:ins w:id="7276" w:author="The Si Tran" w:date="2012-12-06T03:20:00Z">
                    <m:r>
                      <w:rPr>
                        <w:rFonts w:ascii="Cambria Math" w:hAnsi="Cambria Math"/>
                        <w:sz w:val="26"/>
                        <w:szCs w:val="26"/>
                        <w:rPrChange w:id="7277" w:author="The Si Tran" w:date="2012-12-06T03:20:00Z">
                          <w:rPr>
                            <w:rFonts w:ascii="Cambria Math" w:hAnsi="Cambria Math"/>
                            <w:szCs w:val="26"/>
                          </w:rPr>
                        </w:rPrChange>
                      </w:rPr>
                      <m:t>∂</m:t>
                    </m:r>
                  </w:ins>
                  <m:sSub>
                    <m:sSubPr>
                      <m:ctrlPr>
                        <w:ins w:id="7278" w:author="The Si Tran" w:date="2012-12-06T03:20:00Z">
                          <w:rPr>
                            <w:rFonts w:ascii="Cambria Math" w:eastAsia="Times New Roman" w:hAnsi="Cambria Math"/>
                            <w:i/>
                            <w:sz w:val="26"/>
                            <w:szCs w:val="26"/>
                          </w:rPr>
                        </w:ins>
                      </m:ctrlPr>
                    </m:sSubPr>
                    <m:e>
                      <w:ins w:id="7279" w:author="The Si Tran" w:date="2012-12-06T03:20:00Z">
                        <m:r>
                          <w:rPr>
                            <w:rFonts w:ascii="Cambria Math" w:hAnsi="Cambria Math"/>
                            <w:sz w:val="26"/>
                            <w:szCs w:val="26"/>
                            <w:rPrChange w:id="7280" w:author="The Si Tran" w:date="2012-12-06T03:20:00Z">
                              <w:rPr>
                                <w:rFonts w:ascii="Cambria Math" w:hAnsi="Cambria Math"/>
                                <w:szCs w:val="26"/>
                              </w:rPr>
                            </w:rPrChange>
                          </w:rPr>
                          <m:t>o</m:t>
                        </m:r>
                      </w:ins>
                    </m:e>
                    <m:sub>
                      <w:ins w:id="7281" w:author="The Si Tran" w:date="2012-12-06T03:20:00Z">
                        <m:r>
                          <w:rPr>
                            <w:rFonts w:ascii="Cambria Math" w:hAnsi="Cambria Math"/>
                            <w:sz w:val="26"/>
                            <w:szCs w:val="26"/>
                          </w:rPr>
                          <m:t>k</m:t>
                        </m:r>
                      </w:ins>
                    </m:sub>
                  </m:sSub>
                </m:num>
                <m:den>
                  <w:ins w:id="7282" w:author="The Si Tran" w:date="2012-12-06T03:20:00Z">
                    <m:r>
                      <w:rPr>
                        <w:rFonts w:ascii="Cambria Math" w:hAnsi="Cambria Math"/>
                        <w:sz w:val="26"/>
                        <w:szCs w:val="26"/>
                        <w:rPrChange w:id="7283" w:author="The Si Tran" w:date="2012-12-06T03:20:00Z">
                          <w:rPr>
                            <w:rFonts w:ascii="Cambria Math" w:hAnsi="Cambria Math"/>
                            <w:szCs w:val="26"/>
                          </w:rPr>
                        </w:rPrChange>
                      </w:rPr>
                      <m:t>∂</m:t>
                    </m:r>
                  </w:ins>
                  <m:sSub>
                    <m:sSubPr>
                      <m:ctrlPr>
                        <w:ins w:id="7284" w:author="The Si Tran" w:date="2012-12-06T03:20:00Z">
                          <w:rPr>
                            <w:rFonts w:ascii="Cambria Math" w:eastAsia="Times New Roman" w:hAnsi="Cambria Math"/>
                            <w:i/>
                            <w:sz w:val="26"/>
                            <w:szCs w:val="26"/>
                          </w:rPr>
                        </w:ins>
                      </m:ctrlPr>
                    </m:sSubPr>
                    <m:e>
                      <w:ins w:id="7285" w:author="The Si Tran" w:date="2012-12-06T03:20:00Z">
                        <m:r>
                          <w:rPr>
                            <w:rFonts w:ascii="Cambria Math" w:eastAsia="Times New Roman" w:hAnsi="Cambria Math"/>
                            <w:sz w:val="26"/>
                            <w:szCs w:val="26"/>
                          </w:rPr>
                          <m:t>o</m:t>
                        </m:r>
                      </w:ins>
                    </m:e>
                    <m:sub>
                      <w:ins w:id="7286" w:author="The Si Tran" w:date="2012-12-06T03:20:00Z">
                        <m:r>
                          <w:rPr>
                            <w:rFonts w:ascii="Cambria Math" w:hAnsi="Cambria Math"/>
                            <w:sz w:val="26"/>
                            <w:szCs w:val="26"/>
                          </w:rPr>
                          <m:t>i</m:t>
                        </m:r>
                      </w:ins>
                    </m:sub>
                  </m:sSub>
                </m:den>
              </m:f>
            </m:e>
          </m:nary>
          <w:ins w:id="7287" w:author="The Si Tran" w:date="2012-12-06T03:20:00Z">
            <m:r>
              <w:rPr>
                <w:rFonts w:ascii="Cambria Math" w:eastAsia="Times New Roman" w:hAnsi="Cambria Math"/>
                <w:sz w:val="26"/>
                <w:szCs w:val="26"/>
              </w:rPr>
              <m:t>=</m:t>
            </m:r>
          </w:ins>
          <m:nary>
            <m:naryPr>
              <m:chr m:val="∑"/>
              <m:limLoc m:val="subSup"/>
              <m:supHide m:val="1"/>
              <m:ctrlPr>
                <w:ins w:id="7288" w:author="The Si Tran" w:date="2012-12-06T03:21:00Z">
                  <w:rPr>
                    <w:rFonts w:ascii="Cambria Math" w:eastAsia="Times New Roman" w:hAnsi="Cambria Math"/>
                    <w:i/>
                    <w:sz w:val="26"/>
                    <w:szCs w:val="26"/>
                  </w:rPr>
                </w:ins>
              </m:ctrlPr>
            </m:naryPr>
            <m:sub>
              <w:ins w:id="7289" w:author="The Si Tran" w:date="2012-12-06T03:21:00Z">
                <m:r>
                  <w:rPr>
                    <w:rFonts w:ascii="Cambria Math" w:eastAsia="Times New Roman" w:hAnsi="Cambria Math"/>
                    <w:sz w:val="26"/>
                    <w:szCs w:val="26"/>
                  </w:rPr>
                  <m:t>k∈succ(i)</m:t>
                </m:r>
              </w:ins>
            </m:sub>
            <m:sup/>
            <m:e>
              <m:f>
                <m:fPr>
                  <m:ctrlPr>
                    <w:ins w:id="7290" w:author="The Si Tran" w:date="2012-12-06T03:21:00Z">
                      <w:rPr>
                        <w:rFonts w:ascii="Cambria Math" w:eastAsia="Times New Roman" w:hAnsi="Cambria Math"/>
                        <w:i/>
                        <w:sz w:val="26"/>
                        <w:szCs w:val="26"/>
                      </w:rPr>
                    </w:ins>
                  </m:ctrlPr>
                </m:fPr>
                <m:num>
                  <w:ins w:id="7291" w:author="The Si Tran" w:date="2012-12-06T03:21:00Z">
                    <m:r>
                      <w:rPr>
                        <w:rFonts w:ascii="Cambria Math" w:hAnsi="Cambria Math"/>
                        <w:sz w:val="26"/>
                        <w:szCs w:val="26"/>
                      </w:rPr>
                      <m:t>∂E</m:t>
                    </m:r>
                  </w:ins>
                </m:num>
                <m:den>
                  <w:ins w:id="7292" w:author="The Si Tran" w:date="2012-12-06T03:21:00Z">
                    <m:r>
                      <w:rPr>
                        <w:rFonts w:ascii="Cambria Math" w:hAnsi="Cambria Math"/>
                        <w:sz w:val="26"/>
                        <w:szCs w:val="26"/>
                      </w:rPr>
                      <m:t>∂</m:t>
                    </m:r>
                  </w:ins>
                  <m:sSub>
                    <m:sSubPr>
                      <m:ctrlPr>
                        <w:ins w:id="7293" w:author="The Si Tran" w:date="2012-12-06T03:21:00Z">
                          <w:rPr>
                            <w:rFonts w:ascii="Cambria Math" w:eastAsia="Times New Roman" w:hAnsi="Cambria Math"/>
                            <w:i/>
                            <w:sz w:val="26"/>
                            <w:szCs w:val="26"/>
                          </w:rPr>
                        </w:ins>
                      </m:ctrlPr>
                    </m:sSubPr>
                    <m:e>
                      <w:ins w:id="7294" w:author="The Si Tran" w:date="2012-12-06T03:21:00Z">
                        <m:r>
                          <w:rPr>
                            <w:rFonts w:ascii="Cambria Math" w:hAnsi="Cambria Math"/>
                            <w:sz w:val="26"/>
                            <w:szCs w:val="26"/>
                          </w:rPr>
                          <m:t>o</m:t>
                        </m:r>
                      </w:ins>
                    </m:e>
                    <m:sub>
                      <w:ins w:id="7295" w:author="The Si Tran" w:date="2012-12-06T03:21:00Z">
                        <m:r>
                          <w:rPr>
                            <w:rFonts w:ascii="Cambria Math" w:hAnsi="Cambria Math"/>
                            <w:sz w:val="26"/>
                            <w:szCs w:val="26"/>
                          </w:rPr>
                          <m:t>k</m:t>
                        </m:r>
                      </w:ins>
                    </m:sub>
                  </m:sSub>
                </m:den>
              </m:f>
              <m:f>
                <m:fPr>
                  <m:ctrlPr>
                    <w:ins w:id="7296" w:author="The Si Tran" w:date="2012-12-06T03:21:00Z">
                      <w:rPr>
                        <w:rFonts w:ascii="Cambria Math" w:eastAsia="Times New Roman" w:hAnsi="Cambria Math"/>
                        <w:i/>
                        <w:sz w:val="26"/>
                        <w:szCs w:val="26"/>
                      </w:rPr>
                    </w:ins>
                  </m:ctrlPr>
                </m:fPr>
                <m:num>
                  <w:ins w:id="7297" w:author="The Si Tran" w:date="2012-12-06T03:21:00Z">
                    <m:r>
                      <w:rPr>
                        <w:rFonts w:ascii="Cambria Math" w:hAnsi="Cambria Math"/>
                        <w:sz w:val="26"/>
                        <w:szCs w:val="26"/>
                      </w:rPr>
                      <m:t>∂</m:t>
                    </m:r>
                  </w:ins>
                  <m:sSub>
                    <m:sSubPr>
                      <m:ctrlPr>
                        <w:ins w:id="7298" w:author="The Si Tran" w:date="2012-12-06T03:21:00Z">
                          <w:rPr>
                            <w:rFonts w:ascii="Cambria Math" w:eastAsia="Times New Roman" w:hAnsi="Cambria Math"/>
                            <w:i/>
                            <w:sz w:val="26"/>
                            <w:szCs w:val="26"/>
                          </w:rPr>
                        </w:ins>
                      </m:ctrlPr>
                    </m:sSubPr>
                    <m:e>
                      <w:ins w:id="7299" w:author="The Si Tran" w:date="2012-12-06T03:21:00Z">
                        <m:r>
                          <w:rPr>
                            <w:rFonts w:ascii="Cambria Math" w:hAnsi="Cambria Math"/>
                            <w:sz w:val="26"/>
                            <w:szCs w:val="26"/>
                          </w:rPr>
                          <m:t>o</m:t>
                        </m:r>
                      </w:ins>
                    </m:e>
                    <m:sub>
                      <w:ins w:id="7300" w:author="The Si Tran" w:date="2012-12-06T03:21:00Z">
                        <m:r>
                          <w:rPr>
                            <w:rFonts w:ascii="Cambria Math" w:hAnsi="Cambria Math"/>
                            <w:sz w:val="26"/>
                            <w:szCs w:val="26"/>
                          </w:rPr>
                          <m:t>k</m:t>
                        </m:r>
                      </w:ins>
                    </m:sub>
                  </m:sSub>
                </m:num>
                <m:den>
                  <w:ins w:id="7301" w:author="The Si Tran" w:date="2012-12-06T03:21:00Z">
                    <m:r>
                      <w:rPr>
                        <w:rFonts w:ascii="Cambria Math" w:hAnsi="Cambria Math"/>
                        <w:sz w:val="26"/>
                        <w:szCs w:val="26"/>
                      </w:rPr>
                      <m:t>∂</m:t>
                    </m:r>
                  </w:ins>
                  <m:sSub>
                    <m:sSubPr>
                      <m:ctrlPr>
                        <w:ins w:id="7302" w:author="The Si Tran" w:date="2012-12-06T03:21:00Z">
                          <w:rPr>
                            <w:rFonts w:ascii="Cambria Math" w:eastAsia="Times New Roman" w:hAnsi="Cambria Math"/>
                            <w:i/>
                            <w:sz w:val="26"/>
                            <w:szCs w:val="26"/>
                          </w:rPr>
                        </w:ins>
                      </m:ctrlPr>
                    </m:sSubPr>
                    <m:e>
                      <w:ins w:id="7303" w:author="The Si Tran" w:date="2012-12-06T03:21:00Z">
                        <m:r>
                          <w:rPr>
                            <w:rFonts w:ascii="Cambria Math" w:eastAsia="Times New Roman" w:hAnsi="Cambria Math"/>
                            <w:sz w:val="26"/>
                            <w:szCs w:val="26"/>
                          </w:rPr>
                          <m:t>net</m:t>
                        </m:r>
                      </w:ins>
                    </m:e>
                    <m:sub>
                      <w:ins w:id="7304" w:author="The Si Tran" w:date="2012-12-06T03:21:00Z">
                        <m:r>
                          <w:rPr>
                            <w:rFonts w:ascii="Cambria Math" w:hAnsi="Cambria Math"/>
                            <w:sz w:val="26"/>
                            <w:szCs w:val="26"/>
                          </w:rPr>
                          <m:t>k</m:t>
                        </m:r>
                      </w:ins>
                    </m:sub>
                  </m:sSub>
                </m:den>
              </m:f>
              <m:f>
                <m:fPr>
                  <m:ctrlPr>
                    <w:ins w:id="7305" w:author="The Si Tran" w:date="2012-12-06T03:21:00Z">
                      <w:rPr>
                        <w:rFonts w:ascii="Cambria Math" w:eastAsia="Times New Roman" w:hAnsi="Cambria Math"/>
                        <w:i/>
                        <w:sz w:val="26"/>
                        <w:szCs w:val="26"/>
                      </w:rPr>
                    </w:ins>
                  </m:ctrlPr>
                </m:fPr>
                <m:num>
                  <w:ins w:id="7306" w:author="The Si Tran" w:date="2012-12-06T03:21:00Z">
                    <m:r>
                      <w:rPr>
                        <w:rFonts w:ascii="Cambria Math" w:hAnsi="Cambria Math"/>
                        <w:sz w:val="26"/>
                        <w:szCs w:val="26"/>
                      </w:rPr>
                      <m:t>∂</m:t>
                    </m:r>
                  </w:ins>
                  <m:sSub>
                    <m:sSubPr>
                      <m:ctrlPr>
                        <w:ins w:id="7307" w:author="The Si Tran" w:date="2012-12-06T03:21:00Z">
                          <w:rPr>
                            <w:rFonts w:ascii="Cambria Math" w:eastAsia="Times New Roman" w:hAnsi="Cambria Math"/>
                            <w:i/>
                            <w:sz w:val="26"/>
                            <w:szCs w:val="26"/>
                          </w:rPr>
                        </w:ins>
                      </m:ctrlPr>
                    </m:sSubPr>
                    <m:e>
                      <w:ins w:id="7308" w:author="The Si Tran" w:date="2012-12-06T03:21:00Z">
                        <m:r>
                          <w:rPr>
                            <w:rFonts w:ascii="Cambria Math" w:hAnsi="Cambria Math"/>
                            <w:sz w:val="26"/>
                            <w:szCs w:val="26"/>
                          </w:rPr>
                          <m:t>net</m:t>
                        </m:r>
                      </w:ins>
                    </m:e>
                    <m:sub>
                      <w:ins w:id="7309" w:author="The Si Tran" w:date="2012-12-06T03:21:00Z">
                        <m:r>
                          <w:rPr>
                            <w:rFonts w:ascii="Cambria Math" w:hAnsi="Cambria Math"/>
                            <w:sz w:val="26"/>
                            <w:szCs w:val="26"/>
                          </w:rPr>
                          <m:t>k</m:t>
                        </m:r>
                      </w:ins>
                    </m:sub>
                  </m:sSub>
                </m:num>
                <m:den>
                  <w:ins w:id="7310" w:author="The Si Tran" w:date="2012-12-06T03:21:00Z">
                    <m:r>
                      <w:rPr>
                        <w:rFonts w:ascii="Cambria Math" w:hAnsi="Cambria Math"/>
                        <w:sz w:val="26"/>
                        <w:szCs w:val="26"/>
                      </w:rPr>
                      <m:t>∂</m:t>
                    </m:r>
                  </w:ins>
                  <m:sSub>
                    <m:sSubPr>
                      <m:ctrlPr>
                        <w:ins w:id="7311" w:author="The Si Tran" w:date="2012-12-06T03:21:00Z">
                          <w:rPr>
                            <w:rFonts w:ascii="Cambria Math" w:eastAsia="Times New Roman" w:hAnsi="Cambria Math"/>
                            <w:i/>
                            <w:sz w:val="26"/>
                            <w:szCs w:val="26"/>
                          </w:rPr>
                        </w:ins>
                      </m:ctrlPr>
                    </m:sSubPr>
                    <m:e>
                      <w:ins w:id="7312" w:author="The Si Tran" w:date="2012-12-06T03:21:00Z">
                        <m:r>
                          <w:rPr>
                            <w:rFonts w:ascii="Cambria Math" w:eastAsia="Times New Roman" w:hAnsi="Cambria Math"/>
                            <w:sz w:val="26"/>
                            <w:szCs w:val="26"/>
                          </w:rPr>
                          <m:t>o</m:t>
                        </m:r>
                      </w:ins>
                    </m:e>
                    <m:sub>
                      <w:ins w:id="7313" w:author="The Si Tran" w:date="2012-12-06T03:21:00Z">
                        <m:r>
                          <w:rPr>
                            <w:rFonts w:ascii="Cambria Math" w:hAnsi="Cambria Math"/>
                            <w:sz w:val="26"/>
                            <w:szCs w:val="26"/>
                          </w:rPr>
                          <m:t>i</m:t>
                        </m:r>
                      </w:ins>
                    </m:sub>
                  </m:sSub>
                </m:den>
              </m:f>
              <w:ins w:id="7314" w:author="The Si Tran" w:date="2012-12-06T03:22:00Z">
                <m:r>
                  <w:rPr>
                    <w:rFonts w:ascii="Cambria Math" w:eastAsia="Times New Roman" w:hAnsi="Cambria Math"/>
                    <w:sz w:val="26"/>
                    <w:szCs w:val="26"/>
                  </w:rPr>
                  <m:t>=</m:t>
                </m:r>
              </w:ins>
            </m:e>
          </m:nary>
          <m:nary>
            <m:naryPr>
              <m:chr m:val="∑"/>
              <m:limLoc m:val="subSup"/>
              <m:supHide m:val="1"/>
              <m:ctrlPr>
                <w:ins w:id="7315" w:author="The Si Tran" w:date="2012-12-06T03:22:00Z">
                  <w:rPr>
                    <w:rFonts w:ascii="Cambria Math" w:eastAsia="Times New Roman" w:hAnsi="Cambria Math"/>
                    <w:i/>
                    <w:sz w:val="26"/>
                    <w:szCs w:val="26"/>
                  </w:rPr>
                </w:ins>
              </m:ctrlPr>
            </m:naryPr>
            <m:sub>
              <w:ins w:id="7316" w:author="The Si Tran" w:date="2012-12-06T03:22:00Z">
                <m:r>
                  <w:rPr>
                    <w:rFonts w:ascii="Cambria Math" w:eastAsia="Times New Roman" w:hAnsi="Cambria Math"/>
                    <w:sz w:val="26"/>
                    <w:szCs w:val="26"/>
                  </w:rPr>
                  <m:t>k∈succ(i)</m:t>
                </m:r>
              </w:ins>
            </m:sub>
            <m:sup/>
            <m:e>
              <m:f>
                <m:fPr>
                  <m:ctrlPr>
                    <w:ins w:id="7317" w:author="The Si Tran" w:date="2012-12-06T03:22:00Z">
                      <w:rPr>
                        <w:rFonts w:ascii="Cambria Math" w:eastAsia="Times New Roman" w:hAnsi="Cambria Math"/>
                        <w:i/>
                        <w:sz w:val="26"/>
                        <w:szCs w:val="26"/>
                      </w:rPr>
                    </w:ins>
                  </m:ctrlPr>
                </m:fPr>
                <m:num>
                  <w:ins w:id="7318" w:author="The Si Tran" w:date="2012-12-06T03:22:00Z">
                    <m:r>
                      <w:rPr>
                        <w:rFonts w:ascii="Cambria Math" w:hAnsi="Cambria Math"/>
                        <w:sz w:val="26"/>
                        <w:szCs w:val="26"/>
                      </w:rPr>
                      <m:t>∂E</m:t>
                    </m:r>
                  </w:ins>
                </m:num>
                <m:den>
                  <w:ins w:id="7319" w:author="The Si Tran" w:date="2012-12-06T03:22:00Z">
                    <m:r>
                      <w:rPr>
                        <w:rFonts w:ascii="Cambria Math" w:hAnsi="Cambria Math"/>
                        <w:sz w:val="26"/>
                        <w:szCs w:val="26"/>
                      </w:rPr>
                      <m:t>∂</m:t>
                    </m:r>
                  </w:ins>
                  <m:sSub>
                    <m:sSubPr>
                      <m:ctrlPr>
                        <w:ins w:id="7320" w:author="The Si Tran" w:date="2012-12-06T03:22:00Z">
                          <w:rPr>
                            <w:rFonts w:ascii="Cambria Math" w:eastAsia="Times New Roman" w:hAnsi="Cambria Math"/>
                            <w:i/>
                            <w:sz w:val="26"/>
                            <w:szCs w:val="26"/>
                          </w:rPr>
                        </w:ins>
                      </m:ctrlPr>
                    </m:sSubPr>
                    <m:e>
                      <w:ins w:id="7321" w:author="The Si Tran" w:date="2012-12-06T03:22:00Z">
                        <m:r>
                          <w:rPr>
                            <w:rFonts w:ascii="Cambria Math" w:hAnsi="Cambria Math"/>
                            <w:sz w:val="26"/>
                            <w:szCs w:val="26"/>
                          </w:rPr>
                          <m:t>o</m:t>
                        </m:r>
                      </w:ins>
                    </m:e>
                    <m:sub>
                      <w:ins w:id="7322" w:author="The Si Tran" w:date="2012-12-06T03:22:00Z">
                        <m:r>
                          <w:rPr>
                            <w:rFonts w:ascii="Cambria Math" w:hAnsi="Cambria Math"/>
                            <w:sz w:val="26"/>
                            <w:szCs w:val="26"/>
                          </w:rPr>
                          <m:t>k</m:t>
                        </m:r>
                      </w:ins>
                    </m:sub>
                  </m:sSub>
                </m:den>
              </m:f>
              <m:sSup>
                <m:sSupPr>
                  <m:ctrlPr>
                    <w:ins w:id="7323" w:author="The Si Tran" w:date="2012-12-06T03:22:00Z">
                      <w:rPr>
                        <w:rFonts w:ascii="Cambria Math" w:eastAsia="Times New Roman" w:hAnsi="Cambria Math"/>
                        <w:i/>
                        <w:sz w:val="26"/>
                        <w:szCs w:val="26"/>
                      </w:rPr>
                    </w:ins>
                  </m:ctrlPr>
                </m:sSupPr>
                <m:e>
                  <w:ins w:id="7324" w:author="The Si Tran" w:date="2012-12-06T03:22:00Z">
                    <m:r>
                      <w:rPr>
                        <w:rFonts w:ascii="Cambria Math" w:eastAsia="Times New Roman" w:hAnsi="Cambria Math"/>
                        <w:sz w:val="26"/>
                        <w:szCs w:val="26"/>
                      </w:rPr>
                      <m:t>f</m:t>
                    </m:r>
                  </w:ins>
                </m:e>
                <m:sup>
                  <w:ins w:id="7325" w:author="The Si Tran" w:date="2012-12-06T03:22:00Z">
                    <m:r>
                      <w:rPr>
                        <w:rFonts w:ascii="Cambria Math" w:eastAsia="Times New Roman" w:hAnsi="Cambria Math"/>
                        <w:sz w:val="26"/>
                        <w:szCs w:val="26"/>
                      </w:rPr>
                      <m:t>'</m:t>
                    </m:r>
                  </w:ins>
                </m:sup>
              </m:sSup>
              <m:d>
                <m:dPr>
                  <m:ctrlPr>
                    <w:ins w:id="7326" w:author="The Si Tran" w:date="2012-12-06T03:22:00Z">
                      <w:rPr>
                        <w:rFonts w:ascii="Cambria Math" w:eastAsia="Times New Roman" w:hAnsi="Cambria Math"/>
                        <w:i/>
                        <w:sz w:val="26"/>
                        <w:szCs w:val="26"/>
                      </w:rPr>
                    </w:ins>
                  </m:ctrlPr>
                </m:dPr>
                <m:e>
                  <m:sSub>
                    <m:sSubPr>
                      <m:ctrlPr>
                        <w:ins w:id="7327" w:author="The Si Tran" w:date="2012-12-06T03:22:00Z">
                          <w:rPr>
                            <w:rFonts w:ascii="Cambria Math" w:eastAsia="Times New Roman" w:hAnsi="Cambria Math"/>
                            <w:i/>
                            <w:sz w:val="26"/>
                            <w:szCs w:val="26"/>
                          </w:rPr>
                        </w:ins>
                      </m:ctrlPr>
                    </m:sSubPr>
                    <m:e>
                      <w:ins w:id="7328" w:author="The Si Tran" w:date="2012-12-06T03:23:00Z">
                        <m:r>
                          <w:rPr>
                            <w:rFonts w:ascii="Cambria Math" w:eastAsia="Times New Roman" w:hAnsi="Cambria Math"/>
                            <w:sz w:val="26"/>
                            <w:szCs w:val="26"/>
                          </w:rPr>
                          <m:t>net</m:t>
                        </m:r>
                      </w:ins>
                    </m:e>
                    <m:sub>
                      <w:ins w:id="7329" w:author="The Si Tran" w:date="2012-12-06T03:23:00Z">
                        <m:r>
                          <w:rPr>
                            <w:rFonts w:ascii="Cambria Math" w:eastAsia="Times New Roman" w:hAnsi="Cambria Math"/>
                            <w:sz w:val="26"/>
                            <w:szCs w:val="26"/>
                          </w:rPr>
                          <m:t>k</m:t>
                        </m:r>
                      </w:ins>
                    </m:sub>
                  </m:sSub>
                </m:e>
              </m:d>
              <m:sSub>
                <m:sSubPr>
                  <m:ctrlPr>
                    <w:ins w:id="7330" w:author="The Si Tran" w:date="2012-12-06T03:23:00Z">
                      <w:rPr>
                        <w:rFonts w:ascii="Cambria Math" w:eastAsia="Times New Roman" w:hAnsi="Cambria Math"/>
                        <w:i/>
                        <w:sz w:val="26"/>
                        <w:szCs w:val="26"/>
                      </w:rPr>
                    </w:ins>
                  </m:ctrlPr>
                </m:sSubPr>
                <m:e>
                  <w:ins w:id="7331" w:author="The Si Tran" w:date="2012-12-06T03:23:00Z">
                    <m:r>
                      <w:rPr>
                        <w:rFonts w:ascii="Cambria Math" w:eastAsia="Times New Roman" w:hAnsi="Cambria Math"/>
                        <w:sz w:val="26"/>
                        <w:szCs w:val="26"/>
                      </w:rPr>
                      <m:t>w</m:t>
                    </m:r>
                  </w:ins>
                </m:e>
                <m:sub>
                  <w:ins w:id="7332"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333" w:author="The Si Tran" w:date="2012-12-06T03:23:00Z">
        <w:r w:rsidRPr="00AF1345" w:rsidDel="008A5312">
          <w:rPr>
            <w:rFonts w:ascii="Times New Roman" w:hAnsi="Times New Roman"/>
            <w:position w:val="-64"/>
            <w:sz w:val="26"/>
            <w:szCs w:val="26"/>
          </w:rPr>
          <w:object w:dxaOrig="5840" w:dyaOrig="1400" w14:anchorId="4D68EFCA">
            <v:shape id="_x0000_i1130" type="#_x0000_t75" style="width:381.9pt;height:93.9pt" o:ole="">
              <v:imagedata r:id="rId260" o:title=""/>
            </v:shape>
            <o:OLEObject Type="Embed" ProgID="Equation.DSMT4" ShapeID="_x0000_i1130" DrawAspect="Content" ObjectID="_1417199901" r:id="rId261"/>
          </w:object>
        </w:r>
      </w:del>
    </w:p>
    <w:p w14:paraId="615C4E77" w14:textId="796CC167" w:rsidR="0088753F" w:rsidRDefault="00E20E05" w:rsidP="0088753F">
      <w:pPr>
        <w:pStyle w:val="ListParagraph"/>
        <w:spacing w:after="0" w:line="360" w:lineRule="auto"/>
        <w:ind w:left="0"/>
        <w:rPr>
          <w:ins w:id="7334" w:author="The Si Tran" w:date="2012-12-06T03:24:00Z"/>
          <w:rFonts w:ascii="Times New Roman" w:hAnsi="Times New Roman"/>
          <w:sz w:val="26"/>
          <w:szCs w:val="26"/>
        </w:rPr>
      </w:pPr>
      <w:ins w:id="7335" w:author="The Si Tran" w:date="2012-12-14T05:43:00Z">
        <w:r w:rsidRPr="00032D83">
          <w:rPr>
            <w:noProof/>
            <w:szCs w:val="26"/>
          </w:rPr>
          <mc:AlternateContent>
            <mc:Choice Requires="wps">
              <w:drawing>
                <wp:anchor distT="0" distB="0" distL="114300" distR="114300" simplePos="0" relativeHeight="251645440" behindDoc="0" locked="0" layoutInCell="1" allowOverlap="1" wp14:anchorId="04312190" wp14:editId="213276F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276DB6" w:rsidRDefault="00276DB6">
                              <w:pPr>
                                <w:pStyle w:val="EquationIndex"/>
                                <w:pPrChange w:id="7336" w:author="The Si Tran" w:date="2012-12-16T08:25:00Z">
                                  <w:pPr/>
                                </w:pPrChange>
                              </w:pPr>
                              <w:ins w:id="7337" w:author="The Si Tran" w:date="2012-12-06T02:41:00Z">
                                <w:r>
                                  <w:t>(4.</w:t>
                                </w:r>
                              </w:ins>
                              <w:ins w:id="7338" w:author="The Si Tran" w:date="2012-12-06T02:44:00Z">
                                <w:r>
                                  <w:t>11</w:t>
                                </w:r>
                              </w:ins>
                              <w:ins w:id="733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2" type="#_x0000_t202" style="position:absolute;left:0;text-align:left;margin-left:405.65pt;margin-top:46.05pt;width:46.85pt;height:28.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emjQ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" fillcolor="white [3201]" stroked="f" strokeweight=".5pt">
                  <v:textbox>
                    <w:txbxContent>
                      <w:p w14:paraId="66EB77D1" w14:textId="4AFF9F18" w:rsidR="00276DB6" w:rsidRDefault="00276DB6">
                        <w:pPr>
                          <w:pStyle w:val="EquationIndex"/>
                          <w:pPrChange w:id="7340" w:author="The Si Tran" w:date="2012-12-16T08:25:00Z">
                            <w:pPr/>
                          </w:pPrChange>
                        </w:pPr>
                        <w:ins w:id="7341" w:author="The Si Tran" w:date="2012-12-06T02:41:00Z">
                          <w:r>
                            <w:t>(4.</w:t>
                          </w:r>
                        </w:ins>
                        <w:ins w:id="7342" w:author="The Si Tran" w:date="2012-12-06T02:44:00Z">
                          <w:r>
                            <w:t>11</w:t>
                          </w:r>
                        </w:ins>
                        <w:ins w:id="7343" w:author="The Si Tran" w:date="2012-12-06T02:41:00Z">
                          <w:r>
                            <w:t>)</w:t>
                          </w:r>
                        </w:ins>
                      </w:p>
                    </w:txbxContent>
                  </v:textbox>
                </v:shape>
              </w:pict>
            </mc:Fallback>
          </mc:AlternateContent>
        </w:r>
      </w:ins>
      <w:r w:rsidR="0088753F" w:rsidRPr="0049233F">
        <w:rPr>
          <w:rFonts w:ascii="Times New Roman" w:hAnsi="Times New Roman"/>
          <w:sz w:val="26"/>
          <w:szCs w:val="26"/>
        </w:rPr>
        <w:t>Thay (</w:t>
      </w:r>
      <w:ins w:id="7344" w:author="The Si Tran" w:date="2012-12-14T05:45:00Z">
        <w:r>
          <w:rPr>
            <w:rFonts w:ascii="Times New Roman" w:hAnsi="Times New Roman"/>
            <w:sz w:val="26"/>
            <w:szCs w:val="26"/>
          </w:rPr>
          <w:t>4</w:t>
        </w:r>
      </w:ins>
      <w:del w:id="734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346" w:author="The Si Tran" w:date="2012-12-14T05:45:00Z">
        <w:r>
          <w:rPr>
            <w:rFonts w:ascii="Times New Roman" w:hAnsi="Times New Roman"/>
            <w:sz w:val="26"/>
            <w:szCs w:val="26"/>
          </w:rPr>
          <w:t>4</w:t>
        </w:r>
      </w:ins>
      <w:del w:id="734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348" w:author="The Si Tran" w:date="2012-12-14T05:45:00Z">
        <w:r>
          <w:rPr>
            <w:rFonts w:ascii="Times New Roman" w:hAnsi="Times New Roman"/>
            <w:sz w:val="26"/>
            <w:szCs w:val="26"/>
          </w:rPr>
          <w:t>4</w:t>
        </w:r>
      </w:ins>
      <w:del w:id="734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276DB6">
      <w:pPr>
        <w:pStyle w:val="ListParagraph"/>
        <w:spacing w:after="0" w:line="360" w:lineRule="auto"/>
        <w:ind w:firstLine="720"/>
        <w:rPr>
          <w:rFonts w:ascii="Times New Roman" w:hAnsi="Times New Roman"/>
          <w:sz w:val="26"/>
          <w:szCs w:val="26"/>
        </w:rPr>
        <w:pPrChange w:id="7350" w:author="The Si Tran" w:date="2012-12-06T03:25:00Z">
          <w:pPr>
            <w:pStyle w:val="ListParagraph"/>
            <w:spacing w:after="0" w:line="360" w:lineRule="auto"/>
            <w:ind w:left="0"/>
          </w:pPr>
        </w:pPrChange>
      </w:pPr>
      <m:oMathPara>
        <m:oMath>
          <m:f>
            <m:fPr>
              <m:ctrlPr>
                <w:ins w:id="7351" w:author="The Si Tran" w:date="2012-12-06T03:24:00Z">
                  <w:rPr>
                    <w:rFonts w:ascii="Cambria Math" w:eastAsia="Times New Roman" w:hAnsi="Cambria Math"/>
                    <w:i/>
                    <w:sz w:val="26"/>
                    <w:szCs w:val="26"/>
                  </w:rPr>
                </w:ins>
              </m:ctrlPr>
            </m:fPr>
            <m:num>
              <w:ins w:id="7352" w:author="The Si Tran" w:date="2012-12-06T03:24:00Z">
                <m:r>
                  <w:rPr>
                    <w:rFonts w:ascii="Cambria Math" w:hAnsi="Cambria Math"/>
                    <w:sz w:val="26"/>
                    <w:szCs w:val="26"/>
                  </w:rPr>
                  <m:t>∂E</m:t>
                </m:r>
              </w:ins>
            </m:num>
            <m:den>
              <w:ins w:id="7353" w:author="The Si Tran" w:date="2012-12-06T03:24:00Z">
                <m:r>
                  <w:rPr>
                    <w:rFonts w:ascii="Cambria Math" w:hAnsi="Cambria Math"/>
                    <w:sz w:val="26"/>
                    <w:szCs w:val="26"/>
                  </w:rPr>
                  <m:t>∂</m:t>
                </m:r>
              </w:ins>
              <m:sSub>
                <m:sSubPr>
                  <m:ctrlPr>
                    <w:ins w:id="7354" w:author="The Si Tran" w:date="2012-12-06T03:24:00Z">
                      <w:rPr>
                        <w:rFonts w:ascii="Cambria Math" w:eastAsia="Times New Roman" w:hAnsi="Cambria Math"/>
                        <w:i/>
                        <w:sz w:val="26"/>
                        <w:szCs w:val="26"/>
                      </w:rPr>
                    </w:ins>
                  </m:ctrlPr>
                </m:sSubPr>
                <m:e>
                  <w:ins w:id="7355" w:author="The Si Tran" w:date="2012-12-06T03:24:00Z">
                    <m:r>
                      <w:rPr>
                        <w:rFonts w:ascii="Cambria Math" w:hAnsi="Cambria Math"/>
                        <w:sz w:val="26"/>
                        <w:szCs w:val="26"/>
                      </w:rPr>
                      <m:t>w</m:t>
                    </m:r>
                  </w:ins>
                </m:e>
                <m:sub>
                  <w:ins w:id="7356" w:author="The Si Tran" w:date="2012-12-06T03:24:00Z">
                    <m:r>
                      <w:rPr>
                        <w:rFonts w:ascii="Cambria Math" w:hAnsi="Cambria Math"/>
                        <w:sz w:val="26"/>
                        <w:szCs w:val="26"/>
                      </w:rPr>
                      <m:t>ij</m:t>
                    </m:r>
                  </w:ins>
                </m:sub>
              </m:sSub>
            </m:den>
          </m:f>
          <w:ins w:id="7357" w:author="The Si Tran" w:date="2012-12-06T03:24:00Z">
            <m:r>
              <w:rPr>
                <w:rFonts w:ascii="Cambria Math" w:hAnsi="Cambria Math"/>
                <w:sz w:val="26"/>
                <w:szCs w:val="26"/>
              </w:rPr>
              <m:t>=</m:t>
            </m:r>
          </w:ins>
          <m:d>
            <m:dPr>
              <m:ctrlPr>
                <w:ins w:id="7358" w:author="The Si Tran" w:date="2012-12-06T03:24:00Z">
                  <w:rPr>
                    <w:rFonts w:ascii="Cambria Math" w:hAnsi="Cambria Math"/>
                    <w:i/>
                    <w:sz w:val="26"/>
                    <w:szCs w:val="26"/>
                  </w:rPr>
                </w:ins>
              </m:ctrlPr>
            </m:dPr>
            <m:e>
              <m:nary>
                <m:naryPr>
                  <m:chr m:val="∑"/>
                  <m:limLoc m:val="subSup"/>
                  <m:supHide m:val="1"/>
                  <m:ctrlPr>
                    <w:ins w:id="7359" w:author="The Si Tran" w:date="2012-12-06T03:24:00Z">
                      <w:rPr>
                        <w:rFonts w:ascii="Cambria Math" w:eastAsia="Times New Roman" w:hAnsi="Cambria Math"/>
                        <w:i/>
                        <w:sz w:val="26"/>
                        <w:szCs w:val="26"/>
                      </w:rPr>
                    </w:ins>
                  </m:ctrlPr>
                </m:naryPr>
                <m:sub>
                  <w:ins w:id="7360" w:author="The Si Tran" w:date="2012-12-06T03:24:00Z">
                    <m:r>
                      <w:rPr>
                        <w:rFonts w:ascii="Cambria Math" w:eastAsia="Times New Roman" w:hAnsi="Cambria Math"/>
                        <w:sz w:val="26"/>
                        <w:szCs w:val="26"/>
                      </w:rPr>
                      <m:t>k∈succ</m:t>
                    </m:r>
                  </w:ins>
                  <m:d>
                    <m:dPr>
                      <m:ctrlPr>
                        <w:ins w:id="7361" w:author="The Si Tran" w:date="2012-12-06T03:24:00Z">
                          <w:rPr>
                            <w:rFonts w:ascii="Cambria Math" w:eastAsia="Times New Roman" w:hAnsi="Cambria Math"/>
                            <w:i/>
                            <w:sz w:val="26"/>
                            <w:szCs w:val="26"/>
                          </w:rPr>
                        </w:ins>
                      </m:ctrlPr>
                    </m:dPr>
                    <m:e>
                      <w:ins w:id="7362" w:author="The Si Tran" w:date="2012-12-06T03:24:00Z">
                        <m:r>
                          <w:rPr>
                            <w:rFonts w:ascii="Cambria Math" w:eastAsia="Times New Roman" w:hAnsi="Cambria Math"/>
                            <w:sz w:val="26"/>
                            <w:szCs w:val="26"/>
                          </w:rPr>
                          <m:t>i</m:t>
                        </m:r>
                      </w:ins>
                    </m:e>
                  </m:d>
                </m:sub>
                <m:sup/>
                <m:e>
                  <m:f>
                    <m:fPr>
                      <m:ctrlPr>
                        <w:ins w:id="7363" w:author="The Si Tran" w:date="2012-12-06T03:24:00Z">
                          <w:rPr>
                            <w:rFonts w:ascii="Cambria Math" w:eastAsia="Times New Roman" w:hAnsi="Cambria Math"/>
                            <w:i/>
                            <w:sz w:val="26"/>
                            <w:szCs w:val="26"/>
                          </w:rPr>
                        </w:ins>
                      </m:ctrlPr>
                    </m:fPr>
                    <m:num>
                      <w:ins w:id="7364" w:author="The Si Tran" w:date="2012-12-06T03:24:00Z">
                        <m:r>
                          <w:rPr>
                            <w:rFonts w:ascii="Cambria Math" w:hAnsi="Cambria Math"/>
                            <w:sz w:val="26"/>
                            <w:szCs w:val="26"/>
                          </w:rPr>
                          <m:t>∂E</m:t>
                        </m:r>
                      </w:ins>
                    </m:num>
                    <m:den>
                      <w:ins w:id="7365" w:author="The Si Tran" w:date="2012-12-06T03:24:00Z">
                        <m:r>
                          <w:rPr>
                            <w:rFonts w:ascii="Cambria Math" w:hAnsi="Cambria Math"/>
                            <w:sz w:val="26"/>
                            <w:szCs w:val="26"/>
                          </w:rPr>
                          <m:t>∂</m:t>
                        </m:r>
                      </w:ins>
                      <m:sSub>
                        <m:sSubPr>
                          <m:ctrlPr>
                            <w:ins w:id="7366" w:author="The Si Tran" w:date="2012-12-06T03:24:00Z">
                              <w:rPr>
                                <w:rFonts w:ascii="Cambria Math" w:eastAsia="Times New Roman" w:hAnsi="Cambria Math"/>
                                <w:i/>
                                <w:sz w:val="26"/>
                                <w:szCs w:val="26"/>
                              </w:rPr>
                            </w:ins>
                          </m:ctrlPr>
                        </m:sSubPr>
                        <m:e>
                          <w:ins w:id="7367" w:author="The Si Tran" w:date="2012-12-06T03:24:00Z">
                            <m:r>
                              <w:rPr>
                                <w:rFonts w:ascii="Cambria Math" w:hAnsi="Cambria Math"/>
                                <w:sz w:val="26"/>
                                <w:szCs w:val="26"/>
                              </w:rPr>
                              <m:t>o</m:t>
                            </m:r>
                          </w:ins>
                        </m:e>
                        <m:sub>
                          <w:ins w:id="7368" w:author="The Si Tran" w:date="2012-12-06T03:24:00Z">
                            <m:r>
                              <w:rPr>
                                <w:rFonts w:ascii="Cambria Math" w:hAnsi="Cambria Math"/>
                                <w:sz w:val="26"/>
                                <w:szCs w:val="26"/>
                              </w:rPr>
                              <m:t>k</m:t>
                            </m:r>
                          </w:ins>
                        </m:sub>
                      </m:sSub>
                    </m:den>
                  </m:f>
                  <m:sSup>
                    <m:sSupPr>
                      <m:ctrlPr>
                        <w:ins w:id="7369" w:author="The Si Tran" w:date="2012-12-06T03:24:00Z">
                          <w:rPr>
                            <w:rFonts w:ascii="Cambria Math" w:eastAsia="Times New Roman" w:hAnsi="Cambria Math"/>
                            <w:i/>
                            <w:sz w:val="26"/>
                            <w:szCs w:val="26"/>
                          </w:rPr>
                        </w:ins>
                      </m:ctrlPr>
                    </m:sSupPr>
                    <m:e>
                      <w:ins w:id="7370" w:author="The Si Tran" w:date="2012-12-06T03:24:00Z">
                        <m:r>
                          <w:rPr>
                            <w:rFonts w:ascii="Cambria Math" w:eastAsia="Times New Roman" w:hAnsi="Cambria Math"/>
                            <w:sz w:val="26"/>
                            <w:szCs w:val="26"/>
                          </w:rPr>
                          <m:t>f</m:t>
                        </m:r>
                      </w:ins>
                    </m:e>
                    <m:sup>
                      <w:ins w:id="7371" w:author="The Si Tran" w:date="2012-12-06T03:24:00Z">
                        <m:r>
                          <w:rPr>
                            <w:rFonts w:ascii="Cambria Math" w:eastAsia="Times New Roman" w:hAnsi="Cambria Math"/>
                            <w:sz w:val="26"/>
                            <w:szCs w:val="26"/>
                          </w:rPr>
                          <m:t>'</m:t>
                        </m:r>
                      </w:ins>
                    </m:sup>
                  </m:sSup>
                  <m:d>
                    <m:dPr>
                      <m:ctrlPr>
                        <w:ins w:id="7372" w:author="The Si Tran" w:date="2012-12-06T03:24:00Z">
                          <w:rPr>
                            <w:rFonts w:ascii="Cambria Math" w:eastAsia="Times New Roman" w:hAnsi="Cambria Math"/>
                            <w:i/>
                            <w:sz w:val="26"/>
                            <w:szCs w:val="26"/>
                          </w:rPr>
                        </w:ins>
                      </m:ctrlPr>
                    </m:dPr>
                    <m:e>
                      <m:sSub>
                        <m:sSubPr>
                          <m:ctrlPr>
                            <w:ins w:id="7373" w:author="The Si Tran" w:date="2012-12-06T03:24:00Z">
                              <w:rPr>
                                <w:rFonts w:ascii="Cambria Math" w:eastAsia="Times New Roman" w:hAnsi="Cambria Math"/>
                                <w:i/>
                                <w:sz w:val="26"/>
                                <w:szCs w:val="26"/>
                              </w:rPr>
                            </w:ins>
                          </m:ctrlPr>
                        </m:sSubPr>
                        <m:e>
                          <w:ins w:id="7374" w:author="The Si Tran" w:date="2012-12-06T03:24:00Z">
                            <m:r>
                              <w:rPr>
                                <w:rFonts w:ascii="Cambria Math" w:eastAsia="Times New Roman" w:hAnsi="Cambria Math"/>
                                <w:sz w:val="26"/>
                                <w:szCs w:val="26"/>
                              </w:rPr>
                              <m:t>net</m:t>
                            </m:r>
                          </w:ins>
                        </m:e>
                        <m:sub>
                          <w:ins w:id="7375" w:author="The Si Tran" w:date="2012-12-06T03:24:00Z">
                            <m:r>
                              <w:rPr>
                                <w:rFonts w:ascii="Cambria Math" w:eastAsia="Times New Roman" w:hAnsi="Cambria Math"/>
                                <w:sz w:val="26"/>
                                <w:szCs w:val="26"/>
                              </w:rPr>
                              <m:t>k</m:t>
                            </m:r>
                          </w:ins>
                        </m:sub>
                      </m:sSub>
                    </m:e>
                  </m:d>
                  <m:sSub>
                    <m:sSubPr>
                      <m:ctrlPr>
                        <w:ins w:id="7376" w:author="The Si Tran" w:date="2012-12-06T03:24:00Z">
                          <w:rPr>
                            <w:rFonts w:ascii="Cambria Math" w:eastAsia="Times New Roman" w:hAnsi="Cambria Math"/>
                            <w:i/>
                            <w:sz w:val="26"/>
                            <w:szCs w:val="26"/>
                          </w:rPr>
                        </w:ins>
                      </m:ctrlPr>
                    </m:sSubPr>
                    <m:e>
                      <w:ins w:id="7377" w:author="The Si Tran" w:date="2012-12-06T03:24:00Z">
                        <m:r>
                          <w:rPr>
                            <w:rFonts w:ascii="Cambria Math" w:eastAsia="Times New Roman" w:hAnsi="Cambria Math"/>
                            <w:sz w:val="26"/>
                            <w:szCs w:val="26"/>
                          </w:rPr>
                          <m:t>w</m:t>
                        </m:r>
                      </w:ins>
                    </m:e>
                    <m:sub>
                      <w:ins w:id="7378" w:author="The Si Tran" w:date="2012-12-06T03:24:00Z">
                        <m:r>
                          <w:rPr>
                            <w:rFonts w:ascii="Cambria Math" w:eastAsia="Times New Roman" w:hAnsi="Cambria Math"/>
                            <w:sz w:val="26"/>
                            <w:szCs w:val="26"/>
                          </w:rPr>
                          <m:t>ki</m:t>
                        </m:r>
                      </w:ins>
                    </m:sub>
                  </m:sSub>
                </m:e>
              </m:nary>
            </m:e>
          </m:d>
          <w:ins w:id="7379" w:author="The Si Tran" w:date="2012-12-06T03:24:00Z">
            <m:r>
              <w:rPr>
                <w:rFonts w:ascii="Cambria Math" w:hAnsi="Cambria Math"/>
                <w:sz w:val="26"/>
                <w:szCs w:val="26"/>
              </w:rPr>
              <m:t>*</m:t>
            </m:r>
          </w:ins>
          <m:sSup>
            <m:sSupPr>
              <m:ctrlPr>
                <w:ins w:id="7380" w:author="The Si Tran" w:date="2012-12-06T03:25:00Z">
                  <w:rPr>
                    <w:rFonts w:ascii="Cambria Math" w:eastAsia="Times New Roman" w:hAnsi="Cambria Math"/>
                    <w:i/>
                    <w:sz w:val="26"/>
                    <w:szCs w:val="26"/>
                  </w:rPr>
                </w:ins>
              </m:ctrlPr>
            </m:sSupPr>
            <m:e>
              <w:ins w:id="7381" w:author="The Si Tran" w:date="2012-12-06T03:25:00Z">
                <m:r>
                  <w:rPr>
                    <w:rFonts w:ascii="Cambria Math" w:hAnsi="Cambria Math"/>
                    <w:sz w:val="26"/>
                    <w:szCs w:val="26"/>
                  </w:rPr>
                  <m:t>f</m:t>
                </m:r>
              </w:ins>
            </m:e>
            <m:sup>
              <w:ins w:id="7382" w:author="The Si Tran" w:date="2012-12-06T03:25:00Z">
                <m:r>
                  <w:rPr>
                    <w:rFonts w:ascii="Cambria Math" w:hAnsi="Cambria Math"/>
                    <w:sz w:val="26"/>
                    <w:szCs w:val="26"/>
                  </w:rPr>
                  <m:t>'</m:t>
                </m:r>
              </w:ins>
            </m:sup>
          </m:sSup>
          <m:d>
            <m:dPr>
              <m:ctrlPr>
                <w:ins w:id="7383" w:author="The Si Tran" w:date="2012-12-06T03:25:00Z">
                  <w:rPr>
                    <w:rFonts w:ascii="Cambria Math" w:hAnsi="Cambria Math"/>
                    <w:i/>
                    <w:sz w:val="26"/>
                    <w:szCs w:val="26"/>
                  </w:rPr>
                </w:ins>
              </m:ctrlPr>
            </m:dPr>
            <m:e>
              <m:sSub>
                <m:sSubPr>
                  <m:ctrlPr>
                    <w:ins w:id="7384" w:author="The Si Tran" w:date="2012-12-06T03:25:00Z">
                      <w:rPr>
                        <w:rFonts w:ascii="Cambria Math" w:eastAsia="Times New Roman" w:hAnsi="Cambria Math"/>
                        <w:i/>
                        <w:sz w:val="26"/>
                        <w:szCs w:val="26"/>
                      </w:rPr>
                    </w:ins>
                  </m:ctrlPr>
                </m:sSubPr>
                <m:e>
                  <w:ins w:id="7385" w:author="The Si Tran" w:date="2012-12-06T03:25:00Z">
                    <m:r>
                      <w:rPr>
                        <w:rFonts w:ascii="Cambria Math" w:hAnsi="Cambria Math"/>
                        <w:sz w:val="26"/>
                        <w:szCs w:val="26"/>
                      </w:rPr>
                      <m:t>net</m:t>
                    </m:r>
                  </w:ins>
                </m:e>
                <m:sub>
                  <w:ins w:id="7386" w:author="The Si Tran" w:date="2012-12-06T03:25:00Z">
                    <m:r>
                      <w:rPr>
                        <w:rFonts w:ascii="Cambria Math" w:hAnsi="Cambria Math"/>
                        <w:sz w:val="26"/>
                        <w:szCs w:val="26"/>
                      </w:rPr>
                      <m:t>i</m:t>
                    </m:r>
                  </w:ins>
                </m:sub>
              </m:sSub>
            </m:e>
          </m:d>
          <m:sSub>
            <m:sSubPr>
              <m:ctrlPr>
                <w:ins w:id="7387" w:author="The Si Tran" w:date="2012-12-06T03:25:00Z">
                  <w:rPr>
                    <w:rFonts w:ascii="Cambria Math" w:eastAsia="Times New Roman" w:hAnsi="Cambria Math"/>
                    <w:i/>
                    <w:sz w:val="26"/>
                    <w:szCs w:val="26"/>
                  </w:rPr>
                </w:ins>
              </m:ctrlPr>
            </m:sSubPr>
            <m:e>
              <w:ins w:id="7388" w:author="The Si Tran" w:date="2012-12-06T03:25:00Z">
                <m:r>
                  <w:rPr>
                    <w:rFonts w:ascii="Cambria Math" w:hAnsi="Cambria Math"/>
                    <w:sz w:val="26"/>
                    <w:szCs w:val="26"/>
                  </w:rPr>
                  <m:t>o</m:t>
                </m:r>
              </w:ins>
            </m:e>
            <m:sub>
              <w:ins w:id="7389"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390" w:author="The Si Tran" w:date="2012-12-06T03:25:00Z">
        <w:r w:rsidRPr="00AF1345" w:rsidDel="005B51B1">
          <w:rPr>
            <w:rFonts w:ascii="Times New Roman" w:hAnsi="Times New Roman"/>
            <w:position w:val="-32"/>
            <w:sz w:val="26"/>
            <w:szCs w:val="26"/>
          </w:rPr>
          <w:object w:dxaOrig="4940" w:dyaOrig="700" w14:anchorId="4DC3F1FF">
            <v:shape id="_x0000_i1131" type="#_x0000_t75" style="width:331.2pt;height:50.1pt" o:ole="">
              <v:imagedata r:id="rId262" o:title=""/>
            </v:shape>
            <o:OLEObject Type="Embed" ProgID="Equation.DSMT4" ShapeID="_x0000_i1131" DrawAspect="Content" ObjectID="_1417199902" r:id="rId263"/>
          </w:object>
        </w:r>
      </w:del>
    </w:p>
    <w:p w14:paraId="1B4AB723" w14:textId="4F7D63EE" w:rsidR="0088753F" w:rsidRPr="0049233F" w:rsidRDefault="0088753F">
      <w:pPr>
        <w:pPrChange w:id="7391"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392" w:author="The Si Tran" w:date="2012-12-06T03:26:00Z"/>
        </w:rPr>
        <w:pPrChange w:id="7393" w:author="The Si Tran" w:date="2012-12-16T08:26:00Z">
          <w:pPr>
            <w:pStyle w:val="ListParagraph"/>
            <w:tabs>
              <w:tab w:val="left" w:pos="720"/>
            </w:tabs>
            <w:spacing w:after="0" w:line="360" w:lineRule="auto"/>
            <w:ind w:left="0" w:firstLine="720"/>
          </w:pPr>
        </w:pPrChange>
      </w:pPr>
      <w:ins w:id="7394" w:author="The Si Tran" w:date="2012-12-14T05:54:00Z">
        <w:r w:rsidRPr="00032D83">
          <w:rPr>
            <w:noProof/>
          </w:rPr>
          <mc:AlternateContent>
            <mc:Choice Requires="wps">
              <w:drawing>
                <wp:anchor distT="0" distB="0" distL="114300" distR="114300" simplePos="0" relativeHeight="251682304" behindDoc="0" locked="0" layoutInCell="1" allowOverlap="1" wp14:anchorId="404F4B27" wp14:editId="280B81C2">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276DB6" w:rsidRDefault="00276DB6">
                              <w:pPr>
                                <w:pStyle w:val="EquationIndex"/>
                                <w:pPrChange w:id="7395" w:author="The Si Tran" w:date="2012-12-16T08:25:00Z">
                                  <w:pPr/>
                                </w:pPrChange>
                              </w:pPr>
                              <w:ins w:id="7396" w:author="The Si Tran" w:date="2012-12-06T02:41:00Z">
                                <w:r>
                                  <w:t>(4.</w:t>
                                </w:r>
                              </w:ins>
                              <w:ins w:id="7397" w:author="The Si Tran" w:date="2012-12-06T02:44:00Z">
                                <w:r>
                                  <w:t>12</w:t>
                                </w:r>
                              </w:ins>
                              <w:ins w:id="73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3" type="#_x0000_t202" style="position:absolute;left:0;text-align:left;margin-left:406.45pt;margin-top:36.9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wY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y2jfAHOqNugLT91sBSeva1TvRoR4&#10;LzyGCQXHgoh3+GhDYJ+2J84W5H+9Jk949Di0nK0xnCUPP5fCK87MV4vuH/eHwzTN+TIcfRzg4o81&#10;82ONXTaXhJboYxU5mY8JH83uqD01T9gjsxQVKmElYpc87o6XsVsZ2ENSzWYZhPl1It7YByeT60Rz&#10;6s3H9kl4t23giM6/pd0Yi8mLPu6wydLSbBlJ17nJE9Edq9sCYPZz72/3VFoux/eMOmzT6W8A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6OFcG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276DB6" w:rsidRDefault="00276DB6">
                        <w:pPr>
                          <w:pStyle w:val="EquationIndex"/>
                          <w:pPrChange w:id="7399" w:author="The Si Tran" w:date="2012-12-16T08:25:00Z">
                            <w:pPr/>
                          </w:pPrChange>
                        </w:pPr>
                        <w:ins w:id="7400" w:author="The Si Tran" w:date="2012-12-06T02:41:00Z">
                          <w:r>
                            <w:t>(4.</w:t>
                          </w:r>
                        </w:ins>
                        <w:ins w:id="7401" w:author="The Si Tran" w:date="2012-12-06T02:44:00Z">
                          <w:r>
                            <w:t>12</w:t>
                          </w:r>
                        </w:ins>
                        <w:ins w:id="740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403" w:author="The Si Tran" w:date="2012-12-06T03:30:00Z"/>
          <w:rFonts w:ascii="Times New Roman" w:hAnsi="Times New Roman"/>
          <w:sz w:val="26"/>
          <w:szCs w:val="26"/>
        </w:rPr>
        <w:pPrChange w:id="7404" w:author="The Si Tran" w:date="2012-12-14T06:17:00Z">
          <w:pPr>
            <w:pStyle w:val="ListParagraph"/>
            <w:tabs>
              <w:tab w:val="left" w:pos="720"/>
            </w:tabs>
            <w:spacing w:after="0" w:line="360" w:lineRule="auto"/>
            <w:ind w:left="0" w:firstLine="720"/>
          </w:pPr>
        </w:pPrChange>
      </w:pPr>
      <w:ins w:id="7405" w:author="The Si Tran" w:date="2012-12-14T05:55:00Z">
        <w:r w:rsidRPr="00032D83">
          <w:rPr>
            <w:noProof/>
            <w:szCs w:val="26"/>
          </w:rPr>
          <mc:AlternateContent>
            <mc:Choice Requires="wps">
              <w:drawing>
                <wp:anchor distT="0" distB="0" distL="114300" distR="114300" simplePos="0" relativeHeight="251700736" behindDoc="0" locked="0" layoutInCell="1" allowOverlap="1" wp14:anchorId="78175529" wp14:editId="5C7DABA4">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276DB6" w:rsidRDefault="00276DB6">
                              <w:pPr>
                                <w:pStyle w:val="EquationIndex"/>
                                <w:pPrChange w:id="7406" w:author="The Si Tran" w:date="2012-12-16T08:25:00Z">
                                  <w:pPr/>
                                </w:pPrChange>
                              </w:pPr>
                              <w:ins w:id="7407" w:author="The Si Tran" w:date="2012-12-06T02:41:00Z">
                                <w:r>
                                  <w:t>(4.</w:t>
                                </w:r>
                              </w:ins>
                              <w:ins w:id="7408" w:author="The Si Tran" w:date="2012-12-06T02:44:00Z">
                                <w:r>
                                  <w:t>13</w:t>
                                </w:r>
                              </w:ins>
                              <w:ins w:id="740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4" type="#_x0000_t202" style="position:absolute;left:0;text-align:left;margin-left:406.4pt;margin-top:25.5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MZ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" fillcolor="white [3201]" stroked="f" strokeweight=".5pt">
                  <v:textbox>
                    <w:txbxContent>
                      <w:p w14:paraId="783F0A0F" w14:textId="385B313A" w:rsidR="00276DB6" w:rsidRDefault="00276DB6">
                        <w:pPr>
                          <w:pStyle w:val="EquationIndex"/>
                          <w:pPrChange w:id="7410" w:author="The Si Tran" w:date="2012-12-16T08:25:00Z">
                            <w:pPr/>
                          </w:pPrChange>
                        </w:pPr>
                        <w:ins w:id="7411" w:author="The Si Tran" w:date="2012-12-06T02:41:00Z">
                          <w:r>
                            <w:t>(4.</w:t>
                          </w:r>
                        </w:ins>
                        <w:ins w:id="7412" w:author="The Si Tran" w:date="2012-12-06T02:44:00Z">
                          <w:r>
                            <w:t>13</w:t>
                          </w:r>
                        </w:ins>
                        <w:ins w:id="7413" w:author="The Si Tran" w:date="2012-12-06T02:41:00Z">
                          <w:r>
                            <w:t>)</w:t>
                          </w:r>
                        </w:ins>
                      </w:p>
                    </w:txbxContent>
                  </v:textbox>
                </v:shape>
              </w:pict>
            </mc:Fallback>
          </mc:AlternateContent>
        </w:r>
      </w:ins>
      <w:ins w:id="7414"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415" w:author="The Si Tran" w:date="2012-12-06T03:30:00Z"/>
          <w:rFonts w:ascii="Times New Roman" w:hAnsi="Times New Roman"/>
          <w:sz w:val="26"/>
          <w:szCs w:val="26"/>
        </w:rPr>
        <w:pPrChange w:id="7416" w:author="The Si Tran" w:date="2012-12-14T06:17:00Z">
          <w:pPr>
            <w:pStyle w:val="ListParagraph"/>
            <w:tabs>
              <w:tab w:val="left" w:pos="720"/>
            </w:tabs>
            <w:spacing w:after="0" w:line="360" w:lineRule="auto"/>
            <w:ind w:left="0" w:firstLine="720"/>
          </w:pPr>
        </w:pPrChange>
      </w:pPr>
      <w:ins w:id="7417"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418" w:author="The Si Tran" w:date="2012-12-06T03:30:00Z">
            <w:rPr/>
          </w:rPrChange>
        </w:rPr>
        <w:pPrChange w:id="7419" w:author="The Si Tran" w:date="2012-12-14T06:17:00Z">
          <w:pPr>
            <w:pStyle w:val="ListParagraph"/>
            <w:spacing w:after="0" w:line="360" w:lineRule="auto"/>
            <w:ind w:left="0" w:firstLine="720"/>
          </w:pPr>
        </w:pPrChange>
      </w:pPr>
      <w:del w:id="7420" w:author="The Si Tran" w:date="2012-12-06T03:30:00Z">
        <w:r w:rsidRPr="00AF1345" w:rsidDel="00962DC9">
          <w:object w:dxaOrig="4040" w:dyaOrig="1040" w14:anchorId="7127A6C4">
            <v:shape id="_x0000_i1132" type="#_x0000_t75" style="width:266.1pt;height:1in" o:ole="">
              <v:imagedata r:id="rId264" o:title=""/>
            </v:shape>
            <o:OLEObject Type="Embed" ProgID="Equation.DSMT4" ShapeID="_x0000_i1132" DrawAspect="Content" ObjectID="_1417199903" r:id="rId265"/>
          </w:object>
        </w:r>
      </w:del>
    </w:p>
    <w:p w14:paraId="41B71683" w14:textId="60BCD495" w:rsidR="0088753F" w:rsidRPr="0049233F" w:rsidRDefault="0088753F">
      <w:pPr>
        <w:pPrChange w:id="7421"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3" type="#_x0000_t75" style="width:7.5pt;height:14.4pt" o:ole="">
            <v:imagedata r:id="rId266" o:title=""/>
          </v:shape>
          <o:OLEObject Type="Embed" ProgID="Equation.DSMT4" ShapeID="_x0000_i1133" DrawAspect="Content" ObjectID="_1417199904"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422"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423"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424"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425"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426" w:name="OLE_LINK1"/>
      <w:r w:rsidRPr="0049233F">
        <w:t>oscillation</w:t>
      </w:r>
      <w:bookmarkEnd w:id="7426"/>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4" type="#_x0000_t75" style="width:14.4pt;height:14.4pt" o:ole="">
            <v:imagedata r:id="rId268" o:title=""/>
          </v:shape>
          <o:OLEObject Type="Embed" ProgID="Equation.DSMT4" ShapeID="_x0000_i1134" DrawAspect="Content" ObjectID="_1417199905" r:id="rId269"/>
        </w:object>
      </w:r>
      <w:r w:rsidRPr="0049233F">
        <w:t xml:space="preserve"> nhỏ, nếu đạo hàm riêng phần lớn thì </w:t>
      </w:r>
      <w:r w:rsidRPr="0049233F">
        <w:rPr>
          <w:position w:val="-6"/>
          <w:rPrChange w:id="7427" w:author="The Si Tran" w:date="2012-12-05T23:02:00Z">
            <w:rPr>
              <w:position w:val="-6"/>
            </w:rPr>
          </w:rPrChange>
        </w:rPr>
        <w:object w:dxaOrig="380" w:dyaOrig="279" w14:anchorId="1B8537DF">
          <v:shape id="_x0000_i1135" type="#_x0000_t75" style="width:14.4pt;height:14.4pt" o:ole="">
            <v:imagedata r:id="rId268" o:title=""/>
          </v:shape>
          <o:OLEObject Type="Embed" ProgID="Equation.DSMT4" ShapeID="_x0000_i1135" DrawAspect="Content" ObjectID="_1417199906"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428" w:author="The Si Tran" w:date="2012-12-06T03:34:00Z"/>
        </w:rPr>
        <w:pPrChange w:id="7429" w:author="The Si Tran" w:date="2012-12-16T08:27:00Z">
          <w:pPr>
            <w:pStyle w:val="ListParagraph"/>
            <w:spacing w:after="0" w:line="360" w:lineRule="auto"/>
            <w:ind w:left="0" w:firstLine="720"/>
          </w:pPr>
        </w:pPrChange>
      </w:pPr>
      <w:ins w:id="7430" w:author="The Si Tran" w:date="2012-12-14T05:55:00Z">
        <w:r w:rsidRPr="00032D83">
          <w:rPr>
            <w:noProof/>
          </w:rPr>
          <mc:AlternateContent>
            <mc:Choice Requires="wps">
              <w:drawing>
                <wp:anchor distT="0" distB="0" distL="114300" distR="114300" simplePos="0" relativeHeight="251707904" behindDoc="0" locked="0" layoutInCell="1" allowOverlap="1" wp14:anchorId="6A99BEC4" wp14:editId="5C2EAD4F">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276DB6" w:rsidRDefault="00276DB6">
                              <w:pPr>
                                <w:pStyle w:val="EquationIndex"/>
                                <w:pPrChange w:id="7431" w:author="The Si Tran" w:date="2012-12-16T08:27:00Z">
                                  <w:pPr/>
                                </w:pPrChange>
                              </w:pPr>
                              <w:ins w:id="7432" w:author="The Si Tran" w:date="2012-12-06T02:41:00Z">
                                <w:r>
                                  <w:t>(4.</w:t>
                                </w:r>
                              </w:ins>
                              <w:ins w:id="7433" w:author="The Si Tran" w:date="2012-12-06T02:44:00Z">
                                <w:r>
                                  <w:t>14</w:t>
                                </w:r>
                              </w:ins>
                              <w:ins w:id="74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5" type="#_x0000_t202" style="position:absolute;left:0;text-align:left;margin-left:406.4pt;margin-top:42.7pt;width:46.85pt;height:28.5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575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XnfACuo9tgXHtrZCo7fKKzeLQvx&#10;gXkcJiw4Loh4jx+pAdmH7kTJBvyv1+QJjz2OWkpqHM6Shp9b5gUl+qvF7p8OLy7SNOfLxfjjCC/+&#10;VLM61dituQJsiSGuIsfzMeGj7o/Sg3nGPbJMUVHFLMfYJY398Sq2KwP3EBfLZQbh/DoWb+2j48l1&#10;ojn15lPzzLzrGjhi599BP8Zs9qKPW2yytLDcRpAqN3kiumW1KwDOfu79bk+l5XJ6z6jjNl38Bg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PpLnvm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276DB6" w:rsidRDefault="00276DB6">
                        <w:pPr>
                          <w:pStyle w:val="EquationIndex"/>
                          <w:pPrChange w:id="7435" w:author="The Si Tran" w:date="2012-12-16T08:27:00Z">
                            <w:pPr/>
                          </w:pPrChange>
                        </w:pPr>
                        <w:ins w:id="7436" w:author="The Si Tran" w:date="2012-12-06T02:41:00Z">
                          <w:r>
                            <w:t>(4.</w:t>
                          </w:r>
                        </w:ins>
                        <w:ins w:id="7437" w:author="The Si Tran" w:date="2012-12-06T02:44:00Z">
                          <w:r>
                            <w:t>14</w:t>
                          </w:r>
                        </w:ins>
                        <w:ins w:id="7438"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439" w:author="The Si Tran" w:date="2012-12-06T03:31:00Z"/>
          <w:rPrChange w:id="7440" w:author="The Si Tran" w:date="2012-12-06T03:34:00Z">
            <w:rPr>
              <w:ins w:id="7441" w:author="The Si Tran" w:date="2012-12-06T03:31:00Z"/>
            </w:rPr>
          </w:rPrChange>
        </w:rPr>
        <w:pPrChange w:id="7442" w:author="The Si Tran" w:date="2012-12-16T08:27:00Z">
          <w:pPr>
            <w:pStyle w:val="ListParagraph"/>
            <w:spacing w:after="0" w:line="360" w:lineRule="auto"/>
            <w:ind w:left="0" w:firstLine="720"/>
          </w:pPr>
        </w:pPrChange>
      </w:pPr>
      <w:del w:id="7443" w:author="The Si Tran" w:date="2012-12-06T03:34:00Z">
        <w:r w:rsidRPr="0049233F" w:rsidDel="003B3962">
          <w:rPr>
            <w:rPrChange w:id="7444" w:author="The Si Tran" w:date="2012-12-05T23:02:00Z">
              <w:rPr/>
            </w:rPrChange>
          </w:rPr>
          <w:object w:dxaOrig="4760" w:dyaOrig="700" w14:anchorId="60BD1AD6">
            <v:shape id="_x0000_i1136" type="#_x0000_t75" style="width:302.4pt;height:43.8pt" o:ole="">
              <v:imagedata r:id="rId271" o:title=""/>
            </v:shape>
            <o:OLEObject Type="Embed" ProgID="Equation.DSMT4" ShapeID="_x0000_i1136" DrawAspect="Content" ObjectID="_1417199907" r:id="rId272"/>
          </w:object>
        </w:r>
      </w:del>
    </w:p>
    <w:p w14:paraId="46D768F1" w14:textId="4DAB363F" w:rsidR="00673068" w:rsidRPr="007E3E87" w:rsidRDefault="00276DB6">
      <w:pPr>
        <w:pStyle w:val="ListParagraph"/>
        <w:spacing w:after="0" w:line="360" w:lineRule="auto"/>
        <w:ind w:firstLine="720"/>
        <w:rPr>
          <w:rFonts w:ascii="Times New Roman" w:hAnsi="Times New Roman"/>
          <w:sz w:val="26"/>
          <w:szCs w:val="26"/>
        </w:rPr>
        <w:pPrChange w:id="7445" w:author="The Si Tran" w:date="2012-12-06T03:34:00Z">
          <w:pPr>
            <w:pStyle w:val="ListParagraph"/>
            <w:spacing w:after="0" w:line="360" w:lineRule="auto"/>
            <w:ind w:left="0" w:firstLine="720"/>
          </w:pPr>
        </w:pPrChange>
      </w:pPr>
      <m:oMathPara>
        <m:oMathParaPr>
          <m:jc m:val="center"/>
        </m:oMathParaPr>
        <m:oMath>
          <m:f>
            <m:fPr>
              <m:ctrlPr>
                <w:ins w:id="7446" w:author="The Si Tran" w:date="2012-12-06T03:32:00Z">
                  <w:rPr>
                    <w:rFonts w:ascii="Cambria Math" w:eastAsia="Times New Roman" w:hAnsi="Cambria Math"/>
                    <w:i/>
                    <w:sz w:val="26"/>
                    <w:szCs w:val="26"/>
                  </w:rPr>
                </w:ins>
              </m:ctrlPr>
            </m:fPr>
            <m:num>
              <w:ins w:id="7447" w:author="The Si Tran" w:date="2012-12-06T03:32:00Z">
                <m:r>
                  <w:rPr>
                    <w:rFonts w:ascii="Cambria Math" w:hAnsi="Cambria Math"/>
                    <w:sz w:val="26"/>
                    <w:szCs w:val="26"/>
                  </w:rPr>
                  <m:t>∂E</m:t>
                </m:r>
              </w:ins>
            </m:num>
            <m:den>
              <w:ins w:id="7448" w:author="The Si Tran" w:date="2012-12-06T03:32:00Z">
                <m:r>
                  <w:rPr>
                    <w:rFonts w:ascii="Cambria Math" w:hAnsi="Cambria Math"/>
                    <w:sz w:val="26"/>
                    <w:szCs w:val="26"/>
                  </w:rPr>
                  <m:t>∂</m:t>
                </m:r>
              </w:ins>
              <m:sSub>
                <m:sSubPr>
                  <m:ctrlPr>
                    <w:ins w:id="7449" w:author="The Si Tran" w:date="2012-12-06T03:32:00Z">
                      <w:rPr>
                        <w:rFonts w:ascii="Cambria Math" w:eastAsia="Times New Roman" w:hAnsi="Cambria Math"/>
                        <w:i/>
                        <w:sz w:val="26"/>
                        <w:szCs w:val="26"/>
                      </w:rPr>
                    </w:ins>
                  </m:ctrlPr>
                </m:sSubPr>
                <m:e>
                  <w:ins w:id="7450" w:author="The Si Tran" w:date="2012-12-06T03:32:00Z">
                    <m:r>
                      <w:rPr>
                        <w:rFonts w:ascii="Cambria Math" w:hAnsi="Cambria Math"/>
                        <w:sz w:val="26"/>
                        <w:szCs w:val="26"/>
                      </w:rPr>
                      <m:t>w</m:t>
                    </m:r>
                  </w:ins>
                </m:e>
                <m:sub>
                  <w:ins w:id="7451" w:author="The Si Tran" w:date="2012-12-06T03:32:00Z">
                    <m:r>
                      <w:rPr>
                        <w:rFonts w:ascii="Cambria Math" w:hAnsi="Cambria Math"/>
                        <w:sz w:val="26"/>
                        <w:szCs w:val="26"/>
                      </w:rPr>
                      <m:t>ij</m:t>
                    </m:r>
                  </w:ins>
                </m:sub>
              </m:sSub>
            </m:den>
          </m:f>
          <w:ins w:id="7452" w:author="The Si Tran" w:date="2012-12-06T03:32:00Z">
            <m:r>
              <w:rPr>
                <w:rFonts w:ascii="Cambria Math" w:hAnsi="Cambria Math"/>
                <w:sz w:val="26"/>
                <w:szCs w:val="26"/>
              </w:rPr>
              <m:t xml:space="preserve">  ∆</m:t>
            </m:r>
          </w:ins>
          <m:sSub>
            <m:sSubPr>
              <m:ctrlPr>
                <w:ins w:id="7453" w:author="The Si Tran" w:date="2012-12-06T03:32:00Z">
                  <w:rPr>
                    <w:rFonts w:ascii="Cambria Math" w:hAnsi="Cambria Math"/>
                    <w:i/>
                    <w:sz w:val="26"/>
                    <w:szCs w:val="26"/>
                  </w:rPr>
                </w:ins>
              </m:ctrlPr>
            </m:sSubPr>
            <m:e>
              <w:ins w:id="7454" w:author="The Si Tran" w:date="2012-12-06T03:32:00Z">
                <m:r>
                  <w:rPr>
                    <w:rFonts w:ascii="Cambria Math" w:hAnsi="Cambria Math"/>
                    <w:sz w:val="26"/>
                    <w:szCs w:val="26"/>
                  </w:rPr>
                  <m:t>w</m:t>
                </m:r>
              </w:ins>
            </m:e>
            <m:sub>
              <w:ins w:id="7455" w:author="The Si Tran" w:date="2012-12-06T03:32:00Z">
                <m:r>
                  <w:rPr>
                    <w:rFonts w:ascii="Cambria Math" w:hAnsi="Cambria Math"/>
                    <w:sz w:val="26"/>
                    <w:szCs w:val="26"/>
                  </w:rPr>
                  <m:t>ij</m:t>
                </m:r>
              </w:ins>
            </m:sub>
          </m:sSub>
          <m:d>
            <m:dPr>
              <m:ctrlPr>
                <w:ins w:id="7456" w:author="The Si Tran" w:date="2012-12-06T03:32:00Z">
                  <w:rPr>
                    <w:rFonts w:ascii="Cambria Math" w:hAnsi="Cambria Math"/>
                    <w:i/>
                    <w:sz w:val="26"/>
                    <w:szCs w:val="26"/>
                  </w:rPr>
                </w:ins>
              </m:ctrlPr>
            </m:dPr>
            <m:e>
              <w:ins w:id="7457" w:author="The Si Tran" w:date="2012-12-06T03:32:00Z">
                <m:r>
                  <w:rPr>
                    <w:rFonts w:ascii="Cambria Math" w:hAnsi="Cambria Math"/>
                    <w:sz w:val="26"/>
                    <w:szCs w:val="26"/>
                  </w:rPr>
                  <m:t>t</m:t>
                </m:r>
              </w:ins>
            </m:e>
          </m:d>
          <w:ins w:id="7458" w:author="The Si Tran" w:date="2012-12-06T03:32:00Z">
            <m:r>
              <w:rPr>
                <w:rFonts w:ascii="Cambria Math" w:hAnsi="Cambria Math"/>
                <w:sz w:val="26"/>
                <w:szCs w:val="26"/>
              </w:rPr>
              <m:t>=-</m:t>
            </m:r>
          </w:ins>
          <w:ins w:id="7459" w:author="The Si Tran" w:date="2012-12-06T03:33:00Z">
            <m:r>
              <w:rPr>
                <w:rFonts w:ascii="Cambria Math" w:hAnsi="Cambria Math"/>
                <w:sz w:val="26"/>
                <w:szCs w:val="26"/>
              </w:rPr>
              <m:t>η</m:t>
            </m:r>
          </w:ins>
          <m:f>
            <m:fPr>
              <m:ctrlPr>
                <w:ins w:id="7460" w:author="The Si Tran" w:date="2012-12-06T03:33:00Z">
                  <w:rPr>
                    <w:rFonts w:ascii="Cambria Math" w:hAnsi="Cambria Math"/>
                    <w:i/>
                    <w:sz w:val="26"/>
                    <w:szCs w:val="26"/>
                  </w:rPr>
                </w:ins>
              </m:ctrlPr>
            </m:fPr>
            <m:num>
              <w:ins w:id="7461" w:author="The Si Tran" w:date="2012-12-06T03:33:00Z">
                <m:r>
                  <w:rPr>
                    <w:rFonts w:ascii="Cambria Math" w:hAnsi="Cambria Math"/>
                    <w:sz w:val="26"/>
                    <w:szCs w:val="26"/>
                  </w:rPr>
                  <m:t>∂E</m:t>
                </m:r>
              </w:ins>
            </m:num>
            <m:den>
              <w:ins w:id="7462" w:author="The Si Tran" w:date="2012-12-06T03:33:00Z">
                <m:r>
                  <w:rPr>
                    <w:rFonts w:ascii="Cambria Math" w:hAnsi="Cambria Math"/>
                    <w:sz w:val="26"/>
                    <w:szCs w:val="26"/>
                  </w:rPr>
                  <m:t>∂</m:t>
                </m:r>
              </w:ins>
              <m:sSub>
                <m:sSubPr>
                  <m:ctrlPr>
                    <w:ins w:id="7463" w:author="The Si Tran" w:date="2012-12-06T03:33:00Z">
                      <w:rPr>
                        <w:rFonts w:ascii="Cambria Math" w:hAnsi="Cambria Math"/>
                        <w:i/>
                        <w:sz w:val="26"/>
                        <w:szCs w:val="26"/>
                      </w:rPr>
                    </w:ins>
                  </m:ctrlPr>
                </m:sSubPr>
                <m:e>
                  <w:ins w:id="7464" w:author="The Si Tran" w:date="2012-12-06T03:33:00Z">
                    <m:r>
                      <w:rPr>
                        <w:rFonts w:ascii="Cambria Math" w:hAnsi="Cambria Math"/>
                        <w:sz w:val="26"/>
                        <w:szCs w:val="26"/>
                      </w:rPr>
                      <m:t>w</m:t>
                    </m:r>
                  </w:ins>
                </m:e>
                <m:sub>
                  <w:ins w:id="7465" w:author="The Si Tran" w:date="2012-12-06T03:33:00Z">
                    <m:r>
                      <w:rPr>
                        <w:rFonts w:ascii="Cambria Math" w:hAnsi="Cambria Math"/>
                        <w:sz w:val="26"/>
                        <w:szCs w:val="26"/>
                      </w:rPr>
                      <m:t>ij</m:t>
                    </m:r>
                  </w:ins>
                </m:sub>
              </m:sSub>
            </m:den>
          </m:f>
          <m:d>
            <m:dPr>
              <m:ctrlPr>
                <w:ins w:id="7466" w:author="The Si Tran" w:date="2012-12-06T03:33:00Z">
                  <w:rPr>
                    <w:rFonts w:ascii="Cambria Math" w:hAnsi="Cambria Math"/>
                    <w:i/>
                    <w:sz w:val="26"/>
                    <w:szCs w:val="26"/>
                  </w:rPr>
                </w:ins>
              </m:ctrlPr>
            </m:dPr>
            <m:e>
              <w:ins w:id="7467" w:author="The Si Tran" w:date="2012-12-06T03:33:00Z">
                <m:r>
                  <w:rPr>
                    <w:rFonts w:ascii="Cambria Math" w:hAnsi="Cambria Math"/>
                    <w:sz w:val="26"/>
                    <w:szCs w:val="26"/>
                  </w:rPr>
                  <m:t>t</m:t>
                </m:r>
              </w:ins>
            </m:e>
          </m:d>
          <w:ins w:id="7468" w:author="The Si Tran" w:date="2012-12-06T03:33:00Z">
            <m:r>
              <w:rPr>
                <w:rFonts w:ascii="Cambria Math" w:hAnsi="Cambria Math"/>
                <w:sz w:val="26"/>
                <w:szCs w:val="26"/>
              </w:rPr>
              <m:t>+μ*∆</m:t>
            </m:r>
          </w:ins>
          <m:sSub>
            <m:sSubPr>
              <m:ctrlPr>
                <w:ins w:id="7469" w:author="The Si Tran" w:date="2012-12-06T03:34:00Z">
                  <w:rPr>
                    <w:rFonts w:ascii="Cambria Math" w:hAnsi="Cambria Math"/>
                    <w:i/>
                    <w:sz w:val="26"/>
                    <w:szCs w:val="26"/>
                  </w:rPr>
                </w:ins>
              </m:ctrlPr>
            </m:sSubPr>
            <m:e>
              <w:ins w:id="7470" w:author="The Si Tran" w:date="2012-12-06T03:34:00Z">
                <m:r>
                  <w:rPr>
                    <w:rFonts w:ascii="Cambria Math" w:hAnsi="Cambria Math"/>
                    <w:sz w:val="26"/>
                    <w:szCs w:val="26"/>
                  </w:rPr>
                  <m:t>w</m:t>
                </m:r>
              </w:ins>
            </m:e>
            <m:sub>
              <w:ins w:id="7471" w:author="The Si Tran" w:date="2012-12-06T03:34:00Z">
                <m:r>
                  <w:rPr>
                    <w:rFonts w:ascii="Cambria Math" w:hAnsi="Cambria Math"/>
                    <w:sz w:val="26"/>
                    <w:szCs w:val="26"/>
                  </w:rPr>
                  <m:t>ij</m:t>
                </m:r>
              </w:ins>
            </m:sub>
          </m:sSub>
          <m:d>
            <m:dPr>
              <m:ctrlPr>
                <w:ins w:id="7472" w:author="The Si Tran" w:date="2012-12-06T03:34:00Z">
                  <w:rPr>
                    <w:rFonts w:ascii="Cambria Math" w:hAnsi="Cambria Math"/>
                    <w:i/>
                    <w:sz w:val="26"/>
                    <w:szCs w:val="26"/>
                  </w:rPr>
                </w:ins>
              </m:ctrlPr>
            </m:dPr>
            <m:e>
              <w:ins w:id="7473" w:author="The Si Tran" w:date="2012-12-06T03:34:00Z">
                <m:r>
                  <w:rPr>
                    <w:rFonts w:ascii="Cambria Math" w:hAnsi="Cambria Math"/>
                    <w:sz w:val="26"/>
                    <w:szCs w:val="26"/>
                  </w:rPr>
                  <m:t>t-1</m:t>
                </m:r>
              </w:ins>
            </m:e>
          </m:d>
          <w:ins w:id="7474"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475"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7" type="#_x0000_t75" style="width:14.4pt;height:14.4pt" o:ole="">
            <v:imagedata r:id="rId273" o:title=""/>
          </v:shape>
          <o:OLEObject Type="Embed" ProgID="Equation.DSMT4" ShapeID="_x0000_i1137" DrawAspect="Content" ObjectID="_1417199908" r:id="rId274"/>
        </w:object>
      </w:r>
      <w:r w:rsidRPr="0049233F">
        <w:t xml:space="preserve">có tác dụng điều chỉnh mức độ ảnh hưởng của giá trị </w:t>
      </w:r>
      <w:r w:rsidRPr="00AF1345">
        <w:rPr>
          <w:position w:val="-14"/>
        </w:rPr>
        <w:object w:dxaOrig="999" w:dyaOrig="380" w14:anchorId="1C554B0E">
          <v:shape id="_x0000_i1138" type="#_x0000_t75" style="width:50.1pt;height:14.4pt" o:ole="">
            <v:imagedata r:id="rId275" o:title=""/>
          </v:shape>
          <o:OLEObject Type="Embed" ProgID="Equation.DSMT4" ShapeID="_x0000_i1138" DrawAspect="Content" ObjectID="_1417199909" r:id="rId276"/>
        </w:object>
      </w:r>
      <w:r w:rsidRPr="0049233F">
        <w:t xml:space="preserve">ở bước lặp trước lên giá trị </w:t>
      </w:r>
      <w:r w:rsidRPr="00AF1345">
        <w:rPr>
          <w:position w:val="-14"/>
        </w:rPr>
        <w:object w:dxaOrig="720" w:dyaOrig="380" w14:anchorId="0F2D06B2">
          <v:shape id="_x0000_i1139" type="#_x0000_t75" style="width:36.3pt;height:14.4pt" o:ole="">
            <v:imagedata r:id="rId277" o:title=""/>
          </v:shape>
          <o:OLEObject Type="Embed" ProgID="Equation.DSMT4" ShapeID="_x0000_i1139" DrawAspect="Content" ObjectID="_1417199910"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pPr>
        <w:rPr>
          <w:del w:id="7476" w:author="The Si Tran" w:date="2012-12-14T05:56:00Z"/>
        </w:rPr>
        <w:pPrChange w:id="7477"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pPr>
        <w:rPr>
          <w:del w:id="7478" w:author="The Si Tran" w:date="2012-12-14T05:56:00Z"/>
        </w:rPr>
        <w:pPrChange w:id="7479"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480" w:author="The Si Tran" w:date="2012-12-14T05:56:00Z"/>
        </w:rPr>
        <w:pPrChange w:id="7481" w:author="The Si Tran" w:date="2012-12-16T08:27:00Z">
          <w:pPr>
            <w:pStyle w:val="ListParagraph"/>
            <w:spacing w:after="0" w:line="360" w:lineRule="auto"/>
            <w:ind w:left="0" w:firstLine="720"/>
          </w:pPr>
        </w:pPrChange>
      </w:pPr>
    </w:p>
    <w:p w14:paraId="3B7999BD" w14:textId="4B4E647D" w:rsidR="0088753F" w:rsidDel="005457E8" w:rsidRDefault="0088753F">
      <w:pPr>
        <w:rPr>
          <w:del w:id="7482" w:author="The Si Tran" w:date="2012-12-14T05:56:00Z"/>
        </w:rPr>
        <w:pPrChange w:id="7483" w:author="The Si Tran" w:date="2012-12-16T08:27:00Z">
          <w:pPr>
            <w:pStyle w:val="ListParagraph"/>
            <w:spacing w:after="0" w:line="360" w:lineRule="auto"/>
            <w:ind w:left="0" w:firstLine="720"/>
          </w:pPr>
        </w:pPrChange>
      </w:pPr>
    </w:p>
    <w:p w14:paraId="430BB087" w14:textId="77777777" w:rsidR="0088753F" w:rsidRPr="0049233F" w:rsidRDefault="0088753F">
      <w:pPr>
        <w:pPrChange w:id="7484"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485"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486"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487"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488"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489"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0" type="#_x0000_t75" style="width:21.9pt;height:36.3pt" o:ole="">
                  <v:imagedata r:id="rId279" o:title=""/>
                </v:shape>
                <o:OLEObject Type="Embed" ProgID="Equation.DSMT4" ShapeID="_x0000_i1140" DrawAspect="Content" ObjectID="_1417199911"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490" w:author="The Si Tran" w:date="2012-12-05T23:02:00Z">
                  <w:rPr>
                    <w:rFonts w:ascii="Times New Roman" w:hAnsi="Times New Roman"/>
                    <w:i/>
                    <w:position w:val="-32"/>
                    <w:sz w:val="26"/>
                    <w:szCs w:val="26"/>
                  </w:rPr>
                </w:rPrChange>
              </w:rPr>
              <w:object w:dxaOrig="520" w:dyaOrig="700" w14:anchorId="724B0E0A">
                <v:shape id="_x0000_i1141" type="#_x0000_t75" style="width:21.9pt;height:36.3pt" o:ole="">
                  <v:imagedata r:id="rId281" o:title=""/>
                </v:shape>
                <o:OLEObject Type="Embed" ProgID="Equation.DSMT4" ShapeID="_x0000_i1141" DrawAspect="Content" ObjectID="_1417199912"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491" w:author="The Si Tran" w:date="2012-12-05T23:02:00Z">
                  <w:rPr>
                    <w:rFonts w:ascii="Times New Roman" w:hAnsi="Times New Roman"/>
                    <w:i/>
                    <w:position w:val="-32"/>
                    <w:sz w:val="26"/>
                    <w:szCs w:val="26"/>
                  </w:rPr>
                </w:rPrChange>
              </w:rPr>
              <w:object w:dxaOrig="3400" w:dyaOrig="700" w14:anchorId="4466983C">
                <v:shape id="_x0000_i1142" type="#_x0000_t75" style="width:165.9pt;height:36.3pt" o:ole="">
                  <v:imagedata r:id="rId283" o:title=""/>
                </v:shape>
                <o:OLEObject Type="Embed" ProgID="Equation.DSMT4" ShapeID="_x0000_i1142" DrawAspect="Content" ObjectID="_1417199913"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492" w:author="The Si Tran" w:date="2012-12-05T23:02:00Z">
                  <w:rPr>
                    <w:rFonts w:ascii="Times New Roman" w:hAnsi="Times New Roman"/>
                    <w:i/>
                    <w:position w:val="-14"/>
                    <w:sz w:val="26"/>
                    <w:szCs w:val="26"/>
                  </w:rPr>
                </w:rPrChange>
              </w:rPr>
              <w:object w:dxaOrig="2480" w:dyaOrig="380" w14:anchorId="2EEB005A">
                <v:shape id="_x0000_i1143" type="#_x0000_t75" style="width:122.1pt;height:14.4pt" o:ole="">
                  <v:imagedata r:id="rId285" o:title=""/>
                </v:shape>
                <o:OLEObject Type="Embed" ProgID="Equation.DSMT4" ShapeID="_x0000_i1143" DrawAspect="Content" ObjectID="_1417199914"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rPr>
          <w:ins w:id="7493" w:author="The Si Tran" w:date="2012-12-11T23:37:00Z"/>
        </w:rPr>
        <w:pPrChange w:id="7494" w:author="The Si Tran" w:date="2012-12-16T10:10:00Z">
          <w:pPr>
            <w:pStyle w:val="Caption"/>
            <w:ind w:left="2160" w:firstLine="720"/>
          </w:pPr>
        </w:pPrChange>
      </w:pPr>
      <w:bookmarkStart w:id="7495" w:name="_Toc327348217"/>
      <w:bookmarkStart w:id="7496" w:name="_Toc343029967"/>
      <w:bookmarkStart w:id="7497" w:name="_Toc343452756"/>
      <w:r w:rsidRPr="0049233F">
        <w:lastRenderedPageBreak/>
        <w:t>Hình</w:t>
      </w:r>
      <w:ins w:id="7498" w:author="The Si Tran" w:date="2012-12-11T23:36:00Z">
        <w:r w:rsidR="002400FD">
          <w:t xml:space="preserve"> 4.8</w:t>
        </w:r>
      </w:ins>
      <w:del w:id="7499"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500"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501"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2400FD">
        <w:rPr>
          <w:rPrChange w:id="7502" w:author="The Si Tran" w:date="2012-12-11T23:37:00Z">
            <w:rPr>
              <w:b w:val="0"/>
            </w:rPr>
          </w:rPrChange>
        </w:rPr>
        <w:t>ải thuật lan truyền ngược</w:t>
      </w:r>
      <w:bookmarkEnd w:id="7495"/>
      <w:bookmarkEnd w:id="7496"/>
      <w:bookmarkEnd w:id="7497"/>
    </w:p>
    <w:p w14:paraId="6BC77435" w14:textId="77777777" w:rsidR="002400FD" w:rsidRPr="00032D83" w:rsidRDefault="002400FD">
      <w:pPr>
        <w:pStyle w:val="Hinh"/>
        <w:pPrChange w:id="7503" w:author="The Si Tran" w:date="2012-12-16T10:10:00Z">
          <w:pPr>
            <w:pStyle w:val="Caption"/>
            <w:ind w:left="2160" w:firstLine="720"/>
          </w:pPr>
        </w:pPrChange>
      </w:pPr>
    </w:p>
    <w:p w14:paraId="5DC1FB62" w14:textId="77777777" w:rsidR="0088753F" w:rsidRPr="0049233F" w:rsidDel="00334CAD" w:rsidRDefault="0088753F">
      <w:pPr>
        <w:rPr>
          <w:del w:id="7504" w:author="The Si Tran" w:date="2012-12-16T08:28:00Z"/>
        </w:rPr>
        <w:pPrChange w:id="7505"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506" w:author="The Si Tran" w:date="2012-12-16T08:28:00Z">
          <w:pPr>
            <w:spacing w:before="0"/>
            <w:ind w:firstLine="720"/>
          </w:pPr>
        </w:pPrChange>
      </w:pPr>
    </w:p>
    <w:p w14:paraId="22CC9BD4" w14:textId="699F67BE" w:rsidR="0088753F" w:rsidRPr="0049233F" w:rsidRDefault="0088753F" w:rsidP="0088753F">
      <w:pPr>
        <w:pStyle w:val="Heading3"/>
      </w:pPr>
      <w:bookmarkStart w:id="7507" w:name="_Toc327348175"/>
      <w:bookmarkStart w:id="7508" w:name="_Toc343452482"/>
      <w:r w:rsidRPr="0049233F">
        <w:t>Giải thuật RPROP</w:t>
      </w:r>
      <w:bookmarkEnd w:id="7507"/>
      <w:bookmarkEnd w:id="7508"/>
    </w:p>
    <w:p w14:paraId="1E82DD5F" w14:textId="12F603D8" w:rsidR="0088753F" w:rsidRPr="0049233F" w:rsidRDefault="0088753F">
      <w:pPr>
        <w:pPrChange w:id="7509"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4" type="#_x0000_t75" style="width:36.3pt;height:14.4pt" o:ole="">
            <v:imagedata r:id="rId287" o:title=""/>
          </v:shape>
          <o:OLEObject Type="Embed" ProgID="Equation.DSMT4" ShapeID="_x0000_i1144" DrawAspect="Content" ObjectID="_1417199915" r:id="rId288"/>
        </w:object>
      </w:r>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510"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511" w:author="The Si Tran" w:date="2012-12-06T03:35:00Z"/>
        </w:rPr>
        <w:pPrChange w:id="7512" w:author="The Si Tran" w:date="2012-12-16T08:28:00Z">
          <w:pPr>
            <w:spacing w:before="0"/>
            <w:ind w:firstLine="720"/>
          </w:pPr>
        </w:pPrChange>
      </w:pPr>
      <w:ins w:id="7513" w:author="The Si Tran" w:date="2012-12-14T05:57:00Z">
        <w:r w:rsidRPr="00032D83">
          <w:rPr>
            <w:noProof/>
          </w:rPr>
          <w:lastRenderedPageBreak/>
          <mc:AlternateContent>
            <mc:Choice Requires="wps">
              <w:drawing>
                <wp:anchor distT="0" distB="0" distL="114300" distR="114300" simplePos="0" relativeHeight="251714048" behindDoc="0" locked="0" layoutInCell="1" allowOverlap="1" wp14:anchorId="6AFED96D" wp14:editId="05BB9DC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276DB6" w:rsidRDefault="00276DB6">
                              <w:pPr>
                                <w:pStyle w:val="EquationIndex"/>
                                <w:pPrChange w:id="7514" w:author="The Si Tran" w:date="2012-12-16T08:28:00Z">
                                  <w:pPr/>
                                </w:pPrChange>
                              </w:pPr>
                              <w:ins w:id="7515" w:author="The Si Tran" w:date="2012-12-06T02:41:00Z">
                                <w:r>
                                  <w:t>(4.</w:t>
                                </w:r>
                              </w:ins>
                              <w:ins w:id="7516" w:author="The Si Tran" w:date="2012-12-06T02:44:00Z">
                                <w:r>
                                  <w:t>15</w:t>
                                </w:r>
                              </w:ins>
                              <w:ins w:id="751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6" type="#_x0000_t202" style="position:absolute;left:0;text-align:left;margin-left:406.4pt;margin-top:188.6pt;width:46.85pt;height:28.5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MrlNG5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276DB6" w:rsidRDefault="00276DB6">
                        <w:pPr>
                          <w:pStyle w:val="EquationIndex"/>
                          <w:pPrChange w:id="7518" w:author="The Si Tran" w:date="2012-12-16T08:28:00Z">
                            <w:pPr/>
                          </w:pPrChange>
                        </w:pPr>
                        <w:ins w:id="7519" w:author="The Si Tran" w:date="2012-12-06T02:41:00Z">
                          <w:r>
                            <w:t>(4.</w:t>
                          </w:r>
                        </w:ins>
                        <w:ins w:id="7520" w:author="The Si Tran" w:date="2012-12-06T02:44:00Z">
                          <w:r>
                            <w:t>15</w:t>
                          </w:r>
                        </w:ins>
                        <w:ins w:id="7521"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5" type="#_x0000_t75" style="width:14.4pt;height:14.4pt" o:ole="">
            <v:imagedata r:id="rId289" o:title=""/>
          </v:shape>
          <o:OLEObject Type="Embed" ProgID="Equation.DSMT4" ShapeID="_x0000_i1145" DrawAspect="Content" ObjectID="_1417199916" r:id="rId290"/>
        </w:object>
      </w:r>
      <w:r w:rsidR="0088753F" w:rsidRPr="0049233F">
        <w:t xml:space="preserve">chỉ phụ thuộc vào dấu của </w:t>
      </w:r>
      <w:r w:rsidR="0088753F" w:rsidRPr="00AF1345">
        <w:rPr>
          <w:position w:val="-32"/>
        </w:rPr>
        <w:object w:dxaOrig="480" w:dyaOrig="700" w14:anchorId="4B84F86B">
          <v:shape id="_x0000_i1146" type="#_x0000_t75" style="width:21.9pt;height:36.3pt" o:ole="">
            <v:imagedata r:id="rId291" o:title=""/>
          </v:shape>
          <o:OLEObject Type="Embed" ProgID="Equation.DSMT4" ShapeID="_x0000_i1146" DrawAspect="Content" ObjectID="_1417199917" r:id="rId292"/>
        </w:object>
      </w:r>
      <w:r w:rsidR="0088753F" w:rsidRPr="0049233F">
        <w:t>. Giá trị này được cập nhập trong quá trình học theo quy luật sau:</w:t>
      </w:r>
    </w:p>
    <w:p w14:paraId="327B0C45" w14:textId="0C2BE980" w:rsidR="003B3962" w:rsidRPr="00032D83" w:rsidDel="00E40F7B" w:rsidRDefault="00276DB6">
      <w:pPr>
        <w:pStyle w:val="Canhgiua"/>
        <w:rPr>
          <w:del w:id="7522" w:author="The Si Tran" w:date="2012-12-06T03:40:00Z"/>
        </w:rPr>
        <w:pPrChange w:id="7523" w:author="The Si Tran" w:date="2012-12-16T17:32:00Z">
          <w:pPr>
            <w:spacing w:before="0"/>
            <w:ind w:firstLine="720"/>
          </w:pPr>
        </w:pPrChange>
      </w:pPr>
      <m:oMathPara>
        <m:oMathParaPr>
          <m:jc m:val="center"/>
        </m:oMathParaPr>
        <m:oMath>
          <m:sSubSup>
            <m:sSubSupPr>
              <m:ctrlPr>
                <w:ins w:id="7524" w:author="The Si Tran" w:date="2012-12-06T03:36:00Z">
                  <w:rPr>
                    <w:rFonts w:ascii="Cambria Math" w:hAnsi="Cambria Math"/>
                  </w:rPr>
                </w:ins>
              </m:ctrlPr>
            </m:sSubSupPr>
            <m:e>
              <w:ins w:id="7525" w:author="The Si Tran" w:date="2012-12-06T03:36:00Z">
                <m:r>
                  <m:rPr>
                    <m:sty m:val="p"/>
                  </m:rPr>
                  <w:rPr>
                    <w:rFonts w:ascii="Cambria Math" w:hAnsi="Cambria Math"/>
                  </w:rPr>
                  <m:t>∆</m:t>
                </m:r>
              </w:ins>
            </m:e>
            <m:sub>
              <w:ins w:id="7526" w:author="The Si Tran" w:date="2012-12-06T03:36:00Z">
                <m:r>
                  <w:rPr>
                    <w:rFonts w:ascii="Cambria Math" w:hAnsi="Cambria Math"/>
                  </w:rPr>
                  <m:t>ij</m:t>
                </m:r>
              </w:ins>
            </m:sub>
            <m:sup>
              <w:ins w:id="7527"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528" w:author="The Si Tran" w:date="2012-12-06T03:36:00Z">
            <m:r>
              <m:rPr>
                <m:sty m:val="p"/>
              </m:rPr>
              <w:rPr>
                <w:rFonts w:ascii="Cambria Math" w:hAnsi="Cambria Math"/>
              </w:rPr>
              <m:t>=</m:t>
            </m:r>
          </w:ins>
          <m:d>
            <m:dPr>
              <m:begChr m:val="{"/>
              <m:endChr m:val=""/>
              <m:ctrlPr>
                <w:ins w:id="7529" w:author="The Si Tran" w:date="2012-12-06T03:38:00Z">
                  <w:rPr>
                    <w:rFonts w:ascii="Cambria Math" w:hAnsi="Cambria Math"/>
                  </w:rPr>
                </w:ins>
              </m:ctrlPr>
            </m:dPr>
            <m:e>
              <m:eqArr>
                <m:eqArrPr>
                  <m:ctrlPr>
                    <w:ins w:id="7530" w:author="The Si Tran" w:date="2012-12-06T03:38:00Z">
                      <w:rPr>
                        <w:rFonts w:ascii="Cambria Math" w:hAnsi="Cambria Math"/>
                      </w:rPr>
                    </w:ins>
                  </m:ctrlPr>
                </m:eqArrPr>
                <m:e>
                  <m:sSup>
                    <m:sSupPr>
                      <m:ctrlPr>
                        <w:ins w:id="7531" w:author="The Si Tran" w:date="2012-12-06T03:38:00Z">
                          <w:rPr>
                            <w:rFonts w:ascii="Cambria Math" w:hAnsi="Cambria Math"/>
                          </w:rPr>
                        </w:ins>
                      </m:ctrlPr>
                    </m:sSupPr>
                    <m:e>
                      <w:ins w:id="7532" w:author="The Si Tran" w:date="2012-12-06T03:38:00Z">
                        <m:r>
                          <w:rPr>
                            <w:rFonts w:ascii="Cambria Math" w:hAnsi="Cambria Math"/>
                          </w:rPr>
                          <m:t>η</m:t>
                        </m:r>
                      </w:ins>
                    </m:e>
                    <m:sup>
                      <w:ins w:id="7533" w:author="The Si Tran" w:date="2012-12-06T03:38:00Z">
                        <m:r>
                          <m:rPr>
                            <m:sty m:val="p"/>
                          </m:rPr>
                          <w:rPr>
                            <w:rFonts w:ascii="Cambria Math" w:hAnsi="Cambria Math"/>
                          </w:rPr>
                          <m:t>+</m:t>
                        </m:r>
                      </w:ins>
                    </m:sup>
                  </m:sSup>
                  <w:ins w:id="7534" w:author="The Si Tran" w:date="2012-12-06T03:38:00Z">
                    <m:r>
                      <m:rPr>
                        <m:sty m:val="p"/>
                      </m:rPr>
                      <w:rPr>
                        <w:rFonts w:ascii="Cambria Math" w:hAnsi="Cambria Math"/>
                      </w:rPr>
                      <m:t>*</m:t>
                    </m:r>
                  </w:ins>
                  <m:sSubSup>
                    <m:sSubSupPr>
                      <m:ctrlPr>
                        <w:ins w:id="7535" w:author="The Si Tran" w:date="2012-12-06T03:38:00Z">
                          <w:rPr>
                            <w:rFonts w:ascii="Cambria Math" w:hAnsi="Cambria Math"/>
                          </w:rPr>
                        </w:ins>
                      </m:ctrlPr>
                    </m:sSubSupPr>
                    <m:e>
                      <w:ins w:id="7536" w:author="The Si Tran" w:date="2012-12-06T03:38:00Z">
                        <m:r>
                          <m:rPr>
                            <m:sty m:val="p"/>
                          </m:rPr>
                          <w:rPr>
                            <w:rFonts w:ascii="Cambria Math" w:hAnsi="Cambria Math"/>
                          </w:rPr>
                          <m:t>∆</m:t>
                        </m:r>
                      </w:ins>
                    </m:e>
                    <m:sub>
                      <w:ins w:id="7537" w:author="The Si Tran" w:date="2012-12-06T03:38:00Z">
                        <m:r>
                          <w:rPr>
                            <w:rFonts w:ascii="Cambria Math" w:hAnsi="Cambria Math"/>
                          </w:rPr>
                          <m:t>ij</m:t>
                        </m:r>
                      </w:ins>
                    </m:sub>
                    <m:sup>
                      <m:d>
                        <m:dPr>
                          <m:ctrlPr>
                            <w:ins w:id="7538" w:author="The Si Tran" w:date="2012-12-06T03:38:00Z">
                              <w:rPr>
                                <w:rFonts w:ascii="Cambria Math" w:hAnsi="Cambria Math"/>
                              </w:rPr>
                            </w:ins>
                          </m:ctrlPr>
                        </m:dPr>
                        <m:e>
                          <w:ins w:id="7539" w:author="The Si Tran" w:date="2012-12-06T03:38:00Z">
                            <m:r>
                              <w:rPr>
                                <w:rFonts w:ascii="Cambria Math" w:hAnsi="Cambria Math"/>
                              </w:rPr>
                              <m:t>t</m:t>
                            </m:r>
                          </w:ins>
                        </m:e>
                      </m:d>
                    </m:sup>
                  </m:sSubSup>
                  <w:ins w:id="7540" w:author="The Si Tran" w:date="2012-12-06T03:38:00Z">
                    <m:r>
                      <m:rPr>
                        <m:sty m:val="p"/>
                      </m:rPr>
                      <w:rPr>
                        <w:rFonts w:ascii="Cambria Math" w:hAnsi="Cambria Math"/>
                      </w:rPr>
                      <m:t xml:space="preserve">, </m:t>
                    </m:r>
                    <m:r>
                      <w:rPr>
                        <w:rFonts w:ascii="Cambria Math" w:hAnsi="Cambria Math"/>
                      </w:rPr>
                      <m:t>if</m:t>
                    </m:r>
                  </w:ins>
                  <w:ins w:id="7541" w:author="The Si Tran" w:date="2012-12-06T03:39:00Z">
                    <m:r>
                      <m:rPr>
                        <m:sty m:val="p"/>
                      </m:rPr>
                      <w:rPr>
                        <w:rFonts w:ascii="Cambria Math" w:hAnsi="Cambria Math"/>
                      </w:rPr>
                      <m:t xml:space="preserve"> </m:t>
                    </m:r>
                  </w:ins>
                  <m:f>
                    <m:fPr>
                      <m:ctrlPr>
                        <w:ins w:id="7542" w:author="The Si Tran" w:date="2012-12-06T03:39:00Z">
                          <w:rPr>
                            <w:rFonts w:ascii="Cambria Math" w:hAnsi="Cambria Math"/>
                          </w:rPr>
                        </w:ins>
                      </m:ctrlPr>
                    </m:fPr>
                    <m:num>
                      <w:ins w:id="7543" w:author="The Si Tran" w:date="2012-12-06T03:39:00Z">
                        <m:r>
                          <w:rPr>
                            <w:rFonts w:ascii="Cambria Math" w:hAnsi="Cambria Math"/>
                          </w:rPr>
                          <m:t>∂</m:t>
                        </m:r>
                      </w:ins>
                      <m:sSup>
                        <m:sSupPr>
                          <m:ctrlPr>
                            <w:ins w:id="7544" w:author="The Si Tran" w:date="2012-12-06T03:39:00Z">
                              <w:rPr>
                                <w:rFonts w:ascii="Cambria Math" w:hAnsi="Cambria Math"/>
                              </w:rPr>
                            </w:ins>
                          </m:ctrlPr>
                        </m:sSupPr>
                        <m:e>
                          <w:ins w:id="7545" w:author="The Si Tran" w:date="2012-12-06T03:39:00Z">
                            <m:r>
                              <w:rPr>
                                <w:rFonts w:ascii="Cambria Math" w:hAnsi="Cambria Math"/>
                              </w:rPr>
                              <m:t>E</m:t>
                            </m:r>
                          </w:ins>
                        </m:e>
                        <m:sup>
                          <m:d>
                            <m:dPr>
                              <m:ctrlPr>
                                <w:ins w:id="7546" w:author="The Si Tran" w:date="2012-12-06T03:39:00Z">
                                  <w:rPr>
                                    <w:rFonts w:ascii="Cambria Math" w:hAnsi="Cambria Math"/>
                                  </w:rPr>
                                </w:ins>
                              </m:ctrlPr>
                            </m:dPr>
                            <m:e>
                              <w:ins w:id="7547" w:author="The Si Tran" w:date="2012-12-06T03:39:00Z">
                                <m:r>
                                  <w:rPr>
                                    <w:rFonts w:ascii="Cambria Math" w:hAnsi="Cambria Math"/>
                                  </w:rPr>
                                  <m:t>t</m:t>
                                </m:r>
                                <m:r>
                                  <m:rPr>
                                    <m:sty m:val="p"/>
                                  </m:rPr>
                                  <w:rPr>
                                    <w:rFonts w:ascii="Cambria Math" w:hAnsi="Cambria Math"/>
                                  </w:rPr>
                                  <m:t>-1</m:t>
                                </m:r>
                              </w:ins>
                            </m:e>
                          </m:d>
                        </m:sup>
                      </m:sSup>
                    </m:num>
                    <m:den>
                      <w:ins w:id="7548" w:author="The Si Tran" w:date="2012-12-06T03:39:00Z">
                        <m:r>
                          <w:rPr>
                            <w:rFonts w:ascii="Cambria Math" w:hAnsi="Cambria Math"/>
                          </w:rPr>
                          <m:t>∂</m:t>
                        </m:r>
                      </w:ins>
                      <m:sSub>
                        <m:sSubPr>
                          <m:ctrlPr>
                            <w:ins w:id="7549" w:author="The Si Tran" w:date="2012-12-06T03:39:00Z">
                              <w:rPr>
                                <w:rFonts w:ascii="Cambria Math" w:hAnsi="Cambria Math"/>
                              </w:rPr>
                            </w:ins>
                          </m:ctrlPr>
                        </m:sSubPr>
                        <m:e>
                          <w:ins w:id="7550" w:author="The Si Tran" w:date="2012-12-06T03:39:00Z">
                            <m:r>
                              <w:rPr>
                                <w:rFonts w:ascii="Cambria Math" w:hAnsi="Cambria Math"/>
                              </w:rPr>
                              <m:t>w</m:t>
                            </m:r>
                          </w:ins>
                        </m:e>
                        <m:sub>
                          <w:ins w:id="7551" w:author="The Si Tran" w:date="2012-12-06T03:39:00Z">
                            <m:r>
                              <w:rPr>
                                <w:rFonts w:ascii="Cambria Math" w:hAnsi="Cambria Math"/>
                              </w:rPr>
                              <m:t>ij</m:t>
                            </m:r>
                          </w:ins>
                        </m:sub>
                      </m:sSub>
                    </m:den>
                  </m:f>
                  <w:ins w:id="7552" w:author="The Si Tran" w:date="2012-12-06T03:39:00Z">
                    <m:r>
                      <m:rPr>
                        <m:sty m:val="p"/>
                      </m:rPr>
                      <w:rPr>
                        <w:rFonts w:ascii="Cambria Math" w:hAnsi="Cambria Math"/>
                      </w:rPr>
                      <m:t>*</m:t>
                    </m:r>
                  </w:ins>
                  <m:f>
                    <m:fPr>
                      <m:ctrlPr>
                        <w:ins w:id="7553" w:author="The Si Tran" w:date="2012-12-06T03:39:00Z">
                          <w:rPr>
                            <w:rFonts w:ascii="Cambria Math" w:hAnsi="Cambria Math"/>
                          </w:rPr>
                        </w:ins>
                      </m:ctrlPr>
                    </m:fPr>
                    <m:num>
                      <w:ins w:id="7554" w:author="The Si Tran" w:date="2012-12-06T03:39:00Z">
                        <m:r>
                          <w:rPr>
                            <w:rFonts w:ascii="Cambria Math" w:hAnsi="Cambria Math"/>
                          </w:rPr>
                          <m:t>∂</m:t>
                        </m:r>
                      </w:ins>
                      <m:sSup>
                        <m:sSupPr>
                          <m:ctrlPr>
                            <w:ins w:id="7555" w:author="The Si Tran" w:date="2012-12-06T03:39:00Z">
                              <w:rPr>
                                <w:rFonts w:ascii="Cambria Math" w:hAnsi="Cambria Math"/>
                              </w:rPr>
                            </w:ins>
                          </m:ctrlPr>
                        </m:sSupPr>
                        <m:e>
                          <w:ins w:id="7556" w:author="The Si Tran" w:date="2012-12-06T03:39:00Z">
                            <m:r>
                              <w:rPr>
                                <w:rFonts w:ascii="Cambria Math" w:hAnsi="Cambria Math"/>
                              </w:rPr>
                              <m:t>E</m:t>
                            </m:r>
                          </w:ins>
                        </m:e>
                        <m:sup>
                          <m:d>
                            <m:dPr>
                              <m:ctrlPr>
                                <w:ins w:id="7557" w:author="The Si Tran" w:date="2012-12-06T03:39:00Z">
                                  <w:rPr>
                                    <w:rFonts w:ascii="Cambria Math" w:hAnsi="Cambria Math"/>
                                  </w:rPr>
                                </w:ins>
                              </m:ctrlPr>
                            </m:dPr>
                            <m:e>
                              <w:ins w:id="7558" w:author="The Si Tran" w:date="2012-12-06T03:39:00Z">
                                <m:r>
                                  <w:rPr>
                                    <w:rFonts w:ascii="Cambria Math" w:hAnsi="Cambria Math"/>
                                  </w:rPr>
                                  <m:t>t</m:t>
                                </m:r>
                              </w:ins>
                            </m:e>
                          </m:d>
                        </m:sup>
                      </m:sSup>
                    </m:num>
                    <m:den>
                      <w:ins w:id="7559" w:author="The Si Tran" w:date="2012-12-06T03:39:00Z">
                        <m:r>
                          <w:rPr>
                            <w:rFonts w:ascii="Cambria Math" w:hAnsi="Cambria Math"/>
                          </w:rPr>
                          <m:t>∂</m:t>
                        </m:r>
                      </w:ins>
                      <m:sSub>
                        <m:sSubPr>
                          <m:ctrlPr>
                            <w:ins w:id="7560" w:author="The Si Tran" w:date="2012-12-06T03:39:00Z">
                              <w:rPr>
                                <w:rFonts w:ascii="Cambria Math" w:hAnsi="Cambria Math"/>
                              </w:rPr>
                            </w:ins>
                          </m:ctrlPr>
                        </m:sSubPr>
                        <m:e>
                          <w:ins w:id="7561" w:author="The Si Tran" w:date="2012-12-06T03:39:00Z">
                            <m:r>
                              <w:rPr>
                                <w:rFonts w:ascii="Cambria Math" w:hAnsi="Cambria Math"/>
                              </w:rPr>
                              <m:t>w</m:t>
                            </m:r>
                          </w:ins>
                        </m:e>
                        <m:sub>
                          <w:ins w:id="7562" w:author="The Si Tran" w:date="2012-12-06T03:39:00Z">
                            <m:r>
                              <w:rPr>
                                <w:rFonts w:ascii="Cambria Math" w:hAnsi="Cambria Math"/>
                              </w:rPr>
                              <m:t>ij</m:t>
                            </m:r>
                          </w:ins>
                        </m:sub>
                      </m:sSub>
                    </m:den>
                  </m:f>
                  <w:ins w:id="7563" w:author="The Si Tran" w:date="2012-12-06T03:39:00Z">
                    <m:r>
                      <m:rPr>
                        <m:sty m:val="p"/>
                      </m:rPr>
                      <w:rPr>
                        <w:rFonts w:ascii="Cambria Math" w:hAnsi="Cambria Math"/>
                      </w:rPr>
                      <m:t>&gt;0</m:t>
                    </m:r>
                  </w:ins>
                </m:e>
                <m:e>
                  <m:sSup>
                    <m:sSupPr>
                      <m:ctrlPr>
                        <w:ins w:id="7564" w:author="The Si Tran" w:date="2012-12-06T03:39:00Z">
                          <w:rPr>
                            <w:rFonts w:ascii="Cambria Math" w:hAnsi="Cambria Math"/>
                          </w:rPr>
                        </w:ins>
                      </m:ctrlPr>
                    </m:sSupPr>
                    <m:e>
                      <w:ins w:id="7565" w:author="The Si Tran" w:date="2012-12-06T03:39:00Z">
                        <m:r>
                          <w:rPr>
                            <w:rFonts w:ascii="Cambria Math" w:hAnsi="Cambria Math"/>
                          </w:rPr>
                          <m:t>η</m:t>
                        </m:r>
                      </w:ins>
                    </m:e>
                    <m:sup>
                      <w:ins w:id="7566" w:author="The Si Tran" w:date="2012-12-06T03:39:00Z">
                        <m:r>
                          <m:rPr>
                            <m:sty m:val="p"/>
                          </m:rPr>
                          <w:rPr>
                            <w:rFonts w:ascii="Cambria Math" w:hAnsi="Cambria Math"/>
                          </w:rPr>
                          <m:t>-</m:t>
                        </m:r>
                      </w:ins>
                    </m:sup>
                  </m:sSup>
                  <w:ins w:id="7567" w:author="The Si Tran" w:date="2012-12-06T03:39:00Z">
                    <m:r>
                      <m:rPr>
                        <m:sty m:val="p"/>
                      </m:rPr>
                      <w:rPr>
                        <w:rFonts w:ascii="Cambria Math" w:hAnsi="Cambria Math"/>
                      </w:rPr>
                      <m:t>*</m:t>
                    </m:r>
                  </w:ins>
                  <m:sSubSup>
                    <m:sSubSupPr>
                      <m:ctrlPr>
                        <w:ins w:id="7568" w:author="The Si Tran" w:date="2012-12-06T03:39:00Z">
                          <w:rPr>
                            <w:rFonts w:ascii="Cambria Math" w:hAnsi="Cambria Math"/>
                          </w:rPr>
                        </w:ins>
                      </m:ctrlPr>
                    </m:sSubSupPr>
                    <m:e>
                      <w:ins w:id="7569" w:author="The Si Tran" w:date="2012-12-06T03:39:00Z">
                        <m:r>
                          <m:rPr>
                            <m:sty m:val="p"/>
                          </m:rPr>
                          <w:rPr>
                            <w:rFonts w:ascii="Cambria Math" w:hAnsi="Cambria Math"/>
                          </w:rPr>
                          <m:t>∆</m:t>
                        </m:r>
                      </w:ins>
                    </m:e>
                    <m:sub>
                      <w:ins w:id="7570" w:author="The Si Tran" w:date="2012-12-06T03:39:00Z">
                        <m:r>
                          <w:rPr>
                            <w:rFonts w:ascii="Cambria Math" w:hAnsi="Cambria Math"/>
                          </w:rPr>
                          <m:t>ij</m:t>
                        </m:r>
                      </w:ins>
                    </m:sub>
                    <m:sup>
                      <m:d>
                        <m:dPr>
                          <m:ctrlPr>
                            <w:ins w:id="7571" w:author="The Si Tran" w:date="2012-12-06T03:39:00Z">
                              <w:rPr>
                                <w:rFonts w:ascii="Cambria Math" w:hAnsi="Cambria Math"/>
                              </w:rPr>
                            </w:ins>
                          </m:ctrlPr>
                        </m:dPr>
                        <m:e>
                          <w:ins w:id="7572" w:author="The Si Tran" w:date="2012-12-06T03:39:00Z">
                            <m:r>
                              <w:rPr>
                                <w:rFonts w:ascii="Cambria Math" w:hAnsi="Cambria Math"/>
                              </w:rPr>
                              <m:t>t</m:t>
                            </m:r>
                          </w:ins>
                        </m:e>
                      </m:d>
                    </m:sup>
                  </m:sSubSup>
                  <w:ins w:id="7573"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74" w:author="The Si Tran" w:date="2012-12-06T03:39:00Z">
                          <w:rPr>
                            <w:rFonts w:ascii="Cambria Math" w:hAnsi="Cambria Math"/>
                          </w:rPr>
                        </w:ins>
                      </m:ctrlPr>
                    </m:fPr>
                    <m:num>
                      <w:ins w:id="7575" w:author="The Si Tran" w:date="2012-12-06T03:39:00Z">
                        <m:r>
                          <w:rPr>
                            <w:rFonts w:ascii="Cambria Math" w:hAnsi="Cambria Math"/>
                          </w:rPr>
                          <m:t>∂</m:t>
                        </m:r>
                      </w:ins>
                      <m:sSup>
                        <m:sSupPr>
                          <m:ctrlPr>
                            <w:ins w:id="7576" w:author="The Si Tran" w:date="2012-12-06T03:39:00Z">
                              <w:rPr>
                                <w:rFonts w:ascii="Cambria Math" w:hAnsi="Cambria Math"/>
                              </w:rPr>
                            </w:ins>
                          </m:ctrlPr>
                        </m:sSupPr>
                        <m:e>
                          <w:ins w:id="7577" w:author="The Si Tran" w:date="2012-12-06T03:39:00Z">
                            <m:r>
                              <w:rPr>
                                <w:rFonts w:ascii="Cambria Math" w:hAnsi="Cambria Math"/>
                              </w:rPr>
                              <m:t>E</m:t>
                            </m:r>
                          </w:ins>
                        </m:e>
                        <m:sup>
                          <m:d>
                            <m:dPr>
                              <m:ctrlPr>
                                <w:ins w:id="7578" w:author="The Si Tran" w:date="2012-12-06T03:39:00Z">
                                  <w:rPr>
                                    <w:rFonts w:ascii="Cambria Math" w:hAnsi="Cambria Math"/>
                                  </w:rPr>
                                </w:ins>
                              </m:ctrlPr>
                            </m:dPr>
                            <m:e>
                              <w:ins w:id="7579" w:author="The Si Tran" w:date="2012-12-06T03:39:00Z">
                                <m:r>
                                  <w:rPr>
                                    <w:rFonts w:ascii="Cambria Math" w:hAnsi="Cambria Math"/>
                                  </w:rPr>
                                  <m:t>t</m:t>
                                </m:r>
                                <m:r>
                                  <m:rPr>
                                    <m:sty m:val="p"/>
                                  </m:rPr>
                                  <w:rPr>
                                    <w:rFonts w:ascii="Cambria Math" w:hAnsi="Cambria Math"/>
                                  </w:rPr>
                                  <m:t>-1</m:t>
                                </m:r>
                              </w:ins>
                            </m:e>
                          </m:d>
                        </m:sup>
                      </m:sSup>
                    </m:num>
                    <m:den>
                      <w:ins w:id="7580" w:author="The Si Tran" w:date="2012-12-06T03:39:00Z">
                        <m:r>
                          <w:rPr>
                            <w:rFonts w:ascii="Cambria Math" w:hAnsi="Cambria Math"/>
                          </w:rPr>
                          <m:t>∂</m:t>
                        </m:r>
                      </w:ins>
                      <m:sSub>
                        <m:sSubPr>
                          <m:ctrlPr>
                            <w:ins w:id="7581" w:author="The Si Tran" w:date="2012-12-06T03:39:00Z">
                              <w:rPr>
                                <w:rFonts w:ascii="Cambria Math" w:hAnsi="Cambria Math"/>
                              </w:rPr>
                            </w:ins>
                          </m:ctrlPr>
                        </m:sSubPr>
                        <m:e>
                          <w:ins w:id="7582" w:author="The Si Tran" w:date="2012-12-06T03:39:00Z">
                            <m:r>
                              <w:rPr>
                                <w:rFonts w:ascii="Cambria Math" w:hAnsi="Cambria Math"/>
                              </w:rPr>
                              <m:t>w</m:t>
                            </m:r>
                          </w:ins>
                        </m:e>
                        <m:sub>
                          <w:ins w:id="7583" w:author="The Si Tran" w:date="2012-12-06T03:39:00Z">
                            <m:r>
                              <w:rPr>
                                <w:rFonts w:ascii="Cambria Math" w:hAnsi="Cambria Math"/>
                              </w:rPr>
                              <m:t>ij</m:t>
                            </m:r>
                          </w:ins>
                        </m:sub>
                      </m:sSub>
                    </m:den>
                  </m:f>
                  <w:ins w:id="7584" w:author="The Si Tran" w:date="2012-12-06T03:39:00Z">
                    <m:r>
                      <m:rPr>
                        <m:sty m:val="p"/>
                      </m:rPr>
                      <w:rPr>
                        <w:rFonts w:ascii="Cambria Math" w:hAnsi="Cambria Math"/>
                      </w:rPr>
                      <m:t>*</m:t>
                    </m:r>
                  </w:ins>
                  <m:f>
                    <m:fPr>
                      <m:ctrlPr>
                        <w:ins w:id="7585" w:author="The Si Tran" w:date="2012-12-06T03:39:00Z">
                          <w:rPr>
                            <w:rFonts w:ascii="Cambria Math" w:hAnsi="Cambria Math"/>
                          </w:rPr>
                        </w:ins>
                      </m:ctrlPr>
                    </m:fPr>
                    <m:num>
                      <w:ins w:id="7586" w:author="The Si Tran" w:date="2012-12-06T03:39:00Z">
                        <m:r>
                          <w:rPr>
                            <w:rFonts w:ascii="Cambria Math" w:hAnsi="Cambria Math"/>
                          </w:rPr>
                          <m:t>∂</m:t>
                        </m:r>
                      </w:ins>
                      <m:sSup>
                        <m:sSupPr>
                          <m:ctrlPr>
                            <w:ins w:id="7587" w:author="The Si Tran" w:date="2012-12-06T03:39:00Z">
                              <w:rPr>
                                <w:rFonts w:ascii="Cambria Math" w:hAnsi="Cambria Math"/>
                              </w:rPr>
                            </w:ins>
                          </m:ctrlPr>
                        </m:sSupPr>
                        <m:e>
                          <w:ins w:id="7588" w:author="The Si Tran" w:date="2012-12-06T03:39:00Z">
                            <m:r>
                              <w:rPr>
                                <w:rFonts w:ascii="Cambria Math" w:hAnsi="Cambria Math"/>
                              </w:rPr>
                              <m:t>E</m:t>
                            </m:r>
                          </w:ins>
                        </m:e>
                        <m:sup>
                          <m:d>
                            <m:dPr>
                              <m:ctrlPr>
                                <w:ins w:id="7589" w:author="The Si Tran" w:date="2012-12-06T03:39:00Z">
                                  <w:rPr>
                                    <w:rFonts w:ascii="Cambria Math" w:hAnsi="Cambria Math"/>
                                  </w:rPr>
                                </w:ins>
                              </m:ctrlPr>
                            </m:dPr>
                            <m:e>
                              <w:ins w:id="7590" w:author="The Si Tran" w:date="2012-12-06T03:39:00Z">
                                <m:r>
                                  <w:rPr>
                                    <w:rFonts w:ascii="Cambria Math" w:hAnsi="Cambria Math"/>
                                  </w:rPr>
                                  <m:t>t</m:t>
                                </m:r>
                              </w:ins>
                            </m:e>
                          </m:d>
                        </m:sup>
                      </m:sSup>
                    </m:num>
                    <m:den>
                      <w:ins w:id="7591" w:author="The Si Tran" w:date="2012-12-06T03:39:00Z">
                        <m:r>
                          <w:rPr>
                            <w:rFonts w:ascii="Cambria Math" w:hAnsi="Cambria Math"/>
                          </w:rPr>
                          <m:t>∂</m:t>
                        </m:r>
                      </w:ins>
                      <m:sSub>
                        <m:sSubPr>
                          <m:ctrlPr>
                            <w:ins w:id="7592" w:author="The Si Tran" w:date="2012-12-06T03:39:00Z">
                              <w:rPr>
                                <w:rFonts w:ascii="Cambria Math" w:hAnsi="Cambria Math"/>
                              </w:rPr>
                            </w:ins>
                          </m:ctrlPr>
                        </m:sSubPr>
                        <m:e>
                          <w:ins w:id="7593" w:author="The Si Tran" w:date="2012-12-06T03:39:00Z">
                            <m:r>
                              <w:rPr>
                                <w:rFonts w:ascii="Cambria Math" w:hAnsi="Cambria Math"/>
                              </w:rPr>
                              <m:t>w</m:t>
                            </m:r>
                          </w:ins>
                        </m:e>
                        <m:sub>
                          <w:ins w:id="7594" w:author="The Si Tran" w:date="2012-12-06T03:39:00Z">
                            <m:r>
                              <w:rPr>
                                <w:rFonts w:ascii="Cambria Math" w:hAnsi="Cambria Math"/>
                              </w:rPr>
                              <m:t>ij</m:t>
                            </m:r>
                          </w:ins>
                        </m:sub>
                      </m:sSub>
                    </m:den>
                  </m:f>
                  <w:ins w:id="7595" w:author="The Si Tran" w:date="2012-12-06T03:39:00Z">
                    <m:r>
                      <m:rPr>
                        <m:sty m:val="p"/>
                      </m:rPr>
                      <w:rPr>
                        <w:rFonts w:ascii="Cambria Math" w:hAnsi="Cambria Math"/>
                      </w:rPr>
                      <m:t>&lt;0</m:t>
                    </m:r>
                  </w:ins>
                </m:e>
                <m:e>
                  <m:sSubSup>
                    <m:sSubSupPr>
                      <m:ctrlPr>
                        <w:ins w:id="7596" w:author="The Si Tran" w:date="2012-12-06T03:40:00Z">
                          <w:rPr>
                            <w:rFonts w:ascii="Cambria Math" w:hAnsi="Cambria Math"/>
                          </w:rPr>
                        </w:ins>
                      </m:ctrlPr>
                    </m:sSubSupPr>
                    <m:e>
                      <w:ins w:id="7597" w:author="The Si Tran" w:date="2012-12-06T03:40:00Z">
                        <m:r>
                          <m:rPr>
                            <m:sty m:val="p"/>
                          </m:rPr>
                          <w:rPr>
                            <w:rFonts w:ascii="Cambria Math" w:hAnsi="Cambria Math"/>
                          </w:rPr>
                          <m:t>∆</m:t>
                        </m:r>
                      </w:ins>
                    </m:e>
                    <m:sub>
                      <w:ins w:id="7598" w:author="The Si Tran" w:date="2012-12-06T03:40:00Z">
                        <m:r>
                          <w:rPr>
                            <w:rFonts w:ascii="Cambria Math" w:hAnsi="Cambria Math"/>
                          </w:rPr>
                          <m:t>ij</m:t>
                        </m:r>
                      </w:ins>
                    </m:sub>
                    <m:sup>
                      <w:ins w:id="7599"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600"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601" w:author="The Si Tran" w:date="2012-12-16T17:32:00Z">
          <w:pPr>
            <w:spacing w:before="0"/>
            <w:ind w:firstLine="720"/>
          </w:pPr>
        </w:pPrChange>
      </w:pPr>
      <w:del w:id="7602" w:author="The Si Tran" w:date="2012-12-06T03:40:00Z">
        <w:r w:rsidRPr="00AF1345" w:rsidDel="00BA6E4C">
          <w:rPr>
            <w:position w:val="-108"/>
          </w:rPr>
          <w:object w:dxaOrig="4660" w:dyaOrig="2280" w14:anchorId="473B087F">
            <v:shape id="_x0000_i1147" type="#_x0000_t75" style="width:280.5pt;height:136.5pt" o:ole="">
              <v:imagedata r:id="rId293" o:title=""/>
            </v:shape>
            <o:OLEObject Type="Embed" ProgID="Equation.DSMT4" ShapeID="_x0000_i1147" DrawAspect="Content" ObjectID="_1417199918" r:id="rId294"/>
          </w:object>
        </w:r>
      </w:del>
    </w:p>
    <w:p w14:paraId="51377D55" w14:textId="77777777" w:rsidR="0088753F" w:rsidRPr="0049233F" w:rsidRDefault="0088753F">
      <w:pPr>
        <w:pPrChange w:id="7603" w:author="The Si Tran" w:date="2012-12-16T08:28:00Z">
          <w:pPr>
            <w:spacing w:before="0"/>
            <w:ind w:firstLine="720"/>
          </w:pPr>
        </w:pPrChange>
      </w:pPr>
      <w:r w:rsidRPr="0049233F">
        <w:t xml:space="preserve">Ở đây </w:t>
      </w:r>
      <w:ins w:id="7604"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605" w:author="The Si Tran" w:date="2012-12-06T03:41:00Z">
                <w:rPr>
                  <w:rFonts w:ascii="Cambria Math" w:hAnsi="Cambria Math"/>
                  <w:i/>
                </w:rPr>
              </w:ins>
            </m:ctrlPr>
          </m:sSupPr>
          <m:e>
            <w:ins w:id="7606" w:author="The Si Tran" w:date="2012-12-06T03:41:00Z">
              <m:r>
                <w:rPr>
                  <w:rFonts w:ascii="Cambria Math" w:hAnsi="Cambria Math"/>
                </w:rPr>
                <m:t>η</m:t>
              </m:r>
            </w:ins>
          </m:e>
          <m:sup>
            <w:ins w:id="7607" w:author="The Si Tran" w:date="2012-12-06T03:41:00Z">
              <m:r>
                <w:rPr>
                  <w:rFonts w:ascii="Cambria Math" w:hAnsi="Cambria Math"/>
                </w:rPr>
                <m:t>+</m:t>
              </m:r>
            </w:ins>
          </m:sup>
        </m:sSup>
      </m:oMath>
      <w:del w:id="7608" w:author="The Si Tran" w:date="2012-12-06T03:41:00Z">
        <w:r w:rsidRPr="00AF1345" w:rsidDel="00E40F7B">
          <w:rPr>
            <w:position w:val="-10"/>
          </w:rPr>
          <w:object w:dxaOrig="1440" w:dyaOrig="360" w14:anchorId="3EC1D1FE">
            <v:shape id="_x0000_i1148" type="#_x0000_t75" style="width:1in;height:14.4pt" o:ole="">
              <v:imagedata r:id="rId295" o:title=""/>
            </v:shape>
            <o:OLEObject Type="Embed" ProgID="Equation.DSMT4" ShapeID="_x0000_i1148" DrawAspect="Content" ObjectID="_1417199919" r:id="rId296"/>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609" w:author="The Si Tran" w:date="2012-12-06T03:41:00Z"/>
        </w:rPr>
        <w:pPrChange w:id="7610" w:author="The Si Tran" w:date="2012-12-16T08:28:00Z">
          <w:pPr>
            <w:spacing w:before="0"/>
            <w:ind w:firstLine="720"/>
          </w:pPr>
        </w:pPrChange>
      </w:pPr>
      <w:ins w:id="7611" w:author="The Si Tran" w:date="2012-12-14T05:57:00Z">
        <w:r w:rsidRPr="00032D83">
          <w:rPr>
            <w:noProof/>
          </w:rPr>
          <mc:AlternateContent>
            <mc:Choice Requires="wps">
              <w:drawing>
                <wp:anchor distT="0" distB="0" distL="114300" distR="114300" simplePos="0" relativeHeight="251726336" behindDoc="0" locked="0" layoutInCell="1" allowOverlap="1" wp14:anchorId="11D227F1" wp14:editId="09A061E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276DB6" w:rsidRDefault="00276DB6">
                              <w:pPr>
                                <w:pStyle w:val="EquationIndex"/>
                                <w:pPrChange w:id="7612" w:author="The Si Tran" w:date="2012-12-16T08:28:00Z">
                                  <w:pPr/>
                                </w:pPrChange>
                              </w:pPr>
                              <w:ins w:id="7613" w:author="The Si Tran" w:date="2012-12-06T02:41:00Z">
                                <w:r>
                                  <w:t>(4.</w:t>
                                </w:r>
                              </w:ins>
                              <w:ins w:id="7614" w:author="The Si Tran" w:date="2012-12-06T02:44:00Z">
                                <w:r>
                                  <w:t>16</w:t>
                                </w:r>
                              </w:ins>
                              <w:ins w:id="761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7" type="#_x0000_t202" style="position:absolute;left:0;text-align:left;margin-left:406.4pt;margin-top:214.7pt;width:46.85pt;height:28.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4gt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7lbhsNdA8yp2qAvPHWzFZy8qVG9WxHi&#10;g/AYJhQcCyLe46MNgX3anjhbkP/1mjzh0ePQcrbGcJY8/FwKrzgzXy26f9Q/O0vTnC9nw48DXPyx&#10;Zn6sscvmitASfawiJ/Mx4aPZHbWn5gl7ZJqiQiWsROySx93xKnYrA3tIquk0gzC/TsRbO3MyuU40&#10;p958bJ+Ed9sGjuj8O9qNsRi/6OMOmywtTZeRdJ2bPBHdsbotAGY/9/52T6XlcnzPqMM2nfw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D6m4g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276DB6" w:rsidRDefault="00276DB6">
                        <w:pPr>
                          <w:pStyle w:val="EquationIndex"/>
                          <w:pPrChange w:id="7616" w:author="The Si Tran" w:date="2012-12-16T08:28:00Z">
                            <w:pPr/>
                          </w:pPrChange>
                        </w:pPr>
                        <w:ins w:id="7617" w:author="The Si Tran" w:date="2012-12-06T02:41:00Z">
                          <w:r>
                            <w:t>(4.</w:t>
                          </w:r>
                        </w:ins>
                        <w:ins w:id="7618" w:author="The Si Tran" w:date="2012-12-06T02:44:00Z">
                          <w:r>
                            <w:t>16</w:t>
                          </w:r>
                        </w:ins>
                        <w:ins w:id="7619"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9" type="#_x0000_t75" style="width:14.4pt;height:14.4pt" o:ole="">
            <v:imagedata r:id="rId297" o:title=""/>
          </v:shape>
          <o:OLEObject Type="Embed" ProgID="Equation.DSMT4" ShapeID="_x0000_i1149" DrawAspect="Content" ObjectID="_1417199920" r:id="rId298"/>
        </w:object>
      </w:r>
      <w:r w:rsidR="0088753F" w:rsidRPr="0049233F">
        <w:t xml:space="preserve">sẽ giảm đi theo một thừa số </w:t>
      </w:r>
      <w:r w:rsidR="0088753F" w:rsidRPr="00AF1345">
        <w:rPr>
          <w:position w:val="-10"/>
        </w:rPr>
        <w:object w:dxaOrig="300" w:dyaOrig="360" w14:anchorId="590DF676">
          <v:shape id="_x0000_i1150" type="#_x0000_t75" style="width:14.4pt;height:14.4pt" o:ole="">
            <v:imagedata r:id="rId299" o:title=""/>
          </v:shape>
          <o:OLEObject Type="Embed" ProgID="Equation.DSMT4" ShapeID="_x0000_i1150" DrawAspect="Content" ObjectID="_1417199921" r:id="rId300"/>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1" type="#_x0000_t75" style="width:14.4pt;height:14.4pt" o:ole="">
            <v:imagedata r:id="rId297" o:title=""/>
          </v:shape>
          <o:OLEObject Type="Embed" ProgID="Equation.DSMT4" ShapeID="_x0000_i1151" DrawAspect="Content" ObjectID="_1417199922" r:id="rId301"/>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2" type="#_x0000_t75" style="width:14.4pt;height:14.4pt" o:ole="">
            <v:imagedata r:id="rId297" o:title=""/>
          </v:shape>
          <o:OLEObject Type="Embed" ProgID="Equation.DSMT4" ShapeID="_x0000_i1152" DrawAspect="Content" ObjectID="_1417199923" r:id="rId302"/>
        </w:object>
      </w:r>
      <w:r w:rsidR="0088753F" w:rsidRPr="0049233F">
        <w:t>), nếu đạo hàm riêng phần âm thì giá trị cập nhập được cộng thêm vào trọng số.</w:t>
      </w:r>
    </w:p>
    <w:p w14:paraId="411BAA4A" w14:textId="1B11615D" w:rsidR="00E40F7B" w:rsidRPr="00032D83" w:rsidRDefault="00276DB6">
      <w:pPr>
        <w:pStyle w:val="Canhgiua"/>
        <w:rPr>
          <w:ins w:id="7620" w:author="The Si Tran" w:date="2012-12-06T03:44:00Z"/>
        </w:rPr>
        <w:pPrChange w:id="7621" w:author="The Si Tran" w:date="2012-12-16T17:32:00Z">
          <w:pPr>
            <w:spacing w:before="0"/>
            <w:ind w:firstLine="720"/>
          </w:pPr>
        </w:pPrChange>
      </w:pPr>
      <m:oMathPara>
        <m:oMath>
          <m:sSubSup>
            <m:sSubSupPr>
              <m:ctrlPr>
                <w:ins w:id="7622" w:author="The Si Tran" w:date="2012-12-06T03:41:00Z">
                  <w:rPr>
                    <w:rFonts w:ascii="Cambria Math" w:hAnsi="Cambria Math"/>
                  </w:rPr>
                </w:ins>
              </m:ctrlPr>
            </m:sSubSupPr>
            <m:e>
              <w:ins w:id="7623" w:author="The Si Tran" w:date="2012-12-06T03:41:00Z">
                <m:r>
                  <m:rPr>
                    <m:sty m:val="p"/>
                  </m:rPr>
                  <w:rPr>
                    <w:rFonts w:ascii="Cambria Math" w:hAnsi="Cambria Math"/>
                  </w:rPr>
                  <m:t>∆</m:t>
                </m:r>
                <m:r>
                  <w:rPr>
                    <w:rFonts w:ascii="Cambria Math" w:hAnsi="Cambria Math"/>
                  </w:rPr>
                  <m:t>w</m:t>
                </m:r>
              </w:ins>
            </m:e>
            <m:sub>
              <w:ins w:id="7624" w:author="The Si Tran" w:date="2012-12-06T03:41:00Z">
                <m:r>
                  <w:rPr>
                    <w:rFonts w:ascii="Cambria Math" w:hAnsi="Cambria Math"/>
                  </w:rPr>
                  <m:t>ij</m:t>
                </m:r>
              </w:ins>
            </m:sub>
            <m:sup>
              <w:ins w:id="7625"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626" w:author="The Si Tran" w:date="2012-12-06T03:41:00Z">
            <m:r>
              <m:rPr>
                <m:sty m:val="p"/>
              </m:rPr>
              <w:rPr>
                <w:rFonts w:ascii="Cambria Math" w:hAnsi="Cambria Math"/>
              </w:rPr>
              <m:t>=</m:t>
            </m:r>
          </w:ins>
          <m:d>
            <m:dPr>
              <m:begChr m:val="{"/>
              <m:endChr m:val=""/>
              <m:ctrlPr>
                <w:ins w:id="7627" w:author="The Si Tran" w:date="2012-12-06T03:41:00Z">
                  <w:rPr>
                    <w:rFonts w:ascii="Cambria Math" w:hAnsi="Cambria Math"/>
                  </w:rPr>
                </w:ins>
              </m:ctrlPr>
            </m:dPr>
            <m:e>
              <m:eqArr>
                <m:eqArrPr>
                  <m:ctrlPr>
                    <w:ins w:id="7628" w:author="The Si Tran" w:date="2012-12-06T03:41:00Z">
                      <w:rPr>
                        <w:rFonts w:ascii="Cambria Math" w:hAnsi="Cambria Math"/>
                      </w:rPr>
                    </w:ins>
                  </m:ctrlPr>
                </m:eqArrPr>
                <m:e>
                  <w:ins w:id="7629" w:author="The Si Tran" w:date="2012-12-06T03:42:00Z">
                    <m:r>
                      <m:rPr>
                        <m:sty m:val="p"/>
                      </m:rPr>
                      <w:rPr>
                        <w:rFonts w:ascii="Cambria Math" w:hAnsi="Cambria Math"/>
                      </w:rPr>
                      <m:t>-</m:t>
                    </m:r>
                  </w:ins>
                  <m:sSubSup>
                    <m:sSubSupPr>
                      <m:ctrlPr>
                        <w:ins w:id="7630" w:author="The Si Tran" w:date="2012-12-06T03:41:00Z">
                          <w:rPr>
                            <w:rFonts w:ascii="Cambria Math" w:hAnsi="Cambria Math"/>
                          </w:rPr>
                        </w:ins>
                      </m:ctrlPr>
                    </m:sSubSupPr>
                    <m:e>
                      <w:ins w:id="7631" w:author="The Si Tran" w:date="2012-12-06T03:41:00Z">
                        <m:r>
                          <m:rPr>
                            <m:sty m:val="p"/>
                          </m:rPr>
                          <w:rPr>
                            <w:rFonts w:ascii="Cambria Math" w:hAnsi="Cambria Math"/>
                          </w:rPr>
                          <m:t>∆</m:t>
                        </m:r>
                      </w:ins>
                    </m:e>
                    <m:sub>
                      <w:ins w:id="7632" w:author="The Si Tran" w:date="2012-12-06T03:41:00Z">
                        <m:r>
                          <w:rPr>
                            <w:rFonts w:ascii="Cambria Math" w:hAnsi="Cambria Math"/>
                          </w:rPr>
                          <m:t>ij</m:t>
                        </m:r>
                      </w:ins>
                    </m:sub>
                    <m:sup>
                      <m:d>
                        <m:dPr>
                          <m:ctrlPr>
                            <w:ins w:id="7633" w:author="The Si Tran" w:date="2012-12-06T03:41:00Z">
                              <w:rPr>
                                <w:rFonts w:ascii="Cambria Math" w:hAnsi="Cambria Math"/>
                              </w:rPr>
                            </w:ins>
                          </m:ctrlPr>
                        </m:dPr>
                        <m:e>
                          <w:ins w:id="7634" w:author="The Si Tran" w:date="2012-12-06T03:41:00Z">
                            <m:r>
                              <w:rPr>
                                <w:rFonts w:ascii="Cambria Math" w:hAnsi="Cambria Math"/>
                              </w:rPr>
                              <m:t>t</m:t>
                            </m:r>
                          </w:ins>
                        </m:e>
                      </m:d>
                    </m:sup>
                  </m:sSubSup>
                  <w:ins w:id="7635"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36" w:author="The Si Tran" w:date="2012-12-06T03:41:00Z">
                          <w:rPr>
                            <w:rFonts w:ascii="Cambria Math" w:hAnsi="Cambria Math"/>
                          </w:rPr>
                        </w:ins>
                      </m:ctrlPr>
                    </m:fPr>
                    <m:num>
                      <w:ins w:id="7637" w:author="The Si Tran" w:date="2012-12-06T03:41:00Z">
                        <m:r>
                          <w:rPr>
                            <w:rFonts w:ascii="Cambria Math" w:hAnsi="Cambria Math"/>
                          </w:rPr>
                          <m:t>∂</m:t>
                        </m:r>
                      </w:ins>
                      <m:sSup>
                        <m:sSupPr>
                          <m:ctrlPr>
                            <w:ins w:id="7638" w:author="The Si Tran" w:date="2012-12-06T03:41:00Z">
                              <w:rPr>
                                <w:rFonts w:ascii="Cambria Math" w:hAnsi="Cambria Math"/>
                              </w:rPr>
                            </w:ins>
                          </m:ctrlPr>
                        </m:sSupPr>
                        <m:e>
                          <w:ins w:id="7639" w:author="The Si Tran" w:date="2012-12-06T03:41:00Z">
                            <m:r>
                              <w:rPr>
                                <w:rFonts w:ascii="Cambria Math" w:hAnsi="Cambria Math"/>
                              </w:rPr>
                              <m:t>E</m:t>
                            </m:r>
                          </w:ins>
                        </m:e>
                        <m:sup>
                          <m:d>
                            <m:dPr>
                              <m:ctrlPr>
                                <w:ins w:id="7640" w:author="The Si Tran" w:date="2012-12-06T03:41:00Z">
                                  <w:rPr>
                                    <w:rFonts w:ascii="Cambria Math" w:hAnsi="Cambria Math"/>
                                  </w:rPr>
                                </w:ins>
                              </m:ctrlPr>
                            </m:dPr>
                            <m:e>
                              <w:ins w:id="7641" w:author="The Si Tran" w:date="2012-12-06T03:41:00Z">
                                <m:r>
                                  <w:rPr>
                                    <w:rFonts w:ascii="Cambria Math" w:hAnsi="Cambria Math"/>
                                  </w:rPr>
                                  <m:t>t</m:t>
                                </m:r>
                              </w:ins>
                            </m:e>
                          </m:d>
                        </m:sup>
                      </m:sSup>
                    </m:num>
                    <m:den>
                      <w:ins w:id="7642" w:author="The Si Tran" w:date="2012-12-06T03:41:00Z">
                        <m:r>
                          <w:rPr>
                            <w:rFonts w:ascii="Cambria Math" w:hAnsi="Cambria Math"/>
                          </w:rPr>
                          <m:t>∂</m:t>
                        </m:r>
                      </w:ins>
                      <m:sSub>
                        <m:sSubPr>
                          <m:ctrlPr>
                            <w:ins w:id="7643" w:author="The Si Tran" w:date="2012-12-06T03:41:00Z">
                              <w:rPr>
                                <w:rFonts w:ascii="Cambria Math" w:hAnsi="Cambria Math"/>
                              </w:rPr>
                            </w:ins>
                          </m:ctrlPr>
                        </m:sSubPr>
                        <m:e>
                          <w:ins w:id="7644" w:author="The Si Tran" w:date="2012-12-06T03:41:00Z">
                            <m:r>
                              <w:rPr>
                                <w:rFonts w:ascii="Cambria Math" w:hAnsi="Cambria Math"/>
                              </w:rPr>
                              <m:t>w</m:t>
                            </m:r>
                          </w:ins>
                        </m:e>
                        <m:sub>
                          <w:ins w:id="7645" w:author="The Si Tran" w:date="2012-12-06T03:41:00Z">
                            <m:r>
                              <w:rPr>
                                <w:rFonts w:ascii="Cambria Math" w:hAnsi="Cambria Math"/>
                              </w:rPr>
                              <m:t>ij</m:t>
                            </m:r>
                          </w:ins>
                        </m:sub>
                      </m:sSub>
                    </m:den>
                  </m:f>
                  <w:ins w:id="7646" w:author="The Si Tran" w:date="2012-12-06T03:41:00Z">
                    <m:r>
                      <m:rPr>
                        <m:sty m:val="p"/>
                      </m:rPr>
                      <w:rPr>
                        <w:rFonts w:ascii="Cambria Math" w:hAnsi="Cambria Math"/>
                      </w:rPr>
                      <m:t>&gt;0</m:t>
                    </m:r>
                  </w:ins>
                </m:e>
                <m:e>
                  <w:ins w:id="7647" w:author="The Si Tran" w:date="2012-12-06T03:42:00Z">
                    <m:r>
                      <m:rPr>
                        <m:sty m:val="p"/>
                      </m:rPr>
                      <w:rPr>
                        <w:rFonts w:ascii="Cambria Math" w:hAnsi="Cambria Math"/>
                      </w:rPr>
                      <m:t>+</m:t>
                    </m:r>
                  </w:ins>
                  <m:sSubSup>
                    <m:sSubSupPr>
                      <m:ctrlPr>
                        <w:ins w:id="7648" w:author="The Si Tran" w:date="2012-12-06T03:43:00Z">
                          <w:rPr>
                            <w:rFonts w:ascii="Cambria Math" w:hAnsi="Cambria Math"/>
                          </w:rPr>
                        </w:ins>
                      </m:ctrlPr>
                    </m:sSubSupPr>
                    <m:e>
                      <w:ins w:id="7649" w:author="The Si Tran" w:date="2012-12-06T03:43:00Z">
                        <m:r>
                          <m:rPr>
                            <m:sty m:val="p"/>
                          </m:rPr>
                          <w:rPr>
                            <w:rFonts w:ascii="Cambria Math" w:hAnsi="Cambria Math"/>
                          </w:rPr>
                          <m:t>∆</m:t>
                        </m:r>
                      </w:ins>
                    </m:e>
                    <m:sub>
                      <w:ins w:id="7650" w:author="The Si Tran" w:date="2012-12-06T03:43:00Z">
                        <m:r>
                          <w:rPr>
                            <w:rFonts w:ascii="Cambria Math" w:hAnsi="Cambria Math"/>
                          </w:rPr>
                          <m:t>ij</m:t>
                        </m:r>
                      </w:ins>
                    </m:sub>
                    <m:sup>
                      <m:d>
                        <m:dPr>
                          <m:ctrlPr>
                            <w:ins w:id="7651" w:author="The Si Tran" w:date="2012-12-06T03:43:00Z">
                              <w:rPr>
                                <w:rFonts w:ascii="Cambria Math" w:hAnsi="Cambria Math"/>
                              </w:rPr>
                            </w:ins>
                          </m:ctrlPr>
                        </m:dPr>
                        <m:e>
                          <w:ins w:id="7652" w:author="The Si Tran" w:date="2012-12-06T03:43:00Z">
                            <m:r>
                              <w:rPr>
                                <w:rFonts w:ascii="Cambria Math" w:hAnsi="Cambria Math"/>
                              </w:rPr>
                              <m:t>t</m:t>
                            </m:r>
                          </w:ins>
                        </m:e>
                      </m:d>
                    </m:sup>
                  </m:sSubSup>
                  <w:ins w:id="7653"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54" w:author="The Si Tran" w:date="2012-12-06T03:42:00Z">
                          <w:rPr>
                            <w:rFonts w:ascii="Cambria Math" w:hAnsi="Cambria Math"/>
                          </w:rPr>
                        </w:ins>
                      </m:ctrlPr>
                    </m:fPr>
                    <m:num>
                      <w:ins w:id="7655" w:author="The Si Tran" w:date="2012-12-06T03:42:00Z">
                        <m:r>
                          <w:rPr>
                            <w:rFonts w:ascii="Cambria Math" w:hAnsi="Cambria Math"/>
                          </w:rPr>
                          <m:t>∂</m:t>
                        </m:r>
                      </w:ins>
                      <m:sSup>
                        <m:sSupPr>
                          <m:ctrlPr>
                            <w:ins w:id="7656" w:author="The Si Tran" w:date="2012-12-06T03:42:00Z">
                              <w:rPr>
                                <w:rFonts w:ascii="Cambria Math" w:hAnsi="Cambria Math"/>
                              </w:rPr>
                            </w:ins>
                          </m:ctrlPr>
                        </m:sSupPr>
                        <m:e>
                          <w:ins w:id="7657" w:author="The Si Tran" w:date="2012-12-06T03:42:00Z">
                            <m:r>
                              <w:rPr>
                                <w:rFonts w:ascii="Cambria Math" w:hAnsi="Cambria Math"/>
                              </w:rPr>
                              <m:t>E</m:t>
                            </m:r>
                          </w:ins>
                        </m:e>
                        <m:sup>
                          <m:d>
                            <m:dPr>
                              <m:ctrlPr>
                                <w:ins w:id="7658" w:author="The Si Tran" w:date="2012-12-06T03:42:00Z">
                                  <w:rPr>
                                    <w:rFonts w:ascii="Cambria Math" w:hAnsi="Cambria Math"/>
                                  </w:rPr>
                                </w:ins>
                              </m:ctrlPr>
                            </m:dPr>
                            <m:e>
                              <w:ins w:id="7659" w:author="The Si Tran" w:date="2012-12-06T03:42:00Z">
                                <m:r>
                                  <w:rPr>
                                    <w:rFonts w:ascii="Cambria Math" w:hAnsi="Cambria Math"/>
                                  </w:rPr>
                                  <m:t>t</m:t>
                                </m:r>
                              </w:ins>
                            </m:e>
                          </m:d>
                        </m:sup>
                      </m:sSup>
                    </m:num>
                    <m:den>
                      <w:ins w:id="7660" w:author="The Si Tran" w:date="2012-12-06T03:42:00Z">
                        <m:r>
                          <w:rPr>
                            <w:rFonts w:ascii="Cambria Math" w:hAnsi="Cambria Math"/>
                          </w:rPr>
                          <m:t>∂</m:t>
                        </m:r>
                      </w:ins>
                      <m:sSub>
                        <m:sSubPr>
                          <m:ctrlPr>
                            <w:ins w:id="7661" w:author="The Si Tran" w:date="2012-12-06T03:42:00Z">
                              <w:rPr>
                                <w:rFonts w:ascii="Cambria Math" w:hAnsi="Cambria Math"/>
                              </w:rPr>
                            </w:ins>
                          </m:ctrlPr>
                        </m:sSubPr>
                        <m:e>
                          <w:ins w:id="7662" w:author="The Si Tran" w:date="2012-12-06T03:42:00Z">
                            <m:r>
                              <w:rPr>
                                <w:rFonts w:ascii="Cambria Math" w:hAnsi="Cambria Math"/>
                              </w:rPr>
                              <m:t>w</m:t>
                            </m:r>
                          </w:ins>
                        </m:e>
                        <m:sub>
                          <w:ins w:id="7663" w:author="The Si Tran" w:date="2012-12-06T03:42:00Z">
                            <m:r>
                              <w:rPr>
                                <w:rFonts w:ascii="Cambria Math" w:hAnsi="Cambria Math"/>
                              </w:rPr>
                              <m:t>ij</m:t>
                            </m:r>
                          </w:ins>
                        </m:sub>
                      </m:sSub>
                    </m:den>
                  </m:f>
                  <w:ins w:id="7664" w:author="The Si Tran" w:date="2012-12-06T03:42:00Z">
                    <m:r>
                      <m:rPr>
                        <m:sty m:val="p"/>
                      </m:rPr>
                      <w:rPr>
                        <w:rFonts w:ascii="Cambria Math" w:hAnsi="Cambria Math"/>
                      </w:rPr>
                      <m:t>&lt;0</m:t>
                    </m:r>
                  </w:ins>
                </m:e>
                <m:e>
                  <w:ins w:id="7665" w:author="The Si Tran" w:date="2012-12-06T03:43:00Z">
                    <m:r>
                      <m:rPr>
                        <m:sty m:val="p"/>
                      </m:rPr>
                      <w:rPr>
                        <w:rFonts w:ascii="Cambria Math" w:hAnsi="Cambria Math"/>
                      </w:rPr>
                      <m:t>0</m:t>
                    </m:r>
                  </w:ins>
                  <w:ins w:id="7666" w:author="The Si Tran" w:date="2012-12-06T03:41:00Z">
                    <m:r>
                      <m:rPr>
                        <m:sty m:val="p"/>
                      </m:rPr>
                      <w:rPr>
                        <w:rFonts w:ascii="Cambria Math" w:hAnsi="Cambria Math"/>
                      </w:rPr>
                      <m:t xml:space="preserve">, </m:t>
                    </m:r>
                    <m:r>
                      <w:rPr>
                        <w:rFonts w:ascii="Cambria Math" w:hAnsi="Cambria Math"/>
                      </w:rPr>
                      <m:t>else</m:t>
                    </m:r>
                  </w:ins>
                </m:e>
              </m:eqArr>
            </m:e>
          </m:d>
          <w:ins w:id="7667"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668" w:author="The Si Tran" w:date="2012-12-14T06:18:00Z"/>
        </w:rPr>
        <w:pPrChange w:id="7669" w:author="The Si Tran" w:date="2012-12-16T08:29:00Z">
          <w:pPr>
            <w:spacing w:before="0"/>
            <w:ind w:firstLine="720"/>
          </w:pPr>
        </w:pPrChange>
      </w:pPr>
      <w:ins w:id="7670" w:author="The Si Tran" w:date="2012-12-14T05:57:00Z">
        <w:r w:rsidRPr="00032D83">
          <w:rPr>
            <w:noProof/>
          </w:rPr>
          <mc:AlternateContent>
            <mc:Choice Requires="wps">
              <w:drawing>
                <wp:anchor distT="0" distB="0" distL="114300" distR="114300" simplePos="0" relativeHeight="251732480" behindDoc="0" locked="0" layoutInCell="1" allowOverlap="1" wp14:anchorId="599A3C3F" wp14:editId="68D81AB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276DB6" w:rsidRDefault="00276DB6">
                              <w:pPr>
                                <w:pStyle w:val="EquationIndex"/>
                                <w:pPrChange w:id="7671" w:author="The Si Tran" w:date="2012-12-16T08:28:00Z">
                                  <w:pPr/>
                                </w:pPrChange>
                              </w:pPr>
                              <w:ins w:id="7672" w:author="The Si Tran" w:date="2012-12-06T02:41:00Z">
                                <w:r>
                                  <w:t>(4.</w:t>
                                </w:r>
                              </w:ins>
                              <w:ins w:id="7673" w:author="The Si Tran" w:date="2012-12-06T02:44:00Z">
                                <w:r>
                                  <w:t>17</w:t>
                                </w:r>
                              </w:ins>
                              <w:ins w:id="76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8" type="#_x0000_t202" style="position:absolute;left:0;text-align:left;margin-left:406.4pt;margin-top:1.5pt;width:46.85pt;height:28.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c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TKyHL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276DB6" w:rsidRDefault="00276DB6">
                        <w:pPr>
                          <w:pStyle w:val="EquationIndex"/>
                          <w:pPrChange w:id="7675" w:author="The Si Tran" w:date="2012-12-16T08:28:00Z">
                            <w:pPr/>
                          </w:pPrChange>
                        </w:pPr>
                        <w:ins w:id="7676" w:author="The Si Tran" w:date="2012-12-06T02:41:00Z">
                          <w:r>
                            <w:t>(4.</w:t>
                          </w:r>
                        </w:ins>
                        <w:ins w:id="7677" w:author="The Si Tran" w:date="2012-12-06T02:44:00Z">
                          <w:r>
                            <w:t>17</w:t>
                          </w:r>
                        </w:ins>
                        <w:ins w:id="7678" w:author="The Si Tran" w:date="2012-12-06T02:41:00Z">
                          <w:r>
                            <w:t>)</w:t>
                          </w:r>
                        </w:ins>
                      </w:p>
                    </w:txbxContent>
                  </v:textbox>
                </v:shape>
              </w:pict>
            </mc:Fallback>
          </mc:AlternateContent>
        </w:r>
      </w:ins>
    </w:p>
    <w:p w14:paraId="600BC804" w14:textId="091793C1" w:rsidR="0088753F" w:rsidRPr="0049233F" w:rsidRDefault="00276DB6">
      <w:pPr>
        <w:pStyle w:val="EquationIndex"/>
        <w:jc w:val="center"/>
        <w:pPrChange w:id="7679" w:author="The Si Tran" w:date="2012-12-16T08:29:00Z">
          <w:pPr>
            <w:spacing w:before="0"/>
            <w:ind w:firstLine="720"/>
          </w:pPr>
        </w:pPrChange>
      </w:pPr>
      <m:oMath>
        <m:sSubSup>
          <m:sSubSupPr>
            <m:ctrlPr>
              <w:ins w:id="7680" w:author="The Si Tran" w:date="2012-12-06T03:45:00Z">
                <w:rPr>
                  <w:rFonts w:ascii="Cambria Math" w:hAnsi="Cambria Math"/>
                </w:rPr>
              </w:ins>
            </m:ctrlPr>
          </m:sSubSupPr>
          <m:e>
            <w:ins w:id="7681" w:author="The Si Tran" w:date="2012-12-06T03:45:00Z">
              <m:r>
                <w:rPr>
                  <w:rFonts w:ascii="Cambria Math" w:hAnsi="Cambria Math"/>
                </w:rPr>
                <m:t>w</m:t>
              </m:r>
            </w:ins>
          </m:e>
          <m:sub>
            <w:ins w:id="7682" w:author="The Si Tran" w:date="2012-12-06T03:45:00Z">
              <m:r>
                <w:rPr>
                  <w:rFonts w:ascii="Cambria Math" w:hAnsi="Cambria Math"/>
                </w:rPr>
                <m:t>ij</m:t>
              </m:r>
            </w:ins>
          </m:sub>
          <m:sup>
            <w:ins w:id="768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684" w:author="The Si Tran" w:date="2012-12-06T03:45:00Z">
          <m:r>
            <m:rPr>
              <m:sty m:val="p"/>
            </m:rPr>
            <w:rPr>
              <w:rFonts w:ascii="Cambria Math" w:hAnsi="Cambria Math"/>
            </w:rPr>
            <m:t>=</m:t>
          </m:r>
        </w:ins>
        <m:sSubSup>
          <m:sSubSupPr>
            <m:ctrlPr>
              <w:ins w:id="7685" w:author="The Si Tran" w:date="2012-12-06T03:45:00Z">
                <w:rPr>
                  <w:rFonts w:ascii="Cambria Math" w:hAnsi="Cambria Math"/>
                </w:rPr>
              </w:ins>
            </m:ctrlPr>
          </m:sSubSupPr>
          <m:e>
            <w:ins w:id="7686" w:author="The Si Tran" w:date="2012-12-06T03:45:00Z">
              <m:r>
                <w:rPr>
                  <w:rFonts w:ascii="Cambria Math" w:hAnsi="Cambria Math"/>
                </w:rPr>
                <m:t>w</m:t>
              </m:r>
            </w:ins>
          </m:e>
          <m:sub>
            <w:ins w:id="7687" w:author="The Si Tran" w:date="2012-12-06T03:45:00Z">
              <m:r>
                <w:rPr>
                  <w:rFonts w:ascii="Cambria Math" w:hAnsi="Cambria Math"/>
                </w:rPr>
                <m:t>ij</m:t>
              </m:r>
            </w:ins>
          </m:sub>
          <m:sup>
            <w:ins w:id="768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689" w:author="The Si Tran" w:date="2012-12-06T03:45:00Z">
          <m:r>
            <m:rPr>
              <m:sty m:val="p"/>
            </m:rPr>
            <w:rPr>
              <w:rFonts w:ascii="Cambria Math" w:hAnsi="Cambria Math"/>
            </w:rPr>
            <m:t>+</m:t>
          </m:r>
        </w:ins>
        <m:sSubSup>
          <m:sSubSupPr>
            <m:ctrlPr>
              <w:ins w:id="7690" w:author="The Si Tran" w:date="2012-12-06T03:45:00Z">
                <w:rPr>
                  <w:rFonts w:ascii="Cambria Math" w:hAnsi="Cambria Math"/>
                </w:rPr>
              </w:ins>
            </m:ctrlPr>
          </m:sSubSupPr>
          <m:e>
            <w:ins w:id="7691" w:author="The Si Tran" w:date="2012-12-06T03:45:00Z">
              <m:r>
                <m:rPr>
                  <m:sty m:val="p"/>
                </m:rPr>
                <w:rPr>
                  <w:rFonts w:ascii="Cambria Math" w:hAnsi="Cambria Math"/>
                </w:rPr>
                <m:t>∆</m:t>
              </m:r>
              <m:r>
                <w:rPr>
                  <w:rFonts w:ascii="Cambria Math" w:hAnsi="Cambria Math"/>
                </w:rPr>
                <m:t>w</m:t>
              </m:r>
            </w:ins>
          </m:e>
          <m:sub>
            <w:ins w:id="7692" w:author="The Si Tran" w:date="2012-12-06T03:45:00Z">
              <m:r>
                <w:rPr>
                  <w:rFonts w:ascii="Cambria Math" w:hAnsi="Cambria Math"/>
                </w:rPr>
                <m:t>ij</m:t>
              </m:r>
            </w:ins>
          </m:sub>
          <m:sup>
            <w:ins w:id="769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694" w:author="The Si Tran" w:date="2012-12-06T03:45:00Z">
          <m:r>
            <m:rPr>
              <m:sty m:val="p"/>
            </m:rPr>
            <w:rPr>
              <w:rFonts w:ascii="Cambria Math" w:hAnsi="Cambria Math"/>
            </w:rPr>
            <m:t xml:space="preserve"> </m:t>
          </m:r>
        </w:ins>
      </m:oMath>
      <w:ins w:id="7695" w:author="The Si Tran" w:date="2012-12-06T03:45:00Z">
        <w:r w:rsidR="00A51995">
          <w:t xml:space="preserve"> </w:t>
        </w:r>
      </w:ins>
      <w:del w:id="7696" w:author="The Si Tran" w:date="2012-12-06T03:43:00Z">
        <w:r w:rsidR="0088753F" w:rsidRPr="00AF1345" w:rsidDel="001B4DDE">
          <w:rPr>
            <w:position w:val="-108"/>
          </w:rPr>
          <w:object w:dxaOrig="3879" w:dyaOrig="2280" w14:anchorId="4BC18070">
            <v:shape id="_x0000_i1153" type="#_x0000_t75" style="width:230.4pt;height:136.5pt" o:ole="">
              <v:imagedata r:id="rId303" o:title=""/>
            </v:shape>
            <o:OLEObject Type="Embed" ProgID="Equation.DSMT4" ShapeID="_x0000_i1153" DrawAspect="Content" ObjectID="_1417199924" r:id="rId304"/>
          </w:object>
        </w:r>
      </w:del>
    </w:p>
    <w:p w14:paraId="3F053D4F" w14:textId="77777777" w:rsidR="0088753F" w:rsidRPr="0049233F" w:rsidRDefault="0088753F" w:rsidP="0088753F">
      <w:pPr>
        <w:spacing w:before="0"/>
        <w:ind w:firstLine="720"/>
        <w:rPr>
          <w:szCs w:val="26"/>
        </w:rPr>
      </w:pPr>
      <w:del w:id="7697" w:author="The Si Tran" w:date="2012-12-06T03:46:00Z">
        <w:r w:rsidRPr="00AF1345" w:rsidDel="00477F6C">
          <w:rPr>
            <w:position w:val="-14"/>
            <w:szCs w:val="26"/>
          </w:rPr>
          <w:object w:dxaOrig="2840" w:dyaOrig="400" w14:anchorId="5969322F">
            <v:shape id="_x0000_i1154" type="#_x0000_t75" style="width:208.5pt;height:28.2pt" o:ole="">
              <v:imagedata r:id="rId305" o:title=""/>
            </v:shape>
            <o:OLEObject Type="Embed" ProgID="Equation.DSMT4" ShapeID="_x0000_i1154" DrawAspect="Content" ObjectID="_1417199925" r:id="rId306"/>
          </w:object>
        </w:r>
      </w:del>
    </w:p>
    <w:p w14:paraId="470DE334" w14:textId="77777777" w:rsidR="0088753F" w:rsidRDefault="0088753F">
      <w:pPr>
        <w:rPr>
          <w:ins w:id="7698" w:author="The Si Tran" w:date="2012-12-06T03:46:00Z"/>
        </w:rPr>
        <w:pPrChange w:id="7699"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5" type="#_x0000_t75" style="width:14.4pt;height:14.4pt" o:ole="">
            <v:imagedata r:id="rId297" o:title=""/>
          </v:shape>
          <o:OLEObject Type="Embed" ProgID="Equation.DSMT4" ShapeID="_x0000_i1155" DrawAspect="Content" ObjectID="_1417199926" r:id="rId307"/>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276DB6">
      <w:pPr>
        <w:pStyle w:val="EquationIndex"/>
        <w:pPrChange w:id="7700" w:author="The Si Tran" w:date="2012-12-15T08:05:00Z">
          <w:pPr>
            <w:spacing w:before="0"/>
            <w:ind w:firstLine="720"/>
          </w:pPr>
        </w:pPrChange>
      </w:pPr>
      <m:oMathPara>
        <m:oMathParaPr>
          <m:jc m:val="center"/>
        </m:oMathParaPr>
        <m:oMath>
          <m:sSubSup>
            <m:sSubSupPr>
              <m:ctrlPr>
                <w:ins w:id="7701" w:author="The Si Tran" w:date="2012-12-06T03:47:00Z">
                  <w:rPr>
                    <w:rFonts w:ascii="Cambria Math" w:hAnsi="Cambria Math"/>
                  </w:rPr>
                </w:ins>
              </m:ctrlPr>
            </m:sSubSupPr>
            <m:e>
              <w:ins w:id="7702" w:author="The Si Tran" w:date="2012-12-06T03:47:00Z">
                <m:r>
                  <m:rPr>
                    <m:sty m:val="p"/>
                  </m:rPr>
                  <w:rPr>
                    <w:rFonts w:ascii="Cambria Math" w:hAnsi="Cambria Math"/>
                  </w:rPr>
                  <m:t>∆</m:t>
                </m:r>
                <m:r>
                  <w:rPr>
                    <w:rFonts w:ascii="Cambria Math" w:hAnsi="Cambria Math"/>
                  </w:rPr>
                  <m:t>w</m:t>
                </m:r>
              </w:ins>
            </m:e>
            <m:sub>
              <w:ins w:id="7703" w:author="The Si Tran" w:date="2012-12-06T03:47:00Z">
                <m:r>
                  <w:rPr>
                    <w:rFonts w:ascii="Cambria Math" w:hAnsi="Cambria Math"/>
                  </w:rPr>
                  <m:t>ij</m:t>
                </m:r>
              </w:ins>
            </m:sub>
            <m:sup>
              <w:ins w:id="7704"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705" w:author="The Si Tran" w:date="2012-12-06T03:47:00Z">
            <m:r>
              <m:rPr>
                <m:sty m:val="p"/>
              </m:rPr>
              <w:rPr>
                <w:rFonts w:ascii="Cambria Math" w:hAnsi="Cambria Math"/>
              </w:rPr>
              <m:t>=</m:t>
            </m:r>
          </w:ins>
          <m:sSubSup>
            <m:sSubSupPr>
              <m:ctrlPr>
                <w:ins w:id="7706" w:author="The Si Tran" w:date="2012-12-06T03:47:00Z">
                  <w:rPr>
                    <w:rFonts w:ascii="Cambria Math" w:hAnsi="Cambria Math"/>
                  </w:rPr>
                </w:ins>
              </m:ctrlPr>
            </m:sSubSupPr>
            <m:e>
              <w:ins w:id="7707" w:author="The Si Tran" w:date="2012-12-06T03:47:00Z">
                <m:r>
                  <m:rPr>
                    <m:sty m:val="p"/>
                  </m:rPr>
                  <w:rPr>
                    <w:rFonts w:ascii="Cambria Math" w:hAnsi="Cambria Math"/>
                  </w:rPr>
                  <m:t>-∆</m:t>
                </m:r>
                <m:r>
                  <w:rPr>
                    <w:rFonts w:ascii="Cambria Math" w:hAnsi="Cambria Math"/>
                  </w:rPr>
                  <m:t>w</m:t>
                </m:r>
              </w:ins>
            </m:e>
            <m:sub>
              <w:ins w:id="7708" w:author="The Si Tran" w:date="2012-12-06T03:47:00Z">
                <m:r>
                  <w:rPr>
                    <w:rFonts w:ascii="Cambria Math" w:hAnsi="Cambria Math"/>
                  </w:rPr>
                  <m:t>ij</m:t>
                </m:r>
              </w:ins>
            </m:sub>
            <m:sup>
              <w:ins w:id="770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710" w:author="The Si Tran" w:date="2012-12-06T03:46:00Z">
            <m:r>
              <m:rPr>
                <m:sty m:val="p"/>
              </m:rPr>
              <w:rPr>
                <w:rFonts w:ascii="Cambria Math" w:hAnsi="Cambria Math"/>
              </w:rPr>
              <m:t xml:space="preserve"> </m:t>
            </m:r>
            <m:r>
              <w:rPr>
                <w:rFonts w:ascii="Cambria Math" w:hAnsi="Cambria Math"/>
              </w:rPr>
              <m:t>v</m:t>
            </m:r>
          </w:ins>
          <w:ins w:id="7711" w:author="The Si Tran" w:date="2012-12-06T03:47:00Z">
            <m:r>
              <m:rPr>
                <m:sty m:val="p"/>
              </m:rPr>
              <w:rPr>
                <w:rFonts w:ascii="Cambria Math" w:hAnsi="Cambria Math"/>
              </w:rPr>
              <m:t xml:space="preserve">à </m:t>
            </m:r>
          </w:ins>
          <m:f>
            <m:fPr>
              <m:ctrlPr>
                <w:ins w:id="7712" w:author="The Si Tran" w:date="2012-12-06T03:47:00Z">
                  <w:rPr>
                    <w:rFonts w:ascii="Cambria Math" w:hAnsi="Cambria Math"/>
                  </w:rPr>
                </w:ins>
              </m:ctrlPr>
            </m:fPr>
            <m:num>
              <w:ins w:id="7713" w:author="The Si Tran" w:date="2012-12-06T03:47:00Z">
                <m:r>
                  <w:rPr>
                    <w:rFonts w:ascii="Cambria Math" w:hAnsi="Cambria Math"/>
                  </w:rPr>
                  <m:t>∂</m:t>
                </m:r>
              </w:ins>
              <m:sSup>
                <m:sSupPr>
                  <m:ctrlPr>
                    <w:ins w:id="7714" w:author="The Si Tran" w:date="2012-12-06T03:47:00Z">
                      <w:rPr>
                        <w:rFonts w:ascii="Cambria Math" w:hAnsi="Cambria Math"/>
                      </w:rPr>
                    </w:ins>
                  </m:ctrlPr>
                </m:sSupPr>
                <m:e>
                  <w:ins w:id="7715" w:author="The Si Tran" w:date="2012-12-06T03:47:00Z">
                    <m:r>
                      <w:rPr>
                        <w:rFonts w:ascii="Cambria Math" w:hAnsi="Cambria Math"/>
                      </w:rPr>
                      <m:t>E</m:t>
                    </m:r>
                  </w:ins>
                </m:e>
                <m:sup>
                  <m:d>
                    <m:dPr>
                      <m:ctrlPr>
                        <w:ins w:id="7716" w:author="The Si Tran" w:date="2012-12-06T03:47:00Z">
                          <w:rPr>
                            <w:rFonts w:ascii="Cambria Math" w:hAnsi="Cambria Math"/>
                          </w:rPr>
                        </w:ins>
                      </m:ctrlPr>
                    </m:dPr>
                    <m:e>
                      <w:ins w:id="7717" w:author="The Si Tran" w:date="2012-12-06T03:47:00Z">
                        <m:r>
                          <w:rPr>
                            <w:rFonts w:ascii="Cambria Math" w:hAnsi="Cambria Math"/>
                          </w:rPr>
                          <m:t>t</m:t>
                        </m:r>
                      </w:ins>
                    </m:e>
                  </m:d>
                </m:sup>
              </m:sSup>
            </m:num>
            <m:den>
              <w:ins w:id="7718" w:author="The Si Tran" w:date="2012-12-06T03:47:00Z">
                <m:r>
                  <w:rPr>
                    <w:rFonts w:ascii="Cambria Math" w:hAnsi="Cambria Math"/>
                  </w:rPr>
                  <m:t>∂</m:t>
                </m:r>
              </w:ins>
              <m:sSub>
                <m:sSubPr>
                  <m:ctrlPr>
                    <w:ins w:id="7719" w:author="The Si Tran" w:date="2012-12-06T03:47:00Z">
                      <w:rPr>
                        <w:rFonts w:ascii="Cambria Math" w:hAnsi="Cambria Math"/>
                      </w:rPr>
                    </w:ins>
                  </m:ctrlPr>
                </m:sSubPr>
                <m:e>
                  <w:ins w:id="7720" w:author="The Si Tran" w:date="2012-12-06T03:47:00Z">
                    <m:r>
                      <w:rPr>
                        <w:rFonts w:ascii="Cambria Math" w:hAnsi="Cambria Math"/>
                      </w:rPr>
                      <m:t>w</m:t>
                    </m:r>
                  </w:ins>
                </m:e>
                <m:sub>
                  <w:ins w:id="7721"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722" w:author="The Si Tran" w:date="2012-12-06T03:47:00Z"/>
          <w:szCs w:val="26"/>
        </w:rPr>
      </w:pPr>
      <w:r w:rsidRPr="0049233F">
        <w:rPr>
          <w:szCs w:val="26"/>
        </w:rPr>
        <w:t xml:space="preserve"> </w:t>
      </w:r>
      <w:del w:id="7723" w:author="The Si Tran" w:date="2012-12-06T03:47:00Z">
        <w:r w:rsidRPr="00AF1345" w:rsidDel="00B63318">
          <w:rPr>
            <w:position w:val="-14"/>
            <w:szCs w:val="26"/>
          </w:rPr>
          <w:object w:dxaOrig="1540" w:dyaOrig="400" w14:anchorId="1513C705">
            <v:shape id="_x0000_i1156" type="#_x0000_t75" style="width:86.4pt;height:21.9pt" o:ole="">
              <v:imagedata r:id="rId308" o:title=""/>
            </v:shape>
            <o:OLEObject Type="Embed" ProgID="Equation.DSMT4" ShapeID="_x0000_i1156" DrawAspect="Content" ObjectID="_1417199927" r:id="rId309"/>
          </w:object>
        </w:r>
        <w:r w:rsidRPr="0049233F" w:rsidDel="00B63318">
          <w:rPr>
            <w:szCs w:val="26"/>
          </w:rPr>
          <w:delText xml:space="preserve"> và </w:delText>
        </w:r>
        <w:r w:rsidRPr="00AF1345" w:rsidDel="00B63318">
          <w:rPr>
            <w:position w:val="-32"/>
            <w:szCs w:val="26"/>
          </w:rPr>
          <w:object w:dxaOrig="920" w:dyaOrig="740" w14:anchorId="32C6DA9E">
            <v:shape id="_x0000_i1157" type="#_x0000_t75" style="width:57.6pt;height:50.1pt" o:ole="">
              <v:imagedata r:id="rId310" o:title=""/>
            </v:shape>
            <o:OLEObject Type="Embed" ProgID="Equation.DSMT4" ShapeID="_x0000_i1157" DrawAspect="Content" ObjectID="_1417199928" r:id="rId311"/>
          </w:object>
        </w:r>
      </w:del>
    </w:p>
    <w:p w14:paraId="7998B599" w14:textId="77777777" w:rsidR="0088753F" w:rsidRPr="0049233F" w:rsidRDefault="0088753F">
      <w:pPr>
        <w:pPrChange w:id="7724"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725"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726" w:author="The Si Tran" w:date="2012-12-16T08:29:00Z"/>
        </w:rPr>
        <w:pPrChange w:id="7727"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728" w:author="The Si Tran" w:date="2012-12-06T03:49:00Z"/>
          <w:szCs w:val="26"/>
        </w:rPr>
      </w:pPr>
    </w:p>
    <w:p w14:paraId="0FEC2133" w14:textId="77777777" w:rsidR="0088753F" w:rsidRPr="0049233F" w:rsidRDefault="0088753F">
      <w:pPr>
        <w:rPr>
          <w:szCs w:val="26"/>
        </w:rPr>
        <w:pPrChange w:id="7729"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730"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8" type="#_x0000_t75" style="width:79.5pt;height:36.3pt" o:ole="">
                  <v:imagedata r:id="rId312" o:title=""/>
                </v:shape>
                <o:OLEObject Type="Embed" ProgID="Equation.DSMT4" ShapeID="_x0000_i1158" DrawAspect="Content" ObjectID="_1417199929" r:id="rId313"/>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731"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9" type="#_x0000_t75" style="width:21.9pt;height:21.9pt" o:ole="">
                  <v:imagedata r:id="rId314" o:title=""/>
                </v:shape>
                <o:OLEObject Type="Embed" ProgID="Equation.DSMT4" ShapeID="_x0000_i1159" DrawAspect="Content" ObjectID="_1417199930" r:id="rId315"/>
              </w:object>
            </w:r>
            <w:r w:rsidRPr="0049233F">
              <w:rPr>
                <w:i/>
                <w:szCs w:val="26"/>
              </w:rPr>
              <w:t xml:space="preserve"> = minimum (</w:t>
            </w:r>
            <w:r w:rsidRPr="00AF1345">
              <w:rPr>
                <w:i/>
                <w:position w:val="-14"/>
                <w:szCs w:val="26"/>
              </w:rPr>
              <w:object w:dxaOrig="1460" w:dyaOrig="400" w14:anchorId="5338F7B6">
                <v:shape id="_x0000_i1160" type="#_x0000_t75" style="width:1in;height:21.9pt" o:ole="">
                  <v:imagedata r:id="rId316" o:title=""/>
                </v:shape>
                <o:OLEObject Type="Embed" ProgID="Equation.DSMT4" ShapeID="_x0000_i1160" DrawAspect="Content" ObjectID="_1417199931" r:id="rId317"/>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73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1" type="#_x0000_t75" style="width:28.2pt;height:21.9pt" o:ole="">
                  <v:imagedata r:id="rId318" o:title=""/>
                </v:shape>
                <o:OLEObject Type="Embed" ProgID="Equation.DSMT4" ShapeID="_x0000_i1161" DrawAspect="Content" ObjectID="_1417199932" r:id="rId319"/>
              </w:object>
            </w:r>
            <w:r w:rsidRPr="0049233F">
              <w:rPr>
                <w:i/>
                <w:szCs w:val="26"/>
              </w:rPr>
              <w:t xml:space="preserve"> = - sign (</w:t>
            </w:r>
            <w:r w:rsidRPr="00AF1345">
              <w:rPr>
                <w:i/>
                <w:position w:val="-32"/>
                <w:szCs w:val="26"/>
              </w:rPr>
              <w:object w:dxaOrig="580" w:dyaOrig="740" w14:anchorId="1C11FF13">
                <v:shape id="_x0000_i1162" type="#_x0000_t75" style="width:28.2pt;height:36.3pt" o:ole="">
                  <v:imagedata r:id="rId320" o:title=""/>
                </v:shape>
                <o:OLEObject Type="Embed" ProgID="Equation.DSMT4" ShapeID="_x0000_i1162" DrawAspect="Content" ObjectID="_1417199933" r:id="rId321"/>
              </w:object>
            </w:r>
            <w:r w:rsidRPr="0049233F">
              <w:rPr>
                <w:i/>
                <w:szCs w:val="26"/>
              </w:rPr>
              <w:t>)*</w:t>
            </w:r>
            <w:r w:rsidRPr="00AF1345">
              <w:rPr>
                <w:i/>
                <w:position w:val="-14"/>
                <w:szCs w:val="26"/>
              </w:rPr>
              <w:object w:dxaOrig="400" w:dyaOrig="400" w14:anchorId="797347F4">
                <v:shape id="_x0000_i1163" type="#_x0000_t75" style="width:21.9pt;height:21.9pt" o:ole="">
                  <v:imagedata r:id="rId314" o:title=""/>
                </v:shape>
                <o:OLEObject Type="Embed" ProgID="Equation.DSMT4" ShapeID="_x0000_i1163" DrawAspect="Content" ObjectID="_1417199934" r:id="rId322"/>
              </w:object>
            </w:r>
          </w:p>
          <w:p w14:paraId="7A102CBB" w14:textId="77777777" w:rsidR="0088753F" w:rsidRPr="0049233F" w:rsidRDefault="0088753F">
            <w:pPr>
              <w:spacing w:before="0" w:line="240" w:lineRule="auto"/>
              <w:ind w:firstLine="720"/>
              <w:rPr>
                <w:i/>
                <w:szCs w:val="26"/>
              </w:rPr>
              <w:pPrChange w:id="773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4" type="#_x0000_t75" style="width:28.2pt;height:21.9pt" o:ole="">
                  <v:imagedata r:id="rId323" o:title=""/>
                </v:shape>
                <o:OLEObject Type="Embed" ProgID="Equation.DSMT4" ShapeID="_x0000_i1164" DrawAspect="Content" ObjectID="_1417199935" r:id="rId324"/>
              </w:object>
            </w:r>
            <w:r w:rsidRPr="0049233F">
              <w:rPr>
                <w:i/>
                <w:szCs w:val="26"/>
              </w:rPr>
              <w:t xml:space="preserve">  = </w:t>
            </w:r>
            <w:r w:rsidRPr="00AF1345">
              <w:rPr>
                <w:i/>
                <w:position w:val="-14"/>
                <w:szCs w:val="26"/>
              </w:rPr>
              <w:object w:dxaOrig="400" w:dyaOrig="400" w14:anchorId="43D60952">
                <v:shape id="_x0000_i1165" type="#_x0000_t75" style="width:21.9pt;height:21.9pt" o:ole="">
                  <v:imagedata r:id="rId325" o:title=""/>
                </v:shape>
                <o:OLEObject Type="Embed" ProgID="Equation.DSMT4" ShapeID="_x0000_i1165" DrawAspect="Content" ObjectID="_1417199936" r:id="rId326"/>
              </w:object>
            </w:r>
            <w:r w:rsidRPr="0049233F">
              <w:rPr>
                <w:i/>
                <w:szCs w:val="26"/>
              </w:rPr>
              <w:t xml:space="preserve">+  </w:t>
            </w:r>
            <w:r w:rsidRPr="00AF1345">
              <w:rPr>
                <w:i/>
                <w:position w:val="-14"/>
                <w:szCs w:val="26"/>
              </w:rPr>
              <w:object w:dxaOrig="540" w:dyaOrig="400" w14:anchorId="053072BF">
                <v:shape id="_x0000_i1166" type="#_x0000_t75" style="width:28.2pt;height:21.9pt" o:ole="">
                  <v:imagedata r:id="rId318" o:title=""/>
                </v:shape>
                <o:OLEObject Type="Embed" ProgID="Equation.DSMT4" ShapeID="_x0000_i1166" DrawAspect="Content" ObjectID="_1417199937" r:id="rId327"/>
              </w:object>
            </w:r>
          </w:p>
          <w:p w14:paraId="599100C9" w14:textId="77777777" w:rsidR="0088753F" w:rsidRPr="0049233F" w:rsidRDefault="0088753F">
            <w:pPr>
              <w:spacing w:before="0" w:line="240" w:lineRule="auto"/>
              <w:ind w:firstLine="720"/>
              <w:rPr>
                <w:i/>
                <w:szCs w:val="26"/>
              </w:rPr>
              <w:pPrChange w:id="7734"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7" type="#_x0000_t75" style="width:79.5pt;height:36.3pt" o:ole="">
                  <v:imagedata r:id="rId328" o:title=""/>
                </v:shape>
                <o:OLEObject Type="Embed" ProgID="Equation.DSMT4" ShapeID="_x0000_i1167" DrawAspect="Content" ObjectID="_1417199938" r:id="rId329"/>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73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8" type="#_x0000_t75" style="width:21.9pt;height:21.9pt" o:ole="">
                  <v:imagedata r:id="rId314" o:title=""/>
                </v:shape>
                <o:OLEObject Type="Embed" ProgID="Equation.DSMT4" ShapeID="_x0000_i1168" DrawAspect="Content" ObjectID="_1417199939" r:id="rId330"/>
              </w:object>
            </w:r>
            <w:r w:rsidRPr="0049233F">
              <w:rPr>
                <w:i/>
                <w:szCs w:val="26"/>
              </w:rPr>
              <w:t xml:space="preserve"> = maximum (</w:t>
            </w:r>
            <w:r w:rsidRPr="00AF1345">
              <w:rPr>
                <w:i/>
                <w:position w:val="-14"/>
                <w:szCs w:val="26"/>
              </w:rPr>
              <w:object w:dxaOrig="1440" w:dyaOrig="400" w14:anchorId="47CE5A1E">
                <v:shape id="_x0000_i1169" type="#_x0000_t75" style="width:1in;height:21.9pt" o:ole="">
                  <v:imagedata r:id="rId331" o:title=""/>
                </v:shape>
                <o:OLEObject Type="Embed" ProgID="Equation.DSMT4" ShapeID="_x0000_i1169" DrawAspect="Content" ObjectID="_1417199940" r:id="rId332"/>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73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0" type="#_x0000_t75" style="width:28.2pt;height:21.9pt" o:ole="">
                  <v:imagedata r:id="rId323" o:title=""/>
                </v:shape>
                <o:OLEObject Type="Embed" ProgID="Equation.DSMT4" ShapeID="_x0000_i1170" DrawAspect="Content" ObjectID="_1417199941" r:id="rId333"/>
              </w:object>
            </w:r>
            <w:r w:rsidRPr="0049233F">
              <w:rPr>
                <w:i/>
                <w:szCs w:val="26"/>
              </w:rPr>
              <w:t xml:space="preserve">  = </w:t>
            </w:r>
            <w:r w:rsidRPr="00AF1345">
              <w:rPr>
                <w:i/>
                <w:position w:val="-14"/>
                <w:szCs w:val="26"/>
              </w:rPr>
              <w:object w:dxaOrig="400" w:dyaOrig="400" w14:anchorId="645E6D6D">
                <v:shape id="_x0000_i1171" type="#_x0000_t75" style="width:21.9pt;height:21.9pt" o:ole="">
                  <v:imagedata r:id="rId325" o:title=""/>
                </v:shape>
                <o:OLEObject Type="Embed" ProgID="Equation.DSMT4" ShapeID="_x0000_i1171" DrawAspect="Content" ObjectID="_1417199942" r:id="rId334"/>
              </w:object>
            </w:r>
            <w:r w:rsidRPr="0049233F">
              <w:rPr>
                <w:i/>
                <w:szCs w:val="26"/>
              </w:rPr>
              <w:t xml:space="preserve">- </w:t>
            </w:r>
            <w:r w:rsidRPr="00AF1345">
              <w:rPr>
                <w:i/>
                <w:position w:val="-14"/>
                <w:szCs w:val="26"/>
              </w:rPr>
              <w:object w:dxaOrig="680" w:dyaOrig="400" w14:anchorId="1598DD1F">
                <v:shape id="_x0000_i1172" type="#_x0000_t75" style="width:36.3pt;height:21.9pt" o:ole="">
                  <v:imagedata r:id="rId335" o:title=""/>
                </v:shape>
                <o:OLEObject Type="Embed" ProgID="Equation.DSMT4" ShapeID="_x0000_i1172" DrawAspect="Content" ObjectID="_1417199943" r:id="rId336"/>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737"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3" type="#_x0000_t75" style="width:50.1pt;height:36.3pt" o:ole="">
                  <v:imagedata r:id="rId310" o:title=""/>
                </v:shape>
                <o:OLEObject Type="Embed" ProgID="Equation.DSMT4" ShapeID="_x0000_i1173" DrawAspect="Content" ObjectID="_1417199944" r:id="rId337"/>
              </w:object>
            </w:r>
          </w:p>
          <w:p w14:paraId="41704DD5" w14:textId="77777777" w:rsidR="0088753F" w:rsidRPr="0049233F" w:rsidRDefault="0088753F">
            <w:pPr>
              <w:spacing w:before="0" w:line="240" w:lineRule="auto"/>
              <w:ind w:firstLine="720"/>
              <w:rPr>
                <w:i/>
                <w:szCs w:val="26"/>
              </w:rPr>
              <w:pPrChange w:id="7738" w:author="The Si Tran" w:date="2012-12-14T06:19:00Z">
                <w:pPr>
                  <w:spacing w:before="0"/>
                  <w:ind w:firstLine="720"/>
                </w:pPr>
              </w:pPrChange>
            </w:pPr>
            <w:r w:rsidRPr="0049233F">
              <w:rPr>
                <w:i/>
                <w:szCs w:val="26"/>
              </w:rPr>
              <w:lastRenderedPageBreak/>
              <w:t xml:space="preserve">     } </w:t>
            </w:r>
          </w:p>
          <w:p w14:paraId="0C66C69D" w14:textId="77777777" w:rsidR="0088753F" w:rsidRPr="0049233F" w:rsidRDefault="0088753F">
            <w:pPr>
              <w:spacing w:before="0" w:line="240" w:lineRule="auto"/>
              <w:ind w:firstLine="720"/>
              <w:rPr>
                <w:i/>
                <w:szCs w:val="26"/>
              </w:rPr>
              <w:pPrChange w:id="7739"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4" type="#_x0000_t75" style="width:79.5pt;height:36.3pt" o:ole="">
                  <v:imagedata r:id="rId338" o:title=""/>
                </v:shape>
                <o:OLEObject Type="Embed" ProgID="Equation.DSMT4" ShapeID="_x0000_i1174" DrawAspect="Content" ObjectID="_1417199945" r:id="rId33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74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5" type="#_x0000_t75" style="width:28.2pt;height:21.9pt" o:ole="">
                  <v:imagedata r:id="rId318" o:title=""/>
                </v:shape>
                <o:OLEObject Type="Embed" ProgID="Equation.DSMT4" ShapeID="_x0000_i1175" DrawAspect="Content" ObjectID="_1417199946" r:id="rId340"/>
              </w:object>
            </w:r>
            <w:r w:rsidRPr="0049233F">
              <w:rPr>
                <w:i/>
                <w:szCs w:val="26"/>
              </w:rPr>
              <w:t xml:space="preserve"> = - sign (</w:t>
            </w:r>
            <w:r w:rsidRPr="00AF1345">
              <w:rPr>
                <w:i/>
                <w:position w:val="-32"/>
                <w:szCs w:val="26"/>
              </w:rPr>
              <w:object w:dxaOrig="580" w:dyaOrig="740" w14:anchorId="261D33FB">
                <v:shape id="_x0000_i1176" type="#_x0000_t75" style="width:28.2pt;height:36.3pt" o:ole="">
                  <v:imagedata r:id="rId320" o:title=""/>
                </v:shape>
                <o:OLEObject Type="Embed" ProgID="Equation.DSMT4" ShapeID="_x0000_i1176" DrawAspect="Content" ObjectID="_1417199947" r:id="rId341"/>
              </w:object>
            </w:r>
            <w:r w:rsidRPr="0049233F">
              <w:rPr>
                <w:i/>
                <w:szCs w:val="26"/>
              </w:rPr>
              <w:t>)*</w:t>
            </w:r>
            <w:r w:rsidRPr="00AF1345">
              <w:rPr>
                <w:i/>
                <w:position w:val="-14"/>
                <w:szCs w:val="26"/>
              </w:rPr>
              <w:object w:dxaOrig="400" w:dyaOrig="400" w14:anchorId="495FE6DF">
                <v:shape id="_x0000_i1177" type="#_x0000_t75" style="width:21.9pt;height:21.9pt" o:ole="">
                  <v:imagedata r:id="rId314" o:title=""/>
                </v:shape>
                <o:OLEObject Type="Embed" ProgID="Equation.DSMT4" ShapeID="_x0000_i1177" DrawAspect="Content" ObjectID="_1417199948" r:id="rId342"/>
              </w:object>
            </w:r>
          </w:p>
          <w:p w14:paraId="2F859299" w14:textId="77777777" w:rsidR="0088753F" w:rsidRPr="0049233F" w:rsidRDefault="0088753F">
            <w:pPr>
              <w:spacing w:before="0" w:line="240" w:lineRule="auto"/>
              <w:ind w:firstLine="720"/>
              <w:rPr>
                <w:i/>
                <w:szCs w:val="26"/>
              </w:rPr>
              <w:pPrChange w:id="774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8" type="#_x0000_t75" style="width:28.2pt;height:21.9pt" o:ole="">
                  <v:imagedata r:id="rId323" o:title=""/>
                </v:shape>
                <o:OLEObject Type="Embed" ProgID="Equation.DSMT4" ShapeID="_x0000_i1178" DrawAspect="Content" ObjectID="_1417199949" r:id="rId343"/>
              </w:object>
            </w:r>
            <w:r w:rsidRPr="0049233F">
              <w:rPr>
                <w:i/>
                <w:szCs w:val="26"/>
              </w:rPr>
              <w:t xml:space="preserve">  = </w:t>
            </w:r>
            <w:r w:rsidRPr="00AF1345">
              <w:rPr>
                <w:i/>
                <w:position w:val="-14"/>
                <w:szCs w:val="26"/>
              </w:rPr>
              <w:object w:dxaOrig="400" w:dyaOrig="400" w14:anchorId="5A399D5E">
                <v:shape id="_x0000_i1179" type="#_x0000_t75" style="width:21.9pt;height:21.9pt" o:ole="">
                  <v:imagedata r:id="rId325" o:title=""/>
                </v:shape>
                <o:OLEObject Type="Embed" ProgID="Equation.DSMT4" ShapeID="_x0000_i1179" DrawAspect="Content" ObjectID="_1417199950" r:id="rId344"/>
              </w:object>
            </w:r>
            <w:r w:rsidRPr="0049233F">
              <w:rPr>
                <w:i/>
                <w:szCs w:val="26"/>
              </w:rPr>
              <w:t xml:space="preserve">+  </w:t>
            </w:r>
            <w:r w:rsidRPr="00AF1345">
              <w:rPr>
                <w:i/>
                <w:position w:val="-14"/>
                <w:szCs w:val="26"/>
              </w:rPr>
              <w:object w:dxaOrig="540" w:dyaOrig="400" w14:anchorId="6F57130F">
                <v:shape id="_x0000_i1180" type="#_x0000_t75" style="width:28.2pt;height:21.9pt" o:ole="">
                  <v:imagedata r:id="rId318" o:title=""/>
                </v:shape>
                <o:OLEObject Type="Embed" ProgID="Equation.DSMT4" ShapeID="_x0000_i1180" DrawAspect="Content" ObjectID="_1417199951" r:id="rId345"/>
              </w:object>
            </w:r>
          </w:p>
          <w:p w14:paraId="3255C968" w14:textId="77777777" w:rsidR="0088753F" w:rsidRPr="0049233F" w:rsidRDefault="0088753F">
            <w:pPr>
              <w:spacing w:before="0" w:line="240" w:lineRule="auto"/>
              <w:ind w:firstLine="720"/>
              <w:rPr>
                <w:i/>
                <w:szCs w:val="26"/>
              </w:rPr>
              <w:pPrChange w:id="7742"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743" w:author="The Si Tran" w:date="2012-12-14T06:19:00Z">
                <w:pPr>
                  <w:spacing w:before="0"/>
                  <w:ind w:firstLine="720"/>
                </w:pPr>
              </w:pPrChange>
            </w:pPr>
            <w:r w:rsidRPr="0049233F">
              <w:rPr>
                <w:i/>
                <w:szCs w:val="26"/>
              </w:rPr>
              <w:t>}</w:t>
            </w:r>
          </w:p>
        </w:tc>
      </w:tr>
    </w:tbl>
    <w:p w14:paraId="7DECB775" w14:textId="3F70D2D7" w:rsidR="0015202E" w:rsidRPr="001A48D1" w:rsidRDefault="0088753F">
      <w:pPr>
        <w:pStyle w:val="Hinh"/>
        <w:rPr>
          <w:rPrChange w:id="7744" w:author="The Si Tran" w:date="2012-12-16T17:32:00Z">
            <w:rPr/>
          </w:rPrChange>
        </w:rPr>
        <w:pPrChange w:id="7745" w:author="The Si Tran" w:date="2012-12-16T17:32:00Z">
          <w:pPr>
            <w:pStyle w:val="Caption"/>
            <w:ind w:left="2160" w:firstLine="720"/>
          </w:pPr>
        </w:pPrChange>
      </w:pPr>
      <w:bookmarkStart w:id="7746" w:name="_Toc327348218"/>
      <w:bookmarkStart w:id="7747" w:name="_Toc343029968"/>
      <w:bookmarkStart w:id="7748" w:name="_Toc343452757"/>
      <w:r w:rsidRPr="00032D83">
        <w:lastRenderedPageBreak/>
        <w:t>Hình</w:t>
      </w:r>
      <w:ins w:id="7749" w:author="The Si Tran" w:date="2012-12-11T23:37:00Z">
        <w:r w:rsidR="0015202E" w:rsidRPr="001A48D1">
          <w:rPr>
            <w:rPrChange w:id="7750" w:author="The Si Tran" w:date="2012-12-16T17:32:00Z">
              <w:rPr>
                <w:b w:val="0"/>
              </w:rPr>
            </w:rPrChange>
          </w:rPr>
          <w:t xml:space="preserve"> 4.9</w:t>
        </w:r>
      </w:ins>
      <w:del w:id="7751" w:author="The Si Tran" w:date="2012-12-11T23:37:00Z">
        <w:r w:rsidRPr="001A48D1" w:rsidDel="0015202E">
          <w:rPr>
            <w:rPrChange w:id="7752" w:author="The Si Tran" w:date="2012-12-16T17:32:00Z">
              <w:rPr>
                <w:b w:val="0"/>
              </w:rPr>
            </w:rPrChange>
          </w:rPr>
          <w:delText xml:space="preserve"> </w:delText>
        </w:r>
        <w:r w:rsidRPr="001A48D1" w:rsidDel="0015202E">
          <w:rPr>
            <w:rPrChange w:id="7753" w:author="The Si Tran" w:date="2012-12-16T17:32:00Z">
              <w:rPr>
                <w:b w:val="0"/>
              </w:rPr>
            </w:rPrChange>
          </w:rPr>
          <w:fldChar w:fldCharType="begin"/>
        </w:r>
        <w:r w:rsidRPr="001A48D1" w:rsidDel="0015202E">
          <w:rPr>
            <w:rPrChange w:id="7754" w:author="The Si Tran" w:date="2012-12-16T17:32:00Z">
              <w:rPr>
                <w:b w:val="0"/>
              </w:rPr>
            </w:rPrChange>
          </w:rPr>
          <w:delInstrText xml:space="preserve"> STYLEREF 1 \s </w:delInstrText>
        </w:r>
        <w:r w:rsidRPr="001A48D1" w:rsidDel="0015202E">
          <w:rPr>
            <w:rPrChange w:id="7755" w:author="The Si Tran" w:date="2012-12-16T17:32:00Z">
              <w:rPr>
                <w:b w:val="0"/>
              </w:rPr>
            </w:rPrChange>
          </w:rPr>
          <w:fldChar w:fldCharType="separate"/>
        </w:r>
        <w:r w:rsidRPr="001A48D1" w:rsidDel="0015202E">
          <w:rPr>
            <w:rPrChange w:id="7756" w:author="The Si Tran" w:date="2012-12-16T17:32:00Z">
              <w:rPr>
                <w:b w:val="0"/>
                <w:noProof/>
              </w:rPr>
            </w:rPrChange>
          </w:rPr>
          <w:delText>2</w:delText>
        </w:r>
        <w:r w:rsidRPr="001A48D1" w:rsidDel="0015202E">
          <w:rPr>
            <w:rPrChange w:id="7757" w:author="The Si Tran" w:date="2012-12-16T17:32:00Z">
              <w:rPr>
                <w:b w:val="0"/>
              </w:rPr>
            </w:rPrChange>
          </w:rPr>
          <w:fldChar w:fldCharType="end"/>
        </w:r>
        <w:r w:rsidRPr="001A48D1" w:rsidDel="0015202E">
          <w:rPr>
            <w:rPrChange w:id="7758" w:author="The Si Tran" w:date="2012-12-16T17:32:00Z">
              <w:rPr>
                <w:b w:val="0"/>
              </w:rPr>
            </w:rPrChange>
          </w:rPr>
          <w:delText>.</w:delText>
        </w:r>
        <w:r w:rsidRPr="001A48D1" w:rsidDel="0015202E">
          <w:rPr>
            <w:rPrChange w:id="7759" w:author="The Si Tran" w:date="2012-12-16T17:32:00Z">
              <w:rPr>
                <w:b w:val="0"/>
              </w:rPr>
            </w:rPrChange>
          </w:rPr>
          <w:fldChar w:fldCharType="begin"/>
        </w:r>
        <w:r w:rsidRPr="001A48D1" w:rsidDel="0015202E">
          <w:rPr>
            <w:rPrChange w:id="7760" w:author="The Si Tran" w:date="2012-12-16T17:32:00Z">
              <w:rPr>
                <w:b w:val="0"/>
              </w:rPr>
            </w:rPrChange>
          </w:rPr>
          <w:delInstrText xml:space="preserve"> SEQ Hình \* ARABIC \s 1 </w:delInstrText>
        </w:r>
        <w:r w:rsidRPr="001A48D1" w:rsidDel="0015202E">
          <w:rPr>
            <w:rPrChange w:id="7761" w:author="The Si Tran" w:date="2012-12-16T17:32:00Z">
              <w:rPr>
                <w:b w:val="0"/>
              </w:rPr>
            </w:rPrChange>
          </w:rPr>
          <w:fldChar w:fldCharType="separate"/>
        </w:r>
        <w:r w:rsidRPr="001A48D1" w:rsidDel="0015202E">
          <w:rPr>
            <w:rPrChange w:id="7762" w:author="The Si Tran" w:date="2012-12-16T17:32:00Z">
              <w:rPr>
                <w:b w:val="0"/>
                <w:noProof/>
              </w:rPr>
            </w:rPrChange>
          </w:rPr>
          <w:delText>10</w:delText>
        </w:r>
        <w:r w:rsidRPr="001A48D1" w:rsidDel="0015202E">
          <w:rPr>
            <w:rPrChange w:id="7763" w:author="The Si Tran" w:date="2012-12-16T17:32:00Z">
              <w:rPr>
                <w:b w:val="0"/>
              </w:rPr>
            </w:rPrChange>
          </w:rPr>
          <w:fldChar w:fldCharType="end"/>
        </w:r>
      </w:del>
      <w:r w:rsidRPr="001A48D1">
        <w:rPr>
          <w:rPrChange w:id="7764" w:author="The Si Tran" w:date="2012-12-16T17:32:00Z">
            <w:rPr>
              <w:b w:val="0"/>
            </w:rPr>
          </w:rPrChange>
        </w:rPr>
        <w:t>: Giải thuật RPROP</w:t>
      </w:r>
      <w:bookmarkEnd w:id="7746"/>
      <w:bookmarkEnd w:id="7747"/>
      <w:bookmarkEnd w:id="7748"/>
    </w:p>
    <w:p w14:paraId="7D470EDE" w14:textId="77777777" w:rsidR="0088753F" w:rsidRPr="0049233F" w:rsidRDefault="0088753F">
      <w:pPr>
        <w:pPrChange w:id="7765"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766"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1" type="#_x0000_t75" style="width:14.4pt;height:14.4pt" o:ole="">
            <v:imagedata r:id="rId297" o:title=""/>
          </v:shape>
          <o:OLEObject Type="Embed" ProgID="Equation.DSMT4" ShapeID="_x0000_i1181" DrawAspect="Content" ObjectID="_1417199952" r:id="rId346"/>
        </w:object>
      </w:r>
      <w:r w:rsidRPr="0049233F">
        <w:t xml:space="preserve"> sẽ được khởi tạo một giá trị dương ban đầu </w:t>
      </w:r>
      <w:r w:rsidRPr="00AF1345">
        <w:rPr>
          <w:position w:val="-12"/>
        </w:rPr>
        <w:object w:dxaOrig="300" w:dyaOrig="360" w14:anchorId="146BC69F">
          <v:shape id="_x0000_i1182" type="#_x0000_t75" style="width:14.4pt;height:14.4pt" o:ole="">
            <v:imagedata r:id="rId347" o:title=""/>
          </v:shape>
          <o:OLEObject Type="Embed" ProgID="Equation.DSMT4" ShapeID="_x0000_i1182" DrawAspect="Content" ObjectID="_1417199953" r:id="rId348"/>
        </w:object>
      </w:r>
      <w:r w:rsidRPr="0049233F">
        <w:t xml:space="preserve">. Lựa chọn tốt cho </w:t>
      </w:r>
      <w:r w:rsidRPr="00AF1345">
        <w:rPr>
          <w:position w:val="-12"/>
        </w:rPr>
        <w:object w:dxaOrig="300" w:dyaOrig="360" w14:anchorId="05AF86ED">
          <v:shape id="_x0000_i1183" type="#_x0000_t75" style="width:14.4pt;height:14.4pt" o:ole="">
            <v:imagedata r:id="rId347" o:title=""/>
          </v:shape>
          <o:OLEObject Type="Embed" ProgID="Equation.DSMT4" ShapeID="_x0000_i1183" DrawAspect="Content" ObjectID="_1417199954" r:id="rId349"/>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4" type="#_x0000_t75" style="width:21.9pt;height:14.4pt" o:ole="">
            <v:imagedata r:id="rId350" o:title=""/>
          </v:shape>
          <o:OLEObject Type="Embed" ProgID="Equation.DSMT4" ShapeID="_x0000_i1184" DrawAspect="Content" ObjectID="_1417199955" r:id="rId351"/>
        </w:object>
      </w:r>
      <w:r w:rsidRPr="0049233F">
        <w:t xml:space="preserve"> và </w:t>
      </w:r>
      <w:r w:rsidRPr="00AF1345">
        <w:rPr>
          <w:position w:val="-12"/>
        </w:rPr>
        <w:object w:dxaOrig="480" w:dyaOrig="360" w14:anchorId="289240F7">
          <v:shape id="_x0000_i1185" type="#_x0000_t75" style="width:21.9pt;height:14.4pt" o:ole="">
            <v:imagedata r:id="rId352" o:title=""/>
          </v:shape>
          <o:OLEObject Type="Embed" ProgID="Equation.DSMT4" ShapeID="_x0000_i1185" DrawAspect="Content" ObjectID="_1417199956" r:id="rId353"/>
        </w:object>
      </w:r>
      <w:r w:rsidRPr="0049233F">
        <w:t xml:space="preserve">để tránh vấn đề tràn số của các biến thực. Giá trị </w:t>
      </w:r>
      <w:r w:rsidRPr="00AF1345">
        <w:rPr>
          <w:position w:val="-12"/>
        </w:rPr>
        <w:object w:dxaOrig="460" w:dyaOrig="360" w14:anchorId="0DD31DA6">
          <v:shape id="_x0000_i1186" type="#_x0000_t75" style="width:21.9pt;height:14.4pt" o:ole="">
            <v:imagedata r:id="rId350" o:title=""/>
          </v:shape>
          <o:OLEObject Type="Embed" ProgID="Equation.DSMT4" ShapeID="_x0000_i1186" DrawAspect="Content" ObjectID="_1417199957" r:id="rId354"/>
        </w:object>
      </w:r>
      <w:r w:rsidRPr="0049233F">
        <w:t xml:space="preserve"> được thiết lập thường là 1.0e-6, còn giá trị </w:t>
      </w:r>
      <w:r w:rsidRPr="00AF1345">
        <w:rPr>
          <w:position w:val="-12"/>
        </w:rPr>
        <w:object w:dxaOrig="480" w:dyaOrig="360" w14:anchorId="77251B94">
          <v:shape id="_x0000_i1187" type="#_x0000_t75" style="width:21.9pt;height:14.4pt" o:ole="">
            <v:imagedata r:id="rId352" o:title=""/>
          </v:shape>
          <o:OLEObject Type="Embed" ProgID="Equation.DSMT4" ShapeID="_x0000_i1187" DrawAspect="Content" ObjectID="_1417199958" r:id="rId355"/>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8" type="#_x0000_t75" style="width:21.9pt;height:14.4pt" o:ole="">
            <v:imagedata r:id="rId356" o:title=""/>
          </v:shape>
          <o:OLEObject Type="Embed" ProgID="Equation.DSMT4" ShapeID="_x0000_i1188" DrawAspect="Content" ObjectID="_1417199959" r:id="rId357"/>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89" type="#_x0000_t75" style="width:14.4pt;height:14.4pt" o:ole="">
            <v:imagedata r:id="rId358" o:title=""/>
          </v:shape>
          <o:OLEObject Type="Embed" ProgID="Equation.DSMT4" ShapeID="_x0000_i1189" DrawAspect="Content" ObjectID="_1417199960" r:id="rId359"/>
        </w:object>
      </w:r>
      <w:r w:rsidRPr="0049233F">
        <w:t xml:space="preserve"> và </w:t>
      </w:r>
      <w:r w:rsidRPr="00AF1345">
        <w:rPr>
          <w:position w:val="-10"/>
        </w:rPr>
        <w:object w:dxaOrig="300" w:dyaOrig="360" w14:anchorId="0C7BC802">
          <v:shape id="_x0000_i1190" type="#_x0000_t75" style="width:14.4pt;height:14.4pt" o:ole="">
            <v:imagedata r:id="rId360" o:title=""/>
          </v:shape>
          <o:OLEObject Type="Embed" ProgID="Equation.DSMT4" ShapeID="_x0000_i1190" DrawAspect="Content" ObjectID="_1417199961" r:id="rId361"/>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1" type="#_x0000_t75" style="width:14.4pt;height:14.4pt" o:ole="">
            <v:imagedata r:id="rId347" o:title=""/>
          </v:shape>
          <o:OLEObject Type="Embed" ProgID="Equation.DSMT4" ShapeID="_x0000_i1191" DrawAspect="Content" ObjectID="_1417199962" r:id="rId362"/>
        </w:object>
      </w:r>
      <w:r w:rsidRPr="0049233F">
        <w:t xml:space="preserve"> và </w:t>
      </w:r>
      <w:r w:rsidRPr="00AF1345">
        <w:rPr>
          <w:position w:val="-12"/>
        </w:rPr>
        <w:object w:dxaOrig="480" w:dyaOrig="360" w14:anchorId="43FEEC10">
          <v:shape id="_x0000_i1192" type="#_x0000_t75" style="width:21.9pt;height:14.4pt" o:ole="">
            <v:imagedata r:id="rId352" o:title=""/>
          </v:shape>
          <o:OLEObject Type="Embed" ProgID="Equation.DSMT4" ShapeID="_x0000_i1192" DrawAspect="Content" ObjectID="_1417199963" r:id="rId363"/>
        </w:object>
      </w:r>
      <w:r w:rsidRPr="0049233F">
        <w:t>.</w:t>
      </w:r>
    </w:p>
    <w:p w14:paraId="1C59B8C6" w14:textId="77777777" w:rsidR="0088753F" w:rsidRPr="0049233F" w:rsidRDefault="0088753F">
      <w:pPr>
        <w:pPrChange w:id="7767"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768"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769" w:name="_Toc327348176"/>
      <w:bookmarkStart w:id="7770" w:name="_Toc343452483"/>
      <w:r w:rsidRPr="0049233F">
        <w:t>Hiện tượng quá khớp</w:t>
      </w:r>
      <w:bookmarkEnd w:id="7769"/>
      <w:bookmarkEnd w:id="7770"/>
    </w:p>
    <w:p w14:paraId="1FAA90D6" w14:textId="77777777" w:rsidR="0088753F" w:rsidRPr="0049233F" w:rsidRDefault="0088753F">
      <w:pPr>
        <w:pPrChange w:id="7771"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772"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773" w:author="The Si Tran" w:date="2012-12-14T05:59:00Z"/>
          <w:szCs w:val="26"/>
        </w:rPr>
      </w:pPr>
      <w:del w:id="7774" w:author="The Si Tran" w:date="2012-12-14T05:59:00Z">
        <w:r w:rsidRPr="0049233F" w:rsidDel="005457E8">
          <w:rPr>
            <w:szCs w:val="26"/>
          </w:rPr>
          <w:br w:type="page"/>
        </w:r>
      </w:del>
    </w:p>
    <w:p w14:paraId="5AEE3EB3" w14:textId="1282A489" w:rsidR="00BE27EE" w:rsidRPr="002B1464" w:rsidDel="005457E8" w:rsidRDefault="00BE27EE" w:rsidP="00BE27EE">
      <w:pPr>
        <w:rPr>
          <w:del w:id="7775" w:author="The Si Tran" w:date="2012-12-14T05:59:00Z"/>
          <w:szCs w:val="26"/>
        </w:rPr>
      </w:pPr>
      <w:bookmarkStart w:id="7776" w:name="_Toc343232326"/>
      <w:bookmarkStart w:id="7777" w:name="_Toc343232739"/>
      <w:bookmarkStart w:id="7778" w:name="_Toc343233024"/>
      <w:bookmarkStart w:id="7779" w:name="_Toc343415529"/>
      <w:bookmarkStart w:id="7780" w:name="_Toc343415825"/>
      <w:bookmarkStart w:id="7781" w:name="_Toc343452484"/>
      <w:bookmarkEnd w:id="7776"/>
      <w:bookmarkEnd w:id="7777"/>
      <w:bookmarkEnd w:id="7778"/>
      <w:bookmarkEnd w:id="7779"/>
      <w:bookmarkEnd w:id="7780"/>
      <w:bookmarkEnd w:id="7781"/>
    </w:p>
    <w:p w14:paraId="00E85171" w14:textId="77777777" w:rsidR="00A02652" w:rsidRPr="0049233F" w:rsidRDefault="00A02652" w:rsidP="00A02652">
      <w:pPr>
        <w:pStyle w:val="Heading2"/>
        <w:rPr>
          <w:sz w:val="26"/>
          <w:szCs w:val="26"/>
          <w:rPrChange w:id="7782" w:author="The Si Tran" w:date="2012-12-05T23:02:00Z">
            <w:rPr/>
          </w:rPrChange>
        </w:rPr>
      </w:pPr>
      <w:bookmarkStart w:id="7783" w:name="_Toc326315155"/>
      <w:bookmarkStart w:id="7784" w:name="_Toc327348181"/>
      <w:bookmarkStart w:id="7785" w:name="_Toc343452485"/>
      <w:r w:rsidRPr="0049233F">
        <w:rPr>
          <w:sz w:val="26"/>
          <w:szCs w:val="26"/>
          <w:rPrChange w:id="7786" w:author="The Si Tran" w:date="2012-12-05T23:02:00Z">
            <w:rPr>
              <w:rFonts w:cs="Times New Roman"/>
              <w:b w:val="0"/>
              <w:bCs w:val="0"/>
              <w:iCs w:val="0"/>
              <w:sz w:val="20"/>
              <w:szCs w:val="20"/>
            </w:rPr>
          </w:rPrChange>
        </w:rPr>
        <w:t>Áp dụng mạng Neuron vào dự báo dữ liệu chuỗi thời gian</w:t>
      </w:r>
      <w:bookmarkEnd w:id="7783"/>
      <w:bookmarkEnd w:id="7784"/>
      <w:bookmarkEnd w:id="7785"/>
    </w:p>
    <w:p w14:paraId="6B890B8E" w14:textId="77777777" w:rsidR="00A02652" w:rsidRPr="0049233F" w:rsidRDefault="00A02652">
      <w:pPr>
        <w:pPrChange w:id="7787"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nào[6].</w:t>
      </w:r>
    </w:p>
    <w:p w14:paraId="038D2693" w14:textId="77777777" w:rsidR="00A02652" w:rsidRPr="0049233F" w:rsidRDefault="00A02652">
      <w:pPr>
        <w:pStyle w:val="Canhgiua"/>
        <w:rPr>
          <w:noProof/>
        </w:rPr>
        <w:pPrChange w:id="7788" w:author="The Si Tran" w:date="2012-12-16T17:32:00Z">
          <w:pPr>
            <w:pStyle w:val="ListParagraph"/>
            <w:spacing w:after="0" w:line="360" w:lineRule="auto"/>
            <w:ind w:firstLine="720"/>
          </w:pPr>
        </w:pPrChange>
      </w:pPr>
      <w:r w:rsidRPr="002B1464">
        <w:rPr>
          <w:noProof/>
        </w:rPr>
        <w:lastRenderedPageBreak/>
        <w:drawing>
          <wp:inline distT="0" distB="0" distL="0" distR="0" wp14:anchorId="25B3040C" wp14:editId="4585520B">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rPr>
          <w:ins w:id="7789" w:author="The Si Tran" w:date="2012-12-11T23:38:00Z"/>
        </w:rPr>
        <w:pPrChange w:id="7790" w:author="The Si Tran" w:date="2012-12-16T10:10:00Z">
          <w:pPr>
            <w:pStyle w:val="Caption"/>
            <w:ind w:left="1440" w:firstLine="720"/>
          </w:pPr>
        </w:pPrChange>
      </w:pPr>
      <w:bookmarkStart w:id="7791" w:name="_Toc326299578"/>
      <w:bookmarkStart w:id="7792" w:name="_Toc327348223"/>
      <w:bookmarkStart w:id="7793" w:name="_Toc343029969"/>
      <w:bookmarkStart w:id="7794" w:name="_Toc343452758"/>
      <w:r w:rsidRPr="0049233F">
        <w:t>Hình</w:t>
      </w:r>
      <w:ins w:id="7795" w:author="The Si Tran" w:date="2012-12-11T23:38:00Z">
        <w:r w:rsidR="0015202E">
          <w:t xml:space="preserve"> 4.10</w:t>
        </w:r>
      </w:ins>
      <w:del w:id="7796"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797"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798"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15202E">
        <w:rPr>
          <w:rPrChange w:id="7799" w:author="The Si Tran" w:date="2012-12-11T23:38:00Z">
            <w:rPr>
              <w:b w:val="0"/>
            </w:rPr>
          </w:rPrChange>
        </w:rPr>
        <w:t>ọc với chuỗi thời gian</w:t>
      </w:r>
      <w:bookmarkEnd w:id="7791"/>
      <w:bookmarkEnd w:id="7792"/>
      <w:bookmarkEnd w:id="7793"/>
      <w:bookmarkEnd w:id="7794"/>
    </w:p>
    <w:p w14:paraId="7731F271" w14:textId="77777777" w:rsidR="0015202E" w:rsidRPr="0049233F" w:rsidRDefault="0015202E">
      <w:pPr>
        <w:pStyle w:val="Hinh"/>
        <w:pPrChange w:id="7800" w:author="The Si Tran" w:date="2012-12-16T10:10:00Z">
          <w:pPr>
            <w:pStyle w:val="Caption"/>
            <w:ind w:left="1440" w:firstLine="720"/>
          </w:pPr>
        </w:pPrChange>
      </w:pPr>
    </w:p>
    <w:p w14:paraId="522ED368" w14:textId="77777777" w:rsidR="00A02652" w:rsidRPr="0049233F" w:rsidRDefault="00A02652">
      <w:pPr>
        <w:pPrChange w:id="7801"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Pr="0049233F">
        <w:t>, …, X</w:t>
      </w:r>
      <w:r w:rsidRPr="0049233F">
        <w:rPr>
          <w:vertAlign w:val="subscript"/>
        </w:rPr>
        <w:t>n</w:t>
      </w:r>
      <w:r w:rsidRPr="0049233F">
        <w:t>.</w:t>
      </w:r>
    </w:p>
    <w:p w14:paraId="69712E72" w14:textId="77777777" w:rsidR="00A02652" w:rsidRPr="0049233F" w:rsidRDefault="00A02652">
      <w:pPr>
        <w:pPrChange w:id="7802"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Pr="0049233F">
        <w:t>, …, X</w:t>
      </w:r>
      <w:r w:rsidRPr="0049233F">
        <w:rPr>
          <w:vertAlign w:val="subscript"/>
        </w:rPr>
        <w:t>t</w:t>
      </w:r>
      <w:r w:rsidRPr="0049233F">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803"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804" w:author="The Si Tran" w:date="2012-12-14T05:59:00Z">
        <w:r w:rsidR="005457E8">
          <w:tab/>
        </w:r>
      </w:ins>
    </w:p>
    <w:p w14:paraId="146B3BF3" w14:textId="2D2BE9A1" w:rsidR="00A02652" w:rsidRPr="0049233F" w:rsidRDefault="00A02652" w:rsidP="00A02652">
      <w:pPr>
        <w:pStyle w:val="Heading2"/>
        <w:rPr>
          <w:sz w:val="26"/>
          <w:szCs w:val="26"/>
          <w:rPrChange w:id="7805" w:author="The Si Tran" w:date="2012-12-05T23:02:00Z">
            <w:rPr/>
          </w:rPrChange>
        </w:rPr>
      </w:pPr>
      <w:bookmarkStart w:id="7806" w:name="_Toc327348182"/>
      <w:bookmarkStart w:id="7807" w:name="_Toc343452486"/>
      <w:r w:rsidRPr="0049233F">
        <w:rPr>
          <w:sz w:val="26"/>
          <w:szCs w:val="26"/>
          <w:rPrChange w:id="7808" w:author="The Si Tran" w:date="2012-12-05T23:02:00Z">
            <w:rPr>
              <w:rFonts w:ascii="Calibri" w:eastAsia="Calibri" w:hAnsi="Calibri" w:cs="Times New Roman"/>
              <w:b w:val="0"/>
              <w:bCs w:val="0"/>
              <w:iCs w:val="0"/>
              <w:sz w:val="20"/>
              <w:szCs w:val="20"/>
            </w:rPr>
          </w:rPrChange>
        </w:rPr>
        <w:lastRenderedPageBreak/>
        <w:t>Các bước xây dựng một mô hình mạng neuron để dự báo dữ liệu chuỗi thời gian</w:t>
      </w:r>
      <w:bookmarkEnd w:id="7806"/>
      <w:bookmarkEnd w:id="7807"/>
    </w:p>
    <w:p w14:paraId="70E7852F" w14:textId="77777777" w:rsidR="00A02652" w:rsidRPr="0049233F" w:rsidRDefault="00A02652">
      <w:pPr>
        <w:pPrChange w:id="7809"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810"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811" w:name="_Toc327348183"/>
      <w:bookmarkStart w:id="7812" w:name="_Toc343452487"/>
      <w:r w:rsidRPr="0049233F">
        <w:t>Lựa chọn các biến</w:t>
      </w:r>
      <w:bookmarkEnd w:id="7811"/>
      <w:bookmarkEnd w:id="7812"/>
    </w:p>
    <w:p w14:paraId="71DA7A36" w14:textId="77777777" w:rsidR="00A02652" w:rsidRPr="0049233F" w:rsidRDefault="00A02652">
      <w:pPr>
        <w:pStyle w:val="BuletL1"/>
        <w:pPrChange w:id="7813"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814"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815"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w:t>
      </w:r>
      <w:r w:rsidRPr="0049233F">
        <w:lastRenderedPageBreak/>
        <w:t xml:space="preserve">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816"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817" w:name="_Toc327348184"/>
      <w:bookmarkStart w:id="7818" w:name="_Toc343452488"/>
      <w:r w:rsidRPr="0049233F">
        <w:rPr>
          <w:lang w:val="fr-FR"/>
        </w:rPr>
        <w:t>Thu thập dữ liệu</w:t>
      </w:r>
      <w:bookmarkEnd w:id="7817"/>
      <w:bookmarkEnd w:id="7818"/>
    </w:p>
    <w:p w14:paraId="16759051" w14:textId="77777777" w:rsidR="00A02652" w:rsidRPr="0049233F" w:rsidRDefault="00A02652">
      <w:pPr>
        <w:pStyle w:val="BuletL1"/>
        <w:rPr>
          <w:u w:val="single"/>
        </w:rPr>
        <w:pPrChange w:id="7819"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820"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821" w:name="_Toc327348185"/>
      <w:bookmarkStart w:id="7822" w:name="_Toc343452489"/>
      <w:r w:rsidRPr="0049233F">
        <w:t>Tiền xử lý dữ liệu</w:t>
      </w:r>
      <w:bookmarkEnd w:id="7821"/>
      <w:bookmarkEnd w:id="7822"/>
    </w:p>
    <w:p w14:paraId="4A5ADB02" w14:textId="77777777" w:rsidR="00A02652" w:rsidRPr="0049233F" w:rsidRDefault="00A02652">
      <w:pPr>
        <w:pStyle w:val="BuletL1"/>
        <w:pPrChange w:id="7823"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334CAD">
        <w:rPr>
          <w:rPrChange w:id="7824" w:author="The Si Tran" w:date="2012-12-16T08:32:00Z">
            <w:rPr/>
          </w:rPrChange>
        </w:rPr>
        <w:t>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032D83">
        <w:t>s</w:t>
      </w:r>
      <w:r w:rsidRPr="00334CAD">
        <w:rPr>
          <w:rPrChange w:id="7825" w:author="The Si Tran" w:date="2012-12-16T08:32:00Z">
            <w:rPr/>
          </w:rPrChange>
        </w:rPr>
        <w:t>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826" w:author="The Si Tran" w:date="2012-12-16T08:35:00Z">
          <w:pPr>
            <w:pStyle w:val="ListParagraph"/>
            <w:numPr>
              <w:numId w:val="11"/>
            </w:numPr>
            <w:spacing w:after="0" w:line="360" w:lineRule="auto"/>
            <w:ind w:left="360" w:hanging="360"/>
            <w:jc w:val="both"/>
          </w:pPr>
        </w:pPrChange>
      </w:pPr>
      <w:r w:rsidRPr="0049233F">
        <w:lastRenderedPageBreak/>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827" w:name="OLE_LINK5"/>
      <w:bookmarkStart w:id="7828" w:name="OLE_LINK6"/>
      <w:r w:rsidRPr="0049233F">
        <w:t xml:space="preserve">Việc lấy logarit tự nhiên </w:t>
      </w:r>
      <w:bookmarkEnd w:id="7827"/>
      <w:bookmarkEnd w:id="7828"/>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829" w:author="The Si Tran" w:date="2012-12-16T08:34:00Z">
            <w:rPr/>
          </w:rPrChange>
        </w:rPr>
        <w:pPrChange w:id="7830" w:author="The Si Tran" w:date="2012-12-16T08:35:00Z">
          <w:pPr>
            <w:pStyle w:val="ListParagraph"/>
            <w:numPr>
              <w:numId w:val="11"/>
            </w:numPr>
            <w:spacing w:after="0" w:line="360" w:lineRule="auto"/>
            <w:ind w:left="360" w:hanging="360"/>
            <w:jc w:val="both"/>
          </w:pPr>
        </w:pPrChange>
      </w:pPr>
      <w:r w:rsidRPr="00032D83">
        <w:t>Ngoài phư</w:t>
      </w:r>
      <w:r w:rsidRPr="00BB4B46">
        <w:rPr>
          <w:rPrChange w:id="7831" w:author="The Si Tran" w:date="2012-12-16T08:34:00Z">
            <w:rPr/>
          </w:rPrChange>
        </w:rPr>
        <w:t>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832" w:name="_Toc327348186"/>
      <w:bookmarkStart w:id="7833" w:name="_Toc343452490"/>
      <w:r w:rsidRPr="0049233F">
        <w:t>Phân chia tập dữ liệu</w:t>
      </w:r>
      <w:bookmarkEnd w:id="7832"/>
      <w:bookmarkEnd w:id="7833"/>
    </w:p>
    <w:p w14:paraId="150E077C" w14:textId="29F5C1BC" w:rsidR="00BB4B46" w:rsidRPr="00BB4B46" w:rsidRDefault="00A02652">
      <w:pPr>
        <w:pStyle w:val="BuletL1"/>
        <w:rPr>
          <w:u w:val="single"/>
          <w:rPrChange w:id="7834" w:author="The Si Tran" w:date="2012-12-16T08:35:00Z">
            <w:rPr>
              <w:u w:val="single"/>
            </w:rPr>
          </w:rPrChange>
        </w:rPr>
        <w:pPrChange w:id="7835" w:author="The Si Tran" w:date="2012-12-16T08:35:00Z">
          <w:pPr>
            <w:pStyle w:val="ListParagraph"/>
            <w:numPr>
              <w:numId w:val="11"/>
            </w:numPr>
            <w:spacing w:after="0" w:line="360" w:lineRule="auto"/>
            <w:ind w:left="634" w:hanging="360"/>
            <w:jc w:val="both"/>
          </w:pPr>
        </w:pPrChange>
      </w:pPr>
      <w:r w:rsidRPr="00032D83">
        <w:t>Trong th</w:t>
      </w:r>
      <w:r w:rsidRPr="007E3E87">
        <w:rPr>
          <w:rPrChange w:id="7836" w:author="The Si Tran" w:date="2012-12-14T06:20:00Z">
            <w:rPr/>
          </w:rPrChange>
        </w:rPr>
        <w:t>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837" w:author="The Si Tran" w:date="2012-12-14T06:20:00Z">
            <w:rPr>
              <w:u w:val="single"/>
            </w:rPr>
          </w:rPrChange>
        </w:rPr>
        <w:pPrChange w:id="7838" w:author="The Si Tran" w:date="2012-12-16T08:35:00Z">
          <w:pPr>
            <w:pStyle w:val="ListParagraph"/>
            <w:numPr>
              <w:numId w:val="11"/>
            </w:numPr>
            <w:spacing w:after="0" w:line="360" w:lineRule="auto"/>
            <w:ind w:left="634" w:hanging="360"/>
            <w:jc w:val="both"/>
          </w:pPr>
        </w:pPrChange>
      </w:pPr>
      <w:r w:rsidRPr="007E3E87">
        <w:rPr>
          <w:rPrChange w:id="7839" w:author="The Si Tran" w:date="2012-12-14T06:20:00Z">
            <w:rPr/>
          </w:rPrChange>
        </w:rPr>
        <w:t>Có hai cách thực h</w:t>
      </w:r>
      <w:r w:rsidRPr="00BB4B46">
        <w:rPr>
          <w:rStyle w:val="BuletL1Char"/>
          <w:rPrChange w:id="7840" w:author="The Si Tran" w:date="2012-12-16T08:35:00Z">
            <w:rPr/>
          </w:rPrChange>
        </w:rPr>
        <w:t>i</w:t>
      </w:r>
      <w:r w:rsidRPr="00032D83">
        <w:t>ệ</w:t>
      </w:r>
      <w:r w:rsidRPr="007E3E87">
        <w:rPr>
          <w:rPrChange w:id="7841" w:author="The Si Tran" w:date="2012-12-14T06:20:00Z">
            <w:rPr/>
          </w:rPrChange>
        </w:rPr>
        <w:t>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842" w:author="The Si Tran" w:date="2012-12-14T06:20:00Z">
            <w:rPr>
              <w:u w:val="single"/>
            </w:rPr>
          </w:rPrChange>
        </w:rPr>
        <w:pPrChange w:id="7843" w:author="The Si Tran" w:date="2012-12-16T08:35:00Z">
          <w:pPr>
            <w:pStyle w:val="ListParagraph"/>
            <w:numPr>
              <w:numId w:val="11"/>
            </w:numPr>
            <w:spacing w:after="0" w:line="360" w:lineRule="auto"/>
            <w:ind w:left="634" w:hanging="360"/>
            <w:jc w:val="both"/>
          </w:pPr>
        </w:pPrChange>
      </w:pPr>
      <w:r w:rsidRPr="007E3E87">
        <w:rPr>
          <w:rPrChange w:id="7844"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845" w:author="The Si Tran" w:date="2012-12-14T06:20:00Z">
            <w:rPr>
              <w:u w:val="single"/>
            </w:rPr>
          </w:rPrChange>
        </w:rPr>
        <w:pPrChange w:id="7846" w:author="The Si Tran" w:date="2012-12-16T08:35:00Z">
          <w:pPr>
            <w:pStyle w:val="ListParagraph"/>
            <w:numPr>
              <w:numId w:val="11"/>
            </w:numPr>
            <w:spacing w:after="0" w:line="360" w:lineRule="auto"/>
            <w:ind w:left="634" w:hanging="360"/>
            <w:jc w:val="both"/>
          </w:pPr>
        </w:pPrChange>
      </w:pPr>
      <w:r w:rsidRPr="007E3E87">
        <w:rPr>
          <w:rPrChange w:id="7847"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pPr>
        <w:pStyle w:val="Canhgiua"/>
        <w:pPrChange w:id="7848" w:author="The Si Tran" w:date="2012-12-16T17:32:00Z">
          <w:pPr>
            <w:pStyle w:val="ListParagraph"/>
            <w:spacing w:after="0" w:line="360" w:lineRule="auto"/>
            <w:ind w:left="630"/>
          </w:pPr>
        </w:pPrChange>
      </w:pPr>
      <w:r w:rsidRPr="002B1464">
        <w:rPr>
          <w:noProof/>
        </w:rPr>
        <w:drawing>
          <wp:inline distT="0" distB="0" distL="0" distR="0" wp14:anchorId="568DC1C0" wp14:editId="26A943FE">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pPrChange w:id="7849" w:author="The Si Tran" w:date="2012-12-16T17:33:00Z">
          <w:pPr>
            <w:pStyle w:val="Caption"/>
            <w:ind w:left="360" w:firstLine="720"/>
          </w:pPr>
        </w:pPrChange>
      </w:pPr>
      <w:bookmarkStart w:id="7850" w:name="_Toc327348224"/>
      <w:bookmarkStart w:id="7851" w:name="_Toc343029970"/>
      <w:bookmarkStart w:id="7852" w:name="_Toc343452759"/>
      <w:r w:rsidRPr="0049233F">
        <w:t>Hình</w:t>
      </w:r>
      <w:ins w:id="7853" w:author="The Si Tran" w:date="2012-12-11T23:38:00Z">
        <w:r w:rsidR="00BD0062">
          <w:t xml:space="preserve"> 4.11</w:t>
        </w:r>
      </w:ins>
      <w:del w:id="785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85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85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BD0062">
        <w:rPr>
          <w:rPrChange w:id="7857" w:author="The Si Tran" w:date="2012-12-11T23:39:00Z">
            <w:rPr>
              <w:b w:val="0"/>
            </w:rPr>
          </w:rPrChange>
        </w:rPr>
        <w:t>ủ tục sử dụng phương pháp walk-forward chia tập dữ liệu</w:t>
      </w:r>
      <w:bookmarkEnd w:id="7850"/>
      <w:bookmarkEnd w:id="7851"/>
      <w:bookmarkEnd w:id="7852"/>
    </w:p>
    <w:p w14:paraId="44351F3D" w14:textId="787F7341" w:rsidR="00A02652" w:rsidRPr="0049233F" w:rsidRDefault="00A02652" w:rsidP="00A02652">
      <w:pPr>
        <w:pStyle w:val="Heading3"/>
      </w:pPr>
      <w:bookmarkStart w:id="7858" w:name="_Toc327348187"/>
      <w:bookmarkStart w:id="7859" w:name="_Toc343452491"/>
      <w:r w:rsidRPr="0049233F">
        <w:t>Xây dựng cấu trúc mạng</w:t>
      </w:r>
      <w:bookmarkEnd w:id="7858"/>
      <w:bookmarkEnd w:id="7859"/>
    </w:p>
    <w:p w14:paraId="44FC4DD0" w14:textId="77777777" w:rsidR="00A02652" w:rsidRPr="0049233F" w:rsidRDefault="00A02652">
      <w:pPr>
        <w:pStyle w:val="BuletL1"/>
        <w:pPrChange w:id="7860"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861"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862" w:author="The Si Tran" w:date="2012-12-16T08:36:00Z">
          <w:pPr>
            <w:pStyle w:val="ListParagraph"/>
            <w:numPr>
              <w:numId w:val="11"/>
            </w:numPr>
            <w:spacing w:after="0" w:line="360" w:lineRule="auto"/>
            <w:ind w:left="634" w:hanging="360"/>
            <w:jc w:val="both"/>
          </w:pPr>
        </w:pPrChange>
      </w:pPr>
      <w:r w:rsidRPr="0049233F">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pPr>
        <w:pStyle w:val="BuletL1"/>
        <w:rPr>
          <w:rPrChange w:id="7863" w:author="The Si Tran" w:date="2012-12-16T08:36:00Z">
            <w:rPr/>
          </w:rPrChange>
        </w:rPr>
        <w:pPrChange w:id="7864" w:author="The Si Tran" w:date="2012-12-16T08:36:00Z">
          <w:pPr>
            <w:pStyle w:val="ListParagraph"/>
            <w:numPr>
              <w:numId w:val="11"/>
            </w:numPr>
            <w:spacing w:after="0" w:line="360" w:lineRule="auto"/>
            <w:ind w:left="634" w:hanging="360"/>
            <w:jc w:val="both"/>
          </w:pPr>
        </w:pPrChange>
      </w:pPr>
      <w:r w:rsidRPr="00032D83">
        <w:t>S</w:t>
      </w:r>
      <w:r w:rsidRPr="00BB4B46">
        <w:rPr>
          <w:rPrChange w:id="7865" w:author="The Si Tran" w:date="2012-12-16T08:36:00Z">
            <w:rPr/>
          </w:rPrChange>
        </w:rPr>
        <w:t xml:space="preserve">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pPr>
        <w:pStyle w:val="BuletL1"/>
        <w:pPrChange w:id="7866"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867" w:name="_Toc327348188"/>
      <w:bookmarkStart w:id="7868" w:name="_Toc343452492"/>
      <w:r w:rsidRPr="0049233F">
        <w:lastRenderedPageBreak/>
        <w:t>Xác định tiêu chuẩn đánh giá</w:t>
      </w:r>
      <w:bookmarkEnd w:id="7867"/>
      <w:bookmarkEnd w:id="7868"/>
    </w:p>
    <w:p w14:paraId="5921BBBB" w14:textId="77777777" w:rsidR="00A02652" w:rsidRPr="0049233F" w:rsidRDefault="00A02652">
      <w:pPr>
        <w:pPrChange w:id="7869"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870" w:author="The Si Tran" w:date="2012-12-16T08:36:00Z">
          <w:pPr/>
        </w:pPrChange>
      </w:pPr>
      <w:ins w:id="7871" w:author="The Si Tran" w:date="2012-12-14T06:23:00Z">
        <w:r w:rsidRPr="00032D83">
          <w:rPr>
            <w:noProof/>
          </w:rPr>
          <mc:AlternateContent>
            <mc:Choice Requires="wps">
              <w:drawing>
                <wp:anchor distT="0" distB="0" distL="114300" distR="114300" simplePos="0" relativeHeight="251738624" behindDoc="0" locked="0" layoutInCell="1" allowOverlap="1" wp14:anchorId="4F57F08A" wp14:editId="46A232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276DB6" w:rsidRDefault="00276DB6">
                              <w:pPr>
                                <w:pStyle w:val="EquationIndex"/>
                                <w:pPrChange w:id="7872" w:author="The Si Tran" w:date="2012-12-16T08:36:00Z">
                                  <w:pPr/>
                                </w:pPrChange>
                              </w:pPr>
                              <w:ins w:id="7873" w:author="The Si Tran" w:date="2012-12-06T02:41:00Z">
                                <w:r>
                                  <w:t>(4.</w:t>
                                </w:r>
                              </w:ins>
                              <w:ins w:id="7874" w:author="The Si Tran" w:date="2012-12-06T02:44:00Z">
                                <w:r>
                                  <w:t>18</w:t>
                                </w:r>
                              </w:ins>
                              <w:ins w:id="787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9" type="#_x0000_t202" style="position:absolute;left:0;text-align:left;margin-left:406.9pt;margin-top:11.15pt;width:46.85pt;height:28.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QVhyYI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276DB6" w:rsidRDefault="00276DB6">
                        <w:pPr>
                          <w:pStyle w:val="EquationIndex"/>
                          <w:pPrChange w:id="7876" w:author="The Si Tran" w:date="2012-12-16T08:36:00Z">
                            <w:pPr/>
                          </w:pPrChange>
                        </w:pPr>
                        <w:ins w:id="7877" w:author="The Si Tran" w:date="2012-12-06T02:41:00Z">
                          <w:r>
                            <w:t>(4.</w:t>
                          </w:r>
                        </w:ins>
                        <w:ins w:id="7878" w:author="The Si Tran" w:date="2012-12-06T02:44:00Z">
                          <w:r>
                            <w:t>18</w:t>
                          </w:r>
                        </w:ins>
                        <w:ins w:id="7879" w:author="The Si Tran" w:date="2012-12-06T02:41:00Z">
                          <w:r>
                            <w:t>)</w:t>
                          </w:r>
                        </w:ins>
                      </w:p>
                    </w:txbxContent>
                  </v:textbox>
                </v:shape>
              </w:pict>
            </mc:Fallback>
          </mc:AlternateContent>
        </w:r>
      </w:ins>
      <w:r w:rsidRPr="00BB4B46">
        <w:rPr>
          <w:rPrChange w:id="7880" w:author="The Si Tran" w:date="2012-12-16T08:36:00Z">
            <w:rPr/>
          </w:rPrChange>
        </w:rPr>
        <w:object w:dxaOrig="1900" w:dyaOrig="680" w14:anchorId="41722C5E">
          <v:shape id="_x0000_i1193" type="#_x0000_t75" style="width:129.6pt;height:50.1pt" o:ole="">
            <v:imagedata r:id="rId366" o:title=""/>
          </v:shape>
          <o:OLEObject Type="Embed" ProgID="Equation.DSMT4" ShapeID="_x0000_i1193" DrawAspect="Content" ObjectID="_1417199964" r:id="rId367"/>
        </w:object>
      </w:r>
    </w:p>
    <w:p w14:paraId="74DB8EBE" w14:textId="77777777" w:rsidR="00A02652" w:rsidRPr="0049233F" w:rsidRDefault="00A02652">
      <w:pPr>
        <w:pPrChange w:id="7881"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882"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883" w:name="_Toc327348189"/>
      <w:bookmarkStart w:id="7884" w:name="_Toc343452493"/>
      <w:r w:rsidRPr="0049233F">
        <w:rPr>
          <w:lang w:val="fr-FR"/>
        </w:rPr>
        <w:t>Huấn luyện mạng</w:t>
      </w:r>
      <w:bookmarkEnd w:id="7883"/>
      <w:bookmarkEnd w:id="7884"/>
    </w:p>
    <w:p w14:paraId="5D62D645" w14:textId="77777777" w:rsidR="00A02652" w:rsidRPr="0049233F" w:rsidRDefault="00A02652">
      <w:pPr>
        <w:pStyle w:val="BuletL1"/>
        <w:pPrChange w:id="7885"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886"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887" w:name="_Toc327348190"/>
      <w:bookmarkStart w:id="7888" w:name="_Toc343452494"/>
      <w:r w:rsidRPr="0049233F">
        <w:rPr>
          <w:lang w:val="fr-FR"/>
        </w:rPr>
        <w:lastRenderedPageBreak/>
        <w:t>Dự đoán và cải tiến</w:t>
      </w:r>
      <w:bookmarkEnd w:id="7887"/>
      <w:bookmarkEnd w:id="7888"/>
    </w:p>
    <w:p w14:paraId="30D1DB02" w14:textId="77777777" w:rsidR="00A02652" w:rsidRPr="0049233F" w:rsidRDefault="00A02652">
      <w:pPr>
        <w:rPr>
          <w:lang w:val="fr-FR"/>
        </w:rPr>
        <w:pPrChange w:id="7889"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890" w:author="The Si Tran" w:date="2012-12-06T21:13:00Z"/>
          <w:sz w:val="26"/>
          <w:szCs w:val="26"/>
          <w:rPrChange w:id="7891" w:author="The Si Tran" w:date="2012-12-05T23:02:00Z">
            <w:rPr>
              <w:del w:id="7892" w:author="The Si Tran" w:date="2012-12-06T21:13:00Z"/>
            </w:rPr>
          </w:rPrChange>
        </w:rPr>
      </w:pPr>
      <w:del w:id="7893" w:author="The Si Tran" w:date="2012-12-06T21:13:00Z">
        <w:r w:rsidRPr="0049233F" w:rsidDel="00AF1345">
          <w:rPr>
            <w:sz w:val="26"/>
            <w:szCs w:val="26"/>
            <w:rPrChange w:id="7894" w:author="The Si Tran" w:date="2012-12-05T23:02:00Z">
              <w:rPr>
                <w:rFonts w:ascii="Calibri" w:eastAsia="Calibri" w:hAnsi="Calibri"/>
                <w:sz w:val="20"/>
                <w:szCs w:val="20"/>
              </w:rPr>
            </w:rPrChange>
          </w:rPr>
          <w:delText>Kết quả thực nghiệm</w:delText>
        </w:r>
        <w:bookmarkStart w:id="7895" w:name="_Toc343083648"/>
        <w:bookmarkStart w:id="7896" w:name="_Toc343083862"/>
        <w:bookmarkStart w:id="7897" w:name="_Toc343084073"/>
        <w:bookmarkStart w:id="7898" w:name="_Toc343220832"/>
        <w:bookmarkStart w:id="7899" w:name="_Toc343232337"/>
        <w:bookmarkStart w:id="7900" w:name="_Toc343232750"/>
        <w:bookmarkStart w:id="7901" w:name="_Toc343233035"/>
        <w:bookmarkStart w:id="7902" w:name="_Toc343415540"/>
        <w:bookmarkStart w:id="7903" w:name="_Toc343415836"/>
        <w:bookmarkStart w:id="7904" w:name="_Toc343452495"/>
        <w:bookmarkEnd w:id="7895"/>
        <w:bookmarkEnd w:id="7896"/>
        <w:bookmarkEnd w:id="7897"/>
        <w:bookmarkEnd w:id="7898"/>
        <w:bookmarkEnd w:id="7899"/>
        <w:bookmarkEnd w:id="7900"/>
        <w:bookmarkEnd w:id="7901"/>
        <w:bookmarkEnd w:id="7902"/>
        <w:bookmarkEnd w:id="7903"/>
        <w:bookmarkEnd w:id="7904"/>
      </w:del>
    </w:p>
    <w:p w14:paraId="0B20EBEE" w14:textId="77777777" w:rsidR="00393709" w:rsidRPr="0049233F" w:rsidDel="00AF1345" w:rsidRDefault="00393709" w:rsidP="00393709">
      <w:pPr>
        <w:ind w:left="144"/>
        <w:rPr>
          <w:del w:id="7905" w:author="The Si Tran" w:date="2012-12-06T21:13:00Z"/>
          <w:color w:val="FF0000"/>
          <w:szCs w:val="26"/>
          <w:rPrChange w:id="7906" w:author="The Si Tran" w:date="2012-12-05T23:02:00Z">
            <w:rPr>
              <w:del w:id="7907" w:author="The Si Tran" w:date="2012-12-06T21:13:00Z"/>
              <w:color w:val="FF0000"/>
              <w:sz w:val="32"/>
            </w:rPr>
          </w:rPrChange>
        </w:rPr>
      </w:pPr>
      <w:del w:id="7908" w:author="The Si Tran" w:date="2012-12-06T21:13:00Z">
        <w:r w:rsidRPr="0049233F" w:rsidDel="00AF1345">
          <w:rPr>
            <w:color w:val="FF0000"/>
            <w:szCs w:val="26"/>
            <w:rPrChange w:id="7909" w:author="The Si Tran" w:date="2012-12-05T23:02:00Z">
              <w:rPr>
                <w:rFonts w:ascii="Calibri" w:eastAsia="Calibri" w:hAnsi="Calibri"/>
                <w:b/>
                <w:bCs/>
                <w:color w:val="FF0000"/>
                <w:sz w:val="32"/>
                <w:szCs w:val="20"/>
              </w:rPr>
            </w:rPrChange>
          </w:rPr>
          <w:delText>Bổ sung</w:delText>
        </w:r>
        <w:bookmarkStart w:id="7910" w:name="_Toc343083649"/>
        <w:bookmarkStart w:id="7911" w:name="_Toc343083863"/>
        <w:bookmarkStart w:id="7912" w:name="_Toc343084074"/>
        <w:bookmarkStart w:id="7913" w:name="_Toc343220833"/>
        <w:bookmarkStart w:id="7914" w:name="_Toc343232338"/>
        <w:bookmarkStart w:id="7915" w:name="_Toc343232751"/>
        <w:bookmarkStart w:id="7916" w:name="_Toc343233036"/>
        <w:bookmarkStart w:id="7917" w:name="_Toc343415541"/>
        <w:bookmarkStart w:id="7918" w:name="_Toc343415837"/>
        <w:bookmarkStart w:id="7919" w:name="_Toc343452496"/>
        <w:bookmarkEnd w:id="7910"/>
        <w:bookmarkEnd w:id="7911"/>
        <w:bookmarkEnd w:id="7912"/>
        <w:bookmarkEnd w:id="7913"/>
        <w:bookmarkEnd w:id="7914"/>
        <w:bookmarkEnd w:id="7915"/>
        <w:bookmarkEnd w:id="7916"/>
        <w:bookmarkEnd w:id="7917"/>
        <w:bookmarkEnd w:id="7918"/>
        <w:bookmarkEnd w:id="7919"/>
      </w:del>
    </w:p>
    <w:p w14:paraId="0907B599" w14:textId="77777777" w:rsidR="00393709" w:rsidRPr="0049233F" w:rsidRDefault="00001A0C" w:rsidP="00001A0C">
      <w:pPr>
        <w:pStyle w:val="Heading2"/>
        <w:rPr>
          <w:sz w:val="26"/>
          <w:szCs w:val="26"/>
          <w:rPrChange w:id="7920" w:author="The Si Tran" w:date="2012-12-05T23:02:00Z">
            <w:rPr/>
          </w:rPrChange>
        </w:rPr>
      </w:pPr>
      <w:bookmarkStart w:id="7921" w:name="_Toc343452497"/>
      <w:r w:rsidRPr="0049233F">
        <w:rPr>
          <w:sz w:val="26"/>
          <w:szCs w:val="26"/>
          <w:rPrChange w:id="7922" w:author="The Si Tran" w:date="2012-12-05T23:02:00Z">
            <w:rPr>
              <w:rFonts w:ascii="Calibri" w:eastAsia="Calibri" w:hAnsi="Calibri" w:cs="Times New Roman"/>
              <w:b w:val="0"/>
              <w:bCs w:val="0"/>
              <w:iCs w:val="0"/>
              <w:sz w:val="20"/>
              <w:szCs w:val="20"/>
            </w:rPr>
          </w:rPrChange>
        </w:rPr>
        <w:t>Kết luận</w:t>
      </w:r>
      <w:bookmarkEnd w:id="7921"/>
    </w:p>
    <w:p w14:paraId="07CE6189" w14:textId="77777777" w:rsidR="006625BC" w:rsidRPr="0049233F" w:rsidRDefault="006625BC">
      <w:pPr>
        <w:pPrChange w:id="7923"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924" w:author="The Si Tran" w:date="2012-12-16T08:37:00Z">
          <w:pPr>
            <w:spacing w:before="0"/>
            <w:ind w:firstLine="720"/>
          </w:pPr>
        </w:pPrChange>
      </w:pPr>
      <w:r w:rsidRPr="0049233F">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925"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926"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927" w:author="The Si Tran" w:date="2012-12-12T07:57:00Z"/>
          <w:szCs w:val="26"/>
        </w:rPr>
      </w:pPr>
      <w:ins w:id="7928" w:author="The Si Tran" w:date="2012-12-12T07:57:00Z">
        <w:r>
          <w:rPr>
            <w:szCs w:val="26"/>
          </w:rPr>
          <w:br w:type="page"/>
        </w:r>
      </w:ins>
    </w:p>
    <w:p w14:paraId="21D5EC8C" w14:textId="77777777" w:rsidR="006625BC" w:rsidRPr="002B1464" w:rsidDel="00D139B5" w:rsidRDefault="006625BC" w:rsidP="006625BC">
      <w:pPr>
        <w:rPr>
          <w:del w:id="7929" w:author="The Si Tran" w:date="2012-12-12T07:57:00Z"/>
          <w:szCs w:val="26"/>
        </w:rPr>
      </w:pPr>
      <w:bookmarkStart w:id="7930" w:name="_Toc343083651"/>
      <w:bookmarkStart w:id="7931" w:name="_Toc343083865"/>
      <w:bookmarkStart w:id="7932" w:name="_Toc343084076"/>
      <w:bookmarkStart w:id="7933" w:name="_Toc343220835"/>
      <w:bookmarkStart w:id="7934" w:name="_Toc343232340"/>
      <w:bookmarkStart w:id="7935" w:name="_Toc343232753"/>
      <w:bookmarkStart w:id="7936" w:name="_Toc343233038"/>
      <w:bookmarkStart w:id="7937" w:name="_Toc343415543"/>
      <w:bookmarkStart w:id="7938" w:name="_Toc343415839"/>
      <w:bookmarkStart w:id="7939" w:name="_Toc343452498"/>
      <w:bookmarkEnd w:id="7930"/>
      <w:bookmarkEnd w:id="7931"/>
      <w:bookmarkEnd w:id="7932"/>
      <w:bookmarkEnd w:id="7933"/>
      <w:bookmarkEnd w:id="7934"/>
      <w:bookmarkEnd w:id="7935"/>
      <w:bookmarkEnd w:id="7936"/>
      <w:bookmarkEnd w:id="7937"/>
      <w:bookmarkEnd w:id="7938"/>
      <w:bookmarkEnd w:id="7939"/>
    </w:p>
    <w:p w14:paraId="26E08AA2" w14:textId="352EFC97" w:rsidR="006A21F7" w:rsidRPr="0049233F" w:rsidRDefault="00266E2E" w:rsidP="00097101">
      <w:pPr>
        <w:pStyle w:val="Heading1"/>
        <w:rPr>
          <w:sz w:val="26"/>
          <w:szCs w:val="26"/>
          <w:rPrChange w:id="7940" w:author="The Si Tran" w:date="2012-12-05T23:02:00Z">
            <w:rPr/>
          </w:rPrChange>
        </w:rPr>
      </w:pPr>
      <w:ins w:id="7941" w:author="superchickend" w:date="2012-12-16T14:59:00Z">
        <w:r>
          <w:rPr>
            <w:sz w:val="26"/>
            <w:szCs w:val="26"/>
          </w:rPr>
          <w:t xml:space="preserve">    </w:t>
        </w:r>
      </w:ins>
      <w:del w:id="7942" w:author="The Si Tran" w:date="2012-12-12T13:57:00Z">
        <w:r w:rsidR="00FD0937" w:rsidRPr="0049233F" w:rsidDel="0050316D">
          <w:rPr>
            <w:sz w:val="26"/>
            <w:szCs w:val="26"/>
            <w:rPrChange w:id="7943" w:author="The Si Tran" w:date="2012-12-05T23:02:00Z">
              <w:rPr>
                <w:rFonts w:cs="Times New Roman"/>
                <w:b w:val="0"/>
                <w:bCs w:val="0"/>
                <w:kern w:val="0"/>
                <w:sz w:val="20"/>
                <w:szCs w:val="20"/>
              </w:rPr>
            </w:rPrChange>
          </w:rPr>
          <w:delText>Mô hình kết hợp giữa</w:delText>
        </w:r>
      </w:del>
      <w:bookmarkStart w:id="7944" w:name="_Toc343452499"/>
      <w:ins w:id="7945" w:author="The Si Tran" w:date="2012-12-12T13:57:00Z">
        <w:r w:rsidR="0050316D">
          <w:rPr>
            <w:sz w:val="26"/>
            <w:szCs w:val="26"/>
          </w:rPr>
          <w:t>MÔ HÌNH KẾT HỢP</w:t>
        </w:r>
      </w:ins>
      <w:r w:rsidR="00FD0937" w:rsidRPr="0049233F">
        <w:rPr>
          <w:sz w:val="26"/>
          <w:szCs w:val="26"/>
          <w:rPrChange w:id="7946" w:author="The Si Tran" w:date="2012-12-05T23:02:00Z">
            <w:rPr>
              <w:rFonts w:cs="Times New Roman"/>
              <w:b w:val="0"/>
              <w:bCs w:val="0"/>
              <w:kern w:val="0"/>
              <w:sz w:val="20"/>
              <w:szCs w:val="20"/>
            </w:rPr>
          </w:rPrChange>
        </w:rPr>
        <w:t xml:space="preserve"> ARIMA </w:t>
      </w:r>
      <w:ins w:id="7947" w:author="The Si Tran" w:date="2012-12-12T13:57:00Z">
        <w:r w:rsidR="00EE73AD">
          <w:rPr>
            <w:sz w:val="26"/>
            <w:szCs w:val="26"/>
          </w:rPr>
          <w:t>VÀ</w:t>
        </w:r>
      </w:ins>
      <w:del w:id="7948" w:author="The Si Tran" w:date="2012-12-12T13:57:00Z">
        <w:r w:rsidR="00FD0937" w:rsidRPr="0049233F" w:rsidDel="00EE73AD">
          <w:rPr>
            <w:sz w:val="26"/>
            <w:szCs w:val="26"/>
            <w:rPrChange w:id="7949" w:author="The Si Tran" w:date="2012-12-05T23:02:00Z">
              <w:rPr>
                <w:rFonts w:cs="Times New Roman"/>
                <w:b w:val="0"/>
                <w:bCs w:val="0"/>
                <w:kern w:val="0"/>
                <w:sz w:val="20"/>
                <w:szCs w:val="20"/>
              </w:rPr>
            </w:rPrChange>
          </w:rPr>
          <w:delText>và</w:delText>
        </w:r>
      </w:del>
      <w:r w:rsidR="00FD0937" w:rsidRPr="0049233F">
        <w:rPr>
          <w:sz w:val="26"/>
          <w:szCs w:val="26"/>
          <w:rPrChange w:id="7950" w:author="The Si Tran" w:date="2012-12-05T23:02:00Z">
            <w:rPr>
              <w:rFonts w:cs="Times New Roman"/>
              <w:b w:val="0"/>
              <w:bCs w:val="0"/>
              <w:kern w:val="0"/>
              <w:sz w:val="20"/>
              <w:szCs w:val="20"/>
            </w:rPr>
          </w:rPrChange>
        </w:rPr>
        <w:t xml:space="preserve"> ANN</w:t>
      </w:r>
      <w:bookmarkEnd w:id="7944"/>
    </w:p>
    <w:p w14:paraId="0F331F2E" w14:textId="77777777" w:rsidR="006A21F7" w:rsidRPr="00805B17" w:rsidRDefault="00CA12FA">
      <w:pPr>
        <w:pPrChange w:id="7951"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952"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953" w:author="The Si Tran" w:date="2012-12-05T23:02:00Z">
            <w:rPr>
              <w:b/>
              <w:bCs/>
              <w:sz w:val="20"/>
              <w:szCs w:val="20"/>
            </w:rPr>
          </w:rPrChange>
        </w:rPr>
        <w:t>n đề trên, người ta xấp xỉ chuỗi thời gian về dạng tuyến</w:t>
      </w:r>
      <w:r w:rsidR="00711ADB" w:rsidRPr="0049233F">
        <w:rPr>
          <w:rPrChange w:id="7954" w:author="The Si Tran" w:date="2012-12-05T23:02:00Z">
            <w:rPr>
              <w:b/>
              <w:bCs/>
              <w:sz w:val="20"/>
              <w:szCs w:val="20"/>
            </w:rPr>
          </w:rPrChange>
        </w:rPr>
        <w:t xml:space="preserve"> tính</w:t>
      </w:r>
      <w:r w:rsidRPr="0049233F">
        <w:rPr>
          <w:rPrChange w:id="7955"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956" w:author="The Si Tran" w:date="2012-12-05T23:02:00Z">
            <w:rPr>
              <w:b/>
              <w:bCs/>
              <w:sz w:val="20"/>
              <w:szCs w:val="20"/>
            </w:rPr>
          </w:rPrChange>
        </w:rPr>
        <w:t xml:space="preserve">an tổng quát về chuỗi thuần </w:t>
      </w:r>
      <w:r w:rsidRPr="0049233F">
        <w:rPr>
          <w:rPrChange w:id="7957" w:author="The Si Tran" w:date="2012-12-05T23:02:00Z">
            <w:rPr>
              <w:b/>
              <w:bCs/>
              <w:sz w:val="20"/>
              <w:szCs w:val="20"/>
            </w:rPr>
          </w:rPrChange>
        </w:rPr>
        <w:t xml:space="preserve">tuyến </w:t>
      </w:r>
      <w:r w:rsidR="00711ADB" w:rsidRPr="0049233F">
        <w:rPr>
          <w:rPrChange w:id="7958" w:author="The Si Tran" w:date="2012-12-05T23:02:00Z">
            <w:rPr>
              <w:b/>
              <w:bCs/>
              <w:sz w:val="20"/>
              <w:szCs w:val="20"/>
            </w:rPr>
          </w:rPrChange>
        </w:rPr>
        <w:t xml:space="preserve">tính </w:t>
      </w:r>
      <w:r w:rsidRPr="0049233F">
        <w:rPr>
          <w:rPrChange w:id="7959" w:author="The Si Tran" w:date="2012-12-05T23:02:00Z">
            <w:rPr>
              <w:b/>
              <w:bCs/>
              <w:sz w:val="20"/>
              <w:szCs w:val="20"/>
            </w:rPr>
          </w:rPrChange>
        </w:rPr>
        <w:t xml:space="preserve">sẽ làm mất đi tính </w:t>
      </w:r>
      <w:r w:rsidR="00711ADB" w:rsidRPr="0049233F">
        <w:rPr>
          <w:rPrChange w:id="7960" w:author="The Si Tran" w:date="2012-12-05T23:02:00Z">
            <w:rPr>
              <w:b/>
              <w:bCs/>
              <w:sz w:val="20"/>
              <w:szCs w:val="20"/>
            </w:rPr>
          </w:rPrChange>
        </w:rPr>
        <w:t xml:space="preserve">phi </w:t>
      </w:r>
      <w:r w:rsidRPr="0049233F">
        <w:rPr>
          <w:rPrChange w:id="7961"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962" w:author="The Si Tran" w:date="2012-12-16T08:37:00Z">
          <w:pPr>
            <w:ind w:firstLine="720"/>
          </w:pPr>
        </w:pPrChange>
      </w:pPr>
      <w:r w:rsidRPr="0049233F">
        <w:rPr>
          <w:rPrChange w:id="7963"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964" w:author="The Si Tran" w:date="2012-12-05T23:02:00Z">
            <w:rPr>
              <w:b/>
              <w:bCs/>
              <w:sz w:val="20"/>
              <w:szCs w:val="20"/>
            </w:rPr>
          </w:rPrChange>
        </w:rPr>
        <w:t>áo được hoàn toàn thành phần</w:t>
      </w:r>
      <w:r w:rsidRPr="0049233F">
        <w:rPr>
          <w:rPrChange w:id="7965" w:author="The Si Tran" w:date="2012-12-05T23:02:00Z">
            <w:rPr>
              <w:b/>
              <w:bCs/>
              <w:sz w:val="20"/>
              <w:szCs w:val="20"/>
            </w:rPr>
          </w:rPrChange>
        </w:rPr>
        <w:t xml:space="preserve"> tuyến </w:t>
      </w:r>
      <w:r w:rsidR="00711ADB" w:rsidRPr="0049233F">
        <w:rPr>
          <w:rPrChange w:id="7966" w:author="The Si Tran" w:date="2012-12-05T23:02:00Z">
            <w:rPr>
              <w:b/>
              <w:bCs/>
              <w:sz w:val="20"/>
              <w:szCs w:val="20"/>
            </w:rPr>
          </w:rPrChange>
        </w:rPr>
        <w:t xml:space="preserve">tính </w:t>
      </w:r>
      <w:r w:rsidRPr="0049233F">
        <w:rPr>
          <w:rPrChange w:id="7967" w:author="The Si Tran" w:date="2012-12-05T23:02:00Z">
            <w:rPr>
              <w:b/>
              <w:bCs/>
              <w:sz w:val="20"/>
              <w:szCs w:val="20"/>
            </w:rPr>
          </w:rPrChange>
        </w:rPr>
        <w:t>của chuỗi thời gian.</w:t>
      </w:r>
    </w:p>
    <w:p w14:paraId="56DE50F2" w14:textId="4FD6AF0B" w:rsidR="00D1749C" w:rsidRPr="007C782C" w:rsidDel="006F57E5" w:rsidRDefault="00B02B7B">
      <w:pPr>
        <w:rPr>
          <w:del w:id="7968" w:author="The Si Tran" w:date="2012-12-06T21:17:00Z"/>
        </w:rPr>
        <w:pPrChange w:id="7969" w:author="The Si Tran" w:date="2012-12-16T08:51:00Z">
          <w:pPr>
            <w:ind w:firstLine="720"/>
          </w:pPr>
        </w:pPrChange>
      </w:pPr>
      <w:ins w:id="7970" w:author="The Si Tran" w:date="2012-12-14T06:24:00Z">
        <w:r>
          <w:t>Một</w:t>
        </w:r>
      </w:ins>
      <w:del w:id="7971" w:author="The Si Tran" w:date="2012-12-14T06:24:00Z">
        <w:r w:rsidR="00D1749C" w:rsidRPr="0049233F" w:rsidDel="00B02B7B">
          <w:rPr>
            <w:rPrChange w:id="7972" w:author="The Si Tran" w:date="2012-12-05T23:02:00Z">
              <w:rPr>
                <w:b/>
                <w:bCs/>
                <w:sz w:val="20"/>
                <w:szCs w:val="20"/>
              </w:rPr>
            </w:rPrChange>
          </w:rPr>
          <w:delText>1</w:delText>
        </w:r>
      </w:del>
      <w:r w:rsidR="00D1749C" w:rsidRPr="0049233F">
        <w:rPr>
          <w:rPrChange w:id="7973"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974" w:author="The Si Tran" w:date="2012-12-06T21:17:00Z"/>
        </w:rPr>
        <w:pPrChange w:id="7975" w:author="The Si Tran" w:date="2012-12-16T08:51:00Z">
          <w:pPr>
            <w:ind w:firstLine="720"/>
          </w:pPr>
        </w:pPrChange>
      </w:pPr>
    </w:p>
    <w:p w14:paraId="4CC0CD37" w14:textId="77777777" w:rsidR="00B144CE" w:rsidRPr="0049233F" w:rsidRDefault="00B144CE">
      <w:pPr>
        <w:rPr>
          <w:rPrChange w:id="7976" w:author="The Si Tran" w:date="2012-12-05T23:02:00Z">
            <w:rPr/>
          </w:rPrChange>
        </w:rPr>
        <w:pPrChange w:id="7977" w:author="The Si Tran" w:date="2012-12-16T08:51:00Z">
          <w:pPr>
            <w:pStyle w:val="Heading2"/>
          </w:pPr>
        </w:pPrChange>
      </w:pPr>
      <w:del w:id="7978" w:author="The Si Tran" w:date="2012-12-06T21:17:00Z">
        <w:r w:rsidRPr="00032D83" w:rsidDel="00AF1345">
          <w:delText>Tông k</w:delText>
        </w:r>
        <w:r w:rsidRPr="0049233F" w:rsidDel="00AF1345">
          <w:rPr>
            <w:rPrChange w:id="7979" w:author="The Si Tran" w:date="2012-12-05T23:02:00Z">
              <w:rPr/>
            </w:rPrChange>
          </w:rPr>
          <w:delText xml:space="preserve">ết về mô hình ARIMA </w:delText>
        </w:r>
      </w:del>
    </w:p>
    <w:p w14:paraId="1B8D9252" w14:textId="77777777" w:rsidR="00B144CE" w:rsidRPr="0049233F" w:rsidDel="00AF1345" w:rsidRDefault="00B144CE" w:rsidP="00B144CE">
      <w:pPr>
        <w:pStyle w:val="Heading3"/>
        <w:rPr>
          <w:del w:id="7980" w:author="The Si Tran" w:date="2012-12-06T21:14:00Z"/>
        </w:rPr>
      </w:pPr>
      <w:del w:id="7981" w:author="The Si Tran" w:date="2012-12-06T21:14:00Z">
        <w:r w:rsidRPr="0049233F" w:rsidDel="00AF1345">
          <w:delText>Ưu điểm</w:delText>
        </w:r>
        <w:bookmarkStart w:id="7982" w:name="_Toc343083653"/>
        <w:bookmarkStart w:id="7983" w:name="_Toc343083867"/>
        <w:bookmarkStart w:id="7984" w:name="_Toc343084078"/>
        <w:bookmarkStart w:id="7985" w:name="_Toc343220837"/>
        <w:bookmarkStart w:id="7986" w:name="_Toc343232342"/>
        <w:bookmarkStart w:id="7987" w:name="_Toc343232755"/>
        <w:bookmarkStart w:id="7988" w:name="_Toc343233040"/>
        <w:bookmarkStart w:id="7989" w:name="_Toc343415545"/>
        <w:bookmarkStart w:id="7990" w:name="_Toc343415841"/>
        <w:bookmarkStart w:id="7991" w:name="_Toc343452500"/>
        <w:bookmarkEnd w:id="7982"/>
        <w:bookmarkEnd w:id="7983"/>
        <w:bookmarkEnd w:id="7984"/>
        <w:bookmarkEnd w:id="7985"/>
        <w:bookmarkEnd w:id="7986"/>
        <w:bookmarkEnd w:id="7987"/>
        <w:bookmarkEnd w:id="7988"/>
        <w:bookmarkEnd w:id="7989"/>
        <w:bookmarkEnd w:id="7990"/>
        <w:bookmarkEnd w:id="7991"/>
      </w:del>
    </w:p>
    <w:p w14:paraId="21331760" w14:textId="77777777" w:rsidR="00B144CE" w:rsidRPr="0049233F" w:rsidDel="00AF1345" w:rsidRDefault="00B144CE" w:rsidP="00B144CE">
      <w:pPr>
        <w:pStyle w:val="Heading3"/>
        <w:rPr>
          <w:del w:id="7992" w:author="The Si Tran" w:date="2012-12-06T21:14:00Z"/>
        </w:rPr>
      </w:pPr>
      <w:del w:id="7993" w:author="The Si Tran" w:date="2012-12-06T21:14:00Z">
        <w:r w:rsidRPr="0049233F" w:rsidDel="00AF1345">
          <w:delText>Nhược điểm</w:delText>
        </w:r>
        <w:bookmarkStart w:id="7994" w:name="_Toc343083654"/>
        <w:bookmarkStart w:id="7995" w:name="_Toc343083868"/>
        <w:bookmarkStart w:id="7996" w:name="_Toc343084079"/>
        <w:bookmarkStart w:id="7997" w:name="_Toc343220838"/>
        <w:bookmarkStart w:id="7998" w:name="_Toc343232343"/>
        <w:bookmarkStart w:id="7999" w:name="_Toc343232756"/>
        <w:bookmarkStart w:id="8000" w:name="_Toc343233041"/>
        <w:bookmarkStart w:id="8001" w:name="_Toc343415546"/>
        <w:bookmarkStart w:id="8002" w:name="_Toc343415842"/>
        <w:bookmarkStart w:id="8003" w:name="_Toc343452501"/>
        <w:bookmarkEnd w:id="7994"/>
        <w:bookmarkEnd w:id="7995"/>
        <w:bookmarkEnd w:id="7996"/>
        <w:bookmarkEnd w:id="7997"/>
        <w:bookmarkEnd w:id="7998"/>
        <w:bookmarkEnd w:id="7999"/>
        <w:bookmarkEnd w:id="8000"/>
        <w:bookmarkEnd w:id="8001"/>
        <w:bookmarkEnd w:id="8002"/>
        <w:bookmarkEnd w:id="8003"/>
      </w:del>
    </w:p>
    <w:p w14:paraId="40149192" w14:textId="77777777" w:rsidR="00B144CE" w:rsidRPr="0049233F" w:rsidDel="00AF1345" w:rsidRDefault="00B144CE" w:rsidP="00B144CE">
      <w:pPr>
        <w:pStyle w:val="Heading2"/>
        <w:rPr>
          <w:del w:id="8004" w:author="The Si Tran" w:date="2012-12-06T21:14:00Z"/>
          <w:sz w:val="26"/>
          <w:szCs w:val="26"/>
          <w:rPrChange w:id="8005" w:author="The Si Tran" w:date="2012-12-05T23:02:00Z">
            <w:rPr>
              <w:del w:id="8006" w:author="The Si Tran" w:date="2012-12-06T21:14:00Z"/>
            </w:rPr>
          </w:rPrChange>
        </w:rPr>
      </w:pPr>
      <w:del w:id="8007" w:author="The Si Tran" w:date="2012-12-06T21:14:00Z">
        <w:r w:rsidRPr="0049233F" w:rsidDel="00AF1345">
          <w:rPr>
            <w:sz w:val="26"/>
            <w:szCs w:val="26"/>
            <w:rPrChange w:id="8008" w:author="The Si Tran" w:date="2012-12-05T23:02:00Z">
              <w:rPr/>
            </w:rPrChange>
          </w:rPr>
          <w:delText xml:space="preserve">Tồng kết về mô hình mạng Neuron </w:delText>
        </w:r>
        <w:bookmarkStart w:id="8009" w:name="_Toc343083655"/>
        <w:bookmarkStart w:id="8010" w:name="_Toc343083869"/>
        <w:bookmarkStart w:id="8011" w:name="_Toc343084080"/>
        <w:bookmarkStart w:id="8012" w:name="_Toc343220839"/>
        <w:bookmarkStart w:id="8013" w:name="_Toc343232344"/>
        <w:bookmarkStart w:id="8014" w:name="_Toc343232757"/>
        <w:bookmarkStart w:id="8015" w:name="_Toc343233042"/>
        <w:bookmarkStart w:id="8016" w:name="_Toc343415547"/>
        <w:bookmarkStart w:id="8017" w:name="_Toc343415843"/>
        <w:bookmarkStart w:id="8018" w:name="_Toc343452502"/>
        <w:bookmarkEnd w:id="8009"/>
        <w:bookmarkEnd w:id="8010"/>
        <w:bookmarkEnd w:id="8011"/>
        <w:bookmarkEnd w:id="8012"/>
        <w:bookmarkEnd w:id="8013"/>
        <w:bookmarkEnd w:id="8014"/>
        <w:bookmarkEnd w:id="8015"/>
        <w:bookmarkEnd w:id="8016"/>
        <w:bookmarkEnd w:id="8017"/>
        <w:bookmarkEnd w:id="8018"/>
      </w:del>
    </w:p>
    <w:p w14:paraId="702163C1" w14:textId="77777777" w:rsidR="00B144CE" w:rsidRPr="0049233F" w:rsidDel="00AF1345" w:rsidRDefault="00B144CE" w:rsidP="00B144CE">
      <w:pPr>
        <w:pStyle w:val="Heading3"/>
        <w:rPr>
          <w:del w:id="8019" w:author="The Si Tran" w:date="2012-12-06T21:14:00Z"/>
        </w:rPr>
      </w:pPr>
      <w:del w:id="8020" w:author="The Si Tran" w:date="2012-12-06T21:14:00Z">
        <w:r w:rsidRPr="0049233F" w:rsidDel="00AF1345">
          <w:delText>Ưu điểm</w:delText>
        </w:r>
        <w:bookmarkStart w:id="8021" w:name="_Toc343083656"/>
        <w:bookmarkStart w:id="8022" w:name="_Toc343083870"/>
        <w:bookmarkStart w:id="8023" w:name="_Toc343084081"/>
        <w:bookmarkStart w:id="8024" w:name="_Toc343220840"/>
        <w:bookmarkStart w:id="8025" w:name="_Toc343232345"/>
        <w:bookmarkStart w:id="8026" w:name="_Toc343232758"/>
        <w:bookmarkStart w:id="8027" w:name="_Toc343233043"/>
        <w:bookmarkStart w:id="8028" w:name="_Toc343415548"/>
        <w:bookmarkStart w:id="8029" w:name="_Toc343415844"/>
        <w:bookmarkStart w:id="8030" w:name="_Toc343452503"/>
        <w:bookmarkEnd w:id="8021"/>
        <w:bookmarkEnd w:id="8022"/>
        <w:bookmarkEnd w:id="8023"/>
        <w:bookmarkEnd w:id="8024"/>
        <w:bookmarkEnd w:id="8025"/>
        <w:bookmarkEnd w:id="8026"/>
        <w:bookmarkEnd w:id="8027"/>
        <w:bookmarkEnd w:id="8028"/>
        <w:bookmarkEnd w:id="8029"/>
        <w:bookmarkEnd w:id="8030"/>
      </w:del>
    </w:p>
    <w:p w14:paraId="4BFCDB86" w14:textId="77777777" w:rsidR="00B144CE" w:rsidRPr="0049233F" w:rsidDel="00AF1345" w:rsidRDefault="00B144CE" w:rsidP="00B144CE">
      <w:pPr>
        <w:pStyle w:val="Heading3"/>
        <w:rPr>
          <w:del w:id="8031" w:author="The Si Tran" w:date="2012-12-06T21:14:00Z"/>
        </w:rPr>
      </w:pPr>
      <w:del w:id="8032" w:author="The Si Tran" w:date="2012-12-06T21:14:00Z">
        <w:r w:rsidRPr="0049233F" w:rsidDel="00AF1345">
          <w:delText>Nhược điểm</w:delText>
        </w:r>
        <w:bookmarkStart w:id="8033" w:name="_Toc343083657"/>
        <w:bookmarkStart w:id="8034" w:name="_Toc343083871"/>
        <w:bookmarkStart w:id="8035" w:name="_Toc343084082"/>
        <w:bookmarkStart w:id="8036" w:name="_Toc343220841"/>
        <w:bookmarkStart w:id="8037" w:name="_Toc343232346"/>
        <w:bookmarkStart w:id="8038" w:name="_Toc343232759"/>
        <w:bookmarkStart w:id="8039" w:name="_Toc343233044"/>
        <w:bookmarkStart w:id="8040" w:name="_Toc343415549"/>
        <w:bookmarkStart w:id="8041" w:name="_Toc343415845"/>
        <w:bookmarkStart w:id="8042" w:name="_Toc343452504"/>
        <w:bookmarkEnd w:id="8033"/>
        <w:bookmarkEnd w:id="8034"/>
        <w:bookmarkEnd w:id="8035"/>
        <w:bookmarkEnd w:id="8036"/>
        <w:bookmarkEnd w:id="8037"/>
        <w:bookmarkEnd w:id="8038"/>
        <w:bookmarkEnd w:id="8039"/>
        <w:bookmarkEnd w:id="8040"/>
        <w:bookmarkEnd w:id="8041"/>
        <w:bookmarkEnd w:id="8042"/>
      </w:del>
    </w:p>
    <w:p w14:paraId="3E7E799F" w14:textId="77777777" w:rsidR="00231125" w:rsidRDefault="00231125" w:rsidP="00231125">
      <w:pPr>
        <w:pStyle w:val="Heading2"/>
        <w:rPr>
          <w:ins w:id="8043" w:author="The Si Tran" w:date="2012-12-06T21:18:00Z"/>
        </w:rPr>
      </w:pPr>
      <w:del w:id="8044" w:author="The Si Tran" w:date="2012-12-06T21:18:00Z">
        <w:r w:rsidRPr="0049233F" w:rsidDel="006C50E8">
          <w:rPr>
            <w:sz w:val="26"/>
            <w:szCs w:val="26"/>
            <w:rPrChange w:id="8045" w:author="The Si Tran" w:date="2012-12-05T23:02:00Z">
              <w:rPr/>
            </w:rPrChange>
          </w:rPr>
          <w:delText xml:space="preserve">Mô hình kết hợp ARIMA và Neuron </w:delText>
        </w:r>
      </w:del>
      <w:bookmarkStart w:id="8046" w:name="_Toc343452505"/>
      <w:ins w:id="8047" w:author="The Si Tran" w:date="2012-12-06T21:18:00Z">
        <w:r w:rsidR="006C50E8">
          <w:t>Nguyên nhân</w:t>
        </w:r>
        <w:bookmarkEnd w:id="8046"/>
        <w:r w:rsidR="006C50E8">
          <w:t xml:space="preserve"> </w:t>
        </w:r>
      </w:ins>
    </w:p>
    <w:p w14:paraId="150CAFB7" w14:textId="77777777" w:rsidR="00AC3890" w:rsidRPr="0049233F" w:rsidRDefault="00AC3890">
      <w:pPr>
        <w:rPr>
          <w:ins w:id="8048" w:author="The Si Tran" w:date="2012-12-06T21:18:00Z"/>
        </w:rPr>
      </w:pPr>
      <w:ins w:id="8049"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8050" w:author="The Si Tran" w:date="2012-12-06T21:18:00Z"/>
          <w:szCs w:val="26"/>
        </w:rPr>
      </w:pPr>
      <w:ins w:id="8051"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052" w:author="The Si Tran" w:date="2012-12-06T21:18:00Z"/>
        </w:rPr>
      </w:pPr>
      <w:ins w:id="8053"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054" w:author="The Si Tran" w:date="2012-12-06T21:18:00Z"/>
        </w:rPr>
        <w:pPrChange w:id="8055" w:author="The Si Tran" w:date="2012-12-16T08:37:00Z">
          <w:pPr>
            <w:pStyle w:val="ListParagraph"/>
            <w:numPr>
              <w:numId w:val="14"/>
            </w:numPr>
            <w:spacing w:after="0" w:line="259" w:lineRule="auto"/>
            <w:ind w:hanging="360"/>
          </w:pPr>
        </w:pPrChange>
      </w:pPr>
      <w:ins w:id="8056"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8057" w:author="The Si Tran" w:date="2012-12-06T21:18:00Z"/>
        </w:rPr>
        <w:pPrChange w:id="8058" w:author="The Si Tran" w:date="2012-12-16T08:38:00Z">
          <w:pPr>
            <w:pStyle w:val="ListParagraph"/>
            <w:numPr>
              <w:numId w:val="14"/>
            </w:numPr>
            <w:spacing w:after="0" w:line="259" w:lineRule="auto"/>
            <w:ind w:hanging="360"/>
          </w:pPr>
        </w:pPrChange>
      </w:pPr>
      <w:ins w:id="8059"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060" w:author="The Si Tran" w:date="2012-12-16T08:38:00Z">
          <w:pPr>
            <w:pStyle w:val="Heading2"/>
          </w:pPr>
        </w:pPrChange>
      </w:pPr>
      <w:ins w:id="8061"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8062" w:author="The Si Tran" w:date="2012-12-05T22:38:00Z"/>
          <w:szCs w:val="26"/>
        </w:rPr>
        <w:pPrChange w:id="8063" w:author="The Si Tran" w:date="2012-12-06T21:18:00Z">
          <w:pPr/>
        </w:pPrChange>
      </w:pPr>
      <w:bookmarkStart w:id="8064" w:name="_Toc343452506"/>
      <w:ins w:id="8065" w:author="The Si Tran" w:date="2012-12-06T21:18:00Z">
        <w:r w:rsidRPr="00911BBF">
          <w:rPr>
            <w:sz w:val="26"/>
            <w:szCs w:val="26"/>
          </w:rPr>
          <w:t xml:space="preserve">Mô hình kết hợp ARIMA và </w:t>
        </w:r>
      </w:ins>
      <w:ins w:id="8066" w:author="The Si Tran" w:date="2012-12-09T10:14:00Z">
        <w:r w:rsidR="00385B37">
          <w:rPr>
            <w:sz w:val="26"/>
            <w:szCs w:val="26"/>
          </w:rPr>
          <w:t>Nơron</w:t>
        </w:r>
      </w:ins>
      <w:bookmarkEnd w:id="8064"/>
      <w:ins w:id="8067" w:author="The Si Tran" w:date="2012-12-06T21:18:00Z">
        <w:r w:rsidRPr="0049233F" w:rsidDel="006C50E8">
          <w:rPr>
            <w:sz w:val="26"/>
            <w:szCs w:val="26"/>
            <w:rPrChange w:id="8068" w:author="The Si Tran" w:date="2012-12-05T23:02:00Z">
              <w:rPr>
                <w:szCs w:val="26"/>
              </w:rPr>
            </w:rPrChange>
          </w:rPr>
          <w:t xml:space="preserve"> </w:t>
        </w:r>
      </w:ins>
      <w:del w:id="8069" w:author="The Si Tran" w:date="2012-12-06T21:18:00Z">
        <w:r w:rsidR="00BE62E1" w:rsidRPr="0049233F" w:rsidDel="006C50E8">
          <w:rPr>
            <w:sz w:val="26"/>
            <w:szCs w:val="26"/>
            <w:rPrChange w:id="8070" w:author="The Si Tran" w:date="2012-12-05T23:02:00Z">
              <w:rPr/>
            </w:rPrChange>
          </w:rPr>
          <w:delText>Phương thức kết hợp</w:delText>
        </w:r>
      </w:del>
      <w:del w:id="8071" w:author="The Si Tran" w:date="2012-12-11T23:40:00Z">
        <w:r w:rsidR="00BE62E1" w:rsidRPr="0049233F" w:rsidDel="00BD0062">
          <w:rPr>
            <w:sz w:val="26"/>
            <w:szCs w:val="26"/>
            <w:rPrChange w:id="8072" w:author="The Si Tran" w:date="2012-12-05T23:02:00Z">
              <w:rPr/>
            </w:rPrChange>
          </w:rPr>
          <w:delText>:</w:delText>
        </w:r>
      </w:del>
    </w:p>
    <w:p w14:paraId="178077CA" w14:textId="77777777" w:rsidR="00EB028F" w:rsidRPr="0049233F" w:rsidRDefault="00EB028F">
      <w:pPr>
        <w:rPr>
          <w:ins w:id="8073" w:author="The Si Tran" w:date="2012-12-05T22:38:00Z"/>
        </w:rPr>
      </w:pPr>
      <w:ins w:id="8074" w:author="The Si Tran" w:date="2012-12-05T22:38:00Z">
        <w:r w:rsidRPr="0049233F">
          <w:t>Ta giả sử rằng mỗi chuỗi thời gian gồm cả thành phần tuyến tính và thành phần phi tuyến:</w:t>
        </w:r>
      </w:ins>
    </w:p>
    <w:p w14:paraId="36804146" w14:textId="77777777" w:rsidR="00EB028F" w:rsidRPr="00BB4B46" w:rsidRDefault="00276DB6" w:rsidP="00EB028F">
      <w:pPr>
        <w:ind w:left="720" w:firstLine="720"/>
        <w:rPr>
          <w:ins w:id="8075" w:author="The Si Tran" w:date="2012-12-05T22:38:00Z"/>
          <w:szCs w:val="26"/>
        </w:rPr>
      </w:pPr>
      <m:oMathPara>
        <m:oMathParaPr>
          <m:jc m:val="center"/>
        </m:oMathParaPr>
        <m:oMath>
          <m:sSub>
            <m:sSubPr>
              <m:ctrlPr>
                <w:ins w:id="8076" w:author="The Si Tran" w:date="2012-12-05T22:38:00Z">
                  <w:rPr>
                    <w:rFonts w:ascii="Cambria Math" w:hAnsi="Cambria Math"/>
                    <w:i/>
                    <w:szCs w:val="26"/>
                  </w:rPr>
                </w:ins>
              </m:ctrlPr>
            </m:sSubPr>
            <m:e>
              <w:ins w:id="8077" w:author="The Si Tran" w:date="2012-12-05T22:38:00Z">
                <m:r>
                  <w:rPr>
                    <w:rFonts w:ascii="Cambria Math" w:hAnsi="Cambria Math"/>
                    <w:szCs w:val="26"/>
                  </w:rPr>
                  <m:t>Y</m:t>
                </m:r>
              </w:ins>
            </m:e>
            <m:sub>
              <w:ins w:id="8078" w:author="The Si Tran" w:date="2012-12-05T22:38:00Z">
                <m:r>
                  <w:rPr>
                    <w:rFonts w:ascii="Cambria Math" w:hAnsi="Cambria Math"/>
                    <w:szCs w:val="26"/>
                  </w:rPr>
                  <m:t>t</m:t>
                </m:r>
              </w:ins>
            </m:sub>
          </m:sSub>
          <w:ins w:id="8079" w:author="The Si Tran" w:date="2012-12-05T22:38:00Z">
            <m:r>
              <w:rPr>
                <w:rFonts w:ascii="Cambria Math" w:hAnsi="Cambria Math"/>
                <w:szCs w:val="26"/>
              </w:rPr>
              <m:t>=</m:t>
            </m:r>
          </w:ins>
          <m:sSub>
            <m:sSubPr>
              <m:ctrlPr>
                <w:ins w:id="8080" w:author="The Si Tran" w:date="2012-12-05T22:38:00Z">
                  <w:rPr>
                    <w:rFonts w:ascii="Cambria Math" w:hAnsi="Cambria Math"/>
                    <w:i/>
                    <w:szCs w:val="26"/>
                  </w:rPr>
                </w:ins>
              </m:ctrlPr>
            </m:sSubPr>
            <m:e>
              <w:ins w:id="8081" w:author="The Si Tran" w:date="2012-12-05T22:38:00Z">
                <m:r>
                  <w:rPr>
                    <w:rFonts w:ascii="Cambria Math" w:hAnsi="Cambria Math"/>
                    <w:szCs w:val="26"/>
                  </w:rPr>
                  <m:t>L</m:t>
                </m:r>
              </w:ins>
            </m:e>
            <m:sub>
              <w:ins w:id="8082" w:author="The Si Tran" w:date="2012-12-05T22:38:00Z">
                <m:r>
                  <w:rPr>
                    <w:rFonts w:ascii="Cambria Math" w:hAnsi="Cambria Math"/>
                    <w:szCs w:val="26"/>
                  </w:rPr>
                  <m:t>t</m:t>
                </m:r>
              </w:ins>
            </m:sub>
          </m:sSub>
          <w:ins w:id="8083" w:author="The Si Tran" w:date="2012-12-05T22:38:00Z">
            <m:r>
              <w:rPr>
                <w:rFonts w:ascii="Cambria Math" w:hAnsi="Cambria Math"/>
                <w:szCs w:val="26"/>
              </w:rPr>
              <m:t>+</m:t>
            </m:r>
          </w:ins>
          <m:sSub>
            <m:sSubPr>
              <m:ctrlPr>
                <w:ins w:id="8084" w:author="The Si Tran" w:date="2012-12-05T22:38:00Z">
                  <w:rPr>
                    <w:rFonts w:ascii="Cambria Math" w:hAnsi="Cambria Math"/>
                    <w:i/>
                    <w:szCs w:val="26"/>
                  </w:rPr>
                </w:ins>
              </m:ctrlPr>
            </m:sSubPr>
            <m:e>
              <w:ins w:id="8085" w:author="The Si Tran" w:date="2012-12-05T22:38:00Z">
                <m:r>
                  <w:rPr>
                    <w:rFonts w:ascii="Cambria Math" w:hAnsi="Cambria Math"/>
                    <w:szCs w:val="26"/>
                  </w:rPr>
                  <m:t>N</m:t>
                </m:r>
              </w:ins>
            </m:e>
            <m:sub>
              <w:ins w:id="8086"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087" w:author="The Si Tran" w:date="2012-12-05T22:38:00Z"/>
          <w:szCs w:val="26"/>
        </w:rPr>
      </w:pPr>
      <w:ins w:id="8088"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089" w:author="The Si Tran" w:date="2012-12-05T22:38:00Z"/>
        </w:rPr>
        <w:pPrChange w:id="8090" w:author="The Si Tran" w:date="2012-12-16T17:33:00Z">
          <w:pPr/>
        </w:pPrChange>
      </w:pPr>
      <w:ins w:id="8091" w:author="The Si Tran" w:date="2012-12-05T22:38:00Z">
        <w:r w:rsidRPr="0049233F">
          <w:t>L: biểu diễn thành phần tuyến tính của chuỗi thời gian</w:t>
        </w:r>
      </w:ins>
    </w:p>
    <w:p w14:paraId="6BE23331" w14:textId="48203B4F" w:rsidR="00EB028F" w:rsidRPr="0049233F" w:rsidRDefault="00EB028F">
      <w:pPr>
        <w:pStyle w:val="BuletL2"/>
        <w:rPr>
          <w:ins w:id="8092" w:author="The Si Tran" w:date="2012-12-05T22:38:00Z"/>
        </w:rPr>
        <w:pPrChange w:id="8093" w:author="The Si Tran" w:date="2012-12-16T17:33:00Z">
          <w:pPr/>
        </w:pPrChange>
      </w:pPr>
      <w:ins w:id="8094" w:author="The Si Tran" w:date="2012-12-05T22:38:00Z">
        <w:r w:rsidRPr="0049233F">
          <w:t>N: biểu diễn thành phần phi tuyến của chuỗi thời gian</w:t>
        </w:r>
      </w:ins>
    </w:p>
    <w:p w14:paraId="5FD2C05B" w14:textId="77777777" w:rsidR="00EB028F" w:rsidRPr="0049233F" w:rsidRDefault="00EB028F">
      <w:pPr>
        <w:rPr>
          <w:ins w:id="8095" w:author="The Si Tran" w:date="2012-12-05T22:38:00Z"/>
          <w:rFonts w:eastAsiaTheme="minorEastAsia"/>
        </w:rPr>
      </w:pPr>
      <w:ins w:id="8096"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8097" w:author="The Si Tran" w:date="2012-12-05T22:38:00Z"/>
        </w:rPr>
      </w:pPr>
      <w:ins w:id="8098" w:author="The Si Tran" w:date="2012-12-05T22:38:00Z">
        <w:r w:rsidRPr="0049233F">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276DB6">
      <w:pPr>
        <w:jc w:val="center"/>
        <w:rPr>
          <w:ins w:id="8099" w:author="The Si Tran" w:date="2012-12-05T22:38:00Z"/>
          <w:rFonts w:eastAsiaTheme="minorEastAsia"/>
          <w:szCs w:val="26"/>
        </w:rPr>
        <w:pPrChange w:id="8100" w:author="The Si Tran" w:date="2012-12-14T06:25:00Z">
          <w:pPr/>
        </w:pPrChange>
      </w:pPr>
      <m:oMathPara>
        <m:oMath>
          <m:sSub>
            <m:sSubPr>
              <m:ctrlPr>
                <w:ins w:id="8101" w:author="The Si Tran" w:date="2012-12-05T22:38:00Z">
                  <w:rPr>
                    <w:rFonts w:ascii="Cambria Math" w:eastAsiaTheme="minorEastAsia" w:hAnsi="Cambria Math"/>
                    <w:i/>
                    <w:szCs w:val="26"/>
                  </w:rPr>
                </w:ins>
              </m:ctrlPr>
            </m:sSubPr>
            <m:e>
              <w:ins w:id="8102" w:author="The Si Tran" w:date="2012-12-05T22:38:00Z">
                <m:r>
                  <w:rPr>
                    <w:rFonts w:ascii="Cambria Math" w:eastAsiaTheme="minorEastAsia" w:hAnsi="Cambria Math"/>
                    <w:szCs w:val="26"/>
                  </w:rPr>
                  <m:t>e</m:t>
                </m:r>
              </w:ins>
            </m:e>
            <m:sub>
              <w:ins w:id="8103" w:author="The Si Tran" w:date="2012-12-05T22:38:00Z">
                <m:r>
                  <w:rPr>
                    <w:rFonts w:ascii="Cambria Math" w:eastAsiaTheme="minorEastAsia" w:hAnsi="Cambria Math"/>
                    <w:szCs w:val="26"/>
                  </w:rPr>
                  <m:t>t</m:t>
                </m:r>
              </w:ins>
            </m:sub>
          </m:sSub>
          <w:ins w:id="8104" w:author="The Si Tran" w:date="2012-12-05T22:38:00Z">
            <m:r>
              <w:rPr>
                <w:rFonts w:ascii="Cambria Math" w:eastAsiaTheme="minorEastAsia" w:hAnsi="Cambria Math"/>
                <w:szCs w:val="26"/>
              </w:rPr>
              <m:t>=f</m:t>
            </m:r>
          </w:ins>
          <m:d>
            <m:dPr>
              <m:ctrlPr>
                <w:ins w:id="8105" w:author="The Si Tran" w:date="2012-12-05T22:38:00Z">
                  <w:rPr>
                    <w:rFonts w:ascii="Cambria Math" w:eastAsiaTheme="minorEastAsia" w:hAnsi="Cambria Math"/>
                    <w:i/>
                    <w:szCs w:val="26"/>
                  </w:rPr>
                </w:ins>
              </m:ctrlPr>
            </m:dPr>
            <m:e>
              <m:sSub>
                <m:sSubPr>
                  <m:ctrlPr>
                    <w:ins w:id="8106" w:author="The Si Tran" w:date="2012-12-05T22:38:00Z">
                      <w:rPr>
                        <w:rFonts w:ascii="Cambria Math" w:eastAsiaTheme="minorEastAsia" w:hAnsi="Cambria Math"/>
                        <w:i/>
                        <w:szCs w:val="26"/>
                      </w:rPr>
                    </w:ins>
                  </m:ctrlPr>
                </m:sSubPr>
                <m:e>
                  <w:ins w:id="8107" w:author="The Si Tran" w:date="2012-12-05T22:38:00Z">
                    <m:r>
                      <w:rPr>
                        <w:rFonts w:ascii="Cambria Math" w:eastAsiaTheme="minorEastAsia" w:hAnsi="Cambria Math"/>
                        <w:szCs w:val="26"/>
                      </w:rPr>
                      <m:t>e</m:t>
                    </m:r>
                  </w:ins>
                </m:e>
                <m:sub>
                  <w:ins w:id="8108" w:author="The Si Tran" w:date="2012-12-05T22:38:00Z">
                    <m:r>
                      <w:rPr>
                        <w:rFonts w:ascii="Cambria Math" w:eastAsiaTheme="minorEastAsia" w:hAnsi="Cambria Math"/>
                        <w:szCs w:val="26"/>
                      </w:rPr>
                      <m:t>t-1</m:t>
                    </m:r>
                  </w:ins>
                </m:sub>
              </m:sSub>
              <w:ins w:id="8109" w:author="The Si Tran" w:date="2012-12-05T22:38:00Z">
                <m:r>
                  <w:rPr>
                    <w:rFonts w:ascii="Cambria Math" w:eastAsiaTheme="minorEastAsia" w:hAnsi="Cambria Math"/>
                    <w:szCs w:val="26"/>
                  </w:rPr>
                  <m:t xml:space="preserve">,  </m:t>
                </m:r>
              </w:ins>
              <m:sSub>
                <m:sSubPr>
                  <m:ctrlPr>
                    <w:ins w:id="8110" w:author="The Si Tran" w:date="2012-12-05T22:38:00Z">
                      <w:rPr>
                        <w:rFonts w:ascii="Cambria Math" w:eastAsiaTheme="minorEastAsia" w:hAnsi="Cambria Math"/>
                        <w:i/>
                        <w:szCs w:val="26"/>
                      </w:rPr>
                    </w:ins>
                  </m:ctrlPr>
                </m:sSubPr>
                <m:e>
                  <w:ins w:id="8111" w:author="The Si Tran" w:date="2012-12-05T22:38:00Z">
                    <m:r>
                      <w:rPr>
                        <w:rFonts w:ascii="Cambria Math" w:eastAsiaTheme="minorEastAsia" w:hAnsi="Cambria Math"/>
                        <w:szCs w:val="26"/>
                      </w:rPr>
                      <m:t>e</m:t>
                    </m:r>
                  </w:ins>
                </m:e>
                <m:sub>
                  <w:ins w:id="8112" w:author="The Si Tran" w:date="2012-12-05T22:38:00Z">
                    <m:r>
                      <w:rPr>
                        <w:rFonts w:ascii="Cambria Math" w:eastAsiaTheme="minorEastAsia" w:hAnsi="Cambria Math"/>
                        <w:szCs w:val="26"/>
                      </w:rPr>
                      <m:t>t-2</m:t>
                    </m:r>
                  </w:ins>
                </m:sub>
              </m:sSub>
              <w:ins w:id="8113" w:author="The Si Tran" w:date="2012-12-05T22:38:00Z">
                <m:r>
                  <w:rPr>
                    <w:rFonts w:ascii="Cambria Math" w:eastAsiaTheme="minorEastAsia" w:hAnsi="Cambria Math"/>
                    <w:szCs w:val="26"/>
                  </w:rPr>
                  <m:t xml:space="preserve">,…, </m:t>
                </m:r>
              </w:ins>
              <m:sSub>
                <m:sSubPr>
                  <m:ctrlPr>
                    <w:ins w:id="8114" w:author="The Si Tran" w:date="2012-12-05T22:38:00Z">
                      <w:rPr>
                        <w:rFonts w:ascii="Cambria Math" w:eastAsiaTheme="minorEastAsia" w:hAnsi="Cambria Math"/>
                        <w:i/>
                        <w:szCs w:val="26"/>
                      </w:rPr>
                    </w:ins>
                  </m:ctrlPr>
                </m:sSubPr>
                <m:e>
                  <w:ins w:id="8115" w:author="The Si Tran" w:date="2012-12-05T22:38:00Z">
                    <m:r>
                      <w:rPr>
                        <w:rFonts w:ascii="Cambria Math" w:eastAsiaTheme="minorEastAsia" w:hAnsi="Cambria Math"/>
                        <w:szCs w:val="26"/>
                      </w:rPr>
                      <m:t>e</m:t>
                    </m:r>
                  </w:ins>
                </m:e>
                <m:sub>
                  <w:ins w:id="8116" w:author="The Si Tran" w:date="2012-12-05T22:38:00Z">
                    <m:r>
                      <w:rPr>
                        <w:rFonts w:ascii="Cambria Math" w:eastAsiaTheme="minorEastAsia" w:hAnsi="Cambria Math"/>
                        <w:szCs w:val="26"/>
                      </w:rPr>
                      <m:t>t-n</m:t>
                    </m:r>
                  </w:ins>
                </m:sub>
              </m:sSub>
            </m:e>
          </m:d>
          <w:ins w:id="8117" w:author="The Si Tran" w:date="2012-12-05T22:38:00Z">
            <m:r>
              <w:rPr>
                <w:rFonts w:ascii="Cambria Math" w:eastAsiaTheme="minorEastAsia" w:hAnsi="Cambria Math"/>
                <w:szCs w:val="26"/>
              </w:rPr>
              <m:t xml:space="preserve">+ </m:t>
            </m:r>
          </w:ins>
          <m:sSub>
            <m:sSubPr>
              <m:ctrlPr>
                <w:ins w:id="8118" w:author="The Si Tran" w:date="2012-12-05T22:38:00Z">
                  <w:rPr>
                    <w:rFonts w:ascii="Cambria Math" w:eastAsiaTheme="minorEastAsia" w:hAnsi="Cambria Math"/>
                    <w:i/>
                    <w:szCs w:val="26"/>
                  </w:rPr>
                </w:ins>
              </m:ctrlPr>
            </m:sSubPr>
            <m:e>
              <w:ins w:id="8119" w:author="The Si Tran" w:date="2012-12-05T22:38:00Z">
                <m:r>
                  <w:rPr>
                    <w:rFonts w:ascii="Cambria Math" w:eastAsiaTheme="minorEastAsia" w:hAnsi="Cambria Math"/>
                    <w:szCs w:val="26"/>
                  </w:rPr>
                  <m:t>ε</m:t>
                </m:r>
              </w:ins>
            </m:e>
            <m:sub>
              <w:ins w:id="8120"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121" w:author="The Si Tran" w:date="2012-12-05T22:38:00Z"/>
        </w:rPr>
      </w:pPr>
      <w:ins w:id="8122"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123" w:author="The Si Tran" w:date="2012-12-05T22:38:00Z"/>
        </w:rPr>
      </w:pPr>
      <w:ins w:id="8124" w:author="The Si Tran" w:date="2012-12-05T22:38:00Z">
        <w:r w:rsidRPr="0049233F">
          <w:t>Sau khi mô hình đã được xây dựng, giá trị dự đoán từ hai mô hình thành phần là:</w:t>
        </w:r>
      </w:ins>
    </w:p>
    <w:p w14:paraId="24EACECF" w14:textId="34560B80" w:rsidR="00EB028F" w:rsidRPr="0049233F" w:rsidRDefault="00276DB6">
      <w:pPr>
        <w:pStyle w:val="EquationIndex"/>
        <w:rPr>
          <w:ins w:id="8125" w:author="The Si Tran" w:date="2012-12-05T22:38:00Z"/>
        </w:rPr>
        <w:pPrChange w:id="8126" w:author="The Si Tran" w:date="2012-12-15T08:05:00Z">
          <w:pPr/>
        </w:pPrChange>
      </w:pPr>
      <m:oMathPara>
        <m:oMath>
          <m:sSub>
            <m:sSubPr>
              <m:ctrlPr>
                <w:ins w:id="8127" w:author="The Si Tran" w:date="2012-12-05T22:38:00Z">
                  <w:rPr>
                    <w:rFonts w:ascii="Cambria Math" w:hAnsi="Cambria Math"/>
                  </w:rPr>
                </w:ins>
              </m:ctrlPr>
            </m:sSubPr>
            <m:e>
              <m:acc>
                <m:accPr>
                  <m:ctrlPr>
                    <w:ins w:id="8128" w:author="The Si Tran" w:date="2012-12-05T22:38:00Z">
                      <w:rPr>
                        <w:rFonts w:ascii="Cambria Math" w:hAnsi="Cambria Math"/>
                      </w:rPr>
                    </w:ins>
                  </m:ctrlPr>
                </m:accPr>
                <m:e>
                  <w:ins w:id="8129" w:author="The Si Tran" w:date="2012-12-05T22:38:00Z">
                    <m:r>
                      <w:rPr>
                        <w:rFonts w:ascii="Cambria Math" w:hAnsi="Cambria Math"/>
                      </w:rPr>
                      <m:t>Y</m:t>
                    </m:r>
                  </w:ins>
                </m:e>
              </m:acc>
            </m:e>
            <m:sub>
              <w:ins w:id="8130" w:author="The Si Tran" w:date="2012-12-05T22:38:00Z">
                <m:r>
                  <w:rPr>
                    <w:rFonts w:ascii="Cambria Math" w:hAnsi="Cambria Math"/>
                  </w:rPr>
                  <m:t>t</m:t>
                </m:r>
              </w:ins>
            </m:sub>
          </m:sSub>
          <w:ins w:id="8131" w:author="The Si Tran" w:date="2012-12-05T22:38:00Z">
            <m:r>
              <m:rPr>
                <m:sty m:val="p"/>
              </m:rPr>
              <w:rPr>
                <w:rFonts w:ascii="Cambria Math" w:hAnsi="Cambria Math"/>
              </w:rPr>
              <m:t>=</m:t>
            </m:r>
          </w:ins>
          <m:sSub>
            <m:sSubPr>
              <m:ctrlPr>
                <w:ins w:id="8132" w:author="The Si Tran" w:date="2012-12-05T22:38:00Z">
                  <w:rPr>
                    <w:rFonts w:ascii="Cambria Math" w:hAnsi="Cambria Math"/>
                  </w:rPr>
                </w:ins>
              </m:ctrlPr>
            </m:sSubPr>
            <m:e>
              <m:acc>
                <m:accPr>
                  <m:ctrlPr>
                    <w:ins w:id="8133" w:author="The Si Tran" w:date="2012-12-05T22:38:00Z">
                      <w:rPr>
                        <w:rFonts w:ascii="Cambria Math" w:hAnsi="Cambria Math"/>
                      </w:rPr>
                    </w:ins>
                  </m:ctrlPr>
                </m:accPr>
                <m:e>
                  <w:ins w:id="8134" w:author="The Si Tran" w:date="2012-12-05T22:38:00Z">
                    <m:r>
                      <w:rPr>
                        <w:rFonts w:ascii="Cambria Math" w:hAnsi="Cambria Math"/>
                      </w:rPr>
                      <m:t>L</m:t>
                    </m:r>
                  </w:ins>
                </m:e>
              </m:acc>
            </m:e>
            <m:sub>
              <w:ins w:id="8135" w:author="The Si Tran" w:date="2012-12-05T22:38:00Z">
                <m:r>
                  <w:rPr>
                    <w:rFonts w:ascii="Cambria Math" w:hAnsi="Cambria Math"/>
                  </w:rPr>
                  <m:t>t</m:t>
                </m:r>
              </w:ins>
            </m:sub>
          </m:sSub>
          <w:ins w:id="8136" w:author="The Si Tran" w:date="2012-12-05T22:38:00Z">
            <m:r>
              <m:rPr>
                <m:sty m:val="p"/>
              </m:rPr>
              <w:rPr>
                <w:rFonts w:ascii="Cambria Math" w:hAnsi="Cambria Math"/>
              </w:rPr>
              <m:t>+</m:t>
            </m:r>
          </w:ins>
          <m:sSub>
            <m:sSubPr>
              <m:ctrlPr>
                <w:ins w:id="8137" w:author="The Si Tran" w:date="2012-12-05T22:38:00Z">
                  <w:rPr>
                    <w:rFonts w:ascii="Cambria Math" w:hAnsi="Cambria Math"/>
                  </w:rPr>
                </w:ins>
              </m:ctrlPr>
            </m:sSubPr>
            <m:e>
              <m:acc>
                <m:accPr>
                  <m:ctrlPr>
                    <w:ins w:id="8138" w:author="The Si Tran" w:date="2012-12-05T22:38:00Z">
                      <w:rPr>
                        <w:rFonts w:ascii="Cambria Math" w:hAnsi="Cambria Math"/>
                      </w:rPr>
                    </w:ins>
                  </m:ctrlPr>
                </m:accPr>
                <m:e>
                  <w:ins w:id="8139" w:author="The Si Tran" w:date="2012-12-05T22:38:00Z">
                    <m:r>
                      <w:rPr>
                        <w:rFonts w:ascii="Cambria Math" w:hAnsi="Cambria Math"/>
                      </w:rPr>
                      <m:t>N</m:t>
                    </m:r>
                  </w:ins>
                </m:e>
              </m:acc>
            </m:e>
            <m:sub>
              <w:ins w:id="8140" w:author="The Si Tran" w:date="2012-12-05T22:38:00Z">
                <m:r>
                  <w:rPr>
                    <w:rFonts w:ascii="Cambria Math" w:hAnsi="Cambria Math"/>
                  </w:rPr>
                  <m:t>t</m:t>
                </m:r>
              </w:ins>
            </m:sub>
          </m:sSub>
        </m:oMath>
      </m:oMathPara>
    </w:p>
    <w:p w14:paraId="5F0C8FDF" w14:textId="77777777" w:rsidR="00EB028F" w:rsidRPr="0049233F" w:rsidRDefault="00EB028F" w:rsidP="00EB028F">
      <w:pPr>
        <w:rPr>
          <w:ins w:id="8141" w:author="The Si Tran" w:date="2012-12-05T22:38:00Z"/>
          <w:rFonts w:eastAsiaTheme="minorEastAsia"/>
          <w:szCs w:val="26"/>
        </w:rPr>
      </w:pPr>
      <w:ins w:id="8142"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143" w:author="The Si Tran" w:date="2012-12-05T22:38:00Z"/>
          <w:rFonts w:eastAsiaTheme="minorEastAsia"/>
          <w:szCs w:val="26"/>
        </w:rPr>
      </w:pPr>
      <w:ins w:id="8144" w:author="The Si Tran" w:date="2012-12-05T22:38:00Z">
        <w:r w:rsidRPr="002B1464">
          <w:rPr>
            <w:rFonts w:eastAsiaTheme="minorEastAsia"/>
            <w:noProof/>
            <w:szCs w:val="26"/>
            <w:rPrChange w:id="8145" w:author="Unknown">
              <w:rPr>
                <w:noProof/>
              </w:rPr>
            </w:rPrChange>
          </w:rPr>
          <mc:AlternateContent>
            <mc:Choice Requires="wpc">
              <w:drawing>
                <wp:inline distT="0" distB="0" distL="0" distR="0" wp14:anchorId="541CD821" wp14:editId="5778406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276DB6" w:rsidRPr="00DF53A6" w:rsidRDefault="00276DB6">
                                <w:pPr>
                                  <w:pStyle w:val="BangBody"/>
                                  <w:rPr>
                                    <w:rPrChange w:id="8146" w:author="The Si Tran" w:date="2012-12-16T10:20:00Z">
                                      <w:rPr/>
                                    </w:rPrChange>
                                  </w:rPr>
                                  <w:pPrChange w:id="8147" w:author="The Si Tran" w:date="2012-12-16T10:20:00Z">
                                    <w:pPr>
                                      <w:spacing w:line="240" w:lineRule="auto"/>
                                      <w:jc w:val="center"/>
                                    </w:pPr>
                                  </w:pPrChange>
                                </w:pPr>
                                <w:r w:rsidRPr="00DF53A6">
                                  <w:rPr>
                                    <w:rFonts w:eastAsia="MS Mincho"/>
                                    <w:sz w:val="26"/>
                                    <w:szCs w:val="26"/>
                                    <w:rPrChange w:id="8148"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276DB6" w:rsidRDefault="00276DB6">
                                <w:pPr>
                                  <w:pStyle w:val="NormalWeb"/>
                                  <w:spacing w:before="0" w:beforeAutospacing="0" w:after="0" w:afterAutospacing="0"/>
                                  <w:ind w:firstLine="0"/>
                                  <w:jc w:val="center"/>
                                  <w:pPrChange w:id="8149"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276DB6" w:rsidRDefault="00276DB6">
                                <w:pPr>
                                  <w:pStyle w:val="NormalWeb"/>
                                  <w:spacing w:before="0" w:beforeAutospacing="0" w:after="0" w:afterAutospacing="0"/>
                                  <w:ind w:firstLine="0"/>
                                  <w:jc w:val="center"/>
                                  <w:pPrChange w:id="8150"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1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">
                  <v:shape id="_x0000_s1111" type="#_x0000_t75" style="position:absolute;width:54864;height:27432;visibility:visible;mso-wrap-style:square">
                    <v:fill o:detectmouseclick="t"/>
                    <v:path o:connecttype="none"/>
                  </v:shape>
                  <v:shape id="Text Box 12" o:spid="_x0000_s111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276DB6" w:rsidRPr="00DF53A6" w:rsidRDefault="00276DB6">
                          <w:pPr>
                            <w:pStyle w:val="BangBody"/>
                            <w:rPr>
                              <w:rPrChange w:id="8151" w:author="The Si Tran" w:date="2012-12-16T10:20:00Z">
                                <w:rPr/>
                              </w:rPrChange>
                            </w:rPr>
                            <w:pPrChange w:id="8152" w:author="The Si Tran" w:date="2012-12-16T10:20:00Z">
                              <w:pPr>
                                <w:spacing w:line="240" w:lineRule="auto"/>
                                <w:jc w:val="center"/>
                              </w:pPr>
                            </w:pPrChange>
                          </w:pPr>
                          <w:r w:rsidRPr="00DF53A6">
                            <w:rPr>
                              <w:rFonts w:eastAsia="MS Mincho"/>
                              <w:sz w:val="26"/>
                              <w:szCs w:val="26"/>
                              <w:rPrChange w:id="8153" w:author="The Si Tran" w:date="2012-12-16T10:20:00Z">
                                <w:rPr/>
                              </w:rPrChange>
                            </w:rPr>
                            <w:t>Time series</w:t>
                          </w:r>
                          <w:r w:rsidRPr="00032D83">
                            <w:t xml:space="preserve"> data</w:t>
                          </w:r>
                        </w:p>
                      </w:txbxContent>
                    </v:textbox>
                  </v:shape>
                  <v:shape id="Text Box 3" o:spid="_x0000_s111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276DB6" w:rsidRDefault="00276DB6">
                          <w:pPr>
                            <w:pStyle w:val="NormalWeb"/>
                            <w:spacing w:before="0" w:beforeAutospacing="0" w:after="0" w:afterAutospacing="0"/>
                            <w:ind w:firstLine="0"/>
                            <w:jc w:val="center"/>
                            <w:pPrChange w:id="815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276DB6" w:rsidRDefault="00276DB6">
                          <w:pPr>
                            <w:pStyle w:val="NormalWeb"/>
                            <w:spacing w:before="0" w:beforeAutospacing="0" w:after="0" w:afterAutospacing="0"/>
                            <w:ind w:firstLine="0"/>
                            <w:jc w:val="center"/>
                            <w:pPrChange w:id="815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2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156" w:author="The Si Tran" w:date="2012-12-11T23:40:00Z"/>
          <w:rPrChange w:id="8157" w:author="The Si Tran" w:date="2012-12-16T17:34:00Z">
            <w:rPr>
              <w:ins w:id="8158" w:author="The Si Tran" w:date="2012-12-11T23:40:00Z"/>
            </w:rPr>
          </w:rPrChange>
        </w:rPr>
        <w:pPrChange w:id="8159" w:author="The Si Tran" w:date="2012-12-16T17:34:00Z">
          <w:pPr/>
        </w:pPrChange>
      </w:pPr>
      <w:bookmarkStart w:id="8160" w:name="_Toc343452760"/>
      <w:ins w:id="8161" w:author="The Si Tran" w:date="2012-12-11T23:40:00Z">
        <w:r w:rsidRPr="000A51F8">
          <w:rPr>
            <w:rStyle w:val="HinhChar"/>
            <w:rFonts w:cs="Times New Roman"/>
            <w:bCs/>
            <w:rPrChange w:id="8162" w:author="The Si Tran" w:date="2012-12-16T17:34:00Z">
              <w:rPr>
                <w:rStyle w:val="HinhChar"/>
                <w:b/>
                <w:bCs w:val="0"/>
              </w:rPr>
            </w:rPrChange>
          </w:rPr>
          <w:t>Hình 5.1</w:t>
        </w:r>
        <w:r w:rsidRPr="00032D83">
          <w:t xml:space="preserve"> </w:t>
        </w:r>
      </w:ins>
      <w:ins w:id="8163" w:author="The Si Tran" w:date="2012-12-16T10:21:00Z">
        <w:r w:rsidR="00DF53A6" w:rsidRPr="000A51F8">
          <w:rPr>
            <w:rPrChange w:id="8164" w:author="The Si Tran" w:date="2012-12-16T17:34:00Z">
              <w:rPr>
                <w:bCs/>
              </w:rPr>
            </w:rPrChange>
          </w:rPr>
          <w:t>Mô hình kết hợp ARIMA và Nơron</w:t>
        </w:r>
      </w:ins>
      <w:bookmarkEnd w:id="8160"/>
    </w:p>
    <w:p w14:paraId="6A3F304C" w14:textId="77777777" w:rsidR="001C2225" w:rsidRPr="001C2225" w:rsidRDefault="001C2225">
      <w:pPr>
        <w:pStyle w:val="Hinh"/>
        <w:rPr>
          <w:ins w:id="8165" w:author="The Si Tran" w:date="2012-12-05T22:38:00Z"/>
          <w:rPrChange w:id="8166" w:author="The Si Tran" w:date="2012-12-11T23:40:00Z">
            <w:rPr>
              <w:ins w:id="8167" w:author="The Si Tran" w:date="2012-12-05T22:38:00Z"/>
              <w:rFonts w:eastAsiaTheme="minorEastAsia"/>
              <w:szCs w:val="26"/>
            </w:rPr>
          </w:rPrChange>
        </w:rPr>
        <w:pPrChange w:id="8168" w:author="The Si Tran" w:date="2012-12-16T10:10:00Z">
          <w:pPr/>
        </w:pPrChange>
      </w:pPr>
    </w:p>
    <w:p w14:paraId="70068F6D" w14:textId="6C061483" w:rsidR="00D139B5" w:rsidRPr="00032D83" w:rsidRDefault="00EB028F">
      <w:pPr>
        <w:rPr>
          <w:ins w:id="8169" w:author="The Si Tran" w:date="2012-12-12T07:57:00Z"/>
        </w:rPr>
        <w:pPrChange w:id="8170" w:author="The Si Tran" w:date="2012-12-16T17:34:00Z">
          <w:pPr>
            <w:spacing w:before="0" w:after="200" w:line="276" w:lineRule="auto"/>
            <w:jc w:val="left"/>
          </w:pPr>
        </w:pPrChange>
      </w:pPr>
      <w:ins w:id="8171"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3E4DFC" w:rsidDel="00D139B5" w:rsidRDefault="00EB028F">
      <w:pPr>
        <w:rPr>
          <w:del w:id="8172" w:author="The Si Tran" w:date="2012-12-12T07:57:00Z"/>
          <w:rPrChange w:id="8173" w:author="The Si Tran" w:date="2012-12-16T09:44:00Z">
            <w:rPr>
              <w:del w:id="8174" w:author="The Si Tran" w:date="2012-12-12T07:57:00Z"/>
              <w:szCs w:val="26"/>
            </w:rPr>
          </w:rPrChange>
        </w:rPr>
        <w:pPrChange w:id="8175" w:author="The Si Tran" w:date="2012-12-05T22:37:00Z">
          <w:pPr>
            <w:pStyle w:val="Heading2"/>
          </w:pPr>
        </w:pPrChange>
      </w:pPr>
      <w:bookmarkStart w:id="8176" w:name="_Toc343083660"/>
      <w:bookmarkStart w:id="8177" w:name="_Toc343083874"/>
      <w:bookmarkStart w:id="8178" w:name="_Toc343084085"/>
      <w:bookmarkStart w:id="8179" w:name="_Toc343220844"/>
      <w:bookmarkStart w:id="8180" w:name="_Toc343232349"/>
      <w:bookmarkStart w:id="8181" w:name="_Toc343232762"/>
      <w:bookmarkStart w:id="8182" w:name="_Toc343233047"/>
      <w:bookmarkStart w:id="8183" w:name="_Toc343415552"/>
      <w:bookmarkStart w:id="8184" w:name="_Toc343415848"/>
      <w:bookmarkStart w:id="8185" w:name="_Toc343452507"/>
      <w:bookmarkEnd w:id="8176"/>
      <w:bookmarkEnd w:id="8177"/>
      <w:bookmarkEnd w:id="8178"/>
      <w:bookmarkEnd w:id="8179"/>
      <w:bookmarkEnd w:id="8180"/>
      <w:bookmarkEnd w:id="8181"/>
      <w:bookmarkEnd w:id="8182"/>
      <w:bookmarkEnd w:id="8183"/>
      <w:bookmarkEnd w:id="8184"/>
      <w:bookmarkEnd w:id="8185"/>
    </w:p>
    <w:p w14:paraId="4C673B03" w14:textId="77777777" w:rsidR="00BE62E1" w:rsidRPr="00032D83" w:rsidDel="006F07F0" w:rsidRDefault="00BE62E1" w:rsidP="00BE62E1">
      <w:pPr>
        <w:ind w:left="720"/>
        <w:rPr>
          <w:del w:id="8186" w:author="The Si Tran" w:date="2012-12-05T22:36:00Z"/>
        </w:rPr>
      </w:pPr>
      <w:del w:id="8187" w:author="The Si Tran" w:date="2012-12-05T22:36:00Z">
        <w:r w:rsidRPr="003E4DFC" w:rsidDel="006F07F0">
          <w:rPr>
            <w:rPrChange w:id="8188" w:author="The Si Tran" w:date="2012-12-16T09:44:00Z">
              <w:rPr>
                <w:rFonts w:cs="Arial"/>
                <w:b/>
                <w:bCs/>
                <w:iCs/>
                <w:sz w:val="28"/>
                <w:szCs w:val="26"/>
              </w:rPr>
            </w:rPrChange>
          </w:rPr>
          <w:delText>Ta biểu diễn chuỗi thời gian tổng quát theo công thức như bên dưới:</w:delText>
        </w:r>
        <w:bookmarkStart w:id="8189" w:name="_Toc343083661"/>
        <w:bookmarkStart w:id="8190" w:name="_Toc343083875"/>
        <w:bookmarkStart w:id="8191" w:name="_Toc343084086"/>
        <w:bookmarkStart w:id="8192" w:name="_Toc343220845"/>
        <w:bookmarkStart w:id="8193" w:name="_Toc343232350"/>
        <w:bookmarkStart w:id="8194" w:name="_Toc343232763"/>
        <w:bookmarkStart w:id="8195" w:name="_Toc343233048"/>
        <w:bookmarkStart w:id="8196" w:name="_Toc343415553"/>
        <w:bookmarkStart w:id="8197" w:name="_Toc343415849"/>
        <w:bookmarkStart w:id="8198" w:name="_Toc343452508"/>
        <w:bookmarkEnd w:id="8189"/>
        <w:bookmarkEnd w:id="8190"/>
        <w:bookmarkEnd w:id="8191"/>
        <w:bookmarkEnd w:id="8192"/>
        <w:bookmarkEnd w:id="8193"/>
        <w:bookmarkEnd w:id="8194"/>
        <w:bookmarkEnd w:id="8195"/>
        <w:bookmarkEnd w:id="8196"/>
        <w:bookmarkEnd w:id="8197"/>
        <w:bookmarkEnd w:id="8198"/>
      </w:del>
    </w:p>
    <w:p w14:paraId="2F4FCE23" w14:textId="77777777" w:rsidR="00BE62E1" w:rsidRPr="00032D83" w:rsidDel="006F07F0" w:rsidRDefault="00BE62E1" w:rsidP="00BE62E1">
      <w:pPr>
        <w:ind w:left="720"/>
        <w:rPr>
          <w:del w:id="8199" w:author="The Si Tran" w:date="2012-12-05T22:36:00Z"/>
        </w:rPr>
      </w:pPr>
      <w:del w:id="8200" w:author="The Si Tran" w:date="2012-12-05T22:36:00Z">
        <w:r w:rsidRPr="003E4DFC" w:rsidDel="006F07F0">
          <w:rPr>
            <w:rPrChange w:id="8201" w:author="The Si Tran" w:date="2012-12-16T09:44:00Z">
              <w:rPr>
                <w:rFonts w:cs="Arial"/>
                <w:b/>
                <w:bCs/>
                <w:iCs/>
                <w:sz w:val="28"/>
                <w:szCs w:val="26"/>
              </w:rPr>
            </w:rPrChange>
          </w:rPr>
          <w:tab/>
          <w:delText>yt  = Lt  + Nt</w:delText>
        </w:r>
        <w:bookmarkStart w:id="8202" w:name="_Toc343083662"/>
        <w:bookmarkStart w:id="8203" w:name="_Toc343083876"/>
        <w:bookmarkStart w:id="8204" w:name="_Toc343084087"/>
        <w:bookmarkStart w:id="8205" w:name="_Toc343220846"/>
        <w:bookmarkStart w:id="8206" w:name="_Toc343232351"/>
        <w:bookmarkStart w:id="8207" w:name="_Toc343232764"/>
        <w:bookmarkStart w:id="8208" w:name="_Toc343233049"/>
        <w:bookmarkStart w:id="8209" w:name="_Toc343415554"/>
        <w:bookmarkStart w:id="8210" w:name="_Toc343415850"/>
        <w:bookmarkStart w:id="8211" w:name="_Toc343452509"/>
        <w:bookmarkEnd w:id="8202"/>
        <w:bookmarkEnd w:id="8203"/>
        <w:bookmarkEnd w:id="8204"/>
        <w:bookmarkEnd w:id="8205"/>
        <w:bookmarkEnd w:id="8206"/>
        <w:bookmarkEnd w:id="8207"/>
        <w:bookmarkEnd w:id="8208"/>
        <w:bookmarkEnd w:id="8209"/>
        <w:bookmarkEnd w:id="8210"/>
        <w:bookmarkEnd w:id="8211"/>
      </w:del>
    </w:p>
    <w:p w14:paraId="23A3EBB5" w14:textId="77777777" w:rsidR="00BE62E1" w:rsidRPr="00032D83" w:rsidDel="006F07F0" w:rsidRDefault="00BE62E1" w:rsidP="00BE62E1">
      <w:pPr>
        <w:ind w:left="720"/>
        <w:rPr>
          <w:del w:id="8212" w:author="The Si Tran" w:date="2012-12-05T22:36:00Z"/>
        </w:rPr>
      </w:pPr>
      <w:del w:id="8213" w:author="The Si Tran" w:date="2012-12-05T22:36:00Z">
        <w:r w:rsidRPr="003E4DFC" w:rsidDel="006F07F0">
          <w:rPr>
            <w:rPrChange w:id="8214" w:author="The Si Tran" w:date="2012-12-16T09:44:00Z">
              <w:rPr>
                <w:rFonts w:cs="Arial"/>
                <w:b/>
                <w:bCs/>
                <w:iCs/>
                <w:sz w:val="28"/>
                <w:szCs w:val="26"/>
              </w:rPr>
            </w:rPrChange>
          </w:rPr>
          <w:delText>trong đó:</w:delText>
        </w:r>
        <w:bookmarkStart w:id="8215" w:name="_Toc343083663"/>
        <w:bookmarkStart w:id="8216" w:name="_Toc343083877"/>
        <w:bookmarkStart w:id="8217" w:name="_Toc343084088"/>
        <w:bookmarkStart w:id="8218" w:name="_Toc343220847"/>
        <w:bookmarkStart w:id="8219" w:name="_Toc343232352"/>
        <w:bookmarkStart w:id="8220" w:name="_Toc343232765"/>
        <w:bookmarkStart w:id="8221" w:name="_Toc343233050"/>
        <w:bookmarkStart w:id="8222" w:name="_Toc343415555"/>
        <w:bookmarkStart w:id="8223" w:name="_Toc343415851"/>
        <w:bookmarkStart w:id="8224" w:name="_Toc343452510"/>
        <w:bookmarkEnd w:id="8215"/>
        <w:bookmarkEnd w:id="8216"/>
        <w:bookmarkEnd w:id="8217"/>
        <w:bookmarkEnd w:id="8218"/>
        <w:bookmarkEnd w:id="8219"/>
        <w:bookmarkEnd w:id="8220"/>
        <w:bookmarkEnd w:id="8221"/>
        <w:bookmarkEnd w:id="8222"/>
        <w:bookmarkEnd w:id="8223"/>
        <w:bookmarkEnd w:id="8224"/>
      </w:del>
    </w:p>
    <w:p w14:paraId="6296542C" w14:textId="77777777" w:rsidR="00BE62E1" w:rsidRPr="00032D83" w:rsidDel="006F07F0" w:rsidRDefault="00BE62E1" w:rsidP="00BE62E1">
      <w:pPr>
        <w:ind w:left="720"/>
        <w:rPr>
          <w:del w:id="8225" w:author="The Si Tran" w:date="2012-12-05T22:36:00Z"/>
        </w:rPr>
      </w:pPr>
      <w:del w:id="8226" w:author="The Si Tran" w:date="2012-12-05T22:36:00Z">
        <w:r w:rsidRPr="003E4DFC" w:rsidDel="006F07F0">
          <w:rPr>
            <w:rPrChange w:id="8227" w:author="The Si Tran" w:date="2012-12-16T09:44:00Z">
              <w:rPr>
                <w:rFonts w:cs="Arial"/>
                <w:b/>
                <w:bCs/>
                <w:iCs/>
                <w:sz w:val="28"/>
                <w:szCs w:val="26"/>
              </w:rPr>
            </w:rPrChange>
          </w:rPr>
          <w:tab/>
          <w:delText>L : biểu diễn thành phần tuyến tính của chuỗi thời gian</w:delText>
        </w:r>
        <w:bookmarkStart w:id="8228" w:name="_Toc343083664"/>
        <w:bookmarkStart w:id="8229" w:name="_Toc343083878"/>
        <w:bookmarkStart w:id="8230" w:name="_Toc343084089"/>
        <w:bookmarkStart w:id="8231" w:name="_Toc343220848"/>
        <w:bookmarkStart w:id="8232" w:name="_Toc343232353"/>
        <w:bookmarkStart w:id="8233" w:name="_Toc343232766"/>
        <w:bookmarkStart w:id="8234" w:name="_Toc343233051"/>
        <w:bookmarkStart w:id="8235" w:name="_Toc343415556"/>
        <w:bookmarkStart w:id="8236" w:name="_Toc343415852"/>
        <w:bookmarkStart w:id="8237" w:name="_Toc343452511"/>
        <w:bookmarkEnd w:id="8228"/>
        <w:bookmarkEnd w:id="8229"/>
        <w:bookmarkEnd w:id="8230"/>
        <w:bookmarkEnd w:id="8231"/>
        <w:bookmarkEnd w:id="8232"/>
        <w:bookmarkEnd w:id="8233"/>
        <w:bookmarkEnd w:id="8234"/>
        <w:bookmarkEnd w:id="8235"/>
        <w:bookmarkEnd w:id="8236"/>
        <w:bookmarkEnd w:id="8237"/>
      </w:del>
    </w:p>
    <w:p w14:paraId="3C27F885" w14:textId="77777777" w:rsidR="00BE62E1" w:rsidRPr="00032D83" w:rsidDel="006F07F0" w:rsidRDefault="00BE62E1" w:rsidP="00BE62E1">
      <w:pPr>
        <w:ind w:left="720"/>
        <w:rPr>
          <w:del w:id="8238" w:author="The Si Tran" w:date="2012-12-05T22:36:00Z"/>
        </w:rPr>
      </w:pPr>
      <w:del w:id="8239" w:author="The Si Tran" w:date="2012-12-05T22:36:00Z">
        <w:r w:rsidRPr="003E4DFC" w:rsidDel="006F07F0">
          <w:rPr>
            <w:rPrChange w:id="8240" w:author="The Si Tran" w:date="2012-12-16T09:44:00Z">
              <w:rPr>
                <w:rFonts w:cs="Arial"/>
                <w:b/>
                <w:bCs/>
                <w:iCs/>
                <w:sz w:val="28"/>
                <w:szCs w:val="28"/>
              </w:rPr>
            </w:rPrChange>
          </w:rPr>
          <w:tab/>
          <w:delText>N: biểu diễn thành phần phi tuyến của chuỗi thời gian</w:delText>
        </w:r>
        <w:bookmarkStart w:id="8241" w:name="_Toc343083665"/>
        <w:bookmarkStart w:id="8242" w:name="_Toc343083879"/>
        <w:bookmarkStart w:id="8243" w:name="_Toc343084090"/>
        <w:bookmarkStart w:id="8244" w:name="_Toc343220849"/>
        <w:bookmarkStart w:id="8245" w:name="_Toc343232354"/>
        <w:bookmarkStart w:id="8246" w:name="_Toc343232767"/>
        <w:bookmarkStart w:id="8247" w:name="_Toc343233052"/>
        <w:bookmarkStart w:id="8248" w:name="_Toc343415557"/>
        <w:bookmarkStart w:id="8249" w:name="_Toc343415853"/>
        <w:bookmarkStart w:id="8250" w:name="_Toc343452512"/>
        <w:bookmarkEnd w:id="8241"/>
        <w:bookmarkEnd w:id="8242"/>
        <w:bookmarkEnd w:id="8243"/>
        <w:bookmarkEnd w:id="8244"/>
        <w:bookmarkEnd w:id="8245"/>
        <w:bookmarkEnd w:id="8246"/>
        <w:bookmarkEnd w:id="8247"/>
        <w:bookmarkEnd w:id="8248"/>
        <w:bookmarkEnd w:id="8249"/>
        <w:bookmarkEnd w:id="8250"/>
      </w:del>
    </w:p>
    <w:p w14:paraId="6475ECAB" w14:textId="77777777" w:rsidR="00711ADB" w:rsidRPr="003E4DFC" w:rsidDel="006F07F0" w:rsidRDefault="00711ADB" w:rsidP="00BE62E1">
      <w:pPr>
        <w:ind w:left="720"/>
        <w:rPr>
          <w:del w:id="8251" w:author="The Si Tran" w:date="2012-12-05T22:36:00Z"/>
        </w:rPr>
      </w:pPr>
      <w:bookmarkStart w:id="8252" w:name="_Toc343083666"/>
      <w:bookmarkStart w:id="8253" w:name="_Toc343083880"/>
      <w:bookmarkStart w:id="8254" w:name="_Toc343084091"/>
      <w:bookmarkStart w:id="8255" w:name="_Toc343220850"/>
      <w:bookmarkStart w:id="8256" w:name="_Toc343232355"/>
      <w:bookmarkStart w:id="8257" w:name="_Toc343232768"/>
      <w:bookmarkStart w:id="8258" w:name="_Toc343233053"/>
      <w:bookmarkStart w:id="8259" w:name="_Toc343415558"/>
      <w:bookmarkStart w:id="8260" w:name="_Toc343415854"/>
      <w:bookmarkStart w:id="8261" w:name="_Toc343452513"/>
      <w:bookmarkEnd w:id="8252"/>
      <w:bookmarkEnd w:id="8253"/>
      <w:bookmarkEnd w:id="8254"/>
      <w:bookmarkEnd w:id="8255"/>
      <w:bookmarkEnd w:id="8256"/>
      <w:bookmarkEnd w:id="8257"/>
      <w:bookmarkEnd w:id="8258"/>
      <w:bookmarkEnd w:id="8259"/>
      <w:bookmarkEnd w:id="8260"/>
      <w:bookmarkEnd w:id="8261"/>
    </w:p>
    <w:p w14:paraId="1B053A9C" w14:textId="77777777" w:rsidR="00711ADB" w:rsidRPr="00032D83" w:rsidDel="006F07F0" w:rsidRDefault="00711ADB" w:rsidP="00BE62E1">
      <w:pPr>
        <w:ind w:left="720"/>
        <w:rPr>
          <w:del w:id="8262" w:author="The Si Tran" w:date="2012-12-05T22:36:00Z"/>
        </w:rPr>
      </w:pPr>
      <w:del w:id="8263" w:author="The Si Tran" w:date="2012-12-05T22:36:00Z">
        <w:r w:rsidRPr="003E4DFC" w:rsidDel="006F07F0">
          <w:rPr>
            <w:rPrChange w:id="8264"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265" w:name="_Toc343083667"/>
        <w:bookmarkStart w:id="8266" w:name="_Toc343083881"/>
        <w:bookmarkStart w:id="8267" w:name="_Toc343084092"/>
        <w:bookmarkStart w:id="8268" w:name="_Toc343220851"/>
        <w:bookmarkStart w:id="8269" w:name="_Toc343232356"/>
        <w:bookmarkStart w:id="8270" w:name="_Toc343232769"/>
        <w:bookmarkStart w:id="8271" w:name="_Toc343233054"/>
        <w:bookmarkStart w:id="8272" w:name="_Toc343415559"/>
        <w:bookmarkStart w:id="8273" w:name="_Toc343415855"/>
        <w:bookmarkStart w:id="8274" w:name="_Toc343452514"/>
        <w:bookmarkEnd w:id="8265"/>
        <w:bookmarkEnd w:id="8266"/>
        <w:bookmarkEnd w:id="8267"/>
        <w:bookmarkEnd w:id="8268"/>
        <w:bookmarkEnd w:id="8269"/>
        <w:bookmarkEnd w:id="8270"/>
        <w:bookmarkEnd w:id="8271"/>
        <w:bookmarkEnd w:id="8272"/>
        <w:bookmarkEnd w:id="8273"/>
        <w:bookmarkEnd w:id="8274"/>
      </w:del>
    </w:p>
    <w:p w14:paraId="32A62806" w14:textId="77777777" w:rsidR="00711ADB" w:rsidRPr="00032D83" w:rsidDel="006F07F0" w:rsidRDefault="00711ADB" w:rsidP="00BE62E1">
      <w:pPr>
        <w:ind w:left="720"/>
        <w:rPr>
          <w:del w:id="8275" w:author="The Si Tran" w:date="2012-12-05T22:36:00Z"/>
        </w:rPr>
      </w:pPr>
      <w:del w:id="8276" w:author="The Si Tran" w:date="2012-12-05T22:36:00Z">
        <w:r w:rsidRPr="003E4DFC" w:rsidDel="006F07F0">
          <w:rPr>
            <w:rPrChange w:id="8277" w:author="The Si Tran" w:date="2012-12-16T09:44:00Z">
              <w:rPr>
                <w:rFonts w:cs="Arial"/>
                <w:b/>
                <w:bCs/>
                <w:iCs/>
                <w:sz w:val="28"/>
                <w:szCs w:val="28"/>
              </w:rPr>
            </w:rPrChange>
          </w:rPr>
          <w:tab/>
          <w:delText xml:space="preserve">et   = yt  - ^Lt </w:delText>
        </w:r>
        <w:bookmarkStart w:id="8278" w:name="_Toc343083668"/>
        <w:bookmarkStart w:id="8279" w:name="_Toc343083882"/>
        <w:bookmarkStart w:id="8280" w:name="_Toc343084093"/>
        <w:bookmarkStart w:id="8281" w:name="_Toc343220852"/>
        <w:bookmarkStart w:id="8282" w:name="_Toc343232357"/>
        <w:bookmarkStart w:id="8283" w:name="_Toc343232770"/>
        <w:bookmarkStart w:id="8284" w:name="_Toc343233055"/>
        <w:bookmarkStart w:id="8285" w:name="_Toc343415560"/>
        <w:bookmarkStart w:id="8286" w:name="_Toc343415856"/>
        <w:bookmarkStart w:id="8287" w:name="_Toc343452515"/>
        <w:bookmarkEnd w:id="8278"/>
        <w:bookmarkEnd w:id="8279"/>
        <w:bookmarkEnd w:id="8280"/>
        <w:bookmarkEnd w:id="8281"/>
        <w:bookmarkEnd w:id="8282"/>
        <w:bookmarkEnd w:id="8283"/>
        <w:bookmarkEnd w:id="8284"/>
        <w:bookmarkEnd w:id="8285"/>
        <w:bookmarkEnd w:id="8286"/>
        <w:bookmarkEnd w:id="8287"/>
      </w:del>
    </w:p>
    <w:p w14:paraId="2B5A2E3F" w14:textId="77777777" w:rsidR="00711ADB" w:rsidRPr="00032D83" w:rsidDel="006F07F0" w:rsidRDefault="00711ADB" w:rsidP="00BE62E1">
      <w:pPr>
        <w:ind w:left="720"/>
        <w:rPr>
          <w:del w:id="8288" w:author="The Si Tran" w:date="2012-12-05T22:36:00Z"/>
        </w:rPr>
      </w:pPr>
      <w:del w:id="8289" w:author="The Si Tran" w:date="2012-12-05T22:36:00Z">
        <w:r w:rsidRPr="003E4DFC" w:rsidDel="006F07F0">
          <w:rPr>
            <w:rPrChange w:id="8290" w:author="The Si Tran" w:date="2012-12-16T09:44:00Z">
              <w:rPr>
                <w:rFonts w:cs="Arial"/>
                <w:b/>
                <w:bCs/>
                <w:iCs/>
                <w:sz w:val="28"/>
                <w:szCs w:val="28"/>
              </w:rPr>
            </w:rPrChange>
          </w:rPr>
          <w:delText>trong đó:</w:delText>
        </w:r>
        <w:bookmarkStart w:id="8291" w:name="_Toc343083669"/>
        <w:bookmarkStart w:id="8292" w:name="_Toc343083883"/>
        <w:bookmarkStart w:id="8293" w:name="_Toc343084094"/>
        <w:bookmarkStart w:id="8294" w:name="_Toc343220853"/>
        <w:bookmarkStart w:id="8295" w:name="_Toc343232358"/>
        <w:bookmarkStart w:id="8296" w:name="_Toc343232771"/>
        <w:bookmarkStart w:id="8297" w:name="_Toc343233056"/>
        <w:bookmarkStart w:id="8298" w:name="_Toc343415561"/>
        <w:bookmarkStart w:id="8299" w:name="_Toc343415857"/>
        <w:bookmarkStart w:id="8300" w:name="_Toc343452516"/>
        <w:bookmarkEnd w:id="8291"/>
        <w:bookmarkEnd w:id="8292"/>
        <w:bookmarkEnd w:id="8293"/>
        <w:bookmarkEnd w:id="8294"/>
        <w:bookmarkEnd w:id="8295"/>
        <w:bookmarkEnd w:id="8296"/>
        <w:bookmarkEnd w:id="8297"/>
        <w:bookmarkEnd w:id="8298"/>
        <w:bookmarkEnd w:id="8299"/>
        <w:bookmarkEnd w:id="8300"/>
      </w:del>
    </w:p>
    <w:p w14:paraId="3DACE5FA" w14:textId="77777777" w:rsidR="00711ADB" w:rsidRPr="00032D83" w:rsidDel="006F07F0" w:rsidRDefault="00711ADB" w:rsidP="00BE62E1">
      <w:pPr>
        <w:ind w:left="720"/>
        <w:rPr>
          <w:del w:id="8301" w:author="The Si Tran" w:date="2012-12-05T22:36:00Z"/>
        </w:rPr>
      </w:pPr>
      <w:del w:id="8302" w:author="The Si Tran" w:date="2012-12-05T22:36:00Z">
        <w:r w:rsidRPr="003E4DFC" w:rsidDel="006F07F0">
          <w:rPr>
            <w:rPrChange w:id="8303" w:author="The Si Tran" w:date="2012-12-16T09:44:00Z">
              <w:rPr>
                <w:rFonts w:cs="Arial"/>
                <w:b/>
                <w:bCs/>
                <w:iCs/>
                <w:sz w:val="28"/>
                <w:szCs w:val="28"/>
              </w:rPr>
            </w:rPrChange>
          </w:rPr>
          <w:tab/>
          <w:delText xml:space="preserve">et : là thành phần lỗi của mô hình ARIMA </w:delText>
        </w:r>
        <w:bookmarkStart w:id="8304" w:name="_Toc343083670"/>
        <w:bookmarkStart w:id="8305" w:name="_Toc343083884"/>
        <w:bookmarkStart w:id="8306" w:name="_Toc343084095"/>
        <w:bookmarkStart w:id="8307" w:name="_Toc343220854"/>
        <w:bookmarkStart w:id="8308" w:name="_Toc343232359"/>
        <w:bookmarkStart w:id="8309" w:name="_Toc343232772"/>
        <w:bookmarkStart w:id="8310" w:name="_Toc343233057"/>
        <w:bookmarkStart w:id="8311" w:name="_Toc343415562"/>
        <w:bookmarkStart w:id="8312" w:name="_Toc343415858"/>
        <w:bookmarkStart w:id="8313" w:name="_Toc343452517"/>
        <w:bookmarkEnd w:id="8304"/>
        <w:bookmarkEnd w:id="8305"/>
        <w:bookmarkEnd w:id="8306"/>
        <w:bookmarkEnd w:id="8307"/>
        <w:bookmarkEnd w:id="8308"/>
        <w:bookmarkEnd w:id="8309"/>
        <w:bookmarkEnd w:id="8310"/>
        <w:bookmarkEnd w:id="8311"/>
        <w:bookmarkEnd w:id="8312"/>
        <w:bookmarkEnd w:id="8313"/>
      </w:del>
    </w:p>
    <w:p w14:paraId="2CFF7F6A" w14:textId="77777777" w:rsidR="006A21F7" w:rsidRPr="00032D83" w:rsidDel="006F07F0" w:rsidRDefault="00711ADB" w:rsidP="005A22B0">
      <w:pPr>
        <w:rPr>
          <w:del w:id="8314" w:author="The Si Tran" w:date="2012-12-05T22:36:00Z"/>
        </w:rPr>
      </w:pPr>
      <w:del w:id="8315" w:author="The Si Tran" w:date="2012-12-05T22:36:00Z">
        <w:r w:rsidRPr="003E4DFC" w:rsidDel="006F07F0">
          <w:rPr>
            <w:rPrChange w:id="8316" w:author="The Si Tran" w:date="2012-12-16T09:44:00Z">
              <w:rPr>
                <w:rFonts w:cs="Arial"/>
                <w:b/>
                <w:bCs/>
                <w:iCs/>
                <w:sz w:val="28"/>
                <w:szCs w:val="28"/>
              </w:rPr>
            </w:rPrChange>
          </w:rPr>
          <w:tab/>
          <w:delText>Bước tiếp theo, ta dùng mô hình ANN để phân tích thành phần lỗi bên trên</w:delText>
        </w:r>
        <w:bookmarkStart w:id="8317" w:name="_Toc343083671"/>
        <w:bookmarkStart w:id="8318" w:name="_Toc343083885"/>
        <w:bookmarkStart w:id="8319" w:name="_Toc343084096"/>
        <w:bookmarkStart w:id="8320" w:name="_Toc343220855"/>
        <w:bookmarkStart w:id="8321" w:name="_Toc343232360"/>
        <w:bookmarkStart w:id="8322" w:name="_Toc343232773"/>
        <w:bookmarkStart w:id="8323" w:name="_Toc343233058"/>
        <w:bookmarkStart w:id="8324" w:name="_Toc343415563"/>
        <w:bookmarkStart w:id="8325" w:name="_Toc343415859"/>
        <w:bookmarkStart w:id="8326" w:name="_Toc343452518"/>
        <w:bookmarkEnd w:id="8317"/>
        <w:bookmarkEnd w:id="8318"/>
        <w:bookmarkEnd w:id="8319"/>
        <w:bookmarkEnd w:id="8320"/>
        <w:bookmarkEnd w:id="8321"/>
        <w:bookmarkEnd w:id="8322"/>
        <w:bookmarkEnd w:id="8323"/>
        <w:bookmarkEnd w:id="8324"/>
        <w:bookmarkEnd w:id="8325"/>
        <w:bookmarkEnd w:id="8326"/>
      </w:del>
    </w:p>
    <w:p w14:paraId="60C7C5F2" w14:textId="77777777" w:rsidR="00711ADB" w:rsidRPr="00032D83" w:rsidDel="006F07F0" w:rsidRDefault="00711ADB" w:rsidP="005A22B0">
      <w:pPr>
        <w:rPr>
          <w:del w:id="8327" w:author="The Si Tran" w:date="2012-12-05T22:36:00Z"/>
        </w:rPr>
      </w:pPr>
      <w:del w:id="8328" w:author="The Si Tran" w:date="2012-12-05T22:36:00Z">
        <w:r w:rsidRPr="003E4DFC" w:rsidDel="006F07F0">
          <w:rPr>
            <w:rPrChange w:id="8329" w:author="The Si Tran" w:date="2012-12-16T09:44:00Z">
              <w:rPr>
                <w:rFonts w:cs="Arial"/>
                <w:b/>
                <w:bCs/>
                <w:iCs/>
                <w:sz w:val="28"/>
                <w:szCs w:val="28"/>
              </w:rPr>
            </w:rPrChange>
          </w:rPr>
          <w:tab/>
        </w:r>
        <w:r w:rsidRPr="003E4DFC" w:rsidDel="006F07F0">
          <w:rPr>
            <w:rPrChange w:id="8330" w:author="The Si Tran" w:date="2012-12-16T09:44:00Z">
              <w:rPr>
                <w:rFonts w:cs="Arial"/>
                <w:b/>
                <w:bCs/>
                <w:iCs/>
                <w:sz w:val="28"/>
                <w:szCs w:val="28"/>
              </w:rPr>
            </w:rPrChange>
          </w:rPr>
          <w:tab/>
          <w:delText>et = f(et−1;et−2;:::;et−n)+ t</w:delText>
        </w:r>
        <w:bookmarkStart w:id="8331" w:name="_Toc343083672"/>
        <w:bookmarkStart w:id="8332" w:name="_Toc343083886"/>
        <w:bookmarkStart w:id="8333" w:name="_Toc343084097"/>
        <w:bookmarkStart w:id="8334" w:name="_Toc343220856"/>
        <w:bookmarkStart w:id="8335" w:name="_Toc343232361"/>
        <w:bookmarkStart w:id="8336" w:name="_Toc343232774"/>
        <w:bookmarkStart w:id="8337" w:name="_Toc343233059"/>
        <w:bookmarkStart w:id="8338" w:name="_Toc343415564"/>
        <w:bookmarkStart w:id="8339" w:name="_Toc343415860"/>
        <w:bookmarkStart w:id="8340" w:name="_Toc343452519"/>
        <w:bookmarkEnd w:id="8331"/>
        <w:bookmarkEnd w:id="8332"/>
        <w:bookmarkEnd w:id="8333"/>
        <w:bookmarkEnd w:id="8334"/>
        <w:bookmarkEnd w:id="8335"/>
        <w:bookmarkEnd w:id="8336"/>
        <w:bookmarkEnd w:id="8337"/>
        <w:bookmarkEnd w:id="8338"/>
        <w:bookmarkEnd w:id="8339"/>
        <w:bookmarkEnd w:id="8340"/>
      </w:del>
    </w:p>
    <w:p w14:paraId="6B01B6D8" w14:textId="77777777" w:rsidR="00711ADB" w:rsidRPr="00032D83" w:rsidDel="006F07F0" w:rsidRDefault="00711ADB" w:rsidP="005A22B0">
      <w:pPr>
        <w:rPr>
          <w:del w:id="8341" w:author="The Si Tran" w:date="2012-12-05T22:36:00Z"/>
        </w:rPr>
      </w:pPr>
      <w:del w:id="8342" w:author="The Si Tran" w:date="2012-12-05T22:36:00Z">
        <w:r w:rsidRPr="003E4DFC" w:rsidDel="006F07F0">
          <w:rPr>
            <w:rPrChange w:id="8343" w:author="The Si Tran" w:date="2012-12-16T09:44:00Z">
              <w:rPr>
                <w:rFonts w:cs="Arial"/>
                <w:b/>
                <w:bCs/>
                <w:iCs/>
                <w:sz w:val="28"/>
                <w:szCs w:val="28"/>
              </w:rPr>
            </w:rPrChange>
          </w:rPr>
          <w:tab/>
          <w:delText>ta thu được kết quả dự đoán của chuỗi thời gian như sau:</w:delText>
        </w:r>
        <w:bookmarkStart w:id="8344" w:name="_Toc343083673"/>
        <w:bookmarkStart w:id="8345" w:name="_Toc343083887"/>
        <w:bookmarkStart w:id="8346" w:name="_Toc343084098"/>
        <w:bookmarkStart w:id="8347" w:name="_Toc343220857"/>
        <w:bookmarkStart w:id="8348" w:name="_Toc343232362"/>
        <w:bookmarkStart w:id="8349" w:name="_Toc343232775"/>
        <w:bookmarkStart w:id="8350" w:name="_Toc343233060"/>
        <w:bookmarkStart w:id="8351" w:name="_Toc343415565"/>
        <w:bookmarkStart w:id="8352" w:name="_Toc343415861"/>
        <w:bookmarkStart w:id="8353" w:name="_Toc343452520"/>
        <w:bookmarkEnd w:id="8344"/>
        <w:bookmarkEnd w:id="8345"/>
        <w:bookmarkEnd w:id="8346"/>
        <w:bookmarkEnd w:id="8347"/>
        <w:bookmarkEnd w:id="8348"/>
        <w:bookmarkEnd w:id="8349"/>
        <w:bookmarkEnd w:id="8350"/>
        <w:bookmarkEnd w:id="8351"/>
        <w:bookmarkEnd w:id="8352"/>
        <w:bookmarkEnd w:id="8353"/>
      </w:del>
    </w:p>
    <w:p w14:paraId="3BD065D2" w14:textId="77777777" w:rsidR="00711ADB" w:rsidRPr="00032D83" w:rsidDel="006F07F0" w:rsidRDefault="00165810" w:rsidP="005A22B0">
      <w:pPr>
        <w:rPr>
          <w:del w:id="8354" w:author="The Si Tran" w:date="2012-12-05T22:36:00Z"/>
        </w:rPr>
      </w:pPr>
      <w:del w:id="8355" w:author="The Si Tran" w:date="2012-12-05T22:36:00Z">
        <w:r w:rsidRPr="003E4DFC" w:rsidDel="006F07F0">
          <w:rPr>
            <w:rPrChange w:id="8356" w:author="The Si Tran" w:date="2012-12-16T09:44:00Z">
              <w:rPr>
                <w:rFonts w:cs="Arial"/>
                <w:b/>
                <w:bCs/>
                <w:iCs/>
                <w:sz w:val="28"/>
                <w:szCs w:val="28"/>
              </w:rPr>
            </w:rPrChange>
          </w:rPr>
          <w:tab/>
        </w:r>
        <w:r w:rsidRPr="003E4DFC" w:rsidDel="006F07F0">
          <w:rPr>
            <w:rPrChange w:id="8357" w:author="The Si Tran" w:date="2012-12-16T09:44:00Z">
              <w:rPr>
                <w:rFonts w:cs="Arial"/>
                <w:b/>
                <w:bCs/>
                <w:iCs/>
                <w:sz w:val="28"/>
                <w:szCs w:val="28"/>
              </w:rPr>
            </w:rPrChange>
          </w:rPr>
          <w:tab/>
          <w:delText>^yt = ^Lt + ^Nt</w:delText>
        </w:r>
        <w:r w:rsidR="00E47F01" w:rsidRPr="003E4DFC" w:rsidDel="006F07F0">
          <w:rPr>
            <w:rPrChange w:id="8358" w:author="The Si Tran" w:date="2012-12-16T09:44:00Z">
              <w:rPr>
                <w:rFonts w:cs="Arial"/>
                <w:b/>
                <w:bCs/>
                <w:iCs/>
                <w:sz w:val="28"/>
                <w:szCs w:val="28"/>
                <w:vertAlign w:val="subscript"/>
              </w:rPr>
            </w:rPrChange>
          </w:rPr>
          <w:delText xml:space="preserve"> </w:delText>
        </w:r>
        <w:bookmarkStart w:id="8359" w:name="_Toc343083674"/>
        <w:bookmarkStart w:id="8360" w:name="_Toc343083888"/>
        <w:bookmarkStart w:id="8361" w:name="_Toc343084099"/>
        <w:bookmarkStart w:id="8362" w:name="_Toc343220858"/>
        <w:bookmarkStart w:id="8363" w:name="_Toc343232363"/>
        <w:bookmarkStart w:id="8364" w:name="_Toc343232776"/>
        <w:bookmarkStart w:id="8365" w:name="_Toc343233061"/>
        <w:bookmarkStart w:id="8366" w:name="_Toc343415566"/>
        <w:bookmarkStart w:id="8367" w:name="_Toc343415862"/>
        <w:bookmarkStart w:id="8368" w:name="_Toc343452521"/>
        <w:bookmarkEnd w:id="8359"/>
        <w:bookmarkEnd w:id="8360"/>
        <w:bookmarkEnd w:id="8361"/>
        <w:bookmarkEnd w:id="8362"/>
        <w:bookmarkEnd w:id="8363"/>
        <w:bookmarkEnd w:id="8364"/>
        <w:bookmarkEnd w:id="8365"/>
        <w:bookmarkEnd w:id="8366"/>
        <w:bookmarkEnd w:id="8367"/>
        <w:bookmarkEnd w:id="8368"/>
      </w:del>
    </w:p>
    <w:p w14:paraId="44DEEBC0" w14:textId="77777777" w:rsidR="00E47F01" w:rsidRPr="00032D83" w:rsidDel="006F07F0" w:rsidRDefault="00E47F01" w:rsidP="005A22B0">
      <w:pPr>
        <w:rPr>
          <w:del w:id="8369" w:author="The Si Tran" w:date="2012-12-05T22:36:00Z"/>
        </w:rPr>
      </w:pPr>
      <w:del w:id="8370" w:author="The Si Tran" w:date="2012-12-05T22:36:00Z">
        <w:r w:rsidRPr="003E4DFC" w:rsidDel="006F07F0">
          <w:rPr>
            <w:rPrChange w:id="8371" w:author="The Si Tran" w:date="2012-12-16T09:44:00Z">
              <w:rPr>
                <w:rFonts w:cs="Arial"/>
                <w:b/>
                <w:bCs/>
                <w:iCs/>
                <w:sz w:val="28"/>
                <w:szCs w:val="28"/>
              </w:rPr>
            </w:rPrChange>
          </w:rPr>
          <w:tab/>
        </w:r>
        <w:bookmarkStart w:id="8372" w:name="_Toc343083675"/>
        <w:bookmarkStart w:id="8373" w:name="_Toc343083889"/>
        <w:bookmarkStart w:id="8374" w:name="_Toc343084100"/>
        <w:bookmarkStart w:id="8375" w:name="_Toc343220859"/>
        <w:bookmarkStart w:id="8376" w:name="_Toc343232364"/>
        <w:bookmarkStart w:id="8377" w:name="_Toc343232777"/>
        <w:bookmarkStart w:id="8378" w:name="_Toc343233062"/>
        <w:bookmarkStart w:id="8379" w:name="_Toc343415567"/>
        <w:bookmarkStart w:id="8380" w:name="_Toc343415863"/>
        <w:bookmarkStart w:id="8381" w:name="_Toc343452522"/>
        <w:bookmarkEnd w:id="8372"/>
        <w:bookmarkEnd w:id="8373"/>
        <w:bookmarkEnd w:id="8374"/>
        <w:bookmarkEnd w:id="8375"/>
        <w:bookmarkEnd w:id="8376"/>
        <w:bookmarkEnd w:id="8377"/>
        <w:bookmarkEnd w:id="8378"/>
        <w:bookmarkEnd w:id="8379"/>
        <w:bookmarkEnd w:id="8380"/>
        <w:bookmarkEnd w:id="8381"/>
      </w:del>
    </w:p>
    <w:p w14:paraId="37070303" w14:textId="77777777" w:rsidR="006A21F7" w:rsidRPr="003E4DFC" w:rsidDel="006F07F0" w:rsidRDefault="006A21F7" w:rsidP="005A22B0">
      <w:pPr>
        <w:rPr>
          <w:del w:id="8382" w:author="The Si Tran" w:date="2012-12-05T22:36:00Z"/>
        </w:rPr>
      </w:pPr>
      <w:bookmarkStart w:id="8383" w:name="_Toc343083676"/>
      <w:bookmarkStart w:id="8384" w:name="_Toc343083890"/>
      <w:bookmarkStart w:id="8385" w:name="_Toc343084101"/>
      <w:bookmarkStart w:id="8386" w:name="_Toc343220860"/>
      <w:bookmarkStart w:id="8387" w:name="_Toc343232365"/>
      <w:bookmarkStart w:id="8388" w:name="_Toc343232778"/>
      <w:bookmarkStart w:id="8389" w:name="_Toc343233063"/>
      <w:bookmarkStart w:id="8390" w:name="_Toc343415568"/>
      <w:bookmarkStart w:id="8391" w:name="_Toc343415864"/>
      <w:bookmarkStart w:id="8392" w:name="_Toc343452523"/>
      <w:bookmarkEnd w:id="8383"/>
      <w:bookmarkEnd w:id="8384"/>
      <w:bookmarkEnd w:id="8385"/>
      <w:bookmarkEnd w:id="8386"/>
      <w:bookmarkEnd w:id="8387"/>
      <w:bookmarkEnd w:id="8388"/>
      <w:bookmarkEnd w:id="8389"/>
      <w:bookmarkEnd w:id="8390"/>
      <w:bookmarkEnd w:id="8391"/>
      <w:bookmarkEnd w:id="8392"/>
    </w:p>
    <w:p w14:paraId="230B50E6" w14:textId="77777777" w:rsidR="00783FDB" w:rsidRPr="003E4DFC" w:rsidDel="006F07F0" w:rsidRDefault="00783FDB">
      <w:pPr>
        <w:spacing w:before="0" w:after="200" w:line="276" w:lineRule="auto"/>
        <w:jc w:val="left"/>
        <w:rPr>
          <w:del w:id="8393" w:author="The Si Tran" w:date="2012-12-05T22:36:00Z"/>
          <w:rPrChange w:id="8394" w:author="The Si Tran" w:date="2012-12-16T09:44:00Z">
            <w:rPr>
              <w:del w:id="8395" w:author="The Si Tran" w:date="2012-12-05T22:36:00Z"/>
              <w:b/>
              <w:bCs/>
              <w:kern w:val="32"/>
              <w:sz w:val="32"/>
              <w:szCs w:val="32"/>
            </w:rPr>
          </w:rPrChange>
        </w:rPr>
      </w:pPr>
      <w:del w:id="8396" w:author="The Si Tran" w:date="2012-12-05T22:36:00Z">
        <w:r w:rsidRPr="003E4DFC" w:rsidDel="006F07F0">
          <w:rPr>
            <w:rPrChange w:id="8397"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398" w:author="The Si Tran" w:date="2012-12-09T14:49:00Z"/>
          <w:rPrChange w:id="8399" w:author="The Si Tran" w:date="2012-12-12T13:58:00Z">
            <w:rPr>
              <w:ins w:id="8400" w:author="The Si Tran" w:date="2012-12-09T14:49:00Z"/>
              <w:rFonts w:cs="Times New Roman"/>
              <w:sz w:val="26"/>
              <w:szCs w:val="26"/>
            </w:rPr>
          </w:rPrChange>
        </w:rPr>
        <w:pPrChange w:id="8401" w:author="The Si Tran" w:date="2012-12-16T09:44:00Z">
          <w:pPr>
            <w:pStyle w:val="Heading1"/>
            <w:jc w:val="left"/>
          </w:pPr>
        </w:pPrChange>
      </w:pPr>
      <w:ins w:id="8402" w:author="superchickend" w:date="2012-12-16T14:59:00Z">
        <w:r>
          <w:t xml:space="preserve">    </w:t>
        </w:r>
      </w:ins>
      <w:bookmarkStart w:id="8403" w:name="_Toc343452524"/>
      <w:ins w:id="8404" w:author="The Si Tran" w:date="2012-12-06T21:19:00Z">
        <w:r w:rsidR="00EF77AD" w:rsidRPr="003E4DFC">
          <w:rPr>
            <w:rPrChange w:id="8405" w:author="The Si Tran" w:date="2012-12-16T09:44:00Z">
              <w:rPr>
                <w:rFonts w:cs="Times New Roman"/>
                <w:sz w:val="26"/>
                <w:szCs w:val="26"/>
              </w:rPr>
            </w:rPrChange>
          </w:rPr>
          <w:t>KẾT</w:t>
        </w:r>
        <w:r w:rsidR="00EF77AD" w:rsidRPr="000064E1">
          <w:rPr>
            <w:rPrChange w:id="8406" w:author="The Si Tran" w:date="2012-12-12T13:58:00Z">
              <w:rPr>
                <w:rFonts w:cs="Times New Roman"/>
                <w:sz w:val="26"/>
                <w:szCs w:val="26"/>
              </w:rPr>
            </w:rPrChange>
          </w:rPr>
          <w:t xml:space="preserve"> QUẢ</w:t>
        </w:r>
      </w:ins>
      <w:del w:id="8407" w:author="The Si Tran" w:date="2012-12-06T21:19:00Z">
        <w:r w:rsidR="00EA14F5" w:rsidRPr="000064E1" w:rsidDel="00EF77AD">
          <w:rPr>
            <w:rPrChange w:id="8408" w:author="The Si Tran" w:date="2012-12-12T13:58:00Z">
              <w:rPr>
                <w:rFonts w:cs="Times New Roman"/>
                <w:iCs/>
                <w:kern w:val="0"/>
                <w:sz w:val="28"/>
                <w:szCs w:val="28"/>
              </w:rPr>
            </w:rPrChange>
          </w:rPr>
          <w:delText>HIỆN THỰC VÀ</w:delText>
        </w:r>
      </w:del>
      <w:r w:rsidR="00EA14F5" w:rsidRPr="000064E1">
        <w:rPr>
          <w:rPrChange w:id="8409" w:author="The Si Tran" w:date="2012-12-12T13:58:00Z">
            <w:rPr>
              <w:rFonts w:cs="Times New Roman"/>
              <w:iCs/>
              <w:kern w:val="0"/>
              <w:sz w:val="28"/>
              <w:szCs w:val="28"/>
            </w:rPr>
          </w:rPrChange>
        </w:rPr>
        <w:t xml:space="preserve"> THỰC NGHIỆM</w:t>
      </w:r>
      <w:bookmarkEnd w:id="8403"/>
    </w:p>
    <w:p w14:paraId="0D41A884" w14:textId="77777777" w:rsidR="00C83C77" w:rsidRDefault="00256858">
      <w:pPr>
        <w:rPr>
          <w:ins w:id="8410" w:author="The Si Tran" w:date="2012-12-09T14:50:00Z"/>
        </w:rPr>
        <w:pPrChange w:id="8411" w:author="The Si Tran" w:date="2012-12-16T08:38:00Z">
          <w:pPr>
            <w:spacing w:before="0"/>
          </w:pPr>
        </w:pPrChange>
      </w:pPr>
      <w:ins w:id="8412"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413" w:author="The Si Tran" w:date="2012-12-09T14:51:00Z">
        <w:r w:rsidR="00C83C77">
          <w:t>các</w:t>
        </w:r>
      </w:ins>
      <w:ins w:id="8414"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415" w:author="The Si Tran" w:date="2012-12-09T14:49:00Z"/>
        </w:rPr>
        <w:pPrChange w:id="8416" w:author="The Si Tran" w:date="2012-12-16T08:38:00Z">
          <w:pPr>
            <w:spacing w:before="0"/>
          </w:pPr>
        </w:pPrChange>
      </w:pPr>
      <w:ins w:id="8417"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8418" w:author="The Si Tran" w:date="2012-12-06T21:19:00Z"/>
        </w:rPr>
        <w:pPrChange w:id="8419" w:author="The Si Tran" w:date="2012-12-16T08:39:00Z">
          <w:pPr>
            <w:pStyle w:val="Heading1"/>
            <w:jc w:val="left"/>
          </w:pPr>
        </w:pPrChange>
      </w:pPr>
      <w:ins w:id="8420"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421" w:author="The Si Tran" w:date="2012-12-09T14:53:00Z"/>
        </w:rPr>
        <w:pPrChange w:id="8422" w:author="The Si Tran" w:date="2012-12-06T21:19:00Z">
          <w:pPr>
            <w:pStyle w:val="Heading1"/>
            <w:jc w:val="left"/>
          </w:pPr>
        </w:pPrChange>
      </w:pPr>
      <w:bookmarkStart w:id="8423" w:name="_Toc343452525"/>
      <w:ins w:id="8424" w:author="The Si Tran" w:date="2012-12-06T21:19:00Z">
        <w:r>
          <w:t>Dữ liệu thực nghiệm</w:t>
        </w:r>
      </w:ins>
      <w:bookmarkEnd w:id="8423"/>
    </w:p>
    <w:p w14:paraId="4D308342" w14:textId="77777777" w:rsidR="00314F23" w:rsidRDefault="00314F23">
      <w:pPr>
        <w:rPr>
          <w:ins w:id="8425" w:author="The Si Tran" w:date="2012-12-09T14:53:00Z"/>
        </w:rPr>
      </w:pPr>
      <w:ins w:id="8426"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427" w:author="The Si Tran" w:date="2012-12-14T06:25:00Z"/>
        </w:rPr>
      </w:pPr>
      <w:ins w:id="8428"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rPr>
          <w:ins w:id="8429" w:author="The Si Tran" w:date="2012-12-09T14:53:00Z"/>
        </w:rPr>
        <w:pPrChange w:id="8430" w:author="The Si Tran" w:date="2012-12-16T10:03:00Z">
          <w:pPr/>
        </w:pPrChange>
      </w:pPr>
      <w:bookmarkStart w:id="8431" w:name="_Toc343033793"/>
      <w:bookmarkStart w:id="8432" w:name="_Toc343415626"/>
      <w:ins w:id="8433" w:author="The Si Tran" w:date="2012-12-14T06:25:00Z">
        <w:r w:rsidRPr="006068E1">
          <w:rPr>
            <w:b/>
          </w:rPr>
          <w:t>Bảng 6.1</w:t>
        </w:r>
        <w:r w:rsidRPr="006068E1">
          <w:t xml:space="preserve">: </w:t>
        </w:r>
        <w:r>
          <w:t>Phân loại dữ liệu thực nghiệm</w:t>
        </w:r>
      </w:ins>
      <w:bookmarkEnd w:id="8431"/>
      <w:bookmarkEnd w:id="8432"/>
    </w:p>
    <w:tbl>
      <w:tblPr>
        <w:tblStyle w:val="TableGrid"/>
        <w:tblpPr w:leftFromText="180" w:rightFromText="180" w:vertAnchor="text" w:horzAnchor="margin" w:tblpX="108" w:tblpY="34"/>
        <w:tblW w:w="0" w:type="auto"/>
        <w:tblLook w:val="04A0" w:firstRow="1" w:lastRow="0" w:firstColumn="1" w:lastColumn="0" w:noHBand="0" w:noVBand="1"/>
        <w:tblPrChange w:id="8434"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8435">
          <w:tblGrid>
            <w:gridCol w:w="1364"/>
            <w:gridCol w:w="1410"/>
            <w:gridCol w:w="1649"/>
            <w:gridCol w:w="3633"/>
          </w:tblGrid>
        </w:tblGridChange>
      </w:tblGrid>
      <w:tr w:rsidR="00BB4B46" w14:paraId="479D5E26" w14:textId="77777777" w:rsidTr="00BB4B46">
        <w:trPr>
          <w:trHeight w:val="315"/>
          <w:ins w:id="8436" w:author="The Si Tran" w:date="2012-12-09T14:54:00Z"/>
        </w:trPr>
        <w:tc>
          <w:tcPr>
            <w:tcW w:w="1545" w:type="dxa"/>
            <w:tcPrChange w:id="8437" w:author="The Si Tran" w:date="2012-12-16T08:40:00Z">
              <w:tcPr>
                <w:tcW w:w="1364" w:type="dxa"/>
              </w:tcPr>
            </w:tcPrChange>
          </w:tcPr>
          <w:p w14:paraId="7B89E4C0" w14:textId="77777777" w:rsidR="00BB4B46" w:rsidRPr="006948EF" w:rsidRDefault="00BB4B46">
            <w:pPr>
              <w:spacing w:before="0" w:line="276" w:lineRule="auto"/>
              <w:jc w:val="left"/>
              <w:rPr>
                <w:ins w:id="8438" w:author="The Si Tran" w:date="2012-12-09T14:54:00Z"/>
                <w:b/>
                <w:szCs w:val="26"/>
              </w:rPr>
              <w:pPrChange w:id="8439" w:author="The Si Tran" w:date="2012-12-16T08:39:00Z">
                <w:pPr>
                  <w:framePr w:hSpace="180" w:wrap="around" w:vAnchor="text" w:hAnchor="margin" w:x="108" w:y="34"/>
                  <w:jc w:val="center"/>
                </w:pPr>
              </w:pPrChange>
            </w:pPr>
            <w:ins w:id="8440" w:author="The Si Tran" w:date="2012-12-09T14:54:00Z">
              <w:r w:rsidRPr="006948EF">
                <w:rPr>
                  <w:b/>
                  <w:szCs w:val="26"/>
                </w:rPr>
                <w:t>Series</w:t>
              </w:r>
            </w:ins>
          </w:p>
        </w:tc>
        <w:tc>
          <w:tcPr>
            <w:tcW w:w="1597" w:type="dxa"/>
            <w:tcPrChange w:id="8441" w:author="The Si Tran" w:date="2012-12-16T08:40:00Z">
              <w:tcPr>
                <w:tcW w:w="1413" w:type="dxa"/>
              </w:tcPr>
            </w:tcPrChange>
          </w:tcPr>
          <w:p w14:paraId="74198B90" w14:textId="77777777" w:rsidR="00BB4B46" w:rsidRPr="006948EF" w:rsidRDefault="00BB4B46">
            <w:pPr>
              <w:spacing w:before="0" w:line="276" w:lineRule="auto"/>
              <w:jc w:val="left"/>
              <w:rPr>
                <w:ins w:id="8442" w:author="The Si Tran" w:date="2012-12-09T14:54:00Z"/>
                <w:b/>
                <w:szCs w:val="26"/>
              </w:rPr>
              <w:pPrChange w:id="8443" w:author="The Si Tran" w:date="2012-12-16T08:39:00Z">
                <w:pPr>
                  <w:framePr w:hSpace="180" w:wrap="around" w:vAnchor="text" w:hAnchor="margin" w:x="108" w:y="34"/>
                  <w:jc w:val="center"/>
                </w:pPr>
              </w:pPrChange>
            </w:pPr>
            <w:ins w:id="8444" w:author="The Si Tran" w:date="2012-12-09T14:54:00Z">
              <w:r w:rsidRPr="006948EF">
                <w:rPr>
                  <w:b/>
                  <w:szCs w:val="26"/>
                </w:rPr>
                <w:t>Type</w:t>
              </w:r>
            </w:ins>
          </w:p>
        </w:tc>
        <w:tc>
          <w:tcPr>
            <w:tcW w:w="1867" w:type="dxa"/>
            <w:tcPrChange w:id="8445" w:author="The Si Tran" w:date="2012-12-16T08:40:00Z">
              <w:tcPr>
                <w:tcW w:w="1651" w:type="dxa"/>
              </w:tcPr>
            </w:tcPrChange>
          </w:tcPr>
          <w:p w14:paraId="50D70664" w14:textId="77777777" w:rsidR="00BB4B46" w:rsidRPr="006948EF" w:rsidRDefault="00BB4B46">
            <w:pPr>
              <w:spacing w:before="0" w:line="276" w:lineRule="auto"/>
              <w:jc w:val="left"/>
              <w:rPr>
                <w:ins w:id="8446" w:author="The Si Tran" w:date="2012-12-09T14:54:00Z"/>
                <w:b/>
                <w:szCs w:val="26"/>
              </w:rPr>
              <w:pPrChange w:id="8447" w:author="The Si Tran" w:date="2012-12-16T08:39:00Z">
                <w:pPr>
                  <w:framePr w:hSpace="180" w:wrap="around" w:vAnchor="text" w:hAnchor="margin" w:x="108" w:y="34"/>
                  <w:jc w:val="center"/>
                </w:pPr>
              </w:pPrChange>
            </w:pPr>
            <w:ins w:id="8448" w:author="The Si Tran" w:date="2012-12-09T14:54:00Z">
              <w:r w:rsidRPr="006948EF">
                <w:rPr>
                  <w:b/>
                  <w:szCs w:val="26"/>
                </w:rPr>
                <w:t>Domain</w:t>
              </w:r>
            </w:ins>
          </w:p>
        </w:tc>
        <w:tc>
          <w:tcPr>
            <w:tcW w:w="4115" w:type="dxa"/>
            <w:tcPrChange w:id="8449" w:author="The Si Tran" w:date="2012-12-16T08:40:00Z">
              <w:tcPr>
                <w:tcW w:w="3671" w:type="dxa"/>
              </w:tcPr>
            </w:tcPrChange>
          </w:tcPr>
          <w:p w14:paraId="641D0032" w14:textId="77777777" w:rsidR="00BB4B46" w:rsidRPr="006948EF" w:rsidRDefault="00BB4B46">
            <w:pPr>
              <w:spacing w:before="0" w:line="276" w:lineRule="auto"/>
              <w:jc w:val="left"/>
              <w:rPr>
                <w:ins w:id="8450" w:author="The Si Tran" w:date="2012-12-09T14:54:00Z"/>
                <w:b/>
                <w:szCs w:val="26"/>
              </w:rPr>
              <w:pPrChange w:id="8451" w:author="The Si Tran" w:date="2012-12-16T08:39:00Z">
                <w:pPr>
                  <w:framePr w:hSpace="180" w:wrap="around" w:vAnchor="text" w:hAnchor="margin" w:x="108" w:y="34"/>
                  <w:jc w:val="center"/>
                </w:pPr>
              </w:pPrChange>
            </w:pPr>
            <w:ins w:id="8452" w:author="The Si Tran" w:date="2012-12-09T14:54:00Z">
              <w:r w:rsidRPr="006948EF">
                <w:rPr>
                  <w:b/>
                  <w:szCs w:val="26"/>
                </w:rPr>
                <w:t>Description</w:t>
              </w:r>
            </w:ins>
          </w:p>
        </w:tc>
      </w:tr>
      <w:tr w:rsidR="00BB4B46" w14:paraId="5616068F" w14:textId="77777777" w:rsidTr="006B76D1">
        <w:trPr>
          <w:trHeight w:val="804"/>
          <w:ins w:id="8453" w:author="The Si Tran" w:date="2012-12-09T14:54:00Z"/>
        </w:trPr>
        <w:tc>
          <w:tcPr>
            <w:tcW w:w="1545" w:type="dxa"/>
            <w:tcPrChange w:id="8454" w:author="The Si Tran" w:date="2012-12-16T10:13:00Z">
              <w:tcPr>
                <w:tcW w:w="1364" w:type="dxa"/>
              </w:tcPr>
            </w:tcPrChange>
          </w:tcPr>
          <w:p w14:paraId="7B31A56D" w14:textId="77777777" w:rsidR="00BB4B46" w:rsidRPr="00032D83" w:rsidRDefault="00BB4B46">
            <w:pPr>
              <w:pStyle w:val="BangBody"/>
              <w:rPr>
                <w:ins w:id="8455" w:author="The Si Tran" w:date="2012-12-09T14:54:00Z"/>
                <w:szCs w:val="26"/>
              </w:rPr>
              <w:pPrChange w:id="8456" w:author="The Si Tran" w:date="2012-12-16T10:12:00Z">
                <w:pPr>
                  <w:framePr w:hSpace="180" w:wrap="around" w:vAnchor="text" w:hAnchor="margin" w:x="108" w:y="34"/>
                </w:pPr>
              </w:pPrChange>
            </w:pPr>
            <w:ins w:id="8457" w:author="The Si Tran" w:date="2012-12-09T14:54:00Z">
              <w:r w:rsidRPr="006948EF">
                <w:rPr>
                  <w:sz w:val="26"/>
                  <w:szCs w:val="26"/>
                  <w:rPrChange w:id="8458" w:author="The Si Tran" w:date="2012-12-16T10:53:00Z">
                    <w:rPr/>
                  </w:rPrChange>
                </w:rPr>
                <w:t>Passengers</w:t>
              </w:r>
            </w:ins>
          </w:p>
          <w:p w14:paraId="3AA44DB2" w14:textId="77777777" w:rsidR="00BB4B46" w:rsidRPr="00032D83" w:rsidRDefault="00BB4B46">
            <w:pPr>
              <w:pStyle w:val="BangBody"/>
              <w:rPr>
                <w:ins w:id="8459" w:author="The Si Tran" w:date="2012-12-09T14:54:00Z"/>
                <w:szCs w:val="26"/>
              </w:rPr>
              <w:pPrChange w:id="8460" w:author="The Si Tran" w:date="2012-12-16T10:12:00Z">
                <w:pPr>
                  <w:framePr w:hSpace="180" w:wrap="around" w:vAnchor="text" w:hAnchor="margin" w:x="108" w:y="34"/>
                </w:pPr>
              </w:pPrChange>
            </w:pPr>
            <w:ins w:id="8461" w:author="The Si Tran" w:date="2012-12-09T14:54:00Z">
              <w:r w:rsidRPr="006948EF">
                <w:rPr>
                  <w:sz w:val="26"/>
                  <w:szCs w:val="26"/>
                  <w:rPrChange w:id="8462" w:author="The Si Tran" w:date="2012-12-16T10:53:00Z">
                    <w:rPr/>
                  </w:rPrChange>
                </w:rPr>
                <w:t>Paper</w:t>
              </w:r>
            </w:ins>
          </w:p>
        </w:tc>
        <w:tc>
          <w:tcPr>
            <w:tcW w:w="1597" w:type="dxa"/>
            <w:tcPrChange w:id="8463" w:author="The Si Tran" w:date="2012-12-16T10:13:00Z">
              <w:tcPr>
                <w:tcW w:w="1413" w:type="dxa"/>
              </w:tcPr>
            </w:tcPrChange>
          </w:tcPr>
          <w:p w14:paraId="4C456C52" w14:textId="77777777" w:rsidR="00BB4B46" w:rsidRPr="00032D83" w:rsidRDefault="00BB4B46">
            <w:pPr>
              <w:pStyle w:val="BangBody"/>
              <w:rPr>
                <w:ins w:id="8464" w:author="The Si Tran" w:date="2012-12-09T14:54:00Z"/>
                <w:szCs w:val="26"/>
              </w:rPr>
              <w:pPrChange w:id="8465" w:author="The Si Tran" w:date="2012-12-16T10:12:00Z">
                <w:pPr>
                  <w:framePr w:hSpace="180" w:wrap="around" w:vAnchor="text" w:hAnchor="margin" w:x="108" w:y="34"/>
                </w:pPr>
              </w:pPrChange>
            </w:pPr>
            <w:ins w:id="8466" w:author="The Si Tran" w:date="2012-12-09T14:54:00Z">
              <w:r w:rsidRPr="006948EF">
                <w:rPr>
                  <w:sz w:val="26"/>
                  <w:szCs w:val="26"/>
                  <w:rPrChange w:id="8467" w:author="The Si Tran" w:date="2012-12-16T10:53:00Z">
                    <w:rPr/>
                  </w:rPrChange>
                </w:rPr>
                <w:t xml:space="preserve">Seasonal </w:t>
              </w:r>
            </w:ins>
          </w:p>
          <w:p w14:paraId="1E596AA5" w14:textId="77777777" w:rsidR="00BB4B46" w:rsidRPr="00032D83" w:rsidRDefault="00BB4B46">
            <w:pPr>
              <w:pStyle w:val="BangBody"/>
              <w:rPr>
                <w:ins w:id="8468" w:author="The Si Tran" w:date="2012-12-09T14:54:00Z"/>
                <w:szCs w:val="26"/>
              </w:rPr>
              <w:pPrChange w:id="8469" w:author="The Si Tran" w:date="2012-12-16T10:12:00Z">
                <w:pPr>
                  <w:framePr w:hSpace="180" w:wrap="around" w:vAnchor="text" w:hAnchor="margin" w:x="108" w:y="34"/>
                </w:pPr>
              </w:pPrChange>
            </w:pPr>
            <w:ins w:id="8470" w:author="The Si Tran" w:date="2012-12-09T14:54:00Z">
              <w:r w:rsidRPr="006948EF">
                <w:rPr>
                  <w:sz w:val="26"/>
                  <w:szCs w:val="26"/>
                  <w:rPrChange w:id="8471" w:author="The Si Tran" w:date="2012-12-16T10:53:00Z">
                    <w:rPr/>
                  </w:rPrChange>
                </w:rPr>
                <w:t>&amp; Trended</w:t>
              </w:r>
            </w:ins>
          </w:p>
        </w:tc>
        <w:tc>
          <w:tcPr>
            <w:tcW w:w="1867" w:type="dxa"/>
            <w:tcPrChange w:id="8472" w:author="The Si Tran" w:date="2012-12-16T10:13:00Z">
              <w:tcPr>
                <w:tcW w:w="1651" w:type="dxa"/>
              </w:tcPr>
            </w:tcPrChange>
          </w:tcPr>
          <w:p w14:paraId="76284D35" w14:textId="77777777" w:rsidR="00BB4B46" w:rsidRPr="00032D83" w:rsidRDefault="00BB4B46">
            <w:pPr>
              <w:pStyle w:val="BangBody"/>
              <w:rPr>
                <w:ins w:id="8473" w:author="The Si Tran" w:date="2012-12-09T14:54:00Z"/>
                <w:szCs w:val="26"/>
              </w:rPr>
              <w:pPrChange w:id="8474" w:author="The Si Tran" w:date="2012-12-16T10:12:00Z">
                <w:pPr>
                  <w:framePr w:hSpace="180" w:wrap="around" w:vAnchor="text" w:hAnchor="margin" w:x="108" w:y="34"/>
                </w:pPr>
              </w:pPrChange>
            </w:pPr>
            <w:ins w:id="8475" w:author="The Si Tran" w:date="2012-12-09T14:54:00Z">
              <w:r w:rsidRPr="006948EF">
                <w:rPr>
                  <w:sz w:val="26"/>
                  <w:szCs w:val="26"/>
                  <w:rPrChange w:id="8476" w:author="The Si Tran" w:date="2012-12-16T10:53:00Z">
                    <w:rPr/>
                  </w:rPrChange>
                </w:rPr>
                <w:t>Tourism</w:t>
              </w:r>
            </w:ins>
          </w:p>
          <w:p w14:paraId="0326EF8E" w14:textId="77777777" w:rsidR="00BB4B46" w:rsidRPr="00032D83" w:rsidRDefault="00BB4B46">
            <w:pPr>
              <w:pStyle w:val="BangBody"/>
              <w:rPr>
                <w:ins w:id="8477" w:author="The Si Tran" w:date="2012-12-09T14:54:00Z"/>
                <w:szCs w:val="26"/>
              </w:rPr>
              <w:pPrChange w:id="8478" w:author="The Si Tran" w:date="2012-12-16T10:12:00Z">
                <w:pPr>
                  <w:framePr w:hSpace="180" w:wrap="around" w:vAnchor="text" w:hAnchor="margin" w:x="108" w:y="34"/>
                </w:pPr>
              </w:pPrChange>
            </w:pPr>
            <w:ins w:id="8479" w:author="The Si Tran" w:date="2012-12-09T14:54:00Z">
              <w:r w:rsidRPr="006948EF">
                <w:rPr>
                  <w:sz w:val="26"/>
                  <w:szCs w:val="26"/>
                  <w:rPrChange w:id="8480" w:author="The Si Tran" w:date="2012-12-16T10:53:00Z">
                    <w:rPr/>
                  </w:rPrChange>
                </w:rPr>
                <w:t>Sales</w:t>
              </w:r>
            </w:ins>
          </w:p>
        </w:tc>
        <w:tc>
          <w:tcPr>
            <w:tcW w:w="4115" w:type="dxa"/>
            <w:tcPrChange w:id="8481" w:author="The Si Tran" w:date="2012-12-16T10:13:00Z">
              <w:tcPr>
                <w:tcW w:w="3671" w:type="dxa"/>
              </w:tcPr>
            </w:tcPrChange>
          </w:tcPr>
          <w:p w14:paraId="07C0D376" w14:textId="77777777" w:rsidR="00BB4B46" w:rsidRPr="00032D83" w:rsidRDefault="00BB4B46">
            <w:pPr>
              <w:pStyle w:val="BangBody"/>
              <w:rPr>
                <w:ins w:id="8482" w:author="The Si Tran" w:date="2012-12-09T14:54:00Z"/>
                <w:szCs w:val="26"/>
              </w:rPr>
              <w:pPrChange w:id="8483" w:author="The Si Tran" w:date="2012-12-16T10:12:00Z">
                <w:pPr>
                  <w:framePr w:hSpace="180" w:wrap="around" w:vAnchor="text" w:hAnchor="margin" w:x="108" w:y="34"/>
                </w:pPr>
              </w:pPrChange>
            </w:pPr>
            <w:ins w:id="8484" w:author="The Si Tran" w:date="2012-12-09T14:54:00Z">
              <w:r w:rsidRPr="006948EF">
                <w:rPr>
                  <w:sz w:val="26"/>
                  <w:szCs w:val="26"/>
                  <w:rPrChange w:id="8485" w:author="The Si Tran" w:date="2012-12-16T10:53:00Z">
                    <w:rPr/>
                  </w:rPrChange>
                </w:rPr>
                <w:t>Monthly international airline passengers</w:t>
              </w:r>
            </w:ins>
          </w:p>
          <w:p w14:paraId="0B7D042E" w14:textId="77777777" w:rsidR="00BB4B46" w:rsidRPr="00032D83" w:rsidRDefault="00BB4B46">
            <w:pPr>
              <w:pStyle w:val="BangBody"/>
              <w:rPr>
                <w:ins w:id="8486" w:author="The Si Tran" w:date="2012-12-09T14:54:00Z"/>
                <w:szCs w:val="26"/>
              </w:rPr>
              <w:pPrChange w:id="8487" w:author="The Si Tran" w:date="2012-12-16T10:12:00Z">
                <w:pPr>
                  <w:framePr w:hSpace="180" w:wrap="around" w:vAnchor="text" w:hAnchor="margin" w:x="108" w:y="34"/>
                </w:pPr>
              </w:pPrChange>
            </w:pPr>
            <w:ins w:id="8488" w:author="The Si Tran" w:date="2012-12-09T14:54:00Z">
              <w:r w:rsidRPr="006948EF">
                <w:rPr>
                  <w:sz w:val="26"/>
                  <w:szCs w:val="26"/>
                  <w:rPrChange w:id="8489" w:author="The Si Tran" w:date="2012-12-16T10:53:00Z">
                    <w:rPr/>
                  </w:rPrChange>
                </w:rPr>
                <w:t>Monthly sales of French paper</w:t>
              </w:r>
            </w:ins>
          </w:p>
        </w:tc>
      </w:tr>
      <w:tr w:rsidR="00BB4B46" w14:paraId="2BB05C84" w14:textId="77777777" w:rsidTr="006B76D1">
        <w:trPr>
          <w:trHeight w:val="885"/>
          <w:ins w:id="8490" w:author="The Si Tran" w:date="2012-12-09T14:54:00Z"/>
        </w:trPr>
        <w:tc>
          <w:tcPr>
            <w:tcW w:w="1545" w:type="dxa"/>
            <w:tcPrChange w:id="8491" w:author="The Si Tran" w:date="2012-12-16T10:13:00Z">
              <w:tcPr>
                <w:tcW w:w="1364" w:type="dxa"/>
              </w:tcPr>
            </w:tcPrChange>
          </w:tcPr>
          <w:p w14:paraId="26066CD4" w14:textId="77777777" w:rsidR="00BB4B46" w:rsidRPr="00032D83" w:rsidRDefault="00BB4B46">
            <w:pPr>
              <w:pStyle w:val="BangBody"/>
              <w:rPr>
                <w:ins w:id="8492" w:author="The Si Tran" w:date="2012-12-09T14:54:00Z"/>
                <w:szCs w:val="26"/>
              </w:rPr>
              <w:pPrChange w:id="8493" w:author="The Si Tran" w:date="2012-12-16T10:12:00Z">
                <w:pPr>
                  <w:framePr w:hSpace="180" w:wrap="around" w:vAnchor="text" w:hAnchor="margin" w:x="108" w:y="34"/>
                </w:pPr>
              </w:pPrChange>
            </w:pPr>
            <w:ins w:id="8494" w:author="The Si Tran" w:date="2012-12-09T14:54:00Z">
              <w:r w:rsidRPr="006948EF">
                <w:rPr>
                  <w:sz w:val="26"/>
                  <w:szCs w:val="26"/>
                  <w:rPrChange w:id="8495" w:author="The Si Tran" w:date="2012-12-16T10:53:00Z">
                    <w:rPr/>
                  </w:rPrChange>
                </w:rPr>
                <w:t>Deaths</w:t>
              </w:r>
            </w:ins>
          </w:p>
          <w:p w14:paraId="5F89BB88" w14:textId="77777777" w:rsidR="00BB4B46" w:rsidRPr="00032D83" w:rsidRDefault="00BB4B46">
            <w:pPr>
              <w:pStyle w:val="BangBody"/>
              <w:rPr>
                <w:ins w:id="8496" w:author="The Si Tran" w:date="2012-12-09T14:54:00Z"/>
                <w:szCs w:val="26"/>
              </w:rPr>
              <w:pPrChange w:id="8497" w:author="The Si Tran" w:date="2012-12-16T10:12:00Z">
                <w:pPr>
                  <w:framePr w:hSpace="180" w:wrap="around" w:vAnchor="text" w:hAnchor="margin" w:x="108" w:y="34"/>
                </w:pPr>
              </w:pPrChange>
            </w:pPr>
            <w:ins w:id="8498" w:author="The Si Tran" w:date="2012-12-09T14:54:00Z">
              <w:r w:rsidRPr="006948EF">
                <w:rPr>
                  <w:sz w:val="26"/>
                  <w:szCs w:val="26"/>
                  <w:rPrChange w:id="8499" w:author="The Si Tran" w:date="2012-12-16T10:53:00Z">
                    <w:rPr/>
                  </w:rPrChange>
                </w:rPr>
                <w:t>Maxtemp</w:t>
              </w:r>
            </w:ins>
          </w:p>
        </w:tc>
        <w:tc>
          <w:tcPr>
            <w:tcW w:w="1597" w:type="dxa"/>
            <w:tcPrChange w:id="8500" w:author="The Si Tran" w:date="2012-12-16T10:13:00Z">
              <w:tcPr>
                <w:tcW w:w="1413" w:type="dxa"/>
              </w:tcPr>
            </w:tcPrChange>
          </w:tcPr>
          <w:p w14:paraId="41EC4B4A" w14:textId="77777777" w:rsidR="00BB4B46" w:rsidRPr="00032D83" w:rsidRDefault="00BB4B46">
            <w:pPr>
              <w:pStyle w:val="BangBody"/>
              <w:rPr>
                <w:ins w:id="8501" w:author="The Si Tran" w:date="2012-12-09T14:54:00Z"/>
                <w:szCs w:val="26"/>
              </w:rPr>
              <w:pPrChange w:id="8502" w:author="The Si Tran" w:date="2012-12-16T10:12:00Z">
                <w:pPr>
                  <w:framePr w:hSpace="180" w:wrap="around" w:vAnchor="text" w:hAnchor="margin" w:x="108" w:y="34"/>
                </w:pPr>
              </w:pPrChange>
            </w:pPr>
            <w:ins w:id="8503" w:author="The Si Tran" w:date="2012-12-09T14:54:00Z">
              <w:r w:rsidRPr="006948EF">
                <w:rPr>
                  <w:sz w:val="26"/>
                  <w:szCs w:val="26"/>
                  <w:rPrChange w:id="8504" w:author="The Si Tran" w:date="2012-12-16T10:53:00Z">
                    <w:rPr/>
                  </w:rPrChange>
                </w:rPr>
                <w:t>Seasonal</w:t>
              </w:r>
            </w:ins>
          </w:p>
        </w:tc>
        <w:tc>
          <w:tcPr>
            <w:tcW w:w="1867" w:type="dxa"/>
            <w:tcPrChange w:id="8505" w:author="The Si Tran" w:date="2012-12-16T10:13:00Z">
              <w:tcPr>
                <w:tcW w:w="1651" w:type="dxa"/>
              </w:tcPr>
            </w:tcPrChange>
          </w:tcPr>
          <w:p w14:paraId="2ABFA51F" w14:textId="77777777" w:rsidR="00BB4B46" w:rsidRPr="00032D83" w:rsidRDefault="00BB4B46">
            <w:pPr>
              <w:pStyle w:val="BangBody"/>
              <w:rPr>
                <w:ins w:id="8506" w:author="The Si Tran" w:date="2012-12-09T14:54:00Z"/>
                <w:szCs w:val="26"/>
              </w:rPr>
              <w:pPrChange w:id="8507" w:author="The Si Tran" w:date="2012-12-16T10:12:00Z">
                <w:pPr>
                  <w:framePr w:hSpace="180" w:wrap="around" w:vAnchor="text" w:hAnchor="margin" w:x="108" w:y="34"/>
                </w:pPr>
              </w:pPrChange>
            </w:pPr>
            <w:ins w:id="8508" w:author="The Si Tran" w:date="2012-12-09T14:54:00Z">
              <w:r w:rsidRPr="006948EF">
                <w:rPr>
                  <w:sz w:val="26"/>
                  <w:szCs w:val="26"/>
                  <w:rPrChange w:id="8509" w:author="The Si Tran" w:date="2012-12-16T10:53:00Z">
                    <w:rPr/>
                  </w:rPrChange>
                </w:rPr>
                <w:t>Traffic</w:t>
              </w:r>
            </w:ins>
          </w:p>
          <w:p w14:paraId="152E7041" w14:textId="77777777" w:rsidR="00BB4B46" w:rsidRPr="00032D83" w:rsidRDefault="00BB4B46">
            <w:pPr>
              <w:pStyle w:val="BangBody"/>
              <w:rPr>
                <w:ins w:id="8510" w:author="The Si Tran" w:date="2012-12-09T14:54:00Z"/>
                <w:szCs w:val="26"/>
              </w:rPr>
              <w:pPrChange w:id="8511" w:author="The Si Tran" w:date="2012-12-16T10:12:00Z">
                <w:pPr>
                  <w:framePr w:hSpace="180" w:wrap="around" w:vAnchor="text" w:hAnchor="margin" w:x="108" w:y="34"/>
                </w:pPr>
              </w:pPrChange>
            </w:pPr>
            <w:ins w:id="8512" w:author="The Si Tran" w:date="2012-12-09T14:54:00Z">
              <w:r w:rsidRPr="006948EF">
                <w:rPr>
                  <w:sz w:val="26"/>
                  <w:szCs w:val="26"/>
                  <w:rPrChange w:id="8513" w:author="The Si Tran" w:date="2012-12-16T10:53:00Z">
                    <w:rPr/>
                  </w:rPrChange>
                </w:rPr>
                <w:t>Meteorology</w:t>
              </w:r>
            </w:ins>
          </w:p>
        </w:tc>
        <w:tc>
          <w:tcPr>
            <w:tcW w:w="4115" w:type="dxa"/>
            <w:tcPrChange w:id="8514" w:author="The Si Tran" w:date="2012-12-16T10:13:00Z">
              <w:tcPr>
                <w:tcW w:w="3671" w:type="dxa"/>
              </w:tcPr>
            </w:tcPrChange>
          </w:tcPr>
          <w:p w14:paraId="319526DC" w14:textId="77777777" w:rsidR="00BB4B46" w:rsidRPr="00032D83" w:rsidRDefault="00BB4B46">
            <w:pPr>
              <w:pStyle w:val="BangBody"/>
              <w:rPr>
                <w:ins w:id="8515" w:author="The Si Tran" w:date="2012-12-09T14:54:00Z"/>
                <w:szCs w:val="26"/>
              </w:rPr>
              <w:pPrChange w:id="8516" w:author="The Si Tran" w:date="2012-12-16T10:12:00Z">
                <w:pPr>
                  <w:framePr w:hSpace="180" w:wrap="around" w:vAnchor="text" w:hAnchor="margin" w:x="108" w:y="34"/>
                </w:pPr>
              </w:pPrChange>
            </w:pPr>
            <w:ins w:id="8517" w:author="The Si Tran" w:date="2012-12-09T14:54:00Z">
              <w:r w:rsidRPr="006948EF">
                <w:rPr>
                  <w:sz w:val="26"/>
                  <w:szCs w:val="26"/>
                  <w:rPrChange w:id="8518" w:author="The Si Tran" w:date="2012-12-16T10:53:00Z">
                    <w:rPr/>
                  </w:rPrChange>
                </w:rPr>
                <w:t>Monthly deaths &amp; injuries in UK roads</w:t>
              </w:r>
            </w:ins>
          </w:p>
          <w:p w14:paraId="42009712" w14:textId="77777777" w:rsidR="00BB4B46" w:rsidRPr="00032D83" w:rsidRDefault="00BB4B46">
            <w:pPr>
              <w:pStyle w:val="BangBody"/>
              <w:rPr>
                <w:ins w:id="8519" w:author="The Si Tran" w:date="2012-12-09T14:54:00Z"/>
                <w:szCs w:val="26"/>
              </w:rPr>
              <w:pPrChange w:id="8520" w:author="The Si Tran" w:date="2012-12-16T10:12:00Z">
                <w:pPr>
                  <w:framePr w:hSpace="180" w:wrap="around" w:vAnchor="text" w:hAnchor="margin" w:x="108" w:y="34"/>
                </w:pPr>
              </w:pPrChange>
            </w:pPr>
            <w:ins w:id="8521" w:author="The Si Tran" w:date="2012-12-09T14:54:00Z">
              <w:r w:rsidRPr="006948EF">
                <w:rPr>
                  <w:sz w:val="26"/>
                  <w:szCs w:val="26"/>
                  <w:rPrChange w:id="8522" w:author="The Si Tran" w:date="2012-12-16T10:53:00Z">
                    <w:rPr/>
                  </w:rPrChange>
                </w:rPr>
                <w:t>Maximum temperature in Melbourne</w:t>
              </w:r>
            </w:ins>
          </w:p>
        </w:tc>
      </w:tr>
      <w:tr w:rsidR="00BB4B46" w14:paraId="4C74D903" w14:textId="77777777" w:rsidTr="006B76D1">
        <w:trPr>
          <w:trHeight w:val="813"/>
          <w:ins w:id="8523" w:author="The Si Tran" w:date="2012-12-09T14:54:00Z"/>
        </w:trPr>
        <w:tc>
          <w:tcPr>
            <w:tcW w:w="1545" w:type="dxa"/>
            <w:tcPrChange w:id="8524" w:author="The Si Tran" w:date="2012-12-16T10:13:00Z">
              <w:tcPr>
                <w:tcW w:w="1364" w:type="dxa"/>
              </w:tcPr>
            </w:tcPrChange>
          </w:tcPr>
          <w:p w14:paraId="27D9F8AA" w14:textId="77777777" w:rsidR="00BB4B46" w:rsidRPr="00032D83" w:rsidRDefault="00BB4B46">
            <w:pPr>
              <w:pStyle w:val="BangBody"/>
              <w:rPr>
                <w:ins w:id="8525" w:author="The Si Tran" w:date="2012-12-09T14:54:00Z"/>
                <w:szCs w:val="26"/>
              </w:rPr>
              <w:pPrChange w:id="8526" w:author="The Si Tran" w:date="2012-12-16T10:12:00Z">
                <w:pPr>
                  <w:framePr w:hSpace="180" w:wrap="around" w:vAnchor="text" w:hAnchor="margin" w:x="108" w:y="34"/>
                </w:pPr>
              </w:pPrChange>
            </w:pPr>
            <w:ins w:id="8527" w:author="The Si Tran" w:date="2012-12-09T14:54:00Z">
              <w:r w:rsidRPr="006948EF">
                <w:rPr>
                  <w:sz w:val="26"/>
                  <w:szCs w:val="26"/>
                  <w:rPrChange w:id="8528" w:author="The Si Tran" w:date="2012-12-16T10:53:00Z">
                    <w:rPr/>
                  </w:rPrChange>
                </w:rPr>
                <w:t>Chemical</w:t>
              </w:r>
            </w:ins>
          </w:p>
          <w:p w14:paraId="70255AE3" w14:textId="77777777" w:rsidR="00BB4B46" w:rsidRPr="00032D83" w:rsidRDefault="00BB4B46">
            <w:pPr>
              <w:pStyle w:val="BangBody"/>
              <w:rPr>
                <w:ins w:id="8529" w:author="The Si Tran" w:date="2012-12-09T14:54:00Z"/>
                <w:szCs w:val="26"/>
              </w:rPr>
              <w:pPrChange w:id="8530" w:author="The Si Tran" w:date="2012-12-16T10:12:00Z">
                <w:pPr>
                  <w:framePr w:hSpace="180" w:wrap="around" w:vAnchor="text" w:hAnchor="margin" w:x="108" w:y="34"/>
                </w:pPr>
              </w:pPrChange>
            </w:pPr>
            <w:ins w:id="8531" w:author="The Si Tran" w:date="2012-12-09T14:54:00Z">
              <w:r w:rsidRPr="006948EF">
                <w:rPr>
                  <w:sz w:val="26"/>
                  <w:szCs w:val="26"/>
                  <w:rPrChange w:id="8532" w:author="The Si Tran" w:date="2012-12-16T10:53:00Z">
                    <w:rPr/>
                  </w:rPrChange>
                </w:rPr>
                <w:t>Prices</w:t>
              </w:r>
            </w:ins>
          </w:p>
        </w:tc>
        <w:tc>
          <w:tcPr>
            <w:tcW w:w="1597" w:type="dxa"/>
            <w:tcPrChange w:id="8533" w:author="The Si Tran" w:date="2012-12-16T10:13:00Z">
              <w:tcPr>
                <w:tcW w:w="1413" w:type="dxa"/>
              </w:tcPr>
            </w:tcPrChange>
          </w:tcPr>
          <w:p w14:paraId="641C9B17" w14:textId="77777777" w:rsidR="00BB4B46" w:rsidRPr="00032D83" w:rsidRDefault="00BB4B46">
            <w:pPr>
              <w:pStyle w:val="BangBody"/>
              <w:rPr>
                <w:ins w:id="8534" w:author="The Si Tran" w:date="2012-12-09T14:54:00Z"/>
                <w:szCs w:val="26"/>
              </w:rPr>
              <w:pPrChange w:id="8535" w:author="The Si Tran" w:date="2012-12-16T10:12:00Z">
                <w:pPr>
                  <w:framePr w:hSpace="180" w:wrap="around" w:vAnchor="text" w:hAnchor="margin" w:x="108" w:y="34"/>
                </w:pPr>
              </w:pPrChange>
            </w:pPr>
            <w:ins w:id="8536" w:author="The Si Tran" w:date="2012-12-09T14:54:00Z">
              <w:r w:rsidRPr="006948EF">
                <w:rPr>
                  <w:sz w:val="26"/>
                  <w:szCs w:val="26"/>
                  <w:rPrChange w:id="8537" w:author="The Si Tran" w:date="2012-12-16T10:53:00Z">
                    <w:rPr/>
                  </w:rPrChange>
                </w:rPr>
                <w:t>Trended</w:t>
              </w:r>
            </w:ins>
          </w:p>
        </w:tc>
        <w:tc>
          <w:tcPr>
            <w:tcW w:w="1867" w:type="dxa"/>
            <w:tcPrChange w:id="8538" w:author="The Si Tran" w:date="2012-12-16T10:13:00Z">
              <w:tcPr>
                <w:tcW w:w="1651" w:type="dxa"/>
              </w:tcPr>
            </w:tcPrChange>
          </w:tcPr>
          <w:p w14:paraId="3E9BE03E" w14:textId="77777777" w:rsidR="00BB4B46" w:rsidRPr="00032D83" w:rsidRDefault="00BB4B46">
            <w:pPr>
              <w:pStyle w:val="BangBody"/>
              <w:rPr>
                <w:ins w:id="8539" w:author="The Si Tran" w:date="2012-12-09T14:54:00Z"/>
                <w:szCs w:val="26"/>
              </w:rPr>
              <w:pPrChange w:id="8540" w:author="The Si Tran" w:date="2012-12-16T10:12:00Z">
                <w:pPr>
                  <w:framePr w:hSpace="180" w:wrap="around" w:vAnchor="text" w:hAnchor="margin" w:x="108" w:y="34"/>
                </w:pPr>
              </w:pPrChange>
            </w:pPr>
            <w:ins w:id="8541" w:author="The Si Tran" w:date="2012-12-09T14:54:00Z">
              <w:r w:rsidRPr="006948EF">
                <w:rPr>
                  <w:sz w:val="26"/>
                  <w:szCs w:val="26"/>
                  <w:rPrChange w:id="8542" w:author="The Si Tran" w:date="2012-12-16T10:53:00Z">
                    <w:rPr/>
                  </w:rPrChange>
                </w:rPr>
                <w:t>Chemical</w:t>
              </w:r>
            </w:ins>
          </w:p>
          <w:p w14:paraId="7CF68436" w14:textId="77777777" w:rsidR="00BB4B46" w:rsidRPr="00032D83" w:rsidRDefault="00BB4B46">
            <w:pPr>
              <w:pStyle w:val="BangBody"/>
              <w:rPr>
                <w:ins w:id="8543" w:author="The Si Tran" w:date="2012-12-09T14:54:00Z"/>
                <w:szCs w:val="26"/>
              </w:rPr>
              <w:pPrChange w:id="8544" w:author="The Si Tran" w:date="2012-12-16T10:12:00Z">
                <w:pPr>
                  <w:framePr w:hSpace="180" w:wrap="around" w:vAnchor="text" w:hAnchor="margin" w:x="108" w:y="34"/>
                </w:pPr>
              </w:pPrChange>
            </w:pPr>
            <w:ins w:id="8545" w:author="The Si Tran" w:date="2012-12-09T14:54:00Z">
              <w:r w:rsidRPr="006948EF">
                <w:rPr>
                  <w:sz w:val="26"/>
                  <w:szCs w:val="26"/>
                  <w:rPrChange w:id="8546" w:author="The Si Tran" w:date="2012-12-16T10:53:00Z">
                    <w:rPr/>
                  </w:rPrChange>
                </w:rPr>
                <w:t>Economy</w:t>
              </w:r>
            </w:ins>
          </w:p>
        </w:tc>
        <w:tc>
          <w:tcPr>
            <w:tcW w:w="4115" w:type="dxa"/>
            <w:tcPrChange w:id="8547" w:author="The Si Tran" w:date="2012-12-16T10:13:00Z">
              <w:tcPr>
                <w:tcW w:w="3671" w:type="dxa"/>
              </w:tcPr>
            </w:tcPrChange>
          </w:tcPr>
          <w:p w14:paraId="183AF5B8" w14:textId="77777777" w:rsidR="00BB4B46" w:rsidRPr="00032D83" w:rsidRDefault="00BB4B46">
            <w:pPr>
              <w:pStyle w:val="BangBody"/>
              <w:rPr>
                <w:ins w:id="8548" w:author="The Si Tran" w:date="2012-12-09T14:54:00Z"/>
                <w:szCs w:val="26"/>
              </w:rPr>
              <w:pPrChange w:id="8549" w:author="The Si Tran" w:date="2012-12-16T10:12:00Z">
                <w:pPr>
                  <w:framePr w:hSpace="180" w:wrap="around" w:vAnchor="text" w:hAnchor="margin" w:x="108" w:y="34"/>
                </w:pPr>
              </w:pPrChange>
            </w:pPr>
            <w:ins w:id="8550" w:author="The Si Tran" w:date="2012-12-09T14:54:00Z">
              <w:r w:rsidRPr="006948EF">
                <w:rPr>
                  <w:sz w:val="26"/>
                  <w:szCs w:val="26"/>
                  <w:rPrChange w:id="8551" w:author="The Si Tran" w:date="2012-12-16T10:53:00Z">
                    <w:rPr/>
                  </w:rPrChange>
                </w:rPr>
                <w:t>Chemical concentration readings</w:t>
              </w:r>
            </w:ins>
          </w:p>
          <w:p w14:paraId="28F14F1D" w14:textId="77777777" w:rsidR="00BB4B46" w:rsidRPr="00032D83" w:rsidRDefault="00BB4B46">
            <w:pPr>
              <w:pStyle w:val="BangBody"/>
              <w:rPr>
                <w:ins w:id="8552" w:author="The Si Tran" w:date="2012-12-09T14:54:00Z"/>
                <w:szCs w:val="26"/>
              </w:rPr>
              <w:pPrChange w:id="8553" w:author="The Si Tran" w:date="2012-12-16T10:12:00Z">
                <w:pPr>
                  <w:framePr w:hSpace="180" w:wrap="around" w:vAnchor="text" w:hAnchor="margin" w:x="108" w:y="34"/>
                </w:pPr>
              </w:pPrChange>
            </w:pPr>
            <w:ins w:id="8554" w:author="The Si Tran" w:date="2012-12-09T14:54:00Z">
              <w:r w:rsidRPr="006948EF">
                <w:rPr>
                  <w:sz w:val="26"/>
                  <w:szCs w:val="26"/>
                  <w:rPrChange w:id="8555" w:author="The Si Tran" w:date="2012-12-16T10:53:00Z">
                    <w:rPr/>
                  </w:rPrChange>
                </w:rPr>
                <w:t xml:space="preserve">Daily </w:t>
              </w:r>
              <w:r w:rsidRPr="006948EF">
                <w:rPr>
                  <w:i/>
                  <w:sz w:val="26"/>
                  <w:szCs w:val="26"/>
                  <w:rPrChange w:id="8556" w:author="The Si Tran" w:date="2012-12-16T10:53:00Z">
                    <w:rPr>
                      <w:i/>
                    </w:rPr>
                  </w:rPrChange>
                </w:rPr>
                <w:t>IBM</w:t>
              </w:r>
              <w:r w:rsidRPr="006948EF">
                <w:rPr>
                  <w:sz w:val="26"/>
                  <w:szCs w:val="26"/>
                  <w:rPrChange w:id="8557" w:author="The Si Tran" w:date="2012-12-16T10:53:00Z">
                    <w:rPr/>
                  </w:rPrChange>
                </w:rPr>
                <w:t xml:space="preserve"> common stock closing prices</w:t>
              </w:r>
            </w:ins>
          </w:p>
        </w:tc>
      </w:tr>
      <w:tr w:rsidR="00BB4B46" w14:paraId="11DB69FB" w14:textId="77777777" w:rsidTr="006B76D1">
        <w:trPr>
          <w:trHeight w:val="979"/>
          <w:ins w:id="8558" w:author="The Si Tran" w:date="2012-12-09T14:54:00Z"/>
        </w:trPr>
        <w:tc>
          <w:tcPr>
            <w:tcW w:w="1545" w:type="dxa"/>
            <w:tcPrChange w:id="8559" w:author="The Si Tran" w:date="2012-12-16T10:13:00Z">
              <w:tcPr>
                <w:tcW w:w="1364" w:type="dxa"/>
              </w:tcPr>
            </w:tcPrChange>
          </w:tcPr>
          <w:p w14:paraId="39B61AE3" w14:textId="77777777" w:rsidR="00BB4B46" w:rsidRPr="00032D83" w:rsidRDefault="00BB4B46">
            <w:pPr>
              <w:pStyle w:val="BangBody"/>
              <w:rPr>
                <w:ins w:id="8560" w:author="The Si Tran" w:date="2012-12-09T14:54:00Z"/>
                <w:szCs w:val="26"/>
              </w:rPr>
              <w:pPrChange w:id="8561" w:author="The Si Tran" w:date="2012-12-16T10:13:00Z">
                <w:pPr>
                  <w:framePr w:hSpace="180" w:wrap="around" w:vAnchor="text" w:hAnchor="margin" w:x="108" w:y="34"/>
                </w:pPr>
              </w:pPrChange>
            </w:pPr>
            <w:ins w:id="8562" w:author="The Si Tran" w:date="2012-12-09T14:54:00Z">
              <w:r w:rsidRPr="006948EF">
                <w:rPr>
                  <w:sz w:val="26"/>
                  <w:szCs w:val="26"/>
                  <w:rPrChange w:id="8563" w:author="The Si Tran" w:date="2012-12-16T10:53:00Z">
                    <w:rPr/>
                  </w:rPrChange>
                </w:rPr>
                <w:lastRenderedPageBreak/>
                <w:t>Sunspots</w:t>
              </w:r>
            </w:ins>
          </w:p>
          <w:p w14:paraId="1A32454B" w14:textId="77777777" w:rsidR="00BB4B46" w:rsidRPr="00032D83" w:rsidRDefault="00BB4B46">
            <w:pPr>
              <w:pStyle w:val="BangBody"/>
              <w:rPr>
                <w:ins w:id="8564" w:author="The Si Tran" w:date="2012-12-09T14:54:00Z"/>
                <w:szCs w:val="26"/>
              </w:rPr>
              <w:pPrChange w:id="8565" w:author="The Si Tran" w:date="2012-12-16T10:13:00Z">
                <w:pPr>
                  <w:framePr w:hSpace="180" w:wrap="around" w:vAnchor="text" w:hAnchor="margin" w:x="108" w:y="34"/>
                </w:pPr>
              </w:pPrChange>
            </w:pPr>
            <w:ins w:id="8566" w:author="The Si Tran" w:date="2012-12-09T14:54:00Z">
              <w:r w:rsidRPr="006948EF">
                <w:rPr>
                  <w:sz w:val="26"/>
                  <w:szCs w:val="26"/>
                  <w:rPrChange w:id="8567" w:author="The Si Tran" w:date="2012-12-16T10:53:00Z">
                    <w:rPr/>
                  </w:rPrChange>
                </w:rPr>
                <w:t>Kobe</w:t>
              </w:r>
            </w:ins>
          </w:p>
        </w:tc>
        <w:tc>
          <w:tcPr>
            <w:tcW w:w="1597" w:type="dxa"/>
            <w:tcPrChange w:id="8568" w:author="The Si Tran" w:date="2012-12-16T10:13:00Z">
              <w:tcPr>
                <w:tcW w:w="1413" w:type="dxa"/>
              </w:tcPr>
            </w:tcPrChange>
          </w:tcPr>
          <w:p w14:paraId="15990506" w14:textId="77777777" w:rsidR="00BB4B46" w:rsidRPr="00032D83" w:rsidRDefault="00BB4B46">
            <w:pPr>
              <w:pStyle w:val="BangBody"/>
              <w:rPr>
                <w:ins w:id="8569" w:author="The Si Tran" w:date="2012-12-09T14:54:00Z"/>
                <w:szCs w:val="26"/>
              </w:rPr>
              <w:pPrChange w:id="8570" w:author="The Si Tran" w:date="2012-12-16T10:13:00Z">
                <w:pPr>
                  <w:framePr w:hSpace="180" w:wrap="around" w:vAnchor="text" w:hAnchor="margin" w:x="108" w:y="34"/>
                </w:pPr>
              </w:pPrChange>
            </w:pPr>
            <w:ins w:id="8571" w:author="The Si Tran" w:date="2012-12-09T14:54:00Z">
              <w:r w:rsidRPr="006948EF">
                <w:rPr>
                  <w:sz w:val="26"/>
                  <w:szCs w:val="26"/>
                  <w:rPrChange w:id="8572" w:author="The Si Tran" w:date="2012-12-16T10:53:00Z">
                    <w:rPr/>
                  </w:rPrChange>
                </w:rPr>
                <w:t>Nonlinear</w:t>
              </w:r>
            </w:ins>
          </w:p>
        </w:tc>
        <w:tc>
          <w:tcPr>
            <w:tcW w:w="1867" w:type="dxa"/>
            <w:tcPrChange w:id="8573" w:author="The Si Tran" w:date="2012-12-16T10:13:00Z">
              <w:tcPr>
                <w:tcW w:w="1651" w:type="dxa"/>
              </w:tcPr>
            </w:tcPrChange>
          </w:tcPr>
          <w:p w14:paraId="1B5DAF52" w14:textId="77777777" w:rsidR="00BB4B46" w:rsidRPr="00032D83" w:rsidRDefault="00BB4B46">
            <w:pPr>
              <w:pStyle w:val="BangBody"/>
              <w:rPr>
                <w:ins w:id="8574" w:author="The Si Tran" w:date="2012-12-09T14:54:00Z"/>
                <w:szCs w:val="26"/>
              </w:rPr>
              <w:pPrChange w:id="8575" w:author="The Si Tran" w:date="2012-12-16T10:13:00Z">
                <w:pPr>
                  <w:framePr w:hSpace="180" w:wrap="around" w:vAnchor="text" w:hAnchor="margin" w:x="108" w:y="34"/>
                </w:pPr>
              </w:pPrChange>
            </w:pPr>
            <w:ins w:id="8576" w:author="The Si Tran" w:date="2012-12-09T14:54:00Z">
              <w:r w:rsidRPr="006948EF">
                <w:rPr>
                  <w:sz w:val="26"/>
                  <w:szCs w:val="26"/>
                  <w:rPrChange w:id="8577" w:author="The Si Tran" w:date="2012-12-16T10:53:00Z">
                    <w:rPr/>
                  </w:rPrChange>
                </w:rPr>
                <w:t>Physics</w:t>
              </w:r>
            </w:ins>
          </w:p>
          <w:p w14:paraId="741B9522" w14:textId="77777777" w:rsidR="00BB4B46" w:rsidRPr="00032D83" w:rsidRDefault="00BB4B46">
            <w:pPr>
              <w:pStyle w:val="BangBody"/>
              <w:rPr>
                <w:ins w:id="8578" w:author="The Si Tran" w:date="2012-12-09T14:54:00Z"/>
                <w:szCs w:val="26"/>
              </w:rPr>
              <w:pPrChange w:id="8579" w:author="The Si Tran" w:date="2012-12-16T10:13:00Z">
                <w:pPr>
                  <w:framePr w:hSpace="180" w:wrap="around" w:vAnchor="text" w:hAnchor="margin" w:x="108" w:y="34"/>
                </w:pPr>
              </w:pPrChange>
            </w:pPr>
            <w:ins w:id="8580" w:author="The Si Tran" w:date="2012-12-09T14:54:00Z">
              <w:r w:rsidRPr="006948EF">
                <w:rPr>
                  <w:sz w:val="26"/>
                  <w:szCs w:val="26"/>
                  <w:rPrChange w:id="8581" w:author="The Si Tran" w:date="2012-12-16T10:53:00Z">
                    <w:rPr/>
                  </w:rPrChange>
                </w:rPr>
                <w:t>Geology</w:t>
              </w:r>
            </w:ins>
          </w:p>
        </w:tc>
        <w:tc>
          <w:tcPr>
            <w:tcW w:w="4115" w:type="dxa"/>
            <w:tcPrChange w:id="8582" w:author="The Si Tran" w:date="2012-12-16T10:13:00Z">
              <w:tcPr>
                <w:tcW w:w="3671" w:type="dxa"/>
              </w:tcPr>
            </w:tcPrChange>
          </w:tcPr>
          <w:p w14:paraId="613529F8" w14:textId="77777777" w:rsidR="00BB4B46" w:rsidRPr="00032D83" w:rsidRDefault="00BB4B46">
            <w:pPr>
              <w:pStyle w:val="BangBody"/>
              <w:rPr>
                <w:ins w:id="8583" w:author="The Si Tran" w:date="2012-12-09T14:54:00Z"/>
                <w:szCs w:val="26"/>
              </w:rPr>
              <w:pPrChange w:id="8584" w:author="The Si Tran" w:date="2012-12-16T10:13:00Z">
                <w:pPr>
                  <w:framePr w:hSpace="180" w:wrap="around" w:vAnchor="text" w:hAnchor="margin" w:x="108" w:y="34"/>
                </w:pPr>
              </w:pPrChange>
            </w:pPr>
            <w:ins w:id="8585" w:author="The Si Tran" w:date="2012-12-09T14:54:00Z">
              <w:r w:rsidRPr="006948EF">
                <w:rPr>
                  <w:sz w:val="26"/>
                  <w:szCs w:val="26"/>
                  <w:rPrChange w:id="8586" w:author="The Si Tran" w:date="2012-12-16T10:53:00Z">
                    <w:rPr/>
                  </w:rPrChange>
                </w:rPr>
                <w:t>Annual Wolf’s Sunspot Numbers</w:t>
              </w:r>
            </w:ins>
          </w:p>
          <w:p w14:paraId="4F97E93B" w14:textId="77777777" w:rsidR="00BB4B46" w:rsidRPr="00032D83" w:rsidRDefault="00BB4B46">
            <w:pPr>
              <w:pStyle w:val="BangBody"/>
              <w:rPr>
                <w:ins w:id="8587" w:author="The Si Tran" w:date="2012-12-09T14:54:00Z"/>
                <w:szCs w:val="26"/>
              </w:rPr>
              <w:pPrChange w:id="8588" w:author="The Si Tran" w:date="2012-12-16T10:13:00Z">
                <w:pPr>
                  <w:framePr w:hSpace="180" w:wrap="around" w:vAnchor="text" w:hAnchor="margin" w:x="108" w:y="34"/>
                </w:pPr>
              </w:pPrChange>
            </w:pPr>
            <w:ins w:id="8589" w:author="The Si Tran" w:date="2012-12-09T14:54:00Z">
              <w:r w:rsidRPr="006948EF">
                <w:rPr>
                  <w:sz w:val="26"/>
                  <w:szCs w:val="26"/>
                  <w:rPrChange w:id="8590" w:author="The Si Tran" w:date="2012-12-16T10:53:00Z">
                    <w:rPr/>
                  </w:rPrChange>
                </w:rPr>
                <w:t>Seismograph of the Kobe earthquake</w:t>
              </w:r>
            </w:ins>
          </w:p>
        </w:tc>
      </w:tr>
    </w:tbl>
    <w:p w14:paraId="69935C0C" w14:textId="77777777" w:rsidR="00BB4B46" w:rsidRDefault="00BB4B46" w:rsidP="00945B99">
      <w:pPr>
        <w:rPr>
          <w:ins w:id="8591" w:author="The Si Tran" w:date="2012-12-16T08:40:00Z"/>
          <w:szCs w:val="26"/>
        </w:rPr>
      </w:pPr>
    </w:p>
    <w:p w14:paraId="504DC114" w14:textId="77777777" w:rsidR="00945B99" w:rsidRDefault="00945B99" w:rsidP="00945B99">
      <w:pPr>
        <w:rPr>
          <w:ins w:id="8592" w:author="The Si Tran" w:date="2012-12-14T06:25:00Z"/>
          <w:szCs w:val="26"/>
        </w:rPr>
      </w:pPr>
      <w:ins w:id="8593"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594" w:author="The Si Tran" w:date="2012-12-10T07:15:00Z"/>
          <w:szCs w:val="26"/>
        </w:rPr>
      </w:pPr>
    </w:p>
    <w:p w14:paraId="51F5004B" w14:textId="77777777" w:rsidR="00314F23" w:rsidRDefault="00945B99">
      <w:pPr>
        <w:rPr>
          <w:ins w:id="8595" w:author="The Si Tran" w:date="2012-12-10T07:17:00Z"/>
        </w:rPr>
        <w:pPrChange w:id="8596" w:author="The Si Tran" w:date="2012-12-09T14:53:00Z">
          <w:pPr>
            <w:pStyle w:val="Heading1"/>
            <w:jc w:val="left"/>
          </w:pPr>
        </w:pPrChange>
      </w:pPr>
      <w:ins w:id="8597" w:author="The Si Tran" w:date="2012-12-10T07:16:00Z">
        <w:r w:rsidRPr="00032D83">
          <w:rPr>
            <w:noProof/>
          </w:rPr>
          <w:drawing>
            <wp:inline distT="0" distB="0" distL="0" distR="0" wp14:anchorId="16A3027F" wp14:editId="3B4C6CF7">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8"/>
                      <a:stretch>
                        <a:fillRect/>
                      </a:stretch>
                    </pic:blipFill>
                    <pic:spPr>
                      <a:xfrm>
                        <a:off x="0" y="0"/>
                        <a:ext cx="5765880" cy="3522978"/>
                      </a:xfrm>
                      <a:prstGeom prst="rect">
                        <a:avLst/>
                      </a:prstGeom>
                    </pic:spPr>
                  </pic:pic>
                </a:graphicData>
              </a:graphic>
            </wp:inline>
          </w:drawing>
        </w:r>
      </w:ins>
    </w:p>
    <w:p w14:paraId="3F1929E4" w14:textId="48977E76" w:rsidR="00945B99" w:rsidRPr="000A51F8" w:rsidRDefault="006234D7">
      <w:pPr>
        <w:pStyle w:val="Hinh"/>
        <w:rPr>
          <w:ins w:id="8598" w:author="The Si Tran" w:date="2012-12-11T23:41:00Z"/>
          <w:rPrChange w:id="8599" w:author="The Si Tran" w:date="2012-12-16T17:34:00Z">
            <w:rPr>
              <w:ins w:id="8600" w:author="The Si Tran" w:date="2012-12-11T23:41:00Z"/>
            </w:rPr>
          </w:rPrChange>
        </w:rPr>
        <w:pPrChange w:id="8601" w:author="The Si Tran" w:date="2012-12-16T17:34:00Z">
          <w:pPr>
            <w:pStyle w:val="Heading1"/>
            <w:jc w:val="left"/>
          </w:pPr>
        </w:pPrChange>
      </w:pPr>
      <w:bookmarkStart w:id="8602" w:name="_Toc343452761"/>
      <w:ins w:id="8603" w:author="The Si Tran" w:date="2012-12-11T20:03:00Z">
        <w:r w:rsidRPr="000A51F8">
          <w:rPr>
            <w:rStyle w:val="Heading6Char"/>
            <w:rFonts w:eastAsiaTheme="minorHAnsi"/>
            <w:b w:val="0"/>
            <w:bCs/>
            <w:rPrChange w:id="8604" w:author="The Si Tran" w:date="2012-12-16T17:34:00Z">
              <w:rPr/>
            </w:rPrChange>
          </w:rPr>
          <w:t xml:space="preserve">Hình </w:t>
        </w:r>
      </w:ins>
      <w:ins w:id="8605" w:author="The Si Tran" w:date="2012-12-11T22:47:00Z">
        <w:r w:rsidR="00D742D5" w:rsidRPr="00F61ABD">
          <w:rPr>
            <w:rStyle w:val="Heading6Char"/>
            <w:rFonts w:eastAsiaTheme="minorHAnsi"/>
            <w:b w:val="0"/>
            <w:bCs/>
            <w:rPrChange w:id="8606" w:author="The Si Tran" w:date="2012-12-16T20:18:00Z">
              <w:rPr>
                <w:b w:val="0"/>
              </w:rPr>
            </w:rPrChange>
          </w:rPr>
          <w:t>6.1</w:t>
        </w:r>
      </w:ins>
      <w:ins w:id="8607" w:author="The Si Tran" w:date="2012-12-11T20:03:00Z">
        <w:r w:rsidRPr="00032D83">
          <w:t>:</w:t>
        </w:r>
      </w:ins>
      <w:ins w:id="8608" w:author="The Si Tran" w:date="2012-12-11T23:41:00Z">
        <w:r w:rsidR="004D6F02" w:rsidRPr="000A51F8">
          <w:rPr>
            <w:rPrChange w:id="8609" w:author="The Si Tran" w:date="2012-12-16T17:34:00Z">
              <w:rPr>
                <w:b w:val="0"/>
              </w:rPr>
            </w:rPrChange>
          </w:rPr>
          <w:t xml:space="preserve"> </w:t>
        </w:r>
      </w:ins>
      <w:ins w:id="8610" w:author="The Si Tran" w:date="2012-12-10T07:17:00Z">
        <w:r w:rsidR="00945B99" w:rsidRPr="000A51F8">
          <w:rPr>
            <w:rPrChange w:id="8611" w:author="The Si Tran" w:date="2012-12-16T17:34:00Z">
              <w:rPr>
                <w:b w:val="0"/>
              </w:rPr>
            </w:rPrChange>
          </w:rPr>
          <w:t>Đồ thị chuỗi dữ liệu Passengers</w:t>
        </w:r>
      </w:ins>
      <w:bookmarkEnd w:id="8602"/>
    </w:p>
    <w:p w14:paraId="4368F834" w14:textId="77777777" w:rsidR="004D6F02" w:rsidRPr="007C782C" w:rsidRDefault="004D6F02">
      <w:pPr>
        <w:pStyle w:val="Hinh"/>
        <w:rPr>
          <w:ins w:id="8612" w:author="The Si Tran" w:date="2012-12-10T07:17:00Z"/>
        </w:rPr>
        <w:pPrChange w:id="8613" w:author="The Si Tran" w:date="2012-12-16T10:10:00Z">
          <w:pPr>
            <w:pStyle w:val="Heading1"/>
            <w:jc w:val="left"/>
          </w:pPr>
        </w:pPrChange>
      </w:pPr>
    </w:p>
    <w:p w14:paraId="2D06BDB5" w14:textId="77777777" w:rsidR="00945B99" w:rsidRDefault="00945B99">
      <w:pPr>
        <w:rPr>
          <w:ins w:id="8614" w:author="The Si Tran" w:date="2012-12-11T20:04:00Z"/>
        </w:rPr>
        <w:pPrChange w:id="8615" w:author="The Si Tran" w:date="2012-12-09T14:53:00Z">
          <w:pPr>
            <w:pStyle w:val="Heading1"/>
            <w:jc w:val="left"/>
          </w:pPr>
        </w:pPrChange>
      </w:pPr>
      <w:ins w:id="8616" w:author="The Si Tran" w:date="2012-12-10T07:17:00Z">
        <w:r w:rsidRPr="00032D83">
          <w:rPr>
            <w:noProof/>
          </w:rPr>
          <w:lastRenderedPageBreak/>
          <w:drawing>
            <wp:inline distT="0" distB="0" distL="0" distR="0" wp14:anchorId="4884D277" wp14:editId="7DFD11A0">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9"/>
                      <a:stretch>
                        <a:fillRect/>
                      </a:stretch>
                    </pic:blipFill>
                    <pic:spPr>
                      <a:xfrm>
                        <a:off x="0" y="0"/>
                        <a:ext cx="5885927" cy="3603243"/>
                      </a:xfrm>
                      <a:prstGeom prst="rect">
                        <a:avLst/>
                      </a:prstGeom>
                    </pic:spPr>
                  </pic:pic>
                </a:graphicData>
              </a:graphic>
            </wp:inline>
          </w:drawing>
        </w:r>
      </w:ins>
    </w:p>
    <w:p w14:paraId="398D2B47" w14:textId="5EF3037C" w:rsidR="006234D7" w:rsidRPr="000A51F8" w:rsidRDefault="006234D7">
      <w:pPr>
        <w:pStyle w:val="Hinh"/>
        <w:rPr>
          <w:ins w:id="8617" w:author="The Si Tran" w:date="2012-12-16T08:42:00Z"/>
          <w:rPrChange w:id="8618" w:author="The Si Tran" w:date="2012-12-16T17:34:00Z">
            <w:rPr>
              <w:ins w:id="8619" w:author="The Si Tran" w:date="2012-12-16T08:42:00Z"/>
            </w:rPr>
          </w:rPrChange>
        </w:rPr>
        <w:pPrChange w:id="8620" w:author="The Si Tran" w:date="2012-12-16T17:34:00Z">
          <w:pPr>
            <w:pStyle w:val="Heading1"/>
            <w:jc w:val="left"/>
          </w:pPr>
        </w:pPrChange>
      </w:pPr>
      <w:bookmarkStart w:id="8621" w:name="_Toc343452762"/>
      <w:ins w:id="8622" w:author="The Si Tran" w:date="2012-12-11T20:04:00Z">
        <w:r w:rsidRPr="00032D83">
          <w:t xml:space="preserve">Hình </w:t>
        </w:r>
      </w:ins>
      <w:ins w:id="8623" w:author="The Si Tran" w:date="2012-12-11T23:41:00Z">
        <w:r w:rsidR="004D6F02" w:rsidRPr="000A51F8">
          <w:rPr>
            <w:rPrChange w:id="8624" w:author="The Si Tran" w:date="2012-12-16T17:34:00Z">
              <w:rPr>
                <w:b w:val="0"/>
              </w:rPr>
            </w:rPrChange>
          </w:rPr>
          <w:t>6.2</w:t>
        </w:r>
      </w:ins>
      <w:ins w:id="8625" w:author="The Si Tran" w:date="2012-12-11T20:04:00Z">
        <w:r w:rsidRPr="000A51F8">
          <w:rPr>
            <w:rPrChange w:id="8626" w:author="The Si Tran" w:date="2012-12-16T17:34:00Z">
              <w:rPr>
                <w:b w:val="0"/>
              </w:rPr>
            </w:rPrChange>
          </w:rPr>
          <w:t>:</w:t>
        </w:r>
      </w:ins>
      <w:ins w:id="8627" w:author="The Si Tran" w:date="2012-12-11T23:41:00Z">
        <w:r w:rsidR="004D6F02" w:rsidRPr="000A51F8">
          <w:rPr>
            <w:rPrChange w:id="8628" w:author="The Si Tran" w:date="2012-12-16T17:34:00Z">
              <w:rPr>
                <w:b w:val="0"/>
              </w:rPr>
            </w:rPrChange>
          </w:rPr>
          <w:t xml:space="preserve"> </w:t>
        </w:r>
      </w:ins>
      <w:ins w:id="8629" w:author="The Si Tran" w:date="2012-12-11T20:04:00Z">
        <w:r w:rsidRPr="000A51F8">
          <w:rPr>
            <w:rPrChange w:id="8630" w:author="The Si Tran" w:date="2012-12-16T17:34:00Z">
              <w:rPr>
                <w:b w:val="0"/>
              </w:rPr>
            </w:rPrChange>
          </w:rPr>
          <w:t>Đồ thị chuỗi dữ liệu Paper</w:t>
        </w:r>
      </w:ins>
      <w:bookmarkEnd w:id="8621"/>
    </w:p>
    <w:p w14:paraId="46234884" w14:textId="77777777" w:rsidR="00BB4B46" w:rsidRPr="002D6925" w:rsidRDefault="00BB4B46">
      <w:pPr>
        <w:pStyle w:val="Hinh"/>
        <w:rPr>
          <w:ins w:id="8631" w:author="The Si Tran" w:date="2012-12-10T07:17:00Z"/>
          <w:rPrChange w:id="8632" w:author="The Si Tran" w:date="2012-12-14T06:27:00Z">
            <w:rPr>
              <w:ins w:id="8633" w:author="The Si Tran" w:date="2012-12-10T07:17:00Z"/>
            </w:rPr>
          </w:rPrChange>
        </w:rPr>
        <w:pPrChange w:id="8634" w:author="The Si Tran" w:date="2012-12-16T10:10:00Z">
          <w:pPr>
            <w:pStyle w:val="Heading1"/>
            <w:jc w:val="left"/>
          </w:pPr>
        </w:pPrChange>
      </w:pPr>
    </w:p>
    <w:p w14:paraId="77C21609" w14:textId="77777777" w:rsidR="00945B99" w:rsidRDefault="00945B99">
      <w:pPr>
        <w:rPr>
          <w:ins w:id="8635" w:author="The Si Tran" w:date="2012-12-11T20:04:00Z"/>
        </w:rPr>
        <w:pPrChange w:id="8636" w:author="The Si Tran" w:date="2012-12-09T14:53:00Z">
          <w:pPr>
            <w:pStyle w:val="Heading1"/>
            <w:jc w:val="left"/>
          </w:pPr>
        </w:pPrChange>
      </w:pPr>
      <w:ins w:id="8637" w:author="The Si Tran" w:date="2012-12-10T07:18:00Z">
        <w:r w:rsidRPr="00032D83">
          <w:rPr>
            <w:noProof/>
          </w:rPr>
          <w:drawing>
            <wp:inline distT="0" distB="0" distL="0" distR="0" wp14:anchorId="3059BB06" wp14:editId="709A156B">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0"/>
                      <a:stretch>
                        <a:fillRect/>
                      </a:stretch>
                    </pic:blipFill>
                    <pic:spPr>
                      <a:xfrm>
                        <a:off x="0" y="0"/>
                        <a:ext cx="5764872" cy="3522362"/>
                      </a:xfrm>
                      <a:prstGeom prst="rect">
                        <a:avLst/>
                      </a:prstGeom>
                    </pic:spPr>
                  </pic:pic>
                </a:graphicData>
              </a:graphic>
            </wp:inline>
          </w:drawing>
        </w:r>
      </w:ins>
    </w:p>
    <w:p w14:paraId="6BD44FE7" w14:textId="58092FA5" w:rsidR="006234D7" w:rsidRPr="000A51F8" w:rsidRDefault="006234D7">
      <w:pPr>
        <w:pStyle w:val="Hinh"/>
        <w:rPr>
          <w:ins w:id="8638" w:author="The Si Tran" w:date="2012-12-11T20:04:00Z"/>
          <w:rPrChange w:id="8639" w:author="The Si Tran" w:date="2012-12-16T17:34:00Z">
            <w:rPr>
              <w:ins w:id="8640" w:author="The Si Tran" w:date="2012-12-11T20:04:00Z"/>
            </w:rPr>
          </w:rPrChange>
        </w:rPr>
        <w:pPrChange w:id="8641" w:author="The Si Tran" w:date="2012-12-16T17:34:00Z">
          <w:pPr>
            <w:pStyle w:val="Heading3"/>
            <w:numPr>
              <w:ilvl w:val="0"/>
              <w:numId w:val="0"/>
            </w:numPr>
            <w:tabs>
              <w:tab w:val="clear" w:pos="1080"/>
            </w:tabs>
            <w:ind w:left="0" w:firstLine="0"/>
            <w:jc w:val="center"/>
          </w:pPr>
        </w:pPrChange>
      </w:pPr>
      <w:bookmarkStart w:id="8642" w:name="_Toc343452763"/>
      <w:ins w:id="8643" w:author="The Si Tran" w:date="2012-12-11T20:04:00Z">
        <w:r w:rsidRPr="00032D83">
          <w:t xml:space="preserve">Hình </w:t>
        </w:r>
      </w:ins>
      <w:ins w:id="8644" w:author="The Si Tran" w:date="2012-12-11T23:42:00Z">
        <w:r w:rsidR="004D6F02" w:rsidRPr="000A51F8">
          <w:rPr>
            <w:rPrChange w:id="8645" w:author="The Si Tran" w:date="2012-12-16T17:34:00Z">
              <w:rPr>
                <w:b w:val="0"/>
              </w:rPr>
            </w:rPrChange>
          </w:rPr>
          <w:t>6.3</w:t>
        </w:r>
      </w:ins>
      <w:ins w:id="8646" w:author="The Si Tran" w:date="2012-12-11T20:04:00Z">
        <w:r w:rsidRPr="000A51F8">
          <w:rPr>
            <w:rPrChange w:id="8647" w:author="The Si Tran" w:date="2012-12-16T17:34:00Z">
              <w:rPr>
                <w:b w:val="0"/>
              </w:rPr>
            </w:rPrChange>
          </w:rPr>
          <w:t>:</w:t>
        </w:r>
      </w:ins>
      <w:ins w:id="8648" w:author="The Si Tran" w:date="2012-12-11T23:42:00Z">
        <w:r w:rsidR="004D6F02" w:rsidRPr="000A51F8">
          <w:rPr>
            <w:rPrChange w:id="8649" w:author="The Si Tran" w:date="2012-12-16T17:34:00Z">
              <w:rPr>
                <w:b w:val="0"/>
              </w:rPr>
            </w:rPrChange>
          </w:rPr>
          <w:t xml:space="preserve"> </w:t>
        </w:r>
      </w:ins>
      <w:ins w:id="8650" w:author="The Si Tran" w:date="2012-12-11T20:04:00Z">
        <w:r w:rsidRPr="000A51F8">
          <w:rPr>
            <w:rPrChange w:id="8651" w:author="The Si Tran" w:date="2012-12-16T17:34:00Z">
              <w:rPr>
                <w:b w:val="0"/>
              </w:rPr>
            </w:rPrChange>
          </w:rPr>
          <w:t xml:space="preserve">Đồ thị chuỗi dữ liệu </w:t>
        </w:r>
      </w:ins>
      <w:ins w:id="8652" w:author="The Si Tran" w:date="2012-12-11T20:05:00Z">
        <w:r w:rsidRPr="000A51F8">
          <w:rPr>
            <w:rPrChange w:id="8653" w:author="The Si Tran" w:date="2012-12-16T17:34:00Z">
              <w:rPr>
                <w:b w:val="0"/>
              </w:rPr>
            </w:rPrChange>
          </w:rPr>
          <w:t>Deaths</w:t>
        </w:r>
      </w:ins>
      <w:bookmarkEnd w:id="8642"/>
    </w:p>
    <w:p w14:paraId="4B0A3BD7" w14:textId="77777777" w:rsidR="006234D7" w:rsidRDefault="006234D7">
      <w:pPr>
        <w:rPr>
          <w:ins w:id="8654" w:author="The Si Tran" w:date="2012-12-10T07:18:00Z"/>
        </w:rPr>
        <w:pPrChange w:id="8655" w:author="The Si Tran" w:date="2012-12-09T14:53:00Z">
          <w:pPr>
            <w:pStyle w:val="Heading1"/>
            <w:jc w:val="left"/>
          </w:pPr>
        </w:pPrChange>
      </w:pPr>
    </w:p>
    <w:p w14:paraId="62A688BC" w14:textId="77777777" w:rsidR="00945B99" w:rsidRDefault="00945B99">
      <w:pPr>
        <w:rPr>
          <w:ins w:id="8656" w:author="The Si Tran" w:date="2012-12-11T20:05:00Z"/>
        </w:rPr>
        <w:pPrChange w:id="8657" w:author="The Si Tran" w:date="2012-12-09T14:53:00Z">
          <w:pPr>
            <w:pStyle w:val="Heading1"/>
            <w:jc w:val="left"/>
          </w:pPr>
        </w:pPrChange>
      </w:pPr>
      <w:ins w:id="8658" w:author="The Si Tran" w:date="2012-12-10T07:19:00Z">
        <w:r w:rsidRPr="00032D83">
          <w:rPr>
            <w:noProof/>
          </w:rPr>
          <w:lastRenderedPageBreak/>
          <w:drawing>
            <wp:inline distT="0" distB="0" distL="0" distR="0" wp14:anchorId="3123C61D" wp14:editId="62349218">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1"/>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659" w:author="The Si Tran" w:date="2012-12-11T23:42:00Z"/>
          <w:rPrChange w:id="8660" w:author="The Si Tran" w:date="2012-12-16T17:34:00Z">
            <w:rPr>
              <w:ins w:id="8661" w:author="The Si Tran" w:date="2012-12-11T23:42:00Z"/>
            </w:rPr>
          </w:rPrChange>
        </w:rPr>
        <w:pPrChange w:id="8662" w:author="The Si Tran" w:date="2012-12-16T17:34:00Z">
          <w:pPr>
            <w:pStyle w:val="Heading1"/>
            <w:jc w:val="left"/>
          </w:pPr>
        </w:pPrChange>
      </w:pPr>
      <w:bookmarkStart w:id="8663" w:name="_Toc343452764"/>
      <w:ins w:id="8664" w:author="The Si Tran" w:date="2012-12-11T20:05:00Z">
        <w:r w:rsidRPr="00032D83">
          <w:t xml:space="preserve">Hình </w:t>
        </w:r>
      </w:ins>
      <w:ins w:id="8665" w:author="The Si Tran" w:date="2012-12-11T23:42:00Z">
        <w:r w:rsidR="004D6F02" w:rsidRPr="000A51F8">
          <w:rPr>
            <w:rPrChange w:id="8666" w:author="The Si Tran" w:date="2012-12-16T17:34:00Z">
              <w:rPr>
                <w:b w:val="0"/>
              </w:rPr>
            </w:rPrChange>
          </w:rPr>
          <w:t>6.4</w:t>
        </w:r>
      </w:ins>
      <w:ins w:id="8667" w:author="The Si Tran" w:date="2012-12-11T20:05:00Z">
        <w:r w:rsidRPr="000A51F8">
          <w:rPr>
            <w:rPrChange w:id="8668" w:author="The Si Tran" w:date="2012-12-16T17:34:00Z">
              <w:rPr>
                <w:b w:val="0"/>
              </w:rPr>
            </w:rPrChange>
          </w:rPr>
          <w:t>:</w:t>
        </w:r>
      </w:ins>
      <w:ins w:id="8669" w:author="The Si Tran" w:date="2012-12-11T23:42:00Z">
        <w:r w:rsidR="004D6F02" w:rsidRPr="000A51F8">
          <w:rPr>
            <w:rPrChange w:id="8670" w:author="The Si Tran" w:date="2012-12-16T17:34:00Z">
              <w:rPr>
                <w:b w:val="0"/>
              </w:rPr>
            </w:rPrChange>
          </w:rPr>
          <w:t xml:space="preserve"> </w:t>
        </w:r>
      </w:ins>
      <w:ins w:id="8671" w:author="The Si Tran" w:date="2012-12-11T20:05:00Z">
        <w:r w:rsidRPr="000A51F8">
          <w:rPr>
            <w:rPrChange w:id="8672" w:author="The Si Tran" w:date="2012-12-16T17:34:00Z">
              <w:rPr>
                <w:b w:val="0"/>
              </w:rPr>
            </w:rPrChange>
          </w:rPr>
          <w:t>Đồ thị chuỗi dữ liệu Maxtemp</w:t>
        </w:r>
      </w:ins>
      <w:bookmarkEnd w:id="8663"/>
    </w:p>
    <w:p w14:paraId="72EB7982" w14:textId="77777777" w:rsidR="004D6F02" w:rsidRPr="007C782C" w:rsidRDefault="004D6F02">
      <w:pPr>
        <w:pStyle w:val="Hinh"/>
        <w:rPr>
          <w:ins w:id="8673" w:author="The Si Tran" w:date="2012-12-10T07:19:00Z"/>
        </w:rPr>
        <w:pPrChange w:id="8674" w:author="The Si Tran" w:date="2012-12-16T10:10:00Z">
          <w:pPr>
            <w:pStyle w:val="Heading1"/>
            <w:jc w:val="left"/>
          </w:pPr>
        </w:pPrChange>
      </w:pPr>
    </w:p>
    <w:p w14:paraId="4EA1656A" w14:textId="77777777" w:rsidR="001E7EC0" w:rsidRDefault="001E7EC0">
      <w:pPr>
        <w:rPr>
          <w:ins w:id="8675" w:author="The Si Tran" w:date="2012-12-11T20:06:00Z"/>
        </w:rPr>
        <w:pPrChange w:id="8676" w:author="The Si Tran" w:date="2012-12-09T14:53:00Z">
          <w:pPr>
            <w:pStyle w:val="Heading1"/>
            <w:jc w:val="left"/>
          </w:pPr>
        </w:pPrChange>
      </w:pPr>
      <w:ins w:id="8677" w:author="The Si Tran" w:date="2012-12-10T07:20:00Z">
        <w:r w:rsidRPr="00032D83">
          <w:rPr>
            <w:noProof/>
          </w:rPr>
          <w:drawing>
            <wp:inline distT="0" distB="0" distL="0" distR="0" wp14:anchorId="3597D9B9" wp14:editId="15D5960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2"/>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678" w:author="The Si Tran" w:date="2012-12-12T07:58:00Z"/>
          <w:rPrChange w:id="8679" w:author="The Si Tran" w:date="2012-12-16T17:34:00Z">
            <w:rPr>
              <w:ins w:id="8680" w:author="The Si Tran" w:date="2012-12-12T07:58:00Z"/>
            </w:rPr>
          </w:rPrChange>
        </w:rPr>
        <w:pPrChange w:id="8681" w:author="The Si Tran" w:date="2012-12-16T17:34:00Z">
          <w:pPr>
            <w:pStyle w:val="Heading3"/>
            <w:numPr>
              <w:ilvl w:val="0"/>
              <w:numId w:val="0"/>
            </w:numPr>
            <w:tabs>
              <w:tab w:val="clear" w:pos="1080"/>
            </w:tabs>
            <w:ind w:left="0" w:firstLine="0"/>
            <w:jc w:val="center"/>
          </w:pPr>
        </w:pPrChange>
      </w:pPr>
      <w:bookmarkStart w:id="8682" w:name="_Toc343452765"/>
      <w:ins w:id="8683" w:author="The Si Tran" w:date="2012-12-11T20:06:00Z">
        <w:r w:rsidRPr="00032D83">
          <w:t xml:space="preserve">Hình </w:t>
        </w:r>
      </w:ins>
      <w:ins w:id="8684" w:author="The Si Tran" w:date="2012-12-11T23:42:00Z">
        <w:r w:rsidR="004D6F02" w:rsidRPr="000A51F8">
          <w:rPr>
            <w:rPrChange w:id="8685" w:author="The Si Tran" w:date="2012-12-16T17:34:00Z">
              <w:rPr>
                <w:b w:val="0"/>
              </w:rPr>
            </w:rPrChange>
          </w:rPr>
          <w:t>6.5</w:t>
        </w:r>
      </w:ins>
      <w:ins w:id="8686" w:author="The Si Tran" w:date="2012-12-11T20:06:00Z">
        <w:r w:rsidRPr="000A51F8">
          <w:rPr>
            <w:rPrChange w:id="8687" w:author="The Si Tran" w:date="2012-12-16T17:34:00Z">
              <w:rPr>
                <w:b w:val="0"/>
              </w:rPr>
            </w:rPrChange>
          </w:rPr>
          <w:t>:</w:t>
        </w:r>
      </w:ins>
      <w:ins w:id="8688" w:author="The Si Tran" w:date="2012-12-11T23:43:00Z">
        <w:r w:rsidR="004D6F02" w:rsidRPr="000A51F8">
          <w:rPr>
            <w:rPrChange w:id="8689" w:author="The Si Tran" w:date="2012-12-16T17:34:00Z">
              <w:rPr>
                <w:b w:val="0"/>
              </w:rPr>
            </w:rPrChange>
          </w:rPr>
          <w:t xml:space="preserve"> </w:t>
        </w:r>
      </w:ins>
      <w:ins w:id="8690" w:author="The Si Tran" w:date="2012-12-11T20:06:00Z">
        <w:r w:rsidRPr="000A51F8">
          <w:rPr>
            <w:rPrChange w:id="8691" w:author="The Si Tran" w:date="2012-12-16T17:34:00Z">
              <w:rPr>
                <w:b w:val="0"/>
              </w:rPr>
            </w:rPrChange>
          </w:rPr>
          <w:t>Đồ thị chuỗi dữ liệu Chemical</w:t>
        </w:r>
      </w:ins>
      <w:bookmarkEnd w:id="8682"/>
    </w:p>
    <w:p w14:paraId="783A3B4F" w14:textId="77777777" w:rsidR="001444EB" w:rsidRDefault="001444EB">
      <w:pPr>
        <w:pStyle w:val="Hinh"/>
        <w:rPr>
          <w:ins w:id="8692" w:author="The Si Tran" w:date="2012-12-12T07:58:00Z"/>
        </w:rPr>
        <w:pPrChange w:id="8693"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694" w:author="The Si Tran" w:date="2012-12-11T20:06:00Z"/>
        </w:rPr>
        <w:pPrChange w:id="8695"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696" w:author="The Si Tran" w:date="2012-12-11T20:07:00Z"/>
        </w:rPr>
        <w:pPrChange w:id="8697" w:author="The Si Tran" w:date="2012-12-09T14:53:00Z">
          <w:pPr>
            <w:pStyle w:val="Heading1"/>
            <w:jc w:val="left"/>
          </w:pPr>
        </w:pPrChange>
      </w:pPr>
      <w:ins w:id="8698" w:author="The Si Tran" w:date="2012-12-10T07:21:00Z">
        <w:r w:rsidRPr="00032D83">
          <w:rPr>
            <w:noProof/>
          </w:rPr>
          <w:lastRenderedPageBreak/>
          <w:drawing>
            <wp:inline distT="0" distB="0" distL="0" distR="0" wp14:anchorId="10F0555E" wp14:editId="3DE99FA7">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3"/>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699" w:author="The Si Tran" w:date="2012-12-11T20:08:00Z"/>
          <w:rPrChange w:id="8700" w:author="The Si Tran" w:date="2012-12-16T17:34:00Z">
            <w:rPr>
              <w:ins w:id="8701" w:author="The Si Tran" w:date="2012-12-11T20:08:00Z"/>
            </w:rPr>
          </w:rPrChange>
        </w:rPr>
        <w:pPrChange w:id="8702" w:author="The Si Tran" w:date="2012-12-16T17:34:00Z">
          <w:pPr>
            <w:pStyle w:val="Heading3"/>
            <w:numPr>
              <w:ilvl w:val="0"/>
              <w:numId w:val="0"/>
            </w:numPr>
            <w:tabs>
              <w:tab w:val="clear" w:pos="1080"/>
            </w:tabs>
            <w:ind w:left="0" w:firstLine="0"/>
            <w:jc w:val="center"/>
          </w:pPr>
        </w:pPrChange>
      </w:pPr>
      <w:bookmarkStart w:id="8703" w:name="_Toc343452766"/>
      <w:ins w:id="8704" w:author="The Si Tran" w:date="2012-12-11T20:08:00Z">
        <w:r w:rsidRPr="00032D83">
          <w:t xml:space="preserve">Hình </w:t>
        </w:r>
      </w:ins>
      <w:ins w:id="8705" w:author="The Si Tran" w:date="2012-12-11T23:43:00Z">
        <w:r w:rsidR="004D6F02" w:rsidRPr="000A51F8">
          <w:rPr>
            <w:rPrChange w:id="8706" w:author="The Si Tran" w:date="2012-12-16T17:34:00Z">
              <w:rPr>
                <w:b w:val="0"/>
              </w:rPr>
            </w:rPrChange>
          </w:rPr>
          <w:t>6.6</w:t>
        </w:r>
      </w:ins>
      <w:ins w:id="8707" w:author="The Si Tran" w:date="2012-12-11T20:08:00Z">
        <w:r w:rsidRPr="000A51F8">
          <w:rPr>
            <w:rPrChange w:id="8708" w:author="The Si Tran" w:date="2012-12-16T17:34:00Z">
              <w:rPr>
                <w:b w:val="0"/>
              </w:rPr>
            </w:rPrChange>
          </w:rPr>
          <w:t>:</w:t>
        </w:r>
      </w:ins>
      <w:ins w:id="8709" w:author="The Si Tran" w:date="2012-12-11T23:43:00Z">
        <w:r w:rsidR="004D6F02" w:rsidRPr="000A51F8">
          <w:rPr>
            <w:rPrChange w:id="8710" w:author="The Si Tran" w:date="2012-12-16T17:34:00Z">
              <w:rPr>
                <w:b w:val="0"/>
              </w:rPr>
            </w:rPrChange>
          </w:rPr>
          <w:t xml:space="preserve"> </w:t>
        </w:r>
      </w:ins>
      <w:ins w:id="8711" w:author="The Si Tran" w:date="2012-12-11T20:08:00Z">
        <w:r w:rsidRPr="000A51F8">
          <w:rPr>
            <w:rPrChange w:id="8712" w:author="The Si Tran" w:date="2012-12-16T17:34:00Z">
              <w:rPr>
                <w:b w:val="0"/>
              </w:rPr>
            </w:rPrChange>
          </w:rPr>
          <w:t>Đồ thị chuỗi dữ liệu Prices</w:t>
        </w:r>
        <w:bookmarkEnd w:id="8703"/>
      </w:ins>
    </w:p>
    <w:p w14:paraId="5775560B" w14:textId="77777777" w:rsidR="006234D7" w:rsidRDefault="006234D7">
      <w:pPr>
        <w:rPr>
          <w:ins w:id="8713" w:author="The Si Tran" w:date="2012-12-10T07:20:00Z"/>
        </w:rPr>
        <w:pPrChange w:id="8714" w:author="The Si Tran" w:date="2012-12-09T14:53:00Z">
          <w:pPr>
            <w:pStyle w:val="Heading1"/>
            <w:jc w:val="left"/>
          </w:pPr>
        </w:pPrChange>
      </w:pPr>
    </w:p>
    <w:p w14:paraId="5E573A58" w14:textId="77777777" w:rsidR="00F61ABD" w:rsidRDefault="001E7EC0">
      <w:pPr>
        <w:jc w:val="center"/>
        <w:rPr>
          <w:ins w:id="8715" w:author="The Si Tran" w:date="2012-12-16T20:20:00Z"/>
          <w:rStyle w:val="HinhChar"/>
        </w:rPr>
        <w:pPrChange w:id="8716" w:author="The Si Tran" w:date="2012-12-11T23:44:00Z">
          <w:pPr>
            <w:pStyle w:val="Heading3"/>
            <w:numPr>
              <w:ilvl w:val="0"/>
              <w:numId w:val="0"/>
            </w:numPr>
            <w:tabs>
              <w:tab w:val="clear" w:pos="1080"/>
            </w:tabs>
            <w:ind w:left="0" w:firstLine="0"/>
            <w:jc w:val="center"/>
          </w:pPr>
        </w:pPrChange>
      </w:pPr>
      <w:ins w:id="8717" w:author="The Si Tran" w:date="2012-12-10T07:21:00Z">
        <w:r w:rsidRPr="00032D83">
          <w:rPr>
            <w:noProof/>
          </w:rPr>
          <w:drawing>
            <wp:inline distT="0" distB="0" distL="0" distR="0" wp14:anchorId="15E9F9A0" wp14:editId="469E8EF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4"/>
                      <a:stretch>
                        <a:fillRect/>
                      </a:stretch>
                    </pic:blipFill>
                    <pic:spPr>
                      <a:xfrm>
                        <a:off x="0" y="0"/>
                        <a:ext cx="5806722" cy="3552274"/>
                      </a:xfrm>
                      <a:prstGeom prst="rect">
                        <a:avLst/>
                      </a:prstGeom>
                    </pic:spPr>
                  </pic:pic>
                </a:graphicData>
              </a:graphic>
            </wp:inline>
          </w:drawing>
        </w:r>
      </w:ins>
    </w:p>
    <w:p w14:paraId="4B72C6D3" w14:textId="53661C2E" w:rsidR="006234D7" w:rsidRDefault="006234D7" w:rsidP="00F61ABD">
      <w:pPr>
        <w:pStyle w:val="Hinh"/>
        <w:rPr>
          <w:ins w:id="8718" w:author="The Si Tran" w:date="2012-12-14T06:28:00Z"/>
        </w:rPr>
        <w:pPrChange w:id="8719" w:author="The Si Tran" w:date="2012-12-16T20:20:00Z">
          <w:pPr>
            <w:pStyle w:val="Heading3"/>
            <w:numPr>
              <w:ilvl w:val="0"/>
              <w:numId w:val="0"/>
            </w:numPr>
            <w:tabs>
              <w:tab w:val="clear" w:pos="1080"/>
            </w:tabs>
            <w:ind w:left="0" w:firstLine="0"/>
            <w:jc w:val="center"/>
          </w:pPr>
        </w:pPrChange>
      </w:pPr>
      <w:bookmarkStart w:id="8720" w:name="_Toc343452767"/>
      <w:ins w:id="8721" w:author="The Si Tran" w:date="2012-12-11T20:08:00Z">
        <w:r w:rsidRPr="00F61ABD">
          <w:rPr>
            <w:rStyle w:val="HinhChar"/>
            <w:rPrChange w:id="8722" w:author="The Si Tran" w:date="2012-12-16T20:18:00Z">
              <w:rPr>
                <w:bCs w:val="0"/>
              </w:rPr>
            </w:rPrChange>
          </w:rPr>
          <w:t xml:space="preserve">Hình </w:t>
        </w:r>
      </w:ins>
      <w:ins w:id="8723" w:author="The Si Tran" w:date="2012-12-11T23:43:00Z">
        <w:r w:rsidR="00BA41C5" w:rsidRPr="00F61ABD">
          <w:rPr>
            <w:rStyle w:val="HinhChar"/>
            <w:rPrChange w:id="8724" w:author="The Si Tran" w:date="2012-12-16T20:18:00Z">
              <w:rPr>
                <w:bCs w:val="0"/>
              </w:rPr>
            </w:rPrChange>
          </w:rPr>
          <w:t>6.7</w:t>
        </w:r>
      </w:ins>
      <w:ins w:id="8725" w:author="The Si Tran" w:date="2012-12-11T20:08:00Z">
        <w:r w:rsidRPr="00F61ABD">
          <w:rPr>
            <w:rStyle w:val="HinhChar"/>
            <w:rPrChange w:id="8726" w:author="The Si Tran" w:date="2012-12-16T20:18:00Z">
              <w:rPr>
                <w:bCs w:val="0"/>
              </w:rPr>
            </w:rPrChange>
          </w:rPr>
          <w:t>:</w:t>
        </w:r>
      </w:ins>
      <w:ins w:id="8727" w:author="The Si Tran" w:date="2012-12-11T23:43:00Z">
        <w:r w:rsidR="00BA41C5" w:rsidRPr="00F61ABD">
          <w:rPr>
            <w:rStyle w:val="HinhChar"/>
            <w:rPrChange w:id="8728" w:author="The Si Tran" w:date="2012-12-16T20:18:00Z">
              <w:rPr>
                <w:bCs w:val="0"/>
              </w:rPr>
            </w:rPrChange>
          </w:rPr>
          <w:t xml:space="preserve"> </w:t>
        </w:r>
      </w:ins>
      <w:ins w:id="8729" w:author="The Si Tran" w:date="2012-12-11T20:08:00Z">
        <w:r w:rsidRPr="00F61ABD">
          <w:rPr>
            <w:rStyle w:val="HinhChar"/>
            <w:rPrChange w:id="8730" w:author="The Si Tran" w:date="2012-12-16T20:18:00Z">
              <w:rPr>
                <w:b w:val="0"/>
                <w:bCs w:val="0"/>
              </w:rPr>
            </w:rPrChange>
          </w:rPr>
          <w:t xml:space="preserve">Đồ thị chuỗi dữ liệu </w:t>
        </w:r>
      </w:ins>
      <w:ins w:id="8731" w:author="The Si Tran" w:date="2012-12-11T20:09:00Z">
        <w:r w:rsidRPr="00F61ABD">
          <w:rPr>
            <w:rStyle w:val="HinhChar"/>
            <w:rPrChange w:id="8732" w:author="The Si Tran" w:date="2012-12-16T20:18:00Z">
              <w:rPr>
                <w:b w:val="0"/>
                <w:bCs w:val="0"/>
              </w:rPr>
            </w:rPrChange>
          </w:rPr>
          <w:t>Sunspots</w:t>
        </w:r>
      </w:ins>
      <w:bookmarkEnd w:id="8720"/>
    </w:p>
    <w:p w14:paraId="32D5EB39" w14:textId="77777777" w:rsidR="00722731" w:rsidRPr="00BA41C5" w:rsidRDefault="00722731">
      <w:pPr>
        <w:jc w:val="center"/>
        <w:rPr>
          <w:ins w:id="8733" w:author="The Si Tran" w:date="2012-12-11T23:44:00Z"/>
          <w:b/>
          <w:rPrChange w:id="8734" w:author="The Si Tran" w:date="2012-12-11T23:44:00Z">
            <w:rPr>
              <w:ins w:id="8735" w:author="The Si Tran" w:date="2012-12-11T23:44:00Z"/>
              <w:b w:val="0"/>
            </w:rPr>
          </w:rPrChange>
        </w:rPr>
        <w:pPrChange w:id="8736"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737" w:author="The Si Tran" w:date="2012-12-11T20:08:00Z"/>
        </w:rPr>
        <w:pPrChange w:id="8738"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739" w:author="The Si Tran" w:date="2012-12-11T20:09:00Z"/>
          <w:szCs w:val="26"/>
        </w:rPr>
        <w:pPrChange w:id="8740" w:author="The Si Tran" w:date="2012-12-09T14:53:00Z">
          <w:pPr>
            <w:pStyle w:val="Heading1"/>
            <w:jc w:val="left"/>
          </w:pPr>
        </w:pPrChange>
      </w:pPr>
      <w:ins w:id="8741" w:author="The Si Tran" w:date="2012-12-10T07:21:00Z">
        <w:r w:rsidRPr="00032D83">
          <w:rPr>
            <w:noProof/>
          </w:rPr>
          <w:lastRenderedPageBreak/>
          <w:drawing>
            <wp:inline distT="0" distB="0" distL="0" distR="0" wp14:anchorId="2307301A" wp14:editId="4BDFE75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5"/>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742" w:author="The Si Tran" w:date="2012-12-11T20:09:00Z"/>
          <w:rPrChange w:id="8743" w:author="The Si Tran" w:date="2012-12-16T17:35:00Z">
            <w:rPr>
              <w:ins w:id="8744" w:author="The Si Tran" w:date="2012-12-11T20:09:00Z"/>
            </w:rPr>
          </w:rPrChange>
        </w:rPr>
        <w:pPrChange w:id="8745" w:author="The Si Tran" w:date="2012-12-16T17:35:00Z">
          <w:pPr>
            <w:pStyle w:val="Heading3"/>
            <w:numPr>
              <w:ilvl w:val="0"/>
              <w:numId w:val="0"/>
            </w:numPr>
            <w:tabs>
              <w:tab w:val="clear" w:pos="1080"/>
            </w:tabs>
            <w:ind w:left="0" w:firstLine="0"/>
            <w:jc w:val="center"/>
          </w:pPr>
        </w:pPrChange>
      </w:pPr>
      <w:bookmarkStart w:id="8746" w:name="_Toc343452768"/>
      <w:ins w:id="8747" w:author="The Si Tran" w:date="2012-12-11T20:09:00Z">
        <w:r w:rsidRPr="00032D83">
          <w:t xml:space="preserve">Hình </w:t>
        </w:r>
      </w:ins>
      <w:ins w:id="8748" w:author="The Si Tran" w:date="2012-12-11T23:45:00Z">
        <w:r w:rsidR="00BA41C5" w:rsidRPr="000A51F8">
          <w:rPr>
            <w:rPrChange w:id="8749" w:author="The Si Tran" w:date="2012-12-16T17:35:00Z">
              <w:rPr>
                <w:b w:val="0"/>
              </w:rPr>
            </w:rPrChange>
          </w:rPr>
          <w:t>6.8</w:t>
        </w:r>
      </w:ins>
      <w:ins w:id="8750" w:author="The Si Tran" w:date="2012-12-11T20:09:00Z">
        <w:r w:rsidRPr="000A51F8">
          <w:rPr>
            <w:rPrChange w:id="8751" w:author="The Si Tran" w:date="2012-12-16T17:35:00Z">
              <w:rPr>
                <w:b w:val="0"/>
              </w:rPr>
            </w:rPrChange>
          </w:rPr>
          <w:t>:</w:t>
        </w:r>
      </w:ins>
      <w:ins w:id="8752" w:author="The Si Tran" w:date="2012-12-11T23:45:00Z">
        <w:r w:rsidR="00BA41C5" w:rsidRPr="000A51F8">
          <w:rPr>
            <w:rPrChange w:id="8753" w:author="The Si Tran" w:date="2012-12-16T17:35:00Z">
              <w:rPr>
                <w:b w:val="0"/>
              </w:rPr>
            </w:rPrChange>
          </w:rPr>
          <w:t xml:space="preserve"> </w:t>
        </w:r>
      </w:ins>
      <w:ins w:id="8754" w:author="The Si Tran" w:date="2012-12-11T20:09:00Z">
        <w:r w:rsidRPr="000A51F8">
          <w:rPr>
            <w:rPrChange w:id="8755" w:author="The Si Tran" w:date="2012-12-16T17:35:00Z">
              <w:rPr>
                <w:b w:val="0"/>
              </w:rPr>
            </w:rPrChange>
          </w:rPr>
          <w:t>Đồ thị chuỗi dữ liệu Kobe</w:t>
        </w:r>
        <w:bookmarkEnd w:id="8746"/>
      </w:ins>
    </w:p>
    <w:p w14:paraId="348758B0" w14:textId="762C11F9" w:rsidR="00EF77AD" w:rsidRDefault="00EF77AD">
      <w:pPr>
        <w:pStyle w:val="Heading2"/>
        <w:rPr>
          <w:ins w:id="8756" w:author="superchickend" w:date="2012-12-16T15:24:00Z"/>
        </w:rPr>
        <w:pPrChange w:id="8757" w:author="The Si Tran" w:date="2012-12-06T21:19:00Z">
          <w:pPr>
            <w:pStyle w:val="Heading1"/>
            <w:jc w:val="left"/>
          </w:pPr>
        </w:pPrChange>
      </w:pPr>
      <w:bookmarkStart w:id="8758" w:name="_Toc343452526"/>
      <w:ins w:id="8759" w:author="The Si Tran" w:date="2012-12-06T21:21:00Z">
        <w:r>
          <w:t>Kết quả thực nghiệ</w:t>
        </w:r>
        <w:r w:rsidR="00835F6C">
          <w:t>m</w:t>
        </w:r>
      </w:ins>
      <w:bookmarkEnd w:id="8758"/>
    </w:p>
    <w:p w14:paraId="1FE4844E" w14:textId="1CB4617B" w:rsidR="00271541" w:rsidRPr="00032D83" w:rsidRDefault="00271541">
      <w:pPr>
        <w:ind w:firstLine="648"/>
        <w:rPr>
          <w:ins w:id="8760" w:author="The Si Tran" w:date="2012-12-06T21:21:00Z"/>
        </w:rPr>
        <w:pPrChange w:id="8761" w:author="superchickend" w:date="2012-12-16T15:27:00Z">
          <w:pPr>
            <w:pStyle w:val="Heading1"/>
            <w:jc w:val="left"/>
          </w:pPr>
        </w:pPrChange>
      </w:pPr>
      <w:ins w:id="8762"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rPr>
          <w:ins w:id="8763" w:author="The Si Tran" w:date="2012-12-14T06:29:00Z"/>
        </w:rPr>
        <w:pPrChange w:id="8764" w:author="The Si Tran" w:date="2012-12-06T21:22:00Z">
          <w:pPr>
            <w:pStyle w:val="Heading1"/>
            <w:jc w:val="left"/>
          </w:pPr>
        </w:pPrChange>
      </w:pPr>
      <w:bookmarkStart w:id="8765" w:name="_Toc343452527"/>
      <w:ins w:id="8766" w:author="The Si Tran" w:date="2012-12-06T21:22:00Z">
        <w:r>
          <w:t>Bộ dữ liệ</w:t>
        </w:r>
        <w:r w:rsidR="00810267">
          <w:t xml:space="preserve">u </w:t>
        </w:r>
      </w:ins>
      <w:ins w:id="8767" w:author="The Si Tran" w:date="2012-12-10T07:23:00Z">
        <w:r w:rsidR="00810267">
          <w:t>có tính mùa và xu hướng</w:t>
        </w:r>
      </w:ins>
      <w:bookmarkEnd w:id="8765"/>
    </w:p>
    <w:p w14:paraId="472957A1" w14:textId="07076E86" w:rsidR="00722731" w:rsidRPr="00097101" w:rsidRDefault="00722731">
      <w:pPr>
        <w:pStyle w:val="Bang"/>
        <w:rPr>
          <w:ins w:id="8768" w:author="The Si Tran" w:date="2012-12-10T07:25:00Z"/>
        </w:rPr>
        <w:pPrChange w:id="8769" w:author="The Si Tran" w:date="2012-12-16T10:03:00Z">
          <w:pPr>
            <w:pStyle w:val="Heading1"/>
            <w:jc w:val="left"/>
          </w:pPr>
        </w:pPrChange>
      </w:pPr>
      <w:bookmarkStart w:id="8770" w:name="_Toc343033794"/>
      <w:bookmarkStart w:id="8771" w:name="_Toc343415627"/>
      <w:ins w:id="8772" w:author="The Si Tran" w:date="2012-12-14T06:29:00Z">
        <w:r w:rsidRPr="006041AD">
          <w:rPr>
            <w:b/>
          </w:rPr>
          <w:t>Bảng 6.2</w:t>
        </w:r>
        <w:r w:rsidRPr="007C782C">
          <w:t xml:space="preserve">: </w:t>
        </w:r>
        <w:r w:rsidRPr="006041AD">
          <w:t>Kết quả thực nghiệm chuỗi dữ liệu Passengers</w:t>
        </w:r>
      </w:ins>
      <w:bookmarkEnd w:id="8770"/>
      <w:bookmarkEnd w:id="8771"/>
    </w:p>
    <w:tbl>
      <w:tblPr>
        <w:tblW w:w="9321" w:type="dxa"/>
        <w:tblLook w:val="04A0" w:firstRow="1" w:lastRow="0" w:firstColumn="1" w:lastColumn="0" w:noHBand="0" w:noVBand="1"/>
        <w:tblPrChange w:id="8773"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774">
          <w:tblGrid>
            <w:gridCol w:w="1072"/>
            <w:gridCol w:w="6843"/>
            <w:gridCol w:w="801"/>
            <w:gridCol w:w="931"/>
            <w:gridCol w:w="828"/>
          </w:tblGrid>
        </w:tblGridChange>
      </w:tblGrid>
      <w:tr w:rsidR="00A837C3" w:rsidRPr="009D2F47" w14:paraId="0506A383" w14:textId="77777777" w:rsidTr="006431AB">
        <w:trPr>
          <w:trHeight w:val="220"/>
          <w:ins w:id="8775" w:author="The Si Tran" w:date="2012-12-10T07:27:00Z"/>
          <w:trPrChange w:id="8776"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777"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778" w:author="The Si Tran" w:date="2012-12-10T07:27:00Z"/>
                <w:rPrChange w:id="8779" w:author="The Si Tran" w:date="2012-12-14T06:33:00Z">
                  <w:rPr>
                    <w:ins w:id="8780" w:author="The Si Tran" w:date="2012-12-10T07:27:00Z"/>
                    <w:rFonts w:ascii="Calibri" w:eastAsia="Times New Roman" w:hAnsi="Calibri"/>
                    <w:color w:val="000000"/>
                    <w:sz w:val="22"/>
                  </w:rPr>
                </w:rPrChange>
              </w:rPr>
              <w:pPrChange w:id="8781"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782"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pPr>
              <w:pStyle w:val="BangBody"/>
              <w:jc w:val="center"/>
              <w:rPr>
                <w:ins w:id="8783" w:author="The Si Tran" w:date="2012-12-10T07:27:00Z"/>
                <w:b/>
                <w:rPrChange w:id="8784" w:author="superchickend" w:date="2012-12-16T15:28:00Z">
                  <w:rPr>
                    <w:ins w:id="8785" w:author="The Si Tran" w:date="2012-12-10T07:27:00Z"/>
                    <w:rFonts w:ascii="Calibri" w:eastAsia="Times New Roman" w:hAnsi="Calibri"/>
                    <w:color w:val="000000"/>
                    <w:sz w:val="22"/>
                  </w:rPr>
                </w:rPrChange>
              </w:rPr>
              <w:pPrChange w:id="8786" w:author="superchickend" w:date="2012-12-16T15:28:00Z">
                <w:pPr>
                  <w:spacing w:line="240" w:lineRule="auto"/>
                  <w:ind w:hanging="18"/>
                </w:pPr>
              </w:pPrChange>
            </w:pPr>
            <w:ins w:id="8787" w:author="The Si Tran" w:date="2012-12-10T07:27:00Z">
              <w:r w:rsidRPr="00511C5F">
                <w:rPr>
                  <w:b/>
                  <w:rPrChange w:id="8788"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789"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pPr>
              <w:pStyle w:val="BangBody"/>
              <w:jc w:val="center"/>
              <w:rPr>
                <w:ins w:id="8790" w:author="The Si Tran" w:date="2012-12-10T07:27:00Z"/>
                <w:b/>
                <w:rPrChange w:id="8791" w:author="superchickend" w:date="2012-12-16T15:28:00Z">
                  <w:rPr>
                    <w:ins w:id="8792" w:author="The Si Tran" w:date="2012-12-10T07:27:00Z"/>
                    <w:rFonts w:ascii="Calibri" w:eastAsia="Times New Roman" w:hAnsi="Calibri"/>
                    <w:color w:val="000000"/>
                    <w:sz w:val="22"/>
                  </w:rPr>
                </w:rPrChange>
              </w:rPr>
              <w:pPrChange w:id="8793" w:author="superchickend" w:date="2012-12-16T15:28:00Z">
                <w:pPr>
                  <w:spacing w:line="240" w:lineRule="auto"/>
                </w:pPr>
              </w:pPrChange>
            </w:pPr>
            <w:ins w:id="8794" w:author="The Si Tran" w:date="2012-12-10T07:27:00Z">
              <w:r w:rsidRPr="00511C5F">
                <w:rPr>
                  <w:b/>
                  <w:rPrChange w:id="8795"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796"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pPr>
              <w:pStyle w:val="BangBody"/>
              <w:jc w:val="center"/>
              <w:rPr>
                <w:ins w:id="8797" w:author="The Si Tran" w:date="2012-12-10T07:27:00Z"/>
                <w:b/>
                <w:rPrChange w:id="8798" w:author="superchickend" w:date="2012-12-16T15:28:00Z">
                  <w:rPr>
                    <w:ins w:id="8799" w:author="The Si Tran" w:date="2012-12-10T07:27:00Z"/>
                    <w:rFonts w:ascii="Calibri" w:eastAsia="Times New Roman" w:hAnsi="Calibri"/>
                    <w:color w:val="000000"/>
                    <w:sz w:val="22"/>
                  </w:rPr>
                </w:rPrChange>
              </w:rPr>
              <w:pPrChange w:id="8800" w:author="superchickend" w:date="2012-12-16T15:28:00Z">
                <w:pPr>
                  <w:spacing w:line="240" w:lineRule="auto"/>
                </w:pPr>
              </w:pPrChange>
            </w:pPr>
            <w:ins w:id="8801" w:author="The Si Tran" w:date="2012-12-10T07:27:00Z">
              <w:r w:rsidRPr="00511C5F">
                <w:rPr>
                  <w:b/>
                  <w:rPrChange w:id="8802"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803"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pPr>
              <w:pStyle w:val="BangBody"/>
              <w:jc w:val="center"/>
              <w:rPr>
                <w:ins w:id="8804" w:author="The Si Tran" w:date="2012-12-10T07:27:00Z"/>
                <w:b/>
                <w:rPrChange w:id="8805" w:author="superchickend" w:date="2012-12-16T15:28:00Z">
                  <w:rPr>
                    <w:ins w:id="8806" w:author="The Si Tran" w:date="2012-12-10T07:27:00Z"/>
                    <w:rFonts w:ascii="Calibri" w:eastAsia="Times New Roman" w:hAnsi="Calibri"/>
                    <w:color w:val="000000"/>
                    <w:sz w:val="22"/>
                  </w:rPr>
                </w:rPrChange>
              </w:rPr>
              <w:pPrChange w:id="8807" w:author="superchickend" w:date="2012-12-16T15:28:00Z">
                <w:pPr>
                  <w:spacing w:line="240" w:lineRule="auto"/>
                </w:pPr>
              </w:pPrChange>
            </w:pPr>
            <w:ins w:id="8808" w:author="The Si Tran" w:date="2012-12-10T07:27:00Z">
              <w:r w:rsidRPr="00511C5F">
                <w:rPr>
                  <w:b/>
                  <w:rPrChange w:id="8809"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810" w:author="The Si Tran" w:date="2012-12-10T07:27:00Z"/>
          <w:trPrChange w:id="8811"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12"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pPr>
              <w:pStyle w:val="BangBody"/>
              <w:jc w:val="center"/>
              <w:rPr>
                <w:ins w:id="8813" w:author="The Si Tran" w:date="2012-12-10T07:27:00Z"/>
                <w:b/>
                <w:rPrChange w:id="8814" w:author="superchickend" w:date="2012-12-16T15:28:00Z">
                  <w:rPr>
                    <w:ins w:id="8815" w:author="The Si Tran" w:date="2012-12-10T07:27:00Z"/>
                    <w:rFonts w:ascii="Calibri" w:eastAsia="Times New Roman" w:hAnsi="Calibri"/>
                    <w:color w:val="000000"/>
                    <w:sz w:val="22"/>
                  </w:rPr>
                </w:rPrChange>
              </w:rPr>
              <w:pPrChange w:id="8816" w:author="superchickend" w:date="2012-12-16T15:28:00Z">
                <w:pPr>
                  <w:spacing w:line="240" w:lineRule="auto"/>
                  <w:jc w:val="center"/>
                </w:pPr>
              </w:pPrChange>
            </w:pPr>
            <w:ins w:id="8817" w:author="The Si Tran" w:date="2012-12-10T07:27:00Z">
              <w:r w:rsidRPr="00511C5F">
                <w:rPr>
                  <w:b/>
                  <w:rPrChange w:id="8818"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819"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820" w:author="The Si Tran" w:date="2012-12-10T07:27:00Z"/>
                <w:rPrChange w:id="8821" w:author="The Si Tran" w:date="2012-12-14T06:33:00Z">
                  <w:rPr>
                    <w:ins w:id="8822" w:author="The Si Tran" w:date="2012-12-10T07:27:00Z"/>
                    <w:rFonts w:ascii="Calibri" w:eastAsia="Times New Roman" w:hAnsi="Calibri"/>
                    <w:color w:val="000000"/>
                    <w:sz w:val="22"/>
                  </w:rPr>
                </w:rPrChange>
              </w:rPr>
              <w:pPrChange w:id="8823" w:author="The Si Tran" w:date="2012-12-16T08:45:00Z">
                <w:pPr>
                  <w:spacing w:line="240" w:lineRule="auto"/>
                  <w:jc w:val="left"/>
                </w:pPr>
              </w:pPrChange>
            </w:pPr>
            <w:ins w:id="8824" w:author="The Si Tran" w:date="2012-12-10T07:27:00Z">
              <w:r w:rsidRPr="00722731">
                <w:rPr>
                  <w:rPrChange w:id="8825"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826"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jc w:val="center"/>
              <w:rPr>
                <w:ins w:id="8827" w:author="The Si Tran" w:date="2012-12-10T07:27:00Z"/>
                <w:rPrChange w:id="8828" w:author="The Si Tran" w:date="2012-12-14T06:33:00Z">
                  <w:rPr>
                    <w:ins w:id="8829" w:author="The Si Tran" w:date="2012-12-10T07:27:00Z"/>
                    <w:rFonts w:ascii="Calibri" w:eastAsia="Times New Roman" w:hAnsi="Calibri"/>
                    <w:color w:val="000000"/>
                    <w:sz w:val="22"/>
                  </w:rPr>
                </w:rPrChange>
              </w:rPr>
              <w:pPrChange w:id="8830" w:author="superchickend" w:date="2012-12-16T15:28:00Z">
                <w:pPr>
                  <w:spacing w:line="240" w:lineRule="auto"/>
                  <w:jc w:val="right"/>
                </w:pPr>
              </w:pPrChange>
            </w:pPr>
            <w:ins w:id="8831" w:author="The Si Tran" w:date="2012-12-10T07:27:00Z">
              <w:r w:rsidRPr="00722731">
                <w:rPr>
                  <w:rPrChange w:id="8832"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833"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jc w:val="center"/>
              <w:rPr>
                <w:ins w:id="8834" w:author="The Si Tran" w:date="2012-12-10T07:27:00Z"/>
                <w:rPrChange w:id="8835" w:author="The Si Tran" w:date="2012-12-14T06:33:00Z">
                  <w:rPr>
                    <w:ins w:id="8836" w:author="The Si Tran" w:date="2012-12-10T07:27:00Z"/>
                    <w:rFonts w:ascii="Calibri" w:eastAsia="Times New Roman" w:hAnsi="Calibri"/>
                    <w:color w:val="000000"/>
                    <w:sz w:val="22"/>
                  </w:rPr>
                </w:rPrChange>
              </w:rPr>
              <w:pPrChange w:id="8837" w:author="superchickend" w:date="2012-12-16T15:28:00Z">
                <w:pPr>
                  <w:spacing w:line="240" w:lineRule="auto"/>
                  <w:jc w:val="right"/>
                </w:pPr>
              </w:pPrChange>
            </w:pPr>
            <w:ins w:id="8838" w:author="The Si Tran" w:date="2012-12-10T07:27:00Z">
              <w:r w:rsidRPr="00722731">
                <w:rPr>
                  <w:rPrChange w:id="8839"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840"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jc w:val="center"/>
              <w:rPr>
                <w:ins w:id="8841" w:author="The Si Tran" w:date="2012-12-10T07:27:00Z"/>
                <w:rPrChange w:id="8842" w:author="The Si Tran" w:date="2012-12-14T06:33:00Z">
                  <w:rPr>
                    <w:ins w:id="8843" w:author="The Si Tran" w:date="2012-12-10T07:27:00Z"/>
                    <w:rFonts w:ascii="Calibri" w:eastAsia="Times New Roman" w:hAnsi="Calibri"/>
                    <w:color w:val="000000"/>
                    <w:sz w:val="22"/>
                  </w:rPr>
                </w:rPrChange>
              </w:rPr>
              <w:pPrChange w:id="8844" w:author="superchickend" w:date="2012-12-16T15:28:00Z">
                <w:pPr>
                  <w:spacing w:line="240" w:lineRule="auto"/>
                  <w:jc w:val="right"/>
                </w:pPr>
              </w:pPrChange>
            </w:pPr>
            <w:ins w:id="8845" w:author="The Si Tran" w:date="2012-12-10T07:27:00Z">
              <w:r w:rsidRPr="00722731">
                <w:rPr>
                  <w:rPrChange w:id="8846" w:author="The Si Tran" w:date="2012-12-14T06:33:00Z">
                    <w:rPr>
                      <w:rFonts w:ascii="Calibri" w:hAnsi="Calibri"/>
                      <w:sz w:val="22"/>
                    </w:rPr>
                  </w:rPrChange>
                </w:rPr>
                <w:t>8.92</w:t>
              </w:r>
            </w:ins>
          </w:p>
        </w:tc>
      </w:tr>
      <w:tr w:rsidR="00A837C3" w:rsidRPr="009D2F47" w14:paraId="6BE6CD20" w14:textId="77777777" w:rsidTr="008B0B04">
        <w:trPr>
          <w:trHeight w:val="441"/>
          <w:ins w:id="8847" w:author="The Si Tran" w:date="2012-12-10T07:27:00Z"/>
          <w:trPrChange w:id="8848"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849"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pPr>
              <w:pStyle w:val="BangBody"/>
              <w:jc w:val="center"/>
              <w:rPr>
                <w:ins w:id="8850" w:author="The Si Tran" w:date="2012-12-10T07:27:00Z"/>
                <w:b/>
                <w:rPrChange w:id="8851" w:author="superchickend" w:date="2012-12-16T15:28:00Z">
                  <w:rPr>
                    <w:ins w:id="8852" w:author="The Si Tran" w:date="2012-12-10T07:27:00Z"/>
                    <w:rFonts w:ascii="Calibri" w:eastAsia="Times New Roman" w:hAnsi="Calibri"/>
                    <w:color w:val="000000"/>
                    <w:sz w:val="22"/>
                  </w:rPr>
                </w:rPrChange>
              </w:rPr>
              <w:pPrChange w:id="8853"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854"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855" w:author="The Si Tran" w:date="2012-12-10T07:27:00Z"/>
                <w:rPrChange w:id="8856" w:author="The Si Tran" w:date="2012-12-14T06:33:00Z">
                  <w:rPr>
                    <w:ins w:id="8857" w:author="The Si Tran" w:date="2012-12-10T07:27:00Z"/>
                    <w:rFonts w:ascii="Calibri" w:eastAsia="Times New Roman" w:hAnsi="Calibri"/>
                    <w:color w:val="000000"/>
                    <w:sz w:val="22"/>
                  </w:rPr>
                </w:rPrChange>
              </w:rPr>
              <w:pPrChange w:id="8858" w:author="The Si Tran" w:date="2012-12-16T08:45:00Z">
                <w:pPr>
                  <w:spacing w:line="240" w:lineRule="auto"/>
                </w:pPr>
              </w:pPrChange>
            </w:pPr>
            <w:ins w:id="8859" w:author="The Si Tran" w:date="2012-12-10T07:27:00Z">
              <w:r w:rsidRPr="00722731">
                <w:rPr>
                  <w:rPrChange w:id="8860"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861"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jc w:val="center"/>
              <w:rPr>
                <w:ins w:id="8862" w:author="The Si Tran" w:date="2012-12-10T07:27:00Z"/>
                <w:rPrChange w:id="8863" w:author="The Si Tran" w:date="2012-12-14T06:33:00Z">
                  <w:rPr>
                    <w:ins w:id="8864" w:author="The Si Tran" w:date="2012-12-10T07:27:00Z"/>
                    <w:rFonts w:ascii="Calibri" w:eastAsia="Times New Roman" w:hAnsi="Calibri"/>
                    <w:color w:val="000000"/>
                    <w:sz w:val="22"/>
                  </w:rPr>
                </w:rPrChange>
              </w:rPr>
              <w:pPrChange w:id="8865" w:author="superchickend" w:date="2012-12-16T15:29:00Z">
                <w:pPr>
                  <w:spacing w:line="240" w:lineRule="auto"/>
                  <w:jc w:val="right"/>
                </w:pPr>
              </w:pPrChange>
            </w:pPr>
            <w:ins w:id="8866" w:author="The Si Tran" w:date="2012-12-10T07:27:00Z">
              <w:r w:rsidRPr="00722731">
                <w:rPr>
                  <w:rPrChange w:id="8867"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868"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jc w:val="center"/>
              <w:rPr>
                <w:ins w:id="8869" w:author="The Si Tran" w:date="2012-12-10T07:27:00Z"/>
                <w:rPrChange w:id="8870" w:author="The Si Tran" w:date="2012-12-14T06:33:00Z">
                  <w:rPr>
                    <w:ins w:id="8871" w:author="The Si Tran" w:date="2012-12-10T07:27:00Z"/>
                    <w:rFonts w:ascii="Calibri" w:eastAsia="Times New Roman" w:hAnsi="Calibri"/>
                    <w:color w:val="000000"/>
                    <w:sz w:val="22"/>
                  </w:rPr>
                </w:rPrChange>
              </w:rPr>
              <w:pPrChange w:id="8872" w:author="superchickend" w:date="2012-12-16T15:29:00Z">
                <w:pPr>
                  <w:spacing w:line="240" w:lineRule="auto"/>
                  <w:jc w:val="right"/>
                </w:pPr>
              </w:pPrChange>
            </w:pPr>
            <w:ins w:id="8873" w:author="The Si Tran" w:date="2012-12-10T07:27:00Z">
              <w:r w:rsidRPr="00722731">
                <w:rPr>
                  <w:rPrChange w:id="8874"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875"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jc w:val="center"/>
              <w:rPr>
                <w:ins w:id="8876" w:author="The Si Tran" w:date="2012-12-10T07:27:00Z"/>
                <w:rPrChange w:id="8877" w:author="The Si Tran" w:date="2012-12-14T06:33:00Z">
                  <w:rPr>
                    <w:ins w:id="8878" w:author="The Si Tran" w:date="2012-12-10T07:27:00Z"/>
                    <w:rFonts w:ascii="Calibri" w:eastAsia="Times New Roman" w:hAnsi="Calibri"/>
                    <w:color w:val="000000"/>
                    <w:sz w:val="22"/>
                  </w:rPr>
                </w:rPrChange>
              </w:rPr>
              <w:pPrChange w:id="8879" w:author="superchickend" w:date="2012-12-16T15:29:00Z">
                <w:pPr>
                  <w:spacing w:line="240" w:lineRule="auto"/>
                  <w:jc w:val="right"/>
                </w:pPr>
              </w:pPrChange>
            </w:pPr>
            <w:ins w:id="8880" w:author="The Si Tran" w:date="2012-12-10T07:27:00Z">
              <w:r w:rsidRPr="00722731">
                <w:rPr>
                  <w:rPrChange w:id="8881" w:author="The Si Tran" w:date="2012-12-14T06:33:00Z">
                    <w:rPr>
                      <w:rFonts w:ascii="Calibri" w:hAnsi="Calibri"/>
                      <w:sz w:val="22"/>
                    </w:rPr>
                  </w:rPrChange>
                </w:rPr>
                <w:t>9.74</w:t>
              </w:r>
            </w:ins>
          </w:p>
        </w:tc>
      </w:tr>
      <w:tr w:rsidR="00A837C3" w:rsidRPr="009D2F47" w14:paraId="5E1ADA4E" w14:textId="77777777" w:rsidTr="00511C5F">
        <w:trPr>
          <w:trHeight w:val="220"/>
          <w:ins w:id="8882" w:author="The Si Tran" w:date="2012-12-10T07:27:00Z"/>
          <w:trPrChange w:id="8883"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884"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pPr>
              <w:pStyle w:val="BangBody"/>
              <w:jc w:val="center"/>
              <w:rPr>
                <w:ins w:id="8885" w:author="The Si Tran" w:date="2012-12-10T07:27:00Z"/>
                <w:b/>
                <w:rPrChange w:id="8886" w:author="superchickend" w:date="2012-12-16T15:28:00Z">
                  <w:rPr>
                    <w:ins w:id="8887" w:author="The Si Tran" w:date="2012-12-10T07:27:00Z"/>
                    <w:rFonts w:ascii="Calibri" w:eastAsia="Times New Roman" w:hAnsi="Calibri"/>
                    <w:color w:val="000000"/>
                    <w:sz w:val="22"/>
                  </w:rPr>
                </w:rPrChange>
              </w:rPr>
              <w:pPrChange w:id="8888" w:author="superchickend" w:date="2012-12-16T15:28:00Z">
                <w:pPr>
                  <w:spacing w:line="240" w:lineRule="auto"/>
                  <w:jc w:val="center"/>
                </w:pPr>
              </w:pPrChange>
            </w:pPr>
            <w:ins w:id="8889" w:author="The Si Tran" w:date="2012-12-10T07:27:00Z">
              <w:r w:rsidRPr="00511C5F">
                <w:rPr>
                  <w:b/>
                  <w:rPrChange w:id="8890"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89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892" w:author="The Si Tran" w:date="2012-12-10T07:27:00Z"/>
                <w:rPrChange w:id="8893" w:author="The Si Tran" w:date="2012-12-14T06:33:00Z">
                  <w:rPr>
                    <w:ins w:id="8894" w:author="The Si Tran" w:date="2012-12-10T07:27:00Z"/>
                    <w:rFonts w:ascii="Calibri" w:eastAsia="Times New Roman" w:hAnsi="Calibri"/>
                    <w:color w:val="000000"/>
                    <w:sz w:val="22"/>
                  </w:rPr>
                </w:rPrChange>
              </w:rPr>
              <w:pPrChange w:id="8895" w:author="The Si Tran" w:date="2012-12-16T08:45:00Z">
                <w:pPr>
                  <w:spacing w:line="240" w:lineRule="auto"/>
                  <w:jc w:val="left"/>
                </w:pPr>
              </w:pPrChange>
            </w:pPr>
            <w:ins w:id="8896" w:author="The Si Tran" w:date="2012-12-10T07:27:00Z">
              <w:r w:rsidRPr="00722731">
                <w:rPr>
                  <w:rPrChange w:id="8897"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89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jc w:val="center"/>
              <w:rPr>
                <w:ins w:id="8899" w:author="The Si Tran" w:date="2012-12-10T07:27:00Z"/>
                <w:rPrChange w:id="8900" w:author="The Si Tran" w:date="2012-12-14T06:33:00Z">
                  <w:rPr>
                    <w:ins w:id="8901" w:author="The Si Tran" w:date="2012-12-10T07:27:00Z"/>
                    <w:rFonts w:ascii="Calibri" w:eastAsia="Times New Roman" w:hAnsi="Calibri"/>
                    <w:color w:val="000000"/>
                    <w:sz w:val="22"/>
                  </w:rPr>
                </w:rPrChange>
              </w:rPr>
              <w:pPrChange w:id="8902" w:author="superchickend" w:date="2012-12-16T15:28:00Z">
                <w:pPr>
                  <w:spacing w:line="240" w:lineRule="auto"/>
                  <w:jc w:val="right"/>
                </w:pPr>
              </w:pPrChange>
            </w:pPr>
            <w:ins w:id="8903" w:author="The Si Tran" w:date="2012-12-10T07:27:00Z">
              <w:r w:rsidRPr="00722731">
                <w:rPr>
                  <w:rPrChange w:id="8904"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90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jc w:val="center"/>
              <w:rPr>
                <w:ins w:id="8906" w:author="The Si Tran" w:date="2012-12-10T07:27:00Z"/>
                <w:rPrChange w:id="8907" w:author="The Si Tran" w:date="2012-12-14T06:33:00Z">
                  <w:rPr>
                    <w:ins w:id="8908" w:author="The Si Tran" w:date="2012-12-10T07:27:00Z"/>
                    <w:rFonts w:ascii="Calibri" w:eastAsia="Times New Roman" w:hAnsi="Calibri"/>
                    <w:color w:val="000000"/>
                    <w:sz w:val="22"/>
                  </w:rPr>
                </w:rPrChange>
              </w:rPr>
              <w:pPrChange w:id="8909" w:author="superchickend" w:date="2012-12-16T15:28:00Z">
                <w:pPr>
                  <w:spacing w:line="240" w:lineRule="auto"/>
                  <w:jc w:val="right"/>
                </w:pPr>
              </w:pPrChange>
            </w:pPr>
            <w:ins w:id="8910" w:author="The Si Tran" w:date="2012-12-10T07:27:00Z">
              <w:r w:rsidRPr="00722731">
                <w:rPr>
                  <w:rPrChange w:id="8911"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91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jc w:val="center"/>
              <w:rPr>
                <w:ins w:id="8913" w:author="The Si Tran" w:date="2012-12-10T07:27:00Z"/>
                <w:rPrChange w:id="8914" w:author="The Si Tran" w:date="2012-12-14T06:33:00Z">
                  <w:rPr>
                    <w:ins w:id="8915" w:author="The Si Tran" w:date="2012-12-10T07:27:00Z"/>
                    <w:rFonts w:ascii="Calibri" w:eastAsia="Times New Roman" w:hAnsi="Calibri"/>
                    <w:color w:val="000000"/>
                    <w:sz w:val="22"/>
                  </w:rPr>
                </w:rPrChange>
              </w:rPr>
              <w:pPrChange w:id="8916" w:author="superchickend" w:date="2012-12-16T15:28:00Z">
                <w:pPr>
                  <w:spacing w:line="240" w:lineRule="auto"/>
                  <w:jc w:val="right"/>
                </w:pPr>
              </w:pPrChange>
            </w:pPr>
            <w:ins w:id="8917" w:author="The Si Tran" w:date="2012-12-10T07:27:00Z">
              <w:r w:rsidRPr="00722731">
                <w:rPr>
                  <w:rPrChange w:id="8918" w:author="The Si Tran" w:date="2012-12-14T06:33:00Z">
                    <w:rPr>
                      <w:rFonts w:ascii="Calibri" w:hAnsi="Calibri"/>
                      <w:sz w:val="22"/>
                    </w:rPr>
                  </w:rPrChange>
                </w:rPr>
                <w:t>2.97</w:t>
              </w:r>
            </w:ins>
          </w:p>
        </w:tc>
      </w:tr>
      <w:tr w:rsidR="00A837C3" w:rsidRPr="009D2F47" w14:paraId="0D4CDA74" w14:textId="77777777" w:rsidTr="008B0B04">
        <w:trPr>
          <w:trHeight w:val="674"/>
          <w:ins w:id="8919" w:author="The Si Tran" w:date="2012-12-10T07:27:00Z"/>
          <w:trPrChange w:id="8920"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21"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pPr>
              <w:pStyle w:val="BangBody"/>
              <w:jc w:val="center"/>
              <w:rPr>
                <w:ins w:id="8922" w:author="The Si Tran" w:date="2012-12-10T07:27:00Z"/>
                <w:b/>
                <w:rPrChange w:id="8923" w:author="superchickend" w:date="2012-12-16T15:28:00Z">
                  <w:rPr>
                    <w:ins w:id="8924" w:author="The Si Tran" w:date="2012-12-10T07:27:00Z"/>
                    <w:rFonts w:ascii="Calibri" w:eastAsia="Times New Roman" w:hAnsi="Calibri"/>
                    <w:color w:val="000000"/>
                    <w:sz w:val="22"/>
                  </w:rPr>
                </w:rPrChange>
              </w:rPr>
              <w:pPrChange w:id="8925" w:author="superchickend" w:date="2012-12-16T15:28:00Z">
                <w:pPr>
                  <w:spacing w:line="240" w:lineRule="auto"/>
                  <w:jc w:val="center"/>
                </w:pPr>
              </w:pPrChange>
            </w:pPr>
            <w:ins w:id="8926" w:author="The Si Tran" w:date="2012-12-10T07:27:00Z">
              <w:r w:rsidRPr="00511C5F">
                <w:rPr>
                  <w:b/>
                  <w:rPrChange w:id="8927"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928"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929" w:author="The Si Tran" w:date="2012-12-10T07:27:00Z"/>
                <w:rPrChange w:id="8930" w:author="The Si Tran" w:date="2012-12-14T06:33:00Z">
                  <w:rPr>
                    <w:ins w:id="8931" w:author="The Si Tran" w:date="2012-12-10T07:27:00Z"/>
                    <w:rFonts w:ascii="Calibri" w:eastAsia="Times New Roman" w:hAnsi="Calibri"/>
                    <w:color w:val="000000"/>
                    <w:sz w:val="22"/>
                  </w:rPr>
                </w:rPrChange>
              </w:rPr>
              <w:pPrChange w:id="8932" w:author="The Si Tran" w:date="2012-12-16T08:45:00Z">
                <w:pPr>
                  <w:spacing w:line="240" w:lineRule="auto"/>
                  <w:jc w:val="left"/>
                </w:pPr>
              </w:pPrChange>
            </w:pPr>
            <w:ins w:id="8933" w:author="The Si Tran" w:date="2012-12-10T07:27:00Z">
              <w:r w:rsidRPr="00722731">
                <w:rPr>
                  <w:rPrChange w:id="8934" w:author="The Si Tran" w:date="2012-12-14T06:33:00Z">
                    <w:rPr>
                      <w:rFonts w:ascii="Calibri" w:hAnsi="Calibri"/>
                      <w:sz w:val="22"/>
                    </w:rPr>
                  </w:rPrChange>
                </w:rPr>
                <w:t>ARIMA(1, 1, 0)(1, 1, 0)12</w:t>
              </w:r>
              <w:r w:rsidRPr="00722731">
                <w:rPr>
                  <w:rPrChange w:id="8935"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936"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pPr>
              <w:pStyle w:val="BangBody"/>
              <w:jc w:val="center"/>
              <w:rPr>
                <w:ins w:id="8937" w:author="The Si Tran" w:date="2012-12-10T07:27:00Z"/>
                <w:b/>
                <w:rPrChange w:id="8938" w:author="superchickend" w:date="2012-12-16T15:29:00Z">
                  <w:rPr>
                    <w:ins w:id="8939" w:author="The Si Tran" w:date="2012-12-10T07:27:00Z"/>
                    <w:rFonts w:ascii="Calibri" w:eastAsia="Times New Roman" w:hAnsi="Calibri"/>
                    <w:color w:val="000000"/>
                    <w:sz w:val="22"/>
                  </w:rPr>
                </w:rPrChange>
              </w:rPr>
              <w:pPrChange w:id="8940" w:author="superchickend" w:date="2012-12-16T15:28:00Z">
                <w:pPr>
                  <w:spacing w:line="240" w:lineRule="auto"/>
                  <w:jc w:val="right"/>
                </w:pPr>
              </w:pPrChange>
            </w:pPr>
            <w:ins w:id="8941" w:author="The Si Tran" w:date="2012-12-10T07:27:00Z">
              <w:r w:rsidRPr="00810AC4">
                <w:rPr>
                  <w:b/>
                  <w:rPrChange w:id="8942"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943"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pPr>
              <w:pStyle w:val="BangBody"/>
              <w:jc w:val="center"/>
              <w:rPr>
                <w:ins w:id="8944" w:author="The Si Tran" w:date="2012-12-10T07:27:00Z"/>
                <w:b/>
                <w:rPrChange w:id="8945" w:author="superchickend" w:date="2012-12-16T15:29:00Z">
                  <w:rPr>
                    <w:ins w:id="8946" w:author="The Si Tran" w:date="2012-12-10T07:27:00Z"/>
                    <w:rFonts w:ascii="Calibri" w:eastAsia="Times New Roman" w:hAnsi="Calibri"/>
                    <w:color w:val="000000"/>
                    <w:sz w:val="22"/>
                  </w:rPr>
                </w:rPrChange>
              </w:rPr>
              <w:pPrChange w:id="8947" w:author="superchickend" w:date="2012-12-16T15:28:00Z">
                <w:pPr>
                  <w:spacing w:line="240" w:lineRule="auto"/>
                  <w:jc w:val="right"/>
                </w:pPr>
              </w:pPrChange>
            </w:pPr>
            <w:ins w:id="8948" w:author="The Si Tran" w:date="2012-12-10T07:27:00Z">
              <w:r w:rsidRPr="00810AC4">
                <w:rPr>
                  <w:b/>
                  <w:rPrChange w:id="8949"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950"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pPr>
              <w:pStyle w:val="BangBody"/>
              <w:jc w:val="center"/>
              <w:rPr>
                <w:ins w:id="8951" w:author="The Si Tran" w:date="2012-12-10T07:27:00Z"/>
                <w:b/>
                <w:rPrChange w:id="8952" w:author="superchickend" w:date="2012-12-16T15:29:00Z">
                  <w:rPr>
                    <w:ins w:id="8953" w:author="The Si Tran" w:date="2012-12-10T07:27:00Z"/>
                    <w:rFonts w:ascii="Calibri" w:eastAsia="Times New Roman" w:hAnsi="Calibri"/>
                    <w:color w:val="000000"/>
                    <w:sz w:val="22"/>
                  </w:rPr>
                </w:rPrChange>
              </w:rPr>
              <w:pPrChange w:id="8954" w:author="superchickend" w:date="2012-12-16T15:28:00Z">
                <w:pPr>
                  <w:spacing w:line="240" w:lineRule="auto"/>
                  <w:jc w:val="right"/>
                </w:pPr>
              </w:pPrChange>
            </w:pPr>
            <w:ins w:id="8955" w:author="The Si Tran" w:date="2012-12-10T07:27:00Z">
              <w:r w:rsidRPr="00810AC4">
                <w:rPr>
                  <w:b/>
                  <w:rPrChange w:id="8956" w:author="superchickend" w:date="2012-12-16T15:29:00Z">
                    <w:rPr>
                      <w:rFonts w:ascii="Calibri" w:hAnsi="Calibri"/>
                      <w:sz w:val="22"/>
                    </w:rPr>
                  </w:rPrChange>
                </w:rPr>
                <w:t>2.75</w:t>
              </w:r>
            </w:ins>
          </w:p>
        </w:tc>
      </w:tr>
      <w:tr w:rsidR="00A837C3" w:rsidRPr="009D2F47" w14:paraId="176B0DF2" w14:textId="77777777" w:rsidTr="00D4703F">
        <w:trPr>
          <w:trHeight w:val="664"/>
          <w:ins w:id="8957" w:author="The Si Tran" w:date="2012-12-10T07:27:00Z"/>
          <w:trPrChange w:id="8958"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959"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960" w:author="The Si Tran" w:date="2012-12-10T07:27:00Z"/>
                <w:rPrChange w:id="8961" w:author="The Si Tran" w:date="2012-12-14T06:33:00Z">
                  <w:rPr>
                    <w:ins w:id="8962" w:author="The Si Tran" w:date="2012-12-10T07:27:00Z"/>
                    <w:rFonts w:ascii="Calibri" w:eastAsia="Times New Roman" w:hAnsi="Calibri"/>
                    <w:color w:val="000000"/>
                    <w:sz w:val="22"/>
                  </w:rPr>
                </w:rPrChange>
              </w:rPr>
              <w:pPrChange w:id="8963"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964"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965" w:author="The Si Tran" w:date="2012-12-10T07:27:00Z"/>
                <w:rPrChange w:id="8966" w:author="The Si Tran" w:date="2012-12-14T06:33:00Z">
                  <w:rPr>
                    <w:ins w:id="8967" w:author="The Si Tran" w:date="2012-12-10T07:27:00Z"/>
                    <w:rFonts w:ascii="Calibri" w:eastAsia="Times New Roman" w:hAnsi="Calibri"/>
                    <w:color w:val="000000"/>
                    <w:sz w:val="22"/>
                  </w:rPr>
                </w:rPrChange>
              </w:rPr>
              <w:pPrChange w:id="8968" w:author="The Si Tran" w:date="2012-12-16T08:45:00Z">
                <w:pPr>
                  <w:spacing w:line="240" w:lineRule="auto"/>
                </w:pPr>
              </w:pPrChange>
            </w:pPr>
            <w:ins w:id="8969" w:author="The Si Tran" w:date="2012-12-10T07:27:00Z">
              <w:r w:rsidRPr="00722731">
                <w:rPr>
                  <w:rPrChange w:id="8970" w:author="The Si Tran" w:date="2012-12-14T06:33:00Z">
                    <w:rPr>
                      <w:rFonts w:ascii="Calibri" w:hAnsi="Calibri"/>
                      <w:sz w:val="22"/>
                    </w:rPr>
                  </w:rPrChange>
                </w:rPr>
                <w:t>ARIMA(1, 1, 0)(1, 1, 0)12</w:t>
              </w:r>
              <w:r w:rsidRPr="00722731">
                <w:rPr>
                  <w:rPrChange w:id="8971"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972"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pPr>
              <w:pStyle w:val="BangBody"/>
              <w:jc w:val="center"/>
              <w:rPr>
                <w:ins w:id="8973" w:author="The Si Tran" w:date="2012-12-10T07:27:00Z"/>
                <w:b/>
                <w:rPrChange w:id="8974" w:author="superchickend" w:date="2012-12-16T15:29:00Z">
                  <w:rPr>
                    <w:ins w:id="8975" w:author="The Si Tran" w:date="2012-12-10T07:27:00Z"/>
                    <w:rFonts w:ascii="Calibri" w:eastAsia="Times New Roman" w:hAnsi="Calibri"/>
                    <w:color w:val="000000"/>
                    <w:sz w:val="22"/>
                  </w:rPr>
                </w:rPrChange>
              </w:rPr>
              <w:pPrChange w:id="8976" w:author="superchickend" w:date="2012-12-16T15:29:00Z">
                <w:pPr>
                  <w:spacing w:line="240" w:lineRule="auto"/>
                  <w:jc w:val="right"/>
                </w:pPr>
              </w:pPrChange>
            </w:pPr>
            <w:ins w:id="8977" w:author="The Si Tran" w:date="2012-12-10T07:27:00Z">
              <w:r w:rsidRPr="00D4703F">
                <w:rPr>
                  <w:b/>
                  <w:rPrChange w:id="8978"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979"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pPr>
              <w:pStyle w:val="BangBody"/>
              <w:jc w:val="center"/>
              <w:rPr>
                <w:ins w:id="8980" w:author="The Si Tran" w:date="2012-12-10T07:27:00Z"/>
                <w:b/>
                <w:rPrChange w:id="8981" w:author="superchickend" w:date="2012-12-16T15:29:00Z">
                  <w:rPr>
                    <w:ins w:id="8982" w:author="The Si Tran" w:date="2012-12-10T07:27:00Z"/>
                    <w:rFonts w:ascii="Calibri" w:eastAsia="Times New Roman" w:hAnsi="Calibri"/>
                    <w:color w:val="000000"/>
                    <w:sz w:val="22"/>
                  </w:rPr>
                </w:rPrChange>
              </w:rPr>
              <w:pPrChange w:id="8983" w:author="superchickend" w:date="2012-12-16T15:29:00Z">
                <w:pPr>
                  <w:spacing w:line="240" w:lineRule="auto"/>
                  <w:jc w:val="right"/>
                </w:pPr>
              </w:pPrChange>
            </w:pPr>
            <w:ins w:id="8984" w:author="The Si Tran" w:date="2012-12-10T07:27:00Z">
              <w:r w:rsidRPr="00D4703F">
                <w:rPr>
                  <w:b/>
                  <w:rPrChange w:id="8985"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986"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pPr>
              <w:pStyle w:val="BangBody"/>
              <w:jc w:val="center"/>
              <w:rPr>
                <w:ins w:id="8987" w:author="The Si Tran" w:date="2012-12-10T07:27:00Z"/>
                <w:b/>
                <w:rPrChange w:id="8988" w:author="superchickend" w:date="2012-12-16T15:29:00Z">
                  <w:rPr>
                    <w:ins w:id="8989" w:author="The Si Tran" w:date="2012-12-10T07:27:00Z"/>
                    <w:rFonts w:ascii="Calibri" w:eastAsia="Times New Roman" w:hAnsi="Calibri"/>
                    <w:color w:val="000000"/>
                    <w:sz w:val="22"/>
                  </w:rPr>
                </w:rPrChange>
              </w:rPr>
              <w:pPrChange w:id="8990" w:author="superchickend" w:date="2012-12-16T15:29:00Z">
                <w:pPr>
                  <w:spacing w:line="240" w:lineRule="auto"/>
                  <w:jc w:val="right"/>
                </w:pPr>
              </w:pPrChange>
            </w:pPr>
            <w:ins w:id="8991" w:author="The Si Tran" w:date="2012-12-10T07:27:00Z">
              <w:r w:rsidRPr="00D4703F">
                <w:rPr>
                  <w:b/>
                  <w:rPrChange w:id="8992" w:author="superchickend" w:date="2012-12-16T15:29:00Z">
                    <w:rPr>
                      <w:rFonts w:ascii="Calibri" w:hAnsi="Calibri"/>
                      <w:sz w:val="22"/>
                    </w:rPr>
                  </w:rPrChange>
                </w:rPr>
                <w:t>2.82</w:t>
              </w:r>
            </w:ins>
          </w:p>
        </w:tc>
      </w:tr>
    </w:tbl>
    <w:p w14:paraId="61ED5EB4" w14:textId="77777777" w:rsidR="00726875" w:rsidRDefault="00726875">
      <w:pPr>
        <w:pStyle w:val="Bang"/>
        <w:rPr>
          <w:ins w:id="8993" w:author="The Si Tran" w:date="2012-12-14T06:30:00Z"/>
        </w:rPr>
        <w:pPrChange w:id="8994" w:author="The Si Tran" w:date="2012-12-16T10:03:00Z">
          <w:pPr>
            <w:pStyle w:val="Heading1"/>
            <w:jc w:val="left"/>
          </w:pPr>
        </w:pPrChange>
      </w:pPr>
    </w:p>
    <w:p w14:paraId="34B0E26D" w14:textId="1C1C8649" w:rsidR="00722731" w:rsidRPr="007C782C" w:rsidRDefault="00722731">
      <w:pPr>
        <w:pStyle w:val="Bang"/>
        <w:rPr>
          <w:ins w:id="8995" w:author="The Si Tran" w:date="2012-12-10T07:28:00Z"/>
        </w:rPr>
        <w:pPrChange w:id="8996" w:author="The Si Tran" w:date="2012-12-16T10:03:00Z">
          <w:pPr>
            <w:pStyle w:val="Heading1"/>
            <w:jc w:val="left"/>
          </w:pPr>
        </w:pPrChange>
      </w:pPr>
      <w:bookmarkStart w:id="8997" w:name="_Toc343033795"/>
      <w:bookmarkStart w:id="8998" w:name="_Toc343415628"/>
      <w:ins w:id="8999" w:author="The Si Tran" w:date="2012-12-14T06:30:00Z">
        <w:r w:rsidRPr="006041AD">
          <w:rPr>
            <w:b/>
          </w:rPr>
          <w:t>Bảng 6.3:</w:t>
        </w:r>
        <w:r w:rsidRPr="004D696B">
          <w:t xml:space="preserve"> Kết quả thực nghiệm chuỗi dữ liệu</w:t>
        </w:r>
        <w:r>
          <w:t xml:space="preserve"> </w:t>
        </w:r>
        <w:r w:rsidRPr="004D696B">
          <w:t>Paper</w:t>
        </w:r>
      </w:ins>
      <w:bookmarkEnd w:id="8997"/>
      <w:bookmarkEnd w:id="8998"/>
    </w:p>
    <w:tbl>
      <w:tblPr>
        <w:tblW w:w="9291" w:type="dxa"/>
        <w:tblLook w:val="04A0" w:firstRow="1" w:lastRow="0" w:firstColumn="1" w:lastColumn="0" w:noHBand="0" w:noVBand="1"/>
      </w:tblPr>
      <w:tblGrid>
        <w:gridCol w:w="1172"/>
        <w:gridCol w:w="5579"/>
        <w:gridCol w:w="758"/>
        <w:gridCol w:w="978"/>
        <w:gridCol w:w="905"/>
        <w:tblGridChange w:id="9000">
          <w:tblGrid>
            <w:gridCol w:w="1172"/>
            <w:gridCol w:w="5579"/>
            <w:gridCol w:w="758"/>
            <w:gridCol w:w="978"/>
            <w:gridCol w:w="905"/>
          </w:tblGrid>
        </w:tblGridChange>
      </w:tblGrid>
      <w:tr w:rsidR="00E30631" w:rsidRPr="00AF5054" w14:paraId="648C9053" w14:textId="77777777" w:rsidTr="00E30631">
        <w:trPr>
          <w:trHeight w:val="261"/>
          <w:ins w:id="9001"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9002" w:author="The Si Tran" w:date="2012-12-10T07:28:00Z"/>
                <w:rPrChange w:id="9003" w:author="The Si Tran" w:date="2012-12-14T06:33:00Z">
                  <w:rPr>
                    <w:ins w:id="9004" w:author="The Si Tran" w:date="2012-12-10T07:28:00Z"/>
                    <w:rFonts w:ascii="Calibri" w:eastAsia="Times New Roman" w:hAnsi="Calibri"/>
                    <w:color w:val="000000"/>
                    <w:sz w:val="22"/>
                  </w:rPr>
                </w:rPrChange>
              </w:rPr>
              <w:pPrChange w:id="9005" w:author="The Si Tran" w:date="2012-12-16T08:45:00Z">
                <w:pPr>
                  <w:spacing w:line="240" w:lineRule="auto"/>
                </w:pPr>
              </w:pPrChange>
            </w:pPr>
            <w:ins w:id="9006" w:author="The Si Tran" w:date="2012-12-10T07:28:00Z">
              <w:r w:rsidRPr="00722731">
                <w:rPr>
                  <w:rPrChange w:id="9007"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pPr>
              <w:pStyle w:val="BangBody"/>
              <w:jc w:val="center"/>
              <w:rPr>
                <w:ins w:id="9008" w:author="The Si Tran" w:date="2012-12-10T07:28:00Z"/>
                <w:b/>
                <w:rPrChange w:id="9009" w:author="superchickend" w:date="2012-12-16T15:30:00Z">
                  <w:rPr>
                    <w:ins w:id="9010" w:author="The Si Tran" w:date="2012-12-10T07:28:00Z"/>
                    <w:rFonts w:ascii="Calibri" w:eastAsia="Times New Roman" w:hAnsi="Calibri"/>
                    <w:color w:val="000000"/>
                    <w:sz w:val="22"/>
                  </w:rPr>
                </w:rPrChange>
              </w:rPr>
              <w:pPrChange w:id="9011" w:author="superchickend" w:date="2012-12-16T15:30:00Z">
                <w:pPr>
                  <w:spacing w:line="240" w:lineRule="auto"/>
                </w:pPr>
              </w:pPrChange>
            </w:pPr>
            <w:ins w:id="9012" w:author="The Si Tran" w:date="2012-12-10T07:28:00Z">
              <w:r w:rsidRPr="002728D2">
                <w:rPr>
                  <w:b/>
                  <w:rPrChange w:id="9013"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pPr>
              <w:pStyle w:val="BangBody"/>
              <w:jc w:val="center"/>
              <w:rPr>
                <w:ins w:id="9014" w:author="The Si Tran" w:date="2012-12-10T07:28:00Z"/>
                <w:b/>
                <w:rPrChange w:id="9015" w:author="superchickend" w:date="2012-12-16T15:30:00Z">
                  <w:rPr>
                    <w:ins w:id="9016" w:author="The Si Tran" w:date="2012-12-10T07:28:00Z"/>
                    <w:rFonts w:ascii="Calibri" w:eastAsia="Times New Roman" w:hAnsi="Calibri"/>
                    <w:color w:val="000000"/>
                    <w:sz w:val="22"/>
                  </w:rPr>
                </w:rPrChange>
              </w:rPr>
              <w:pPrChange w:id="9017" w:author="superchickend" w:date="2012-12-16T15:30:00Z">
                <w:pPr>
                  <w:spacing w:line="240" w:lineRule="auto"/>
                </w:pPr>
              </w:pPrChange>
            </w:pPr>
            <w:ins w:id="9018" w:author="The Si Tran" w:date="2012-12-10T07:28:00Z">
              <w:r w:rsidRPr="002728D2">
                <w:rPr>
                  <w:b/>
                  <w:rPrChange w:id="9019"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pPr>
              <w:pStyle w:val="BangBody"/>
              <w:jc w:val="center"/>
              <w:rPr>
                <w:ins w:id="9020" w:author="The Si Tran" w:date="2012-12-10T07:28:00Z"/>
                <w:b/>
                <w:rPrChange w:id="9021" w:author="superchickend" w:date="2012-12-16T15:30:00Z">
                  <w:rPr>
                    <w:ins w:id="9022" w:author="The Si Tran" w:date="2012-12-10T07:28:00Z"/>
                    <w:rFonts w:ascii="Calibri" w:eastAsia="Times New Roman" w:hAnsi="Calibri"/>
                    <w:color w:val="000000"/>
                    <w:sz w:val="22"/>
                  </w:rPr>
                </w:rPrChange>
              </w:rPr>
              <w:pPrChange w:id="9023" w:author="superchickend" w:date="2012-12-16T15:30:00Z">
                <w:pPr>
                  <w:spacing w:line="240" w:lineRule="auto"/>
                </w:pPr>
              </w:pPrChange>
            </w:pPr>
            <w:ins w:id="9024" w:author="The Si Tran" w:date="2012-12-10T07:28:00Z">
              <w:r w:rsidRPr="002728D2">
                <w:rPr>
                  <w:b/>
                  <w:rPrChange w:id="9025"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pPr>
              <w:pStyle w:val="BangBody"/>
              <w:jc w:val="center"/>
              <w:rPr>
                <w:ins w:id="9026" w:author="The Si Tran" w:date="2012-12-10T07:28:00Z"/>
                <w:b/>
                <w:rPrChange w:id="9027" w:author="superchickend" w:date="2012-12-16T15:30:00Z">
                  <w:rPr>
                    <w:ins w:id="9028" w:author="The Si Tran" w:date="2012-12-10T07:28:00Z"/>
                    <w:rFonts w:ascii="Calibri" w:eastAsia="Times New Roman" w:hAnsi="Calibri"/>
                    <w:color w:val="000000"/>
                    <w:sz w:val="22"/>
                  </w:rPr>
                </w:rPrChange>
              </w:rPr>
              <w:pPrChange w:id="9029" w:author="superchickend" w:date="2012-12-16T15:30:00Z">
                <w:pPr>
                  <w:spacing w:line="240" w:lineRule="auto"/>
                </w:pPr>
              </w:pPrChange>
            </w:pPr>
            <w:ins w:id="9030" w:author="The Si Tran" w:date="2012-12-10T07:28:00Z">
              <w:r w:rsidRPr="002728D2">
                <w:rPr>
                  <w:b/>
                  <w:rPrChange w:id="9031"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9032" w:author="superchickend" w:date="2012-12-16T15:30:00Z">
            <w:tblPrEx>
              <w:tblW w:w="9291" w:type="dxa"/>
            </w:tblPrEx>
          </w:tblPrExChange>
        </w:tblPrEx>
        <w:trPr>
          <w:trHeight w:val="524"/>
          <w:ins w:id="9033" w:author="The Si Tran" w:date="2012-12-10T07:28:00Z"/>
          <w:trPrChange w:id="9034"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35"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pPr>
              <w:pStyle w:val="BangBody"/>
              <w:jc w:val="center"/>
              <w:rPr>
                <w:ins w:id="9036" w:author="The Si Tran" w:date="2012-12-10T07:28:00Z"/>
                <w:b/>
                <w:rPrChange w:id="9037" w:author="superchickend" w:date="2012-12-16T15:30:00Z">
                  <w:rPr>
                    <w:ins w:id="9038" w:author="The Si Tran" w:date="2012-12-10T07:28:00Z"/>
                    <w:rFonts w:ascii="Calibri" w:eastAsia="Times New Roman" w:hAnsi="Calibri"/>
                    <w:color w:val="000000"/>
                    <w:sz w:val="22"/>
                  </w:rPr>
                </w:rPrChange>
              </w:rPr>
              <w:pPrChange w:id="9039" w:author="superchickend" w:date="2012-12-16T15:30:00Z">
                <w:pPr>
                  <w:spacing w:line="240" w:lineRule="auto"/>
                  <w:jc w:val="center"/>
                </w:pPr>
              </w:pPrChange>
            </w:pPr>
            <w:ins w:id="9040" w:author="The Si Tran" w:date="2012-12-10T07:28:00Z">
              <w:r w:rsidRPr="002728D2">
                <w:rPr>
                  <w:b/>
                  <w:rPrChange w:id="9041"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9042"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9043" w:author="The Si Tran" w:date="2012-12-10T07:28:00Z"/>
                <w:rPrChange w:id="9044" w:author="The Si Tran" w:date="2012-12-14T06:33:00Z">
                  <w:rPr>
                    <w:ins w:id="9045" w:author="The Si Tran" w:date="2012-12-10T07:28:00Z"/>
                    <w:rFonts w:ascii="Calibri" w:eastAsia="Times New Roman" w:hAnsi="Calibri"/>
                    <w:color w:val="000000"/>
                    <w:sz w:val="22"/>
                  </w:rPr>
                </w:rPrChange>
              </w:rPr>
              <w:pPrChange w:id="9046" w:author="The Si Tran" w:date="2012-12-16T08:45:00Z">
                <w:pPr>
                  <w:spacing w:line="240" w:lineRule="auto"/>
                </w:pPr>
              </w:pPrChange>
            </w:pPr>
            <w:ins w:id="9047" w:author="The Si Tran" w:date="2012-12-10T07:28:00Z">
              <w:r w:rsidRPr="00722731">
                <w:rPr>
                  <w:rPrChange w:id="9048"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9049"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pPr>
              <w:pStyle w:val="BangBody"/>
              <w:jc w:val="center"/>
              <w:rPr>
                <w:ins w:id="9050" w:author="The Si Tran" w:date="2012-12-10T07:28:00Z"/>
                <w:rPrChange w:id="9051" w:author="The Si Tran" w:date="2012-12-14T06:33:00Z">
                  <w:rPr>
                    <w:ins w:id="9052" w:author="The Si Tran" w:date="2012-12-10T07:28:00Z"/>
                    <w:rFonts w:ascii="Calibri" w:eastAsia="Times New Roman" w:hAnsi="Calibri"/>
                    <w:color w:val="000000"/>
                    <w:sz w:val="22"/>
                  </w:rPr>
                </w:rPrChange>
              </w:rPr>
              <w:pPrChange w:id="9053" w:author="superchickend" w:date="2012-12-16T15:30:00Z">
                <w:pPr>
                  <w:spacing w:line="240" w:lineRule="auto"/>
                  <w:jc w:val="right"/>
                </w:pPr>
              </w:pPrChange>
            </w:pPr>
            <w:ins w:id="9054" w:author="The Si Tran" w:date="2012-12-10T07:28:00Z">
              <w:r w:rsidRPr="00722731">
                <w:rPr>
                  <w:rPrChange w:id="9055"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905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pPr>
              <w:pStyle w:val="BangBody"/>
              <w:jc w:val="center"/>
              <w:rPr>
                <w:ins w:id="9057" w:author="The Si Tran" w:date="2012-12-10T07:28:00Z"/>
                <w:rPrChange w:id="9058" w:author="The Si Tran" w:date="2012-12-14T06:33:00Z">
                  <w:rPr>
                    <w:ins w:id="9059" w:author="The Si Tran" w:date="2012-12-10T07:28:00Z"/>
                    <w:rFonts w:ascii="Calibri" w:eastAsia="Times New Roman" w:hAnsi="Calibri"/>
                    <w:color w:val="000000"/>
                    <w:sz w:val="22"/>
                  </w:rPr>
                </w:rPrChange>
              </w:rPr>
              <w:pPrChange w:id="9060" w:author="superchickend" w:date="2012-12-16T15:30:00Z">
                <w:pPr>
                  <w:spacing w:line="240" w:lineRule="auto"/>
                  <w:jc w:val="right"/>
                </w:pPr>
              </w:pPrChange>
            </w:pPr>
            <w:ins w:id="9061" w:author="The Si Tran" w:date="2012-12-10T07:28:00Z">
              <w:r w:rsidRPr="00722731">
                <w:rPr>
                  <w:rPrChange w:id="9062"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9063"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pPr>
              <w:pStyle w:val="BangBody"/>
              <w:jc w:val="center"/>
              <w:rPr>
                <w:ins w:id="9064" w:author="The Si Tran" w:date="2012-12-10T07:28:00Z"/>
                <w:rPrChange w:id="9065" w:author="The Si Tran" w:date="2012-12-14T06:33:00Z">
                  <w:rPr>
                    <w:ins w:id="9066" w:author="The Si Tran" w:date="2012-12-10T07:28:00Z"/>
                    <w:rFonts w:ascii="Calibri" w:eastAsia="Times New Roman" w:hAnsi="Calibri"/>
                    <w:color w:val="000000"/>
                    <w:sz w:val="22"/>
                  </w:rPr>
                </w:rPrChange>
              </w:rPr>
              <w:pPrChange w:id="9067" w:author="superchickend" w:date="2012-12-16T15:30:00Z">
                <w:pPr>
                  <w:spacing w:line="240" w:lineRule="auto"/>
                  <w:jc w:val="right"/>
                </w:pPr>
              </w:pPrChange>
            </w:pPr>
            <w:ins w:id="9068" w:author="The Si Tran" w:date="2012-12-10T07:28:00Z">
              <w:r w:rsidRPr="00722731">
                <w:rPr>
                  <w:rPrChange w:id="9069"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9070" w:author="superchickend" w:date="2012-12-16T15:30:00Z">
            <w:tblPrEx>
              <w:tblW w:w="9291" w:type="dxa"/>
            </w:tblPrEx>
          </w:tblPrExChange>
        </w:tblPrEx>
        <w:trPr>
          <w:trHeight w:val="524"/>
          <w:ins w:id="9071" w:author="The Si Tran" w:date="2012-12-10T07:28:00Z"/>
          <w:trPrChange w:id="9072"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9073"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pPr>
              <w:pStyle w:val="BangBody"/>
              <w:jc w:val="center"/>
              <w:rPr>
                <w:ins w:id="9074" w:author="The Si Tran" w:date="2012-12-10T07:28:00Z"/>
                <w:b/>
                <w:rPrChange w:id="9075" w:author="superchickend" w:date="2012-12-16T15:30:00Z">
                  <w:rPr>
                    <w:ins w:id="9076" w:author="The Si Tran" w:date="2012-12-10T07:28:00Z"/>
                    <w:rFonts w:ascii="Calibri" w:eastAsia="Times New Roman" w:hAnsi="Calibri"/>
                    <w:color w:val="000000"/>
                    <w:sz w:val="22"/>
                  </w:rPr>
                </w:rPrChange>
              </w:rPr>
              <w:pPrChange w:id="9077"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078"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9079" w:author="The Si Tran" w:date="2012-12-10T07:28:00Z"/>
                <w:rPrChange w:id="9080" w:author="The Si Tran" w:date="2012-12-14T06:33:00Z">
                  <w:rPr>
                    <w:ins w:id="9081" w:author="The Si Tran" w:date="2012-12-10T07:28:00Z"/>
                    <w:rFonts w:ascii="Calibri" w:eastAsia="Times New Roman" w:hAnsi="Calibri"/>
                    <w:color w:val="000000"/>
                    <w:sz w:val="22"/>
                  </w:rPr>
                </w:rPrChange>
              </w:rPr>
              <w:pPrChange w:id="9082" w:author="The Si Tran" w:date="2012-12-16T08:45:00Z">
                <w:pPr>
                  <w:spacing w:line="240" w:lineRule="auto"/>
                </w:pPr>
              </w:pPrChange>
            </w:pPr>
            <w:ins w:id="9083" w:author="The Si Tran" w:date="2012-12-10T07:28:00Z">
              <w:r w:rsidRPr="00722731">
                <w:rPr>
                  <w:rPrChange w:id="9084"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085"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pPr>
              <w:pStyle w:val="BangBody"/>
              <w:jc w:val="center"/>
              <w:rPr>
                <w:ins w:id="9086" w:author="The Si Tran" w:date="2012-12-10T07:28:00Z"/>
                <w:rPrChange w:id="9087" w:author="The Si Tran" w:date="2012-12-14T06:33:00Z">
                  <w:rPr>
                    <w:ins w:id="9088" w:author="The Si Tran" w:date="2012-12-10T07:28:00Z"/>
                    <w:rFonts w:ascii="Calibri" w:eastAsia="Times New Roman" w:hAnsi="Calibri"/>
                    <w:color w:val="000000"/>
                    <w:sz w:val="22"/>
                  </w:rPr>
                </w:rPrChange>
              </w:rPr>
              <w:pPrChange w:id="9089" w:author="superchickend" w:date="2012-12-16T15:30:00Z">
                <w:pPr>
                  <w:spacing w:line="240" w:lineRule="auto"/>
                  <w:jc w:val="right"/>
                </w:pPr>
              </w:pPrChange>
            </w:pPr>
            <w:ins w:id="9090" w:author="The Si Tran" w:date="2012-12-10T07:28:00Z">
              <w:r w:rsidRPr="00722731">
                <w:rPr>
                  <w:rPrChange w:id="9091"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909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pPr>
              <w:pStyle w:val="BangBody"/>
              <w:jc w:val="center"/>
              <w:rPr>
                <w:ins w:id="9093" w:author="The Si Tran" w:date="2012-12-10T07:28:00Z"/>
                <w:rPrChange w:id="9094" w:author="The Si Tran" w:date="2012-12-14T06:33:00Z">
                  <w:rPr>
                    <w:ins w:id="9095" w:author="The Si Tran" w:date="2012-12-10T07:28:00Z"/>
                    <w:rFonts w:ascii="Calibri" w:eastAsia="Times New Roman" w:hAnsi="Calibri"/>
                    <w:color w:val="000000"/>
                    <w:sz w:val="22"/>
                  </w:rPr>
                </w:rPrChange>
              </w:rPr>
              <w:pPrChange w:id="9096" w:author="superchickend" w:date="2012-12-16T15:30:00Z">
                <w:pPr>
                  <w:spacing w:line="240" w:lineRule="auto"/>
                  <w:jc w:val="right"/>
                </w:pPr>
              </w:pPrChange>
            </w:pPr>
            <w:ins w:id="9097" w:author="The Si Tran" w:date="2012-12-10T07:28:00Z">
              <w:r w:rsidRPr="00722731">
                <w:rPr>
                  <w:rPrChange w:id="9098"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9099"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pPr>
              <w:pStyle w:val="BangBody"/>
              <w:jc w:val="center"/>
              <w:rPr>
                <w:ins w:id="9100" w:author="The Si Tran" w:date="2012-12-10T07:28:00Z"/>
                <w:rPrChange w:id="9101" w:author="The Si Tran" w:date="2012-12-14T06:33:00Z">
                  <w:rPr>
                    <w:ins w:id="9102" w:author="The Si Tran" w:date="2012-12-10T07:28:00Z"/>
                    <w:rFonts w:ascii="Calibri" w:eastAsia="Times New Roman" w:hAnsi="Calibri"/>
                    <w:color w:val="000000"/>
                    <w:sz w:val="22"/>
                  </w:rPr>
                </w:rPrChange>
              </w:rPr>
              <w:pPrChange w:id="9103" w:author="superchickend" w:date="2012-12-16T15:30:00Z">
                <w:pPr>
                  <w:spacing w:line="240" w:lineRule="auto"/>
                  <w:jc w:val="right"/>
                </w:pPr>
              </w:pPrChange>
            </w:pPr>
            <w:ins w:id="9104" w:author="The Si Tran" w:date="2012-12-10T07:28:00Z">
              <w:r w:rsidRPr="00722731">
                <w:rPr>
                  <w:rPrChange w:id="9105"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9106" w:author="superchickend" w:date="2012-12-16T15:30:00Z">
            <w:tblPrEx>
              <w:tblW w:w="9291" w:type="dxa"/>
            </w:tblPrEx>
          </w:tblPrExChange>
        </w:tblPrEx>
        <w:trPr>
          <w:trHeight w:val="261"/>
          <w:ins w:id="9107" w:author="The Si Tran" w:date="2012-12-10T07:28:00Z"/>
          <w:trPrChange w:id="9108"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9109"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pPr>
              <w:pStyle w:val="BangBody"/>
              <w:jc w:val="center"/>
              <w:rPr>
                <w:ins w:id="9110" w:author="The Si Tran" w:date="2012-12-10T07:28:00Z"/>
                <w:b/>
                <w:rPrChange w:id="9111" w:author="superchickend" w:date="2012-12-16T15:30:00Z">
                  <w:rPr>
                    <w:ins w:id="9112" w:author="The Si Tran" w:date="2012-12-10T07:28:00Z"/>
                    <w:rFonts w:ascii="Calibri" w:eastAsia="Times New Roman" w:hAnsi="Calibri"/>
                    <w:color w:val="000000"/>
                    <w:sz w:val="22"/>
                  </w:rPr>
                </w:rPrChange>
              </w:rPr>
              <w:pPrChange w:id="9113" w:author="superchickend" w:date="2012-12-16T15:30:00Z">
                <w:pPr>
                  <w:spacing w:line="240" w:lineRule="auto"/>
                  <w:jc w:val="center"/>
                </w:pPr>
              </w:pPrChange>
            </w:pPr>
            <w:ins w:id="9114" w:author="The Si Tran" w:date="2012-12-10T07:28:00Z">
              <w:r w:rsidRPr="002728D2">
                <w:rPr>
                  <w:b/>
                  <w:rPrChange w:id="9115"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9116"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9117" w:author="The Si Tran" w:date="2012-12-10T07:28:00Z"/>
                <w:rPrChange w:id="9118" w:author="The Si Tran" w:date="2012-12-14T06:33:00Z">
                  <w:rPr>
                    <w:ins w:id="9119" w:author="The Si Tran" w:date="2012-12-10T07:28:00Z"/>
                    <w:rFonts w:ascii="Calibri" w:eastAsia="Times New Roman" w:hAnsi="Calibri"/>
                    <w:color w:val="000000"/>
                    <w:sz w:val="22"/>
                  </w:rPr>
                </w:rPrChange>
              </w:rPr>
              <w:pPrChange w:id="9120" w:author="The Si Tran" w:date="2012-12-16T08:45:00Z">
                <w:pPr>
                  <w:spacing w:line="240" w:lineRule="auto"/>
                </w:pPr>
              </w:pPrChange>
            </w:pPr>
            <w:ins w:id="9121" w:author="The Si Tran" w:date="2012-12-10T07:28:00Z">
              <w:r w:rsidRPr="00722731">
                <w:rPr>
                  <w:rPrChange w:id="9122"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9123"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pPr>
              <w:pStyle w:val="BangBody"/>
              <w:jc w:val="center"/>
              <w:rPr>
                <w:ins w:id="9124" w:author="The Si Tran" w:date="2012-12-10T07:28:00Z"/>
                <w:rPrChange w:id="9125" w:author="The Si Tran" w:date="2012-12-14T06:33:00Z">
                  <w:rPr>
                    <w:ins w:id="9126" w:author="The Si Tran" w:date="2012-12-10T07:28:00Z"/>
                    <w:rFonts w:ascii="Calibri" w:eastAsia="Times New Roman" w:hAnsi="Calibri"/>
                    <w:color w:val="000000"/>
                    <w:sz w:val="22"/>
                  </w:rPr>
                </w:rPrChange>
              </w:rPr>
              <w:pPrChange w:id="9127" w:author="superchickend" w:date="2012-12-16T15:30:00Z">
                <w:pPr>
                  <w:spacing w:line="240" w:lineRule="auto"/>
                  <w:jc w:val="right"/>
                </w:pPr>
              </w:pPrChange>
            </w:pPr>
            <w:ins w:id="9128" w:author="The Si Tran" w:date="2012-12-10T07:28:00Z">
              <w:r w:rsidRPr="00722731">
                <w:rPr>
                  <w:rPrChange w:id="9129"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913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pPr>
              <w:pStyle w:val="BangBody"/>
              <w:jc w:val="center"/>
              <w:rPr>
                <w:ins w:id="9131" w:author="The Si Tran" w:date="2012-12-10T07:28:00Z"/>
                <w:rPrChange w:id="9132" w:author="The Si Tran" w:date="2012-12-14T06:33:00Z">
                  <w:rPr>
                    <w:ins w:id="9133" w:author="The Si Tran" w:date="2012-12-10T07:28:00Z"/>
                    <w:rFonts w:ascii="Calibri" w:eastAsia="Times New Roman" w:hAnsi="Calibri"/>
                    <w:color w:val="000000"/>
                    <w:sz w:val="22"/>
                  </w:rPr>
                </w:rPrChange>
              </w:rPr>
              <w:pPrChange w:id="9134" w:author="superchickend" w:date="2012-12-16T15:30:00Z">
                <w:pPr>
                  <w:spacing w:line="240" w:lineRule="auto"/>
                  <w:jc w:val="right"/>
                </w:pPr>
              </w:pPrChange>
            </w:pPr>
            <w:ins w:id="9135" w:author="The Si Tran" w:date="2012-12-10T07:28:00Z">
              <w:r w:rsidRPr="00722731">
                <w:rPr>
                  <w:rPrChange w:id="9136"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9137"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pPr>
              <w:pStyle w:val="BangBody"/>
              <w:jc w:val="center"/>
              <w:rPr>
                <w:ins w:id="9138" w:author="The Si Tran" w:date="2012-12-10T07:28:00Z"/>
                <w:rPrChange w:id="9139" w:author="The Si Tran" w:date="2012-12-14T06:33:00Z">
                  <w:rPr>
                    <w:ins w:id="9140" w:author="The Si Tran" w:date="2012-12-10T07:28:00Z"/>
                    <w:rFonts w:ascii="Calibri" w:eastAsia="Times New Roman" w:hAnsi="Calibri"/>
                    <w:color w:val="000000"/>
                    <w:sz w:val="22"/>
                  </w:rPr>
                </w:rPrChange>
              </w:rPr>
              <w:pPrChange w:id="9141" w:author="superchickend" w:date="2012-12-16T15:30:00Z">
                <w:pPr>
                  <w:spacing w:line="240" w:lineRule="auto"/>
                  <w:jc w:val="right"/>
                </w:pPr>
              </w:pPrChange>
            </w:pPr>
            <w:ins w:id="9142" w:author="The Si Tran" w:date="2012-12-10T07:28:00Z">
              <w:r w:rsidRPr="00722731">
                <w:rPr>
                  <w:rPrChange w:id="9143"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9144" w:author="superchickend" w:date="2012-12-16T15:30:00Z">
            <w:tblPrEx>
              <w:tblW w:w="9291" w:type="dxa"/>
            </w:tblPrEx>
          </w:tblPrExChange>
        </w:tblPrEx>
        <w:trPr>
          <w:trHeight w:val="786"/>
          <w:ins w:id="9145" w:author="The Si Tran" w:date="2012-12-10T07:28:00Z"/>
          <w:trPrChange w:id="9146"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47"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pPr>
              <w:pStyle w:val="BangBody"/>
              <w:jc w:val="center"/>
              <w:rPr>
                <w:ins w:id="9148" w:author="The Si Tran" w:date="2012-12-10T07:28:00Z"/>
                <w:b/>
                <w:rPrChange w:id="9149" w:author="superchickend" w:date="2012-12-16T15:30:00Z">
                  <w:rPr>
                    <w:ins w:id="9150" w:author="The Si Tran" w:date="2012-12-10T07:28:00Z"/>
                    <w:rFonts w:ascii="Calibri" w:eastAsia="Times New Roman" w:hAnsi="Calibri"/>
                    <w:color w:val="000000"/>
                    <w:sz w:val="22"/>
                  </w:rPr>
                </w:rPrChange>
              </w:rPr>
              <w:pPrChange w:id="9151" w:author="superchickend" w:date="2012-12-16T15:30:00Z">
                <w:pPr>
                  <w:spacing w:line="240" w:lineRule="auto"/>
                  <w:jc w:val="center"/>
                </w:pPr>
              </w:pPrChange>
            </w:pPr>
            <w:ins w:id="9152" w:author="The Si Tran" w:date="2012-12-10T07:28:00Z">
              <w:r w:rsidRPr="002728D2">
                <w:rPr>
                  <w:b/>
                  <w:rPrChange w:id="9153"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9154"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9155" w:author="The Si Tran" w:date="2012-12-10T07:28:00Z"/>
                <w:rPrChange w:id="9156" w:author="The Si Tran" w:date="2012-12-14T06:33:00Z">
                  <w:rPr>
                    <w:ins w:id="9157" w:author="The Si Tran" w:date="2012-12-10T07:28:00Z"/>
                    <w:rFonts w:ascii="Calibri" w:eastAsia="Times New Roman" w:hAnsi="Calibri"/>
                    <w:color w:val="000000"/>
                    <w:sz w:val="22"/>
                  </w:rPr>
                </w:rPrChange>
              </w:rPr>
              <w:pPrChange w:id="9158" w:author="The Si Tran" w:date="2012-12-16T08:45:00Z">
                <w:pPr>
                  <w:spacing w:line="240" w:lineRule="auto"/>
                  <w:jc w:val="left"/>
                </w:pPr>
              </w:pPrChange>
            </w:pPr>
            <w:ins w:id="9159" w:author="The Si Tran" w:date="2012-12-10T07:28:00Z">
              <w:r w:rsidRPr="00722731">
                <w:rPr>
                  <w:rPrChange w:id="9160" w:author="The Si Tran" w:date="2012-12-14T06:33:00Z">
                    <w:rPr>
                      <w:rFonts w:ascii="Calibri" w:hAnsi="Calibri"/>
                      <w:sz w:val="22"/>
                    </w:rPr>
                  </w:rPrChange>
                </w:rPr>
                <w:t>ARIMA(0, 0, 0)(0, 1, 0)12</w:t>
              </w:r>
              <w:r w:rsidRPr="00722731">
                <w:rPr>
                  <w:rPrChange w:id="9161"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9162"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pPr>
              <w:pStyle w:val="BangBody"/>
              <w:jc w:val="center"/>
              <w:rPr>
                <w:ins w:id="9163" w:author="The Si Tran" w:date="2012-12-10T07:28:00Z"/>
                <w:b/>
                <w:rPrChange w:id="9164" w:author="superchickend" w:date="2012-12-16T15:30:00Z">
                  <w:rPr>
                    <w:ins w:id="9165" w:author="The Si Tran" w:date="2012-12-10T07:28:00Z"/>
                    <w:rFonts w:ascii="Calibri" w:eastAsia="Times New Roman" w:hAnsi="Calibri"/>
                    <w:color w:val="000000"/>
                    <w:sz w:val="22"/>
                  </w:rPr>
                </w:rPrChange>
              </w:rPr>
              <w:pPrChange w:id="9166" w:author="superchickend" w:date="2012-12-16T15:30:00Z">
                <w:pPr>
                  <w:spacing w:line="240" w:lineRule="auto"/>
                  <w:jc w:val="right"/>
                </w:pPr>
              </w:pPrChange>
            </w:pPr>
            <w:ins w:id="9167" w:author="The Si Tran" w:date="2012-12-10T07:28:00Z">
              <w:r w:rsidRPr="002728D2">
                <w:rPr>
                  <w:b/>
                  <w:rPrChange w:id="9168"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9169"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pPr>
              <w:pStyle w:val="BangBody"/>
              <w:jc w:val="center"/>
              <w:rPr>
                <w:ins w:id="9170" w:author="The Si Tran" w:date="2012-12-10T07:28:00Z"/>
                <w:b/>
                <w:rPrChange w:id="9171" w:author="superchickend" w:date="2012-12-16T15:30:00Z">
                  <w:rPr>
                    <w:ins w:id="9172" w:author="The Si Tran" w:date="2012-12-10T07:28:00Z"/>
                    <w:rFonts w:ascii="Calibri" w:eastAsia="Times New Roman" w:hAnsi="Calibri"/>
                    <w:color w:val="000000"/>
                    <w:sz w:val="22"/>
                  </w:rPr>
                </w:rPrChange>
              </w:rPr>
              <w:pPrChange w:id="9173" w:author="superchickend" w:date="2012-12-16T15:30:00Z">
                <w:pPr>
                  <w:spacing w:line="240" w:lineRule="auto"/>
                  <w:jc w:val="right"/>
                </w:pPr>
              </w:pPrChange>
            </w:pPr>
            <w:ins w:id="9174" w:author="The Si Tran" w:date="2012-12-10T07:28:00Z">
              <w:r w:rsidRPr="002728D2">
                <w:rPr>
                  <w:b/>
                  <w:rPrChange w:id="9175"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9176"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pPr>
              <w:pStyle w:val="BangBody"/>
              <w:jc w:val="center"/>
              <w:rPr>
                <w:ins w:id="9177" w:author="The Si Tran" w:date="2012-12-10T07:28:00Z"/>
                <w:b/>
                <w:rPrChange w:id="9178" w:author="superchickend" w:date="2012-12-16T15:30:00Z">
                  <w:rPr>
                    <w:ins w:id="9179" w:author="The Si Tran" w:date="2012-12-10T07:28:00Z"/>
                    <w:rFonts w:ascii="Calibri" w:eastAsia="Times New Roman" w:hAnsi="Calibri"/>
                    <w:color w:val="000000"/>
                    <w:sz w:val="22"/>
                  </w:rPr>
                </w:rPrChange>
              </w:rPr>
              <w:pPrChange w:id="9180" w:author="superchickend" w:date="2012-12-16T15:30:00Z">
                <w:pPr>
                  <w:spacing w:line="240" w:lineRule="auto"/>
                  <w:jc w:val="right"/>
                </w:pPr>
              </w:pPrChange>
            </w:pPr>
            <w:ins w:id="9181" w:author="The Si Tran" w:date="2012-12-10T07:28:00Z">
              <w:r w:rsidRPr="002728D2">
                <w:rPr>
                  <w:b/>
                  <w:rPrChange w:id="9182" w:author="superchickend" w:date="2012-12-16T15:30:00Z">
                    <w:rPr>
                      <w:rFonts w:ascii="Calibri" w:hAnsi="Calibri"/>
                      <w:sz w:val="22"/>
                    </w:rPr>
                  </w:rPrChange>
                </w:rPr>
                <w:t>4.32</w:t>
              </w:r>
            </w:ins>
          </w:p>
        </w:tc>
      </w:tr>
      <w:tr w:rsidR="00E30631" w:rsidRPr="00AF5054" w14:paraId="09165975" w14:textId="77777777" w:rsidTr="002728D2">
        <w:tblPrEx>
          <w:tblW w:w="9291" w:type="dxa"/>
          <w:tblPrExChange w:id="9183" w:author="superchickend" w:date="2012-12-16T15:30:00Z">
            <w:tblPrEx>
              <w:tblW w:w="9291" w:type="dxa"/>
            </w:tblPrEx>
          </w:tblPrExChange>
        </w:tblPrEx>
        <w:trPr>
          <w:trHeight w:val="786"/>
          <w:ins w:id="9184" w:author="The Si Tran" w:date="2012-12-10T07:28:00Z"/>
          <w:trPrChange w:id="9185"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9186"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9187" w:author="The Si Tran" w:date="2012-12-10T07:28:00Z"/>
                <w:rPrChange w:id="9188" w:author="The Si Tran" w:date="2012-12-14T06:33:00Z">
                  <w:rPr>
                    <w:ins w:id="9189" w:author="The Si Tran" w:date="2012-12-10T07:28:00Z"/>
                    <w:rFonts w:ascii="Calibri" w:eastAsia="Times New Roman" w:hAnsi="Calibri"/>
                    <w:color w:val="000000"/>
                    <w:sz w:val="22"/>
                  </w:rPr>
                </w:rPrChange>
              </w:rPr>
              <w:pPrChange w:id="9190"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191"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9192" w:author="The Si Tran" w:date="2012-12-10T07:28:00Z"/>
                <w:rPrChange w:id="9193" w:author="The Si Tran" w:date="2012-12-14T06:33:00Z">
                  <w:rPr>
                    <w:ins w:id="9194" w:author="The Si Tran" w:date="2012-12-10T07:28:00Z"/>
                    <w:rFonts w:ascii="Calibri" w:eastAsia="Times New Roman" w:hAnsi="Calibri"/>
                    <w:color w:val="000000"/>
                    <w:sz w:val="22"/>
                  </w:rPr>
                </w:rPrChange>
              </w:rPr>
              <w:pPrChange w:id="9195" w:author="The Si Tran" w:date="2012-12-16T08:45:00Z">
                <w:pPr>
                  <w:spacing w:line="240" w:lineRule="auto"/>
                  <w:jc w:val="left"/>
                </w:pPr>
              </w:pPrChange>
            </w:pPr>
            <w:ins w:id="9196" w:author="The Si Tran" w:date="2012-12-10T07:28:00Z">
              <w:r w:rsidRPr="00722731">
                <w:rPr>
                  <w:rPrChange w:id="9197" w:author="The Si Tran" w:date="2012-12-14T06:33:00Z">
                    <w:rPr>
                      <w:rFonts w:ascii="Calibri" w:hAnsi="Calibri"/>
                      <w:sz w:val="22"/>
                    </w:rPr>
                  </w:rPrChange>
                </w:rPr>
                <w:t>ARIMA(0, 0, 0)(0, 1, 0)12</w:t>
              </w:r>
              <w:r w:rsidRPr="00722731">
                <w:rPr>
                  <w:rPrChange w:id="9198"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199"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pPr>
              <w:pStyle w:val="BangBody"/>
              <w:jc w:val="center"/>
              <w:rPr>
                <w:ins w:id="9200" w:author="The Si Tran" w:date="2012-12-10T07:28:00Z"/>
                <w:rPrChange w:id="9201" w:author="The Si Tran" w:date="2012-12-14T06:33:00Z">
                  <w:rPr>
                    <w:ins w:id="9202" w:author="The Si Tran" w:date="2012-12-10T07:28:00Z"/>
                    <w:rFonts w:ascii="Calibri" w:eastAsia="Times New Roman" w:hAnsi="Calibri"/>
                    <w:color w:val="000000"/>
                    <w:sz w:val="22"/>
                  </w:rPr>
                </w:rPrChange>
              </w:rPr>
              <w:pPrChange w:id="9203" w:author="superchickend" w:date="2012-12-16T15:30:00Z">
                <w:pPr>
                  <w:spacing w:line="240" w:lineRule="auto"/>
                  <w:jc w:val="right"/>
                </w:pPr>
              </w:pPrChange>
            </w:pPr>
            <w:ins w:id="9204" w:author="The Si Tran" w:date="2012-12-10T07:28:00Z">
              <w:r w:rsidRPr="00722731">
                <w:rPr>
                  <w:rPrChange w:id="9205"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center"/>
            <w:hideMark/>
            <w:tcPrChange w:id="920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pPr>
              <w:pStyle w:val="BangBody"/>
              <w:jc w:val="center"/>
              <w:rPr>
                <w:ins w:id="9207" w:author="The Si Tran" w:date="2012-12-10T07:28:00Z"/>
                <w:rPrChange w:id="9208" w:author="The Si Tran" w:date="2012-12-14T06:33:00Z">
                  <w:rPr>
                    <w:ins w:id="9209" w:author="The Si Tran" w:date="2012-12-10T07:28:00Z"/>
                    <w:rFonts w:ascii="Calibri" w:eastAsia="Times New Roman" w:hAnsi="Calibri"/>
                    <w:color w:val="000000"/>
                    <w:sz w:val="22"/>
                  </w:rPr>
                </w:rPrChange>
              </w:rPr>
              <w:pPrChange w:id="9210" w:author="superchickend" w:date="2012-12-16T15:30:00Z">
                <w:pPr>
                  <w:spacing w:line="240" w:lineRule="auto"/>
                  <w:jc w:val="right"/>
                </w:pPr>
              </w:pPrChange>
            </w:pPr>
            <w:ins w:id="9211" w:author="The Si Tran" w:date="2012-12-10T07:28:00Z">
              <w:r w:rsidRPr="00722731">
                <w:rPr>
                  <w:rPrChange w:id="9212"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9213"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pPr>
              <w:pStyle w:val="BangBody"/>
              <w:jc w:val="center"/>
              <w:rPr>
                <w:ins w:id="9214" w:author="The Si Tran" w:date="2012-12-10T07:28:00Z"/>
                <w:rPrChange w:id="9215" w:author="The Si Tran" w:date="2012-12-14T06:33:00Z">
                  <w:rPr>
                    <w:ins w:id="9216" w:author="The Si Tran" w:date="2012-12-10T07:28:00Z"/>
                    <w:rFonts w:ascii="Calibri" w:eastAsia="Times New Roman" w:hAnsi="Calibri"/>
                    <w:color w:val="000000"/>
                    <w:sz w:val="22"/>
                  </w:rPr>
                </w:rPrChange>
              </w:rPr>
              <w:pPrChange w:id="9217" w:author="superchickend" w:date="2012-12-16T15:30:00Z">
                <w:pPr>
                  <w:spacing w:line="240" w:lineRule="auto"/>
                  <w:jc w:val="right"/>
                </w:pPr>
              </w:pPrChange>
            </w:pPr>
            <w:ins w:id="9218" w:author="The Si Tran" w:date="2012-12-10T07:28:00Z">
              <w:r w:rsidRPr="00722731">
                <w:rPr>
                  <w:rPrChange w:id="9219" w:author="The Si Tran" w:date="2012-12-14T06:33:00Z">
                    <w:rPr>
                      <w:rFonts w:ascii="Calibri" w:hAnsi="Calibri"/>
                      <w:sz w:val="22"/>
                    </w:rPr>
                  </w:rPrChange>
                </w:rPr>
                <w:t>5.97</w:t>
              </w:r>
            </w:ins>
          </w:p>
        </w:tc>
      </w:tr>
    </w:tbl>
    <w:p w14:paraId="03E66EDA" w14:textId="77777777" w:rsidR="00722731" w:rsidRDefault="00722731">
      <w:pPr>
        <w:rPr>
          <w:ins w:id="9220" w:author="The Si Tran" w:date="2012-12-14T06:31:00Z"/>
        </w:rPr>
        <w:pPrChange w:id="9221" w:author="The Si Tran" w:date="2012-12-14T06:31:00Z">
          <w:pPr>
            <w:pStyle w:val="Heading1"/>
            <w:jc w:val="left"/>
          </w:pPr>
        </w:pPrChange>
      </w:pPr>
    </w:p>
    <w:p w14:paraId="3A37605C" w14:textId="77777777" w:rsidR="00722731" w:rsidRPr="00097101" w:rsidRDefault="00722731">
      <w:pPr>
        <w:rPr>
          <w:ins w:id="9222" w:author="The Si Tran" w:date="2012-12-14T06:31:00Z"/>
        </w:rPr>
        <w:pPrChange w:id="9223" w:author="The Si Tran" w:date="2012-12-14T06:31:00Z">
          <w:pPr>
            <w:pStyle w:val="Heading1"/>
            <w:jc w:val="left"/>
          </w:pPr>
        </w:pPrChange>
      </w:pPr>
    </w:p>
    <w:p w14:paraId="7AFD012E" w14:textId="21B80111" w:rsidR="00EF77AD" w:rsidRDefault="00EF77AD">
      <w:pPr>
        <w:pStyle w:val="Heading3"/>
        <w:rPr>
          <w:ins w:id="9224" w:author="The Si Tran" w:date="2012-12-14T06:31:00Z"/>
        </w:rPr>
        <w:pPrChange w:id="9225" w:author="The Si Tran" w:date="2012-12-06T21:22:00Z">
          <w:pPr>
            <w:pStyle w:val="Heading1"/>
            <w:jc w:val="left"/>
          </w:pPr>
        </w:pPrChange>
      </w:pPr>
      <w:bookmarkStart w:id="9226" w:name="_Toc343452528"/>
      <w:ins w:id="9227" w:author="The Si Tran" w:date="2012-12-06T21:22:00Z">
        <w:r>
          <w:t>Bộ dữ liệ</w:t>
        </w:r>
        <w:r w:rsidR="00810267">
          <w:t>u có tính mùa</w:t>
        </w:r>
      </w:ins>
      <w:bookmarkEnd w:id="9226"/>
    </w:p>
    <w:p w14:paraId="400D4954" w14:textId="31AD8F0A" w:rsidR="00722731" w:rsidRPr="00097101" w:rsidRDefault="00722731">
      <w:pPr>
        <w:pStyle w:val="Bang"/>
        <w:rPr>
          <w:ins w:id="9228" w:author="The Si Tran" w:date="2012-12-10T07:29:00Z"/>
        </w:rPr>
        <w:pPrChange w:id="9229" w:author="The Si Tran" w:date="2012-12-16T10:03:00Z">
          <w:pPr>
            <w:pStyle w:val="Heading1"/>
            <w:jc w:val="left"/>
          </w:pPr>
        </w:pPrChange>
      </w:pPr>
      <w:bookmarkStart w:id="9230" w:name="_Toc343033796"/>
      <w:bookmarkStart w:id="9231" w:name="_Toc343415629"/>
      <w:ins w:id="9232" w:author="The Si Tran" w:date="2012-12-14T06:31:00Z">
        <w:r w:rsidRPr="006041AD">
          <w:rPr>
            <w:b/>
          </w:rPr>
          <w:t>Bảng 6.4:</w:t>
        </w:r>
        <w:r w:rsidRPr="004D696B">
          <w:t xml:space="preserve"> Kết quả thực nghiệm chuỗi dữ liệu</w:t>
        </w:r>
        <w:r>
          <w:t xml:space="preserve"> </w:t>
        </w:r>
        <w:r w:rsidRPr="004D696B">
          <w:t>Deaths</w:t>
        </w:r>
      </w:ins>
      <w:bookmarkEnd w:id="9230"/>
      <w:bookmarkEnd w:id="9231"/>
    </w:p>
    <w:tbl>
      <w:tblPr>
        <w:tblW w:w="9376" w:type="dxa"/>
        <w:tblLook w:val="04A0" w:firstRow="1" w:lastRow="0" w:firstColumn="1" w:lastColumn="0" w:noHBand="0" w:noVBand="1"/>
        <w:tblPrChange w:id="9233"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9234">
          <w:tblGrid>
            <w:gridCol w:w="1072"/>
            <w:gridCol w:w="6763"/>
            <w:gridCol w:w="830"/>
            <w:gridCol w:w="1053"/>
            <w:gridCol w:w="828"/>
          </w:tblGrid>
        </w:tblGridChange>
      </w:tblGrid>
      <w:tr w:rsidR="00A75EB6" w:rsidRPr="005046FC" w14:paraId="37A70988" w14:textId="77777777" w:rsidTr="00E30631">
        <w:trPr>
          <w:trHeight w:val="263"/>
          <w:ins w:id="9235" w:author="The Si Tran" w:date="2012-12-10T07:30:00Z"/>
          <w:trPrChange w:id="9236"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37"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9238" w:author="The Si Tran" w:date="2012-12-10T07:30:00Z"/>
                <w:rPrChange w:id="9239" w:author="The Si Tran" w:date="2012-12-14T06:34:00Z">
                  <w:rPr>
                    <w:ins w:id="9240" w:author="The Si Tran" w:date="2012-12-10T07:30:00Z"/>
                    <w:rFonts w:ascii="Calibri" w:eastAsia="Times New Roman" w:hAnsi="Calibri"/>
                    <w:color w:val="000000"/>
                    <w:sz w:val="22"/>
                  </w:rPr>
                </w:rPrChange>
              </w:rPr>
              <w:pPrChange w:id="9241" w:author="The Si Tran" w:date="2012-12-16T08:45:00Z">
                <w:pPr>
                  <w:spacing w:line="240" w:lineRule="auto"/>
                </w:pPr>
              </w:pPrChange>
            </w:pPr>
            <w:ins w:id="9242" w:author="The Si Tran" w:date="2012-12-10T07:30:00Z">
              <w:r w:rsidRPr="00E30631">
                <w:rPr>
                  <w:rPrChange w:id="9243"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9244"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pPr>
              <w:pStyle w:val="BangBody"/>
              <w:jc w:val="center"/>
              <w:rPr>
                <w:ins w:id="9245" w:author="The Si Tran" w:date="2012-12-10T07:30:00Z"/>
                <w:b/>
                <w:rPrChange w:id="9246" w:author="superchickend" w:date="2012-12-16T15:30:00Z">
                  <w:rPr>
                    <w:ins w:id="9247" w:author="The Si Tran" w:date="2012-12-10T07:30:00Z"/>
                    <w:rFonts w:ascii="Calibri" w:eastAsia="Times New Roman" w:hAnsi="Calibri"/>
                    <w:color w:val="000000"/>
                    <w:sz w:val="22"/>
                  </w:rPr>
                </w:rPrChange>
              </w:rPr>
              <w:pPrChange w:id="9248" w:author="superchickend" w:date="2012-12-16T15:30:00Z">
                <w:pPr>
                  <w:spacing w:line="240" w:lineRule="auto"/>
                </w:pPr>
              </w:pPrChange>
            </w:pPr>
            <w:ins w:id="9249" w:author="The Si Tran" w:date="2012-12-10T07:30:00Z">
              <w:r w:rsidRPr="002728D2">
                <w:rPr>
                  <w:b/>
                  <w:rPrChange w:id="9250"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9251"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pPr>
              <w:pStyle w:val="BangBody"/>
              <w:jc w:val="center"/>
              <w:rPr>
                <w:ins w:id="9252" w:author="The Si Tran" w:date="2012-12-10T07:30:00Z"/>
                <w:b/>
                <w:rPrChange w:id="9253" w:author="superchickend" w:date="2012-12-16T15:30:00Z">
                  <w:rPr>
                    <w:ins w:id="9254" w:author="The Si Tran" w:date="2012-12-10T07:30:00Z"/>
                    <w:rFonts w:ascii="Calibri" w:eastAsia="Times New Roman" w:hAnsi="Calibri"/>
                    <w:color w:val="000000"/>
                    <w:sz w:val="22"/>
                  </w:rPr>
                </w:rPrChange>
              </w:rPr>
              <w:pPrChange w:id="9255" w:author="superchickend" w:date="2012-12-16T15:30:00Z">
                <w:pPr>
                  <w:spacing w:line="240" w:lineRule="auto"/>
                </w:pPr>
              </w:pPrChange>
            </w:pPr>
            <w:ins w:id="9256" w:author="The Si Tran" w:date="2012-12-10T07:30:00Z">
              <w:r w:rsidRPr="002728D2">
                <w:rPr>
                  <w:b/>
                  <w:rPrChange w:id="9257"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9258"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pPr>
              <w:pStyle w:val="BangBody"/>
              <w:jc w:val="center"/>
              <w:rPr>
                <w:ins w:id="9259" w:author="The Si Tran" w:date="2012-12-10T07:30:00Z"/>
                <w:b/>
                <w:rPrChange w:id="9260" w:author="superchickend" w:date="2012-12-16T15:30:00Z">
                  <w:rPr>
                    <w:ins w:id="9261" w:author="The Si Tran" w:date="2012-12-10T07:30:00Z"/>
                    <w:rFonts w:ascii="Calibri" w:eastAsia="Times New Roman" w:hAnsi="Calibri"/>
                    <w:color w:val="000000"/>
                    <w:sz w:val="22"/>
                  </w:rPr>
                </w:rPrChange>
              </w:rPr>
              <w:pPrChange w:id="9262" w:author="superchickend" w:date="2012-12-16T15:30:00Z">
                <w:pPr>
                  <w:spacing w:line="240" w:lineRule="auto"/>
                </w:pPr>
              </w:pPrChange>
            </w:pPr>
            <w:ins w:id="9263" w:author="The Si Tran" w:date="2012-12-10T07:30:00Z">
              <w:r w:rsidRPr="002728D2">
                <w:rPr>
                  <w:b/>
                  <w:rPrChange w:id="9264"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9265"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pPr>
              <w:pStyle w:val="BangBody"/>
              <w:jc w:val="center"/>
              <w:rPr>
                <w:ins w:id="9266" w:author="The Si Tran" w:date="2012-12-10T07:30:00Z"/>
                <w:b/>
                <w:rPrChange w:id="9267" w:author="superchickend" w:date="2012-12-16T15:30:00Z">
                  <w:rPr>
                    <w:ins w:id="9268" w:author="The Si Tran" w:date="2012-12-10T07:30:00Z"/>
                    <w:rFonts w:ascii="Calibri" w:eastAsia="Times New Roman" w:hAnsi="Calibri"/>
                    <w:color w:val="000000"/>
                    <w:sz w:val="22"/>
                  </w:rPr>
                </w:rPrChange>
              </w:rPr>
              <w:pPrChange w:id="9269" w:author="superchickend" w:date="2012-12-16T15:30:00Z">
                <w:pPr>
                  <w:spacing w:line="240" w:lineRule="auto"/>
                </w:pPr>
              </w:pPrChange>
            </w:pPr>
            <w:ins w:id="9270" w:author="The Si Tran" w:date="2012-12-10T07:30:00Z">
              <w:r w:rsidRPr="002728D2">
                <w:rPr>
                  <w:b/>
                  <w:rPrChange w:id="9271"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9272" w:author="The Si Tran" w:date="2012-12-10T07:30:00Z"/>
          <w:trPrChange w:id="9273"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74"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pPr>
              <w:pStyle w:val="BangBody"/>
              <w:jc w:val="center"/>
              <w:rPr>
                <w:ins w:id="9275" w:author="The Si Tran" w:date="2012-12-10T07:30:00Z"/>
                <w:b/>
                <w:rPrChange w:id="9276" w:author="superchickend" w:date="2012-12-16T15:30:00Z">
                  <w:rPr>
                    <w:ins w:id="9277" w:author="The Si Tran" w:date="2012-12-10T07:30:00Z"/>
                    <w:rFonts w:ascii="Calibri" w:eastAsia="Times New Roman" w:hAnsi="Calibri"/>
                    <w:color w:val="000000"/>
                    <w:sz w:val="22"/>
                  </w:rPr>
                </w:rPrChange>
              </w:rPr>
              <w:pPrChange w:id="9278" w:author="superchickend" w:date="2012-12-16T15:30:00Z">
                <w:pPr>
                  <w:spacing w:line="240" w:lineRule="auto"/>
                  <w:jc w:val="center"/>
                </w:pPr>
              </w:pPrChange>
            </w:pPr>
            <w:ins w:id="9279" w:author="The Si Tran" w:date="2012-12-10T07:30:00Z">
              <w:r w:rsidRPr="002728D2">
                <w:rPr>
                  <w:b/>
                  <w:rPrChange w:id="9280"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28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282" w:author="The Si Tran" w:date="2012-12-10T07:30:00Z"/>
                <w:rPrChange w:id="9283" w:author="The Si Tran" w:date="2012-12-14T06:34:00Z">
                  <w:rPr>
                    <w:ins w:id="9284" w:author="The Si Tran" w:date="2012-12-10T07:30:00Z"/>
                    <w:rFonts w:ascii="Calibri" w:eastAsia="Times New Roman" w:hAnsi="Calibri"/>
                    <w:color w:val="000000"/>
                    <w:sz w:val="22"/>
                  </w:rPr>
                </w:rPrChange>
              </w:rPr>
              <w:pPrChange w:id="9285" w:author="The Si Tran" w:date="2012-12-16T08:45:00Z">
                <w:pPr>
                  <w:spacing w:line="240" w:lineRule="auto"/>
                  <w:jc w:val="left"/>
                </w:pPr>
              </w:pPrChange>
            </w:pPr>
            <w:ins w:id="9286" w:author="The Si Tran" w:date="2012-12-10T07:30:00Z">
              <w:r w:rsidRPr="00E30631">
                <w:rPr>
                  <w:rPrChange w:id="9287"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28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jc w:val="center"/>
              <w:rPr>
                <w:ins w:id="9289" w:author="The Si Tran" w:date="2012-12-10T07:30:00Z"/>
                <w:rPrChange w:id="9290" w:author="The Si Tran" w:date="2012-12-14T06:34:00Z">
                  <w:rPr>
                    <w:ins w:id="9291" w:author="The Si Tran" w:date="2012-12-10T07:30:00Z"/>
                    <w:rFonts w:ascii="Calibri" w:eastAsia="Times New Roman" w:hAnsi="Calibri"/>
                    <w:color w:val="000000"/>
                    <w:sz w:val="22"/>
                  </w:rPr>
                </w:rPrChange>
              </w:rPr>
              <w:pPrChange w:id="9292" w:author="superchickend" w:date="2012-12-16T15:31:00Z">
                <w:pPr>
                  <w:spacing w:line="240" w:lineRule="auto"/>
                  <w:jc w:val="right"/>
                </w:pPr>
              </w:pPrChange>
            </w:pPr>
            <w:ins w:id="9293" w:author="The Si Tran" w:date="2012-12-10T07:30:00Z">
              <w:r w:rsidRPr="00E30631">
                <w:rPr>
                  <w:rPrChange w:id="9294"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929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jc w:val="center"/>
              <w:rPr>
                <w:ins w:id="9296" w:author="The Si Tran" w:date="2012-12-10T07:30:00Z"/>
                <w:rPrChange w:id="9297" w:author="The Si Tran" w:date="2012-12-14T06:34:00Z">
                  <w:rPr>
                    <w:ins w:id="9298" w:author="The Si Tran" w:date="2012-12-10T07:30:00Z"/>
                    <w:rFonts w:ascii="Calibri" w:eastAsia="Times New Roman" w:hAnsi="Calibri"/>
                    <w:color w:val="000000"/>
                    <w:sz w:val="22"/>
                  </w:rPr>
                </w:rPrChange>
              </w:rPr>
              <w:pPrChange w:id="9299" w:author="superchickend" w:date="2012-12-16T15:31:00Z">
                <w:pPr>
                  <w:spacing w:line="240" w:lineRule="auto"/>
                  <w:jc w:val="right"/>
                </w:pPr>
              </w:pPrChange>
            </w:pPr>
            <w:ins w:id="9300" w:author="The Si Tran" w:date="2012-12-10T07:30:00Z">
              <w:r w:rsidRPr="00E30631">
                <w:rPr>
                  <w:rPrChange w:id="9301"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930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jc w:val="center"/>
              <w:rPr>
                <w:ins w:id="9303" w:author="The Si Tran" w:date="2012-12-10T07:30:00Z"/>
                <w:rPrChange w:id="9304" w:author="The Si Tran" w:date="2012-12-14T06:34:00Z">
                  <w:rPr>
                    <w:ins w:id="9305" w:author="The Si Tran" w:date="2012-12-10T07:30:00Z"/>
                    <w:rFonts w:ascii="Calibri" w:eastAsia="Times New Roman" w:hAnsi="Calibri"/>
                    <w:color w:val="000000"/>
                    <w:sz w:val="22"/>
                  </w:rPr>
                </w:rPrChange>
              </w:rPr>
              <w:pPrChange w:id="9306" w:author="superchickend" w:date="2012-12-16T15:31:00Z">
                <w:pPr>
                  <w:spacing w:line="240" w:lineRule="auto"/>
                  <w:jc w:val="right"/>
                </w:pPr>
              </w:pPrChange>
            </w:pPr>
            <w:ins w:id="9307" w:author="The Si Tran" w:date="2012-12-10T07:30:00Z">
              <w:r w:rsidRPr="00E30631">
                <w:rPr>
                  <w:rPrChange w:id="9308" w:author="The Si Tran" w:date="2012-12-14T06:34:00Z">
                    <w:rPr>
                      <w:rFonts w:ascii="Calibri" w:hAnsi="Calibri"/>
                      <w:sz w:val="22"/>
                    </w:rPr>
                  </w:rPrChange>
                </w:rPr>
                <w:t>8.57</w:t>
              </w:r>
            </w:ins>
          </w:p>
        </w:tc>
      </w:tr>
      <w:tr w:rsidR="00A75EB6" w:rsidRPr="005046FC" w14:paraId="416D201D" w14:textId="77777777" w:rsidTr="002728D2">
        <w:trPr>
          <w:trHeight w:val="529"/>
          <w:ins w:id="9309" w:author="The Si Tran" w:date="2012-12-10T07:30:00Z"/>
          <w:trPrChange w:id="9310"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311"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pPr>
              <w:pStyle w:val="BangBody"/>
              <w:jc w:val="center"/>
              <w:rPr>
                <w:ins w:id="9312" w:author="The Si Tran" w:date="2012-12-10T07:30:00Z"/>
                <w:b/>
                <w:rPrChange w:id="9313" w:author="superchickend" w:date="2012-12-16T15:30:00Z">
                  <w:rPr>
                    <w:ins w:id="9314" w:author="The Si Tran" w:date="2012-12-10T07:30:00Z"/>
                    <w:rFonts w:ascii="Calibri" w:eastAsia="Times New Roman" w:hAnsi="Calibri"/>
                    <w:color w:val="000000"/>
                    <w:sz w:val="22"/>
                  </w:rPr>
                </w:rPrChange>
              </w:rPr>
              <w:pPrChange w:id="9315"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31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317" w:author="The Si Tran" w:date="2012-12-10T07:30:00Z"/>
                <w:rPrChange w:id="9318" w:author="The Si Tran" w:date="2012-12-14T06:34:00Z">
                  <w:rPr>
                    <w:ins w:id="9319" w:author="The Si Tran" w:date="2012-12-10T07:30:00Z"/>
                    <w:rFonts w:ascii="Calibri" w:eastAsia="Times New Roman" w:hAnsi="Calibri"/>
                    <w:color w:val="000000"/>
                    <w:sz w:val="22"/>
                  </w:rPr>
                </w:rPrChange>
              </w:rPr>
              <w:pPrChange w:id="9320" w:author="The Si Tran" w:date="2012-12-16T08:45:00Z">
                <w:pPr>
                  <w:spacing w:line="240" w:lineRule="auto"/>
                </w:pPr>
              </w:pPrChange>
            </w:pPr>
            <w:ins w:id="9321" w:author="The Si Tran" w:date="2012-12-10T07:30:00Z">
              <w:r w:rsidRPr="00E30631">
                <w:rPr>
                  <w:rPrChange w:id="9322"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32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jc w:val="center"/>
              <w:rPr>
                <w:ins w:id="9324" w:author="The Si Tran" w:date="2012-12-10T07:30:00Z"/>
                <w:rPrChange w:id="9325" w:author="The Si Tran" w:date="2012-12-14T06:34:00Z">
                  <w:rPr>
                    <w:ins w:id="9326" w:author="The Si Tran" w:date="2012-12-10T07:30:00Z"/>
                    <w:rFonts w:ascii="Calibri" w:eastAsia="Times New Roman" w:hAnsi="Calibri"/>
                    <w:color w:val="000000"/>
                    <w:sz w:val="22"/>
                  </w:rPr>
                </w:rPrChange>
              </w:rPr>
              <w:pPrChange w:id="9327" w:author="superchickend" w:date="2012-12-16T15:31:00Z">
                <w:pPr>
                  <w:spacing w:line="240" w:lineRule="auto"/>
                  <w:jc w:val="right"/>
                </w:pPr>
              </w:pPrChange>
            </w:pPr>
            <w:ins w:id="9328" w:author="The Si Tran" w:date="2012-12-10T07:30:00Z">
              <w:r w:rsidRPr="00E30631">
                <w:rPr>
                  <w:rPrChange w:id="9329"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933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jc w:val="center"/>
              <w:rPr>
                <w:ins w:id="9331" w:author="The Si Tran" w:date="2012-12-10T07:30:00Z"/>
                <w:rPrChange w:id="9332" w:author="The Si Tran" w:date="2012-12-14T06:34:00Z">
                  <w:rPr>
                    <w:ins w:id="9333" w:author="The Si Tran" w:date="2012-12-10T07:30:00Z"/>
                    <w:rFonts w:ascii="Calibri" w:eastAsia="Times New Roman" w:hAnsi="Calibri"/>
                    <w:color w:val="000000"/>
                    <w:sz w:val="22"/>
                  </w:rPr>
                </w:rPrChange>
              </w:rPr>
              <w:pPrChange w:id="9334" w:author="superchickend" w:date="2012-12-16T15:31:00Z">
                <w:pPr>
                  <w:spacing w:line="240" w:lineRule="auto"/>
                  <w:jc w:val="right"/>
                </w:pPr>
              </w:pPrChange>
            </w:pPr>
            <w:ins w:id="9335" w:author="The Si Tran" w:date="2012-12-10T07:30:00Z">
              <w:r w:rsidRPr="00E30631">
                <w:rPr>
                  <w:rPrChange w:id="9336"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933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jc w:val="center"/>
              <w:rPr>
                <w:ins w:id="9338" w:author="The Si Tran" w:date="2012-12-10T07:30:00Z"/>
                <w:rPrChange w:id="9339" w:author="The Si Tran" w:date="2012-12-14T06:34:00Z">
                  <w:rPr>
                    <w:ins w:id="9340" w:author="The Si Tran" w:date="2012-12-10T07:30:00Z"/>
                    <w:rFonts w:ascii="Calibri" w:eastAsia="Times New Roman" w:hAnsi="Calibri"/>
                    <w:color w:val="000000"/>
                    <w:sz w:val="22"/>
                  </w:rPr>
                </w:rPrChange>
              </w:rPr>
              <w:pPrChange w:id="9341" w:author="superchickend" w:date="2012-12-16T15:31:00Z">
                <w:pPr>
                  <w:spacing w:line="240" w:lineRule="auto"/>
                  <w:jc w:val="right"/>
                </w:pPr>
              </w:pPrChange>
            </w:pPr>
            <w:ins w:id="9342" w:author="The Si Tran" w:date="2012-12-10T07:30:00Z">
              <w:r w:rsidRPr="00E30631">
                <w:rPr>
                  <w:rPrChange w:id="9343" w:author="The Si Tran" w:date="2012-12-14T06:34:00Z">
                    <w:rPr>
                      <w:rFonts w:ascii="Calibri" w:hAnsi="Calibri"/>
                      <w:sz w:val="22"/>
                    </w:rPr>
                  </w:rPrChange>
                </w:rPr>
                <w:t>9.23</w:t>
              </w:r>
            </w:ins>
          </w:p>
        </w:tc>
      </w:tr>
      <w:tr w:rsidR="00A75EB6" w:rsidRPr="005046FC" w14:paraId="4015431D" w14:textId="77777777" w:rsidTr="000E7270">
        <w:trPr>
          <w:trHeight w:val="263"/>
          <w:ins w:id="9344" w:author="The Si Tran" w:date="2012-12-10T07:30:00Z"/>
          <w:trPrChange w:id="9345"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346"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pPr>
              <w:pStyle w:val="BangBody"/>
              <w:jc w:val="center"/>
              <w:rPr>
                <w:ins w:id="9347" w:author="The Si Tran" w:date="2012-12-10T07:30:00Z"/>
                <w:b/>
                <w:rPrChange w:id="9348" w:author="superchickend" w:date="2012-12-16T15:30:00Z">
                  <w:rPr>
                    <w:ins w:id="9349" w:author="The Si Tran" w:date="2012-12-10T07:30:00Z"/>
                    <w:rFonts w:ascii="Calibri" w:eastAsia="Times New Roman" w:hAnsi="Calibri"/>
                    <w:color w:val="000000"/>
                    <w:sz w:val="22"/>
                  </w:rPr>
                </w:rPrChange>
              </w:rPr>
              <w:pPrChange w:id="9350" w:author="superchickend" w:date="2012-12-16T15:30:00Z">
                <w:pPr>
                  <w:spacing w:line="240" w:lineRule="auto"/>
                  <w:jc w:val="center"/>
                </w:pPr>
              </w:pPrChange>
            </w:pPr>
            <w:ins w:id="9351" w:author="The Si Tran" w:date="2012-12-10T07:30:00Z">
              <w:r w:rsidRPr="002728D2">
                <w:rPr>
                  <w:b/>
                  <w:rPrChange w:id="9352"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935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354" w:author="The Si Tran" w:date="2012-12-10T07:30:00Z"/>
                <w:rPrChange w:id="9355" w:author="The Si Tran" w:date="2012-12-14T06:34:00Z">
                  <w:rPr>
                    <w:ins w:id="9356" w:author="The Si Tran" w:date="2012-12-10T07:30:00Z"/>
                    <w:rFonts w:ascii="Calibri" w:eastAsia="Times New Roman" w:hAnsi="Calibri"/>
                    <w:color w:val="000000"/>
                    <w:sz w:val="22"/>
                  </w:rPr>
                </w:rPrChange>
              </w:rPr>
              <w:pPrChange w:id="9357" w:author="The Si Tran" w:date="2012-12-16T08:45:00Z">
                <w:pPr>
                  <w:spacing w:line="240" w:lineRule="auto"/>
                  <w:jc w:val="left"/>
                </w:pPr>
              </w:pPrChange>
            </w:pPr>
            <w:ins w:id="9358" w:author="The Si Tran" w:date="2012-12-10T07:30:00Z">
              <w:r w:rsidRPr="00E30631">
                <w:rPr>
                  <w:rPrChange w:id="9359"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936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jc w:val="center"/>
              <w:rPr>
                <w:ins w:id="9361" w:author="The Si Tran" w:date="2012-12-10T07:30:00Z"/>
                <w:rPrChange w:id="9362" w:author="The Si Tran" w:date="2012-12-14T06:34:00Z">
                  <w:rPr>
                    <w:ins w:id="9363" w:author="The Si Tran" w:date="2012-12-10T07:30:00Z"/>
                    <w:rFonts w:ascii="Calibri" w:eastAsia="Times New Roman" w:hAnsi="Calibri"/>
                    <w:color w:val="000000"/>
                    <w:sz w:val="22"/>
                  </w:rPr>
                </w:rPrChange>
              </w:rPr>
              <w:pPrChange w:id="9364" w:author="superchickend" w:date="2012-12-16T15:31:00Z">
                <w:pPr>
                  <w:spacing w:line="240" w:lineRule="auto"/>
                  <w:jc w:val="right"/>
                </w:pPr>
              </w:pPrChange>
            </w:pPr>
            <w:ins w:id="9365" w:author="The Si Tran" w:date="2012-12-10T07:30:00Z">
              <w:r w:rsidRPr="00E30631">
                <w:rPr>
                  <w:rPrChange w:id="9366"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36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jc w:val="center"/>
              <w:rPr>
                <w:ins w:id="9368" w:author="The Si Tran" w:date="2012-12-10T07:30:00Z"/>
                <w:rPrChange w:id="9369" w:author="The Si Tran" w:date="2012-12-14T06:34:00Z">
                  <w:rPr>
                    <w:ins w:id="9370" w:author="The Si Tran" w:date="2012-12-10T07:30:00Z"/>
                    <w:rFonts w:ascii="Calibri" w:eastAsia="Times New Roman" w:hAnsi="Calibri"/>
                    <w:color w:val="000000"/>
                    <w:sz w:val="22"/>
                  </w:rPr>
                </w:rPrChange>
              </w:rPr>
              <w:pPrChange w:id="9371" w:author="superchickend" w:date="2012-12-16T15:31:00Z">
                <w:pPr>
                  <w:spacing w:line="240" w:lineRule="auto"/>
                  <w:jc w:val="right"/>
                </w:pPr>
              </w:pPrChange>
            </w:pPr>
            <w:ins w:id="9372" w:author="The Si Tran" w:date="2012-12-10T07:30:00Z">
              <w:r w:rsidRPr="00E30631">
                <w:rPr>
                  <w:rPrChange w:id="9373"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37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jc w:val="center"/>
              <w:rPr>
                <w:ins w:id="9375" w:author="The Si Tran" w:date="2012-12-10T07:30:00Z"/>
                <w:rPrChange w:id="9376" w:author="The Si Tran" w:date="2012-12-14T06:34:00Z">
                  <w:rPr>
                    <w:ins w:id="9377" w:author="The Si Tran" w:date="2012-12-10T07:30:00Z"/>
                    <w:rFonts w:ascii="Calibri" w:eastAsia="Times New Roman" w:hAnsi="Calibri"/>
                    <w:color w:val="000000"/>
                    <w:sz w:val="22"/>
                  </w:rPr>
                </w:rPrChange>
              </w:rPr>
              <w:pPrChange w:id="9378" w:author="superchickend" w:date="2012-12-16T15:31:00Z">
                <w:pPr>
                  <w:spacing w:line="240" w:lineRule="auto"/>
                  <w:jc w:val="right"/>
                </w:pPr>
              </w:pPrChange>
            </w:pPr>
            <w:ins w:id="9379" w:author="The Si Tran" w:date="2012-12-10T07:30:00Z">
              <w:r w:rsidRPr="00E30631">
                <w:rPr>
                  <w:rPrChange w:id="9380" w:author="The Si Tran" w:date="2012-12-14T06:34:00Z">
                    <w:rPr>
                      <w:rFonts w:ascii="Calibri" w:hAnsi="Calibri"/>
                      <w:sz w:val="22"/>
                    </w:rPr>
                  </w:rPrChange>
                </w:rPr>
                <w:t>8.17</w:t>
              </w:r>
            </w:ins>
          </w:p>
        </w:tc>
      </w:tr>
      <w:tr w:rsidR="00A75EB6" w:rsidRPr="005046FC" w14:paraId="5998487D" w14:textId="77777777" w:rsidTr="002728D2">
        <w:trPr>
          <w:trHeight w:val="795"/>
          <w:ins w:id="9381" w:author="The Si Tran" w:date="2012-12-10T07:30:00Z"/>
          <w:trPrChange w:id="9382"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83"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pPr>
              <w:pStyle w:val="BangBody"/>
              <w:jc w:val="center"/>
              <w:rPr>
                <w:ins w:id="9384" w:author="The Si Tran" w:date="2012-12-10T07:30:00Z"/>
                <w:b/>
                <w:rPrChange w:id="9385" w:author="superchickend" w:date="2012-12-16T15:30:00Z">
                  <w:rPr>
                    <w:ins w:id="9386" w:author="The Si Tran" w:date="2012-12-10T07:30:00Z"/>
                    <w:rFonts w:ascii="Calibri" w:eastAsia="Times New Roman" w:hAnsi="Calibri"/>
                    <w:color w:val="000000"/>
                    <w:sz w:val="22"/>
                  </w:rPr>
                </w:rPrChange>
              </w:rPr>
              <w:pPrChange w:id="9387" w:author="superchickend" w:date="2012-12-16T15:30:00Z">
                <w:pPr>
                  <w:spacing w:line="240" w:lineRule="auto"/>
                  <w:jc w:val="center"/>
                </w:pPr>
              </w:pPrChange>
            </w:pPr>
            <w:ins w:id="9388" w:author="The Si Tran" w:date="2012-12-10T07:30:00Z">
              <w:r w:rsidRPr="002728D2">
                <w:rPr>
                  <w:b/>
                  <w:rPrChange w:id="9389"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39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391" w:author="The Si Tran" w:date="2012-12-10T07:30:00Z"/>
                <w:rPrChange w:id="9392" w:author="The Si Tran" w:date="2012-12-14T06:34:00Z">
                  <w:rPr>
                    <w:ins w:id="9393" w:author="The Si Tran" w:date="2012-12-10T07:30:00Z"/>
                    <w:rFonts w:ascii="Calibri" w:eastAsia="Times New Roman" w:hAnsi="Calibri"/>
                    <w:color w:val="000000"/>
                    <w:sz w:val="22"/>
                  </w:rPr>
                </w:rPrChange>
              </w:rPr>
              <w:pPrChange w:id="9394" w:author="The Si Tran" w:date="2012-12-16T08:45:00Z">
                <w:pPr>
                  <w:spacing w:line="240" w:lineRule="auto"/>
                  <w:jc w:val="left"/>
                </w:pPr>
              </w:pPrChange>
            </w:pPr>
            <w:ins w:id="9395" w:author="The Si Tran" w:date="2012-12-10T07:30:00Z">
              <w:r w:rsidRPr="00E30631">
                <w:rPr>
                  <w:rPrChange w:id="9396" w:author="The Si Tran" w:date="2012-12-14T06:34:00Z">
                    <w:rPr>
                      <w:rFonts w:ascii="Calibri" w:hAnsi="Calibri"/>
                      <w:sz w:val="22"/>
                    </w:rPr>
                  </w:rPrChange>
                </w:rPr>
                <w:t>ARIMA(2, 0, 0)(0, 1, 1)12</w:t>
              </w:r>
              <w:r w:rsidRPr="00E30631">
                <w:rPr>
                  <w:rPrChange w:id="9397"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39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jc w:val="center"/>
              <w:rPr>
                <w:ins w:id="9399" w:author="The Si Tran" w:date="2012-12-10T07:30:00Z"/>
                <w:rPrChange w:id="9400" w:author="The Si Tran" w:date="2012-12-14T06:34:00Z">
                  <w:rPr>
                    <w:ins w:id="9401" w:author="The Si Tran" w:date="2012-12-10T07:30:00Z"/>
                    <w:rFonts w:ascii="Calibri" w:eastAsia="Times New Roman" w:hAnsi="Calibri"/>
                    <w:color w:val="000000"/>
                    <w:sz w:val="22"/>
                  </w:rPr>
                </w:rPrChange>
              </w:rPr>
              <w:pPrChange w:id="9402" w:author="superchickend" w:date="2012-12-16T15:31:00Z">
                <w:pPr>
                  <w:spacing w:line="240" w:lineRule="auto"/>
                  <w:jc w:val="right"/>
                </w:pPr>
              </w:pPrChange>
            </w:pPr>
            <w:ins w:id="9403" w:author="The Si Tran" w:date="2012-12-10T07:30:00Z">
              <w:r w:rsidRPr="00E30631">
                <w:rPr>
                  <w:rPrChange w:id="9404"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40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jc w:val="center"/>
              <w:rPr>
                <w:ins w:id="9406" w:author="The Si Tran" w:date="2012-12-10T07:30:00Z"/>
                <w:rPrChange w:id="9407" w:author="The Si Tran" w:date="2012-12-14T06:34:00Z">
                  <w:rPr>
                    <w:ins w:id="9408" w:author="The Si Tran" w:date="2012-12-10T07:30:00Z"/>
                    <w:rFonts w:ascii="Calibri" w:eastAsia="Times New Roman" w:hAnsi="Calibri"/>
                    <w:color w:val="000000"/>
                    <w:sz w:val="22"/>
                  </w:rPr>
                </w:rPrChange>
              </w:rPr>
              <w:pPrChange w:id="9409" w:author="superchickend" w:date="2012-12-16T15:31:00Z">
                <w:pPr>
                  <w:spacing w:line="240" w:lineRule="auto"/>
                  <w:jc w:val="right"/>
                </w:pPr>
              </w:pPrChange>
            </w:pPr>
            <w:ins w:id="9410" w:author="The Si Tran" w:date="2012-12-10T07:30:00Z">
              <w:r w:rsidRPr="00E30631">
                <w:rPr>
                  <w:rPrChange w:id="9411"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41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jc w:val="center"/>
              <w:rPr>
                <w:ins w:id="9413" w:author="The Si Tran" w:date="2012-12-10T07:30:00Z"/>
                <w:rPrChange w:id="9414" w:author="The Si Tran" w:date="2012-12-14T06:34:00Z">
                  <w:rPr>
                    <w:ins w:id="9415" w:author="The Si Tran" w:date="2012-12-10T07:30:00Z"/>
                    <w:rFonts w:ascii="Calibri" w:eastAsia="Times New Roman" w:hAnsi="Calibri"/>
                    <w:color w:val="000000"/>
                    <w:sz w:val="22"/>
                  </w:rPr>
                </w:rPrChange>
              </w:rPr>
              <w:pPrChange w:id="9416" w:author="superchickend" w:date="2012-12-16T15:31:00Z">
                <w:pPr>
                  <w:spacing w:line="240" w:lineRule="auto"/>
                  <w:jc w:val="right"/>
                </w:pPr>
              </w:pPrChange>
            </w:pPr>
            <w:ins w:id="9417" w:author="The Si Tran" w:date="2012-12-10T07:30:00Z">
              <w:r w:rsidRPr="00E30631">
                <w:rPr>
                  <w:rPrChange w:id="9418" w:author="The Si Tran" w:date="2012-12-14T06:34:00Z">
                    <w:rPr>
                      <w:rFonts w:ascii="Calibri" w:hAnsi="Calibri"/>
                      <w:sz w:val="22"/>
                    </w:rPr>
                  </w:rPrChange>
                </w:rPr>
                <w:t>7.23</w:t>
              </w:r>
            </w:ins>
          </w:p>
        </w:tc>
      </w:tr>
      <w:tr w:rsidR="00A75EB6" w:rsidRPr="005046FC" w14:paraId="2F76A64B" w14:textId="77777777" w:rsidTr="002728D2">
        <w:trPr>
          <w:trHeight w:val="795"/>
          <w:ins w:id="9419" w:author="The Si Tran" w:date="2012-12-10T07:30:00Z"/>
          <w:trPrChange w:id="9420"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421"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422" w:author="The Si Tran" w:date="2012-12-10T07:30:00Z"/>
                <w:rPrChange w:id="9423" w:author="The Si Tran" w:date="2012-12-14T06:34:00Z">
                  <w:rPr>
                    <w:ins w:id="9424" w:author="The Si Tran" w:date="2012-12-10T07:30:00Z"/>
                    <w:rFonts w:ascii="Calibri" w:eastAsia="Times New Roman" w:hAnsi="Calibri"/>
                    <w:color w:val="000000"/>
                    <w:sz w:val="22"/>
                  </w:rPr>
                </w:rPrChange>
              </w:rPr>
              <w:pPrChange w:id="9425"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42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427" w:author="The Si Tran" w:date="2012-12-10T07:30:00Z"/>
                <w:rPrChange w:id="9428" w:author="The Si Tran" w:date="2012-12-14T06:34:00Z">
                  <w:rPr>
                    <w:ins w:id="9429" w:author="The Si Tran" w:date="2012-12-10T07:30:00Z"/>
                    <w:rFonts w:ascii="Calibri" w:eastAsia="Times New Roman" w:hAnsi="Calibri"/>
                    <w:color w:val="000000"/>
                    <w:sz w:val="22"/>
                  </w:rPr>
                </w:rPrChange>
              </w:rPr>
              <w:pPrChange w:id="9430" w:author="The Si Tran" w:date="2012-12-16T08:45:00Z">
                <w:pPr>
                  <w:spacing w:line="240" w:lineRule="auto"/>
                </w:pPr>
              </w:pPrChange>
            </w:pPr>
            <w:ins w:id="9431" w:author="The Si Tran" w:date="2012-12-10T07:30:00Z">
              <w:r w:rsidRPr="00E30631">
                <w:rPr>
                  <w:rPrChange w:id="9432" w:author="The Si Tran" w:date="2012-12-14T06:34:00Z">
                    <w:rPr>
                      <w:rFonts w:ascii="Calibri" w:hAnsi="Calibri"/>
                      <w:sz w:val="22"/>
                    </w:rPr>
                  </w:rPrChange>
                </w:rPr>
                <w:t>ARIMA(2, 0, 0)(0, 1, 1)12</w:t>
              </w:r>
              <w:r w:rsidRPr="00E30631">
                <w:rPr>
                  <w:rPrChange w:id="9433" w:author="The Si Tran" w:date="2012-12-14T06:34:00Z">
                    <w:rPr>
                      <w:rFonts w:ascii="Calibri" w:hAnsi="Calibri"/>
                      <w:sz w:val="22"/>
                    </w:rPr>
                  </w:rPrChange>
                </w:rPr>
                <w:br/>
                <w:t xml:space="preserve">Neuron(5,5,1),Algorithm=Back Propagation, </w:t>
              </w:r>
              <w:r w:rsidRPr="00E30631">
                <w:rPr>
                  <w:rPrChange w:id="9434" w:author="The Si Tran" w:date="2012-12-14T06:34:00Z">
                    <w:rPr>
                      <w:rFonts w:ascii="Calibri" w:hAnsi="Calibri"/>
                      <w:sz w:val="22"/>
                    </w:rPr>
                  </w:rPrChange>
                </w:rPr>
                <w:lastRenderedPageBreak/>
                <w:t>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43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pPr>
              <w:pStyle w:val="BangBody"/>
              <w:jc w:val="center"/>
              <w:rPr>
                <w:ins w:id="9436" w:author="The Si Tran" w:date="2012-12-10T07:30:00Z"/>
                <w:b/>
                <w:rPrChange w:id="9437" w:author="superchickend" w:date="2012-12-16T15:31:00Z">
                  <w:rPr>
                    <w:ins w:id="9438" w:author="The Si Tran" w:date="2012-12-10T07:30:00Z"/>
                    <w:rFonts w:ascii="Calibri" w:eastAsia="Times New Roman" w:hAnsi="Calibri"/>
                    <w:color w:val="000000"/>
                    <w:sz w:val="22"/>
                  </w:rPr>
                </w:rPrChange>
              </w:rPr>
              <w:pPrChange w:id="9439" w:author="superchickend" w:date="2012-12-16T15:31:00Z">
                <w:pPr>
                  <w:spacing w:line="240" w:lineRule="auto"/>
                  <w:jc w:val="right"/>
                </w:pPr>
              </w:pPrChange>
            </w:pPr>
            <w:ins w:id="9440" w:author="The Si Tran" w:date="2012-12-10T07:30:00Z">
              <w:r w:rsidRPr="00564351">
                <w:rPr>
                  <w:b/>
                  <w:rPrChange w:id="9441" w:author="superchickend" w:date="2012-12-16T15:31:00Z">
                    <w:rPr>
                      <w:rFonts w:ascii="Calibri" w:hAnsi="Calibri"/>
                      <w:sz w:val="22"/>
                    </w:rPr>
                  </w:rPrChange>
                </w:rPr>
                <w:lastRenderedPageBreak/>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44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pPr>
              <w:pStyle w:val="BangBody"/>
              <w:jc w:val="center"/>
              <w:rPr>
                <w:ins w:id="9443" w:author="The Si Tran" w:date="2012-12-10T07:30:00Z"/>
                <w:b/>
                <w:rPrChange w:id="9444" w:author="superchickend" w:date="2012-12-16T15:31:00Z">
                  <w:rPr>
                    <w:ins w:id="9445" w:author="The Si Tran" w:date="2012-12-10T07:30:00Z"/>
                    <w:rFonts w:ascii="Calibri" w:eastAsia="Times New Roman" w:hAnsi="Calibri"/>
                    <w:color w:val="000000"/>
                    <w:sz w:val="22"/>
                  </w:rPr>
                </w:rPrChange>
              </w:rPr>
              <w:pPrChange w:id="9446" w:author="superchickend" w:date="2012-12-16T15:31:00Z">
                <w:pPr>
                  <w:spacing w:line="240" w:lineRule="auto"/>
                  <w:jc w:val="right"/>
                </w:pPr>
              </w:pPrChange>
            </w:pPr>
            <w:ins w:id="9447" w:author="The Si Tran" w:date="2012-12-10T07:30:00Z">
              <w:r w:rsidRPr="00564351">
                <w:rPr>
                  <w:b/>
                  <w:rPrChange w:id="9448"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44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pPr>
              <w:pStyle w:val="BangBody"/>
              <w:jc w:val="center"/>
              <w:rPr>
                <w:ins w:id="9450" w:author="The Si Tran" w:date="2012-12-10T07:30:00Z"/>
                <w:b/>
                <w:rPrChange w:id="9451" w:author="superchickend" w:date="2012-12-16T15:31:00Z">
                  <w:rPr>
                    <w:ins w:id="9452" w:author="The Si Tran" w:date="2012-12-10T07:30:00Z"/>
                    <w:rFonts w:ascii="Calibri" w:eastAsia="Times New Roman" w:hAnsi="Calibri"/>
                    <w:color w:val="000000"/>
                    <w:sz w:val="22"/>
                  </w:rPr>
                </w:rPrChange>
              </w:rPr>
              <w:pPrChange w:id="9453" w:author="superchickend" w:date="2012-12-16T15:31:00Z">
                <w:pPr>
                  <w:spacing w:line="240" w:lineRule="auto"/>
                  <w:jc w:val="right"/>
                </w:pPr>
              </w:pPrChange>
            </w:pPr>
            <w:ins w:id="9454" w:author="The Si Tran" w:date="2012-12-10T07:30:00Z">
              <w:r w:rsidRPr="00564351">
                <w:rPr>
                  <w:b/>
                  <w:rPrChange w:id="9455" w:author="superchickend" w:date="2012-12-16T15:31:00Z">
                    <w:rPr>
                      <w:rFonts w:ascii="Calibri" w:hAnsi="Calibri"/>
                      <w:sz w:val="22"/>
                    </w:rPr>
                  </w:rPrChange>
                </w:rPr>
                <w:t>6.77</w:t>
              </w:r>
            </w:ins>
          </w:p>
        </w:tc>
      </w:tr>
    </w:tbl>
    <w:p w14:paraId="3864A30B" w14:textId="77777777" w:rsidR="00BF080C" w:rsidRDefault="00BF080C">
      <w:pPr>
        <w:pStyle w:val="Bang"/>
        <w:rPr>
          <w:ins w:id="9456" w:author="The Si Tran" w:date="2012-12-14T06:35:00Z"/>
        </w:rPr>
        <w:pPrChange w:id="9457" w:author="The Si Tran" w:date="2012-12-16T10:03:00Z">
          <w:pPr>
            <w:pStyle w:val="Heading1"/>
            <w:jc w:val="left"/>
          </w:pPr>
        </w:pPrChange>
      </w:pPr>
    </w:p>
    <w:p w14:paraId="7988D120" w14:textId="2AC0C7E9" w:rsidR="00E30631" w:rsidRPr="00097101" w:rsidRDefault="00E30631">
      <w:pPr>
        <w:pStyle w:val="Bang"/>
        <w:rPr>
          <w:ins w:id="9458" w:author="The Si Tran" w:date="2012-12-10T07:30:00Z"/>
        </w:rPr>
        <w:pPrChange w:id="9459" w:author="The Si Tran" w:date="2012-12-16T10:03:00Z">
          <w:pPr>
            <w:pStyle w:val="Heading1"/>
            <w:jc w:val="left"/>
          </w:pPr>
        </w:pPrChange>
      </w:pPr>
      <w:bookmarkStart w:id="9460" w:name="_Toc343033797"/>
      <w:bookmarkStart w:id="9461" w:name="_Toc343415630"/>
      <w:ins w:id="9462" w:author="The Si Tran" w:date="2012-12-14T06:35:00Z">
        <w:r w:rsidRPr="006041AD">
          <w:rPr>
            <w:b/>
          </w:rPr>
          <w:t>Bảng 6.5:</w:t>
        </w:r>
        <w:r w:rsidRPr="004D696B">
          <w:t xml:space="preserve"> Kết quả thực nghiệm chuỗi dữ liệu</w:t>
        </w:r>
        <w:r>
          <w:t xml:space="preserve"> </w:t>
        </w:r>
        <w:r w:rsidRPr="004D696B">
          <w:t>Maxtemp</w:t>
        </w:r>
      </w:ins>
      <w:bookmarkEnd w:id="9460"/>
      <w:bookmarkEnd w:id="9461"/>
    </w:p>
    <w:tbl>
      <w:tblPr>
        <w:tblW w:w="9350" w:type="dxa"/>
        <w:tblLook w:val="04A0" w:firstRow="1" w:lastRow="0" w:firstColumn="1" w:lastColumn="0" w:noHBand="0" w:noVBand="1"/>
        <w:tblPrChange w:id="9463"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464">
          <w:tblGrid>
            <w:gridCol w:w="1072"/>
            <w:gridCol w:w="7002"/>
            <w:gridCol w:w="819"/>
            <w:gridCol w:w="819"/>
            <w:gridCol w:w="828"/>
          </w:tblGrid>
        </w:tblGridChange>
      </w:tblGrid>
      <w:tr w:rsidR="00A75EB6" w:rsidRPr="005046FC" w14:paraId="4751F343" w14:textId="77777777" w:rsidTr="003238A7">
        <w:trPr>
          <w:trHeight w:val="253"/>
          <w:ins w:id="9465" w:author="The Si Tran" w:date="2012-12-10T07:31:00Z"/>
          <w:trPrChange w:id="9466"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467"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468" w:author="The Si Tran" w:date="2012-12-10T07:31:00Z"/>
                <w:rPrChange w:id="9469" w:author="The Si Tran" w:date="2012-12-14T06:35:00Z">
                  <w:rPr>
                    <w:ins w:id="9470" w:author="The Si Tran" w:date="2012-12-10T07:31:00Z"/>
                    <w:rFonts w:ascii="Calibri" w:eastAsia="Times New Roman" w:hAnsi="Calibri"/>
                    <w:color w:val="000000"/>
                    <w:sz w:val="22"/>
                  </w:rPr>
                </w:rPrChange>
              </w:rPr>
              <w:pPrChange w:id="9471" w:author="The Si Tran" w:date="2012-12-16T08:45:00Z">
                <w:pPr>
                  <w:spacing w:line="240" w:lineRule="auto"/>
                </w:pPr>
              </w:pPrChange>
            </w:pPr>
            <w:ins w:id="9472" w:author="The Si Tran" w:date="2012-12-10T07:31:00Z">
              <w:r w:rsidRPr="00E30631">
                <w:rPr>
                  <w:rPrChange w:id="9473"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474"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pPr>
              <w:pStyle w:val="BangBody"/>
              <w:jc w:val="center"/>
              <w:rPr>
                <w:ins w:id="9475" w:author="The Si Tran" w:date="2012-12-10T07:31:00Z"/>
                <w:b/>
                <w:rPrChange w:id="9476" w:author="superchickend" w:date="2012-12-16T15:31:00Z">
                  <w:rPr>
                    <w:ins w:id="9477" w:author="The Si Tran" w:date="2012-12-10T07:31:00Z"/>
                    <w:rFonts w:ascii="Calibri" w:eastAsia="Times New Roman" w:hAnsi="Calibri"/>
                    <w:color w:val="000000"/>
                    <w:sz w:val="22"/>
                  </w:rPr>
                </w:rPrChange>
              </w:rPr>
              <w:pPrChange w:id="9478" w:author="superchickend" w:date="2012-12-16T15:31:00Z">
                <w:pPr>
                  <w:spacing w:line="240" w:lineRule="auto"/>
                </w:pPr>
              </w:pPrChange>
            </w:pPr>
            <w:ins w:id="9479" w:author="The Si Tran" w:date="2012-12-10T07:31:00Z">
              <w:r w:rsidRPr="003238A7">
                <w:rPr>
                  <w:b/>
                  <w:rPrChange w:id="9480"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481"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pPr>
              <w:pStyle w:val="BangBody"/>
              <w:jc w:val="center"/>
              <w:rPr>
                <w:ins w:id="9482" w:author="The Si Tran" w:date="2012-12-10T07:31:00Z"/>
                <w:b/>
                <w:rPrChange w:id="9483" w:author="superchickend" w:date="2012-12-16T15:31:00Z">
                  <w:rPr>
                    <w:ins w:id="9484" w:author="The Si Tran" w:date="2012-12-10T07:31:00Z"/>
                    <w:rFonts w:ascii="Calibri" w:eastAsia="Times New Roman" w:hAnsi="Calibri"/>
                    <w:color w:val="000000"/>
                    <w:sz w:val="22"/>
                  </w:rPr>
                </w:rPrChange>
              </w:rPr>
              <w:pPrChange w:id="9485" w:author="superchickend" w:date="2012-12-16T15:31:00Z">
                <w:pPr>
                  <w:spacing w:line="240" w:lineRule="auto"/>
                </w:pPr>
              </w:pPrChange>
            </w:pPr>
            <w:ins w:id="9486" w:author="The Si Tran" w:date="2012-12-10T07:31:00Z">
              <w:r w:rsidRPr="003238A7">
                <w:rPr>
                  <w:b/>
                  <w:rPrChange w:id="9487"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48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pPr>
              <w:pStyle w:val="BangBody"/>
              <w:jc w:val="center"/>
              <w:rPr>
                <w:ins w:id="9489" w:author="The Si Tran" w:date="2012-12-10T07:31:00Z"/>
                <w:b/>
                <w:rPrChange w:id="9490" w:author="superchickend" w:date="2012-12-16T15:31:00Z">
                  <w:rPr>
                    <w:ins w:id="9491" w:author="The Si Tran" w:date="2012-12-10T07:31:00Z"/>
                    <w:rFonts w:ascii="Calibri" w:eastAsia="Times New Roman" w:hAnsi="Calibri"/>
                    <w:color w:val="000000"/>
                    <w:sz w:val="22"/>
                  </w:rPr>
                </w:rPrChange>
              </w:rPr>
              <w:pPrChange w:id="9492" w:author="superchickend" w:date="2012-12-16T15:31:00Z">
                <w:pPr>
                  <w:spacing w:line="240" w:lineRule="auto"/>
                </w:pPr>
              </w:pPrChange>
            </w:pPr>
            <w:ins w:id="9493" w:author="The Si Tran" w:date="2012-12-10T07:31:00Z">
              <w:r w:rsidRPr="003238A7">
                <w:rPr>
                  <w:b/>
                  <w:rPrChange w:id="9494"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495"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pPr>
              <w:pStyle w:val="BangBody"/>
              <w:jc w:val="center"/>
              <w:rPr>
                <w:ins w:id="9496" w:author="The Si Tran" w:date="2012-12-10T07:31:00Z"/>
                <w:b/>
                <w:rPrChange w:id="9497" w:author="superchickend" w:date="2012-12-16T15:31:00Z">
                  <w:rPr>
                    <w:ins w:id="9498" w:author="The Si Tran" w:date="2012-12-10T07:31:00Z"/>
                    <w:rFonts w:ascii="Calibri" w:eastAsia="Times New Roman" w:hAnsi="Calibri"/>
                    <w:color w:val="000000"/>
                    <w:sz w:val="22"/>
                  </w:rPr>
                </w:rPrChange>
              </w:rPr>
              <w:pPrChange w:id="9499" w:author="superchickend" w:date="2012-12-16T15:31:00Z">
                <w:pPr>
                  <w:spacing w:line="240" w:lineRule="auto"/>
                </w:pPr>
              </w:pPrChange>
            </w:pPr>
            <w:ins w:id="9500" w:author="The Si Tran" w:date="2012-12-10T07:31:00Z">
              <w:r w:rsidRPr="003238A7">
                <w:rPr>
                  <w:b/>
                  <w:rPrChange w:id="9501"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502" w:author="The Si Tran" w:date="2012-12-10T07:31:00Z"/>
          <w:trPrChange w:id="9503"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04"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pPr>
              <w:pStyle w:val="BangBody"/>
              <w:jc w:val="center"/>
              <w:rPr>
                <w:ins w:id="9505" w:author="The Si Tran" w:date="2012-12-10T07:31:00Z"/>
                <w:b/>
                <w:rPrChange w:id="9506" w:author="superchickend" w:date="2012-12-16T15:31:00Z">
                  <w:rPr>
                    <w:ins w:id="9507" w:author="The Si Tran" w:date="2012-12-10T07:31:00Z"/>
                    <w:rFonts w:ascii="Calibri" w:eastAsia="Times New Roman" w:hAnsi="Calibri"/>
                    <w:color w:val="000000"/>
                    <w:sz w:val="22"/>
                  </w:rPr>
                </w:rPrChange>
              </w:rPr>
              <w:pPrChange w:id="9508" w:author="superchickend" w:date="2012-12-16T15:31:00Z">
                <w:pPr>
                  <w:spacing w:line="240" w:lineRule="auto"/>
                  <w:jc w:val="center"/>
                </w:pPr>
              </w:pPrChange>
            </w:pPr>
            <w:ins w:id="9509" w:author="The Si Tran" w:date="2012-12-10T07:31:00Z">
              <w:r w:rsidRPr="003238A7">
                <w:rPr>
                  <w:b/>
                  <w:rPrChange w:id="9510"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51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512" w:author="The Si Tran" w:date="2012-12-10T07:31:00Z"/>
                <w:rPrChange w:id="9513" w:author="The Si Tran" w:date="2012-12-14T06:35:00Z">
                  <w:rPr>
                    <w:ins w:id="9514" w:author="The Si Tran" w:date="2012-12-10T07:31:00Z"/>
                    <w:rFonts w:ascii="Calibri" w:eastAsia="Times New Roman" w:hAnsi="Calibri"/>
                    <w:color w:val="000000"/>
                    <w:sz w:val="22"/>
                  </w:rPr>
                </w:rPrChange>
              </w:rPr>
              <w:pPrChange w:id="9515" w:author="The Si Tran" w:date="2012-12-16T08:45:00Z">
                <w:pPr>
                  <w:spacing w:line="240" w:lineRule="auto"/>
                  <w:jc w:val="left"/>
                </w:pPr>
              </w:pPrChange>
            </w:pPr>
            <w:ins w:id="9516" w:author="The Si Tran" w:date="2012-12-10T07:31:00Z">
              <w:r w:rsidRPr="00E30631">
                <w:rPr>
                  <w:rPrChange w:id="9517"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51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jc w:val="center"/>
              <w:rPr>
                <w:ins w:id="9519" w:author="The Si Tran" w:date="2012-12-10T07:31:00Z"/>
                <w:rPrChange w:id="9520" w:author="The Si Tran" w:date="2012-12-14T06:35:00Z">
                  <w:rPr>
                    <w:ins w:id="9521" w:author="The Si Tran" w:date="2012-12-10T07:31:00Z"/>
                    <w:rFonts w:ascii="Calibri" w:eastAsia="Times New Roman" w:hAnsi="Calibri"/>
                    <w:color w:val="000000"/>
                    <w:sz w:val="22"/>
                  </w:rPr>
                </w:rPrChange>
              </w:rPr>
              <w:pPrChange w:id="9522" w:author="superchickend" w:date="2012-12-16T15:32:00Z">
                <w:pPr>
                  <w:spacing w:line="240" w:lineRule="auto"/>
                  <w:jc w:val="right"/>
                </w:pPr>
              </w:pPrChange>
            </w:pPr>
            <w:ins w:id="9523" w:author="The Si Tran" w:date="2012-12-10T07:31:00Z">
              <w:r w:rsidRPr="00E30631">
                <w:rPr>
                  <w:rPrChange w:id="9524"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5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jc w:val="center"/>
              <w:rPr>
                <w:ins w:id="9526" w:author="The Si Tran" w:date="2012-12-10T07:31:00Z"/>
                <w:rPrChange w:id="9527" w:author="The Si Tran" w:date="2012-12-14T06:35:00Z">
                  <w:rPr>
                    <w:ins w:id="9528" w:author="The Si Tran" w:date="2012-12-10T07:31:00Z"/>
                    <w:rFonts w:ascii="Calibri" w:eastAsia="Times New Roman" w:hAnsi="Calibri"/>
                    <w:color w:val="000000"/>
                    <w:sz w:val="22"/>
                  </w:rPr>
                </w:rPrChange>
              </w:rPr>
              <w:pPrChange w:id="9529" w:author="superchickend" w:date="2012-12-16T15:32:00Z">
                <w:pPr>
                  <w:spacing w:line="240" w:lineRule="auto"/>
                  <w:jc w:val="right"/>
                </w:pPr>
              </w:pPrChange>
            </w:pPr>
            <w:ins w:id="9530" w:author="The Si Tran" w:date="2012-12-10T07:31:00Z">
              <w:r w:rsidRPr="00E30631">
                <w:rPr>
                  <w:rPrChange w:id="9531"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53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jc w:val="center"/>
              <w:rPr>
                <w:ins w:id="9533" w:author="The Si Tran" w:date="2012-12-10T07:31:00Z"/>
                <w:rPrChange w:id="9534" w:author="The Si Tran" w:date="2012-12-14T06:35:00Z">
                  <w:rPr>
                    <w:ins w:id="9535" w:author="The Si Tran" w:date="2012-12-10T07:31:00Z"/>
                    <w:rFonts w:ascii="Calibri" w:eastAsia="Times New Roman" w:hAnsi="Calibri"/>
                    <w:color w:val="000000"/>
                    <w:sz w:val="22"/>
                  </w:rPr>
                </w:rPrChange>
              </w:rPr>
              <w:pPrChange w:id="9536" w:author="superchickend" w:date="2012-12-16T15:32:00Z">
                <w:pPr>
                  <w:spacing w:line="240" w:lineRule="auto"/>
                  <w:jc w:val="right"/>
                </w:pPr>
              </w:pPrChange>
            </w:pPr>
            <w:ins w:id="9537" w:author="The Si Tran" w:date="2012-12-10T07:31:00Z">
              <w:r w:rsidRPr="00E30631">
                <w:rPr>
                  <w:rPrChange w:id="9538" w:author="The Si Tran" w:date="2012-12-14T06:35:00Z">
                    <w:rPr>
                      <w:rFonts w:ascii="Calibri" w:hAnsi="Calibri"/>
                      <w:sz w:val="22"/>
                    </w:rPr>
                  </w:rPrChange>
                </w:rPr>
                <w:t>6.16</w:t>
              </w:r>
            </w:ins>
          </w:p>
        </w:tc>
      </w:tr>
      <w:tr w:rsidR="00A75EB6" w:rsidRPr="005046FC" w14:paraId="5FE843BD" w14:textId="77777777" w:rsidTr="003238A7">
        <w:trPr>
          <w:trHeight w:val="507"/>
          <w:ins w:id="9539" w:author="The Si Tran" w:date="2012-12-10T07:31:00Z"/>
          <w:trPrChange w:id="9540"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541"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pPr>
              <w:pStyle w:val="BangBody"/>
              <w:jc w:val="center"/>
              <w:rPr>
                <w:ins w:id="9542" w:author="The Si Tran" w:date="2012-12-10T07:31:00Z"/>
                <w:b/>
                <w:rPrChange w:id="9543" w:author="superchickend" w:date="2012-12-16T15:31:00Z">
                  <w:rPr>
                    <w:ins w:id="9544" w:author="The Si Tran" w:date="2012-12-10T07:31:00Z"/>
                    <w:rFonts w:ascii="Calibri" w:eastAsia="Times New Roman" w:hAnsi="Calibri"/>
                    <w:color w:val="000000"/>
                    <w:sz w:val="22"/>
                  </w:rPr>
                </w:rPrChange>
              </w:rPr>
              <w:pPrChange w:id="9545"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54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547" w:author="The Si Tran" w:date="2012-12-10T07:31:00Z"/>
                <w:rPrChange w:id="9548" w:author="The Si Tran" w:date="2012-12-14T06:35:00Z">
                  <w:rPr>
                    <w:ins w:id="9549" w:author="The Si Tran" w:date="2012-12-10T07:31:00Z"/>
                    <w:rFonts w:ascii="Calibri" w:eastAsia="Times New Roman" w:hAnsi="Calibri"/>
                    <w:color w:val="000000"/>
                    <w:sz w:val="22"/>
                  </w:rPr>
                </w:rPrChange>
              </w:rPr>
              <w:pPrChange w:id="9550" w:author="The Si Tran" w:date="2012-12-16T08:45:00Z">
                <w:pPr>
                  <w:spacing w:line="240" w:lineRule="auto"/>
                  <w:jc w:val="left"/>
                </w:pPr>
              </w:pPrChange>
            </w:pPr>
            <w:ins w:id="9551" w:author="The Si Tran" w:date="2012-12-10T07:31:00Z">
              <w:r w:rsidRPr="00E30631">
                <w:rPr>
                  <w:rPrChange w:id="9552"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55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jc w:val="center"/>
              <w:rPr>
                <w:ins w:id="9554" w:author="The Si Tran" w:date="2012-12-10T07:31:00Z"/>
                <w:rPrChange w:id="9555" w:author="The Si Tran" w:date="2012-12-14T06:35:00Z">
                  <w:rPr>
                    <w:ins w:id="9556" w:author="The Si Tran" w:date="2012-12-10T07:31:00Z"/>
                    <w:rFonts w:ascii="Calibri" w:eastAsia="Times New Roman" w:hAnsi="Calibri"/>
                    <w:color w:val="000000"/>
                    <w:sz w:val="22"/>
                  </w:rPr>
                </w:rPrChange>
              </w:rPr>
              <w:pPrChange w:id="9557" w:author="superchickend" w:date="2012-12-16T15:32:00Z">
                <w:pPr>
                  <w:spacing w:line="240" w:lineRule="auto"/>
                  <w:jc w:val="right"/>
                </w:pPr>
              </w:pPrChange>
            </w:pPr>
            <w:ins w:id="9558" w:author="The Si Tran" w:date="2012-12-10T07:31:00Z">
              <w:r w:rsidRPr="00E30631">
                <w:rPr>
                  <w:rPrChange w:id="9559"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5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jc w:val="center"/>
              <w:rPr>
                <w:ins w:id="9561" w:author="The Si Tran" w:date="2012-12-10T07:31:00Z"/>
                <w:rPrChange w:id="9562" w:author="The Si Tran" w:date="2012-12-14T06:35:00Z">
                  <w:rPr>
                    <w:ins w:id="9563" w:author="The Si Tran" w:date="2012-12-10T07:31:00Z"/>
                    <w:rFonts w:ascii="Calibri" w:eastAsia="Times New Roman" w:hAnsi="Calibri"/>
                    <w:color w:val="000000"/>
                    <w:sz w:val="22"/>
                  </w:rPr>
                </w:rPrChange>
              </w:rPr>
              <w:pPrChange w:id="9564" w:author="superchickend" w:date="2012-12-16T15:32:00Z">
                <w:pPr>
                  <w:spacing w:line="240" w:lineRule="auto"/>
                  <w:jc w:val="right"/>
                </w:pPr>
              </w:pPrChange>
            </w:pPr>
            <w:ins w:id="9565" w:author="The Si Tran" w:date="2012-12-10T07:31:00Z">
              <w:r w:rsidRPr="00E30631">
                <w:rPr>
                  <w:rPrChange w:id="9566"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56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jc w:val="center"/>
              <w:rPr>
                <w:ins w:id="9568" w:author="The Si Tran" w:date="2012-12-10T07:31:00Z"/>
                <w:rPrChange w:id="9569" w:author="The Si Tran" w:date="2012-12-14T06:35:00Z">
                  <w:rPr>
                    <w:ins w:id="9570" w:author="The Si Tran" w:date="2012-12-10T07:31:00Z"/>
                    <w:rFonts w:ascii="Calibri" w:eastAsia="Times New Roman" w:hAnsi="Calibri"/>
                    <w:color w:val="000000"/>
                    <w:sz w:val="22"/>
                  </w:rPr>
                </w:rPrChange>
              </w:rPr>
              <w:pPrChange w:id="9571" w:author="superchickend" w:date="2012-12-16T15:32:00Z">
                <w:pPr>
                  <w:spacing w:line="240" w:lineRule="auto"/>
                  <w:jc w:val="right"/>
                </w:pPr>
              </w:pPrChange>
            </w:pPr>
            <w:ins w:id="9572" w:author="The Si Tran" w:date="2012-12-10T07:31:00Z">
              <w:r w:rsidRPr="00E30631">
                <w:rPr>
                  <w:rPrChange w:id="9573" w:author="The Si Tran" w:date="2012-12-14T06:35:00Z">
                    <w:rPr>
                      <w:rFonts w:ascii="Calibri" w:hAnsi="Calibri"/>
                      <w:sz w:val="22"/>
                    </w:rPr>
                  </w:rPrChange>
                </w:rPr>
                <w:t>6.5</w:t>
              </w:r>
            </w:ins>
          </w:p>
        </w:tc>
      </w:tr>
      <w:tr w:rsidR="00A75EB6" w:rsidRPr="005046FC" w14:paraId="24AD3BA9" w14:textId="77777777" w:rsidTr="003238A7">
        <w:trPr>
          <w:trHeight w:val="253"/>
          <w:ins w:id="9574" w:author="The Si Tran" w:date="2012-12-10T07:31:00Z"/>
          <w:trPrChange w:id="9575"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576"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pPr>
              <w:pStyle w:val="BangBody"/>
              <w:jc w:val="center"/>
              <w:rPr>
                <w:ins w:id="9577" w:author="The Si Tran" w:date="2012-12-10T07:31:00Z"/>
                <w:b/>
                <w:rPrChange w:id="9578" w:author="superchickend" w:date="2012-12-16T15:31:00Z">
                  <w:rPr>
                    <w:ins w:id="9579" w:author="The Si Tran" w:date="2012-12-10T07:31:00Z"/>
                    <w:rFonts w:ascii="Calibri" w:eastAsia="Times New Roman" w:hAnsi="Calibri"/>
                    <w:color w:val="000000"/>
                    <w:sz w:val="22"/>
                  </w:rPr>
                </w:rPrChange>
              </w:rPr>
              <w:pPrChange w:id="9580" w:author="superchickend" w:date="2012-12-16T15:31:00Z">
                <w:pPr>
                  <w:spacing w:line="240" w:lineRule="auto"/>
                  <w:jc w:val="center"/>
                </w:pPr>
              </w:pPrChange>
            </w:pPr>
            <w:ins w:id="9581" w:author="The Si Tran" w:date="2012-12-10T07:31:00Z">
              <w:r w:rsidRPr="003238A7">
                <w:rPr>
                  <w:b/>
                  <w:rPrChange w:id="9582"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58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584" w:author="The Si Tran" w:date="2012-12-10T07:31:00Z"/>
                <w:rPrChange w:id="9585" w:author="The Si Tran" w:date="2012-12-14T06:35:00Z">
                  <w:rPr>
                    <w:ins w:id="9586" w:author="The Si Tran" w:date="2012-12-10T07:31:00Z"/>
                    <w:rFonts w:ascii="Calibri" w:eastAsia="Times New Roman" w:hAnsi="Calibri"/>
                    <w:color w:val="000000"/>
                    <w:sz w:val="22"/>
                  </w:rPr>
                </w:rPrChange>
              </w:rPr>
              <w:pPrChange w:id="9587" w:author="The Si Tran" w:date="2012-12-16T08:45:00Z">
                <w:pPr>
                  <w:spacing w:line="240" w:lineRule="auto"/>
                  <w:jc w:val="left"/>
                </w:pPr>
              </w:pPrChange>
            </w:pPr>
            <w:ins w:id="9588" w:author="The Si Tran" w:date="2012-12-10T07:31:00Z">
              <w:r w:rsidRPr="00E30631">
                <w:rPr>
                  <w:rPrChange w:id="9589"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59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jc w:val="center"/>
              <w:rPr>
                <w:ins w:id="9591" w:author="The Si Tran" w:date="2012-12-10T07:31:00Z"/>
                <w:rPrChange w:id="9592" w:author="The Si Tran" w:date="2012-12-14T06:35:00Z">
                  <w:rPr>
                    <w:ins w:id="9593" w:author="The Si Tran" w:date="2012-12-10T07:31:00Z"/>
                    <w:rFonts w:ascii="Calibri" w:eastAsia="Times New Roman" w:hAnsi="Calibri"/>
                    <w:color w:val="000000"/>
                    <w:sz w:val="22"/>
                  </w:rPr>
                </w:rPrChange>
              </w:rPr>
              <w:pPrChange w:id="9594" w:author="superchickend" w:date="2012-12-16T15:32:00Z">
                <w:pPr>
                  <w:spacing w:line="240" w:lineRule="auto"/>
                  <w:jc w:val="right"/>
                </w:pPr>
              </w:pPrChange>
            </w:pPr>
            <w:ins w:id="9595" w:author="The Si Tran" w:date="2012-12-10T07:31:00Z">
              <w:r w:rsidRPr="00E30631">
                <w:rPr>
                  <w:rPrChange w:id="9596"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59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jc w:val="center"/>
              <w:rPr>
                <w:ins w:id="9598" w:author="The Si Tran" w:date="2012-12-10T07:31:00Z"/>
                <w:rPrChange w:id="9599" w:author="The Si Tran" w:date="2012-12-14T06:35:00Z">
                  <w:rPr>
                    <w:ins w:id="9600" w:author="The Si Tran" w:date="2012-12-10T07:31:00Z"/>
                    <w:rFonts w:ascii="Calibri" w:eastAsia="Times New Roman" w:hAnsi="Calibri"/>
                    <w:color w:val="000000"/>
                    <w:sz w:val="22"/>
                  </w:rPr>
                </w:rPrChange>
              </w:rPr>
              <w:pPrChange w:id="9601" w:author="superchickend" w:date="2012-12-16T15:32:00Z">
                <w:pPr>
                  <w:spacing w:line="240" w:lineRule="auto"/>
                  <w:jc w:val="right"/>
                </w:pPr>
              </w:pPrChange>
            </w:pPr>
            <w:ins w:id="9602" w:author="The Si Tran" w:date="2012-12-10T07:31:00Z">
              <w:r w:rsidRPr="00E30631">
                <w:rPr>
                  <w:rPrChange w:id="9603"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60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jc w:val="center"/>
              <w:rPr>
                <w:ins w:id="9605" w:author="The Si Tran" w:date="2012-12-10T07:31:00Z"/>
                <w:rPrChange w:id="9606" w:author="The Si Tran" w:date="2012-12-14T06:35:00Z">
                  <w:rPr>
                    <w:ins w:id="9607" w:author="The Si Tran" w:date="2012-12-10T07:31:00Z"/>
                    <w:rFonts w:ascii="Calibri" w:eastAsia="Times New Roman" w:hAnsi="Calibri"/>
                    <w:color w:val="000000"/>
                    <w:sz w:val="22"/>
                  </w:rPr>
                </w:rPrChange>
              </w:rPr>
              <w:pPrChange w:id="9608" w:author="superchickend" w:date="2012-12-16T15:32:00Z">
                <w:pPr>
                  <w:spacing w:line="240" w:lineRule="auto"/>
                  <w:jc w:val="right"/>
                </w:pPr>
              </w:pPrChange>
            </w:pPr>
            <w:ins w:id="9609" w:author="The Si Tran" w:date="2012-12-10T07:31:00Z">
              <w:r w:rsidRPr="00E30631">
                <w:rPr>
                  <w:rPrChange w:id="9610" w:author="The Si Tran" w:date="2012-12-14T06:35:00Z">
                    <w:rPr>
                      <w:rFonts w:ascii="Calibri" w:hAnsi="Calibri"/>
                      <w:sz w:val="22"/>
                    </w:rPr>
                  </w:rPrChange>
                </w:rPr>
                <w:t>6.02</w:t>
              </w:r>
            </w:ins>
          </w:p>
        </w:tc>
      </w:tr>
      <w:tr w:rsidR="00A75EB6" w:rsidRPr="005046FC" w14:paraId="6FAA6343" w14:textId="77777777" w:rsidTr="003238A7">
        <w:trPr>
          <w:trHeight w:val="762"/>
          <w:ins w:id="9611" w:author="The Si Tran" w:date="2012-12-10T07:31:00Z"/>
          <w:trPrChange w:id="9612"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13"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pPr>
              <w:pStyle w:val="BangBody"/>
              <w:jc w:val="center"/>
              <w:rPr>
                <w:ins w:id="9614" w:author="The Si Tran" w:date="2012-12-10T07:31:00Z"/>
                <w:b/>
                <w:rPrChange w:id="9615" w:author="superchickend" w:date="2012-12-16T15:31:00Z">
                  <w:rPr>
                    <w:ins w:id="9616" w:author="The Si Tran" w:date="2012-12-10T07:31:00Z"/>
                    <w:rFonts w:ascii="Calibri" w:eastAsia="Times New Roman" w:hAnsi="Calibri"/>
                    <w:color w:val="000000"/>
                    <w:sz w:val="22"/>
                  </w:rPr>
                </w:rPrChange>
              </w:rPr>
              <w:pPrChange w:id="9617" w:author="superchickend" w:date="2012-12-16T15:31:00Z">
                <w:pPr>
                  <w:spacing w:line="240" w:lineRule="auto"/>
                  <w:jc w:val="center"/>
                </w:pPr>
              </w:pPrChange>
            </w:pPr>
            <w:ins w:id="9618" w:author="The Si Tran" w:date="2012-12-10T07:31:00Z">
              <w:r w:rsidRPr="003238A7">
                <w:rPr>
                  <w:b/>
                  <w:rPrChange w:id="9619"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62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621" w:author="The Si Tran" w:date="2012-12-10T07:31:00Z"/>
                <w:rPrChange w:id="9622" w:author="The Si Tran" w:date="2012-12-14T06:35:00Z">
                  <w:rPr>
                    <w:ins w:id="9623" w:author="The Si Tran" w:date="2012-12-10T07:31:00Z"/>
                    <w:rFonts w:ascii="Calibri" w:eastAsia="Times New Roman" w:hAnsi="Calibri"/>
                    <w:color w:val="000000"/>
                    <w:sz w:val="22"/>
                  </w:rPr>
                </w:rPrChange>
              </w:rPr>
              <w:pPrChange w:id="9624" w:author="The Si Tran" w:date="2012-12-16T08:45:00Z">
                <w:pPr>
                  <w:spacing w:line="240" w:lineRule="auto"/>
                  <w:jc w:val="left"/>
                </w:pPr>
              </w:pPrChange>
            </w:pPr>
            <w:ins w:id="9625" w:author="The Si Tran" w:date="2012-12-10T07:31:00Z">
              <w:r w:rsidRPr="00E30631">
                <w:rPr>
                  <w:rPrChange w:id="9626" w:author="The Si Tran" w:date="2012-12-14T06:35:00Z">
                    <w:rPr>
                      <w:rFonts w:ascii="Calibri" w:hAnsi="Calibri"/>
                      <w:sz w:val="22"/>
                    </w:rPr>
                  </w:rPrChange>
                </w:rPr>
                <w:t>ARIMA(0, 0, 0)(0, 1, 0)12</w:t>
              </w:r>
              <w:r w:rsidRPr="00E30631">
                <w:rPr>
                  <w:rPrChange w:id="9627"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62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pPr>
              <w:pStyle w:val="BangBody"/>
              <w:jc w:val="center"/>
              <w:rPr>
                <w:ins w:id="9629" w:author="The Si Tran" w:date="2012-12-10T07:31:00Z"/>
                <w:b/>
                <w:rPrChange w:id="9630" w:author="superchickend" w:date="2012-12-16T15:32:00Z">
                  <w:rPr>
                    <w:ins w:id="9631" w:author="The Si Tran" w:date="2012-12-10T07:31:00Z"/>
                    <w:rFonts w:ascii="Calibri" w:eastAsia="Times New Roman" w:hAnsi="Calibri"/>
                    <w:color w:val="000000"/>
                    <w:sz w:val="22"/>
                  </w:rPr>
                </w:rPrChange>
              </w:rPr>
              <w:pPrChange w:id="9632" w:author="superchickend" w:date="2012-12-16T15:32:00Z">
                <w:pPr>
                  <w:spacing w:line="240" w:lineRule="auto"/>
                  <w:jc w:val="right"/>
                </w:pPr>
              </w:pPrChange>
            </w:pPr>
            <w:ins w:id="9633" w:author="The Si Tran" w:date="2012-12-10T07:31:00Z">
              <w:r w:rsidRPr="003238A7">
                <w:rPr>
                  <w:b/>
                  <w:rPrChange w:id="9634"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63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pPr>
              <w:pStyle w:val="BangBody"/>
              <w:jc w:val="center"/>
              <w:rPr>
                <w:ins w:id="9636" w:author="The Si Tran" w:date="2012-12-10T07:31:00Z"/>
                <w:b/>
                <w:rPrChange w:id="9637" w:author="superchickend" w:date="2012-12-16T15:32:00Z">
                  <w:rPr>
                    <w:ins w:id="9638" w:author="The Si Tran" w:date="2012-12-10T07:31:00Z"/>
                    <w:rFonts w:ascii="Calibri" w:eastAsia="Times New Roman" w:hAnsi="Calibri"/>
                    <w:color w:val="000000"/>
                    <w:sz w:val="22"/>
                  </w:rPr>
                </w:rPrChange>
              </w:rPr>
              <w:pPrChange w:id="9639" w:author="superchickend" w:date="2012-12-16T15:32:00Z">
                <w:pPr>
                  <w:spacing w:line="240" w:lineRule="auto"/>
                  <w:jc w:val="right"/>
                </w:pPr>
              </w:pPrChange>
            </w:pPr>
            <w:ins w:id="9640" w:author="The Si Tran" w:date="2012-12-10T07:31:00Z">
              <w:r w:rsidRPr="003238A7">
                <w:rPr>
                  <w:b/>
                  <w:rPrChange w:id="9641"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64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pPr>
              <w:pStyle w:val="BangBody"/>
              <w:jc w:val="center"/>
              <w:rPr>
                <w:ins w:id="9643" w:author="The Si Tran" w:date="2012-12-10T07:31:00Z"/>
                <w:b/>
                <w:rPrChange w:id="9644" w:author="superchickend" w:date="2012-12-16T15:32:00Z">
                  <w:rPr>
                    <w:ins w:id="9645" w:author="The Si Tran" w:date="2012-12-10T07:31:00Z"/>
                    <w:rFonts w:ascii="Calibri" w:eastAsia="Times New Roman" w:hAnsi="Calibri"/>
                    <w:color w:val="000000"/>
                    <w:sz w:val="22"/>
                  </w:rPr>
                </w:rPrChange>
              </w:rPr>
              <w:pPrChange w:id="9646" w:author="superchickend" w:date="2012-12-16T15:32:00Z">
                <w:pPr>
                  <w:spacing w:line="240" w:lineRule="auto"/>
                  <w:jc w:val="right"/>
                </w:pPr>
              </w:pPrChange>
            </w:pPr>
            <w:ins w:id="9647" w:author="The Si Tran" w:date="2012-12-10T07:31:00Z">
              <w:r w:rsidRPr="003238A7">
                <w:rPr>
                  <w:b/>
                  <w:rPrChange w:id="9648" w:author="superchickend" w:date="2012-12-16T15:32:00Z">
                    <w:rPr>
                      <w:rFonts w:ascii="Calibri" w:hAnsi="Calibri"/>
                      <w:sz w:val="22"/>
                    </w:rPr>
                  </w:rPrChange>
                </w:rPr>
                <w:t>5.92</w:t>
              </w:r>
            </w:ins>
          </w:p>
        </w:tc>
      </w:tr>
      <w:tr w:rsidR="00A75EB6" w:rsidRPr="005046FC" w14:paraId="5CDFBC24" w14:textId="77777777" w:rsidTr="003238A7">
        <w:trPr>
          <w:trHeight w:val="762"/>
          <w:ins w:id="9649" w:author="The Si Tran" w:date="2012-12-10T07:31:00Z"/>
          <w:trPrChange w:id="9650"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651"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652" w:author="The Si Tran" w:date="2012-12-10T07:31:00Z"/>
                <w:rPrChange w:id="9653" w:author="The Si Tran" w:date="2012-12-14T06:35:00Z">
                  <w:rPr>
                    <w:ins w:id="9654" w:author="The Si Tran" w:date="2012-12-10T07:31:00Z"/>
                    <w:rFonts w:ascii="Calibri" w:eastAsia="Times New Roman" w:hAnsi="Calibri"/>
                    <w:color w:val="000000"/>
                    <w:sz w:val="22"/>
                  </w:rPr>
                </w:rPrChange>
              </w:rPr>
              <w:pPrChange w:id="9655"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65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657" w:author="The Si Tran" w:date="2012-12-10T07:31:00Z"/>
                <w:rPrChange w:id="9658" w:author="The Si Tran" w:date="2012-12-14T06:35:00Z">
                  <w:rPr>
                    <w:ins w:id="9659" w:author="The Si Tran" w:date="2012-12-10T07:31:00Z"/>
                    <w:rFonts w:ascii="Calibri" w:eastAsia="Times New Roman" w:hAnsi="Calibri"/>
                    <w:color w:val="000000"/>
                    <w:sz w:val="22"/>
                  </w:rPr>
                </w:rPrChange>
              </w:rPr>
              <w:pPrChange w:id="9660" w:author="The Si Tran" w:date="2012-12-16T08:45:00Z">
                <w:pPr>
                  <w:spacing w:line="240" w:lineRule="auto"/>
                  <w:jc w:val="left"/>
                </w:pPr>
              </w:pPrChange>
            </w:pPr>
            <w:ins w:id="9661" w:author="The Si Tran" w:date="2012-12-10T07:31:00Z">
              <w:r w:rsidRPr="00E30631">
                <w:rPr>
                  <w:rPrChange w:id="9662" w:author="The Si Tran" w:date="2012-12-14T06:35:00Z">
                    <w:rPr>
                      <w:rFonts w:ascii="Calibri" w:hAnsi="Calibri"/>
                      <w:sz w:val="22"/>
                    </w:rPr>
                  </w:rPrChange>
                </w:rPr>
                <w:t>ARIMA(0, 0, 0)(0, 1, 0)12</w:t>
              </w:r>
              <w:r w:rsidRPr="00E30631">
                <w:rPr>
                  <w:rPrChange w:id="9663"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66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pPr>
              <w:pStyle w:val="BangBody"/>
              <w:jc w:val="center"/>
              <w:rPr>
                <w:ins w:id="9665" w:author="The Si Tran" w:date="2012-12-10T07:31:00Z"/>
                <w:b/>
                <w:rPrChange w:id="9666" w:author="superchickend" w:date="2012-12-16T15:32:00Z">
                  <w:rPr>
                    <w:ins w:id="9667" w:author="The Si Tran" w:date="2012-12-10T07:31:00Z"/>
                    <w:rFonts w:ascii="Calibri" w:eastAsia="Times New Roman" w:hAnsi="Calibri"/>
                    <w:color w:val="000000"/>
                    <w:sz w:val="22"/>
                  </w:rPr>
                </w:rPrChange>
              </w:rPr>
              <w:pPrChange w:id="9668" w:author="superchickend" w:date="2012-12-16T15:32:00Z">
                <w:pPr>
                  <w:spacing w:line="240" w:lineRule="auto"/>
                  <w:jc w:val="right"/>
                </w:pPr>
              </w:pPrChange>
            </w:pPr>
            <w:ins w:id="9669" w:author="The Si Tran" w:date="2012-12-10T07:31:00Z">
              <w:r w:rsidRPr="003238A7">
                <w:rPr>
                  <w:b/>
                  <w:rPrChange w:id="9670"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67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pPr>
              <w:pStyle w:val="BangBody"/>
              <w:jc w:val="center"/>
              <w:rPr>
                <w:ins w:id="9672" w:author="The Si Tran" w:date="2012-12-10T07:31:00Z"/>
                <w:b/>
                <w:rPrChange w:id="9673" w:author="superchickend" w:date="2012-12-16T15:32:00Z">
                  <w:rPr>
                    <w:ins w:id="9674" w:author="The Si Tran" w:date="2012-12-10T07:31:00Z"/>
                    <w:rFonts w:ascii="Calibri" w:eastAsia="Times New Roman" w:hAnsi="Calibri"/>
                    <w:color w:val="000000"/>
                    <w:sz w:val="22"/>
                  </w:rPr>
                </w:rPrChange>
              </w:rPr>
              <w:pPrChange w:id="9675" w:author="superchickend" w:date="2012-12-16T15:32:00Z">
                <w:pPr>
                  <w:spacing w:line="240" w:lineRule="auto"/>
                  <w:jc w:val="right"/>
                </w:pPr>
              </w:pPrChange>
            </w:pPr>
            <w:ins w:id="9676" w:author="The Si Tran" w:date="2012-12-10T07:31:00Z">
              <w:r w:rsidRPr="003238A7">
                <w:rPr>
                  <w:b/>
                  <w:rPrChange w:id="9677"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67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pPr>
              <w:pStyle w:val="BangBody"/>
              <w:jc w:val="center"/>
              <w:rPr>
                <w:ins w:id="9679" w:author="The Si Tran" w:date="2012-12-10T07:31:00Z"/>
                <w:b/>
                <w:rPrChange w:id="9680" w:author="superchickend" w:date="2012-12-16T15:32:00Z">
                  <w:rPr>
                    <w:ins w:id="9681" w:author="The Si Tran" w:date="2012-12-10T07:31:00Z"/>
                    <w:rFonts w:ascii="Calibri" w:eastAsia="Times New Roman" w:hAnsi="Calibri"/>
                    <w:color w:val="000000"/>
                    <w:sz w:val="22"/>
                  </w:rPr>
                </w:rPrChange>
              </w:rPr>
              <w:pPrChange w:id="9682" w:author="superchickend" w:date="2012-12-16T15:32:00Z">
                <w:pPr>
                  <w:spacing w:line="240" w:lineRule="auto"/>
                  <w:jc w:val="right"/>
                </w:pPr>
              </w:pPrChange>
            </w:pPr>
            <w:ins w:id="9683" w:author="The Si Tran" w:date="2012-12-10T07:31:00Z">
              <w:r w:rsidRPr="003238A7">
                <w:rPr>
                  <w:b/>
                  <w:rPrChange w:id="9684" w:author="superchickend" w:date="2012-12-16T15:32:00Z">
                    <w:rPr>
                      <w:rFonts w:ascii="Calibri" w:hAnsi="Calibri"/>
                      <w:sz w:val="22"/>
                    </w:rPr>
                  </w:rPrChange>
                </w:rPr>
                <w:t>5.92</w:t>
              </w:r>
            </w:ins>
          </w:p>
        </w:tc>
      </w:tr>
    </w:tbl>
    <w:p w14:paraId="611F5C6C" w14:textId="77777777" w:rsidR="00E30631" w:rsidRDefault="00E30631">
      <w:pPr>
        <w:rPr>
          <w:ins w:id="9685" w:author="The Si Tran" w:date="2012-12-14T06:36:00Z"/>
        </w:rPr>
        <w:pPrChange w:id="9686" w:author="The Si Tran" w:date="2012-12-14T06:36:00Z">
          <w:pPr>
            <w:pStyle w:val="Heading1"/>
            <w:jc w:val="left"/>
          </w:pPr>
        </w:pPrChange>
      </w:pPr>
    </w:p>
    <w:p w14:paraId="0B91FA9C" w14:textId="77777777" w:rsidR="00E30631" w:rsidRDefault="00E30631">
      <w:pPr>
        <w:rPr>
          <w:ins w:id="9687" w:author="The Si Tran" w:date="2012-12-14T06:36:00Z"/>
        </w:rPr>
        <w:pPrChange w:id="9688" w:author="The Si Tran" w:date="2012-12-14T06:36:00Z">
          <w:pPr>
            <w:pStyle w:val="Heading1"/>
            <w:jc w:val="left"/>
          </w:pPr>
        </w:pPrChange>
      </w:pPr>
    </w:p>
    <w:p w14:paraId="7A47EDDD" w14:textId="77777777" w:rsidR="00E30631" w:rsidRDefault="00E30631">
      <w:pPr>
        <w:rPr>
          <w:ins w:id="9689" w:author="The Si Tran" w:date="2012-12-14T06:36:00Z"/>
        </w:rPr>
        <w:pPrChange w:id="9690" w:author="The Si Tran" w:date="2012-12-14T06:36:00Z">
          <w:pPr>
            <w:pStyle w:val="Heading1"/>
            <w:jc w:val="left"/>
          </w:pPr>
        </w:pPrChange>
      </w:pPr>
    </w:p>
    <w:p w14:paraId="347D2428" w14:textId="77777777" w:rsidR="00E30631" w:rsidRDefault="00E30631">
      <w:pPr>
        <w:rPr>
          <w:ins w:id="9691" w:author="The Si Tran" w:date="2012-12-14T06:36:00Z"/>
        </w:rPr>
        <w:pPrChange w:id="9692" w:author="The Si Tran" w:date="2012-12-14T06:36:00Z">
          <w:pPr>
            <w:pStyle w:val="Heading1"/>
            <w:jc w:val="left"/>
          </w:pPr>
        </w:pPrChange>
      </w:pPr>
    </w:p>
    <w:p w14:paraId="0380EACA" w14:textId="16E0E91F" w:rsidR="00EF77AD" w:rsidRDefault="00EF77AD">
      <w:pPr>
        <w:pStyle w:val="Heading3"/>
        <w:rPr>
          <w:ins w:id="9693" w:author="The Si Tran" w:date="2012-12-14T06:36:00Z"/>
        </w:rPr>
        <w:pPrChange w:id="9694" w:author="The Si Tran" w:date="2012-12-06T21:22:00Z">
          <w:pPr>
            <w:pStyle w:val="Heading1"/>
            <w:jc w:val="left"/>
          </w:pPr>
        </w:pPrChange>
      </w:pPr>
      <w:bookmarkStart w:id="9695" w:name="_Toc343452529"/>
      <w:ins w:id="9696" w:author="The Si Tran" w:date="2012-12-06T21:22:00Z">
        <w:r>
          <w:t>Bộ dữ liệ</w:t>
        </w:r>
        <w:r w:rsidR="00810267">
          <w:t>u có tính xu hướng</w:t>
        </w:r>
      </w:ins>
      <w:bookmarkEnd w:id="9695"/>
    </w:p>
    <w:p w14:paraId="171B21B5" w14:textId="65C1958D" w:rsidR="00E30631" w:rsidRPr="00097101" w:rsidRDefault="00E30631">
      <w:pPr>
        <w:pStyle w:val="Bang"/>
        <w:rPr>
          <w:ins w:id="9697" w:author="The Si Tran" w:date="2012-12-10T07:32:00Z"/>
        </w:rPr>
        <w:pPrChange w:id="9698" w:author="The Si Tran" w:date="2012-12-16T10:03:00Z">
          <w:pPr>
            <w:pStyle w:val="Heading1"/>
            <w:jc w:val="left"/>
          </w:pPr>
        </w:pPrChange>
      </w:pPr>
      <w:bookmarkStart w:id="9699" w:name="_Toc343033798"/>
      <w:bookmarkStart w:id="9700" w:name="_Toc343415631"/>
      <w:ins w:id="9701" w:author="The Si Tran" w:date="2012-12-14T06:36:00Z">
        <w:r w:rsidRPr="006041AD">
          <w:rPr>
            <w:b/>
          </w:rPr>
          <w:t>Bảng 6.6:</w:t>
        </w:r>
        <w:r w:rsidRPr="004D696B">
          <w:t xml:space="preserve"> Kết quả thực nghiệm chuỗi dữ liệu</w:t>
        </w:r>
        <w:r>
          <w:t xml:space="preserve"> </w:t>
        </w:r>
        <w:r w:rsidRPr="004D696B">
          <w:t>Chemical</w:t>
        </w:r>
      </w:ins>
      <w:bookmarkEnd w:id="9699"/>
      <w:bookmarkEnd w:id="9700"/>
    </w:p>
    <w:tbl>
      <w:tblPr>
        <w:tblpPr w:leftFromText="180" w:rightFromText="180" w:vertAnchor="text" w:horzAnchor="margin" w:tblpY="486"/>
        <w:tblW w:w="9392" w:type="dxa"/>
        <w:tblLook w:val="04A0" w:firstRow="1" w:lastRow="0" w:firstColumn="1" w:lastColumn="0" w:noHBand="0" w:noVBand="1"/>
        <w:tblPrChange w:id="9702"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703">
          <w:tblGrid>
            <w:gridCol w:w="1072"/>
            <w:gridCol w:w="7014"/>
            <w:gridCol w:w="820"/>
            <w:gridCol w:w="820"/>
            <w:gridCol w:w="828"/>
          </w:tblGrid>
        </w:tblGridChange>
      </w:tblGrid>
      <w:tr w:rsidR="003A1CA3" w:rsidRPr="003A1CA3" w14:paraId="6DCE7187" w14:textId="77777777" w:rsidTr="001301E0">
        <w:trPr>
          <w:trHeight w:val="270"/>
          <w:ins w:id="9704" w:author="The Si Tran" w:date="2012-12-10T07:33:00Z"/>
          <w:trPrChange w:id="9705"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06"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707" w:author="The Si Tran" w:date="2012-12-10T07:33:00Z"/>
                <w:rPrChange w:id="9708" w:author="The Si Tran" w:date="2012-12-14T06:37:00Z">
                  <w:rPr>
                    <w:ins w:id="9709" w:author="The Si Tran" w:date="2012-12-10T07:33:00Z"/>
                    <w:rFonts w:ascii="Calibri" w:eastAsia="Times New Roman" w:hAnsi="Calibri"/>
                    <w:color w:val="000000"/>
                    <w:sz w:val="22"/>
                  </w:rPr>
                </w:rPrChange>
              </w:rPr>
              <w:pPrChange w:id="9710" w:author="The Si Tran" w:date="2012-12-16T08:45:00Z">
                <w:pPr>
                  <w:framePr w:hSpace="180" w:wrap="around" w:vAnchor="text" w:hAnchor="margin" w:y="486"/>
                  <w:spacing w:before="0" w:line="240" w:lineRule="auto"/>
                  <w:jc w:val="left"/>
                </w:pPr>
              </w:pPrChange>
            </w:pPr>
            <w:ins w:id="9711" w:author="The Si Tran" w:date="2012-12-10T07:33:00Z">
              <w:r w:rsidRPr="00E30631">
                <w:rPr>
                  <w:rPrChange w:id="9712"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713"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pPr>
              <w:pStyle w:val="BangBody"/>
              <w:jc w:val="center"/>
              <w:rPr>
                <w:ins w:id="9714" w:author="The Si Tran" w:date="2012-12-10T07:33:00Z"/>
                <w:b/>
                <w:rPrChange w:id="9715" w:author="superchickend" w:date="2012-12-16T15:32:00Z">
                  <w:rPr>
                    <w:ins w:id="9716" w:author="The Si Tran" w:date="2012-12-10T07:33:00Z"/>
                    <w:rFonts w:ascii="Calibri" w:eastAsia="Times New Roman" w:hAnsi="Calibri"/>
                    <w:color w:val="000000"/>
                    <w:sz w:val="22"/>
                  </w:rPr>
                </w:rPrChange>
              </w:rPr>
              <w:pPrChange w:id="9717" w:author="superchickend" w:date="2012-12-16T15:32:00Z">
                <w:pPr>
                  <w:framePr w:hSpace="180" w:wrap="around" w:vAnchor="text" w:hAnchor="margin" w:y="486"/>
                  <w:spacing w:before="0" w:line="240" w:lineRule="auto"/>
                  <w:jc w:val="left"/>
                </w:pPr>
              </w:pPrChange>
            </w:pPr>
            <w:ins w:id="9718" w:author="The Si Tran" w:date="2012-12-10T07:33:00Z">
              <w:r w:rsidRPr="001301E0">
                <w:rPr>
                  <w:b/>
                  <w:rPrChange w:id="9719"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720"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pPr>
              <w:pStyle w:val="BangBody"/>
              <w:jc w:val="center"/>
              <w:rPr>
                <w:ins w:id="9721" w:author="The Si Tran" w:date="2012-12-10T07:33:00Z"/>
                <w:b/>
                <w:rPrChange w:id="9722" w:author="superchickend" w:date="2012-12-16T15:32:00Z">
                  <w:rPr>
                    <w:ins w:id="9723" w:author="The Si Tran" w:date="2012-12-10T07:33:00Z"/>
                    <w:rFonts w:ascii="Calibri" w:eastAsia="Times New Roman" w:hAnsi="Calibri"/>
                    <w:color w:val="000000"/>
                    <w:sz w:val="22"/>
                  </w:rPr>
                </w:rPrChange>
              </w:rPr>
              <w:pPrChange w:id="9724" w:author="superchickend" w:date="2012-12-16T15:32:00Z">
                <w:pPr>
                  <w:framePr w:hSpace="180" w:wrap="around" w:vAnchor="text" w:hAnchor="margin" w:y="486"/>
                  <w:spacing w:before="0" w:line="240" w:lineRule="auto"/>
                  <w:jc w:val="left"/>
                </w:pPr>
              </w:pPrChange>
            </w:pPr>
            <w:ins w:id="9725" w:author="The Si Tran" w:date="2012-12-10T07:33:00Z">
              <w:r w:rsidRPr="001301E0">
                <w:rPr>
                  <w:b/>
                  <w:rPrChange w:id="9726"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727"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pPr>
              <w:pStyle w:val="BangBody"/>
              <w:jc w:val="center"/>
              <w:rPr>
                <w:ins w:id="9728" w:author="The Si Tran" w:date="2012-12-10T07:33:00Z"/>
                <w:b/>
                <w:rPrChange w:id="9729" w:author="superchickend" w:date="2012-12-16T15:32:00Z">
                  <w:rPr>
                    <w:ins w:id="9730" w:author="The Si Tran" w:date="2012-12-10T07:33:00Z"/>
                    <w:rFonts w:ascii="Calibri" w:eastAsia="Times New Roman" w:hAnsi="Calibri"/>
                    <w:color w:val="000000"/>
                    <w:sz w:val="22"/>
                  </w:rPr>
                </w:rPrChange>
              </w:rPr>
              <w:pPrChange w:id="9731" w:author="superchickend" w:date="2012-12-16T15:32:00Z">
                <w:pPr>
                  <w:framePr w:hSpace="180" w:wrap="around" w:vAnchor="text" w:hAnchor="margin" w:y="486"/>
                  <w:spacing w:before="0" w:line="240" w:lineRule="auto"/>
                  <w:jc w:val="left"/>
                </w:pPr>
              </w:pPrChange>
            </w:pPr>
            <w:ins w:id="9732" w:author="The Si Tran" w:date="2012-12-10T07:33:00Z">
              <w:r w:rsidRPr="001301E0">
                <w:rPr>
                  <w:b/>
                  <w:rPrChange w:id="9733"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734"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pPr>
              <w:pStyle w:val="BangBody"/>
              <w:jc w:val="center"/>
              <w:rPr>
                <w:ins w:id="9735" w:author="The Si Tran" w:date="2012-12-10T07:33:00Z"/>
                <w:b/>
                <w:rPrChange w:id="9736" w:author="superchickend" w:date="2012-12-16T15:32:00Z">
                  <w:rPr>
                    <w:ins w:id="9737" w:author="The Si Tran" w:date="2012-12-10T07:33:00Z"/>
                    <w:rFonts w:ascii="Calibri" w:eastAsia="Times New Roman" w:hAnsi="Calibri"/>
                    <w:color w:val="000000"/>
                    <w:sz w:val="22"/>
                  </w:rPr>
                </w:rPrChange>
              </w:rPr>
              <w:pPrChange w:id="9738" w:author="superchickend" w:date="2012-12-16T15:32:00Z">
                <w:pPr>
                  <w:framePr w:hSpace="180" w:wrap="around" w:vAnchor="text" w:hAnchor="margin" w:y="486"/>
                  <w:spacing w:before="0" w:line="240" w:lineRule="auto"/>
                  <w:jc w:val="left"/>
                </w:pPr>
              </w:pPrChange>
            </w:pPr>
            <w:ins w:id="9739" w:author="The Si Tran" w:date="2012-12-10T07:33:00Z">
              <w:r w:rsidRPr="001301E0">
                <w:rPr>
                  <w:b/>
                  <w:rPrChange w:id="9740" w:author="superchickend" w:date="2012-12-16T15:32:00Z">
                    <w:rPr>
                      <w:rFonts w:ascii="Calibri" w:hAnsi="Calibri"/>
                      <w:sz w:val="22"/>
                    </w:rPr>
                  </w:rPrChange>
                </w:rPr>
                <w:t>MAPE</w:t>
              </w:r>
            </w:ins>
          </w:p>
        </w:tc>
      </w:tr>
      <w:tr w:rsidR="003A1CA3" w:rsidRPr="003A1CA3" w14:paraId="44C9A7B7" w14:textId="77777777" w:rsidTr="001301E0">
        <w:trPr>
          <w:trHeight w:val="543"/>
          <w:ins w:id="9741" w:author="The Si Tran" w:date="2012-12-10T07:33:00Z"/>
          <w:trPrChange w:id="9742"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43"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744" w:author="The Si Tran" w:date="2012-12-10T07:33:00Z"/>
                <w:b/>
                <w:rPrChange w:id="9745" w:author="superchickend" w:date="2012-12-16T15:32:00Z">
                  <w:rPr>
                    <w:ins w:id="9746" w:author="The Si Tran" w:date="2012-12-10T07:33:00Z"/>
                    <w:rFonts w:ascii="Calibri" w:eastAsia="Times New Roman" w:hAnsi="Calibri"/>
                    <w:color w:val="000000"/>
                    <w:sz w:val="22"/>
                  </w:rPr>
                </w:rPrChange>
              </w:rPr>
              <w:pPrChange w:id="9747" w:author="The Si Tran" w:date="2012-12-16T10:54:00Z">
                <w:pPr>
                  <w:framePr w:hSpace="180" w:wrap="around" w:vAnchor="text" w:hAnchor="margin" w:y="486"/>
                  <w:spacing w:before="0" w:line="240" w:lineRule="auto"/>
                  <w:jc w:val="center"/>
                </w:pPr>
              </w:pPrChange>
            </w:pPr>
            <w:ins w:id="9748" w:author="The Si Tran" w:date="2012-12-10T07:33:00Z">
              <w:r w:rsidRPr="001301E0">
                <w:rPr>
                  <w:b/>
                  <w:rPrChange w:id="9749"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75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751" w:author="The Si Tran" w:date="2012-12-10T07:33:00Z"/>
                <w:rPrChange w:id="9752" w:author="The Si Tran" w:date="2012-12-14T06:37:00Z">
                  <w:rPr>
                    <w:ins w:id="9753" w:author="The Si Tran" w:date="2012-12-10T07:33:00Z"/>
                    <w:rFonts w:ascii="Calibri" w:eastAsia="Times New Roman" w:hAnsi="Calibri"/>
                    <w:color w:val="000000"/>
                    <w:sz w:val="22"/>
                  </w:rPr>
                </w:rPrChange>
              </w:rPr>
              <w:pPrChange w:id="9754" w:author="The Si Tran" w:date="2012-12-16T08:45:00Z">
                <w:pPr>
                  <w:framePr w:hSpace="180" w:wrap="around" w:vAnchor="text" w:hAnchor="margin" w:y="486"/>
                  <w:spacing w:before="0" w:line="240" w:lineRule="auto"/>
                  <w:jc w:val="left"/>
                </w:pPr>
              </w:pPrChange>
            </w:pPr>
            <w:ins w:id="9755" w:author="The Si Tran" w:date="2012-12-10T07:33:00Z">
              <w:r w:rsidRPr="00E30631">
                <w:rPr>
                  <w:rPrChange w:id="9756"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75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jc w:val="center"/>
              <w:rPr>
                <w:ins w:id="9758" w:author="The Si Tran" w:date="2012-12-10T07:33:00Z"/>
                <w:rPrChange w:id="9759" w:author="The Si Tran" w:date="2012-12-14T06:37:00Z">
                  <w:rPr>
                    <w:ins w:id="9760" w:author="The Si Tran" w:date="2012-12-10T07:33:00Z"/>
                    <w:rFonts w:ascii="Calibri" w:eastAsia="Times New Roman" w:hAnsi="Calibri"/>
                    <w:color w:val="000000"/>
                    <w:sz w:val="22"/>
                  </w:rPr>
                </w:rPrChange>
              </w:rPr>
              <w:pPrChange w:id="9761" w:author="superchickend" w:date="2012-12-16T15:32:00Z">
                <w:pPr>
                  <w:framePr w:hSpace="180" w:wrap="around" w:vAnchor="text" w:hAnchor="margin" w:y="486"/>
                  <w:spacing w:before="0" w:line="240" w:lineRule="auto"/>
                  <w:jc w:val="right"/>
                </w:pPr>
              </w:pPrChange>
            </w:pPr>
            <w:ins w:id="9762" w:author="The Si Tran" w:date="2012-12-10T07:33:00Z">
              <w:r w:rsidRPr="00E30631">
                <w:rPr>
                  <w:rPrChange w:id="9763"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76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jc w:val="center"/>
              <w:rPr>
                <w:ins w:id="9765" w:author="The Si Tran" w:date="2012-12-10T07:33:00Z"/>
                <w:rPrChange w:id="9766" w:author="The Si Tran" w:date="2012-12-14T06:37:00Z">
                  <w:rPr>
                    <w:ins w:id="9767" w:author="The Si Tran" w:date="2012-12-10T07:33:00Z"/>
                    <w:rFonts w:ascii="Calibri" w:eastAsia="Times New Roman" w:hAnsi="Calibri"/>
                    <w:color w:val="000000"/>
                    <w:sz w:val="22"/>
                  </w:rPr>
                </w:rPrChange>
              </w:rPr>
              <w:pPrChange w:id="9768" w:author="superchickend" w:date="2012-12-16T15:32:00Z">
                <w:pPr>
                  <w:framePr w:hSpace="180" w:wrap="around" w:vAnchor="text" w:hAnchor="margin" w:y="486"/>
                  <w:spacing w:before="0" w:line="240" w:lineRule="auto"/>
                  <w:jc w:val="right"/>
                </w:pPr>
              </w:pPrChange>
            </w:pPr>
            <w:ins w:id="9769" w:author="The Si Tran" w:date="2012-12-10T07:33:00Z">
              <w:r w:rsidRPr="00E30631">
                <w:rPr>
                  <w:rPrChange w:id="9770"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77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jc w:val="center"/>
              <w:rPr>
                <w:ins w:id="9772" w:author="The Si Tran" w:date="2012-12-10T07:33:00Z"/>
                <w:rPrChange w:id="9773" w:author="The Si Tran" w:date="2012-12-14T06:37:00Z">
                  <w:rPr>
                    <w:ins w:id="9774" w:author="The Si Tran" w:date="2012-12-10T07:33:00Z"/>
                    <w:rFonts w:ascii="Calibri" w:eastAsia="Times New Roman" w:hAnsi="Calibri"/>
                    <w:color w:val="000000"/>
                    <w:sz w:val="22"/>
                  </w:rPr>
                </w:rPrChange>
              </w:rPr>
              <w:pPrChange w:id="9775" w:author="superchickend" w:date="2012-12-16T15:32:00Z">
                <w:pPr>
                  <w:framePr w:hSpace="180" w:wrap="around" w:vAnchor="text" w:hAnchor="margin" w:y="486"/>
                  <w:spacing w:before="0" w:line="240" w:lineRule="auto"/>
                  <w:jc w:val="right"/>
                </w:pPr>
              </w:pPrChange>
            </w:pPr>
            <w:ins w:id="9776" w:author="The Si Tran" w:date="2012-12-10T07:33:00Z">
              <w:r w:rsidRPr="00E30631">
                <w:rPr>
                  <w:rPrChange w:id="9777" w:author="The Si Tran" w:date="2012-12-14T06:37:00Z">
                    <w:rPr>
                      <w:rFonts w:ascii="Calibri" w:hAnsi="Calibri"/>
                      <w:sz w:val="22"/>
                    </w:rPr>
                  </w:rPrChange>
                </w:rPr>
                <w:t>1.34</w:t>
              </w:r>
            </w:ins>
          </w:p>
        </w:tc>
      </w:tr>
      <w:tr w:rsidR="003A1CA3" w:rsidRPr="003A1CA3" w14:paraId="7F436A10" w14:textId="77777777" w:rsidTr="001301E0">
        <w:trPr>
          <w:trHeight w:val="543"/>
          <w:ins w:id="9778" w:author="The Si Tran" w:date="2012-12-10T07:33:00Z"/>
          <w:trPrChange w:id="9779"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780"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781" w:author="The Si Tran" w:date="2012-12-10T07:33:00Z"/>
                <w:b/>
                <w:rPrChange w:id="9782" w:author="superchickend" w:date="2012-12-16T15:32:00Z">
                  <w:rPr>
                    <w:ins w:id="9783" w:author="The Si Tran" w:date="2012-12-10T07:33:00Z"/>
                    <w:rFonts w:ascii="Calibri" w:eastAsia="Times New Roman" w:hAnsi="Calibri"/>
                    <w:color w:val="000000"/>
                    <w:sz w:val="22"/>
                  </w:rPr>
                </w:rPrChange>
              </w:rPr>
              <w:pPrChange w:id="9784"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78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786" w:author="The Si Tran" w:date="2012-12-10T07:33:00Z"/>
                <w:rPrChange w:id="9787" w:author="The Si Tran" w:date="2012-12-14T06:37:00Z">
                  <w:rPr>
                    <w:ins w:id="9788" w:author="The Si Tran" w:date="2012-12-10T07:33:00Z"/>
                    <w:rFonts w:ascii="Calibri" w:eastAsia="Times New Roman" w:hAnsi="Calibri"/>
                    <w:color w:val="000000"/>
                    <w:sz w:val="22"/>
                  </w:rPr>
                </w:rPrChange>
              </w:rPr>
              <w:pPrChange w:id="9789" w:author="The Si Tran" w:date="2012-12-16T08:45:00Z">
                <w:pPr>
                  <w:framePr w:hSpace="180" w:wrap="around" w:vAnchor="text" w:hAnchor="margin" w:y="486"/>
                  <w:spacing w:before="0" w:line="240" w:lineRule="auto"/>
                  <w:jc w:val="left"/>
                </w:pPr>
              </w:pPrChange>
            </w:pPr>
            <w:ins w:id="9790" w:author="The Si Tran" w:date="2012-12-10T07:33:00Z">
              <w:r w:rsidRPr="00E30631">
                <w:rPr>
                  <w:rPrChange w:id="9791"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7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pPr>
              <w:pStyle w:val="BangBody"/>
              <w:jc w:val="center"/>
              <w:rPr>
                <w:ins w:id="9793" w:author="The Si Tran" w:date="2012-12-10T07:33:00Z"/>
                <w:b/>
                <w:rPrChange w:id="9794" w:author="superchickend" w:date="2012-12-16T15:33:00Z">
                  <w:rPr>
                    <w:ins w:id="9795" w:author="The Si Tran" w:date="2012-12-10T07:33:00Z"/>
                    <w:rFonts w:ascii="Calibri" w:eastAsia="Times New Roman" w:hAnsi="Calibri"/>
                    <w:color w:val="000000"/>
                    <w:sz w:val="22"/>
                  </w:rPr>
                </w:rPrChange>
              </w:rPr>
              <w:pPrChange w:id="9796" w:author="superchickend" w:date="2012-12-16T15:32:00Z">
                <w:pPr>
                  <w:framePr w:hSpace="180" w:wrap="around" w:vAnchor="text" w:hAnchor="margin" w:y="486"/>
                  <w:spacing w:before="0" w:line="240" w:lineRule="auto"/>
                  <w:jc w:val="right"/>
                </w:pPr>
              </w:pPrChange>
            </w:pPr>
            <w:ins w:id="9797" w:author="The Si Tran" w:date="2012-12-10T07:33:00Z">
              <w:r w:rsidRPr="001301E0">
                <w:rPr>
                  <w:b/>
                  <w:rPrChange w:id="9798"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7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pPr>
              <w:pStyle w:val="BangBody"/>
              <w:jc w:val="center"/>
              <w:rPr>
                <w:ins w:id="9800" w:author="The Si Tran" w:date="2012-12-10T07:33:00Z"/>
                <w:b/>
                <w:rPrChange w:id="9801" w:author="superchickend" w:date="2012-12-16T15:33:00Z">
                  <w:rPr>
                    <w:ins w:id="9802" w:author="The Si Tran" w:date="2012-12-10T07:33:00Z"/>
                    <w:rFonts w:ascii="Calibri" w:eastAsia="Times New Roman" w:hAnsi="Calibri"/>
                    <w:color w:val="000000"/>
                    <w:sz w:val="22"/>
                  </w:rPr>
                </w:rPrChange>
              </w:rPr>
              <w:pPrChange w:id="9803" w:author="superchickend" w:date="2012-12-16T15:32:00Z">
                <w:pPr>
                  <w:framePr w:hSpace="180" w:wrap="around" w:vAnchor="text" w:hAnchor="margin" w:y="486"/>
                  <w:spacing w:before="0" w:line="240" w:lineRule="auto"/>
                  <w:jc w:val="right"/>
                </w:pPr>
              </w:pPrChange>
            </w:pPr>
            <w:ins w:id="9804" w:author="The Si Tran" w:date="2012-12-10T07:33:00Z">
              <w:r w:rsidRPr="001301E0">
                <w:rPr>
                  <w:b/>
                  <w:rPrChange w:id="9805"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80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pPr>
              <w:pStyle w:val="BangBody"/>
              <w:jc w:val="center"/>
              <w:rPr>
                <w:ins w:id="9807" w:author="The Si Tran" w:date="2012-12-10T07:33:00Z"/>
                <w:b/>
                <w:rPrChange w:id="9808" w:author="superchickend" w:date="2012-12-16T15:33:00Z">
                  <w:rPr>
                    <w:ins w:id="9809" w:author="The Si Tran" w:date="2012-12-10T07:33:00Z"/>
                    <w:rFonts w:ascii="Calibri" w:eastAsia="Times New Roman" w:hAnsi="Calibri"/>
                    <w:color w:val="000000"/>
                    <w:sz w:val="22"/>
                  </w:rPr>
                </w:rPrChange>
              </w:rPr>
              <w:pPrChange w:id="9810" w:author="superchickend" w:date="2012-12-16T15:32:00Z">
                <w:pPr>
                  <w:framePr w:hSpace="180" w:wrap="around" w:vAnchor="text" w:hAnchor="margin" w:y="486"/>
                  <w:spacing w:before="0" w:line="240" w:lineRule="auto"/>
                  <w:jc w:val="right"/>
                </w:pPr>
              </w:pPrChange>
            </w:pPr>
            <w:ins w:id="9811" w:author="The Si Tran" w:date="2012-12-10T07:33:00Z">
              <w:r w:rsidRPr="001301E0">
                <w:rPr>
                  <w:b/>
                  <w:rPrChange w:id="9812" w:author="superchickend" w:date="2012-12-16T15:33:00Z">
                    <w:rPr>
                      <w:rFonts w:ascii="Calibri" w:hAnsi="Calibri"/>
                      <w:sz w:val="22"/>
                    </w:rPr>
                  </w:rPrChange>
                </w:rPr>
                <w:t>1.32</w:t>
              </w:r>
            </w:ins>
          </w:p>
        </w:tc>
      </w:tr>
      <w:tr w:rsidR="003A1CA3" w:rsidRPr="003A1CA3" w14:paraId="4965D3C3" w14:textId="77777777" w:rsidTr="001301E0">
        <w:trPr>
          <w:trHeight w:val="270"/>
          <w:ins w:id="9813" w:author="The Si Tran" w:date="2012-12-10T07:33:00Z"/>
          <w:trPrChange w:id="9814"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815"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816" w:author="The Si Tran" w:date="2012-12-10T07:33:00Z"/>
                <w:b/>
                <w:rPrChange w:id="9817" w:author="superchickend" w:date="2012-12-16T15:32:00Z">
                  <w:rPr>
                    <w:ins w:id="9818" w:author="The Si Tran" w:date="2012-12-10T07:33:00Z"/>
                    <w:rFonts w:ascii="Calibri" w:eastAsia="Times New Roman" w:hAnsi="Calibri"/>
                    <w:color w:val="000000"/>
                    <w:sz w:val="22"/>
                  </w:rPr>
                </w:rPrChange>
              </w:rPr>
              <w:pPrChange w:id="9819" w:author="The Si Tran" w:date="2012-12-16T10:54:00Z">
                <w:pPr>
                  <w:framePr w:hSpace="180" w:wrap="around" w:vAnchor="text" w:hAnchor="margin" w:y="486"/>
                  <w:spacing w:before="0" w:line="240" w:lineRule="auto"/>
                  <w:jc w:val="center"/>
                </w:pPr>
              </w:pPrChange>
            </w:pPr>
            <w:ins w:id="9820" w:author="The Si Tran" w:date="2012-12-10T07:33:00Z">
              <w:r w:rsidRPr="001301E0">
                <w:rPr>
                  <w:b/>
                  <w:rPrChange w:id="9821"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82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823" w:author="The Si Tran" w:date="2012-12-10T07:33:00Z"/>
                <w:rPrChange w:id="9824" w:author="The Si Tran" w:date="2012-12-14T06:37:00Z">
                  <w:rPr>
                    <w:ins w:id="9825" w:author="The Si Tran" w:date="2012-12-10T07:33:00Z"/>
                    <w:rFonts w:ascii="Calibri" w:eastAsia="Times New Roman" w:hAnsi="Calibri"/>
                    <w:color w:val="000000"/>
                    <w:sz w:val="22"/>
                  </w:rPr>
                </w:rPrChange>
              </w:rPr>
              <w:pPrChange w:id="9826" w:author="The Si Tran" w:date="2012-12-16T08:45:00Z">
                <w:pPr>
                  <w:framePr w:hSpace="180" w:wrap="around" w:vAnchor="text" w:hAnchor="margin" w:y="486"/>
                  <w:spacing w:before="0" w:line="240" w:lineRule="auto"/>
                  <w:jc w:val="left"/>
                </w:pPr>
              </w:pPrChange>
            </w:pPr>
            <w:ins w:id="9827" w:author="The Si Tran" w:date="2012-12-10T07:33:00Z">
              <w:r w:rsidRPr="00E30631">
                <w:rPr>
                  <w:rPrChange w:id="9828"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82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jc w:val="center"/>
              <w:rPr>
                <w:ins w:id="9830" w:author="The Si Tran" w:date="2012-12-10T07:33:00Z"/>
                <w:rPrChange w:id="9831" w:author="The Si Tran" w:date="2012-12-14T06:37:00Z">
                  <w:rPr>
                    <w:ins w:id="9832" w:author="The Si Tran" w:date="2012-12-10T07:33:00Z"/>
                    <w:rFonts w:ascii="Calibri" w:eastAsia="Times New Roman" w:hAnsi="Calibri"/>
                    <w:color w:val="000000"/>
                    <w:sz w:val="22"/>
                  </w:rPr>
                </w:rPrChange>
              </w:rPr>
              <w:pPrChange w:id="9833" w:author="superchickend" w:date="2012-12-16T15:32:00Z">
                <w:pPr>
                  <w:framePr w:hSpace="180" w:wrap="around" w:vAnchor="text" w:hAnchor="margin" w:y="486"/>
                  <w:spacing w:before="0" w:line="240" w:lineRule="auto"/>
                  <w:jc w:val="right"/>
                </w:pPr>
              </w:pPrChange>
            </w:pPr>
            <w:ins w:id="9834" w:author="The Si Tran" w:date="2012-12-10T07:33:00Z">
              <w:r w:rsidRPr="00E30631">
                <w:rPr>
                  <w:rPrChange w:id="9835"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83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jc w:val="center"/>
              <w:rPr>
                <w:ins w:id="9837" w:author="The Si Tran" w:date="2012-12-10T07:33:00Z"/>
                <w:rPrChange w:id="9838" w:author="The Si Tran" w:date="2012-12-14T06:37:00Z">
                  <w:rPr>
                    <w:ins w:id="9839" w:author="The Si Tran" w:date="2012-12-10T07:33:00Z"/>
                    <w:rFonts w:ascii="Calibri" w:eastAsia="Times New Roman" w:hAnsi="Calibri"/>
                    <w:color w:val="000000"/>
                    <w:sz w:val="22"/>
                  </w:rPr>
                </w:rPrChange>
              </w:rPr>
              <w:pPrChange w:id="9840" w:author="superchickend" w:date="2012-12-16T15:32:00Z">
                <w:pPr>
                  <w:framePr w:hSpace="180" w:wrap="around" w:vAnchor="text" w:hAnchor="margin" w:y="486"/>
                  <w:spacing w:before="0" w:line="240" w:lineRule="auto"/>
                  <w:jc w:val="right"/>
                </w:pPr>
              </w:pPrChange>
            </w:pPr>
            <w:ins w:id="9841" w:author="The Si Tran" w:date="2012-12-10T07:33:00Z">
              <w:r w:rsidRPr="00E30631">
                <w:rPr>
                  <w:rPrChange w:id="9842"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84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jc w:val="center"/>
              <w:rPr>
                <w:ins w:id="9844" w:author="The Si Tran" w:date="2012-12-10T07:33:00Z"/>
                <w:rPrChange w:id="9845" w:author="The Si Tran" w:date="2012-12-14T06:37:00Z">
                  <w:rPr>
                    <w:ins w:id="9846" w:author="The Si Tran" w:date="2012-12-10T07:33:00Z"/>
                    <w:rFonts w:ascii="Calibri" w:eastAsia="Times New Roman" w:hAnsi="Calibri"/>
                    <w:color w:val="000000"/>
                    <w:sz w:val="22"/>
                  </w:rPr>
                </w:rPrChange>
              </w:rPr>
              <w:pPrChange w:id="9847" w:author="superchickend" w:date="2012-12-16T15:32:00Z">
                <w:pPr>
                  <w:framePr w:hSpace="180" w:wrap="around" w:vAnchor="text" w:hAnchor="margin" w:y="486"/>
                  <w:spacing w:before="0" w:line="240" w:lineRule="auto"/>
                  <w:jc w:val="right"/>
                </w:pPr>
              </w:pPrChange>
            </w:pPr>
            <w:ins w:id="9848" w:author="The Si Tran" w:date="2012-12-10T07:33:00Z">
              <w:r w:rsidRPr="00E30631">
                <w:rPr>
                  <w:rPrChange w:id="9849" w:author="The Si Tran" w:date="2012-12-14T06:37:00Z">
                    <w:rPr>
                      <w:rFonts w:ascii="Calibri" w:hAnsi="Calibri"/>
                      <w:sz w:val="22"/>
                    </w:rPr>
                  </w:rPrChange>
                </w:rPr>
                <w:t>1.42</w:t>
              </w:r>
            </w:ins>
          </w:p>
        </w:tc>
      </w:tr>
      <w:tr w:rsidR="003A1CA3" w:rsidRPr="003A1CA3" w14:paraId="5DD03605" w14:textId="77777777" w:rsidTr="001301E0">
        <w:trPr>
          <w:trHeight w:val="815"/>
          <w:ins w:id="9850" w:author="The Si Tran" w:date="2012-12-10T07:33:00Z"/>
          <w:trPrChange w:id="9851"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52"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853" w:author="The Si Tran" w:date="2012-12-10T07:33:00Z"/>
                <w:b/>
                <w:rPrChange w:id="9854" w:author="superchickend" w:date="2012-12-16T15:32:00Z">
                  <w:rPr>
                    <w:ins w:id="9855" w:author="The Si Tran" w:date="2012-12-10T07:33:00Z"/>
                    <w:rFonts w:ascii="Calibri" w:eastAsia="Times New Roman" w:hAnsi="Calibri"/>
                    <w:color w:val="000000"/>
                    <w:sz w:val="22"/>
                  </w:rPr>
                </w:rPrChange>
              </w:rPr>
              <w:pPrChange w:id="9856" w:author="The Si Tran" w:date="2012-12-16T10:54:00Z">
                <w:pPr>
                  <w:framePr w:hSpace="180" w:wrap="around" w:vAnchor="text" w:hAnchor="margin" w:y="486"/>
                  <w:spacing w:before="0" w:line="240" w:lineRule="auto"/>
                  <w:jc w:val="center"/>
                </w:pPr>
              </w:pPrChange>
            </w:pPr>
            <w:ins w:id="9857" w:author="The Si Tran" w:date="2012-12-10T07:33:00Z">
              <w:r w:rsidRPr="001301E0">
                <w:rPr>
                  <w:b/>
                  <w:rPrChange w:id="9858"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859"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860" w:author="The Si Tran" w:date="2012-12-10T07:33:00Z"/>
                <w:rPrChange w:id="9861" w:author="The Si Tran" w:date="2012-12-14T06:37:00Z">
                  <w:rPr>
                    <w:ins w:id="9862" w:author="The Si Tran" w:date="2012-12-10T07:33:00Z"/>
                    <w:rFonts w:ascii="Calibri" w:eastAsia="Times New Roman" w:hAnsi="Calibri"/>
                    <w:color w:val="000000"/>
                    <w:sz w:val="22"/>
                  </w:rPr>
                </w:rPrChange>
              </w:rPr>
              <w:pPrChange w:id="9863" w:author="The Si Tran" w:date="2012-12-16T08:45:00Z">
                <w:pPr>
                  <w:framePr w:hSpace="180" w:wrap="around" w:vAnchor="text" w:hAnchor="margin" w:y="486"/>
                  <w:spacing w:before="0" w:line="240" w:lineRule="auto"/>
                  <w:jc w:val="left"/>
                </w:pPr>
              </w:pPrChange>
            </w:pPr>
            <w:ins w:id="9864" w:author="The Si Tran" w:date="2012-12-10T07:33:00Z">
              <w:r w:rsidRPr="00E30631">
                <w:rPr>
                  <w:rPrChange w:id="9865" w:author="The Si Tran" w:date="2012-12-14T06:37:00Z">
                    <w:rPr>
                      <w:rFonts w:ascii="Calibri" w:hAnsi="Calibri"/>
                      <w:sz w:val="22"/>
                    </w:rPr>
                  </w:rPrChange>
                </w:rPr>
                <w:t>ARIMA(2, 0, 2)(0, 0, 0)0</w:t>
              </w:r>
              <w:r w:rsidRPr="00E30631">
                <w:rPr>
                  <w:rPrChange w:id="9866"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86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pPr>
              <w:pStyle w:val="BangBody"/>
              <w:jc w:val="center"/>
              <w:rPr>
                <w:ins w:id="9868" w:author="The Si Tran" w:date="2012-12-10T07:33:00Z"/>
                <w:b/>
                <w:rPrChange w:id="9869" w:author="superchickend" w:date="2012-12-16T15:33:00Z">
                  <w:rPr>
                    <w:ins w:id="9870" w:author="The Si Tran" w:date="2012-12-10T07:33:00Z"/>
                    <w:rFonts w:ascii="Calibri" w:eastAsia="Times New Roman" w:hAnsi="Calibri"/>
                    <w:color w:val="000000"/>
                    <w:sz w:val="22"/>
                  </w:rPr>
                </w:rPrChange>
              </w:rPr>
              <w:pPrChange w:id="9871" w:author="superchickend" w:date="2012-12-16T15:32:00Z">
                <w:pPr>
                  <w:framePr w:hSpace="180" w:wrap="around" w:vAnchor="text" w:hAnchor="margin" w:y="486"/>
                  <w:spacing w:before="0" w:line="240" w:lineRule="auto"/>
                  <w:jc w:val="right"/>
                </w:pPr>
              </w:pPrChange>
            </w:pPr>
            <w:ins w:id="9872" w:author="The Si Tran" w:date="2012-12-10T07:33:00Z">
              <w:r w:rsidRPr="001301E0">
                <w:rPr>
                  <w:b/>
                  <w:rPrChange w:id="9873"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87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pPr>
              <w:pStyle w:val="BangBody"/>
              <w:jc w:val="center"/>
              <w:rPr>
                <w:ins w:id="9875" w:author="The Si Tran" w:date="2012-12-10T07:33:00Z"/>
                <w:b/>
                <w:rPrChange w:id="9876" w:author="superchickend" w:date="2012-12-16T15:33:00Z">
                  <w:rPr>
                    <w:ins w:id="9877" w:author="The Si Tran" w:date="2012-12-10T07:33:00Z"/>
                    <w:rFonts w:ascii="Calibri" w:eastAsia="Times New Roman" w:hAnsi="Calibri"/>
                    <w:color w:val="000000"/>
                    <w:sz w:val="22"/>
                  </w:rPr>
                </w:rPrChange>
              </w:rPr>
              <w:pPrChange w:id="9878" w:author="superchickend" w:date="2012-12-16T15:32:00Z">
                <w:pPr>
                  <w:framePr w:hSpace="180" w:wrap="around" w:vAnchor="text" w:hAnchor="margin" w:y="486"/>
                  <w:spacing w:before="0" w:line="240" w:lineRule="auto"/>
                  <w:jc w:val="right"/>
                </w:pPr>
              </w:pPrChange>
            </w:pPr>
            <w:ins w:id="9879" w:author="The Si Tran" w:date="2012-12-10T07:33:00Z">
              <w:r w:rsidRPr="001301E0">
                <w:rPr>
                  <w:b/>
                  <w:rPrChange w:id="9880"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88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pPr>
              <w:pStyle w:val="BangBody"/>
              <w:jc w:val="center"/>
              <w:rPr>
                <w:ins w:id="9882" w:author="The Si Tran" w:date="2012-12-10T07:33:00Z"/>
                <w:b/>
                <w:rPrChange w:id="9883" w:author="superchickend" w:date="2012-12-16T15:33:00Z">
                  <w:rPr>
                    <w:ins w:id="9884" w:author="The Si Tran" w:date="2012-12-10T07:33:00Z"/>
                    <w:rFonts w:ascii="Calibri" w:eastAsia="Times New Roman" w:hAnsi="Calibri"/>
                    <w:color w:val="000000"/>
                    <w:sz w:val="22"/>
                  </w:rPr>
                </w:rPrChange>
              </w:rPr>
              <w:pPrChange w:id="9885" w:author="superchickend" w:date="2012-12-16T15:32:00Z">
                <w:pPr>
                  <w:framePr w:hSpace="180" w:wrap="around" w:vAnchor="text" w:hAnchor="margin" w:y="486"/>
                  <w:spacing w:before="0" w:line="240" w:lineRule="auto"/>
                  <w:jc w:val="right"/>
                </w:pPr>
              </w:pPrChange>
            </w:pPr>
            <w:ins w:id="9886" w:author="The Si Tran" w:date="2012-12-10T07:33:00Z">
              <w:r w:rsidRPr="001301E0">
                <w:rPr>
                  <w:b/>
                  <w:rPrChange w:id="9887" w:author="superchickend" w:date="2012-12-16T15:33:00Z">
                    <w:rPr>
                      <w:rFonts w:ascii="Calibri" w:hAnsi="Calibri"/>
                      <w:sz w:val="22"/>
                    </w:rPr>
                  </w:rPrChange>
                </w:rPr>
                <w:t>1.32</w:t>
              </w:r>
            </w:ins>
          </w:p>
        </w:tc>
      </w:tr>
      <w:tr w:rsidR="003A1CA3" w:rsidRPr="003A1CA3" w14:paraId="61779DDC" w14:textId="77777777" w:rsidTr="003402BA">
        <w:trPr>
          <w:trHeight w:val="815"/>
          <w:ins w:id="9888" w:author="The Si Tran" w:date="2012-12-10T07:33:00Z"/>
          <w:trPrChange w:id="9889"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890"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891" w:author="The Si Tran" w:date="2012-12-10T07:33:00Z"/>
                <w:rPrChange w:id="9892" w:author="The Si Tran" w:date="2012-12-14T06:37:00Z">
                  <w:rPr>
                    <w:ins w:id="9893" w:author="The Si Tran" w:date="2012-12-10T07:33:00Z"/>
                    <w:rFonts w:ascii="Calibri" w:eastAsia="Times New Roman" w:hAnsi="Calibri"/>
                    <w:color w:val="000000"/>
                    <w:sz w:val="22"/>
                  </w:rPr>
                </w:rPrChange>
              </w:rPr>
              <w:pPrChange w:id="9894"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895"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896" w:author="The Si Tran" w:date="2012-12-10T07:33:00Z"/>
                <w:rPrChange w:id="9897" w:author="The Si Tran" w:date="2012-12-14T06:37:00Z">
                  <w:rPr>
                    <w:ins w:id="9898" w:author="The Si Tran" w:date="2012-12-10T07:33:00Z"/>
                    <w:rFonts w:ascii="Calibri" w:eastAsia="Times New Roman" w:hAnsi="Calibri"/>
                    <w:color w:val="000000"/>
                    <w:sz w:val="22"/>
                  </w:rPr>
                </w:rPrChange>
              </w:rPr>
              <w:pPrChange w:id="9899" w:author="The Si Tran" w:date="2012-12-16T08:45:00Z">
                <w:pPr>
                  <w:framePr w:hSpace="180" w:wrap="around" w:vAnchor="text" w:hAnchor="margin" w:y="486"/>
                  <w:spacing w:before="0" w:line="240" w:lineRule="auto"/>
                  <w:jc w:val="left"/>
                </w:pPr>
              </w:pPrChange>
            </w:pPr>
            <w:ins w:id="9900" w:author="The Si Tran" w:date="2012-12-10T07:33:00Z">
              <w:r w:rsidRPr="00E30631">
                <w:rPr>
                  <w:rPrChange w:id="9901" w:author="The Si Tran" w:date="2012-12-14T06:37:00Z">
                    <w:rPr>
                      <w:rFonts w:ascii="Calibri" w:hAnsi="Calibri"/>
                      <w:sz w:val="22"/>
                    </w:rPr>
                  </w:rPrChange>
                </w:rPr>
                <w:t>ARIMA(2, 0, 2)(0, 0, 0)0</w:t>
              </w:r>
              <w:r w:rsidRPr="00E30631">
                <w:rPr>
                  <w:rPrChange w:id="9902"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90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jc w:val="center"/>
              <w:rPr>
                <w:ins w:id="9904" w:author="The Si Tran" w:date="2012-12-10T07:33:00Z"/>
                <w:rPrChange w:id="9905" w:author="The Si Tran" w:date="2012-12-14T06:37:00Z">
                  <w:rPr>
                    <w:ins w:id="9906" w:author="The Si Tran" w:date="2012-12-10T07:33:00Z"/>
                    <w:rFonts w:ascii="Calibri" w:eastAsia="Times New Roman" w:hAnsi="Calibri"/>
                    <w:color w:val="000000"/>
                    <w:sz w:val="22"/>
                  </w:rPr>
                </w:rPrChange>
              </w:rPr>
              <w:pPrChange w:id="9907" w:author="superchickend" w:date="2012-12-16T15:33:00Z">
                <w:pPr>
                  <w:framePr w:hSpace="180" w:wrap="around" w:vAnchor="text" w:hAnchor="margin" w:y="486"/>
                  <w:spacing w:before="0" w:line="240" w:lineRule="auto"/>
                  <w:jc w:val="right"/>
                </w:pPr>
              </w:pPrChange>
            </w:pPr>
            <w:ins w:id="9908" w:author="The Si Tran" w:date="2012-12-10T07:33:00Z">
              <w:r w:rsidRPr="00E30631">
                <w:rPr>
                  <w:rPrChange w:id="9909"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9910"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jc w:val="center"/>
              <w:rPr>
                <w:ins w:id="9911" w:author="The Si Tran" w:date="2012-12-10T07:33:00Z"/>
                <w:rPrChange w:id="9912" w:author="The Si Tran" w:date="2012-12-14T06:37:00Z">
                  <w:rPr>
                    <w:ins w:id="9913" w:author="The Si Tran" w:date="2012-12-10T07:33:00Z"/>
                    <w:rFonts w:ascii="Calibri" w:eastAsia="Times New Roman" w:hAnsi="Calibri"/>
                    <w:color w:val="000000"/>
                    <w:sz w:val="22"/>
                  </w:rPr>
                </w:rPrChange>
              </w:rPr>
              <w:pPrChange w:id="9914" w:author="superchickend" w:date="2012-12-16T15:33:00Z">
                <w:pPr>
                  <w:framePr w:hSpace="180" w:wrap="around" w:vAnchor="text" w:hAnchor="margin" w:y="486"/>
                  <w:spacing w:before="0" w:line="240" w:lineRule="auto"/>
                  <w:jc w:val="right"/>
                </w:pPr>
              </w:pPrChange>
            </w:pPr>
            <w:ins w:id="9915" w:author="The Si Tran" w:date="2012-12-10T07:33:00Z">
              <w:r w:rsidRPr="00E30631">
                <w:rPr>
                  <w:rPrChange w:id="9916"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9917"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jc w:val="center"/>
              <w:rPr>
                <w:ins w:id="9918" w:author="The Si Tran" w:date="2012-12-10T07:33:00Z"/>
                <w:rPrChange w:id="9919" w:author="The Si Tran" w:date="2012-12-14T06:37:00Z">
                  <w:rPr>
                    <w:ins w:id="9920" w:author="The Si Tran" w:date="2012-12-10T07:33:00Z"/>
                    <w:rFonts w:ascii="Calibri" w:eastAsia="Times New Roman" w:hAnsi="Calibri"/>
                    <w:color w:val="000000"/>
                    <w:sz w:val="22"/>
                  </w:rPr>
                </w:rPrChange>
              </w:rPr>
              <w:pPrChange w:id="9921" w:author="superchickend" w:date="2012-12-16T15:33:00Z">
                <w:pPr>
                  <w:framePr w:hSpace="180" w:wrap="around" w:vAnchor="text" w:hAnchor="margin" w:y="486"/>
                  <w:spacing w:before="0" w:line="240" w:lineRule="auto"/>
                  <w:jc w:val="right"/>
                </w:pPr>
              </w:pPrChange>
            </w:pPr>
            <w:ins w:id="9922" w:author="The Si Tran" w:date="2012-12-10T07:33:00Z">
              <w:r w:rsidRPr="00E30631">
                <w:rPr>
                  <w:rPrChange w:id="9923" w:author="The Si Tran" w:date="2012-12-14T06:37:00Z">
                    <w:rPr>
                      <w:rFonts w:ascii="Calibri" w:hAnsi="Calibri"/>
                      <w:sz w:val="22"/>
                    </w:rPr>
                  </w:rPrChange>
                </w:rPr>
                <w:t>1.7</w:t>
              </w:r>
            </w:ins>
          </w:p>
        </w:tc>
      </w:tr>
    </w:tbl>
    <w:p w14:paraId="44EFD9C9" w14:textId="77777777" w:rsidR="003A1CA3" w:rsidRDefault="003A1CA3">
      <w:pPr>
        <w:rPr>
          <w:ins w:id="9924" w:author="The Si Tran" w:date="2012-12-10T07:33:00Z"/>
        </w:rPr>
        <w:pPrChange w:id="9925" w:author="The Si Tran" w:date="2012-12-10T07:32:00Z">
          <w:pPr>
            <w:pStyle w:val="Heading1"/>
            <w:jc w:val="left"/>
          </w:pPr>
        </w:pPrChange>
      </w:pPr>
    </w:p>
    <w:p w14:paraId="7792E666" w14:textId="064C8B36" w:rsidR="00726875" w:rsidRPr="004D696B" w:rsidRDefault="00E30631">
      <w:pPr>
        <w:pStyle w:val="Bang"/>
        <w:rPr>
          <w:ins w:id="9926" w:author="The Si Tran" w:date="2012-12-11T20:13:00Z"/>
        </w:rPr>
        <w:pPrChange w:id="9927" w:author="The Si Tran" w:date="2012-12-16T10:03:00Z">
          <w:pPr>
            <w:pStyle w:val="Heading3"/>
            <w:numPr>
              <w:ilvl w:val="0"/>
              <w:numId w:val="0"/>
            </w:numPr>
            <w:tabs>
              <w:tab w:val="clear" w:pos="1080"/>
            </w:tabs>
            <w:ind w:left="0" w:firstLine="0"/>
            <w:jc w:val="center"/>
          </w:pPr>
        </w:pPrChange>
      </w:pPr>
      <w:bookmarkStart w:id="9928" w:name="_Toc343033799"/>
      <w:bookmarkStart w:id="9929" w:name="_Toc343415632"/>
      <w:ins w:id="9930" w:author="The Si Tran" w:date="2012-12-14T06:38:00Z">
        <w:r w:rsidRPr="006041AD">
          <w:rPr>
            <w:b/>
          </w:rPr>
          <w:t>Bảng 6.7:</w:t>
        </w:r>
        <w:r w:rsidRPr="004D696B">
          <w:t xml:space="preserve"> Kết quả thực nghiệm chuỗi dữ liệu</w:t>
        </w:r>
        <w:r>
          <w:t xml:space="preserve"> </w:t>
        </w:r>
        <w:r w:rsidRPr="004D696B">
          <w:t>Prices</w:t>
        </w:r>
      </w:ins>
      <w:bookmarkEnd w:id="9928"/>
      <w:bookmarkEnd w:id="9929"/>
    </w:p>
    <w:tbl>
      <w:tblPr>
        <w:tblW w:w="9496" w:type="dxa"/>
        <w:tblLook w:val="04A0" w:firstRow="1" w:lastRow="0" w:firstColumn="1" w:lastColumn="0" w:noHBand="0" w:noVBand="1"/>
        <w:tblPrChange w:id="9931"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9932">
          <w:tblGrid>
            <w:gridCol w:w="1072"/>
            <w:gridCol w:w="6557"/>
            <w:gridCol w:w="767"/>
            <w:gridCol w:w="830"/>
            <w:gridCol w:w="828"/>
          </w:tblGrid>
        </w:tblGridChange>
      </w:tblGrid>
      <w:tr w:rsidR="00A80B78" w:rsidRPr="007F5C98" w14:paraId="1E2C0D10" w14:textId="77777777" w:rsidTr="003402BA">
        <w:trPr>
          <w:trHeight w:val="295"/>
          <w:ins w:id="9933" w:author="The Si Tran" w:date="2012-12-12T07:51:00Z"/>
          <w:trPrChange w:id="9934"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35"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936" w:author="The Si Tran" w:date="2012-12-12T07:51:00Z"/>
                <w:rPrChange w:id="9937" w:author="The Si Tran" w:date="2012-12-14T06:37:00Z">
                  <w:rPr>
                    <w:ins w:id="9938" w:author="The Si Tran" w:date="2012-12-12T07:51:00Z"/>
                    <w:rFonts w:eastAsia="Times New Roman"/>
                    <w:color w:val="000000"/>
                    <w:sz w:val="22"/>
                  </w:rPr>
                </w:rPrChange>
              </w:rPr>
              <w:pPrChange w:id="9939"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9940"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pPr>
              <w:pStyle w:val="BangBody"/>
              <w:jc w:val="center"/>
              <w:rPr>
                <w:ins w:id="9941" w:author="The Si Tran" w:date="2012-12-12T07:51:00Z"/>
                <w:b/>
                <w:rPrChange w:id="9942" w:author="superchickend" w:date="2012-12-16T15:33:00Z">
                  <w:rPr>
                    <w:ins w:id="9943" w:author="The Si Tran" w:date="2012-12-12T07:51:00Z"/>
                    <w:rFonts w:eastAsia="Times New Roman"/>
                    <w:color w:val="000000"/>
                    <w:sz w:val="22"/>
                  </w:rPr>
                </w:rPrChange>
              </w:rPr>
              <w:pPrChange w:id="9944" w:author="superchickend" w:date="2012-12-16T15:33:00Z">
                <w:pPr>
                  <w:spacing w:before="0" w:line="240" w:lineRule="auto"/>
                  <w:jc w:val="left"/>
                </w:pPr>
              </w:pPrChange>
            </w:pPr>
            <w:ins w:id="9945" w:author="The Si Tran" w:date="2012-12-12T07:51:00Z">
              <w:r w:rsidRPr="003402BA">
                <w:rPr>
                  <w:b/>
                  <w:rPrChange w:id="9946"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9947"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pPr>
              <w:pStyle w:val="BangBody"/>
              <w:jc w:val="center"/>
              <w:rPr>
                <w:ins w:id="9948" w:author="The Si Tran" w:date="2012-12-12T07:51:00Z"/>
                <w:b/>
                <w:rPrChange w:id="9949" w:author="superchickend" w:date="2012-12-16T15:33:00Z">
                  <w:rPr>
                    <w:ins w:id="9950" w:author="The Si Tran" w:date="2012-12-12T07:51:00Z"/>
                    <w:rFonts w:eastAsia="Times New Roman"/>
                    <w:color w:val="000000"/>
                    <w:sz w:val="22"/>
                  </w:rPr>
                </w:rPrChange>
              </w:rPr>
              <w:pPrChange w:id="9951" w:author="superchickend" w:date="2012-12-16T15:33:00Z">
                <w:pPr>
                  <w:spacing w:before="0" w:line="240" w:lineRule="auto"/>
                  <w:jc w:val="left"/>
                </w:pPr>
              </w:pPrChange>
            </w:pPr>
            <w:ins w:id="9952" w:author="The Si Tran" w:date="2012-12-12T07:51:00Z">
              <w:r w:rsidRPr="003402BA">
                <w:rPr>
                  <w:b/>
                  <w:rPrChange w:id="9953"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9954"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pPr>
              <w:pStyle w:val="BangBody"/>
              <w:jc w:val="center"/>
              <w:rPr>
                <w:ins w:id="9955" w:author="The Si Tran" w:date="2012-12-12T07:51:00Z"/>
                <w:b/>
                <w:rPrChange w:id="9956" w:author="superchickend" w:date="2012-12-16T15:33:00Z">
                  <w:rPr>
                    <w:ins w:id="9957" w:author="The Si Tran" w:date="2012-12-12T07:51:00Z"/>
                    <w:rFonts w:eastAsia="Times New Roman"/>
                    <w:color w:val="000000"/>
                    <w:sz w:val="22"/>
                  </w:rPr>
                </w:rPrChange>
              </w:rPr>
              <w:pPrChange w:id="9958" w:author="superchickend" w:date="2012-12-16T15:33:00Z">
                <w:pPr>
                  <w:spacing w:before="0" w:line="240" w:lineRule="auto"/>
                  <w:jc w:val="left"/>
                </w:pPr>
              </w:pPrChange>
            </w:pPr>
            <w:ins w:id="9959" w:author="The Si Tran" w:date="2012-12-12T07:51:00Z">
              <w:r w:rsidRPr="003402BA">
                <w:rPr>
                  <w:b/>
                  <w:rPrChange w:id="9960"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9961"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pPr>
              <w:pStyle w:val="BangBody"/>
              <w:jc w:val="center"/>
              <w:rPr>
                <w:ins w:id="9962" w:author="The Si Tran" w:date="2012-12-12T07:51:00Z"/>
                <w:b/>
                <w:rPrChange w:id="9963" w:author="superchickend" w:date="2012-12-16T15:33:00Z">
                  <w:rPr>
                    <w:ins w:id="9964" w:author="The Si Tran" w:date="2012-12-12T07:51:00Z"/>
                    <w:rFonts w:eastAsia="Times New Roman"/>
                    <w:color w:val="000000"/>
                    <w:sz w:val="22"/>
                  </w:rPr>
                </w:rPrChange>
              </w:rPr>
              <w:pPrChange w:id="9965" w:author="superchickend" w:date="2012-12-16T15:33:00Z">
                <w:pPr>
                  <w:spacing w:before="0" w:line="240" w:lineRule="auto"/>
                  <w:jc w:val="left"/>
                </w:pPr>
              </w:pPrChange>
            </w:pPr>
            <w:ins w:id="9966" w:author="The Si Tran" w:date="2012-12-12T07:51:00Z">
              <w:r w:rsidRPr="003402BA">
                <w:rPr>
                  <w:b/>
                  <w:rPrChange w:id="9967" w:author="superchickend" w:date="2012-12-16T15:33:00Z">
                    <w:rPr>
                      <w:sz w:val="22"/>
                    </w:rPr>
                  </w:rPrChange>
                </w:rPr>
                <w:t>MAPE</w:t>
              </w:r>
            </w:ins>
          </w:p>
        </w:tc>
      </w:tr>
      <w:tr w:rsidR="00A80B78" w:rsidRPr="007F5C98" w14:paraId="7021695F" w14:textId="77777777" w:rsidTr="003402BA">
        <w:trPr>
          <w:trHeight w:val="593"/>
          <w:ins w:id="9968" w:author="The Si Tran" w:date="2012-12-12T07:51:00Z"/>
          <w:trPrChange w:id="9969"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70"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pPr>
              <w:pStyle w:val="BangBody"/>
              <w:jc w:val="center"/>
              <w:rPr>
                <w:ins w:id="9971" w:author="The Si Tran" w:date="2012-12-12T07:51:00Z"/>
                <w:b/>
                <w:rPrChange w:id="9972" w:author="superchickend" w:date="2012-12-16T15:33:00Z">
                  <w:rPr>
                    <w:ins w:id="9973" w:author="The Si Tran" w:date="2012-12-12T07:51:00Z"/>
                    <w:rFonts w:eastAsia="Times New Roman"/>
                    <w:color w:val="000000"/>
                    <w:sz w:val="22"/>
                  </w:rPr>
                </w:rPrChange>
              </w:rPr>
              <w:pPrChange w:id="9974" w:author="superchickend" w:date="2012-12-16T15:33:00Z">
                <w:pPr>
                  <w:spacing w:before="0" w:line="240" w:lineRule="auto"/>
                  <w:jc w:val="center"/>
                </w:pPr>
              </w:pPrChange>
            </w:pPr>
            <w:ins w:id="9975" w:author="The Si Tran" w:date="2012-12-12T07:51:00Z">
              <w:r w:rsidRPr="003402BA">
                <w:rPr>
                  <w:b/>
                  <w:rPrChange w:id="9976"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997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978" w:author="The Si Tran" w:date="2012-12-12T07:51:00Z"/>
                <w:rPrChange w:id="9979" w:author="The Si Tran" w:date="2012-12-14T06:37:00Z">
                  <w:rPr>
                    <w:ins w:id="9980" w:author="The Si Tran" w:date="2012-12-12T07:51:00Z"/>
                    <w:rFonts w:eastAsia="Times New Roman"/>
                    <w:color w:val="000000"/>
                    <w:sz w:val="22"/>
                  </w:rPr>
                </w:rPrChange>
              </w:rPr>
              <w:pPrChange w:id="9981" w:author="The Si Tran" w:date="2012-12-16T08:46:00Z">
                <w:pPr>
                  <w:spacing w:before="0" w:line="240" w:lineRule="auto"/>
                  <w:jc w:val="left"/>
                </w:pPr>
              </w:pPrChange>
            </w:pPr>
            <w:ins w:id="9982" w:author="The Si Tran" w:date="2012-12-12T07:51:00Z">
              <w:r w:rsidRPr="00E30631">
                <w:rPr>
                  <w:rPrChange w:id="9983"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98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jc w:val="center"/>
              <w:rPr>
                <w:ins w:id="9985" w:author="The Si Tran" w:date="2012-12-12T07:51:00Z"/>
                <w:rPrChange w:id="9986" w:author="The Si Tran" w:date="2012-12-14T06:37:00Z">
                  <w:rPr>
                    <w:ins w:id="9987" w:author="The Si Tran" w:date="2012-12-12T07:51:00Z"/>
                    <w:rFonts w:eastAsia="Times New Roman"/>
                    <w:color w:val="000000"/>
                    <w:sz w:val="22"/>
                  </w:rPr>
                </w:rPrChange>
              </w:rPr>
              <w:pPrChange w:id="9988" w:author="superchickend" w:date="2012-12-16T15:33:00Z">
                <w:pPr>
                  <w:spacing w:before="0" w:line="240" w:lineRule="auto"/>
                  <w:jc w:val="right"/>
                </w:pPr>
              </w:pPrChange>
            </w:pPr>
            <w:ins w:id="9989" w:author="The Si Tran" w:date="2012-12-12T07:51:00Z">
              <w:r w:rsidRPr="00E30631">
                <w:rPr>
                  <w:rPrChange w:id="9990"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999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jc w:val="center"/>
              <w:rPr>
                <w:ins w:id="9992" w:author="The Si Tran" w:date="2012-12-12T07:51:00Z"/>
                <w:rPrChange w:id="9993" w:author="The Si Tran" w:date="2012-12-14T06:37:00Z">
                  <w:rPr>
                    <w:ins w:id="9994" w:author="The Si Tran" w:date="2012-12-12T07:51:00Z"/>
                    <w:rFonts w:eastAsia="Times New Roman"/>
                    <w:color w:val="000000"/>
                    <w:sz w:val="22"/>
                  </w:rPr>
                </w:rPrChange>
              </w:rPr>
              <w:pPrChange w:id="9995" w:author="superchickend" w:date="2012-12-16T15:33:00Z">
                <w:pPr>
                  <w:spacing w:before="0" w:line="240" w:lineRule="auto"/>
                  <w:jc w:val="right"/>
                </w:pPr>
              </w:pPrChange>
            </w:pPr>
            <w:ins w:id="9996" w:author="The Si Tran" w:date="2012-12-12T07:51:00Z">
              <w:r w:rsidRPr="00E30631">
                <w:rPr>
                  <w:rPrChange w:id="9997"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999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jc w:val="center"/>
              <w:rPr>
                <w:ins w:id="9999" w:author="The Si Tran" w:date="2012-12-12T07:51:00Z"/>
                <w:rPrChange w:id="10000" w:author="The Si Tran" w:date="2012-12-14T06:37:00Z">
                  <w:rPr>
                    <w:ins w:id="10001" w:author="The Si Tran" w:date="2012-12-12T07:51:00Z"/>
                    <w:rFonts w:eastAsia="Times New Roman"/>
                    <w:color w:val="000000"/>
                    <w:sz w:val="22"/>
                  </w:rPr>
                </w:rPrChange>
              </w:rPr>
              <w:pPrChange w:id="10002" w:author="superchickend" w:date="2012-12-16T15:33:00Z">
                <w:pPr>
                  <w:spacing w:before="0" w:line="240" w:lineRule="auto"/>
                  <w:jc w:val="right"/>
                </w:pPr>
              </w:pPrChange>
            </w:pPr>
            <w:ins w:id="10003" w:author="The Si Tran" w:date="2012-12-12T07:51:00Z">
              <w:r w:rsidRPr="00E30631">
                <w:rPr>
                  <w:rPrChange w:id="10004" w:author="The Si Tran" w:date="2012-12-14T06:37:00Z">
                    <w:rPr>
                      <w:sz w:val="22"/>
                    </w:rPr>
                  </w:rPrChange>
                </w:rPr>
                <w:t>2.2</w:t>
              </w:r>
            </w:ins>
          </w:p>
        </w:tc>
      </w:tr>
      <w:tr w:rsidR="00A80B78" w:rsidRPr="007F5C98" w14:paraId="31026145" w14:textId="77777777" w:rsidTr="003402BA">
        <w:trPr>
          <w:trHeight w:val="593"/>
          <w:ins w:id="10005" w:author="The Si Tran" w:date="2012-12-12T07:51:00Z"/>
          <w:trPrChange w:id="10006"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10007"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pPr>
              <w:pStyle w:val="BangBody"/>
              <w:jc w:val="center"/>
              <w:rPr>
                <w:ins w:id="10008" w:author="The Si Tran" w:date="2012-12-12T07:51:00Z"/>
                <w:b/>
                <w:rPrChange w:id="10009" w:author="superchickend" w:date="2012-12-16T15:33:00Z">
                  <w:rPr>
                    <w:ins w:id="10010" w:author="The Si Tran" w:date="2012-12-12T07:51:00Z"/>
                    <w:rFonts w:eastAsia="Times New Roman"/>
                    <w:color w:val="000000"/>
                    <w:sz w:val="22"/>
                  </w:rPr>
                </w:rPrChange>
              </w:rPr>
              <w:pPrChange w:id="10011"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1001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10013" w:author="The Si Tran" w:date="2012-12-12T07:51:00Z"/>
                <w:rPrChange w:id="10014" w:author="The Si Tran" w:date="2012-12-14T06:37:00Z">
                  <w:rPr>
                    <w:ins w:id="10015" w:author="The Si Tran" w:date="2012-12-12T07:51:00Z"/>
                    <w:rFonts w:eastAsia="Times New Roman"/>
                    <w:color w:val="000000"/>
                    <w:sz w:val="22"/>
                  </w:rPr>
                </w:rPrChange>
              </w:rPr>
              <w:pPrChange w:id="10016" w:author="The Si Tran" w:date="2012-12-16T08:46:00Z">
                <w:pPr>
                  <w:spacing w:before="0" w:line="240" w:lineRule="auto"/>
                  <w:jc w:val="left"/>
                </w:pPr>
              </w:pPrChange>
            </w:pPr>
            <w:ins w:id="10017" w:author="The Si Tran" w:date="2012-12-12T07:51:00Z">
              <w:r w:rsidRPr="00E30631">
                <w:rPr>
                  <w:rPrChange w:id="10018"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1001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jc w:val="center"/>
              <w:rPr>
                <w:ins w:id="10020" w:author="The Si Tran" w:date="2012-12-12T07:51:00Z"/>
                <w:rPrChange w:id="10021" w:author="The Si Tran" w:date="2012-12-14T06:37:00Z">
                  <w:rPr>
                    <w:ins w:id="10022" w:author="The Si Tran" w:date="2012-12-12T07:51:00Z"/>
                    <w:rFonts w:eastAsia="Times New Roman"/>
                    <w:color w:val="000000"/>
                    <w:sz w:val="22"/>
                  </w:rPr>
                </w:rPrChange>
              </w:rPr>
              <w:pPrChange w:id="10023" w:author="superchickend" w:date="2012-12-16T15:33:00Z">
                <w:pPr>
                  <w:spacing w:before="0" w:line="240" w:lineRule="auto"/>
                  <w:jc w:val="right"/>
                </w:pPr>
              </w:pPrChange>
            </w:pPr>
            <w:ins w:id="10024" w:author="The Si Tran" w:date="2012-12-12T07:51:00Z">
              <w:r w:rsidRPr="00E30631">
                <w:rPr>
                  <w:rPrChange w:id="10025"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1002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jc w:val="center"/>
              <w:rPr>
                <w:ins w:id="10027" w:author="The Si Tran" w:date="2012-12-12T07:51:00Z"/>
                <w:rPrChange w:id="10028" w:author="The Si Tran" w:date="2012-12-14T06:37:00Z">
                  <w:rPr>
                    <w:ins w:id="10029" w:author="The Si Tran" w:date="2012-12-12T07:51:00Z"/>
                    <w:rFonts w:eastAsia="Times New Roman"/>
                    <w:color w:val="000000"/>
                    <w:sz w:val="22"/>
                  </w:rPr>
                </w:rPrChange>
              </w:rPr>
              <w:pPrChange w:id="10030" w:author="superchickend" w:date="2012-12-16T15:33:00Z">
                <w:pPr>
                  <w:spacing w:before="0" w:line="240" w:lineRule="auto"/>
                  <w:jc w:val="right"/>
                </w:pPr>
              </w:pPrChange>
            </w:pPr>
            <w:ins w:id="10031" w:author="The Si Tran" w:date="2012-12-12T07:51:00Z">
              <w:r w:rsidRPr="00E30631">
                <w:rPr>
                  <w:rPrChange w:id="10032"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1003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jc w:val="center"/>
              <w:rPr>
                <w:ins w:id="10034" w:author="The Si Tran" w:date="2012-12-12T07:51:00Z"/>
                <w:rPrChange w:id="10035" w:author="The Si Tran" w:date="2012-12-14T06:37:00Z">
                  <w:rPr>
                    <w:ins w:id="10036" w:author="The Si Tran" w:date="2012-12-12T07:51:00Z"/>
                    <w:rFonts w:eastAsia="Times New Roman"/>
                    <w:color w:val="000000"/>
                    <w:sz w:val="22"/>
                  </w:rPr>
                </w:rPrChange>
              </w:rPr>
              <w:pPrChange w:id="10037" w:author="superchickend" w:date="2012-12-16T15:33:00Z">
                <w:pPr>
                  <w:spacing w:before="0" w:line="240" w:lineRule="auto"/>
                  <w:jc w:val="right"/>
                </w:pPr>
              </w:pPrChange>
            </w:pPr>
            <w:ins w:id="10038" w:author="The Si Tran" w:date="2012-12-12T07:51:00Z">
              <w:r w:rsidRPr="00E30631">
                <w:rPr>
                  <w:rPrChange w:id="10039" w:author="The Si Tran" w:date="2012-12-14T06:37:00Z">
                    <w:rPr>
                      <w:sz w:val="22"/>
                    </w:rPr>
                  </w:rPrChange>
                </w:rPr>
                <w:t>3.08</w:t>
              </w:r>
            </w:ins>
          </w:p>
        </w:tc>
      </w:tr>
      <w:tr w:rsidR="00A80B78" w:rsidRPr="007F5C98" w14:paraId="7AFBC497" w14:textId="77777777" w:rsidTr="003402BA">
        <w:trPr>
          <w:trHeight w:val="295"/>
          <w:ins w:id="10040" w:author="The Si Tran" w:date="2012-12-12T07:51:00Z"/>
          <w:trPrChange w:id="10041"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10042"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pPr>
              <w:pStyle w:val="BangBody"/>
              <w:jc w:val="center"/>
              <w:rPr>
                <w:ins w:id="10043" w:author="The Si Tran" w:date="2012-12-12T07:51:00Z"/>
                <w:b/>
                <w:rPrChange w:id="10044" w:author="superchickend" w:date="2012-12-16T15:33:00Z">
                  <w:rPr>
                    <w:ins w:id="10045" w:author="The Si Tran" w:date="2012-12-12T07:51:00Z"/>
                    <w:rFonts w:eastAsia="Times New Roman"/>
                    <w:color w:val="000000"/>
                    <w:sz w:val="22"/>
                  </w:rPr>
                </w:rPrChange>
              </w:rPr>
              <w:pPrChange w:id="10046" w:author="superchickend" w:date="2012-12-16T15:33:00Z">
                <w:pPr>
                  <w:spacing w:before="0" w:line="240" w:lineRule="auto"/>
                  <w:jc w:val="center"/>
                </w:pPr>
              </w:pPrChange>
            </w:pPr>
            <w:ins w:id="10047" w:author="The Si Tran" w:date="2012-12-12T07:51:00Z">
              <w:r w:rsidRPr="003402BA">
                <w:rPr>
                  <w:b/>
                  <w:rPrChange w:id="10048"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1004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10050" w:author="The Si Tran" w:date="2012-12-12T07:51:00Z"/>
                <w:rPrChange w:id="10051" w:author="The Si Tran" w:date="2012-12-14T06:37:00Z">
                  <w:rPr>
                    <w:ins w:id="10052" w:author="The Si Tran" w:date="2012-12-12T07:51:00Z"/>
                    <w:rFonts w:eastAsia="Times New Roman"/>
                    <w:color w:val="000000"/>
                    <w:sz w:val="22"/>
                  </w:rPr>
                </w:rPrChange>
              </w:rPr>
              <w:pPrChange w:id="10053" w:author="The Si Tran" w:date="2012-12-16T08:46:00Z">
                <w:pPr>
                  <w:spacing w:before="0" w:line="240" w:lineRule="auto"/>
                  <w:jc w:val="left"/>
                </w:pPr>
              </w:pPrChange>
            </w:pPr>
            <w:ins w:id="10054" w:author="The Si Tran" w:date="2012-12-12T07:51:00Z">
              <w:r w:rsidRPr="00E30631">
                <w:rPr>
                  <w:rPrChange w:id="10055"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1005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pPr>
              <w:pStyle w:val="BangBody"/>
              <w:jc w:val="center"/>
              <w:rPr>
                <w:ins w:id="10057" w:author="The Si Tran" w:date="2012-12-12T07:51:00Z"/>
                <w:b/>
                <w:rPrChange w:id="10058" w:author="superchickend" w:date="2012-12-16T15:34:00Z">
                  <w:rPr>
                    <w:ins w:id="10059" w:author="The Si Tran" w:date="2012-12-12T07:51:00Z"/>
                    <w:rFonts w:eastAsia="Times New Roman"/>
                    <w:color w:val="000000"/>
                    <w:sz w:val="22"/>
                  </w:rPr>
                </w:rPrChange>
              </w:rPr>
              <w:pPrChange w:id="10060" w:author="superchickend" w:date="2012-12-16T15:33:00Z">
                <w:pPr>
                  <w:spacing w:before="0" w:line="240" w:lineRule="auto"/>
                  <w:jc w:val="right"/>
                </w:pPr>
              </w:pPrChange>
            </w:pPr>
            <w:ins w:id="10061" w:author="The Si Tran" w:date="2012-12-12T07:51:00Z">
              <w:r w:rsidRPr="003402BA">
                <w:rPr>
                  <w:b/>
                  <w:rPrChange w:id="10062"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1006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pPr>
              <w:pStyle w:val="BangBody"/>
              <w:jc w:val="center"/>
              <w:rPr>
                <w:ins w:id="10064" w:author="The Si Tran" w:date="2012-12-12T07:51:00Z"/>
                <w:b/>
                <w:rPrChange w:id="10065" w:author="superchickend" w:date="2012-12-16T15:34:00Z">
                  <w:rPr>
                    <w:ins w:id="10066" w:author="The Si Tran" w:date="2012-12-12T07:51:00Z"/>
                    <w:rFonts w:eastAsia="Times New Roman"/>
                    <w:color w:val="000000"/>
                    <w:sz w:val="22"/>
                  </w:rPr>
                </w:rPrChange>
              </w:rPr>
              <w:pPrChange w:id="10067" w:author="superchickend" w:date="2012-12-16T15:33:00Z">
                <w:pPr>
                  <w:spacing w:before="0" w:line="240" w:lineRule="auto"/>
                  <w:jc w:val="right"/>
                </w:pPr>
              </w:pPrChange>
            </w:pPr>
            <w:ins w:id="10068" w:author="The Si Tran" w:date="2012-12-12T07:51:00Z">
              <w:r w:rsidRPr="003402BA">
                <w:rPr>
                  <w:b/>
                  <w:rPrChange w:id="10069"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1007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pPr>
              <w:pStyle w:val="BangBody"/>
              <w:jc w:val="center"/>
              <w:rPr>
                <w:ins w:id="10071" w:author="The Si Tran" w:date="2012-12-12T07:51:00Z"/>
                <w:b/>
                <w:rPrChange w:id="10072" w:author="superchickend" w:date="2012-12-16T15:34:00Z">
                  <w:rPr>
                    <w:ins w:id="10073" w:author="The Si Tran" w:date="2012-12-12T07:51:00Z"/>
                    <w:rFonts w:eastAsia="Times New Roman"/>
                    <w:color w:val="000000"/>
                    <w:sz w:val="22"/>
                  </w:rPr>
                </w:rPrChange>
              </w:rPr>
              <w:pPrChange w:id="10074" w:author="superchickend" w:date="2012-12-16T15:33:00Z">
                <w:pPr>
                  <w:spacing w:before="0" w:line="240" w:lineRule="auto"/>
                  <w:jc w:val="right"/>
                </w:pPr>
              </w:pPrChange>
            </w:pPr>
            <w:ins w:id="10075" w:author="The Si Tran" w:date="2012-12-12T07:51:00Z">
              <w:r w:rsidRPr="003402BA">
                <w:rPr>
                  <w:b/>
                  <w:rPrChange w:id="10076" w:author="superchickend" w:date="2012-12-16T15:34:00Z">
                    <w:rPr>
                      <w:sz w:val="22"/>
                    </w:rPr>
                  </w:rPrChange>
                </w:rPr>
                <w:t>1.19</w:t>
              </w:r>
            </w:ins>
          </w:p>
        </w:tc>
      </w:tr>
      <w:tr w:rsidR="00A80B78" w:rsidRPr="007F5C98" w14:paraId="7815F608" w14:textId="77777777" w:rsidTr="003402BA">
        <w:trPr>
          <w:trHeight w:val="891"/>
          <w:ins w:id="10077" w:author="The Si Tran" w:date="2012-12-12T07:51:00Z"/>
          <w:trPrChange w:id="10078"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79"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pPr>
              <w:pStyle w:val="BangBody"/>
              <w:jc w:val="center"/>
              <w:rPr>
                <w:ins w:id="10080" w:author="The Si Tran" w:date="2012-12-12T07:51:00Z"/>
                <w:b/>
                <w:rPrChange w:id="10081" w:author="superchickend" w:date="2012-12-16T15:33:00Z">
                  <w:rPr>
                    <w:ins w:id="10082" w:author="The Si Tran" w:date="2012-12-12T07:51:00Z"/>
                    <w:rFonts w:eastAsia="Times New Roman"/>
                    <w:color w:val="000000"/>
                    <w:sz w:val="22"/>
                  </w:rPr>
                </w:rPrChange>
              </w:rPr>
              <w:pPrChange w:id="10083" w:author="superchickend" w:date="2012-12-16T15:33:00Z">
                <w:pPr>
                  <w:spacing w:before="0" w:line="240" w:lineRule="auto"/>
                  <w:jc w:val="center"/>
                </w:pPr>
              </w:pPrChange>
            </w:pPr>
            <w:ins w:id="10084" w:author="The Si Tran" w:date="2012-12-12T07:51:00Z">
              <w:r w:rsidRPr="003402BA">
                <w:rPr>
                  <w:b/>
                  <w:rPrChange w:id="10085"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1008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10087" w:author="The Si Tran" w:date="2012-12-12T07:51:00Z"/>
                <w:rPrChange w:id="10088" w:author="The Si Tran" w:date="2012-12-14T06:37:00Z">
                  <w:rPr>
                    <w:ins w:id="10089" w:author="The Si Tran" w:date="2012-12-12T07:51:00Z"/>
                    <w:rFonts w:eastAsia="Times New Roman"/>
                    <w:color w:val="000000"/>
                    <w:sz w:val="22"/>
                  </w:rPr>
                </w:rPrChange>
              </w:rPr>
              <w:pPrChange w:id="10090" w:author="The Si Tran" w:date="2012-12-16T08:46:00Z">
                <w:pPr>
                  <w:spacing w:before="0" w:line="240" w:lineRule="auto"/>
                  <w:jc w:val="left"/>
                </w:pPr>
              </w:pPrChange>
            </w:pPr>
            <w:ins w:id="10091" w:author="The Si Tran" w:date="2012-12-12T07:51:00Z">
              <w:r w:rsidRPr="00E30631">
                <w:rPr>
                  <w:rPrChange w:id="10092" w:author="The Si Tran" w:date="2012-12-14T06:37:00Z">
                    <w:rPr>
                      <w:sz w:val="22"/>
                    </w:rPr>
                  </w:rPrChange>
                </w:rPr>
                <w:t>ARIMA(2, 1, 2)(0, 0, 0)0</w:t>
              </w:r>
              <w:r w:rsidRPr="00E30631">
                <w:rPr>
                  <w:rPrChange w:id="10093"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1009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pPr>
              <w:pStyle w:val="BangBody"/>
              <w:jc w:val="center"/>
              <w:rPr>
                <w:ins w:id="10095" w:author="The Si Tran" w:date="2012-12-12T07:51:00Z"/>
                <w:b/>
                <w:rPrChange w:id="10096" w:author="superchickend" w:date="2012-12-16T15:33:00Z">
                  <w:rPr>
                    <w:ins w:id="10097" w:author="The Si Tran" w:date="2012-12-12T07:51:00Z"/>
                    <w:rFonts w:eastAsia="Times New Roman"/>
                    <w:color w:val="000000"/>
                    <w:sz w:val="22"/>
                  </w:rPr>
                </w:rPrChange>
              </w:rPr>
              <w:pPrChange w:id="10098" w:author="superchickend" w:date="2012-12-16T15:33:00Z">
                <w:pPr>
                  <w:spacing w:before="0" w:line="240" w:lineRule="auto"/>
                  <w:jc w:val="right"/>
                </w:pPr>
              </w:pPrChange>
            </w:pPr>
            <w:ins w:id="10099" w:author="The Si Tran" w:date="2012-12-12T07:51:00Z">
              <w:r w:rsidRPr="003402BA">
                <w:rPr>
                  <w:b/>
                  <w:rPrChange w:id="10100"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1010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pPr>
              <w:pStyle w:val="BangBody"/>
              <w:jc w:val="center"/>
              <w:rPr>
                <w:ins w:id="10102" w:author="The Si Tran" w:date="2012-12-12T07:51:00Z"/>
                <w:b/>
                <w:rPrChange w:id="10103" w:author="superchickend" w:date="2012-12-16T15:33:00Z">
                  <w:rPr>
                    <w:ins w:id="10104" w:author="The Si Tran" w:date="2012-12-12T07:51:00Z"/>
                    <w:rFonts w:eastAsia="Times New Roman"/>
                    <w:color w:val="000000"/>
                    <w:sz w:val="22"/>
                  </w:rPr>
                </w:rPrChange>
              </w:rPr>
              <w:pPrChange w:id="10105" w:author="superchickend" w:date="2012-12-16T15:33:00Z">
                <w:pPr>
                  <w:spacing w:before="0" w:line="240" w:lineRule="auto"/>
                  <w:jc w:val="right"/>
                </w:pPr>
              </w:pPrChange>
            </w:pPr>
            <w:ins w:id="10106" w:author="The Si Tran" w:date="2012-12-12T07:51:00Z">
              <w:r w:rsidRPr="003402BA">
                <w:rPr>
                  <w:b/>
                  <w:rPrChange w:id="10107"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1010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pPr>
              <w:pStyle w:val="BangBody"/>
              <w:jc w:val="center"/>
              <w:rPr>
                <w:ins w:id="10109" w:author="The Si Tran" w:date="2012-12-12T07:51:00Z"/>
                <w:b/>
                <w:rPrChange w:id="10110" w:author="superchickend" w:date="2012-12-16T15:33:00Z">
                  <w:rPr>
                    <w:ins w:id="10111" w:author="The Si Tran" w:date="2012-12-12T07:51:00Z"/>
                    <w:rFonts w:eastAsia="Times New Roman"/>
                    <w:color w:val="000000"/>
                    <w:sz w:val="22"/>
                  </w:rPr>
                </w:rPrChange>
              </w:rPr>
              <w:pPrChange w:id="10112" w:author="superchickend" w:date="2012-12-16T15:33:00Z">
                <w:pPr>
                  <w:spacing w:before="0" w:line="240" w:lineRule="auto"/>
                  <w:jc w:val="right"/>
                </w:pPr>
              </w:pPrChange>
            </w:pPr>
            <w:ins w:id="10113" w:author="The Si Tran" w:date="2012-12-12T07:51:00Z">
              <w:r w:rsidRPr="003402BA">
                <w:rPr>
                  <w:b/>
                  <w:rPrChange w:id="10114" w:author="superchickend" w:date="2012-12-16T15:33:00Z">
                    <w:rPr>
                      <w:sz w:val="22"/>
                    </w:rPr>
                  </w:rPrChange>
                </w:rPr>
                <w:t>1.18</w:t>
              </w:r>
            </w:ins>
          </w:p>
        </w:tc>
      </w:tr>
      <w:tr w:rsidR="00A80B78" w:rsidRPr="007F5C98" w14:paraId="69CCC02C" w14:textId="77777777" w:rsidTr="003402BA">
        <w:trPr>
          <w:trHeight w:val="891"/>
          <w:ins w:id="10115" w:author="The Si Tran" w:date="2012-12-12T07:51:00Z"/>
          <w:trPrChange w:id="10116"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10117"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10118" w:author="The Si Tran" w:date="2012-12-12T07:51:00Z"/>
                <w:rPrChange w:id="10119" w:author="The Si Tran" w:date="2012-12-14T06:37:00Z">
                  <w:rPr>
                    <w:ins w:id="10120" w:author="The Si Tran" w:date="2012-12-12T07:51:00Z"/>
                    <w:rFonts w:eastAsia="Times New Roman"/>
                    <w:color w:val="000000"/>
                    <w:sz w:val="22"/>
                  </w:rPr>
                </w:rPrChange>
              </w:rPr>
              <w:pPrChange w:id="10121"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1012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10123" w:author="The Si Tran" w:date="2012-12-12T07:51:00Z"/>
                <w:rPrChange w:id="10124" w:author="The Si Tran" w:date="2012-12-14T06:37:00Z">
                  <w:rPr>
                    <w:ins w:id="10125" w:author="The Si Tran" w:date="2012-12-12T07:51:00Z"/>
                    <w:rFonts w:eastAsia="Times New Roman"/>
                    <w:color w:val="000000"/>
                    <w:sz w:val="22"/>
                  </w:rPr>
                </w:rPrChange>
              </w:rPr>
              <w:pPrChange w:id="10126" w:author="The Si Tran" w:date="2012-12-16T08:46:00Z">
                <w:pPr>
                  <w:spacing w:before="0" w:line="240" w:lineRule="auto"/>
                  <w:jc w:val="left"/>
                </w:pPr>
              </w:pPrChange>
            </w:pPr>
            <w:ins w:id="10127" w:author="The Si Tran" w:date="2012-12-12T07:51:00Z">
              <w:r w:rsidRPr="00E30631">
                <w:rPr>
                  <w:rPrChange w:id="10128" w:author="The Si Tran" w:date="2012-12-14T06:37:00Z">
                    <w:rPr>
                      <w:sz w:val="22"/>
                    </w:rPr>
                  </w:rPrChange>
                </w:rPr>
                <w:t>ARIMA(2, 0, 2)(0, 0, 0)0</w:t>
              </w:r>
              <w:r w:rsidRPr="00E30631">
                <w:rPr>
                  <w:rPrChange w:id="10129"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1013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jc w:val="center"/>
              <w:rPr>
                <w:ins w:id="10131" w:author="The Si Tran" w:date="2012-12-12T07:51:00Z"/>
                <w:rPrChange w:id="10132" w:author="The Si Tran" w:date="2012-12-14T06:37:00Z">
                  <w:rPr>
                    <w:ins w:id="10133" w:author="The Si Tran" w:date="2012-12-12T07:51:00Z"/>
                    <w:rFonts w:eastAsia="Times New Roman"/>
                    <w:color w:val="000000"/>
                    <w:sz w:val="22"/>
                  </w:rPr>
                </w:rPrChange>
              </w:rPr>
              <w:pPrChange w:id="10134" w:author="superchickend" w:date="2012-12-16T15:33:00Z">
                <w:pPr>
                  <w:spacing w:before="0" w:line="240" w:lineRule="auto"/>
                  <w:jc w:val="right"/>
                </w:pPr>
              </w:pPrChange>
            </w:pPr>
            <w:ins w:id="10135" w:author="The Si Tran" w:date="2012-12-12T07:51:00Z">
              <w:r w:rsidRPr="00E30631">
                <w:rPr>
                  <w:rPrChange w:id="10136"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1013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jc w:val="center"/>
              <w:rPr>
                <w:ins w:id="10138" w:author="The Si Tran" w:date="2012-12-12T07:51:00Z"/>
                <w:rPrChange w:id="10139" w:author="The Si Tran" w:date="2012-12-14T06:37:00Z">
                  <w:rPr>
                    <w:ins w:id="10140" w:author="The Si Tran" w:date="2012-12-12T07:51:00Z"/>
                    <w:rFonts w:eastAsia="Times New Roman"/>
                    <w:color w:val="000000"/>
                    <w:sz w:val="22"/>
                  </w:rPr>
                </w:rPrChange>
              </w:rPr>
              <w:pPrChange w:id="10141" w:author="superchickend" w:date="2012-12-16T15:33:00Z">
                <w:pPr>
                  <w:spacing w:before="0" w:line="240" w:lineRule="auto"/>
                  <w:jc w:val="right"/>
                </w:pPr>
              </w:pPrChange>
            </w:pPr>
            <w:ins w:id="10142" w:author="The Si Tran" w:date="2012-12-12T07:51:00Z">
              <w:r w:rsidRPr="00E30631">
                <w:rPr>
                  <w:rPrChange w:id="10143"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1014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jc w:val="center"/>
              <w:rPr>
                <w:ins w:id="10145" w:author="The Si Tran" w:date="2012-12-12T07:51:00Z"/>
                <w:rPrChange w:id="10146" w:author="The Si Tran" w:date="2012-12-14T06:37:00Z">
                  <w:rPr>
                    <w:ins w:id="10147" w:author="The Si Tran" w:date="2012-12-12T07:51:00Z"/>
                    <w:rFonts w:eastAsia="Times New Roman"/>
                    <w:color w:val="000000"/>
                    <w:sz w:val="22"/>
                  </w:rPr>
                </w:rPrChange>
              </w:rPr>
              <w:pPrChange w:id="10148" w:author="superchickend" w:date="2012-12-16T15:33:00Z">
                <w:pPr>
                  <w:spacing w:before="0" w:line="240" w:lineRule="auto"/>
                  <w:jc w:val="right"/>
                </w:pPr>
              </w:pPrChange>
            </w:pPr>
            <w:ins w:id="10149" w:author="The Si Tran" w:date="2012-12-12T07:51:00Z">
              <w:r w:rsidRPr="00E30631">
                <w:rPr>
                  <w:rPrChange w:id="10150" w:author="The Si Tran" w:date="2012-12-14T06:37:00Z">
                    <w:rPr>
                      <w:sz w:val="22"/>
                    </w:rPr>
                  </w:rPrChange>
                </w:rPr>
                <w:t>1.19</w:t>
              </w:r>
            </w:ins>
          </w:p>
        </w:tc>
      </w:tr>
    </w:tbl>
    <w:p w14:paraId="6EF557CF" w14:textId="77777777" w:rsidR="003A1CA3" w:rsidRDefault="003A1CA3">
      <w:pPr>
        <w:rPr>
          <w:ins w:id="10151" w:author="The Si Tran" w:date="2012-12-14T06:38:00Z"/>
        </w:rPr>
        <w:pPrChange w:id="10152" w:author="The Si Tran" w:date="2012-12-10T07:32:00Z">
          <w:pPr>
            <w:pStyle w:val="Heading1"/>
            <w:jc w:val="left"/>
          </w:pPr>
        </w:pPrChange>
      </w:pPr>
    </w:p>
    <w:p w14:paraId="48A8E9F6" w14:textId="77777777" w:rsidR="00E30631" w:rsidRDefault="00E30631">
      <w:pPr>
        <w:rPr>
          <w:ins w:id="10153" w:author="The Si Tran" w:date="2012-12-14T06:38:00Z"/>
        </w:rPr>
        <w:pPrChange w:id="10154" w:author="The Si Tran" w:date="2012-12-10T07:32:00Z">
          <w:pPr>
            <w:pStyle w:val="Heading1"/>
            <w:jc w:val="left"/>
          </w:pPr>
        </w:pPrChange>
      </w:pPr>
    </w:p>
    <w:p w14:paraId="13245398" w14:textId="77777777" w:rsidR="00E30631" w:rsidRDefault="00E30631">
      <w:pPr>
        <w:rPr>
          <w:ins w:id="10155" w:author="The Si Tran" w:date="2012-12-14T06:38:00Z"/>
        </w:rPr>
        <w:pPrChange w:id="10156" w:author="The Si Tran" w:date="2012-12-10T07:32:00Z">
          <w:pPr>
            <w:pStyle w:val="Heading1"/>
            <w:jc w:val="left"/>
          </w:pPr>
        </w:pPrChange>
      </w:pPr>
    </w:p>
    <w:p w14:paraId="73A79DCC" w14:textId="77777777" w:rsidR="00E30631" w:rsidRDefault="00E30631">
      <w:pPr>
        <w:rPr>
          <w:ins w:id="10157" w:author="The Si Tran" w:date="2012-12-14T06:38:00Z"/>
        </w:rPr>
        <w:pPrChange w:id="10158" w:author="The Si Tran" w:date="2012-12-10T07:32:00Z">
          <w:pPr>
            <w:pStyle w:val="Heading1"/>
            <w:jc w:val="left"/>
          </w:pPr>
        </w:pPrChange>
      </w:pPr>
    </w:p>
    <w:p w14:paraId="005D8211" w14:textId="77777777" w:rsidR="00E30631" w:rsidRDefault="00E30631">
      <w:pPr>
        <w:rPr>
          <w:ins w:id="10159" w:author="The Si Tran" w:date="2012-12-10T07:34:00Z"/>
        </w:rPr>
        <w:pPrChange w:id="10160" w:author="The Si Tran" w:date="2012-12-10T07:32:00Z">
          <w:pPr>
            <w:pStyle w:val="Heading1"/>
            <w:jc w:val="left"/>
          </w:pPr>
        </w:pPrChange>
      </w:pPr>
    </w:p>
    <w:p w14:paraId="2B02292F" w14:textId="2A816A26" w:rsidR="00810267" w:rsidRDefault="00810267">
      <w:pPr>
        <w:pStyle w:val="Heading3"/>
        <w:rPr>
          <w:ins w:id="10161" w:author="The Si Tran" w:date="2012-12-14T06:39:00Z"/>
        </w:rPr>
        <w:pPrChange w:id="10162" w:author="The Si Tran" w:date="2012-12-10T07:24:00Z">
          <w:pPr>
            <w:pStyle w:val="Heading1"/>
            <w:jc w:val="left"/>
          </w:pPr>
        </w:pPrChange>
      </w:pPr>
      <w:bookmarkStart w:id="10163" w:name="_Toc343452530"/>
      <w:ins w:id="10164" w:author="The Si Tran" w:date="2012-12-10T07:24:00Z">
        <w:r>
          <w:t>Bộ dữ liệu</w:t>
        </w:r>
        <w:r w:rsidR="00DC7B41">
          <w:t xml:space="preserve"> có tính phi tuyến</w:t>
        </w:r>
      </w:ins>
      <w:bookmarkEnd w:id="10163"/>
    </w:p>
    <w:p w14:paraId="016E457A" w14:textId="41C29140" w:rsidR="00B228F5" w:rsidRPr="00097101" w:rsidRDefault="00B228F5">
      <w:pPr>
        <w:pStyle w:val="Bang"/>
        <w:rPr>
          <w:ins w:id="10165" w:author="The Si Tran" w:date="2012-12-12T07:52:00Z"/>
        </w:rPr>
        <w:pPrChange w:id="10166" w:author="The Si Tran" w:date="2012-12-16T10:03:00Z">
          <w:pPr>
            <w:pStyle w:val="Heading1"/>
            <w:jc w:val="left"/>
          </w:pPr>
        </w:pPrChange>
      </w:pPr>
      <w:bookmarkStart w:id="10167" w:name="_Toc343033800"/>
      <w:bookmarkStart w:id="10168" w:name="_Toc343415633"/>
      <w:ins w:id="10169" w:author="The Si Tran" w:date="2012-12-14T06:39:00Z">
        <w:r w:rsidRPr="006041AD">
          <w:rPr>
            <w:b/>
          </w:rPr>
          <w:t>Bảng 6.8:</w:t>
        </w:r>
        <w:r w:rsidRPr="004D696B">
          <w:t xml:space="preserve"> Kết quả thực nghiệm chuỗi dữ liệu</w:t>
        </w:r>
        <w:r>
          <w:t xml:space="preserve"> </w:t>
        </w:r>
        <w:r w:rsidRPr="004D696B">
          <w:t>Sunspots</w:t>
        </w:r>
      </w:ins>
      <w:bookmarkEnd w:id="10167"/>
      <w:bookmarkEnd w:id="10168"/>
    </w:p>
    <w:tbl>
      <w:tblPr>
        <w:tblW w:w="9395" w:type="dxa"/>
        <w:tblLook w:val="04A0" w:firstRow="1" w:lastRow="0" w:firstColumn="1" w:lastColumn="0" w:noHBand="0" w:noVBand="1"/>
        <w:tblPrChange w:id="10170"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10171">
          <w:tblGrid>
            <w:gridCol w:w="1072"/>
            <w:gridCol w:w="6551"/>
            <w:gridCol w:w="764"/>
            <w:gridCol w:w="825"/>
            <w:gridCol w:w="828"/>
          </w:tblGrid>
        </w:tblGridChange>
      </w:tblGrid>
      <w:tr w:rsidR="00A80B78" w:rsidRPr="00AF5054" w14:paraId="32B6DDA6" w14:textId="77777777" w:rsidTr="00817C15">
        <w:trPr>
          <w:trHeight w:val="304"/>
          <w:ins w:id="10172" w:author="The Si Tran" w:date="2012-12-12T07:52:00Z"/>
          <w:trPrChange w:id="10173"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74"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10175" w:author="The Si Tran" w:date="2012-12-12T07:52:00Z"/>
                <w:rPrChange w:id="10176" w:author="The Si Tran" w:date="2012-12-14T06:38:00Z">
                  <w:rPr>
                    <w:ins w:id="10177" w:author="The Si Tran" w:date="2012-12-12T07:52:00Z"/>
                    <w:rFonts w:eastAsia="Times New Roman"/>
                    <w:color w:val="000000"/>
                    <w:sz w:val="22"/>
                  </w:rPr>
                </w:rPrChange>
              </w:rPr>
              <w:pPrChange w:id="10178" w:author="The Si Tran" w:date="2012-12-16T08:46:00Z">
                <w:pPr>
                  <w:framePr w:hSpace="180" w:wrap="around" w:vAnchor="text" w:hAnchor="margin" w:y="166"/>
                  <w:spacing w:before="0" w:line="240" w:lineRule="auto"/>
                  <w:ind w:left="-108"/>
                  <w:jc w:val="left"/>
                </w:pPr>
              </w:pPrChange>
            </w:pPr>
            <w:ins w:id="10179" w:author="The Si Tran" w:date="2012-12-12T07:52:00Z">
              <w:r w:rsidRPr="00E30631">
                <w:rPr>
                  <w:rPrChange w:id="10180"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10181"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pPr>
              <w:pStyle w:val="BangBody"/>
              <w:jc w:val="center"/>
              <w:rPr>
                <w:ins w:id="10182" w:author="The Si Tran" w:date="2012-12-12T07:52:00Z"/>
                <w:b/>
                <w:rPrChange w:id="10183" w:author="superchickend" w:date="2012-12-16T15:34:00Z">
                  <w:rPr>
                    <w:ins w:id="10184" w:author="The Si Tran" w:date="2012-12-12T07:52:00Z"/>
                    <w:rFonts w:eastAsia="Times New Roman"/>
                    <w:color w:val="000000"/>
                    <w:sz w:val="22"/>
                  </w:rPr>
                </w:rPrChange>
              </w:rPr>
              <w:pPrChange w:id="10185" w:author="superchickend" w:date="2012-12-16T15:34:00Z">
                <w:pPr>
                  <w:spacing w:before="0" w:line="240" w:lineRule="auto"/>
                  <w:jc w:val="left"/>
                </w:pPr>
              </w:pPrChange>
            </w:pPr>
            <w:ins w:id="10186" w:author="The Si Tran" w:date="2012-12-12T07:52:00Z">
              <w:r w:rsidRPr="00817C15">
                <w:rPr>
                  <w:b/>
                  <w:rPrChange w:id="10187"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10188"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pPr>
              <w:pStyle w:val="BangBody"/>
              <w:jc w:val="center"/>
              <w:rPr>
                <w:ins w:id="10189" w:author="The Si Tran" w:date="2012-12-12T07:52:00Z"/>
                <w:b/>
                <w:rPrChange w:id="10190" w:author="superchickend" w:date="2012-12-16T15:34:00Z">
                  <w:rPr>
                    <w:ins w:id="10191" w:author="The Si Tran" w:date="2012-12-12T07:52:00Z"/>
                    <w:rFonts w:eastAsia="Times New Roman"/>
                    <w:color w:val="000000"/>
                    <w:sz w:val="22"/>
                  </w:rPr>
                </w:rPrChange>
              </w:rPr>
              <w:pPrChange w:id="10192" w:author="superchickend" w:date="2012-12-16T15:34:00Z">
                <w:pPr>
                  <w:spacing w:before="0" w:line="240" w:lineRule="auto"/>
                  <w:jc w:val="left"/>
                </w:pPr>
              </w:pPrChange>
            </w:pPr>
            <w:ins w:id="10193" w:author="The Si Tran" w:date="2012-12-12T07:52:00Z">
              <w:r w:rsidRPr="00817C15">
                <w:rPr>
                  <w:b/>
                  <w:rPrChange w:id="10194"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10195"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pPr>
              <w:pStyle w:val="BangBody"/>
              <w:jc w:val="center"/>
              <w:rPr>
                <w:ins w:id="10196" w:author="The Si Tran" w:date="2012-12-12T07:52:00Z"/>
                <w:b/>
                <w:rPrChange w:id="10197" w:author="superchickend" w:date="2012-12-16T15:34:00Z">
                  <w:rPr>
                    <w:ins w:id="10198" w:author="The Si Tran" w:date="2012-12-12T07:52:00Z"/>
                    <w:rFonts w:eastAsia="Times New Roman"/>
                    <w:color w:val="000000"/>
                    <w:sz w:val="22"/>
                  </w:rPr>
                </w:rPrChange>
              </w:rPr>
              <w:pPrChange w:id="10199" w:author="superchickend" w:date="2012-12-16T15:34:00Z">
                <w:pPr>
                  <w:spacing w:before="0" w:line="240" w:lineRule="auto"/>
                  <w:jc w:val="left"/>
                </w:pPr>
              </w:pPrChange>
            </w:pPr>
            <w:ins w:id="10200" w:author="The Si Tran" w:date="2012-12-12T07:52:00Z">
              <w:r w:rsidRPr="00817C15">
                <w:rPr>
                  <w:b/>
                  <w:rPrChange w:id="10201"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10202"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pPr>
              <w:pStyle w:val="BangBody"/>
              <w:jc w:val="center"/>
              <w:rPr>
                <w:ins w:id="10203" w:author="The Si Tran" w:date="2012-12-12T07:52:00Z"/>
                <w:b/>
                <w:rPrChange w:id="10204" w:author="superchickend" w:date="2012-12-16T15:34:00Z">
                  <w:rPr>
                    <w:ins w:id="10205" w:author="The Si Tran" w:date="2012-12-12T07:52:00Z"/>
                    <w:rFonts w:eastAsia="Times New Roman"/>
                    <w:color w:val="000000"/>
                    <w:sz w:val="22"/>
                  </w:rPr>
                </w:rPrChange>
              </w:rPr>
              <w:pPrChange w:id="10206" w:author="superchickend" w:date="2012-12-16T15:34:00Z">
                <w:pPr>
                  <w:spacing w:before="0" w:line="240" w:lineRule="auto"/>
                  <w:jc w:val="left"/>
                </w:pPr>
              </w:pPrChange>
            </w:pPr>
            <w:ins w:id="10207" w:author="The Si Tran" w:date="2012-12-12T07:52:00Z">
              <w:r w:rsidRPr="00817C15">
                <w:rPr>
                  <w:b/>
                  <w:rPrChange w:id="10208" w:author="superchickend" w:date="2012-12-16T15:34:00Z">
                    <w:rPr>
                      <w:sz w:val="22"/>
                    </w:rPr>
                  </w:rPrChange>
                </w:rPr>
                <w:t>MAPE</w:t>
              </w:r>
            </w:ins>
          </w:p>
        </w:tc>
      </w:tr>
      <w:tr w:rsidR="00A80B78" w:rsidRPr="00AF5054" w14:paraId="13670A92" w14:textId="77777777" w:rsidTr="00817C15">
        <w:trPr>
          <w:trHeight w:val="612"/>
          <w:ins w:id="10209" w:author="The Si Tran" w:date="2012-12-12T07:52:00Z"/>
          <w:trPrChange w:id="10210"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11"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pPr>
              <w:pStyle w:val="BangBody"/>
              <w:jc w:val="center"/>
              <w:rPr>
                <w:ins w:id="10212" w:author="The Si Tran" w:date="2012-12-12T07:52:00Z"/>
                <w:b/>
                <w:rPrChange w:id="10213" w:author="superchickend" w:date="2012-12-16T15:34:00Z">
                  <w:rPr>
                    <w:ins w:id="10214" w:author="The Si Tran" w:date="2012-12-12T07:52:00Z"/>
                    <w:rFonts w:eastAsia="Times New Roman"/>
                    <w:color w:val="000000"/>
                    <w:sz w:val="22"/>
                  </w:rPr>
                </w:rPrChange>
              </w:rPr>
              <w:pPrChange w:id="10215" w:author="superchickend" w:date="2012-12-16T15:34:00Z">
                <w:pPr>
                  <w:spacing w:before="0" w:line="240" w:lineRule="auto"/>
                  <w:ind w:left="-23"/>
                  <w:jc w:val="center"/>
                </w:pPr>
              </w:pPrChange>
            </w:pPr>
            <w:ins w:id="10216" w:author="The Si Tran" w:date="2012-12-12T07:52:00Z">
              <w:r w:rsidRPr="00817C15">
                <w:rPr>
                  <w:b/>
                  <w:rPrChange w:id="10217"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1021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10219" w:author="The Si Tran" w:date="2012-12-12T07:52:00Z"/>
                <w:rPrChange w:id="10220" w:author="The Si Tran" w:date="2012-12-14T06:38:00Z">
                  <w:rPr>
                    <w:ins w:id="10221" w:author="The Si Tran" w:date="2012-12-12T07:52:00Z"/>
                    <w:rFonts w:eastAsia="Times New Roman"/>
                    <w:color w:val="000000"/>
                    <w:sz w:val="22"/>
                  </w:rPr>
                </w:rPrChange>
              </w:rPr>
              <w:pPrChange w:id="10222" w:author="The Si Tran" w:date="2012-12-16T08:46:00Z">
                <w:pPr>
                  <w:spacing w:before="0" w:line="240" w:lineRule="auto"/>
                  <w:jc w:val="left"/>
                </w:pPr>
              </w:pPrChange>
            </w:pPr>
            <w:ins w:id="10223" w:author="The Si Tran" w:date="2012-12-12T07:52:00Z">
              <w:r w:rsidRPr="00E30631">
                <w:rPr>
                  <w:rPrChange w:id="10224"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22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pPr>
              <w:pStyle w:val="BangBody"/>
              <w:jc w:val="center"/>
              <w:rPr>
                <w:ins w:id="10226" w:author="The Si Tran" w:date="2012-12-12T07:52:00Z"/>
                <w:b/>
                <w:rPrChange w:id="10227" w:author="superchickend" w:date="2012-12-16T15:35:00Z">
                  <w:rPr>
                    <w:ins w:id="10228" w:author="The Si Tran" w:date="2012-12-12T07:52:00Z"/>
                    <w:rFonts w:eastAsia="Times New Roman"/>
                    <w:color w:val="000000"/>
                    <w:sz w:val="22"/>
                  </w:rPr>
                </w:rPrChange>
              </w:rPr>
              <w:pPrChange w:id="10229" w:author="superchickend" w:date="2012-12-16T15:34:00Z">
                <w:pPr>
                  <w:spacing w:before="0" w:line="240" w:lineRule="auto"/>
                  <w:jc w:val="right"/>
                </w:pPr>
              </w:pPrChange>
            </w:pPr>
            <w:ins w:id="10230" w:author="The Si Tran" w:date="2012-12-12T07:52:00Z">
              <w:r w:rsidRPr="00817C15">
                <w:rPr>
                  <w:b/>
                  <w:rPrChange w:id="10231"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1023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pPr>
              <w:pStyle w:val="BangBody"/>
              <w:jc w:val="center"/>
              <w:rPr>
                <w:ins w:id="10233" w:author="The Si Tran" w:date="2012-12-12T07:52:00Z"/>
                <w:b/>
                <w:rPrChange w:id="10234" w:author="superchickend" w:date="2012-12-16T15:35:00Z">
                  <w:rPr>
                    <w:ins w:id="10235" w:author="The Si Tran" w:date="2012-12-12T07:52:00Z"/>
                    <w:rFonts w:eastAsia="Times New Roman"/>
                    <w:color w:val="000000"/>
                    <w:sz w:val="22"/>
                  </w:rPr>
                </w:rPrChange>
              </w:rPr>
              <w:pPrChange w:id="10236" w:author="superchickend" w:date="2012-12-16T15:34:00Z">
                <w:pPr>
                  <w:spacing w:before="0" w:line="240" w:lineRule="auto"/>
                  <w:jc w:val="right"/>
                </w:pPr>
              </w:pPrChange>
            </w:pPr>
            <w:ins w:id="10237" w:author="The Si Tran" w:date="2012-12-12T07:52:00Z">
              <w:r w:rsidRPr="00817C15">
                <w:rPr>
                  <w:b/>
                  <w:rPrChange w:id="10238"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1023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pPr>
              <w:pStyle w:val="BangBody"/>
              <w:jc w:val="center"/>
              <w:rPr>
                <w:ins w:id="10240" w:author="The Si Tran" w:date="2012-12-12T07:52:00Z"/>
                <w:b/>
                <w:rPrChange w:id="10241" w:author="superchickend" w:date="2012-12-16T15:35:00Z">
                  <w:rPr>
                    <w:ins w:id="10242" w:author="The Si Tran" w:date="2012-12-12T07:52:00Z"/>
                    <w:rFonts w:eastAsia="Times New Roman"/>
                    <w:color w:val="000000"/>
                    <w:sz w:val="22"/>
                  </w:rPr>
                </w:rPrChange>
              </w:rPr>
              <w:pPrChange w:id="10243" w:author="superchickend" w:date="2012-12-16T15:34:00Z">
                <w:pPr>
                  <w:spacing w:before="0" w:line="240" w:lineRule="auto"/>
                  <w:jc w:val="right"/>
                </w:pPr>
              </w:pPrChange>
            </w:pPr>
            <w:ins w:id="10244" w:author="The Si Tran" w:date="2012-12-12T07:52:00Z">
              <w:r w:rsidRPr="00817C15">
                <w:rPr>
                  <w:b/>
                  <w:rPrChange w:id="10245" w:author="superchickend" w:date="2012-12-16T15:35:00Z">
                    <w:rPr>
                      <w:sz w:val="22"/>
                    </w:rPr>
                  </w:rPrChange>
                </w:rPr>
                <w:t>33.25</w:t>
              </w:r>
            </w:ins>
          </w:p>
        </w:tc>
      </w:tr>
      <w:tr w:rsidR="00A80B78" w:rsidRPr="00AF5054" w14:paraId="5B526652" w14:textId="77777777" w:rsidTr="00817C15">
        <w:trPr>
          <w:trHeight w:val="612"/>
          <w:ins w:id="10246" w:author="The Si Tran" w:date="2012-12-12T07:52:00Z"/>
          <w:trPrChange w:id="10247"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10248"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pPr>
              <w:pStyle w:val="BangBody"/>
              <w:jc w:val="center"/>
              <w:rPr>
                <w:ins w:id="10249" w:author="The Si Tran" w:date="2012-12-12T07:52:00Z"/>
                <w:b/>
                <w:rPrChange w:id="10250" w:author="superchickend" w:date="2012-12-16T15:34:00Z">
                  <w:rPr>
                    <w:ins w:id="10251" w:author="The Si Tran" w:date="2012-12-12T07:52:00Z"/>
                    <w:rFonts w:eastAsia="Times New Roman"/>
                    <w:color w:val="000000"/>
                    <w:sz w:val="22"/>
                  </w:rPr>
                </w:rPrChange>
              </w:rPr>
              <w:pPrChange w:id="10252"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25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10254" w:author="The Si Tran" w:date="2012-12-12T07:52:00Z"/>
                <w:rPrChange w:id="10255" w:author="The Si Tran" w:date="2012-12-14T06:38:00Z">
                  <w:rPr>
                    <w:ins w:id="10256" w:author="The Si Tran" w:date="2012-12-12T07:52:00Z"/>
                    <w:rFonts w:eastAsia="Times New Roman"/>
                    <w:color w:val="000000"/>
                    <w:sz w:val="22"/>
                  </w:rPr>
                </w:rPrChange>
              </w:rPr>
              <w:pPrChange w:id="10257" w:author="The Si Tran" w:date="2012-12-16T08:46:00Z">
                <w:pPr>
                  <w:spacing w:before="0" w:line="240" w:lineRule="auto"/>
                  <w:jc w:val="left"/>
                </w:pPr>
              </w:pPrChange>
            </w:pPr>
            <w:ins w:id="10258" w:author="The Si Tran" w:date="2012-12-12T07:52:00Z">
              <w:r w:rsidRPr="00E30631">
                <w:rPr>
                  <w:rPrChange w:id="10259"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26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jc w:val="center"/>
              <w:rPr>
                <w:ins w:id="10261" w:author="The Si Tran" w:date="2012-12-12T07:52:00Z"/>
                <w:rPrChange w:id="10262" w:author="The Si Tran" w:date="2012-12-14T06:38:00Z">
                  <w:rPr>
                    <w:ins w:id="10263" w:author="The Si Tran" w:date="2012-12-12T07:52:00Z"/>
                    <w:rFonts w:eastAsia="Times New Roman"/>
                    <w:color w:val="000000"/>
                    <w:sz w:val="22"/>
                  </w:rPr>
                </w:rPrChange>
              </w:rPr>
              <w:pPrChange w:id="10264" w:author="superchickend" w:date="2012-12-16T15:34:00Z">
                <w:pPr>
                  <w:spacing w:before="0" w:line="240" w:lineRule="auto"/>
                  <w:jc w:val="right"/>
                </w:pPr>
              </w:pPrChange>
            </w:pPr>
            <w:ins w:id="10265" w:author="The Si Tran" w:date="2012-12-12T07:52:00Z">
              <w:r w:rsidRPr="00E30631">
                <w:rPr>
                  <w:rPrChange w:id="10266"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1026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jc w:val="center"/>
              <w:rPr>
                <w:ins w:id="10268" w:author="The Si Tran" w:date="2012-12-12T07:52:00Z"/>
                <w:rPrChange w:id="10269" w:author="The Si Tran" w:date="2012-12-14T06:38:00Z">
                  <w:rPr>
                    <w:ins w:id="10270" w:author="The Si Tran" w:date="2012-12-12T07:52:00Z"/>
                    <w:rFonts w:eastAsia="Times New Roman"/>
                    <w:color w:val="000000"/>
                    <w:sz w:val="22"/>
                  </w:rPr>
                </w:rPrChange>
              </w:rPr>
              <w:pPrChange w:id="10271" w:author="superchickend" w:date="2012-12-16T15:34:00Z">
                <w:pPr>
                  <w:spacing w:before="0" w:line="240" w:lineRule="auto"/>
                  <w:jc w:val="right"/>
                </w:pPr>
              </w:pPrChange>
            </w:pPr>
            <w:ins w:id="10272" w:author="The Si Tran" w:date="2012-12-12T07:52:00Z">
              <w:r w:rsidRPr="00E30631">
                <w:rPr>
                  <w:rPrChange w:id="10273"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1027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jc w:val="center"/>
              <w:rPr>
                <w:ins w:id="10275" w:author="The Si Tran" w:date="2012-12-12T07:52:00Z"/>
                <w:rPrChange w:id="10276" w:author="The Si Tran" w:date="2012-12-14T06:38:00Z">
                  <w:rPr>
                    <w:ins w:id="10277" w:author="The Si Tran" w:date="2012-12-12T07:52:00Z"/>
                    <w:rFonts w:eastAsia="Times New Roman"/>
                    <w:color w:val="000000"/>
                    <w:sz w:val="22"/>
                  </w:rPr>
                </w:rPrChange>
              </w:rPr>
              <w:pPrChange w:id="10278" w:author="superchickend" w:date="2012-12-16T15:34:00Z">
                <w:pPr>
                  <w:spacing w:before="0" w:line="240" w:lineRule="auto"/>
                  <w:jc w:val="right"/>
                </w:pPr>
              </w:pPrChange>
            </w:pPr>
            <w:ins w:id="10279" w:author="The Si Tran" w:date="2012-12-12T07:52:00Z">
              <w:r w:rsidRPr="00E30631">
                <w:rPr>
                  <w:rPrChange w:id="10280" w:author="The Si Tran" w:date="2012-12-14T06:38:00Z">
                    <w:rPr>
                      <w:sz w:val="22"/>
                    </w:rPr>
                  </w:rPrChange>
                </w:rPr>
                <w:t>40.77</w:t>
              </w:r>
            </w:ins>
          </w:p>
        </w:tc>
      </w:tr>
      <w:tr w:rsidR="00A80B78" w:rsidRPr="00AF5054" w14:paraId="58350577" w14:textId="77777777" w:rsidTr="00817C15">
        <w:trPr>
          <w:trHeight w:val="304"/>
          <w:ins w:id="10281" w:author="The Si Tran" w:date="2012-12-12T07:52:00Z"/>
          <w:trPrChange w:id="10282"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283"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pPr>
              <w:pStyle w:val="BangBody"/>
              <w:jc w:val="center"/>
              <w:rPr>
                <w:ins w:id="10284" w:author="The Si Tran" w:date="2012-12-12T07:52:00Z"/>
                <w:b/>
                <w:rPrChange w:id="10285" w:author="superchickend" w:date="2012-12-16T15:34:00Z">
                  <w:rPr>
                    <w:ins w:id="10286" w:author="The Si Tran" w:date="2012-12-12T07:52:00Z"/>
                    <w:rFonts w:eastAsia="Times New Roman"/>
                    <w:color w:val="000000"/>
                    <w:sz w:val="22"/>
                  </w:rPr>
                </w:rPrChange>
              </w:rPr>
              <w:pPrChange w:id="10287" w:author="superchickend" w:date="2012-12-16T15:34:00Z">
                <w:pPr>
                  <w:spacing w:before="0" w:line="240" w:lineRule="auto"/>
                  <w:jc w:val="center"/>
                </w:pPr>
              </w:pPrChange>
            </w:pPr>
            <w:ins w:id="10288" w:author="The Si Tran" w:date="2012-12-12T07:52:00Z">
              <w:r w:rsidRPr="00817C15">
                <w:rPr>
                  <w:b/>
                  <w:rPrChange w:id="10289"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1029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291" w:author="The Si Tran" w:date="2012-12-12T07:52:00Z"/>
                <w:rPrChange w:id="10292" w:author="The Si Tran" w:date="2012-12-14T06:38:00Z">
                  <w:rPr>
                    <w:ins w:id="10293" w:author="The Si Tran" w:date="2012-12-12T07:52:00Z"/>
                    <w:rFonts w:eastAsia="Times New Roman"/>
                    <w:color w:val="000000"/>
                    <w:sz w:val="22"/>
                  </w:rPr>
                </w:rPrChange>
              </w:rPr>
              <w:pPrChange w:id="10294" w:author="The Si Tran" w:date="2012-12-16T08:46:00Z">
                <w:pPr>
                  <w:spacing w:before="0" w:line="240" w:lineRule="auto"/>
                  <w:jc w:val="left"/>
                </w:pPr>
              </w:pPrChange>
            </w:pPr>
            <w:ins w:id="10295" w:author="The Si Tran" w:date="2012-12-12T07:52:00Z">
              <w:r w:rsidRPr="00E30631">
                <w:rPr>
                  <w:rPrChange w:id="10296"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1029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jc w:val="center"/>
              <w:rPr>
                <w:ins w:id="10298" w:author="The Si Tran" w:date="2012-12-12T07:52:00Z"/>
                <w:rPrChange w:id="10299" w:author="The Si Tran" w:date="2012-12-14T06:38:00Z">
                  <w:rPr>
                    <w:ins w:id="10300" w:author="The Si Tran" w:date="2012-12-12T07:52:00Z"/>
                    <w:rFonts w:eastAsia="Times New Roman"/>
                    <w:color w:val="000000"/>
                    <w:sz w:val="22"/>
                  </w:rPr>
                </w:rPrChange>
              </w:rPr>
              <w:pPrChange w:id="10301" w:author="superchickend" w:date="2012-12-16T15:35:00Z">
                <w:pPr>
                  <w:spacing w:before="0" w:line="240" w:lineRule="auto"/>
                  <w:jc w:val="right"/>
                </w:pPr>
              </w:pPrChange>
            </w:pPr>
            <w:ins w:id="10302" w:author="The Si Tran" w:date="2012-12-12T07:52:00Z">
              <w:r w:rsidRPr="00E30631">
                <w:rPr>
                  <w:rPrChange w:id="10303"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1030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jc w:val="center"/>
              <w:rPr>
                <w:ins w:id="10305" w:author="The Si Tran" w:date="2012-12-12T07:52:00Z"/>
                <w:rPrChange w:id="10306" w:author="The Si Tran" w:date="2012-12-14T06:38:00Z">
                  <w:rPr>
                    <w:ins w:id="10307" w:author="The Si Tran" w:date="2012-12-12T07:52:00Z"/>
                    <w:rFonts w:eastAsia="Times New Roman"/>
                    <w:color w:val="000000"/>
                    <w:sz w:val="22"/>
                  </w:rPr>
                </w:rPrChange>
              </w:rPr>
              <w:pPrChange w:id="10308" w:author="superchickend" w:date="2012-12-16T15:35:00Z">
                <w:pPr>
                  <w:spacing w:before="0" w:line="240" w:lineRule="auto"/>
                  <w:jc w:val="right"/>
                </w:pPr>
              </w:pPrChange>
            </w:pPr>
            <w:ins w:id="10309" w:author="The Si Tran" w:date="2012-12-12T07:52:00Z">
              <w:r w:rsidRPr="00E30631">
                <w:rPr>
                  <w:rPrChange w:id="10310"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1031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jc w:val="center"/>
              <w:rPr>
                <w:ins w:id="10312" w:author="The Si Tran" w:date="2012-12-12T07:52:00Z"/>
                <w:rPrChange w:id="10313" w:author="The Si Tran" w:date="2012-12-14T06:38:00Z">
                  <w:rPr>
                    <w:ins w:id="10314" w:author="The Si Tran" w:date="2012-12-12T07:52:00Z"/>
                    <w:rFonts w:eastAsia="Times New Roman"/>
                    <w:color w:val="000000"/>
                    <w:sz w:val="22"/>
                  </w:rPr>
                </w:rPrChange>
              </w:rPr>
              <w:pPrChange w:id="10315" w:author="superchickend" w:date="2012-12-16T15:35:00Z">
                <w:pPr>
                  <w:spacing w:before="0" w:line="240" w:lineRule="auto"/>
                  <w:jc w:val="right"/>
                </w:pPr>
              </w:pPrChange>
            </w:pPr>
            <w:ins w:id="10316" w:author="The Si Tran" w:date="2012-12-12T07:52:00Z">
              <w:r w:rsidRPr="00E30631">
                <w:rPr>
                  <w:rPrChange w:id="10317" w:author="The Si Tran" w:date="2012-12-14T06:38:00Z">
                    <w:rPr>
                      <w:sz w:val="22"/>
                    </w:rPr>
                  </w:rPrChange>
                </w:rPr>
                <w:t>37.72</w:t>
              </w:r>
            </w:ins>
          </w:p>
        </w:tc>
      </w:tr>
      <w:tr w:rsidR="00A80B78" w:rsidRPr="00AF5054" w14:paraId="150C9E07" w14:textId="77777777" w:rsidTr="00817C15">
        <w:trPr>
          <w:trHeight w:val="918"/>
          <w:ins w:id="10318" w:author="The Si Tran" w:date="2012-12-12T07:52:00Z"/>
          <w:trPrChange w:id="10319"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20"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pPr>
              <w:pStyle w:val="BangBody"/>
              <w:jc w:val="center"/>
              <w:rPr>
                <w:ins w:id="10321" w:author="The Si Tran" w:date="2012-12-12T07:52:00Z"/>
                <w:b/>
                <w:rPrChange w:id="10322" w:author="superchickend" w:date="2012-12-16T15:34:00Z">
                  <w:rPr>
                    <w:ins w:id="10323" w:author="The Si Tran" w:date="2012-12-12T07:52:00Z"/>
                    <w:rFonts w:eastAsia="Times New Roman"/>
                    <w:color w:val="000000"/>
                    <w:sz w:val="22"/>
                  </w:rPr>
                </w:rPrChange>
              </w:rPr>
              <w:pPrChange w:id="10324" w:author="superchickend" w:date="2012-12-16T15:34:00Z">
                <w:pPr>
                  <w:spacing w:before="0" w:line="240" w:lineRule="auto"/>
                  <w:jc w:val="center"/>
                </w:pPr>
              </w:pPrChange>
            </w:pPr>
            <w:ins w:id="10325" w:author="The Si Tran" w:date="2012-12-12T07:52:00Z">
              <w:r w:rsidRPr="00817C15">
                <w:rPr>
                  <w:b/>
                  <w:rPrChange w:id="10326" w:author="superchickend" w:date="2012-12-16T15:34:00Z">
                    <w:rPr>
                      <w:sz w:val="22"/>
                    </w:rPr>
                  </w:rPrChange>
                </w:rPr>
                <w:lastRenderedPageBreak/>
                <w:t>Hybrid</w:t>
              </w:r>
            </w:ins>
          </w:p>
        </w:tc>
        <w:tc>
          <w:tcPr>
            <w:tcW w:w="5871" w:type="dxa"/>
            <w:tcBorders>
              <w:top w:val="nil"/>
              <w:left w:val="nil"/>
              <w:bottom w:val="single" w:sz="4" w:space="0" w:color="auto"/>
              <w:right w:val="single" w:sz="4" w:space="0" w:color="auto"/>
            </w:tcBorders>
            <w:shd w:val="clear" w:color="auto" w:fill="auto"/>
            <w:vAlign w:val="bottom"/>
            <w:hideMark/>
            <w:tcPrChange w:id="1032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328" w:author="The Si Tran" w:date="2012-12-12T07:52:00Z"/>
                <w:rPrChange w:id="10329" w:author="The Si Tran" w:date="2012-12-14T06:38:00Z">
                  <w:rPr>
                    <w:ins w:id="10330" w:author="The Si Tran" w:date="2012-12-12T07:52:00Z"/>
                    <w:rFonts w:eastAsia="Times New Roman"/>
                    <w:color w:val="000000"/>
                    <w:sz w:val="22"/>
                  </w:rPr>
                </w:rPrChange>
              </w:rPr>
              <w:pPrChange w:id="10331" w:author="The Si Tran" w:date="2012-12-16T08:46:00Z">
                <w:pPr>
                  <w:spacing w:before="0" w:line="240" w:lineRule="auto"/>
                  <w:jc w:val="left"/>
                </w:pPr>
              </w:pPrChange>
            </w:pPr>
            <w:ins w:id="10332" w:author="The Si Tran" w:date="2012-12-12T07:52:00Z">
              <w:r w:rsidRPr="00E30631">
                <w:rPr>
                  <w:rPrChange w:id="10333" w:author="The Si Tran" w:date="2012-12-14T06:38:00Z">
                    <w:rPr>
                      <w:sz w:val="22"/>
                    </w:rPr>
                  </w:rPrChange>
                </w:rPr>
                <w:t>ARIMA(2, 0, 0)(0, 0, 0)0</w:t>
              </w:r>
              <w:r w:rsidRPr="00E30631">
                <w:rPr>
                  <w:rPrChange w:id="10334"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33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pPr>
              <w:pStyle w:val="BangBody"/>
              <w:jc w:val="center"/>
              <w:rPr>
                <w:ins w:id="10336" w:author="The Si Tran" w:date="2012-12-12T07:52:00Z"/>
                <w:b/>
                <w:rPrChange w:id="10337" w:author="superchickend" w:date="2012-12-16T15:35:00Z">
                  <w:rPr>
                    <w:ins w:id="10338" w:author="The Si Tran" w:date="2012-12-12T07:52:00Z"/>
                    <w:rFonts w:eastAsia="Times New Roman"/>
                    <w:color w:val="000000"/>
                    <w:sz w:val="22"/>
                  </w:rPr>
                </w:rPrChange>
              </w:rPr>
              <w:pPrChange w:id="10339" w:author="superchickend" w:date="2012-12-16T15:35:00Z">
                <w:pPr>
                  <w:spacing w:before="0" w:line="240" w:lineRule="auto"/>
                  <w:jc w:val="right"/>
                </w:pPr>
              </w:pPrChange>
            </w:pPr>
            <w:ins w:id="10340" w:author="The Si Tran" w:date="2012-12-12T07:52:00Z">
              <w:r w:rsidRPr="00817C15">
                <w:rPr>
                  <w:b/>
                  <w:rPrChange w:id="10341"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1034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pPr>
              <w:pStyle w:val="BangBody"/>
              <w:jc w:val="center"/>
              <w:rPr>
                <w:ins w:id="10343" w:author="The Si Tran" w:date="2012-12-12T07:52:00Z"/>
                <w:b/>
                <w:rPrChange w:id="10344" w:author="superchickend" w:date="2012-12-16T15:35:00Z">
                  <w:rPr>
                    <w:ins w:id="10345" w:author="The Si Tran" w:date="2012-12-12T07:52:00Z"/>
                    <w:rFonts w:eastAsia="Times New Roman"/>
                    <w:color w:val="000000"/>
                    <w:sz w:val="22"/>
                  </w:rPr>
                </w:rPrChange>
              </w:rPr>
              <w:pPrChange w:id="10346" w:author="superchickend" w:date="2012-12-16T15:35:00Z">
                <w:pPr>
                  <w:spacing w:before="0" w:line="240" w:lineRule="auto"/>
                  <w:jc w:val="right"/>
                </w:pPr>
              </w:pPrChange>
            </w:pPr>
            <w:ins w:id="10347" w:author="The Si Tran" w:date="2012-12-12T07:52:00Z">
              <w:r w:rsidRPr="00817C15">
                <w:rPr>
                  <w:b/>
                  <w:rPrChange w:id="10348"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1034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pPr>
              <w:pStyle w:val="BangBody"/>
              <w:jc w:val="center"/>
              <w:rPr>
                <w:ins w:id="10350" w:author="The Si Tran" w:date="2012-12-12T07:52:00Z"/>
                <w:b/>
                <w:rPrChange w:id="10351" w:author="superchickend" w:date="2012-12-16T15:35:00Z">
                  <w:rPr>
                    <w:ins w:id="10352" w:author="The Si Tran" w:date="2012-12-12T07:52:00Z"/>
                    <w:rFonts w:eastAsia="Times New Roman"/>
                    <w:color w:val="000000"/>
                    <w:sz w:val="22"/>
                  </w:rPr>
                </w:rPrChange>
              </w:rPr>
              <w:pPrChange w:id="10353" w:author="superchickend" w:date="2012-12-16T15:35:00Z">
                <w:pPr>
                  <w:spacing w:before="0" w:line="240" w:lineRule="auto"/>
                  <w:jc w:val="right"/>
                </w:pPr>
              </w:pPrChange>
            </w:pPr>
            <w:ins w:id="10354" w:author="The Si Tran" w:date="2012-12-12T07:52:00Z">
              <w:r w:rsidRPr="00817C15">
                <w:rPr>
                  <w:b/>
                  <w:rPrChange w:id="10355" w:author="superchickend" w:date="2012-12-16T15:35:00Z">
                    <w:rPr>
                      <w:sz w:val="22"/>
                    </w:rPr>
                  </w:rPrChange>
                </w:rPr>
                <w:t>35.69</w:t>
              </w:r>
            </w:ins>
          </w:p>
        </w:tc>
      </w:tr>
      <w:tr w:rsidR="00A80B78" w:rsidRPr="00AF5054" w14:paraId="5B9156D5" w14:textId="77777777" w:rsidTr="00817C15">
        <w:trPr>
          <w:trHeight w:val="918"/>
          <w:ins w:id="10356" w:author="The Si Tran" w:date="2012-12-12T07:52:00Z"/>
          <w:trPrChange w:id="10357"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35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359" w:author="The Si Tran" w:date="2012-12-12T07:52:00Z"/>
                <w:rPrChange w:id="10360" w:author="The Si Tran" w:date="2012-12-14T06:38:00Z">
                  <w:rPr>
                    <w:ins w:id="10361" w:author="The Si Tran" w:date="2012-12-12T07:52:00Z"/>
                    <w:rFonts w:eastAsia="Times New Roman"/>
                    <w:color w:val="000000"/>
                    <w:sz w:val="22"/>
                  </w:rPr>
                </w:rPrChange>
              </w:rPr>
              <w:pPrChange w:id="10362"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363"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364" w:author="The Si Tran" w:date="2012-12-12T07:52:00Z"/>
                <w:rPrChange w:id="10365" w:author="The Si Tran" w:date="2012-12-14T06:38:00Z">
                  <w:rPr>
                    <w:ins w:id="10366" w:author="The Si Tran" w:date="2012-12-12T07:52:00Z"/>
                    <w:rFonts w:eastAsia="Times New Roman"/>
                    <w:color w:val="000000"/>
                    <w:sz w:val="22"/>
                  </w:rPr>
                </w:rPrChange>
              </w:rPr>
              <w:pPrChange w:id="10367" w:author="The Si Tran" w:date="2012-12-16T08:46:00Z">
                <w:pPr>
                  <w:spacing w:before="0" w:line="240" w:lineRule="auto"/>
                  <w:jc w:val="left"/>
                </w:pPr>
              </w:pPrChange>
            </w:pPr>
            <w:ins w:id="10368" w:author="The Si Tran" w:date="2012-12-12T07:52:00Z">
              <w:r w:rsidRPr="00E30631">
                <w:rPr>
                  <w:rPrChange w:id="10369" w:author="The Si Tran" w:date="2012-12-14T06:38:00Z">
                    <w:rPr>
                      <w:sz w:val="22"/>
                    </w:rPr>
                  </w:rPrChange>
                </w:rPr>
                <w:t>ARIMA(2, 0, 0)(0, 0, 0)0</w:t>
              </w:r>
              <w:r w:rsidRPr="00E30631">
                <w:rPr>
                  <w:rPrChange w:id="10370"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371"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jc w:val="center"/>
              <w:rPr>
                <w:ins w:id="10372" w:author="The Si Tran" w:date="2012-12-12T07:52:00Z"/>
                <w:rPrChange w:id="10373" w:author="The Si Tran" w:date="2012-12-14T06:38:00Z">
                  <w:rPr>
                    <w:ins w:id="10374" w:author="The Si Tran" w:date="2012-12-12T07:52:00Z"/>
                    <w:rFonts w:eastAsia="Times New Roman"/>
                    <w:color w:val="000000"/>
                    <w:sz w:val="22"/>
                  </w:rPr>
                </w:rPrChange>
              </w:rPr>
              <w:pPrChange w:id="10375" w:author="superchickend" w:date="2012-12-16T15:35:00Z">
                <w:pPr>
                  <w:spacing w:before="0" w:line="240" w:lineRule="auto"/>
                  <w:jc w:val="right"/>
                </w:pPr>
              </w:pPrChange>
            </w:pPr>
            <w:ins w:id="10376" w:author="The Si Tran" w:date="2012-12-12T07:52:00Z">
              <w:r w:rsidRPr="00E30631">
                <w:rPr>
                  <w:rPrChange w:id="10377"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378"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jc w:val="center"/>
              <w:rPr>
                <w:ins w:id="10379" w:author="The Si Tran" w:date="2012-12-12T07:52:00Z"/>
                <w:rPrChange w:id="10380" w:author="The Si Tran" w:date="2012-12-14T06:38:00Z">
                  <w:rPr>
                    <w:ins w:id="10381" w:author="The Si Tran" w:date="2012-12-12T07:52:00Z"/>
                    <w:rFonts w:eastAsia="Times New Roman"/>
                    <w:color w:val="000000"/>
                    <w:sz w:val="22"/>
                  </w:rPr>
                </w:rPrChange>
              </w:rPr>
              <w:pPrChange w:id="10382" w:author="superchickend" w:date="2012-12-16T15:35:00Z">
                <w:pPr>
                  <w:spacing w:before="0" w:line="240" w:lineRule="auto"/>
                  <w:jc w:val="right"/>
                </w:pPr>
              </w:pPrChange>
            </w:pPr>
            <w:ins w:id="10383" w:author="The Si Tran" w:date="2012-12-12T07:52:00Z">
              <w:r w:rsidRPr="00E30631">
                <w:rPr>
                  <w:rPrChange w:id="10384"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38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jc w:val="center"/>
              <w:rPr>
                <w:ins w:id="10386" w:author="The Si Tran" w:date="2012-12-12T07:52:00Z"/>
                <w:rPrChange w:id="10387" w:author="The Si Tran" w:date="2012-12-14T06:38:00Z">
                  <w:rPr>
                    <w:ins w:id="10388" w:author="The Si Tran" w:date="2012-12-12T07:52:00Z"/>
                    <w:rFonts w:eastAsia="Times New Roman"/>
                    <w:color w:val="000000"/>
                    <w:sz w:val="22"/>
                  </w:rPr>
                </w:rPrChange>
              </w:rPr>
              <w:pPrChange w:id="10389" w:author="superchickend" w:date="2012-12-16T15:35:00Z">
                <w:pPr>
                  <w:spacing w:before="0" w:line="240" w:lineRule="auto"/>
                  <w:jc w:val="right"/>
                </w:pPr>
              </w:pPrChange>
            </w:pPr>
            <w:ins w:id="10390" w:author="The Si Tran" w:date="2012-12-12T07:52:00Z">
              <w:r w:rsidRPr="00E30631">
                <w:rPr>
                  <w:rPrChange w:id="10391" w:author="The Si Tran" w:date="2012-12-14T06:38:00Z">
                    <w:rPr>
                      <w:sz w:val="22"/>
                    </w:rPr>
                  </w:rPrChange>
                </w:rPr>
                <w:t>39.9</w:t>
              </w:r>
            </w:ins>
          </w:p>
        </w:tc>
      </w:tr>
    </w:tbl>
    <w:p w14:paraId="7A653632" w14:textId="77777777" w:rsidR="00FD5FE6" w:rsidRDefault="00FD5FE6">
      <w:pPr>
        <w:pStyle w:val="Bang"/>
        <w:rPr>
          <w:ins w:id="10392" w:author="The Si Tran" w:date="2012-12-14T06:39:00Z"/>
        </w:rPr>
        <w:pPrChange w:id="10393" w:author="The Si Tran" w:date="2012-12-16T10:03:00Z">
          <w:pPr>
            <w:pStyle w:val="Heading1"/>
            <w:jc w:val="left"/>
          </w:pPr>
        </w:pPrChange>
      </w:pPr>
    </w:p>
    <w:p w14:paraId="46F9B62C" w14:textId="03B53E8B" w:rsidR="00B228F5" w:rsidRPr="00097101" w:rsidRDefault="00B228F5">
      <w:pPr>
        <w:pStyle w:val="Bang"/>
        <w:pPrChange w:id="10394" w:author="The Si Tran" w:date="2012-12-16T10:03:00Z">
          <w:pPr>
            <w:pStyle w:val="Heading1"/>
            <w:jc w:val="left"/>
          </w:pPr>
        </w:pPrChange>
      </w:pPr>
      <w:bookmarkStart w:id="10395" w:name="_Toc343033801"/>
      <w:bookmarkStart w:id="10396" w:name="_Toc343415634"/>
      <w:ins w:id="10397"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395"/>
      <w:bookmarkEnd w:id="10396"/>
    </w:p>
    <w:tbl>
      <w:tblPr>
        <w:tblW w:w="9323" w:type="dxa"/>
        <w:tblLook w:val="04A0" w:firstRow="1" w:lastRow="0" w:firstColumn="1" w:lastColumn="0" w:noHBand="0" w:noVBand="1"/>
        <w:tblPrChange w:id="10398"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399">
          <w:tblGrid>
            <w:gridCol w:w="1072"/>
            <w:gridCol w:w="6340"/>
            <w:gridCol w:w="821"/>
            <w:gridCol w:w="986"/>
            <w:gridCol w:w="828"/>
          </w:tblGrid>
        </w:tblGridChange>
      </w:tblGrid>
      <w:tr w:rsidR="00A80B78" w:rsidRPr="00AF5054" w14:paraId="141DDDBD" w14:textId="77777777" w:rsidTr="00E255B6">
        <w:trPr>
          <w:trHeight w:val="305"/>
          <w:ins w:id="10400" w:author="The Si Tran" w:date="2012-12-12T07:53:00Z"/>
          <w:trPrChange w:id="10401"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02"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403" w:author="The Si Tran" w:date="2012-12-12T07:53:00Z"/>
                <w:rPrChange w:id="10404" w:author="The Si Tran" w:date="2012-12-14T06:39:00Z">
                  <w:rPr>
                    <w:ins w:id="10405" w:author="The Si Tran" w:date="2012-12-12T07:53:00Z"/>
                    <w:rFonts w:eastAsia="Times New Roman"/>
                    <w:color w:val="000000"/>
                    <w:sz w:val="22"/>
                  </w:rPr>
                </w:rPrChange>
              </w:rPr>
              <w:pPrChange w:id="10406"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407"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pPr>
              <w:pStyle w:val="BangBody"/>
              <w:jc w:val="center"/>
              <w:rPr>
                <w:ins w:id="10408" w:author="The Si Tran" w:date="2012-12-12T07:53:00Z"/>
                <w:b/>
                <w:rPrChange w:id="10409" w:author="superchickend" w:date="2012-12-16T15:35:00Z">
                  <w:rPr>
                    <w:ins w:id="10410" w:author="The Si Tran" w:date="2012-12-12T07:53:00Z"/>
                    <w:rFonts w:eastAsia="Times New Roman"/>
                    <w:color w:val="000000"/>
                    <w:sz w:val="22"/>
                  </w:rPr>
                </w:rPrChange>
              </w:rPr>
              <w:pPrChange w:id="10411" w:author="superchickend" w:date="2012-12-16T15:35:00Z">
                <w:pPr>
                  <w:spacing w:before="0" w:line="240" w:lineRule="auto"/>
                  <w:jc w:val="left"/>
                </w:pPr>
              </w:pPrChange>
            </w:pPr>
            <w:ins w:id="10412" w:author="The Si Tran" w:date="2012-12-12T07:53:00Z">
              <w:r w:rsidRPr="00E255B6">
                <w:rPr>
                  <w:b/>
                  <w:rPrChange w:id="10413"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414"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pPr>
              <w:pStyle w:val="BangBody"/>
              <w:jc w:val="center"/>
              <w:rPr>
                <w:ins w:id="10415" w:author="The Si Tran" w:date="2012-12-12T07:53:00Z"/>
                <w:b/>
                <w:rPrChange w:id="10416" w:author="superchickend" w:date="2012-12-16T15:35:00Z">
                  <w:rPr>
                    <w:ins w:id="10417" w:author="The Si Tran" w:date="2012-12-12T07:53:00Z"/>
                    <w:rFonts w:eastAsia="Times New Roman"/>
                    <w:color w:val="000000"/>
                    <w:sz w:val="22"/>
                  </w:rPr>
                </w:rPrChange>
              </w:rPr>
              <w:pPrChange w:id="10418" w:author="superchickend" w:date="2012-12-16T15:35:00Z">
                <w:pPr>
                  <w:spacing w:before="0" w:line="240" w:lineRule="auto"/>
                  <w:jc w:val="left"/>
                </w:pPr>
              </w:pPrChange>
            </w:pPr>
            <w:ins w:id="10419" w:author="The Si Tran" w:date="2012-12-12T07:53:00Z">
              <w:r w:rsidRPr="00E255B6">
                <w:rPr>
                  <w:b/>
                  <w:rPrChange w:id="10420"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421"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pPr>
              <w:pStyle w:val="BangBody"/>
              <w:jc w:val="center"/>
              <w:rPr>
                <w:ins w:id="10422" w:author="The Si Tran" w:date="2012-12-12T07:53:00Z"/>
                <w:b/>
                <w:rPrChange w:id="10423" w:author="superchickend" w:date="2012-12-16T15:35:00Z">
                  <w:rPr>
                    <w:ins w:id="10424" w:author="The Si Tran" w:date="2012-12-12T07:53:00Z"/>
                    <w:rFonts w:eastAsia="Times New Roman"/>
                    <w:color w:val="000000"/>
                    <w:sz w:val="22"/>
                  </w:rPr>
                </w:rPrChange>
              </w:rPr>
              <w:pPrChange w:id="10425" w:author="superchickend" w:date="2012-12-16T15:35:00Z">
                <w:pPr>
                  <w:spacing w:before="0" w:line="240" w:lineRule="auto"/>
                  <w:jc w:val="left"/>
                </w:pPr>
              </w:pPrChange>
            </w:pPr>
            <w:ins w:id="10426" w:author="The Si Tran" w:date="2012-12-12T07:53:00Z">
              <w:r w:rsidRPr="00E255B6">
                <w:rPr>
                  <w:b/>
                  <w:rPrChange w:id="10427"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428"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pPr>
              <w:pStyle w:val="BangBody"/>
              <w:jc w:val="center"/>
              <w:rPr>
                <w:ins w:id="10429" w:author="The Si Tran" w:date="2012-12-12T07:53:00Z"/>
                <w:b/>
                <w:rPrChange w:id="10430" w:author="superchickend" w:date="2012-12-16T15:35:00Z">
                  <w:rPr>
                    <w:ins w:id="10431" w:author="The Si Tran" w:date="2012-12-12T07:53:00Z"/>
                    <w:rFonts w:eastAsia="Times New Roman"/>
                    <w:color w:val="000000"/>
                    <w:sz w:val="22"/>
                  </w:rPr>
                </w:rPrChange>
              </w:rPr>
              <w:pPrChange w:id="10432" w:author="superchickend" w:date="2012-12-16T15:35:00Z">
                <w:pPr>
                  <w:spacing w:before="0" w:line="240" w:lineRule="auto"/>
                  <w:jc w:val="left"/>
                </w:pPr>
              </w:pPrChange>
            </w:pPr>
            <w:ins w:id="10433" w:author="The Si Tran" w:date="2012-12-12T07:53:00Z">
              <w:r w:rsidRPr="00E255B6">
                <w:rPr>
                  <w:b/>
                  <w:rPrChange w:id="10434" w:author="superchickend" w:date="2012-12-16T15:35:00Z">
                    <w:rPr>
                      <w:sz w:val="22"/>
                    </w:rPr>
                  </w:rPrChange>
                </w:rPr>
                <w:t>MAPE</w:t>
              </w:r>
            </w:ins>
          </w:p>
        </w:tc>
      </w:tr>
      <w:tr w:rsidR="00A80B78" w:rsidRPr="00AF5054" w14:paraId="44B11DC2" w14:textId="77777777" w:rsidTr="00E255B6">
        <w:trPr>
          <w:trHeight w:val="610"/>
          <w:ins w:id="10435" w:author="The Si Tran" w:date="2012-12-12T07:53:00Z"/>
          <w:trPrChange w:id="10436"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37"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pPr>
              <w:pStyle w:val="BangBody"/>
              <w:jc w:val="center"/>
              <w:rPr>
                <w:ins w:id="10438" w:author="The Si Tran" w:date="2012-12-12T07:53:00Z"/>
                <w:b/>
                <w:rPrChange w:id="10439" w:author="superchickend" w:date="2012-12-16T15:35:00Z">
                  <w:rPr>
                    <w:ins w:id="10440" w:author="The Si Tran" w:date="2012-12-12T07:53:00Z"/>
                    <w:rFonts w:eastAsia="Times New Roman"/>
                    <w:color w:val="000000"/>
                    <w:sz w:val="22"/>
                  </w:rPr>
                </w:rPrChange>
              </w:rPr>
              <w:pPrChange w:id="10441" w:author="superchickend" w:date="2012-12-16T15:35:00Z">
                <w:pPr>
                  <w:spacing w:before="0" w:line="240" w:lineRule="auto"/>
                  <w:jc w:val="center"/>
                </w:pPr>
              </w:pPrChange>
            </w:pPr>
            <w:ins w:id="10442" w:author="The Si Tran" w:date="2012-12-12T07:53:00Z">
              <w:r w:rsidRPr="00E255B6">
                <w:rPr>
                  <w:b/>
                  <w:rPrChange w:id="10443"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44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445" w:author="The Si Tran" w:date="2012-12-12T07:53:00Z"/>
                <w:rPrChange w:id="10446" w:author="The Si Tran" w:date="2012-12-14T06:39:00Z">
                  <w:rPr>
                    <w:ins w:id="10447" w:author="The Si Tran" w:date="2012-12-12T07:53:00Z"/>
                    <w:rFonts w:eastAsia="Times New Roman"/>
                    <w:color w:val="000000"/>
                    <w:sz w:val="22"/>
                  </w:rPr>
                </w:rPrChange>
              </w:rPr>
              <w:pPrChange w:id="10448" w:author="The Si Tran" w:date="2012-12-16T08:46:00Z">
                <w:pPr>
                  <w:spacing w:before="0" w:line="240" w:lineRule="auto"/>
                  <w:jc w:val="left"/>
                </w:pPr>
              </w:pPrChange>
            </w:pPr>
            <w:ins w:id="10449" w:author="The Si Tran" w:date="2012-12-12T07:53:00Z">
              <w:r w:rsidRPr="00B228F5">
                <w:rPr>
                  <w:rPrChange w:id="10450"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45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jc w:val="center"/>
              <w:rPr>
                <w:ins w:id="10452" w:author="The Si Tran" w:date="2012-12-12T07:53:00Z"/>
                <w:rPrChange w:id="10453" w:author="The Si Tran" w:date="2012-12-14T06:39:00Z">
                  <w:rPr>
                    <w:ins w:id="10454" w:author="The Si Tran" w:date="2012-12-12T07:53:00Z"/>
                    <w:rFonts w:eastAsia="Times New Roman"/>
                    <w:color w:val="000000"/>
                    <w:sz w:val="22"/>
                  </w:rPr>
                </w:rPrChange>
              </w:rPr>
              <w:pPrChange w:id="10455" w:author="superchickend" w:date="2012-12-16T15:35:00Z">
                <w:pPr>
                  <w:spacing w:before="0" w:line="240" w:lineRule="auto"/>
                  <w:jc w:val="right"/>
                </w:pPr>
              </w:pPrChange>
            </w:pPr>
            <w:ins w:id="10456" w:author="The Si Tran" w:date="2012-12-12T07:53:00Z">
              <w:r w:rsidRPr="00B228F5">
                <w:rPr>
                  <w:rPrChange w:id="10457"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45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jc w:val="center"/>
              <w:rPr>
                <w:ins w:id="10459" w:author="The Si Tran" w:date="2012-12-12T07:53:00Z"/>
                <w:rPrChange w:id="10460" w:author="The Si Tran" w:date="2012-12-14T06:39:00Z">
                  <w:rPr>
                    <w:ins w:id="10461" w:author="The Si Tran" w:date="2012-12-12T07:53:00Z"/>
                    <w:rFonts w:eastAsia="Times New Roman"/>
                    <w:color w:val="000000"/>
                    <w:sz w:val="22"/>
                  </w:rPr>
                </w:rPrChange>
              </w:rPr>
              <w:pPrChange w:id="10462" w:author="superchickend" w:date="2012-12-16T15:35:00Z">
                <w:pPr>
                  <w:spacing w:before="0" w:line="240" w:lineRule="auto"/>
                  <w:jc w:val="right"/>
                </w:pPr>
              </w:pPrChange>
            </w:pPr>
            <w:ins w:id="10463" w:author="The Si Tran" w:date="2012-12-12T07:53:00Z">
              <w:r w:rsidRPr="00B228F5">
                <w:rPr>
                  <w:rPrChange w:id="10464"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46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jc w:val="center"/>
              <w:rPr>
                <w:ins w:id="10466" w:author="The Si Tran" w:date="2012-12-12T07:53:00Z"/>
                <w:rPrChange w:id="10467" w:author="The Si Tran" w:date="2012-12-14T06:39:00Z">
                  <w:rPr>
                    <w:ins w:id="10468" w:author="The Si Tran" w:date="2012-12-12T07:53:00Z"/>
                    <w:rFonts w:eastAsia="Times New Roman"/>
                    <w:color w:val="000000"/>
                    <w:sz w:val="22"/>
                  </w:rPr>
                </w:rPrChange>
              </w:rPr>
              <w:pPrChange w:id="10469" w:author="superchickend" w:date="2012-12-16T15:35:00Z">
                <w:pPr>
                  <w:spacing w:before="0" w:line="240" w:lineRule="auto"/>
                  <w:jc w:val="right"/>
                </w:pPr>
              </w:pPrChange>
            </w:pPr>
            <w:ins w:id="10470" w:author="The Si Tran" w:date="2012-12-12T07:53:00Z">
              <w:r w:rsidRPr="00B228F5">
                <w:rPr>
                  <w:rPrChange w:id="10471" w:author="The Si Tran" w:date="2012-12-14T06:39:00Z">
                    <w:rPr>
                      <w:sz w:val="22"/>
                    </w:rPr>
                  </w:rPrChange>
                </w:rPr>
                <w:t>30.33</w:t>
              </w:r>
            </w:ins>
          </w:p>
        </w:tc>
      </w:tr>
      <w:tr w:rsidR="00A80B78" w:rsidRPr="00AF5054" w14:paraId="649AE6C9" w14:textId="77777777" w:rsidTr="00E255B6">
        <w:trPr>
          <w:trHeight w:val="610"/>
          <w:ins w:id="10472" w:author="The Si Tran" w:date="2012-12-12T07:53:00Z"/>
          <w:trPrChange w:id="10473"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474"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pPr>
              <w:pStyle w:val="BangBody"/>
              <w:jc w:val="center"/>
              <w:rPr>
                <w:ins w:id="10475" w:author="The Si Tran" w:date="2012-12-12T07:53:00Z"/>
                <w:b/>
                <w:rPrChange w:id="10476" w:author="superchickend" w:date="2012-12-16T15:35:00Z">
                  <w:rPr>
                    <w:ins w:id="10477" w:author="The Si Tran" w:date="2012-12-12T07:53:00Z"/>
                    <w:rFonts w:eastAsia="Times New Roman"/>
                    <w:color w:val="000000"/>
                    <w:sz w:val="22"/>
                  </w:rPr>
                </w:rPrChange>
              </w:rPr>
              <w:pPrChange w:id="10478"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47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480" w:author="The Si Tran" w:date="2012-12-12T07:53:00Z"/>
                <w:rPrChange w:id="10481" w:author="The Si Tran" w:date="2012-12-14T06:39:00Z">
                  <w:rPr>
                    <w:ins w:id="10482" w:author="The Si Tran" w:date="2012-12-12T07:53:00Z"/>
                    <w:rFonts w:eastAsia="Times New Roman"/>
                    <w:color w:val="000000"/>
                    <w:sz w:val="22"/>
                  </w:rPr>
                </w:rPrChange>
              </w:rPr>
              <w:pPrChange w:id="10483" w:author="The Si Tran" w:date="2012-12-16T08:46:00Z">
                <w:pPr>
                  <w:spacing w:before="0" w:line="240" w:lineRule="auto"/>
                  <w:jc w:val="left"/>
                </w:pPr>
              </w:pPrChange>
            </w:pPr>
            <w:ins w:id="10484" w:author="The Si Tran" w:date="2012-12-12T07:53:00Z">
              <w:r w:rsidRPr="00B228F5">
                <w:rPr>
                  <w:rPrChange w:id="10485"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48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jc w:val="center"/>
              <w:rPr>
                <w:ins w:id="10487" w:author="The Si Tran" w:date="2012-12-12T07:53:00Z"/>
                <w:rPrChange w:id="10488" w:author="The Si Tran" w:date="2012-12-14T06:39:00Z">
                  <w:rPr>
                    <w:ins w:id="10489" w:author="The Si Tran" w:date="2012-12-12T07:53:00Z"/>
                    <w:rFonts w:eastAsia="Times New Roman"/>
                    <w:color w:val="000000"/>
                    <w:sz w:val="22"/>
                  </w:rPr>
                </w:rPrChange>
              </w:rPr>
              <w:pPrChange w:id="10490" w:author="superchickend" w:date="2012-12-16T15:35:00Z">
                <w:pPr>
                  <w:spacing w:before="0" w:line="240" w:lineRule="auto"/>
                  <w:jc w:val="right"/>
                </w:pPr>
              </w:pPrChange>
            </w:pPr>
            <w:ins w:id="10491" w:author="The Si Tran" w:date="2012-12-12T07:53:00Z">
              <w:r w:rsidRPr="00B228F5">
                <w:rPr>
                  <w:rPrChange w:id="10492"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49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jc w:val="center"/>
              <w:rPr>
                <w:ins w:id="10494" w:author="The Si Tran" w:date="2012-12-12T07:53:00Z"/>
                <w:rPrChange w:id="10495" w:author="The Si Tran" w:date="2012-12-14T06:39:00Z">
                  <w:rPr>
                    <w:ins w:id="10496" w:author="The Si Tran" w:date="2012-12-12T07:53:00Z"/>
                    <w:rFonts w:eastAsia="Times New Roman"/>
                    <w:color w:val="000000"/>
                    <w:sz w:val="22"/>
                  </w:rPr>
                </w:rPrChange>
              </w:rPr>
              <w:pPrChange w:id="10497" w:author="superchickend" w:date="2012-12-16T15:35:00Z">
                <w:pPr>
                  <w:spacing w:before="0" w:line="240" w:lineRule="auto"/>
                  <w:jc w:val="right"/>
                </w:pPr>
              </w:pPrChange>
            </w:pPr>
            <w:ins w:id="10498" w:author="The Si Tran" w:date="2012-12-12T07:53:00Z">
              <w:r w:rsidRPr="00B228F5">
                <w:rPr>
                  <w:rPrChange w:id="10499"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50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jc w:val="center"/>
              <w:rPr>
                <w:ins w:id="10501" w:author="The Si Tran" w:date="2012-12-12T07:53:00Z"/>
                <w:rPrChange w:id="10502" w:author="The Si Tran" w:date="2012-12-14T06:39:00Z">
                  <w:rPr>
                    <w:ins w:id="10503" w:author="The Si Tran" w:date="2012-12-12T07:53:00Z"/>
                    <w:rFonts w:eastAsia="Times New Roman"/>
                    <w:color w:val="000000"/>
                    <w:sz w:val="22"/>
                  </w:rPr>
                </w:rPrChange>
              </w:rPr>
              <w:pPrChange w:id="10504" w:author="superchickend" w:date="2012-12-16T15:35:00Z">
                <w:pPr>
                  <w:spacing w:before="0" w:line="240" w:lineRule="auto"/>
                  <w:jc w:val="right"/>
                </w:pPr>
              </w:pPrChange>
            </w:pPr>
            <w:ins w:id="10505" w:author="The Si Tran" w:date="2012-12-12T07:53:00Z">
              <w:r w:rsidRPr="00B228F5">
                <w:rPr>
                  <w:rPrChange w:id="10506" w:author="The Si Tran" w:date="2012-12-14T06:39:00Z">
                    <w:rPr>
                      <w:sz w:val="22"/>
                    </w:rPr>
                  </w:rPrChange>
                </w:rPr>
                <w:t>32.58</w:t>
              </w:r>
            </w:ins>
          </w:p>
        </w:tc>
      </w:tr>
      <w:tr w:rsidR="00A80B78" w:rsidRPr="00AF5054" w14:paraId="3ECA3B91" w14:textId="77777777" w:rsidTr="00E255B6">
        <w:trPr>
          <w:trHeight w:val="305"/>
          <w:ins w:id="10507" w:author="The Si Tran" w:date="2012-12-12T07:53:00Z"/>
          <w:trPrChange w:id="10508"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509"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pPr>
              <w:pStyle w:val="BangBody"/>
              <w:jc w:val="center"/>
              <w:rPr>
                <w:ins w:id="10510" w:author="The Si Tran" w:date="2012-12-12T07:53:00Z"/>
                <w:b/>
                <w:rPrChange w:id="10511" w:author="superchickend" w:date="2012-12-16T15:35:00Z">
                  <w:rPr>
                    <w:ins w:id="10512" w:author="The Si Tran" w:date="2012-12-12T07:53:00Z"/>
                    <w:rFonts w:eastAsia="Times New Roman"/>
                    <w:color w:val="000000"/>
                    <w:sz w:val="22"/>
                  </w:rPr>
                </w:rPrChange>
              </w:rPr>
              <w:pPrChange w:id="10513" w:author="superchickend" w:date="2012-12-16T15:35:00Z">
                <w:pPr>
                  <w:spacing w:before="0" w:line="240" w:lineRule="auto"/>
                  <w:jc w:val="center"/>
                </w:pPr>
              </w:pPrChange>
            </w:pPr>
            <w:ins w:id="10514" w:author="The Si Tran" w:date="2012-12-12T07:53:00Z">
              <w:r w:rsidRPr="00E255B6">
                <w:rPr>
                  <w:b/>
                  <w:rPrChange w:id="10515"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516"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517" w:author="The Si Tran" w:date="2012-12-12T07:53:00Z"/>
                <w:rPrChange w:id="10518" w:author="The Si Tran" w:date="2012-12-14T06:39:00Z">
                  <w:rPr>
                    <w:ins w:id="10519" w:author="The Si Tran" w:date="2012-12-12T07:53:00Z"/>
                    <w:rFonts w:eastAsia="Times New Roman"/>
                    <w:color w:val="000000"/>
                    <w:sz w:val="22"/>
                  </w:rPr>
                </w:rPrChange>
              </w:rPr>
              <w:pPrChange w:id="10520" w:author="The Si Tran" w:date="2012-12-16T08:46:00Z">
                <w:pPr>
                  <w:spacing w:before="0" w:line="240" w:lineRule="auto"/>
                  <w:jc w:val="left"/>
                </w:pPr>
              </w:pPrChange>
            </w:pPr>
            <w:ins w:id="10521" w:author="The Si Tran" w:date="2012-12-12T07:53:00Z">
              <w:r w:rsidRPr="00B228F5">
                <w:rPr>
                  <w:rPrChange w:id="10522"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52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jc w:val="center"/>
              <w:rPr>
                <w:ins w:id="10524" w:author="The Si Tran" w:date="2012-12-12T07:53:00Z"/>
                <w:rPrChange w:id="10525" w:author="The Si Tran" w:date="2012-12-14T06:39:00Z">
                  <w:rPr>
                    <w:ins w:id="10526" w:author="The Si Tran" w:date="2012-12-12T07:53:00Z"/>
                    <w:rFonts w:eastAsia="Times New Roman"/>
                    <w:color w:val="000000"/>
                    <w:sz w:val="22"/>
                  </w:rPr>
                </w:rPrChange>
              </w:rPr>
              <w:pPrChange w:id="10527" w:author="superchickend" w:date="2012-12-16T15:36:00Z">
                <w:pPr>
                  <w:spacing w:before="0" w:line="240" w:lineRule="auto"/>
                  <w:jc w:val="right"/>
                </w:pPr>
              </w:pPrChange>
            </w:pPr>
            <w:ins w:id="10528" w:author="The Si Tran" w:date="2012-12-12T07:53:00Z">
              <w:r w:rsidRPr="00B228F5">
                <w:rPr>
                  <w:rPrChange w:id="10529"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53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jc w:val="center"/>
              <w:rPr>
                <w:ins w:id="10531" w:author="The Si Tran" w:date="2012-12-12T07:53:00Z"/>
                <w:rPrChange w:id="10532" w:author="The Si Tran" w:date="2012-12-14T06:39:00Z">
                  <w:rPr>
                    <w:ins w:id="10533" w:author="The Si Tran" w:date="2012-12-12T07:53:00Z"/>
                    <w:rFonts w:eastAsia="Times New Roman"/>
                    <w:color w:val="000000"/>
                    <w:sz w:val="22"/>
                  </w:rPr>
                </w:rPrChange>
              </w:rPr>
              <w:pPrChange w:id="10534" w:author="superchickend" w:date="2012-12-16T15:36:00Z">
                <w:pPr>
                  <w:spacing w:before="0" w:line="240" w:lineRule="auto"/>
                  <w:jc w:val="right"/>
                </w:pPr>
              </w:pPrChange>
            </w:pPr>
            <w:ins w:id="10535" w:author="The Si Tran" w:date="2012-12-12T07:53:00Z">
              <w:r w:rsidRPr="00B228F5">
                <w:rPr>
                  <w:rPrChange w:id="10536"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53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jc w:val="center"/>
              <w:rPr>
                <w:ins w:id="10538" w:author="The Si Tran" w:date="2012-12-12T07:53:00Z"/>
                <w:rPrChange w:id="10539" w:author="The Si Tran" w:date="2012-12-14T06:39:00Z">
                  <w:rPr>
                    <w:ins w:id="10540" w:author="The Si Tran" w:date="2012-12-12T07:53:00Z"/>
                    <w:rFonts w:eastAsia="Times New Roman"/>
                    <w:color w:val="000000"/>
                    <w:sz w:val="22"/>
                  </w:rPr>
                </w:rPrChange>
              </w:rPr>
              <w:pPrChange w:id="10541" w:author="superchickend" w:date="2012-12-16T15:36:00Z">
                <w:pPr>
                  <w:spacing w:before="0" w:line="240" w:lineRule="auto"/>
                  <w:jc w:val="right"/>
                </w:pPr>
              </w:pPrChange>
            </w:pPr>
            <w:ins w:id="10542" w:author="The Si Tran" w:date="2012-12-12T07:53:00Z">
              <w:r w:rsidRPr="00B228F5">
                <w:rPr>
                  <w:rPrChange w:id="10543" w:author="The Si Tran" w:date="2012-12-14T06:39:00Z">
                    <w:rPr>
                      <w:sz w:val="22"/>
                    </w:rPr>
                  </w:rPrChange>
                </w:rPr>
                <w:t>37.37</w:t>
              </w:r>
            </w:ins>
          </w:p>
        </w:tc>
      </w:tr>
      <w:tr w:rsidR="00A80B78" w:rsidRPr="00AF5054" w14:paraId="41AB3AF1" w14:textId="77777777" w:rsidTr="00E255B6">
        <w:trPr>
          <w:trHeight w:val="916"/>
          <w:ins w:id="10544" w:author="The Si Tran" w:date="2012-12-12T07:53:00Z"/>
          <w:trPrChange w:id="10545"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46"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pPr>
              <w:pStyle w:val="BangBody"/>
              <w:jc w:val="center"/>
              <w:rPr>
                <w:ins w:id="10547" w:author="The Si Tran" w:date="2012-12-12T07:53:00Z"/>
                <w:b/>
                <w:rPrChange w:id="10548" w:author="superchickend" w:date="2012-12-16T15:35:00Z">
                  <w:rPr>
                    <w:ins w:id="10549" w:author="The Si Tran" w:date="2012-12-12T07:53:00Z"/>
                    <w:rFonts w:eastAsia="Times New Roman"/>
                    <w:color w:val="000000"/>
                    <w:sz w:val="22"/>
                  </w:rPr>
                </w:rPrChange>
              </w:rPr>
              <w:pPrChange w:id="10550" w:author="superchickend" w:date="2012-12-16T15:35:00Z">
                <w:pPr>
                  <w:spacing w:before="0" w:line="240" w:lineRule="auto"/>
                  <w:jc w:val="center"/>
                </w:pPr>
              </w:pPrChange>
            </w:pPr>
            <w:ins w:id="10551" w:author="The Si Tran" w:date="2012-12-12T07:53:00Z">
              <w:r w:rsidRPr="00E255B6">
                <w:rPr>
                  <w:b/>
                  <w:rPrChange w:id="10552"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55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554" w:author="The Si Tran" w:date="2012-12-12T07:53:00Z"/>
                <w:rPrChange w:id="10555" w:author="The Si Tran" w:date="2012-12-14T06:39:00Z">
                  <w:rPr>
                    <w:ins w:id="10556" w:author="The Si Tran" w:date="2012-12-12T07:53:00Z"/>
                    <w:rFonts w:eastAsia="Times New Roman"/>
                    <w:color w:val="000000"/>
                    <w:sz w:val="22"/>
                  </w:rPr>
                </w:rPrChange>
              </w:rPr>
              <w:pPrChange w:id="10557" w:author="The Si Tran" w:date="2012-12-16T08:46:00Z">
                <w:pPr>
                  <w:spacing w:before="0" w:line="240" w:lineRule="auto"/>
                  <w:jc w:val="left"/>
                </w:pPr>
              </w:pPrChange>
            </w:pPr>
            <w:ins w:id="10558" w:author="The Si Tran" w:date="2012-12-12T07:53:00Z">
              <w:r w:rsidRPr="00B228F5">
                <w:rPr>
                  <w:rPrChange w:id="10559" w:author="The Si Tran" w:date="2012-12-14T06:39:00Z">
                    <w:rPr>
                      <w:sz w:val="22"/>
                    </w:rPr>
                  </w:rPrChange>
                </w:rPr>
                <w:t>ARIMA(2, 0, 2)(1, 1, 1)10</w:t>
              </w:r>
              <w:r w:rsidRPr="00B228F5">
                <w:rPr>
                  <w:rPrChange w:id="10560"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56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jc w:val="center"/>
              <w:rPr>
                <w:ins w:id="10562" w:author="The Si Tran" w:date="2012-12-12T07:53:00Z"/>
                <w:rPrChange w:id="10563" w:author="The Si Tran" w:date="2012-12-14T06:39:00Z">
                  <w:rPr>
                    <w:ins w:id="10564" w:author="The Si Tran" w:date="2012-12-12T07:53:00Z"/>
                    <w:rFonts w:eastAsia="Times New Roman"/>
                    <w:color w:val="000000"/>
                    <w:sz w:val="22"/>
                  </w:rPr>
                </w:rPrChange>
              </w:rPr>
              <w:pPrChange w:id="10565" w:author="superchickend" w:date="2012-12-16T15:36:00Z">
                <w:pPr>
                  <w:spacing w:before="0" w:line="240" w:lineRule="auto"/>
                  <w:jc w:val="right"/>
                </w:pPr>
              </w:pPrChange>
            </w:pPr>
            <w:ins w:id="10566" w:author="The Si Tran" w:date="2012-12-12T07:53:00Z">
              <w:r w:rsidRPr="00B228F5">
                <w:rPr>
                  <w:rPrChange w:id="10567"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56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jc w:val="center"/>
              <w:rPr>
                <w:ins w:id="10569" w:author="The Si Tran" w:date="2012-12-12T07:53:00Z"/>
                <w:rPrChange w:id="10570" w:author="The Si Tran" w:date="2012-12-14T06:39:00Z">
                  <w:rPr>
                    <w:ins w:id="10571" w:author="The Si Tran" w:date="2012-12-12T07:53:00Z"/>
                    <w:rFonts w:eastAsia="Times New Roman"/>
                    <w:color w:val="000000"/>
                    <w:sz w:val="22"/>
                  </w:rPr>
                </w:rPrChange>
              </w:rPr>
              <w:pPrChange w:id="10572" w:author="superchickend" w:date="2012-12-16T15:36:00Z">
                <w:pPr>
                  <w:spacing w:before="0" w:line="240" w:lineRule="auto"/>
                  <w:jc w:val="right"/>
                </w:pPr>
              </w:pPrChange>
            </w:pPr>
            <w:ins w:id="10573" w:author="The Si Tran" w:date="2012-12-12T07:53:00Z">
              <w:r w:rsidRPr="00B228F5">
                <w:rPr>
                  <w:rPrChange w:id="10574"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57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jc w:val="center"/>
              <w:rPr>
                <w:ins w:id="10576" w:author="The Si Tran" w:date="2012-12-12T07:53:00Z"/>
                <w:rPrChange w:id="10577" w:author="The Si Tran" w:date="2012-12-14T06:39:00Z">
                  <w:rPr>
                    <w:ins w:id="10578" w:author="The Si Tran" w:date="2012-12-12T07:53:00Z"/>
                    <w:rFonts w:eastAsia="Times New Roman"/>
                    <w:color w:val="000000"/>
                    <w:sz w:val="22"/>
                  </w:rPr>
                </w:rPrChange>
              </w:rPr>
              <w:pPrChange w:id="10579" w:author="superchickend" w:date="2012-12-16T15:36:00Z">
                <w:pPr>
                  <w:spacing w:before="0" w:line="240" w:lineRule="auto"/>
                  <w:jc w:val="right"/>
                </w:pPr>
              </w:pPrChange>
            </w:pPr>
            <w:ins w:id="10580" w:author="The Si Tran" w:date="2012-12-12T07:53:00Z">
              <w:r w:rsidRPr="00B228F5">
                <w:rPr>
                  <w:rPrChange w:id="10581" w:author="The Si Tran" w:date="2012-12-14T06:39:00Z">
                    <w:rPr>
                      <w:sz w:val="22"/>
                    </w:rPr>
                  </w:rPrChange>
                </w:rPr>
                <w:t>28.71</w:t>
              </w:r>
            </w:ins>
          </w:p>
        </w:tc>
      </w:tr>
      <w:tr w:rsidR="00A80B78" w:rsidRPr="00AF5054" w14:paraId="316E99BA" w14:textId="77777777" w:rsidTr="00E255B6">
        <w:trPr>
          <w:trHeight w:val="916"/>
          <w:ins w:id="10582" w:author="The Si Tran" w:date="2012-12-12T07:53:00Z"/>
          <w:trPrChange w:id="10583"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584"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585" w:author="The Si Tran" w:date="2012-12-12T07:53:00Z"/>
                <w:rPrChange w:id="10586" w:author="The Si Tran" w:date="2012-12-14T06:39:00Z">
                  <w:rPr>
                    <w:ins w:id="10587" w:author="The Si Tran" w:date="2012-12-12T07:53:00Z"/>
                    <w:rFonts w:eastAsia="Times New Roman"/>
                    <w:color w:val="000000"/>
                    <w:sz w:val="22"/>
                  </w:rPr>
                </w:rPrChange>
              </w:rPr>
              <w:pPrChange w:id="10588"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589"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590" w:author="The Si Tran" w:date="2012-12-12T07:53:00Z"/>
                <w:rPrChange w:id="10591" w:author="The Si Tran" w:date="2012-12-14T06:39:00Z">
                  <w:rPr>
                    <w:ins w:id="10592" w:author="The Si Tran" w:date="2012-12-12T07:53:00Z"/>
                    <w:rFonts w:eastAsia="Times New Roman"/>
                    <w:color w:val="000000"/>
                    <w:sz w:val="22"/>
                  </w:rPr>
                </w:rPrChange>
              </w:rPr>
              <w:pPrChange w:id="10593" w:author="The Si Tran" w:date="2012-12-16T08:46:00Z">
                <w:pPr>
                  <w:spacing w:before="0" w:line="240" w:lineRule="auto"/>
                  <w:jc w:val="left"/>
                </w:pPr>
              </w:pPrChange>
            </w:pPr>
            <w:ins w:id="10594" w:author="The Si Tran" w:date="2012-12-12T07:53:00Z">
              <w:r w:rsidRPr="00B228F5">
                <w:rPr>
                  <w:rPrChange w:id="10595" w:author="The Si Tran" w:date="2012-12-14T06:39:00Z">
                    <w:rPr>
                      <w:sz w:val="22"/>
                    </w:rPr>
                  </w:rPrChange>
                </w:rPr>
                <w:t>ARIMA(2, 0, 2)(1, 1, 1)10</w:t>
              </w:r>
              <w:r w:rsidRPr="00B228F5">
                <w:rPr>
                  <w:rPrChange w:id="10596"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59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pPr>
              <w:pStyle w:val="BangBody"/>
              <w:jc w:val="center"/>
              <w:rPr>
                <w:ins w:id="10598" w:author="The Si Tran" w:date="2012-12-12T07:53:00Z"/>
                <w:b/>
                <w:rPrChange w:id="10599" w:author="superchickend" w:date="2012-12-16T15:36:00Z">
                  <w:rPr>
                    <w:ins w:id="10600" w:author="The Si Tran" w:date="2012-12-12T07:53:00Z"/>
                    <w:rFonts w:eastAsia="Times New Roman"/>
                    <w:color w:val="000000"/>
                    <w:sz w:val="22"/>
                  </w:rPr>
                </w:rPrChange>
              </w:rPr>
              <w:pPrChange w:id="10601" w:author="superchickend" w:date="2012-12-16T15:36:00Z">
                <w:pPr>
                  <w:spacing w:before="0" w:line="240" w:lineRule="auto"/>
                  <w:jc w:val="right"/>
                </w:pPr>
              </w:pPrChange>
            </w:pPr>
            <w:ins w:id="10602" w:author="The Si Tran" w:date="2012-12-12T07:53:00Z">
              <w:r w:rsidRPr="00E255B6">
                <w:rPr>
                  <w:b/>
                  <w:rPrChange w:id="10603"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60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pPr>
              <w:pStyle w:val="BangBody"/>
              <w:jc w:val="center"/>
              <w:rPr>
                <w:ins w:id="10605" w:author="The Si Tran" w:date="2012-12-12T07:53:00Z"/>
                <w:b/>
                <w:rPrChange w:id="10606" w:author="superchickend" w:date="2012-12-16T15:36:00Z">
                  <w:rPr>
                    <w:ins w:id="10607" w:author="The Si Tran" w:date="2012-12-12T07:53:00Z"/>
                    <w:rFonts w:eastAsia="Times New Roman"/>
                    <w:color w:val="000000"/>
                    <w:sz w:val="22"/>
                  </w:rPr>
                </w:rPrChange>
              </w:rPr>
              <w:pPrChange w:id="10608" w:author="superchickend" w:date="2012-12-16T15:36:00Z">
                <w:pPr>
                  <w:spacing w:before="0" w:line="240" w:lineRule="auto"/>
                  <w:jc w:val="right"/>
                </w:pPr>
              </w:pPrChange>
            </w:pPr>
            <w:ins w:id="10609" w:author="The Si Tran" w:date="2012-12-12T07:53:00Z">
              <w:r w:rsidRPr="00E255B6">
                <w:rPr>
                  <w:b/>
                  <w:rPrChange w:id="10610"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61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pPr>
              <w:pStyle w:val="BangBody"/>
              <w:jc w:val="center"/>
              <w:rPr>
                <w:ins w:id="10612" w:author="The Si Tran" w:date="2012-12-12T07:53:00Z"/>
                <w:b/>
                <w:rPrChange w:id="10613" w:author="superchickend" w:date="2012-12-16T15:36:00Z">
                  <w:rPr>
                    <w:ins w:id="10614" w:author="The Si Tran" w:date="2012-12-12T07:53:00Z"/>
                    <w:rFonts w:eastAsia="Times New Roman"/>
                    <w:color w:val="000000"/>
                    <w:sz w:val="22"/>
                  </w:rPr>
                </w:rPrChange>
              </w:rPr>
              <w:pPrChange w:id="10615" w:author="superchickend" w:date="2012-12-16T15:36:00Z">
                <w:pPr>
                  <w:spacing w:before="0" w:line="240" w:lineRule="auto"/>
                  <w:jc w:val="right"/>
                </w:pPr>
              </w:pPrChange>
            </w:pPr>
            <w:ins w:id="10616" w:author="The Si Tran" w:date="2012-12-12T07:53:00Z">
              <w:r w:rsidRPr="00E255B6">
                <w:rPr>
                  <w:b/>
                  <w:rPrChange w:id="10617" w:author="superchickend" w:date="2012-12-16T15:36:00Z">
                    <w:rPr>
                      <w:sz w:val="22"/>
                    </w:rPr>
                  </w:rPrChange>
                </w:rPr>
                <w:t>22.25</w:t>
              </w:r>
            </w:ins>
          </w:p>
        </w:tc>
      </w:tr>
    </w:tbl>
    <w:p w14:paraId="226DE0B7" w14:textId="22EC2DC8" w:rsidR="0085381C" w:rsidRDefault="0085381C" w:rsidP="0085381C">
      <w:pPr>
        <w:pStyle w:val="Heading2"/>
        <w:rPr>
          <w:ins w:id="10618" w:author="The Si Tran" w:date="2012-12-11T20:50:00Z"/>
        </w:rPr>
      </w:pPr>
      <w:bookmarkStart w:id="10619" w:name="_Toc343452531"/>
      <w:ins w:id="10620" w:author="The Si Tran" w:date="2012-12-11T20:50:00Z">
        <w:r>
          <w:t>Đánh giá kết quả thực nghiệm</w:t>
        </w:r>
        <w:bookmarkEnd w:id="10619"/>
      </w:ins>
    </w:p>
    <w:p w14:paraId="6C528FD7" w14:textId="11AC7D2B" w:rsidR="0085381C" w:rsidRDefault="00BD6CE9">
      <w:pPr>
        <w:rPr>
          <w:ins w:id="10621" w:author="The Si Tran" w:date="2012-12-11T20:53:00Z"/>
        </w:rPr>
        <w:pPrChange w:id="10622" w:author="The Si Tran" w:date="2012-12-16T08:46:00Z">
          <w:pPr>
            <w:pStyle w:val="Heading2"/>
            <w:numPr>
              <w:numId w:val="44"/>
            </w:numPr>
            <w:tabs>
              <w:tab w:val="num" w:pos="1098"/>
            </w:tabs>
            <w:ind w:left="1098"/>
          </w:pPr>
        </w:pPrChange>
      </w:pPr>
      <w:ins w:id="10623" w:author="The Si Tran" w:date="2012-12-11T20:51:00Z">
        <w:r>
          <w:t>Qua quá trình chạy thực nghiệm với các bộ dữ liệu mang tính chất khác nhau và so sánh</w:t>
        </w:r>
      </w:ins>
      <w:ins w:id="10624" w:author="The Si Tran" w:date="2012-12-11T20:52:00Z">
        <w:r>
          <w:t xml:space="preserve"> các mô hình với nhau, </w:t>
        </w:r>
      </w:ins>
      <w:ins w:id="10625" w:author="The Si Tran" w:date="2012-12-11T20:53:00Z">
        <w:r w:rsidR="00637C13">
          <w:t xml:space="preserve">nhóm </w:t>
        </w:r>
      </w:ins>
      <w:ins w:id="10626" w:author="The Si Tran" w:date="2012-12-11T20:52:00Z">
        <w:r>
          <w:t>chúng tôi</w:t>
        </w:r>
      </w:ins>
      <w:ins w:id="10627" w:author="The Si Tran" w:date="2012-12-11T20:53:00Z">
        <w:r w:rsidR="00637C13">
          <w:t xml:space="preserve"> rút ra các nhận xét như sau:</w:t>
        </w:r>
      </w:ins>
    </w:p>
    <w:p w14:paraId="36651042" w14:textId="77777777" w:rsidR="00637C13" w:rsidRPr="00097101" w:rsidRDefault="004E490E">
      <w:pPr>
        <w:pStyle w:val="BuletL1"/>
        <w:rPr>
          <w:ins w:id="10628" w:author="The Si Tran" w:date="2012-12-11T20:56:00Z"/>
        </w:rPr>
        <w:pPrChange w:id="10629" w:author="The Si Tran" w:date="2012-12-16T08:46:00Z">
          <w:pPr>
            <w:pStyle w:val="Heading2"/>
            <w:numPr>
              <w:numId w:val="44"/>
            </w:numPr>
            <w:tabs>
              <w:tab w:val="num" w:pos="1098"/>
            </w:tabs>
            <w:ind w:left="1098"/>
          </w:pPr>
        </w:pPrChange>
      </w:pPr>
      <w:ins w:id="10630" w:author="The Si Tran" w:date="2012-12-11T20:54:00Z">
        <w:r w:rsidRPr="00B7223D">
          <w:rPr>
            <w:rPrChange w:id="10631" w:author="The Si Tran" w:date="2012-12-14T06:40:00Z">
              <w:rPr/>
            </w:rPrChange>
          </w:rPr>
          <w:t>Mô hình SARIAM cho ra kết quả chính xác hơn mô hình mạng n</w:t>
        </w:r>
      </w:ins>
      <w:ins w:id="10632" w:author="The Si Tran" w:date="2012-12-11T20:55:00Z">
        <w:r w:rsidRPr="00B7223D">
          <w:rPr>
            <w:rPrChange w:id="10633" w:author="The Si Tran" w:date="2012-12-14T06:40:00Z">
              <w:rPr/>
            </w:rPrChange>
          </w:rPr>
          <w:t xml:space="preserve">ơron đối với các chuỗi dữ liệu tuyến tính, có tính mùa hoặc xu hướng rõ ràng như: chuỗi dữ liệu </w:t>
        </w:r>
      </w:ins>
      <w:ins w:id="10634" w:author="The Si Tran" w:date="2012-12-11T20:56:00Z">
        <w:r w:rsidRPr="00B7223D">
          <w:rPr>
            <w:rPrChange w:id="10635" w:author="The Si Tran" w:date="2012-12-14T06:40:00Z">
              <w:rPr/>
            </w:rPrChange>
          </w:rPr>
          <w:t>Passengers, chuỗi dữ liệu Paper.</w:t>
        </w:r>
      </w:ins>
    </w:p>
    <w:p w14:paraId="5E2D9635" w14:textId="77777777" w:rsidR="004E490E" w:rsidRPr="00097101" w:rsidRDefault="004E490E">
      <w:pPr>
        <w:pStyle w:val="BuletL1"/>
        <w:rPr>
          <w:ins w:id="10636" w:author="The Si Tran" w:date="2012-12-11T20:58:00Z"/>
        </w:rPr>
        <w:pPrChange w:id="10637" w:author="The Si Tran" w:date="2012-12-16T08:46:00Z">
          <w:pPr>
            <w:pStyle w:val="Heading2"/>
            <w:numPr>
              <w:numId w:val="44"/>
            </w:numPr>
            <w:tabs>
              <w:tab w:val="num" w:pos="1098"/>
            </w:tabs>
            <w:ind w:left="1098"/>
          </w:pPr>
        </w:pPrChange>
      </w:pPr>
      <w:ins w:id="10638" w:author="The Si Tran" w:date="2012-12-11T20:57:00Z">
        <w:r w:rsidRPr="00B7223D">
          <w:rPr>
            <w:rPrChange w:id="10639" w:author="The Si Tran" w:date="2012-12-14T06:40:00Z">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640" w:author="The Si Tran" w:date="2012-12-11T21:00:00Z"/>
        </w:rPr>
        <w:pPrChange w:id="10641" w:author="The Si Tran" w:date="2012-12-16T08:46:00Z">
          <w:pPr>
            <w:pStyle w:val="Heading2"/>
            <w:numPr>
              <w:numId w:val="44"/>
            </w:numPr>
            <w:tabs>
              <w:tab w:val="num" w:pos="1098"/>
            </w:tabs>
            <w:ind w:left="1098"/>
          </w:pPr>
        </w:pPrChange>
      </w:pPr>
      <w:ins w:id="10642" w:author="The Si Tran" w:date="2012-12-11T20:58:00Z">
        <w:r w:rsidRPr="00B7223D">
          <w:rPr>
            <w:rPrChange w:id="10643" w:author="The Si Tran" w:date="2012-12-14T06:40:00Z">
              <w:rPr/>
            </w:rPrChange>
          </w:rPr>
          <w:t>Đối với các chuỗi dữ liệ</w:t>
        </w:r>
      </w:ins>
      <w:ins w:id="10644" w:author="The Si Tran" w:date="2012-12-11T20:59:00Z">
        <w:r w:rsidRPr="00B7223D">
          <w:rPr>
            <w:rPrChange w:id="10645" w:author="The Si Tran" w:date="2012-12-14T06:40:00Z">
              <w:rPr/>
            </w:rPrChange>
          </w:rPr>
          <w:t>u tuyến tính thì mô hình SARIMA có khả n</w:t>
        </w:r>
      </w:ins>
      <w:ins w:id="10646" w:author="The Si Tran" w:date="2012-12-11T21:00:00Z">
        <w:r w:rsidRPr="00B7223D">
          <w:rPr>
            <w:rPrChange w:id="10647"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648" w:author="superchickend" w:date="2012-12-12T08:20:00Z"/>
          <w:del w:id="10649" w:author="The Si Tran" w:date="2012-12-16T17:36:00Z"/>
          <w:rPrChange w:id="10650" w:author="The Si Tran" w:date="2012-12-16T17:37:00Z">
            <w:rPr>
              <w:ins w:id="10651" w:author="superchickend" w:date="2012-12-12T08:20:00Z"/>
              <w:del w:id="10652" w:author="The Si Tran" w:date="2012-12-16T17:36:00Z"/>
              <w:b/>
              <w:bCs/>
              <w:kern w:val="32"/>
            </w:rPr>
          </w:rPrChange>
        </w:rPr>
        <w:pPrChange w:id="10653" w:author="The Si Tran" w:date="2012-12-16T17:37:00Z">
          <w:pPr>
            <w:spacing w:before="0" w:after="200" w:line="276" w:lineRule="auto"/>
            <w:jc w:val="left"/>
          </w:pPr>
        </w:pPrChange>
      </w:pPr>
      <w:ins w:id="10654" w:author="The Si Tran" w:date="2012-12-11T21:02:00Z">
        <w:r w:rsidRPr="00B7223D">
          <w:rPr>
            <w:rPrChange w:id="10655" w:author="The Si Tran" w:date="2012-12-14T06:40:00Z">
              <w:rPr/>
            </w:rPrChange>
          </w:rPr>
          <w:t>Mô hình kết hợp SARIMA với mạng nơron</w:t>
        </w:r>
      </w:ins>
      <w:ins w:id="10656" w:author="The Si Tran" w:date="2012-12-11T21:03:00Z">
        <w:r w:rsidRPr="00B7223D">
          <w:rPr>
            <w:rPrChange w:id="10657" w:author="The Si Tran" w:date="2012-12-14T06:40:00Z">
              <w:rPr/>
            </w:rPrChange>
          </w:rPr>
          <w:t xml:space="preserve"> sử dụng được ưu điểm của cả hai mô hình, tạo nên mô hình có kết quả chính xác với nhiều loại dữ liệu khác nhau.</w:t>
        </w:r>
      </w:ins>
      <w:ins w:id="10658" w:author="superchickend" w:date="2012-12-12T08:20:00Z">
        <w:del w:id="10659" w:author="The Si Tran" w:date="2012-12-16T17:37:00Z">
          <w:r w:rsidR="0087598C" w:rsidRPr="00785F58" w:rsidDel="00785F58">
            <w:rPr>
              <w:b/>
              <w:bCs/>
              <w:kern w:val="32"/>
              <w:rPrChange w:id="10660" w:author="The Si Tran" w:date="2012-12-16T17:37:00Z">
                <w:rPr>
                  <w:b/>
                  <w:bCs/>
                  <w:kern w:val="32"/>
                </w:rPr>
              </w:rPrChange>
            </w:rPr>
            <w:br/>
          </w:r>
        </w:del>
      </w:ins>
    </w:p>
    <w:p w14:paraId="789266A7" w14:textId="77777777" w:rsidR="0087598C" w:rsidDel="00785F58" w:rsidRDefault="0087598C">
      <w:pPr>
        <w:pStyle w:val="BuletL1"/>
        <w:rPr>
          <w:ins w:id="10661" w:author="superchickend" w:date="2012-12-12T08:20:00Z"/>
          <w:del w:id="10662" w:author="The Si Tran" w:date="2012-12-16T17:37:00Z"/>
        </w:rPr>
        <w:pPrChange w:id="10663" w:author="The Si Tran" w:date="2012-12-16T17:37:00Z">
          <w:pPr>
            <w:spacing w:before="0" w:after="200" w:line="276" w:lineRule="auto"/>
            <w:jc w:val="left"/>
          </w:pPr>
        </w:pPrChange>
      </w:pPr>
      <w:ins w:id="10664" w:author="superchickend" w:date="2012-12-12T08:20:00Z">
        <w:del w:id="10665"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666" w:author="superchickend" w:date="2012-12-12T08:20:00Z"/>
          <w:b/>
          <w:bCs/>
          <w:kern w:val="32"/>
          <w:rPrChange w:id="10667" w:author="The Si Tran" w:date="2012-12-16T17:37:00Z">
            <w:rPr>
              <w:del w:id="10668" w:author="superchickend" w:date="2012-12-12T08:20:00Z"/>
              <w:b/>
              <w:bCs/>
              <w:kern w:val="32"/>
              <w:sz w:val="32"/>
              <w:szCs w:val="32"/>
            </w:rPr>
          </w:rPrChange>
        </w:rPr>
        <w:pPrChange w:id="10669" w:author="The Si Tran" w:date="2012-12-16T17:37:00Z">
          <w:pPr>
            <w:spacing w:before="0" w:after="200" w:line="276" w:lineRule="auto"/>
            <w:jc w:val="left"/>
          </w:pPr>
        </w:pPrChange>
      </w:pPr>
      <w:del w:id="10670" w:author="superchickend" w:date="2012-12-12T08:20:00Z">
        <w:r w:rsidRPr="00785F58" w:rsidDel="0087598C">
          <w:rPr>
            <w:rPrChange w:id="10671" w:author="The Si Tran" w:date="2012-12-16T17:37:00Z">
              <w:rPr/>
            </w:rPrChange>
          </w:rPr>
          <w:br w:type="page"/>
        </w:r>
      </w:del>
    </w:p>
    <w:p w14:paraId="7428C31A" w14:textId="77777777" w:rsidR="00451320" w:rsidRPr="000064E1" w:rsidRDefault="00451320">
      <w:pPr>
        <w:pStyle w:val="BuletL1"/>
        <w:rPr>
          <w:b/>
          <w:bCs/>
          <w:kern w:val="32"/>
          <w:sz w:val="32"/>
          <w:szCs w:val="32"/>
        </w:rPr>
        <w:pPrChange w:id="10672" w:author="The Si Tran" w:date="2012-12-16T17:37:00Z">
          <w:pPr>
            <w:spacing w:before="0" w:after="200" w:line="276" w:lineRule="auto"/>
            <w:jc w:val="left"/>
          </w:pPr>
        </w:pPrChange>
      </w:pPr>
    </w:p>
    <w:p w14:paraId="5AD1B5AE" w14:textId="4C728509" w:rsidR="00783FDB" w:rsidRPr="000064E1" w:rsidRDefault="00362721" w:rsidP="00097101">
      <w:pPr>
        <w:pStyle w:val="Heading1"/>
        <w:rPr>
          <w:rFonts w:cs="Times New Roman"/>
        </w:rPr>
      </w:pPr>
      <w:ins w:id="10673" w:author="superchickend" w:date="2012-12-16T14:59:00Z">
        <w:r>
          <w:rPr>
            <w:rFonts w:cs="Times New Roman"/>
          </w:rPr>
          <w:lastRenderedPageBreak/>
          <w:t xml:space="preserve">    </w:t>
        </w:r>
      </w:ins>
      <w:bookmarkStart w:id="10674" w:name="_Toc343452532"/>
      <w:r w:rsidR="00783FDB" w:rsidRPr="000064E1">
        <w:rPr>
          <w:rFonts w:cs="Times New Roman"/>
          <w:rPrChange w:id="10675" w:author="The Si Tran" w:date="2012-12-12T13:57:00Z">
            <w:rPr>
              <w:rFonts w:cs="Times New Roman"/>
              <w:b w:val="0"/>
              <w:bCs w:val="0"/>
              <w:iCs/>
              <w:kern w:val="0"/>
              <w:sz w:val="28"/>
              <w:szCs w:val="28"/>
            </w:rPr>
          </w:rPrChange>
        </w:rPr>
        <w:t>KẾT LUẬN</w:t>
      </w:r>
      <w:bookmarkEnd w:id="10674"/>
    </w:p>
    <w:p w14:paraId="3A33AA28" w14:textId="2C8A95E5" w:rsidR="00662C01" w:rsidRDefault="00662C01">
      <w:pPr>
        <w:pStyle w:val="Heading2"/>
        <w:rPr>
          <w:ins w:id="10676" w:author="superchickend" w:date="2012-12-16T15:36:00Z"/>
          <w:rFonts w:cs="Times New Roman"/>
          <w:sz w:val="26"/>
          <w:szCs w:val="26"/>
        </w:rPr>
      </w:pPr>
      <w:bookmarkStart w:id="10677" w:name="_Toc343452533"/>
      <w:ins w:id="10678" w:author="The Si Tran" w:date="2012-12-10T19:37:00Z">
        <w:r>
          <w:rPr>
            <w:rFonts w:cs="Times New Roman"/>
            <w:sz w:val="26"/>
            <w:szCs w:val="26"/>
          </w:rPr>
          <w:t>Đánh giá kết qu</w:t>
        </w:r>
      </w:ins>
      <w:ins w:id="10679" w:author="The Si Tran" w:date="2012-12-10T19:38:00Z">
        <w:r>
          <w:rPr>
            <w:rFonts w:cs="Times New Roman"/>
            <w:sz w:val="26"/>
            <w:szCs w:val="26"/>
          </w:rPr>
          <w:t>ả</w:t>
        </w:r>
      </w:ins>
      <w:bookmarkEnd w:id="10677"/>
    </w:p>
    <w:p w14:paraId="4F7F95A3" w14:textId="6C9C777D" w:rsidR="001B34D3" w:rsidRPr="001B34D3" w:rsidRDefault="001B34D3">
      <w:pPr>
        <w:ind w:firstLine="648"/>
        <w:rPr>
          <w:ins w:id="10680" w:author="The Si Tran" w:date="2012-12-10T19:38:00Z"/>
          <w:rPrChange w:id="10681" w:author="superchickend" w:date="2012-12-16T15:36:00Z">
            <w:rPr>
              <w:ins w:id="10682" w:author="The Si Tran" w:date="2012-12-10T19:38:00Z"/>
              <w:rFonts w:cs="Times New Roman"/>
              <w:sz w:val="26"/>
              <w:szCs w:val="26"/>
            </w:rPr>
          </w:rPrChange>
        </w:rPr>
        <w:pPrChange w:id="10683" w:author="superchickend" w:date="2012-12-16T15:39:00Z">
          <w:pPr>
            <w:pStyle w:val="Heading2"/>
          </w:pPr>
        </w:pPrChange>
      </w:pPr>
      <w:ins w:id="10684"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685" w:author="The Si Tran" w:date="2012-12-10T20:56:00Z"/>
        </w:rPr>
        <w:pPrChange w:id="10686" w:author="The Si Tran" w:date="2012-12-10T19:38:00Z">
          <w:pPr>
            <w:pStyle w:val="Heading2"/>
          </w:pPr>
        </w:pPrChange>
      </w:pPr>
      <w:bookmarkStart w:id="10687" w:name="_Toc343452534"/>
      <w:ins w:id="10688" w:author="The Si Tran" w:date="2012-12-10T19:40:00Z">
        <w:r>
          <w:t>Những công việc làm được</w:t>
        </w:r>
      </w:ins>
      <w:bookmarkEnd w:id="10687"/>
    </w:p>
    <w:p w14:paraId="664D4BC4" w14:textId="77777777" w:rsidR="007700CE" w:rsidRPr="00097101" w:rsidRDefault="007700CE">
      <w:pPr>
        <w:rPr>
          <w:ins w:id="10689" w:author="The Si Tran" w:date="2012-12-11T04:44:00Z"/>
        </w:rPr>
        <w:pPrChange w:id="10690" w:author="The Si Tran" w:date="2012-12-16T08:46:00Z">
          <w:pPr>
            <w:pStyle w:val="ListParagraph"/>
            <w:spacing w:line="240" w:lineRule="auto"/>
          </w:pPr>
        </w:pPrChange>
      </w:pPr>
      <w:ins w:id="10691" w:author="The Si Tran" w:date="2012-12-11T04:44:00Z">
        <w:r w:rsidRPr="007700CE">
          <w:rPr>
            <w:rPrChange w:id="10692"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693" w:author="The Si Tran" w:date="2012-12-11T04:44:00Z"/>
          <w:rPrChange w:id="10694" w:author="The Si Tran" w:date="2012-12-14T06:41:00Z">
            <w:rPr>
              <w:ins w:id="10695" w:author="The Si Tran" w:date="2012-12-11T04:44:00Z"/>
            </w:rPr>
          </w:rPrChange>
        </w:rPr>
        <w:pPrChange w:id="10696" w:author="The Si Tran" w:date="2012-12-16T08:47:00Z">
          <w:pPr>
            <w:pStyle w:val="ListParagraph"/>
            <w:spacing w:line="240" w:lineRule="auto"/>
          </w:pPr>
        </w:pPrChange>
      </w:pPr>
      <w:ins w:id="10697" w:author="The Si Tran" w:date="2012-12-11T04:44:00Z">
        <w:r w:rsidRPr="00B7223D">
          <w:rPr>
            <w:rPrChange w:id="10698" w:author="The Si Tran" w:date="2012-12-14T06:41:00Z">
              <w:rPr>
                <w:rFonts w:eastAsiaTheme="minorHAnsi" w:cs="Arial"/>
                <w:b/>
                <w:bCs/>
                <w:iCs/>
                <w:sz w:val="28"/>
                <w:szCs w:val="28"/>
              </w:rPr>
            </w:rPrChange>
          </w:rPr>
          <w:t>Tìm hiểu về dữ liệu chuỗi thời gian và các tính chất của nó</w:t>
        </w:r>
      </w:ins>
      <w:ins w:id="10699" w:author="The Si Tran" w:date="2012-12-11T04:49:00Z">
        <w:r w:rsidR="00BF3D5C" w:rsidRPr="00B7223D">
          <w:rPr>
            <w:rPrChange w:id="10700" w:author="The Si Tran" w:date="2012-12-14T06:41:00Z">
              <w:rPr/>
            </w:rPrChange>
          </w:rPr>
          <w:t>.</w:t>
        </w:r>
      </w:ins>
    </w:p>
    <w:p w14:paraId="1703C2FF" w14:textId="77777777" w:rsidR="007700CE" w:rsidRPr="00B7223D" w:rsidRDefault="007700CE">
      <w:pPr>
        <w:pStyle w:val="BuletL1"/>
        <w:rPr>
          <w:ins w:id="10701" w:author="The Si Tran" w:date="2012-12-11T04:46:00Z"/>
          <w:rPrChange w:id="10702" w:author="The Si Tran" w:date="2012-12-14T06:41:00Z">
            <w:rPr>
              <w:ins w:id="10703" w:author="The Si Tran" w:date="2012-12-11T04:46:00Z"/>
            </w:rPr>
          </w:rPrChange>
        </w:rPr>
        <w:pPrChange w:id="10704" w:author="The Si Tran" w:date="2012-12-16T08:47:00Z">
          <w:pPr>
            <w:pStyle w:val="ListParagraph"/>
            <w:spacing w:line="240" w:lineRule="auto"/>
          </w:pPr>
        </w:pPrChange>
      </w:pPr>
      <w:ins w:id="10705" w:author="The Si Tran" w:date="2012-12-11T04:44:00Z">
        <w:r w:rsidRPr="00B7223D">
          <w:rPr>
            <w:rPrChange w:id="10706" w:author="The Si Tran" w:date="2012-12-14T06:41:00Z">
              <w:rPr>
                <w:rFonts w:eastAsiaTheme="minorHAnsi" w:cs="Arial"/>
                <w:b/>
                <w:bCs/>
                <w:iCs/>
                <w:sz w:val="28"/>
                <w:szCs w:val="28"/>
              </w:rPr>
            </w:rPrChange>
          </w:rPr>
          <w:t xml:space="preserve">Tìm hiểu về cấu trúc và nguyên lý hoạt động của mạng neuron nhân tạo, </w:t>
        </w:r>
      </w:ins>
      <w:ins w:id="10707" w:author="The Si Tran" w:date="2012-12-11T04:50:00Z">
        <w:r w:rsidR="00BF3D5C" w:rsidRPr="00B7223D">
          <w:rPr>
            <w:rPrChange w:id="10708" w:author="The Si Tran" w:date="2012-12-14T06:41:00Z">
              <w:rPr/>
            </w:rPrChange>
          </w:rPr>
          <w:t>mạng neuron nhân tạo cho phép người dùng lựa chọn một trong hai giải thuật huấn luyện: lan truyền ngược và RPROP</w:t>
        </w:r>
      </w:ins>
      <w:ins w:id="10709" w:author="The Si Tran" w:date="2012-12-11T04:44:00Z">
        <w:r w:rsidRPr="00B7223D">
          <w:rPr>
            <w:rPrChange w:id="10710"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711" w:author="The Si Tran" w:date="2012-12-11T04:47:00Z"/>
          <w:rPrChange w:id="10712" w:author="The Si Tran" w:date="2012-12-14T06:41:00Z">
            <w:rPr>
              <w:ins w:id="10713" w:author="The Si Tran" w:date="2012-12-11T04:47:00Z"/>
            </w:rPr>
          </w:rPrChange>
        </w:rPr>
        <w:pPrChange w:id="10714" w:author="The Si Tran" w:date="2012-12-16T08:47:00Z">
          <w:pPr>
            <w:pStyle w:val="ListParagraph"/>
            <w:spacing w:line="240" w:lineRule="auto"/>
          </w:pPr>
        </w:pPrChange>
      </w:pPr>
      <w:ins w:id="10715" w:author="The Si Tran" w:date="2012-12-11T04:46:00Z">
        <w:r w:rsidRPr="00B7223D">
          <w:rPr>
            <w:rPrChange w:id="10716"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717" w:author="The Si Tran" w:date="2012-12-11T04:49:00Z"/>
          <w:rPrChange w:id="10718" w:author="The Si Tran" w:date="2012-12-14T06:41:00Z">
            <w:rPr>
              <w:ins w:id="10719" w:author="The Si Tran" w:date="2012-12-11T04:49:00Z"/>
            </w:rPr>
          </w:rPrChange>
        </w:rPr>
        <w:pPrChange w:id="10720" w:author="The Si Tran" w:date="2012-12-16T08:47:00Z">
          <w:pPr>
            <w:pStyle w:val="ListParagraph"/>
            <w:spacing w:line="240" w:lineRule="auto"/>
          </w:pPr>
        </w:pPrChange>
      </w:pPr>
      <w:ins w:id="10721" w:author="The Si Tran" w:date="2012-12-11T04:47:00Z">
        <w:r w:rsidRPr="00B7223D">
          <w:rPr>
            <w:rPrChange w:id="10722" w:author="The Si Tran" w:date="2012-12-14T06:41:00Z">
              <w:rPr/>
            </w:rPrChange>
          </w:rPr>
          <w:t>Tìm hiểu nguyên lý kết hợp hai mô hình mạng nơron và ARIMA, từ đó xây dựng</w:t>
        </w:r>
      </w:ins>
      <w:ins w:id="10723" w:author="The Si Tran" w:date="2012-12-11T04:48:00Z">
        <w:r w:rsidRPr="00B7223D">
          <w:rPr>
            <w:rPrChange w:id="10724"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725" w:author="The Si Tran" w:date="2012-12-10T19:44:00Z"/>
          <w:rPrChange w:id="10726" w:author="The Si Tran" w:date="2012-12-14T06:41:00Z">
            <w:rPr>
              <w:ins w:id="10727" w:author="The Si Tran" w:date="2012-12-10T19:44:00Z"/>
            </w:rPr>
          </w:rPrChange>
        </w:rPr>
        <w:pPrChange w:id="10728" w:author="The Si Tran" w:date="2012-12-16T08:47:00Z">
          <w:pPr>
            <w:pStyle w:val="Heading2"/>
          </w:pPr>
        </w:pPrChange>
      </w:pPr>
      <w:ins w:id="10729" w:author="The Si Tran" w:date="2012-12-11T04:44:00Z">
        <w:r w:rsidRPr="00B7223D">
          <w:rPr>
            <w:rPrChange w:id="10730" w:author="The Si Tran" w:date="2012-12-14T06:41:00Z">
              <w:rPr>
                <w:b w:val="0"/>
                <w:bCs w:val="0"/>
                <w:iCs w:val="0"/>
              </w:rPr>
            </w:rPrChange>
          </w:rPr>
          <w:t>Thực hiện chạy thử nghiệm chương trình trên các bộ dữ liệu mẫu</w:t>
        </w:r>
      </w:ins>
      <w:ins w:id="10731" w:author="The Si Tran" w:date="2012-12-11T04:50:00Z">
        <w:r w:rsidR="009C08F4" w:rsidRPr="00B7223D">
          <w:rPr>
            <w:rPrChange w:id="10732" w:author="The Si Tran" w:date="2012-12-14T06:41:00Z">
              <w:rPr/>
            </w:rPrChange>
          </w:rPr>
          <w:t xml:space="preserve"> khác nhau, </w:t>
        </w:r>
      </w:ins>
      <w:ins w:id="10733" w:author="The Si Tran" w:date="2012-12-11T04:51:00Z">
        <w:r w:rsidR="009C08F4" w:rsidRPr="00B7223D">
          <w:rPr>
            <w:rPrChange w:id="10734" w:author="The Si Tran" w:date="2012-12-14T06:41:00Z">
              <w:rPr/>
            </w:rPrChange>
          </w:rPr>
          <w:t>từ đó kiểm tra tính đúng đắn của cơ sở lý thuyết.</w:t>
        </w:r>
      </w:ins>
    </w:p>
    <w:p w14:paraId="0E72C806" w14:textId="12ACA8E1" w:rsidR="00662C01" w:rsidRDefault="00662C01">
      <w:pPr>
        <w:pStyle w:val="Heading3"/>
        <w:rPr>
          <w:ins w:id="10735" w:author="The Si Tran" w:date="2012-12-11T05:41:00Z"/>
        </w:rPr>
      </w:pPr>
      <w:bookmarkStart w:id="10736" w:name="_Toc343452535"/>
      <w:ins w:id="10737" w:author="The Si Tran" w:date="2012-12-10T19:41:00Z">
        <w:r w:rsidRPr="00662C01">
          <w:t>Những đúc kết về mặt lý luận</w:t>
        </w:r>
      </w:ins>
      <w:bookmarkEnd w:id="10736"/>
    </w:p>
    <w:p w14:paraId="64704074" w14:textId="6D7FF1E7" w:rsidR="00D54C04" w:rsidRDefault="00D54C04">
      <w:pPr>
        <w:rPr>
          <w:ins w:id="10738" w:author="The Si Tran" w:date="2012-12-11T05:42:00Z"/>
        </w:rPr>
        <w:pPrChange w:id="10739" w:author="The Si Tran" w:date="2012-12-16T08:47:00Z">
          <w:pPr>
            <w:pStyle w:val="Heading3"/>
          </w:pPr>
        </w:pPrChange>
      </w:pPr>
      <w:ins w:id="10740" w:author="The Si Tran" w:date="2012-12-11T05:41:00Z">
        <w:r>
          <w:t>Qua quá trình hiện thực và chạy thực nghiệm mô hình kết hợp SARIMA</w:t>
        </w:r>
      </w:ins>
      <w:ins w:id="10741"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742" w:author="The Si Tran" w:date="2012-12-11T05:45:00Z"/>
        </w:rPr>
        <w:pPrChange w:id="10743" w:author="The Si Tran" w:date="2012-12-16T08:47:00Z">
          <w:pPr>
            <w:pStyle w:val="Heading3"/>
          </w:pPr>
        </w:pPrChange>
      </w:pPr>
      <w:ins w:id="10744" w:author="The Si Tran" w:date="2012-12-11T05:43:00Z">
        <w:r w:rsidRPr="00B7223D">
          <w:rPr>
            <w:rPrChange w:id="10745" w:author="The Si Tran" w:date="2012-12-14T06:42:00Z">
              <w:rPr/>
            </w:rPrChange>
          </w:rPr>
          <w:t xml:space="preserve">Đối với các </w:t>
        </w:r>
      </w:ins>
      <w:ins w:id="10746" w:author="The Si Tran" w:date="2012-12-11T05:44:00Z">
        <w:r w:rsidRPr="00B7223D">
          <w:rPr>
            <w:rPrChange w:id="10747" w:author="The Si Tran" w:date="2012-12-14T06:42:00Z">
              <w:rPr/>
            </w:rPrChange>
          </w:rPr>
          <w:t xml:space="preserve">chuỗi dữ liệu chỉ có tính mùa hoặc xu hướng thì </w:t>
        </w:r>
      </w:ins>
      <w:ins w:id="10748" w:author="The Si Tran" w:date="2012-12-11T05:45:00Z">
        <w:r w:rsidRPr="00B7223D">
          <w:rPr>
            <w:rPrChange w:id="10749" w:author="The Si Tran" w:date="2012-12-14T06:42:00Z">
              <w:rPr/>
            </w:rPrChange>
          </w:rPr>
          <w:t>mô hình</w:t>
        </w:r>
      </w:ins>
      <w:ins w:id="10750" w:author="The Si Tran" w:date="2012-12-11T05:44:00Z">
        <w:r w:rsidRPr="00B7223D">
          <w:rPr>
            <w:rPrChange w:id="10751" w:author="The Si Tran" w:date="2012-12-14T06:42:00Z">
              <w:rPr/>
            </w:rPrChange>
          </w:rPr>
          <w:t xml:space="preserve"> SARIMA có kết quả ch</w:t>
        </w:r>
      </w:ins>
      <w:ins w:id="10752" w:author="The Si Tran" w:date="2012-12-11T05:45:00Z">
        <w:r w:rsidRPr="00B7223D">
          <w:rPr>
            <w:rPrChange w:id="10753" w:author="The Si Tran" w:date="2012-12-14T06:42:00Z">
              <w:rPr/>
            </w:rPrChange>
          </w:rPr>
          <w:t>ính xác hơn mô hình mạng nơron.</w:t>
        </w:r>
      </w:ins>
    </w:p>
    <w:p w14:paraId="72628387" w14:textId="77777777" w:rsidR="00983080" w:rsidRPr="00097101" w:rsidRDefault="00983080">
      <w:pPr>
        <w:pStyle w:val="BuletL1"/>
        <w:rPr>
          <w:ins w:id="10754" w:author="The Si Tran" w:date="2012-12-11T05:47:00Z"/>
        </w:rPr>
        <w:pPrChange w:id="10755" w:author="The Si Tran" w:date="2012-12-16T08:47:00Z">
          <w:pPr>
            <w:pStyle w:val="Heading3"/>
          </w:pPr>
        </w:pPrChange>
      </w:pPr>
      <w:ins w:id="10756" w:author="The Si Tran" w:date="2012-12-11T05:45:00Z">
        <w:r w:rsidRPr="00B7223D">
          <w:rPr>
            <w:rPrChange w:id="10757" w:author="The Si Tran" w:date="2012-12-14T06:42:00Z">
              <w:rPr/>
            </w:rPrChange>
          </w:rPr>
          <w:t xml:space="preserve">Đối với các chuỗi dữ liệu có tính </w:t>
        </w:r>
      </w:ins>
      <w:ins w:id="10758" w:author="The Si Tran" w:date="2012-12-11T05:46:00Z">
        <w:r w:rsidRPr="00B7223D">
          <w:rPr>
            <w:rPrChange w:id="10759"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0760" w:author="The Si Tran" w:date="2012-12-11T05:48:00Z"/>
        </w:rPr>
        <w:pPrChange w:id="10761" w:author="The Si Tran" w:date="2012-12-16T08:47:00Z">
          <w:pPr>
            <w:pStyle w:val="Heading3"/>
          </w:pPr>
        </w:pPrChange>
      </w:pPr>
      <w:ins w:id="10762" w:author="The Si Tran" w:date="2012-12-11T05:47:00Z">
        <w:r w:rsidRPr="00B7223D">
          <w:rPr>
            <w:rPrChange w:id="10763" w:author="The Si Tran" w:date="2012-12-14T06:42:00Z">
              <w:rPr/>
            </w:rPrChange>
          </w:rPr>
          <w:t xml:space="preserve">Do dựa trên đặc tính của cả chuỗi thời gian nên mô hình SARIMA có khả năng dự </w:t>
        </w:r>
      </w:ins>
      <w:ins w:id="10764" w:author="The Si Tran" w:date="2012-12-11T05:48:00Z">
        <w:r w:rsidRPr="00B7223D">
          <w:rPr>
            <w:rPrChange w:id="10765" w:author="The Si Tran" w:date="2012-12-14T06:42:00Z">
              <w:rPr/>
            </w:rPrChange>
          </w:rPr>
          <w:t>đoán xa chính xác hơn mô hình mạng nơron.</w:t>
        </w:r>
      </w:ins>
    </w:p>
    <w:p w14:paraId="29570AF4" w14:textId="77777777" w:rsidR="002C1C14" w:rsidRPr="00097101" w:rsidRDefault="002C1C14">
      <w:pPr>
        <w:pStyle w:val="BuletL1"/>
        <w:rPr>
          <w:ins w:id="10766" w:author="The Si Tran" w:date="2012-12-10T19:41:00Z"/>
        </w:rPr>
        <w:pPrChange w:id="10767" w:author="The Si Tran" w:date="2012-12-16T08:47:00Z">
          <w:pPr>
            <w:pStyle w:val="Heading3"/>
          </w:pPr>
        </w:pPrChange>
      </w:pPr>
      <w:ins w:id="10768" w:author="The Si Tran" w:date="2012-12-11T05:48:00Z">
        <w:r w:rsidRPr="00B7223D">
          <w:rPr>
            <w:rPrChange w:id="10769" w:author="The Si Tran" w:date="2012-12-14T06:42:00Z">
              <w:rPr/>
            </w:rPrChange>
          </w:rPr>
          <w:lastRenderedPageBreak/>
          <w:t>Bằng cách kết hợp cả hai mô hình SARIMA và mạng nơron, ta c</w:t>
        </w:r>
      </w:ins>
      <w:ins w:id="10770" w:author="The Si Tran" w:date="2012-12-11T05:49:00Z">
        <w:r w:rsidRPr="00B7223D">
          <w:rPr>
            <w:rPrChange w:id="10771" w:author="The Si Tran" w:date="2012-12-14T06:42:00Z">
              <w:rPr/>
            </w:rPrChange>
          </w:rPr>
          <w:t>ó thể xây dựng một mô hình thích hợp với nhiều loại dữ liệu khác nhau</w:t>
        </w:r>
        <w:r w:rsidR="00BD71C0" w:rsidRPr="00B7223D">
          <w:rPr>
            <w:rPrChange w:id="10772" w:author="The Si Tran" w:date="2012-12-14T06:42:00Z">
              <w:rPr/>
            </w:rPrChange>
          </w:rPr>
          <w:t>, cho ra kết quả chính xác c</w:t>
        </w:r>
      </w:ins>
      <w:ins w:id="10773" w:author="The Si Tran" w:date="2012-12-11T05:50:00Z">
        <w:r w:rsidR="00BD71C0" w:rsidRPr="00B7223D">
          <w:rPr>
            <w:rPrChange w:id="10774" w:author="The Si Tran" w:date="2012-12-14T06:42:00Z">
              <w:rPr/>
            </w:rPrChange>
          </w:rPr>
          <w:t>ao.</w:t>
        </w:r>
      </w:ins>
    </w:p>
    <w:p w14:paraId="0B4BEF09" w14:textId="4AB6B473" w:rsidR="00E830E0" w:rsidRDefault="00662C01">
      <w:pPr>
        <w:pStyle w:val="Heading3"/>
        <w:rPr>
          <w:ins w:id="10775" w:author="The Si Tran" w:date="2012-12-11T05:27:00Z"/>
        </w:rPr>
        <w:pPrChange w:id="10776" w:author="The Si Tran" w:date="2012-12-14T06:40:00Z">
          <w:pPr>
            <w:pStyle w:val="Heading2"/>
          </w:pPr>
        </w:pPrChange>
      </w:pPr>
      <w:bookmarkStart w:id="10777" w:name="_Toc343452536"/>
      <w:ins w:id="10778" w:author="The Si Tran" w:date="2012-12-10T19:41:00Z">
        <w:r>
          <w:t>Mặt hạn chế</w:t>
        </w:r>
      </w:ins>
      <w:bookmarkEnd w:id="10777"/>
    </w:p>
    <w:p w14:paraId="7B1DEF2D" w14:textId="33E9B641" w:rsidR="006B1716" w:rsidRPr="00102ED8" w:rsidRDefault="00DA3C57">
      <w:pPr>
        <w:rPr>
          <w:ins w:id="10779" w:author="The Si Tran" w:date="2012-12-11T05:29:00Z"/>
        </w:rPr>
        <w:pPrChange w:id="10780" w:author="The Si Tran" w:date="2012-12-16T08:47:00Z">
          <w:pPr>
            <w:spacing w:before="0"/>
            <w:ind w:firstLine="720"/>
          </w:pPr>
        </w:pPrChange>
      </w:pPr>
      <w:ins w:id="10781" w:author="The Si Tran" w:date="2012-12-11T05:31:00Z">
        <w:r>
          <w:t>Mô hình này chưa có phần tiền xử lý dữ liệu</w:t>
        </w:r>
      </w:ins>
      <w:ins w:id="10782" w:author="The Si Tran" w:date="2012-12-11T05:32:00Z">
        <w:r>
          <w:t>, nên đối với các dữ liệu chưa qua tiề</w:t>
        </w:r>
        <w:r w:rsidR="00B7223D">
          <w:t xml:space="preserve">n </w:t>
        </w:r>
        <w:r>
          <w:t>xử lý có chứa giá trị nhi</w:t>
        </w:r>
      </w:ins>
      <w:ins w:id="10783" w:author="The Si Tran" w:date="2012-12-11T05:33:00Z">
        <w:r>
          <w:t>ễu, không hợp lệ… thì kết quả của</w:t>
        </w:r>
      </w:ins>
      <w:ins w:id="10784" w:author="The Si Tran" w:date="2012-12-11T05:34:00Z">
        <w:r>
          <w:t xml:space="preserve"> mô hình không được cao.</w:t>
        </w:r>
      </w:ins>
    </w:p>
    <w:p w14:paraId="466D996B" w14:textId="77777777" w:rsidR="006A21F7" w:rsidRDefault="00E830E0">
      <w:pPr>
        <w:rPr>
          <w:ins w:id="10785" w:author="The Si Tran" w:date="2012-12-11T05:34:00Z"/>
        </w:rPr>
        <w:pPrChange w:id="10786" w:author="The Si Tran" w:date="2012-12-16T08:47:00Z">
          <w:pPr>
            <w:pStyle w:val="Heading2"/>
          </w:pPr>
        </w:pPrChange>
      </w:pPr>
      <w:ins w:id="10787" w:author="The Si Tran" w:date="2012-12-11T05:29:00Z">
        <w:r w:rsidRPr="00102ED8">
          <w:t>Giao diện chương trình hiện thực chưa thân thiện với người dùng.</w:t>
        </w:r>
      </w:ins>
      <w:del w:id="10788"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789" w:author="The Si Tran" w:date="2012-12-10T19:38:00Z">
              <w:rPr>
                <w:b w:val="0"/>
                <w:bCs w:val="0"/>
              </w:rPr>
            </w:rPrChange>
          </w:rPr>
          <w:delText>ết</w:delText>
        </w:r>
      </w:del>
    </w:p>
    <w:p w14:paraId="75A37250" w14:textId="32D53BDD" w:rsidR="00DA3C57" w:rsidRPr="008B2578" w:rsidRDefault="00DA3C57">
      <w:pPr>
        <w:rPr>
          <w:szCs w:val="26"/>
        </w:rPr>
        <w:pPrChange w:id="10790" w:author="The Si Tran" w:date="2012-12-16T08:47:00Z">
          <w:pPr>
            <w:pStyle w:val="Heading2"/>
          </w:pPr>
        </w:pPrChange>
      </w:pPr>
      <w:ins w:id="10791" w:author="The Si Tran" w:date="2012-12-11T05:34:00Z">
        <w:r>
          <w:t xml:space="preserve">Mô hình được xây dựng nhằm </w:t>
        </w:r>
      </w:ins>
      <w:ins w:id="10792" w:author="The Si Tran" w:date="2012-12-11T05:35:00Z">
        <w:r>
          <w:t>hiện thực các lý thuyết đã nghiên cứu</w:t>
        </w:r>
      </w:ins>
      <w:ins w:id="10793" w:author="The Si Tran" w:date="2012-12-11T05:36:00Z">
        <w:r>
          <w:t xml:space="preserve"> n</w:t>
        </w:r>
      </w:ins>
      <w:ins w:id="10794" w:author="The Si Tran" w:date="2012-12-11T05:37:00Z">
        <w:r>
          <w:t>ên chỉ sử dụ</w:t>
        </w:r>
        <w:r w:rsidR="00B7223D">
          <w:t xml:space="preserve">ng </w:t>
        </w:r>
        <w:r w:rsidR="00B7223D">
          <w:tab/>
        </w:r>
        <w:r>
          <w:t>ác dữ liệu đã thu thập sẵn, không có cập nhật các dữ liệu mới theo thời gian</w:t>
        </w:r>
      </w:ins>
      <w:ins w:id="10795" w:author="The Si Tran" w:date="2012-12-11T05:38:00Z">
        <w:r w:rsidR="00B7223D">
          <w:t xml:space="preserve"> nên </w:t>
        </w:r>
        <w:r>
          <w:t>c</w:t>
        </w:r>
      </w:ins>
      <w:ins w:id="10796" w:author="The Si Tran" w:date="2012-12-11T05:39:00Z">
        <w:r>
          <w:t>ần phải thay đổi để phù hợp với các bài toán thực tiễn.</w:t>
        </w:r>
      </w:ins>
    </w:p>
    <w:p w14:paraId="1A655C1A" w14:textId="13DD86DB" w:rsidR="00783FDB" w:rsidRDefault="00783FDB">
      <w:pPr>
        <w:pStyle w:val="Heading2"/>
        <w:rPr>
          <w:ins w:id="10797" w:author="The Si Tran" w:date="2012-12-11T04:57:00Z"/>
          <w:rFonts w:cs="Times New Roman"/>
          <w:sz w:val="26"/>
          <w:szCs w:val="26"/>
        </w:rPr>
      </w:pPr>
      <w:bookmarkStart w:id="10798" w:name="_Toc343452537"/>
      <w:r w:rsidRPr="0049233F">
        <w:rPr>
          <w:rFonts w:cs="Times New Roman"/>
          <w:sz w:val="26"/>
          <w:szCs w:val="26"/>
          <w:rPrChange w:id="10799" w:author="The Si Tran" w:date="2012-12-05T23:02:00Z">
            <w:rPr>
              <w:rFonts w:cs="Times New Roman"/>
            </w:rPr>
          </w:rPrChange>
        </w:rPr>
        <w:t>Hướng phát triển đề tài</w:t>
      </w:r>
      <w:bookmarkEnd w:id="10798"/>
    </w:p>
    <w:p w14:paraId="3D8B20CB" w14:textId="7CF2E319" w:rsidR="00F27A65" w:rsidRDefault="00F27A65">
      <w:pPr>
        <w:rPr>
          <w:ins w:id="10800" w:author="The Si Tran" w:date="2012-12-11T05:02:00Z"/>
        </w:rPr>
        <w:pPrChange w:id="10801" w:author="The Si Tran" w:date="2012-12-16T08:47:00Z">
          <w:pPr>
            <w:pStyle w:val="Heading2"/>
          </w:pPr>
        </w:pPrChange>
      </w:pPr>
      <w:ins w:id="10802" w:author="The Si Tran" w:date="2012-12-11T04:57:00Z">
        <w:r>
          <w:t>Đề tài đã đưa ra mô hình kết hợp SARIMA với mạng nơron</w:t>
        </w:r>
      </w:ins>
      <w:ins w:id="10803" w:author="The Si Tran" w:date="2012-12-11T04:58:00Z">
        <w:r>
          <w:t xml:space="preserve"> </w:t>
        </w:r>
      </w:ins>
      <w:ins w:id="10804" w:author="The Si Tran" w:date="2012-12-11T04:59:00Z">
        <w:r>
          <w:t>trong</w:t>
        </w:r>
      </w:ins>
      <w:ins w:id="10805" w:author="The Si Tran" w:date="2012-12-11T04:58:00Z">
        <w:r>
          <w:t xml:space="preserve"> bài toán dự báo chuỗi thời gian</w:t>
        </w:r>
      </w:ins>
      <w:ins w:id="10806" w:author="The Si Tran" w:date="2012-12-11T04:59:00Z">
        <w:r>
          <w:t>. Tuy nhiên, để cải thiện độ chính xác của mô hình</w:t>
        </w:r>
      </w:ins>
      <w:ins w:id="10807" w:author="The Si Tran" w:date="2012-12-11T05:01:00Z">
        <w:r>
          <w:t xml:space="preserve">, chúng ta cần </w:t>
        </w:r>
      </w:ins>
      <w:ins w:id="10808"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809" w:author="The Si Tran" w:date="2012-12-11T05:21:00Z"/>
        </w:rPr>
        <w:pPrChange w:id="10810" w:author="The Si Tran" w:date="2012-12-16T08:47:00Z">
          <w:pPr>
            <w:pStyle w:val="Heading2"/>
          </w:pPr>
        </w:pPrChange>
      </w:pPr>
      <w:ins w:id="10811" w:author="The Si Tran" w:date="2012-12-11T05:03:00Z">
        <w:r w:rsidRPr="00B7223D">
          <w:rPr>
            <w:rPrChange w:id="10812" w:author="The Si Tran" w:date="2012-12-14T06:43:00Z">
              <w:rPr/>
            </w:rPrChange>
          </w:rPr>
          <w:t>Trong mô hình SARIMA, để chuyển đổi từ chuỗi dữ liệu có tính mùa và xu hướng, chúng tôi đã sử dụng phương pháp lấy hiệu</w:t>
        </w:r>
      </w:ins>
      <w:ins w:id="10813" w:author="The Si Tran" w:date="2012-12-11T05:12:00Z">
        <w:r w:rsidR="002E24B1" w:rsidRPr="00B7223D">
          <w:rPr>
            <w:rPrChange w:id="10814" w:author="The Si Tran" w:date="2012-12-14T06:43:00Z">
              <w:rPr/>
            </w:rPrChange>
          </w:rPr>
          <w:t>. Nhưng phương pháp này đòi hỏi phương sai của chuỗi dữ liệu phải tĩnh.</w:t>
        </w:r>
      </w:ins>
      <w:ins w:id="10815" w:author="The Si Tran" w:date="2012-12-11T05:14:00Z">
        <w:r w:rsidR="002E24B1" w:rsidRPr="00B7223D">
          <w:rPr>
            <w:rPrChange w:id="10816" w:author="The Si Tran" w:date="2012-12-14T06:43:00Z">
              <w:rPr/>
            </w:rPrChange>
          </w:rPr>
          <w:t xml:space="preserve"> </w:t>
        </w:r>
        <w:r w:rsidR="00330004" w:rsidRPr="00B7223D">
          <w:rPr>
            <w:rPrChange w:id="10817" w:author="The Si Tran" w:date="2012-12-14T06:43:00Z">
              <w:rPr/>
            </w:rPrChange>
          </w:rPr>
          <w:t>Trong tr</w:t>
        </w:r>
      </w:ins>
      <w:ins w:id="10818" w:author="The Si Tran" w:date="2012-12-11T05:15:00Z">
        <w:r w:rsidR="00330004" w:rsidRPr="00B7223D">
          <w:rPr>
            <w:rPrChange w:id="10819" w:author="The Si Tran" w:date="2012-12-14T06:43:00Z">
              <w:rPr/>
            </w:rPrChange>
          </w:rPr>
          <w:t xml:space="preserve">ường hợp này cần phải sử dụng các phương pháp chuyển đổi khác: </w:t>
        </w:r>
      </w:ins>
      <w:ins w:id="10820" w:author="The Si Tran" w:date="2012-12-11T05:20:00Z">
        <w:r w:rsidR="00B663DE" w:rsidRPr="00B7223D">
          <w:rPr>
            <w:rPrChange w:id="10821" w:author="The Si Tran" w:date="2012-12-14T06:43:00Z">
              <w:rPr/>
            </w:rPrChange>
          </w:rPr>
          <w:t xml:space="preserve">phép biến đổi logaríc, </w:t>
        </w:r>
      </w:ins>
      <w:ins w:id="10822" w:author="The Si Tran" w:date="2012-12-11T05:21:00Z">
        <w:r w:rsidR="00B663DE" w:rsidRPr="00B7223D">
          <w:rPr>
            <w:rPrChange w:id="10823" w:author="The Si Tran" w:date="2012-12-14T06:43:00Z">
              <w:rPr/>
            </w:rPrChange>
          </w:rPr>
          <w:t>phép biến đổi Box-Cox power.</w:t>
        </w:r>
      </w:ins>
    </w:p>
    <w:p w14:paraId="5103857F" w14:textId="77777777" w:rsidR="00D66640" w:rsidRPr="00B7223D" w:rsidRDefault="00D66640">
      <w:pPr>
        <w:pStyle w:val="BuletL1"/>
        <w:rPr>
          <w:rPrChange w:id="10824" w:author="The Si Tran" w:date="2012-12-14T06:43:00Z">
            <w:rPr/>
          </w:rPrChange>
        </w:rPr>
        <w:pPrChange w:id="10825" w:author="The Si Tran" w:date="2012-12-16T08:47:00Z">
          <w:pPr>
            <w:pStyle w:val="Heading2"/>
          </w:pPr>
        </w:pPrChange>
      </w:pPr>
      <w:ins w:id="10826" w:author="The Si Tran" w:date="2012-12-11T05:21:00Z">
        <w:r w:rsidRPr="00B7223D">
          <w:rPr>
            <w:rPrChange w:id="10827" w:author="The Si Tran" w:date="2012-12-14T06:43:00Z">
              <w:rPr/>
            </w:rPrChange>
          </w:rPr>
          <w:t>Theo thời gian</w:t>
        </w:r>
      </w:ins>
      <w:ins w:id="10828" w:author="The Si Tran" w:date="2012-12-11T05:22:00Z">
        <w:r w:rsidRPr="00B7223D">
          <w:rPr>
            <w:rPrChange w:id="10829" w:author="The Si Tran" w:date="2012-12-14T06:43:00Z">
              <w:rPr/>
            </w:rPrChange>
          </w:rPr>
          <w:t xml:space="preserve"> thì chuỗi dữ liệu thay đổi tính chất, mô hình đã ước lượng trước đây có thể</w:t>
        </w:r>
      </w:ins>
      <w:ins w:id="10830" w:author="The Si Tran" w:date="2012-12-11T05:23:00Z">
        <w:r w:rsidRPr="00B7223D">
          <w:rPr>
            <w:rPrChange w:id="10831"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0832" w:author="The Si Tran" w:date="2012-12-11T05:25:00Z">
        <w:r w:rsidRPr="00B7223D">
          <w:rPr>
            <w:rPrChange w:id="10833" w:author="The Si Tran" w:date="2012-12-14T06:43:00Z">
              <w:rPr/>
            </w:rPrChange>
          </w:rPr>
          <w:t xml:space="preserve"> </w:t>
        </w:r>
      </w:ins>
      <w:ins w:id="10834" w:author="The Si Tran" w:date="2012-12-11T05:23:00Z">
        <w:r w:rsidRPr="00B7223D">
          <w:rPr>
            <w:rPrChange w:id="10835" w:author="The Si Tran" w:date="2012-12-14T06:43:00Z">
              <w:rPr/>
            </w:rPrChange>
          </w:rPr>
          <w:t>cập</w:t>
        </w:r>
      </w:ins>
      <w:ins w:id="10836" w:author="The Si Tran" w:date="2012-12-11T05:25:00Z">
        <w:r w:rsidRPr="00B7223D">
          <w:rPr>
            <w:rPrChange w:id="10837"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838" w:author="The Si Tran" w:date="2012-12-05T23:02:00Z">
            <w:rPr>
              <w:b/>
              <w:bCs/>
              <w:kern w:val="32"/>
              <w:sz w:val="32"/>
              <w:szCs w:val="26"/>
            </w:rPr>
          </w:rPrChange>
        </w:rPr>
      </w:pPr>
      <w:bookmarkStart w:id="10839" w:name="_Toc328879942"/>
      <w:bookmarkStart w:id="10840"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841" w:author="The Si Tran" w:date="2012-12-05T23:02:00Z">
            <w:rPr>
              <w:rFonts w:cs="Times New Roman"/>
              <w:b w:val="0"/>
              <w:szCs w:val="26"/>
            </w:rPr>
          </w:rPrChange>
        </w:rPr>
        <w:pPrChange w:id="10842" w:author="The Si Tran" w:date="2012-12-16T09:45:00Z">
          <w:pPr>
            <w:pStyle w:val="Heading1"/>
            <w:numPr>
              <w:numId w:val="0"/>
            </w:numPr>
            <w:spacing w:before="100" w:beforeAutospacing="1" w:after="100" w:afterAutospacing="1"/>
            <w:ind w:left="0" w:firstLine="0"/>
            <w:jc w:val="both"/>
          </w:pPr>
        </w:pPrChange>
      </w:pPr>
      <w:bookmarkStart w:id="10843" w:name="_Toc343452538"/>
      <w:r w:rsidRPr="0049233F">
        <w:rPr>
          <w:rPrChange w:id="10844" w:author="The Si Tran" w:date="2012-12-05T23:02:00Z">
            <w:rPr>
              <w:rFonts w:cs="Times New Roman"/>
              <w:iCs/>
              <w:kern w:val="0"/>
              <w:sz w:val="28"/>
              <w:szCs w:val="26"/>
            </w:rPr>
          </w:rPrChange>
        </w:rPr>
        <w:lastRenderedPageBreak/>
        <w:t>TÀI LIỆU THAM KHẢO</w:t>
      </w:r>
      <w:bookmarkEnd w:id="10839"/>
      <w:bookmarkEnd w:id="10840"/>
      <w:bookmarkEnd w:id="10843"/>
    </w:p>
    <w:p w14:paraId="67AE0CAF" w14:textId="77777777" w:rsidR="008C1D28" w:rsidRPr="00B7223D" w:rsidRDefault="008C1D28" w:rsidP="00097101">
      <w:pPr>
        <w:ind w:firstLine="547"/>
        <w:rPr>
          <w:ins w:id="10845" w:author="The Si Tran" w:date="2012-12-12T00:03:00Z"/>
          <w:szCs w:val="26"/>
        </w:rPr>
      </w:pPr>
      <w:ins w:id="10846" w:author="The Si Tran" w:date="2012-12-12T00:03:00Z">
        <w:r w:rsidRPr="00B7223D">
          <w:rPr>
            <w:szCs w:val="26"/>
          </w:rPr>
          <w:t xml:space="preserve">[1] J. E. Hanke, D. W. Wichenrn. </w:t>
        </w:r>
        <w:r w:rsidRPr="00B7223D">
          <w:rPr>
            <w:i/>
            <w:szCs w:val="26"/>
            <w:rPrChange w:id="10847"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848" w:author="The Si Tran" w:date="2012-12-12T00:03:00Z"/>
        </w:rPr>
        <w:pPrChange w:id="10849" w:author="The Si Tran" w:date="2012-12-14T06:45:00Z">
          <w:pPr>
            <w:pStyle w:val="Stylechun"/>
            <w:ind w:firstLine="547"/>
          </w:pPr>
        </w:pPrChange>
      </w:pPr>
      <w:ins w:id="10850" w:author="The Si Tran" w:date="2012-12-12T00:03:00Z">
        <w:r w:rsidRPr="00B7223D">
          <w:t xml:space="preserve">[2] T. M. Mitchell. </w:t>
        </w:r>
        <w:r w:rsidRPr="00B7223D">
          <w:rPr>
            <w:i/>
            <w:rPrChange w:id="10851"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852" w:author="The Si Tran" w:date="2012-12-12T00:03:00Z"/>
          <w:szCs w:val="26"/>
        </w:rPr>
      </w:pPr>
      <w:ins w:id="10853" w:author="The Si Tran" w:date="2012-12-12T00:03:00Z">
        <w:r w:rsidRPr="00B7223D">
          <w:rPr>
            <w:szCs w:val="26"/>
          </w:rPr>
          <w:t xml:space="preserve">[3] Trần Đức Minh. Luận văn thạc sĩ </w:t>
        </w:r>
        <w:r w:rsidRPr="00B7223D">
          <w:rPr>
            <w:i/>
            <w:szCs w:val="26"/>
            <w:rPrChange w:id="10854"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855" w:author="The Si Tran" w:date="2012-12-12T00:03:00Z"/>
          <w:szCs w:val="26"/>
        </w:rPr>
        <w:pPrChange w:id="10856" w:author="The Si Tran" w:date="2012-12-14T06:45:00Z">
          <w:pPr>
            <w:spacing w:before="0"/>
            <w:ind w:firstLine="547"/>
          </w:pPr>
        </w:pPrChange>
      </w:pPr>
      <w:ins w:id="10857" w:author="The Si Tran" w:date="2012-12-12T00:03:00Z">
        <w:r w:rsidRPr="00B7223D">
          <w:rPr>
            <w:szCs w:val="26"/>
          </w:rPr>
          <w:t xml:space="preserve">[4] M. Riedmiller, H. Braun. </w:t>
        </w:r>
        <w:r w:rsidRPr="00B7223D">
          <w:rPr>
            <w:i/>
            <w:szCs w:val="26"/>
            <w:rPrChange w:id="10858"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859" w:author="The Si Tran" w:date="2012-12-14T06:59:00Z">
        <w:r w:rsidR="006F78A0">
          <w:rPr>
            <w:szCs w:val="26"/>
          </w:rPr>
          <w:t>pp</w:t>
        </w:r>
      </w:ins>
      <w:ins w:id="10860" w:author="The Si Tran" w:date="2012-12-12T00:03:00Z">
        <w:r w:rsidRPr="00B7223D">
          <w:rPr>
            <w:szCs w:val="26"/>
          </w:rPr>
          <w:t xml:space="preserve"> 586-591, 1993.</w:t>
        </w:r>
      </w:ins>
    </w:p>
    <w:p w14:paraId="5474FCC3" w14:textId="77777777" w:rsidR="008C1D28" w:rsidRPr="00B7223D" w:rsidRDefault="008C1D28">
      <w:pPr>
        <w:ind w:firstLine="547"/>
        <w:rPr>
          <w:ins w:id="10861" w:author="The Si Tran" w:date="2012-12-12T00:03:00Z"/>
          <w:szCs w:val="26"/>
        </w:rPr>
        <w:pPrChange w:id="10862" w:author="The Si Tran" w:date="2012-12-14T06:45:00Z">
          <w:pPr>
            <w:spacing w:before="0"/>
            <w:ind w:firstLine="547"/>
          </w:pPr>
        </w:pPrChange>
      </w:pPr>
      <w:ins w:id="10863" w:author="The Si Tran" w:date="2012-12-12T00:03:00Z">
        <w:r w:rsidRPr="00B7223D">
          <w:rPr>
            <w:szCs w:val="26"/>
          </w:rPr>
          <w:t xml:space="preserve">[5] M. Riedmiller. </w:t>
        </w:r>
        <w:r w:rsidRPr="00B7223D">
          <w:rPr>
            <w:i/>
            <w:szCs w:val="26"/>
            <w:rPrChange w:id="10864"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865" w:author="The Si Tran" w:date="2012-12-12T00:03:00Z"/>
          <w:szCs w:val="26"/>
        </w:rPr>
        <w:pPrChange w:id="10866" w:author="The Si Tran" w:date="2012-12-14T06:45:00Z">
          <w:pPr>
            <w:spacing w:before="0"/>
            <w:ind w:firstLine="547"/>
          </w:pPr>
        </w:pPrChange>
      </w:pPr>
      <w:ins w:id="10867" w:author="The Si Tran" w:date="2012-12-12T00:03:00Z">
        <w:r w:rsidRPr="00B7223D">
          <w:rPr>
            <w:szCs w:val="26"/>
          </w:rPr>
          <w:t xml:space="preserve">[6] T. Kolarik, G. Rudorfer. </w:t>
        </w:r>
        <w:r w:rsidRPr="00B7223D">
          <w:rPr>
            <w:i/>
            <w:szCs w:val="26"/>
            <w:rPrChange w:id="10868" w:author="The Si Tran" w:date="2012-12-14T06:44:00Z">
              <w:rPr>
                <w:b/>
                <w:i/>
                <w:szCs w:val="26"/>
              </w:rPr>
            </w:rPrChange>
          </w:rPr>
          <w:t>Time Series Forecasting Using Neural Networks.</w:t>
        </w:r>
        <w:r w:rsidRPr="00B7223D">
          <w:rPr>
            <w:szCs w:val="26"/>
          </w:rPr>
          <w:t xml:space="preserve"> ACM Sigapl Apl Quote Quad, vol. 25, no. 1, </w:t>
        </w:r>
      </w:ins>
      <w:ins w:id="10869" w:author="The Si Tran" w:date="2012-12-14T07:00:00Z">
        <w:r w:rsidR="006F78A0">
          <w:rPr>
            <w:szCs w:val="26"/>
          </w:rPr>
          <w:t>pp</w:t>
        </w:r>
      </w:ins>
      <w:ins w:id="10870" w:author="The Si Tran" w:date="2012-12-12T00:03:00Z">
        <w:r w:rsidRPr="00B7223D">
          <w:rPr>
            <w:szCs w:val="26"/>
          </w:rPr>
          <w:t xml:space="preserve"> 86-94, 1994.</w:t>
        </w:r>
      </w:ins>
    </w:p>
    <w:p w14:paraId="6BB0777B" w14:textId="216FEE3B" w:rsidR="008C1D28" w:rsidRPr="00B7223D" w:rsidRDefault="008C1D28">
      <w:pPr>
        <w:ind w:firstLine="547"/>
        <w:rPr>
          <w:ins w:id="10871" w:author="The Si Tran" w:date="2012-12-12T00:03:00Z"/>
          <w:szCs w:val="26"/>
        </w:rPr>
        <w:pPrChange w:id="10872" w:author="The Si Tran" w:date="2012-12-14T06:45:00Z">
          <w:pPr>
            <w:spacing w:before="0"/>
            <w:ind w:firstLine="547"/>
          </w:pPr>
        </w:pPrChange>
      </w:pPr>
      <w:ins w:id="10873" w:author="The Si Tran" w:date="2012-12-12T00:03:00Z">
        <w:r w:rsidRPr="00B7223D">
          <w:rPr>
            <w:szCs w:val="26"/>
          </w:rPr>
          <w:t xml:space="preserve">[7] I. Kaastra, M. Boyd. </w:t>
        </w:r>
        <w:r w:rsidRPr="00B7223D">
          <w:rPr>
            <w:i/>
            <w:szCs w:val="26"/>
            <w:rPrChange w:id="10874" w:author="The Si Tran" w:date="2012-12-14T06:44:00Z">
              <w:rPr>
                <w:b/>
                <w:i/>
                <w:szCs w:val="26"/>
              </w:rPr>
            </w:rPrChange>
          </w:rPr>
          <w:t>Designing A Neural Network For Forecasting Financial And Economic Time Series.</w:t>
        </w:r>
        <w:r w:rsidRPr="00B7223D">
          <w:rPr>
            <w:szCs w:val="26"/>
          </w:rPr>
          <w:t xml:space="preserve"> Neurocomputing, 10, </w:t>
        </w:r>
      </w:ins>
      <w:ins w:id="10875" w:author="The Si Tran" w:date="2012-12-14T07:00:00Z">
        <w:r w:rsidR="006F78A0">
          <w:rPr>
            <w:szCs w:val="26"/>
          </w:rPr>
          <w:t>pp</w:t>
        </w:r>
      </w:ins>
      <w:ins w:id="10876" w:author="The Si Tran" w:date="2012-12-12T00:03:00Z">
        <w:r w:rsidRPr="00B7223D">
          <w:rPr>
            <w:szCs w:val="26"/>
          </w:rPr>
          <w:t xml:space="preserve"> 215-236, 1996.</w:t>
        </w:r>
      </w:ins>
    </w:p>
    <w:p w14:paraId="6BE4A517" w14:textId="49B817EA" w:rsidR="006E5672" w:rsidRPr="00B7223D" w:rsidRDefault="008C1D28">
      <w:pPr>
        <w:ind w:firstLine="547"/>
        <w:jc w:val="left"/>
        <w:rPr>
          <w:ins w:id="10877" w:author="superchickend" w:date="2012-12-12T08:19:00Z"/>
          <w:szCs w:val="26"/>
        </w:rPr>
        <w:pPrChange w:id="10878" w:author="The Si Tran" w:date="2012-12-14T06:45:00Z">
          <w:pPr>
            <w:spacing w:before="0"/>
            <w:ind w:firstLine="547"/>
            <w:jc w:val="left"/>
          </w:pPr>
        </w:pPrChange>
      </w:pPr>
      <w:ins w:id="10879" w:author="The Si Tran" w:date="2012-12-12T00:03:00Z">
        <w:r w:rsidRPr="00B7223D">
          <w:rPr>
            <w:szCs w:val="26"/>
          </w:rPr>
          <w:t xml:space="preserve">[8] G. Zhang, Michael Y. Hu. </w:t>
        </w:r>
        <w:r w:rsidRPr="00B7223D">
          <w:rPr>
            <w:i/>
            <w:szCs w:val="26"/>
            <w:rPrChange w:id="10880"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881" w:author="The Si Tran" w:date="2012-12-14T07:00:00Z">
        <w:r w:rsidR="006F78A0">
          <w:rPr>
            <w:szCs w:val="26"/>
          </w:rPr>
          <w:t>pp</w:t>
        </w:r>
      </w:ins>
      <w:ins w:id="10882"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883" w:author="superchickend" w:date="2012-12-12T08:19:00Z"/>
        </w:rPr>
        <w:pPrChange w:id="10884" w:author="The Si Tran" w:date="2012-12-14T06:45:00Z">
          <w:pPr>
            <w:pStyle w:val="Stylechun"/>
            <w:ind w:firstLine="547"/>
          </w:pPr>
        </w:pPrChange>
      </w:pPr>
      <w:ins w:id="10885" w:author="superchickend" w:date="2012-12-12T08:19:00Z">
        <w:r w:rsidRPr="00B7223D">
          <w:t xml:space="preserve">[9] Chatfield, Christopher. </w:t>
        </w:r>
        <w:r w:rsidRPr="00B7223D">
          <w:rPr>
            <w:i/>
            <w:rPrChange w:id="10886"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887" w:author="superchickend" w:date="2012-12-12T08:19:00Z"/>
        </w:rPr>
        <w:pPrChange w:id="10888" w:author="The Si Tran" w:date="2012-12-14T06:45:00Z">
          <w:pPr>
            <w:pStyle w:val="Stylechun"/>
            <w:ind w:firstLine="547"/>
          </w:pPr>
        </w:pPrChange>
      </w:pPr>
      <w:ins w:id="10889" w:author="superchickend" w:date="2012-12-12T08:19:00Z">
        <w:r w:rsidRPr="00B7223D">
          <w:t xml:space="preserve">[10] J. Scott Armstrong. </w:t>
        </w:r>
        <w:r w:rsidRPr="00B7223D">
          <w:rPr>
            <w:i/>
            <w:rPrChange w:id="10890"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0891" w:author="The Si Tran" w:date="2012-12-16T20:35:00Z"/>
        </w:rPr>
        <w:pPrChange w:id="10892" w:author="The Si Tran" w:date="2012-12-14T06:45:00Z">
          <w:pPr>
            <w:pStyle w:val="Stylechun"/>
            <w:ind w:firstLine="547"/>
          </w:pPr>
        </w:pPrChange>
      </w:pPr>
      <w:ins w:id="10893" w:author="superchickend" w:date="2012-12-12T08:19:00Z">
        <w:r w:rsidRPr="00B7223D">
          <w:t xml:space="preserve">[11] Jan Sterba, Katarina Hilovska. </w:t>
        </w:r>
        <w:r w:rsidRPr="00B7223D">
          <w:rPr>
            <w:i/>
            <w:rPrChange w:id="10894" w:author="The Si Tran" w:date="2012-12-14T06:44:00Z">
              <w:rPr>
                <w:b/>
                <w:i/>
              </w:rPr>
            </w:rPrChange>
          </w:rPr>
          <w:t>The implementation of hybrid ARIMA-Neural network prediction model for aggregate water consumption prediction</w:t>
        </w:r>
        <w:r w:rsidRPr="00B7223D">
          <w:t>, 201</w:t>
        </w:r>
      </w:ins>
      <w:ins w:id="10895" w:author="The Si Tran" w:date="2012-12-14T06:46:00Z">
        <w:r w:rsidR="00B84941">
          <w:t>0</w:t>
        </w:r>
      </w:ins>
    </w:p>
    <w:p w14:paraId="4FBC053B" w14:textId="2B3ECD49" w:rsidR="00C564CC" w:rsidRDefault="00C564CC" w:rsidP="00C564CC">
      <w:pPr>
        <w:pStyle w:val="Stylechun"/>
        <w:ind w:firstLine="547"/>
        <w:rPr>
          <w:ins w:id="10896" w:author="The Si Tran" w:date="2012-12-16T20:44:00Z"/>
          <w:rStyle w:val="NoFormatChar"/>
        </w:rPr>
        <w:pPrChange w:id="10897" w:author="The Si Tran" w:date="2012-12-16T20:41:00Z">
          <w:pPr>
            <w:pStyle w:val="Stylechun"/>
            <w:ind w:firstLine="547"/>
          </w:pPr>
        </w:pPrChange>
      </w:pPr>
      <w:ins w:id="10898" w:author="The Si Tran" w:date="2012-12-16T20:35:00Z">
        <w:r>
          <w:t>[12]</w:t>
        </w:r>
      </w:ins>
      <w:ins w:id="10899" w:author="The Si Tran" w:date="2012-12-16T20:38:00Z">
        <w:r>
          <w:t xml:space="preserve"> Nancy Ngo</w:t>
        </w:r>
        <w:r w:rsidRPr="00C564CC">
          <w:t>c Tran</w:t>
        </w:r>
        <w:r>
          <w:t xml:space="preserve">. </w:t>
        </w:r>
      </w:ins>
      <w:ins w:id="10900" w:author="The Si Tran" w:date="2012-12-16T20:40:00Z">
        <w:r w:rsidRPr="00724C67">
          <w:rPr>
            <w:i/>
            <w:rPrChange w:id="10901" w:author="The Si Tran" w:date="2012-12-16T20:47:00Z">
              <w:rPr/>
            </w:rPrChange>
          </w:rPr>
          <w:t>Automatic</w:t>
        </w:r>
      </w:ins>
      <w:ins w:id="10902" w:author="The Si Tran" w:date="2012-12-16T20:39:00Z">
        <w:r w:rsidRPr="00724C67">
          <w:rPr>
            <w:rStyle w:val="NoFormatChar"/>
            <w:i/>
            <w:rPrChange w:id="10903" w:author="The Si Tran" w:date="2012-12-16T20:47:00Z">
              <w:rPr>
                <w:rStyle w:val="NoFormatChar"/>
              </w:rPr>
            </w:rPrChange>
          </w:rPr>
          <w:t xml:space="preserve"> ARIMA time </w:t>
        </w:r>
      </w:ins>
      <w:ins w:id="10904" w:author="The Si Tran" w:date="2012-12-16T20:41:00Z">
        <w:r w:rsidRPr="00724C67">
          <w:rPr>
            <w:rStyle w:val="NoFormatChar"/>
            <w:i/>
            <w:rPrChange w:id="10905"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0906" w:author="The Si Tran" w:date="2012-12-16T20:44:00Z"/>
          <w:rStyle w:val="NoFormatChar"/>
        </w:rPr>
      </w:pPr>
      <w:ins w:id="10907" w:author="The Si Tran" w:date="2012-12-16T20:44:00Z">
        <w:r>
          <w:rPr>
            <w:rStyle w:val="NoFormatChar"/>
          </w:rPr>
          <w:lastRenderedPageBreak/>
          <w:t xml:space="preserve">[13] </w:t>
        </w:r>
      </w:ins>
      <w:ins w:id="10908"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0909" w:author="The Si Tran" w:date="2012-12-16T20:44:00Z">
        <w:r w:rsidRPr="00724C67">
          <w:rPr>
            <w:rStyle w:val="NoFormatChar"/>
            <w:i/>
            <w:rPrChange w:id="10910" w:author="The Si Tran" w:date="2012-12-16T20:47:00Z">
              <w:rPr>
                <w:rStyle w:val="NoFormatChar"/>
              </w:rPr>
            </w:rPrChange>
          </w:rPr>
          <w:t>A closed formula for the Durbin-</w:t>
        </w:r>
      </w:ins>
      <w:ins w:id="10911" w:author="The Si Tran" w:date="2012-12-16T20:45:00Z">
        <w:r w:rsidRPr="00724C67">
          <w:rPr>
            <w:rStyle w:val="NoFormatChar"/>
            <w:i/>
            <w:rPrChange w:id="10912" w:author="The Si Tran" w:date="2012-12-16T20:47:00Z">
              <w:rPr>
                <w:rStyle w:val="NoFormatChar"/>
              </w:rPr>
            </w:rPrChange>
          </w:rPr>
          <w:t>Levinson’</w:t>
        </w:r>
      </w:ins>
      <w:ins w:id="10913" w:author="The Si Tran" w:date="2012-12-16T20:44:00Z">
        <w:r w:rsidRPr="00724C67">
          <w:rPr>
            <w:rStyle w:val="NoFormatChar"/>
            <w:i/>
            <w:rPrChange w:id="10914" w:author="The Si Tran" w:date="2012-12-16T20:47:00Z">
              <w:rPr>
                <w:rStyle w:val="NoFormatChar"/>
              </w:rPr>
            </w:rPrChange>
          </w:rPr>
          <w:t xml:space="preserve">S </w:t>
        </w:r>
      </w:ins>
      <w:ins w:id="10915" w:author="The Si Tran" w:date="2012-12-16T20:45:00Z">
        <w:r w:rsidRPr="00724C67">
          <w:rPr>
            <w:rStyle w:val="NoFormatChar"/>
            <w:i/>
            <w:rPrChange w:id="10916" w:author="The Si Tran" w:date="2012-12-16T20:47:00Z">
              <w:rPr>
                <w:rStyle w:val="NoFormatChar"/>
              </w:rPr>
            </w:rPrChange>
          </w:rPr>
          <w:t>algorithmin seasonal fractionaly integrated processes</w:t>
        </w:r>
        <w:r w:rsidR="00724C67">
          <w:rPr>
            <w:rStyle w:val="NoFormatChar"/>
          </w:rPr>
          <w:t>, 2004</w:t>
        </w:r>
      </w:ins>
      <w:ins w:id="10917" w:author="The Si Tran" w:date="2012-12-16T20:48:00Z">
        <w:r w:rsidR="00ED159E">
          <w:rPr>
            <w:rStyle w:val="NoFormatChar"/>
          </w:rPr>
          <w:t>.</w:t>
        </w:r>
      </w:ins>
    </w:p>
    <w:p w14:paraId="5BAC21D1" w14:textId="579A264C" w:rsidR="005E182F" w:rsidRDefault="006E5672">
      <w:pPr>
        <w:pStyle w:val="Stylechun"/>
        <w:spacing w:before="120"/>
        <w:ind w:firstLine="547"/>
        <w:rPr>
          <w:ins w:id="10918" w:author="superchickend" w:date="2012-12-12T08:19:00Z"/>
        </w:rPr>
        <w:sectPr w:rsidR="005E182F" w:rsidSect="00097101">
          <w:headerReference w:type="default" r:id="rId376"/>
          <w:pgSz w:w="11909" w:h="16834" w:code="9"/>
          <w:pgMar w:top="1411" w:right="1138" w:bottom="1411" w:left="1699" w:header="720" w:footer="720" w:gutter="0"/>
          <w:pgNumType w:start="1"/>
          <w:cols w:space="720"/>
          <w:docGrid w:linePitch="360"/>
        </w:sectPr>
        <w:pPrChange w:id="10923" w:author="The Si Tran" w:date="2012-12-14T06:45:00Z">
          <w:pPr>
            <w:pStyle w:val="Stylechun"/>
            <w:ind w:firstLine="547"/>
          </w:pPr>
        </w:pPrChange>
      </w:pPr>
      <w:ins w:id="10924" w:author="superchickend" w:date="2012-12-12T08:19:00Z">
        <w:del w:id="10925"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926" w:author="The Si Tran" w:date="2012-12-12T00:03:00Z"/>
        </w:rPr>
        <w:pPrChange w:id="10927" w:author="The Si Tran" w:date="2012-12-14T06:45:00Z">
          <w:pPr/>
        </w:pPrChange>
      </w:pPr>
    </w:p>
    <w:p w14:paraId="0C82F3BD" w14:textId="77777777" w:rsidR="006A21F7" w:rsidRPr="00263465" w:rsidDel="008C1D28" w:rsidRDefault="0080635D">
      <w:pPr>
        <w:pStyle w:val="Heading1"/>
        <w:numPr>
          <w:ilvl w:val="0"/>
          <w:numId w:val="0"/>
        </w:numPr>
        <w:ind w:left="360"/>
        <w:rPr>
          <w:del w:id="10928" w:author="The Si Tran" w:date="2012-12-12T00:03:00Z"/>
        </w:rPr>
        <w:pPrChange w:id="10929" w:author="The Si Tran" w:date="2012-12-14T06:45:00Z">
          <w:pPr/>
        </w:pPrChange>
      </w:pPr>
      <w:bookmarkStart w:id="10930" w:name="Bussiness_forecasting_book"/>
      <w:del w:id="10931" w:author="The Si Tran" w:date="2012-12-12T00:03:00Z">
        <w:r w:rsidRPr="00082976" w:rsidDel="008C1D28">
          <w:delText>[1]</w:delText>
        </w:r>
        <w:bookmarkEnd w:id="10930"/>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932" w:author="The Si Tran" w:date="2012-12-11T06:15:00Z"/>
          <w:rFonts w:cs="Times New Roman"/>
        </w:rPr>
        <w:pPrChange w:id="10933" w:author="The Si Tran" w:date="2012-12-14T06:45:00Z">
          <w:pPr>
            <w:pStyle w:val="Heading1"/>
            <w:numPr>
              <w:numId w:val="0"/>
            </w:numPr>
            <w:ind w:left="0" w:firstLine="0"/>
          </w:pPr>
        </w:pPrChange>
      </w:pPr>
      <w:bookmarkStart w:id="10934" w:name="www_investopedia_com"/>
      <w:del w:id="10935" w:author="The Si Tran" w:date="2012-12-12T00:03:00Z">
        <w:r w:rsidRPr="00B312F5" w:rsidDel="008C1D28">
          <w:delText>[2]</w:delText>
        </w:r>
        <w:bookmarkEnd w:id="10934"/>
        <w:r w:rsidRPr="00B312F5" w:rsidDel="008C1D28">
          <w:delText xml:space="preserve"> http://www.investopedia.com/articles/trading/07/stationary.asp#axzz2Bu5LkrNQ</w:delText>
        </w:r>
      </w:del>
      <w:bookmarkStart w:id="10936" w:name="_Toc327348208"/>
      <w:bookmarkStart w:id="10937" w:name="_Toc343452539"/>
      <w:ins w:id="10938" w:author="The Si Tran" w:date="2012-12-11T06:15:00Z">
        <w:r w:rsidR="00516934">
          <w:rPr>
            <w:rFonts w:cs="Times New Roman"/>
          </w:rPr>
          <w:t>P</w:t>
        </w:r>
      </w:ins>
      <w:ins w:id="10939" w:author="The Si Tran" w:date="2012-12-11T06:16:00Z">
        <w:r w:rsidR="00516934">
          <w:rPr>
            <w:rFonts w:cs="Times New Roman"/>
          </w:rPr>
          <w:t>HỤ LỤC</w:t>
        </w:r>
      </w:ins>
      <w:ins w:id="10940" w:author="The Si Tran" w:date="2012-12-11T06:15:00Z">
        <w:r w:rsidR="007F45A3" w:rsidRPr="00E31193">
          <w:rPr>
            <w:rFonts w:cs="Times New Roman"/>
          </w:rPr>
          <w:t xml:space="preserve"> A</w:t>
        </w:r>
        <w:del w:id="10941" w:author="superchickend" w:date="2012-12-16T15:00:00Z">
          <w:r w:rsidR="007F45A3" w:rsidDel="00A70A83">
            <w:rPr>
              <w:rFonts w:cs="Times New Roman"/>
            </w:rPr>
            <w:br/>
          </w:r>
        </w:del>
      </w:ins>
      <w:ins w:id="10942" w:author="superchickend" w:date="2012-12-16T15:00:00Z">
        <w:r w:rsidR="00A70A83">
          <w:rPr>
            <w:rFonts w:cs="Times New Roman"/>
          </w:rPr>
          <w:t xml:space="preserve">    </w:t>
        </w:r>
      </w:ins>
      <w:ins w:id="10943" w:author="The Si Tran" w:date="2012-12-11T06:15:00Z">
        <w:r w:rsidR="007F45A3" w:rsidRPr="003E4DFC">
          <w:rPr>
            <w:rFonts w:cs="Times New Roman"/>
            <w:rPrChange w:id="10944" w:author="The Si Tran" w:date="2012-12-16T09:45:00Z">
              <w:rPr>
                <w:rFonts w:cs="Times New Roman"/>
                <w:sz w:val="26"/>
              </w:rPr>
            </w:rPrChange>
          </w:rPr>
          <w:t>Bảng thuật ngữ Anh-Việt</w:t>
        </w:r>
        <w:bookmarkEnd w:id="10936"/>
        <w:bookmarkEnd w:id="10937"/>
      </w:ins>
    </w:p>
    <w:p w14:paraId="5DD5A0B8" w14:textId="77777777" w:rsidR="007F45A3" w:rsidRPr="006F1B6E" w:rsidRDefault="007F45A3" w:rsidP="007F45A3">
      <w:pPr>
        <w:rPr>
          <w:ins w:id="10945"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946"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947" w:author="The Si Tran" w:date="2012-12-16T10:39:00Z"/>
              </w:rPr>
              <w:pPrChange w:id="10948" w:author="The Si Tran" w:date="2012-12-16T10:40:00Z">
                <w:pPr/>
              </w:pPrChange>
            </w:pPr>
            <w:ins w:id="10949"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950" w:author="The Si Tran" w:date="2012-12-16T10:39:00Z"/>
              </w:rPr>
              <w:pPrChange w:id="10951"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952" w:author="The Si Tran" w:date="2012-12-16T10:39:00Z"/>
              </w:rPr>
              <w:pPrChange w:id="10953" w:author="The Si Tran" w:date="2012-12-16T10:40:00Z">
                <w:pPr/>
              </w:pPrChange>
            </w:pPr>
            <w:ins w:id="10954" w:author="The Si Tran" w:date="2012-12-16T10:39:00Z">
              <w:r w:rsidRPr="006F1B6E">
                <w:t>Hàm kích hoFu</w:t>
              </w:r>
            </w:ins>
          </w:p>
        </w:tc>
      </w:tr>
      <w:tr w:rsidR="00B9548F" w:rsidRPr="006F1B6E" w14:paraId="7225FFA9" w14:textId="77777777" w:rsidTr="00350BDD">
        <w:trPr>
          <w:trHeight w:val="330"/>
          <w:jc w:val="center"/>
          <w:ins w:id="10955"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956" w:author="The Si Tran" w:date="2012-12-16T10:39:00Z"/>
              </w:rPr>
              <w:pPrChange w:id="10957" w:author="The Si Tran" w:date="2012-12-16T10:40:00Z">
                <w:pPr/>
              </w:pPrChange>
            </w:pPr>
            <w:ins w:id="10958"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959" w:author="The Si Tran" w:date="2012-12-16T10:39:00Z"/>
              </w:rPr>
              <w:pPrChange w:id="10960"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961" w:author="The Si Tran" w:date="2012-12-16T10:39:00Z"/>
              </w:rPr>
              <w:pPrChange w:id="10962" w:author="The Si Tran" w:date="2012-12-16T10:40:00Z">
                <w:pPr/>
              </w:pPrChange>
            </w:pPr>
            <w:ins w:id="10963" w:author="The Si Tran" w:date="2012-12-16T10:39:00Z">
              <w:r w:rsidRPr="006F1B6E">
                <w:t>Mrtificial Neural Ne</w:t>
              </w:r>
            </w:ins>
          </w:p>
        </w:tc>
      </w:tr>
      <w:tr w:rsidR="00B9548F" w:rsidRPr="006F1B6E" w14:paraId="356A87E1" w14:textId="77777777" w:rsidTr="00350BDD">
        <w:trPr>
          <w:trHeight w:val="330"/>
          <w:jc w:val="center"/>
          <w:ins w:id="10964"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965" w:author="The Si Tran" w:date="2012-12-16T10:39:00Z"/>
              </w:rPr>
              <w:pPrChange w:id="10966" w:author="The Si Tran" w:date="2012-12-16T10:40:00Z">
                <w:pPr/>
              </w:pPrChange>
            </w:pPr>
            <w:ins w:id="10967"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968" w:author="The Si Tran" w:date="2012-12-16T10:39:00Z"/>
              </w:rPr>
              <w:pPrChange w:id="10969"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970" w:author="The Si Tran" w:date="2012-12-16T10:39:00Z"/>
              </w:rPr>
              <w:pPrChange w:id="10971"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972" w:author="The Si Tran" w:date="2012-12-16T10:39:00Z"/>
              </w:rPr>
              <w:pPrChange w:id="10973" w:author="The Si Tran" w:date="2012-12-16T10:40:00Z">
                <w:pPr/>
              </w:pPrChange>
            </w:pPr>
            <w:ins w:id="10974" w:author="The Si Tran" w:date="2012-12-16T10:39:00Z">
              <w:r w:rsidRPr="006F1B6E">
                <w:t>Hutocorrelational N</w:t>
              </w:r>
            </w:ins>
          </w:p>
        </w:tc>
      </w:tr>
      <w:tr w:rsidR="00B9548F" w:rsidRPr="006F1B6E" w14:paraId="2B9575C6" w14:textId="77777777" w:rsidTr="00350BDD">
        <w:trPr>
          <w:trHeight w:val="330"/>
          <w:jc w:val="center"/>
          <w:ins w:id="10975"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976" w:author="The Si Tran" w:date="2012-12-16T10:39:00Z"/>
              </w:rPr>
              <w:pPrChange w:id="10977" w:author="The Si Tran" w:date="2012-12-16T10:40:00Z">
                <w:pPr/>
              </w:pPrChange>
            </w:pPr>
            <w:ins w:id="10978"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979" w:author="The Si Tran" w:date="2012-12-16T10:39:00Z"/>
              </w:rPr>
              <w:pPrChange w:id="10980"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981" w:author="The Si Tran" w:date="2012-12-16T10:39:00Z"/>
              </w:rPr>
              <w:pPrChange w:id="10982" w:author="The Si Tran" w:date="2012-12-16T10:40:00Z">
                <w:pPr/>
              </w:pPrChange>
            </w:pPr>
            <w:ins w:id="10983" w:author="The Si Tran" w:date="2012-12-16T10:39:00Z">
              <w:r w:rsidRPr="006F1B6E">
                <w:t>Hàm torrelation F</w:t>
              </w:r>
            </w:ins>
          </w:p>
        </w:tc>
      </w:tr>
      <w:tr w:rsidR="00B9548F" w:rsidRPr="006F1B6E" w14:paraId="7BDE6A89" w14:textId="77777777" w:rsidTr="00350BDD">
        <w:trPr>
          <w:trHeight w:val="330"/>
          <w:jc w:val="center"/>
          <w:ins w:id="10984"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985" w:author="The Si Tran" w:date="2012-12-16T10:39:00Z"/>
              </w:rPr>
              <w:pPrChange w:id="10986" w:author="The Si Tran" w:date="2012-12-16T10:40:00Z">
                <w:pPr/>
              </w:pPrChange>
            </w:pPr>
            <w:ins w:id="10987"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988" w:author="The Si Tran" w:date="2012-12-16T10:39:00Z"/>
              </w:rPr>
              <w:pPrChange w:id="10989" w:author="The Si Tran" w:date="2012-12-16T10:40:00Z">
                <w:pPr/>
              </w:pPrChange>
            </w:pPr>
            <w:ins w:id="10990" w:author="The Si Tran" w:date="2012-12-16T10:39:00Z">
              <w:r w:rsidRPr="006F1B6E">
                <w:t>Gickpropagation Algorithmco</w:t>
              </w:r>
            </w:ins>
          </w:p>
        </w:tc>
      </w:tr>
      <w:tr w:rsidR="00B9548F" w:rsidRPr="006F1B6E" w14:paraId="444459FE" w14:textId="77777777" w:rsidTr="00350BDD">
        <w:trPr>
          <w:trHeight w:val="330"/>
          <w:jc w:val="center"/>
          <w:ins w:id="10991"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992" w:author="The Si Tran" w:date="2012-12-16T10:39:00Z"/>
              </w:rPr>
              <w:pPrChange w:id="10993" w:author="The Si Tran" w:date="2012-12-16T10:40:00Z">
                <w:pPr/>
              </w:pPrChange>
            </w:pPr>
            <w:ins w:id="10994"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995" w:author="The Si Tran" w:date="2012-12-16T10:39:00Z"/>
              </w:rPr>
              <w:pPrChange w:id="10996"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997" w:author="The Si Tran" w:date="2012-12-16T10:39:00Z"/>
              </w:rPr>
              <w:pPrChange w:id="10998"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999" w:author="The Si Tran" w:date="2012-12-16T10:39:00Z"/>
              </w:rPr>
              <w:pPrChange w:id="11000" w:author="The Si Tran" w:date="2012-12-16T10:40:00Z">
                <w:pPr/>
              </w:pPrChange>
            </w:pPr>
            <w:ins w:id="11001" w:author="The Si Tran" w:date="2012-12-16T10:39:00Z">
              <w:r w:rsidRPr="006F1B6E">
                <w:t>Hatch Learn</w:t>
              </w:r>
            </w:ins>
          </w:p>
        </w:tc>
      </w:tr>
      <w:tr w:rsidR="00B9548F" w:rsidRPr="006F1B6E" w14:paraId="6451328B" w14:textId="77777777" w:rsidTr="00350BDD">
        <w:trPr>
          <w:trHeight w:val="330"/>
          <w:jc w:val="center"/>
          <w:ins w:id="11002"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003" w:author="The Si Tran" w:date="2012-12-16T10:39:00Z"/>
              </w:rPr>
              <w:pPrChange w:id="11004" w:author="The Si Tran" w:date="2012-12-16T10:40:00Z">
                <w:pPr/>
              </w:pPrChange>
            </w:pPr>
            <w:ins w:id="11005"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006" w:author="The Si Tran" w:date="2012-12-16T10:39:00Z"/>
              </w:rPr>
              <w:pPrChange w:id="11007"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008" w:author="The Si Tran" w:date="2012-12-16T10:39:00Z"/>
              </w:rPr>
              <w:pPrChange w:id="11009"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010" w:author="The Si Tran" w:date="2012-12-16T10:39:00Z"/>
              </w:rPr>
              <w:pPrChange w:id="11011"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012" w:author="The Si Tran" w:date="2012-12-16T10:39:00Z"/>
              </w:rPr>
              <w:pPrChange w:id="11013" w:author="The Si Tran" w:date="2012-12-16T10:40:00Z">
                <w:pPr/>
              </w:pPrChange>
            </w:pPr>
            <w:ins w:id="11014" w:author="The Si Tran" w:date="2012-12-16T10:39:00Z">
              <w:r w:rsidRPr="006F1B6E">
                <w:t>Điash L</w:t>
              </w:r>
            </w:ins>
          </w:p>
        </w:tc>
      </w:tr>
      <w:tr w:rsidR="00B9548F" w:rsidRPr="006F1B6E" w14:paraId="3591884B" w14:textId="77777777" w:rsidTr="00350BDD">
        <w:trPr>
          <w:trHeight w:val="330"/>
          <w:jc w:val="center"/>
          <w:ins w:id="11015"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016" w:author="The Si Tran" w:date="2012-12-16T10:39:00Z"/>
              </w:rPr>
              <w:pPrChange w:id="11017" w:author="The Si Tran" w:date="2012-12-16T10:40:00Z">
                <w:pPr/>
              </w:pPrChange>
            </w:pPr>
            <w:ins w:id="11018"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019" w:author="The Si Tran" w:date="2012-12-16T10:39:00Z"/>
              </w:rPr>
              <w:pPrChange w:id="11020"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021" w:author="The Si Tran" w:date="2012-12-16T10:39:00Z"/>
              </w:rPr>
              <w:pPrChange w:id="11022"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023" w:author="The Si Tran" w:date="2012-12-16T10:39:00Z"/>
              </w:rPr>
              <w:pPrChange w:id="11024"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025" w:author="The Si Tran" w:date="2012-12-16T10:39:00Z"/>
              </w:rPr>
              <w:pPrChange w:id="11026" w:author="The Si Tran" w:date="2012-12-16T10:40:00Z">
                <w:pPr/>
              </w:pPrChange>
            </w:pPr>
            <w:ins w:id="11027" w:author="The Si Tran" w:date="2012-12-16T10:39:00Z">
              <w:r w:rsidRPr="006F1B6E">
                <w:t>Tính chu kn</w:t>
              </w:r>
            </w:ins>
          </w:p>
        </w:tc>
      </w:tr>
      <w:tr w:rsidR="00B9548F" w:rsidRPr="006F1B6E" w14:paraId="3BDE2DF8" w14:textId="77777777" w:rsidTr="00350BDD">
        <w:trPr>
          <w:trHeight w:val="330"/>
          <w:jc w:val="center"/>
          <w:ins w:id="11028"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029" w:author="The Si Tran" w:date="2012-12-16T10:39:00Z"/>
              </w:rPr>
              <w:pPrChange w:id="11030" w:author="The Si Tran" w:date="2012-12-16T10:40:00Z">
                <w:pPr/>
              </w:pPrChange>
            </w:pPr>
            <w:ins w:id="11031"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032" w:author="The Si Tran" w:date="2012-12-16T10:39:00Z"/>
              </w:rPr>
              <w:pPrChange w:id="11033"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034" w:author="The Si Tran" w:date="2012-12-16T10:39:00Z"/>
              </w:rPr>
              <w:pPrChange w:id="11035"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036" w:author="The Si Tran" w:date="2012-12-16T10:39:00Z"/>
              </w:rPr>
              <w:pPrChange w:id="11037" w:author="The Si Tran" w:date="2012-12-16T10:40:00Z">
                <w:pPr/>
              </w:pPrChange>
            </w:pPr>
            <w:ins w:id="11038" w:author="The Si Tran" w:date="2012-12-16T10:39:00Z">
              <w:r w:rsidRPr="006F1B6E">
                <w:t>Mecision Surfa</w:t>
              </w:r>
            </w:ins>
          </w:p>
        </w:tc>
      </w:tr>
      <w:tr w:rsidR="00B9548F" w:rsidRPr="006F1B6E" w14:paraId="3CEED30A" w14:textId="77777777" w:rsidTr="00350BDD">
        <w:trPr>
          <w:trHeight w:val="330"/>
          <w:jc w:val="center"/>
          <w:ins w:id="11039"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040" w:author="The Si Tran" w:date="2012-12-16T10:39:00Z"/>
              </w:rPr>
              <w:pPrChange w:id="11041" w:author="The Si Tran" w:date="2012-12-16T10:40:00Z">
                <w:pPr/>
              </w:pPrChange>
            </w:pPr>
            <w:ins w:id="11042"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043" w:author="The Si Tran" w:date="2012-12-16T10:39:00Z"/>
              </w:rPr>
              <w:pPrChange w:id="11044"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045" w:author="The Si Tran" w:date="2012-12-16T10:39:00Z"/>
              </w:rPr>
              <w:pPrChange w:id="11046"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047" w:author="The Si Tran" w:date="2012-12-16T10:39:00Z"/>
              </w:rPr>
              <w:pPrChange w:id="11048" w:author="The Si Tran" w:date="2012-12-16T10:40:00Z">
                <w:pPr/>
              </w:pPrChange>
            </w:pPr>
            <w:ins w:id="11049" w:author="The Si Tran" w:date="2012-12-16T10:39:00Z">
              <w:r w:rsidRPr="006F1B6E">
                <w:t>Lulta Rule</w:t>
              </w:r>
            </w:ins>
          </w:p>
        </w:tc>
      </w:tr>
      <w:tr w:rsidR="00B9548F" w:rsidRPr="006F1B6E" w14:paraId="7D5937D9" w14:textId="77777777" w:rsidTr="00350BDD">
        <w:trPr>
          <w:trHeight w:val="330"/>
          <w:jc w:val="center"/>
          <w:ins w:id="11050"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051" w:author="The Si Tran" w:date="2012-12-16T10:39:00Z"/>
              </w:rPr>
              <w:pPrChange w:id="11052" w:author="The Si Tran" w:date="2012-12-16T10:40:00Z">
                <w:pPr/>
              </w:pPrChange>
            </w:pPr>
            <w:ins w:id="11053"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054" w:author="The Si Tran" w:date="2012-12-16T10:39:00Z"/>
              </w:rPr>
              <w:pPrChange w:id="11055"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056" w:author="The Si Tran" w:date="2012-12-16T10:39:00Z"/>
              </w:rPr>
              <w:pPrChange w:id="11057"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058" w:author="The Si Tran" w:date="2012-12-16T10:39:00Z"/>
              </w:rPr>
              <w:pPrChange w:id="11059" w:author="The Si Tran" w:date="2012-12-16T10:40:00Z">
                <w:pPr/>
              </w:pPrChange>
            </w:pPr>
            <w:ins w:id="11060" w:author="The Si Tran" w:date="2012-12-16T10:39:00Z">
              <w:r w:rsidRPr="006F1B6E">
                <w:t>Lifferen</w:t>
              </w:r>
            </w:ins>
          </w:p>
        </w:tc>
      </w:tr>
      <w:tr w:rsidR="00B9548F" w:rsidRPr="006F1B6E" w14:paraId="17871B21" w14:textId="77777777" w:rsidTr="00350BDD">
        <w:trPr>
          <w:trHeight w:val="330"/>
          <w:jc w:val="center"/>
          <w:ins w:id="11061"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062" w:author="The Si Tran" w:date="2012-12-16T10:39:00Z"/>
              </w:rPr>
              <w:pPrChange w:id="11063" w:author="The Si Tran" w:date="2012-12-16T10:40:00Z">
                <w:pPr/>
              </w:pPrChange>
            </w:pPr>
            <w:ins w:id="11064"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065" w:author="The Si Tran" w:date="2012-12-16T10:39:00Z"/>
              </w:rPr>
              <w:pPrChange w:id="11066" w:author="The Si Tran" w:date="2012-12-16T10:40:00Z">
                <w:pPr/>
              </w:pPrChange>
            </w:pPr>
            <w:ins w:id="11067" w:author="The Si Tran" w:date="2012-12-16T10:39:00Z">
              <w:r w:rsidRPr="006F1B6E">
                <w:t>Meed-forward neur</w:t>
              </w:r>
            </w:ins>
          </w:p>
        </w:tc>
      </w:tr>
      <w:tr w:rsidR="00B9548F" w:rsidRPr="006F1B6E" w14:paraId="0B04352D" w14:textId="77777777" w:rsidTr="00350BDD">
        <w:trPr>
          <w:trHeight w:val="330"/>
          <w:jc w:val="center"/>
          <w:ins w:id="11068"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069" w:author="The Si Tran" w:date="2012-12-16T10:39:00Z"/>
              </w:rPr>
              <w:pPrChange w:id="11070" w:author="The Si Tran" w:date="2012-12-16T10:40:00Z">
                <w:pPr/>
              </w:pPrChange>
            </w:pPr>
            <w:ins w:id="11071"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072" w:author="The Si Tran" w:date="2012-12-16T10:39:00Z"/>
              </w:rPr>
              <w:pPrChange w:id="11073"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074" w:author="The Si Tran" w:date="2012-12-16T10:39:00Z"/>
              </w:rPr>
              <w:pPrChange w:id="11075"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076" w:author="The Si Tran" w:date="2012-12-16T10:39:00Z"/>
              </w:rPr>
              <w:pPrChange w:id="11077" w:author="The Si Tran" w:date="2012-12-16T10:40:00Z">
                <w:pPr/>
              </w:pPrChange>
            </w:pPr>
            <w:ins w:id="11078" w:author="The Si Tran" w:date="2012-12-16T10:39:00Z">
              <w:r w:rsidRPr="006F1B6E">
                <w:t>clobal Minimumeur</w:t>
              </w:r>
            </w:ins>
          </w:p>
        </w:tc>
      </w:tr>
      <w:tr w:rsidR="00B9548F" w:rsidRPr="006F1B6E" w14:paraId="7D658AB4" w14:textId="77777777" w:rsidTr="00350BDD">
        <w:trPr>
          <w:trHeight w:val="330"/>
          <w:jc w:val="center"/>
          <w:ins w:id="11079"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080" w:author="The Si Tran" w:date="2012-12-16T10:39:00Z"/>
              </w:rPr>
              <w:pPrChange w:id="11081" w:author="The Si Tran" w:date="2012-12-16T10:40:00Z">
                <w:pPr/>
              </w:pPrChange>
            </w:pPr>
            <w:ins w:id="11082"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083" w:author="The Si Tran" w:date="2012-12-16T10:39:00Z"/>
              </w:rPr>
              <w:pPrChange w:id="11084"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085" w:author="The Si Tran" w:date="2012-12-16T10:39:00Z"/>
              </w:rPr>
              <w:pPrChange w:id="11086"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087" w:author="The Si Tran" w:date="2012-12-16T10:39:00Z"/>
              </w:rPr>
              <w:pPrChange w:id="11088" w:author="The Si Tran" w:date="2012-12-16T10:40:00Z">
                <w:pPr/>
              </w:pPrChange>
            </w:pPr>
            <w:ins w:id="11089" w:author="The Si Tran" w:date="2012-12-16T10:39:00Z">
              <w:r w:rsidRPr="006F1B6E">
                <w:t>chibal Strategyural</w:t>
              </w:r>
            </w:ins>
          </w:p>
        </w:tc>
      </w:tr>
      <w:tr w:rsidR="00B9548F" w:rsidRPr="006F1B6E" w14:paraId="73F27E6E" w14:textId="77777777" w:rsidTr="00350BDD">
        <w:trPr>
          <w:trHeight w:val="330"/>
          <w:jc w:val="center"/>
          <w:ins w:id="11090"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091" w:author="The Si Tran" w:date="2012-12-16T10:39:00Z"/>
              </w:rPr>
              <w:pPrChange w:id="11092" w:author="The Si Tran" w:date="2012-12-16T10:40:00Z">
                <w:pPr/>
              </w:pPrChange>
            </w:pPr>
            <w:ins w:id="11093"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094" w:author="The Si Tran" w:date="2012-12-16T10:39:00Z"/>
              </w:rPr>
              <w:pPrChange w:id="11095"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096" w:author="The Si Tran" w:date="2012-12-16T10:39:00Z"/>
              </w:rPr>
              <w:pPrChange w:id="11097"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098" w:author="The Si Tran" w:date="2012-12-16T10:39:00Z"/>
              </w:rPr>
              <w:pPrChange w:id="11099" w:author="The Si Tran" w:date="2012-12-16T10:40:00Z">
                <w:pPr/>
              </w:pPrChange>
            </w:pPr>
            <w:ins w:id="11100" w:author="The Si Tran" w:date="2012-12-16T10:39:00Z">
              <w:r w:rsidRPr="006F1B6E">
                <w:t>Đradie</w:t>
              </w:r>
            </w:ins>
          </w:p>
        </w:tc>
      </w:tr>
      <w:tr w:rsidR="00B9548F" w:rsidRPr="006F1B6E" w14:paraId="4EC95E83" w14:textId="77777777" w:rsidTr="00350BDD">
        <w:trPr>
          <w:trHeight w:val="330"/>
          <w:jc w:val="center"/>
          <w:ins w:id="11101"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102" w:author="The Si Tran" w:date="2012-12-16T10:39:00Z"/>
              </w:rPr>
              <w:pPrChange w:id="11103" w:author="The Si Tran" w:date="2012-12-16T10:40:00Z">
                <w:pPr/>
              </w:pPrChange>
            </w:pPr>
            <w:ins w:id="11104"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105" w:author="The Si Tran" w:date="2012-12-16T10:39:00Z"/>
              </w:rPr>
              <w:pPrChange w:id="11106"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107" w:author="The Si Tran" w:date="2012-12-16T10:39:00Z"/>
              </w:rPr>
              <w:pPrChange w:id="11108"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109" w:author="The Si Tran" w:date="2012-12-16T10:39:00Z"/>
              </w:rPr>
              <w:pPrChange w:id="11110" w:author="The Si Tran" w:date="2012-12-16T10:40:00Z">
                <w:pPr/>
              </w:pPrChange>
            </w:pPr>
            <w:ins w:id="11111" w:author="The Si Tran" w:date="2012-12-16T10:39:00Z">
              <w:r w:rsidRPr="006F1B6E">
                <w:t>Giadient De</w:t>
              </w:r>
            </w:ins>
          </w:p>
        </w:tc>
      </w:tr>
      <w:tr w:rsidR="00B9548F" w:rsidRPr="006F1B6E" w14:paraId="188D5C47" w14:textId="77777777" w:rsidTr="00350BDD">
        <w:trPr>
          <w:trHeight w:val="330"/>
          <w:jc w:val="center"/>
          <w:ins w:id="11112"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113" w:author="The Si Tran" w:date="2012-12-16T10:39:00Z"/>
              </w:rPr>
              <w:pPrChange w:id="11114" w:author="The Si Tran" w:date="2012-12-16T10:40:00Z">
                <w:pPr/>
              </w:pPrChange>
            </w:pPr>
            <w:ins w:id="11115"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116" w:author="The Si Tran" w:date="2012-12-16T10:39:00Z"/>
              </w:rPr>
              <w:pPrChange w:id="11117"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118" w:author="The Si Tran" w:date="2012-12-16T10:39:00Z"/>
              </w:rPr>
              <w:pPrChange w:id="11119"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120" w:author="The Si Tran" w:date="2012-12-16T10:39:00Z"/>
              </w:rPr>
              <w:pPrChange w:id="11121" w:author="The Si Tran" w:date="2012-12-16T10:40:00Z">
                <w:pPr/>
              </w:pPrChange>
            </w:pPr>
            <w:ins w:id="11122" w:author="The Si Tran" w:date="2012-12-16T10:39:00Z">
              <w:r w:rsidRPr="006F1B6E">
                <w:t>Siêu phane</w:t>
              </w:r>
            </w:ins>
          </w:p>
        </w:tc>
      </w:tr>
      <w:tr w:rsidR="00B9548F" w:rsidRPr="006F1B6E" w14:paraId="6CD83968" w14:textId="77777777" w:rsidTr="00350BDD">
        <w:trPr>
          <w:trHeight w:val="330"/>
          <w:jc w:val="center"/>
          <w:ins w:id="11123"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124" w:author="The Si Tran" w:date="2012-12-16T10:39:00Z"/>
              </w:rPr>
              <w:pPrChange w:id="11125" w:author="The Si Tran" w:date="2012-12-16T10:40:00Z">
                <w:pPr/>
              </w:pPrChange>
            </w:pPr>
            <w:ins w:id="11126"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127" w:author="The Si Tran" w:date="2012-12-16T10:39:00Z"/>
              </w:rPr>
              <w:pPrChange w:id="11128" w:author="The Si Tran" w:date="2012-12-16T10:40:00Z">
                <w:pPr/>
              </w:pPrChange>
            </w:pPr>
            <w:ins w:id="11129" w:author="The Si Tran" w:date="2012-12-16T10:39:00Z">
              <w:r w:rsidRPr="006F1B6E">
                <w:t>Gicremental Gradient D</w:t>
              </w:r>
            </w:ins>
          </w:p>
        </w:tc>
      </w:tr>
      <w:tr w:rsidR="00B9548F" w:rsidRPr="006F1B6E" w14:paraId="428AAE3F" w14:textId="77777777" w:rsidTr="00350BDD">
        <w:trPr>
          <w:trHeight w:val="330"/>
          <w:jc w:val="center"/>
          <w:ins w:id="11130"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131" w:author="The Si Tran" w:date="2012-12-16T10:39:00Z"/>
              </w:rPr>
              <w:pPrChange w:id="11132" w:author="The Si Tran" w:date="2012-12-16T10:40:00Z">
                <w:pPr/>
              </w:pPrChange>
            </w:pPr>
            <w:ins w:id="11133"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134" w:author="The Si Tran" w:date="2012-12-16T10:39:00Z"/>
              </w:rPr>
              <w:pPrChange w:id="11135"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136" w:author="The Si Tran" w:date="2012-12-16T10:39:00Z"/>
              </w:rPr>
              <w:pPrChange w:id="11137"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138" w:author="The Si Tran" w:date="2012-12-16T10:39:00Z"/>
              </w:rPr>
              <w:pPrChange w:id="11139" w:author="The Si Tran" w:date="2012-12-16T10:40:00Z">
                <w:pPr/>
              </w:pPrChange>
            </w:pPr>
            <w:ins w:id="11140" w:author="The Si Tran" w:date="2012-12-16T10:39:00Z">
              <w:r w:rsidRPr="006F1B6E">
                <w:t>Tính blaral Grad</w:t>
              </w:r>
            </w:ins>
          </w:p>
        </w:tc>
      </w:tr>
      <w:tr w:rsidR="00B9548F" w:rsidRPr="006F1B6E" w14:paraId="4EF24CCD" w14:textId="77777777" w:rsidTr="00350BDD">
        <w:trPr>
          <w:trHeight w:val="330"/>
          <w:jc w:val="center"/>
          <w:ins w:id="11141"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142" w:author="The Si Tran" w:date="2012-12-16T10:39:00Z"/>
              </w:rPr>
              <w:pPrChange w:id="11143" w:author="The Si Tran" w:date="2012-12-16T10:40:00Z">
                <w:pPr/>
              </w:pPrChange>
            </w:pPr>
            <w:ins w:id="11144"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145" w:author="The Si Tran" w:date="2012-12-16T10:39:00Z"/>
              </w:rPr>
              <w:pPrChange w:id="11146"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147" w:author="The Si Tran" w:date="2012-12-16T10:39:00Z"/>
              </w:rPr>
              <w:pPrChange w:id="11148" w:author="The Si Tran" w:date="2012-12-16T10:40:00Z">
                <w:pPr/>
              </w:pPrChange>
            </w:pPr>
            <w:ins w:id="11149" w:author="The Si Tran" w:date="2012-12-16T10:39:00Z">
              <w:r w:rsidRPr="006F1B6E">
                <w:t>Hearning By Ep</w:t>
              </w:r>
            </w:ins>
          </w:p>
        </w:tc>
      </w:tr>
      <w:tr w:rsidR="00B9548F" w:rsidRPr="006F1B6E" w14:paraId="701F0796" w14:textId="77777777" w:rsidTr="00350BDD">
        <w:trPr>
          <w:trHeight w:val="330"/>
          <w:jc w:val="center"/>
          <w:ins w:id="11150"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151" w:author="The Si Tran" w:date="2012-12-16T10:39:00Z"/>
              </w:rPr>
              <w:pPrChange w:id="11152" w:author="The Si Tran" w:date="2012-12-16T10:40:00Z">
                <w:pPr/>
              </w:pPrChange>
            </w:pPr>
            <w:ins w:id="11153"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154" w:author="The Si Tran" w:date="2012-12-16T10:39:00Z"/>
              </w:rPr>
              <w:pPrChange w:id="11155"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156" w:author="The Si Tran" w:date="2012-12-16T10:39:00Z"/>
              </w:rPr>
              <w:pPrChange w:id="11157" w:author="The Si Tran" w:date="2012-12-16T10:40:00Z">
                <w:pPr/>
              </w:pPrChange>
            </w:pPr>
            <w:ins w:id="11158" w:author="The Si Tran" w:date="2012-12-16T10:39:00Z">
              <w:r w:rsidRPr="006F1B6E">
                <w:t xml:space="preserve">Hearning By </w:t>
              </w:r>
            </w:ins>
          </w:p>
        </w:tc>
      </w:tr>
      <w:tr w:rsidR="00B9548F" w:rsidRPr="006F1B6E" w14:paraId="7CE027F9" w14:textId="77777777" w:rsidTr="00350BDD">
        <w:trPr>
          <w:trHeight w:val="330"/>
          <w:jc w:val="center"/>
          <w:ins w:id="11159"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160" w:author="The Si Tran" w:date="2012-12-16T10:39:00Z"/>
              </w:rPr>
              <w:pPrChange w:id="11161" w:author="The Si Tran" w:date="2012-12-16T10:40:00Z">
                <w:pPr/>
              </w:pPrChange>
            </w:pPr>
            <w:ins w:id="11162"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163" w:author="The Si Tran" w:date="2012-12-16T10:39:00Z"/>
              </w:rPr>
              <w:pPrChange w:id="11164"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165" w:author="The Si Tran" w:date="2012-12-16T10:39:00Z"/>
              </w:rPr>
              <w:pPrChange w:id="11166"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167" w:author="The Si Tran" w:date="2012-12-16T10:39:00Z"/>
              </w:rPr>
              <w:pPrChange w:id="11168" w:author="The Si Tran" w:date="2012-12-16T10:40:00Z">
                <w:pPr/>
              </w:pPrChange>
            </w:pPr>
            <w:ins w:id="11169" w:author="The Si Tran" w:date="2012-12-16T10:39:00Z">
              <w:r w:rsidRPr="006F1B6E">
                <w:t xml:space="preserve">Hearning </w:t>
              </w:r>
            </w:ins>
          </w:p>
        </w:tc>
      </w:tr>
      <w:tr w:rsidR="00B9548F" w:rsidRPr="006F1B6E" w14:paraId="6EF4B38F" w14:textId="77777777" w:rsidTr="00350BDD">
        <w:trPr>
          <w:trHeight w:val="330"/>
          <w:jc w:val="center"/>
          <w:ins w:id="11170"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171" w:author="The Si Tran" w:date="2012-12-16T10:39:00Z"/>
              </w:rPr>
              <w:pPrChange w:id="11172" w:author="The Si Tran" w:date="2012-12-16T10:40:00Z">
                <w:pPr/>
              </w:pPrChange>
            </w:pPr>
            <w:ins w:id="11173"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174" w:author="The Si Tran" w:date="2012-12-16T10:39:00Z"/>
              </w:rPr>
              <w:pPrChange w:id="11175"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176" w:author="The Si Tran" w:date="2012-12-16T10:39:00Z"/>
              </w:rPr>
              <w:pPrChange w:id="11177" w:author="The Si Tran" w:date="2012-12-16T10:40:00Z">
                <w:pPr/>
              </w:pPrChange>
            </w:pPr>
            <w:ins w:id="11178" w:author="The Si Tran" w:date="2012-12-16T10:39:00Z">
              <w:r w:rsidRPr="006F1B6E">
                <w:t>Đeast Absolute Deviationce</w:t>
              </w:r>
            </w:ins>
          </w:p>
        </w:tc>
      </w:tr>
      <w:tr w:rsidR="00B9548F" w:rsidRPr="006F1B6E" w14:paraId="21985A06" w14:textId="77777777" w:rsidTr="00350BDD">
        <w:trPr>
          <w:trHeight w:val="330"/>
          <w:jc w:val="center"/>
          <w:ins w:id="11179"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180" w:author="The Si Tran" w:date="2012-12-16T10:39:00Z"/>
              </w:rPr>
              <w:pPrChange w:id="11181" w:author="The Si Tran" w:date="2012-12-16T10:40:00Z">
                <w:pPr/>
              </w:pPrChange>
            </w:pPr>
            <w:ins w:id="11182"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183" w:author="The Si Tran" w:date="2012-12-16T10:39:00Z"/>
              </w:rPr>
              <w:pPrChange w:id="11184"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185" w:author="The Si Tran" w:date="2012-12-16T10:39:00Z"/>
              </w:rPr>
              <w:pPrChange w:id="11186"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187" w:author="The Si Tran" w:date="2012-12-16T10:39:00Z"/>
              </w:rPr>
              <w:pPrChange w:id="11188" w:author="The Si Tran" w:date="2012-12-16T10:40:00Z">
                <w:pPr/>
              </w:pPrChange>
            </w:pPr>
            <w:ins w:id="11189" w:author="The Si Tran" w:date="2012-12-16T10:39:00Z">
              <w:r w:rsidRPr="006F1B6E">
                <w:t>Đơn vr Unitute De</w:t>
              </w:r>
            </w:ins>
          </w:p>
        </w:tc>
      </w:tr>
      <w:tr w:rsidR="00B9548F" w:rsidRPr="006F1B6E" w14:paraId="119C06BC" w14:textId="77777777" w:rsidTr="00350BDD">
        <w:trPr>
          <w:trHeight w:val="330"/>
          <w:jc w:val="center"/>
          <w:ins w:id="11190"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191" w:author="The Si Tran" w:date="2012-12-16T10:39:00Z"/>
              </w:rPr>
              <w:pPrChange w:id="11192" w:author="The Si Tran" w:date="2012-12-16T10:40:00Z">
                <w:pPr/>
              </w:pPrChange>
            </w:pPr>
            <w:ins w:id="11193"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194" w:author="The Si Tran" w:date="2012-12-16T10:39:00Z"/>
              </w:rPr>
              <w:pPrChange w:id="11195"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196" w:author="The Si Tran" w:date="2012-12-16T10:39:00Z"/>
              </w:rPr>
              <w:pPrChange w:id="11197" w:author="The Si Tran" w:date="2012-12-16T10:40:00Z">
                <w:pPr/>
              </w:pPrChange>
            </w:pPr>
            <w:ins w:id="11198" w:author="The Si Tran" w:date="2012-12-16T10:39:00Z">
              <w:r w:rsidRPr="006F1B6E">
                <w:t>Khnearly Separablei</w:t>
              </w:r>
            </w:ins>
          </w:p>
        </w:tc>
      </w:tr>
      <w:tr w:rsidR="00B9548F" w:rsidRPr="006F1B6E" w14:paraId="26854351" w14:textId="77777777" w:rsidTr="00350BDD">
        <w:trPr>
          <w:trHeight w:val="330"/>
          <w:jc w:val="center"/>
          <w:ins w:id="11199"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200" w:author="The Si Tran" w:date="2012-12-16T10:39:00Z"/>
              </w:rPr>
              <w:pPrChange w:id="11201" w:author="The Si Tran" w:date="2012-12-16T10:40:00Z">
                <w:pPr/>
              </w:pPrChange>
            </w:pPr>
            <w:ins w:id="11202"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203" w:author="The Si Tran" w:date="2012-12-16T10:39:00Z"/>
              </w:rPr>
              <w:pPrChange w:id="11204"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205" w:author="The Si Tran" w:date="2012-12-16T10:39:00Z"/>
              </w:rPr>
              <w:pPrChange w:id="11206"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207" w:author="The Si Tran" w:date="2012-12-16T10:39:00Z"/>
              </w:rPr>
              <w:pPrChange w:id="11208" w:author="The Si Tran" w:date="2012-12-16T10:40:00Z">
                <w:pPr/>
              </w:pPrChange>
            </w:pPr>
            <w:ins w:id="11209" w:author="The Si Tran" w:date="2012-12-16T10:39:00Z">
              <w:r w:rsidRPr="006F1B6E">
                <w:t>Tocal Minimum</w:t>
              </w:r>
            </w:ins>
          </w:p>
        </w:tc>
      </w:tr>
      <w:tr w:rsidR="00B9548F" w:rsidRPr="006F1B6E" w14:paraId="24B31742" w14:textId="77777777" w:rsidTr="00350BDD">
        <w:trPr>
          <w:trHeight w:val="330"/>
          <w:jc w:val="center"/>
          <w:ins w:id="11210"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211" w:author="The Si Tran" w:date="2012-12-16T10:39:00Z"/>
              </w:rPr>
              <w:pPrChange w:id="11212" w:author="The Si Tran" w:date="2012-12-16T10:40:00Z">
                <w:pPr/>
              </w:pPrChange>
            </w:pPr>
            <w:ins w:id="11213"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214" w:author="The Si Tran" w:date="2012-12-16T10:39:00Z"/>
              </w:rPr>
              <w:pPrChange w:id="11215"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216" w:author="The Si Tran" w:date="2012-12-16T10:39:00Z"/>
              </w:rPr>
              <w:pPrChange w:id="11217"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218" w:author="The Si Tran" w:date="2012-12-16T10:39:00Z"/>
              </w:rPr>
              <w:pPrChange w:id="11219" w:author="The Si Tran" w:date="2012-12-16T10:40:00Z">
                <w:pPr/>
              </w:pPrChange>
            </w:pPr>
            <w:ins w:id="11220" w:author="The Si Tran" w:date="2012-12-16T10:39:00Z">
              <w:r w:rsidRPr="006F1B6E">
                <w:t>Chial Strategyabl</w:t>
              </w:r>
            </w:ins>
          </w:p>
        </w:tc>
      </w:tr>
      <w:tr w:rsidR="00B9548F" w:rsidRPr="006F1B6E" w14:paraId="0C523C6D" w14:textId="77777777" w:rsidTr="00350BDD">
        <w:trPr>
          <w:trHeight w:val="330"/>
          <w:jc w:val="center"/>
          <w:ins w:id="11221"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222" w:author="The Si Tran" w:date="2012-12-16T10:39:00Z"/>
              </w:rPr>
              <w:pPrChange w:id="11223" w:author="The Si Tran" w:date="2012-12-16T10:40:00Z">
                <w:pPr/>
              </w:pPrChange>
            </w:pPr>
            <w:ins w:id="11224"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225" w:author="The Si Tran" w:date="2012-12-16T10:39:00Z"/>
              </w:rPr>
              <w:pPrChange w:id="11226"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227" w:author="The Si Tran" w:date="2012-12-16T10:39:00Z"/>
              </w:rPr>
              <w:pPrChange w:id="11228" w:author="The Si Tran" w:date="2012-12-16T10:40:00Z">
                <w:pPr/>
              </w:pPrChange>
            </w:pPr>
            <w:ins w:id="11229" w:author="The Si Tran" w:date="2012-12-16T10:39:00Z">
              <w:r w:rsidRPr="006F1B6E">
                <w:t>Trung bình tuyErrors lung</w:t>
              </w:r>
            </w:ins>
          </w:p>
        </w:tc>
      </w:tr>
      <w:tr w:rsidR="00B9548F" w:rsidRPr="006F1B6E" w14:paraId="419DB81B" w14:textId="77777777" w:rsidTr="00350BDD">
        <w:trPr>
          <w:trHeight w:val="330"/>
          <w:jc w:val="center"/>
          <w:ins w:id="11230"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231" w:author="The Si Tran" w:date="2012-12-16T10:39:00Z"/>
              </w:rPr>
              <w:pPrChange w:id="11232" w:author="The Si Tran" w:date="2012-12-16T10:40:00Z">
                <w:pPr/>
              </w:pPrChange>
            </w:pPr>
            <w:ins w:id="11233"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234" w:author="The Si Tran" w:date="2012-12-16T10:39:00Z"/>
              </w:rPr>
              <w:pPrChange w:id="11235"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236" w:author="The Si Tran" w:date="2012-12-16T10:39:00Z"/>
              </w:rPr>
              <w:pPrChange w:id="11237" w:author="The Si Tran" w:date="2012-12-16T10:40:00Z">
                <w:pPr/>
              </w:pPrChange>
            </w:pPr>
            <w:ins w:id="11238" w:author="The Si Tran" w:date="2012-12-16T10:39:00Z">
              <w:r w:rsidRPr="006F1B6E">
                <w:t>Trung bình bình phương lce</w:t>
              </w:r>
            </w:ins>
          </w:p>
        </w:tc>
      </w:tr>
      <w:tr w:rsidR="00B9548F" w:rsidRPr="006F1B6E" w14:paraId="127E4ED0" w14:textId="77777777" w:rsidTr="00350BDD">
        <w:trPr>
          <w:trHeight w:val="330"/>
          <w:jc w:val="center"/>
          <w:ins w:id="11239"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240" w:author="The Si Tran" w:date="2012-12-16T10:39:00Z"/>
              </w:rPr>
              <w:pPrChange w:id="11241" w:author="The Si Tran" w:date="2012-12-16T10:40:00Z">
                <w:pPr/>
              </w:pPrChange>
            </w:pPr>
            <w:ins w:id="11242"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243" w:author="The Si Tran" w:date="2012-12-16T10:39:00Z"/>
              </w:rPr>
              <w:pPrChange w:id="11244"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245" w:author="The Si Tran" w:date="2012-12-16T10:39:00Z"/>
              </w:rPr>
              <w:pPrChange w:id="11246" w:author="The Si Tran" w:date="2012-12-16T10:40:00Z">
                <w:pPr/>
              </w:pPrChange>
            </w:pPr>
            <w:ins w:id="11247" w:author="The Si Tran" w:date="2012-12-16T10:39:00Z">
              <w:r w:rsidRPr="006F1B6E">
                <w:t>Hàm khable Funct</w:t>
              </w:r>
            </w:ins>
          </w:p>
        </w:tc>
      </w:tr>
      <w:tr w:rsidR="00B9548F" w:rsidRPr="006F1B6E" w14:paraId="3EEF92AD" w14:textId="77777777" w:rsidTr="00350BDD">
        <w:trPr>
          <w:trHeight w:val="330"/>
          <w:jc w:val="center"/>
          <w:ins w:id="11248"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249" w:author="The Si Tran" w:date="2012-12-16T10:39:00Z"/>
              </w:rPr>
              <w:pPrChange w:id="11250" w:author="The Si Tran" w:date="2012-12-16T10:40:00Z">
                <w:pPr/>
              </w:pPrChange>
            </w:pPr>
            <w:ins w:id="11251"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252" w:author="The Si Tran" w:date="2012-12-16T10:39:00Z"/>
              </w:rPr>
              <w:pPrChange w:id="11253"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254" w:author="The Si Tran" w:date="2012-12-16T10:39:00Z"/>
              </w:rPr>
              <w:pPrChange w:id="11255"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256" w:author="The Si Tran" w:date="2012-12-16T10:39:00Z"/>
              </w:rPr>
              <w:pPrChange w:id="11257" w:author="The Si Tran" w:date="2012-12-16T10:40:00Z">
                <w:pPr/>
              </w:pPrChange>
            </w:pPr>
            <w:ins w:id="11258" w:author="The Si Tran" w:date="2012-12-16T10:39:00Z">
              <w:r w:rsidRPr="006F1B6E">
                <w:t>Homentum Termnc</w:t>
              </w:r>
            </w:ins>
          </w:p>
        </w:tc>
      </w:tr>
      <w:tr w:rsidR="00B9548F" w:rsidRPr="006F1B6E" w14:paraId="01F25E43" w14:textId="77777777" w:rsidTr="00350BDD">
        <w:trPr>
          <w:trHeight w:val="330"/>
          <w:jc w:val="center"/>
          <w:ins w:id="11259"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260" w:author="The Si Tran" w:date="2012-12-16T10:39:00Z"/>
              </w:rPr>
              <w:pPrChange w:id="11261" w:author="The Si Tran" w:date="2012-12-16T10:40:00Z">
                <w:pPr/>
              </w:pPrChange>
            </w:pPr>
            <w:ins w:id="11262"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263" w:author="The Si Tran" w:date="2012-12-16T10:39:00Z"/>
              </w:rPr>
              <w:pPrChange w:id="11264"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265" w:author="The Si Tran" w:date="2012-12-16T10:39:00Z"/>
              </w:rPr>
              <w:pPrChange w:id="11266"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267" w:author="The Si Tran" w:date="2012-12-16T10:39:00Z"/>
              </w:rPr>
              <w:pPrChange w:id="11268" w:author="The Si Tran" w:date="2012-12-16T10:40:00Z">
                <w:pPr/>
              </w:pPrChange>
            </w:pPr>
            <w:ins w:id="11269" w:author="The Si Tran" w:date="2012-12-16T10:39:00Z">
              <w:r w:rsidRPr="006F1B6E">
                <w:t>Hnline Learnin</w:t>
              </w:r>
            </w:ins>
          </w:p>
        </w:tc>
      </w:tr>
      <w:tr w:rsidR="00B9548F" w:rsidRPr="006F1B6E" w14:paraId="54F47733" w14:textId="77777777" w:rsidTr="00350BDD">
        <w:trPr>
          <w:trHeight w:val="330"/>
          <w:jc w:val="center"/>
          <w:ins w:id="11270"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271" w:author="The Si Tran" w:date="2012-12-16T10:39:00Z"/>
              </w:rPr>
              <w:pPrChange w:id="11272" w:author="The Si Tran" w:date="2012-12-16T10:40:00Z">
                <w:pPr/>
              </w:pPrChange>
            </w:pPr>
            <w:ins w:id="11273"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274" w:author="The Si Tran" w:date="2012-12-16T10:39:00Z"/>
              </w:rPr>
              <w:pPrChange w:id="11275"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276" w:author="The Si Tran" w:date="2012-12-16T10:39:00Z"/>
              </w:rPr>
              <w:pPrChange w:id="11277"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278" w:author="The Si Tran" w:date="2012-12-16T10:39:00Z"/>
              </w:rPr>
              <w:pPrChange w:id="11279" w:author="The Si Tran" w:date="2012-12-16T10:40:00Z">
                <w:pPr/>
              </w:pPrChange>
            </w:pPr>
            <w:ins w:id="11280" w:author="The Si Tran" w:date="2012-12-16T10:39:00Z">
              <w:r w:rsidRPr="006F1B6E">
                <w:t>Giao đati</w:t>
              </w:r>
            </w:ins>
          </w:p>
        </w:tc>
      </w:tr>
      <w:tr w:rsidR="00B9548F" w:rsidRPr="006F1B6E" w14:paraId="080A36E5" w14:textId="77777777" w:rsidTr="00350BDD">
        <w:trPr>
          <w:trHeight w:val="330"/>
          <w:jc w:val="center"/>
          <w:ins w:id="11281"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282" w:author="The Si Tran" w:date="2012-12-16T10:39:00Z"/>
              </w:rPr>
              <w:pPrChange w:id="11283" w:author="The Si Tran" w:date="2012-12-16T10:40:00Z">
                <w:pPr/>
              </w:pPrChange>
            </w:pPr>
            <w:ins w:id="11284"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285" w:author="The Si Tran" w:date="2012-12-16T10:39:00Z"/>
              </w:rPr>
              <w:pPrChange w:id="11286"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287" w:author="The Si Tran" w:date="2012-12-16T10:39:00Z"/>
              </w:rPr>
              <w:pPrChange w:id="11288"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289" w:author="The Si Tran" w:date="2012-12-16T10:39:00Z"/>
              </w:rPr>
              <w:pPrChange w:id="11290" w:author="The Si Tran" w:date="2012-12-16T10:40:00Z">
                <w:pPr/>
              </w:pPrChange>
            </w:pPr>
            <w:ins w:id="11291" w:author="The Si Tran" w:date="2012-12-16T10:39:00Z">
              <w:r w:rsidRPr="006F1B6E">
                <w:t>Lverall Erro</w:t>
              </w:r>
            </w:ins>
          </w:p>
        </w:tc>
      </w:tr>
      <w:tr w:rsidR="00B9548F" w:rsidRPr="006F1B6E" w14:paraId="2DB073E5" w14:textId="77777777" w:rsidTr="00350BDD">
        <w:trPr>
          <w:trHeight w:val="330"/>
          <w:jc w:val="center"/>
          <w:ins w:id="11292"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293" w:author="The Si Tran" w:date="2012-12-16T10:39:00Z"/>
              </w:rPr>
              <w:pPrChange w:id="11294" w:author="The Si Tran" w:date="2012-12-16T10:40:00Z">
                <w:pPr/>
              </w:pPrChange>
            </w:pPr>
            <w:ins w:id="11295"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296" w:author="The Si Tran" w:date="2012-12-16T10:39:00Z"/>
              </w:rPr>
              <w:pPrChange w:id="11297"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298" w:author="The Si Tran" w:date="2012-12-16T10:39:00Z"/>
              </w:rPr>
              <w:pPrChange w:id="11299"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300" w:author="The Si Tran" w:date="2012-12-16T10:39:00Z"/>
              </w:rPr>
              <w:pPrChange w:id="11301" w:author="The Si Tran" w:date="2012-12-16T10:40:00Z">
                <w:pPr/>
              </w:pPrChange>
            </w:pPr>
            <w:ins w:id="11302" w:author="The Si Tran" w:date="2012-12-16T10:39:00Z">
              <w:r w:rsidRPr="006F1B6E">
                <w:t>Quá khtt</w:t>
              </w:r>
            </w:ins>
          </w:p>
        </w:tc>
      </w:tr>
      <w:tr w:rsidR="00B9548F" w:rsidRPr="006F1B6E" w14:paraId="1B562679" w14:textId="77777777" w:rsidTr="00350BDD">
        <w:trPr>
          <w:trHeight w:val="330"/>
          <w:jc w:val="center"/>
          <w:ins w:id="11303"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304" w:author="The Si Tran" w:date="2012-12-16T10:39:00Z"/>
              </w:rPr>
              <w:pPrChange w:id="11305" w:author="The Si Tran" w:date="2012-12-16T10:40:00Z">
                <w:pPr/>
              </w:pPrChange>
            </w:pPr>
            <w:ins w:id="11306"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307" w:author="The Si Tran" w:date="2012-12-16T10:39:00Z"/>
              </w:rPr>
              <w:pPrChange w:id="11308"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309" w:author="The Si Tran" w:date="2012-12-16T10:39:00Z"/>
              </w:rPr>
              <w:pPrChange w:id="11310"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311" w:author="The Si Tran" w:date="2012-12-16T10:39:00Z"/>
              </w:rPr>
              <w:pPrChange w:id="11312" w:author="The Si Tran" w:date="2012-12-16T10:40:00Z">
                <w:pPr/>
              </w:pPrChange>
            </w:pPr>
            <w:ins w:id="11313" w:author="The Si Tran" w:date="2012-12-16T10:39:00Z">
              <w:r w:rsidRPr="006F1B6E">
                <w:t>Tattern</w:t>
              </w:r>
            </w:ins>
          </w:p>
        </w:tc>
      </w:tr>
      <w:tr w:rsidR="00B9548F" w:rsidRPr="006F1B6E" w14:paraId="5F602599" w14:textId="77777777" w:rsidTr="00350BDD">
        <w:trPr>
          <w:trHeight w:val="330"/>
          <w:jc w:val="center"/>
          <w:ins w:id="11314"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315" w:author="The Si Tran" w:date="2012-12-16T10:39:00Z"/>
              </w:rPr>
              <w:pPrChange w:id="11316" w:author="The Si Tran" w:date="2012-12-16T10:40:00Z">
                <w:pPr/>
              </w:pPrChange>
            </w:pPr>
            <w:ins w:id="11317"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318" w:author="The Si Tran" w:date="2012-12-16T10:39:00Z"/>
              </w:rPr>
              <w:pPrChange w:id="11319"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320" w:author="The Si Tran" w:date="2012-12-16T10:39:00Z"/>
              </w:rPr>
              <w:pPrChange w:id="11321" w:author="The Si Tran" w:date="2012-12-16T10:40:00Z">
                <w:pPr/>
              </w:pPrChange>
            </w:pPr>
            <w:ins w:id="11322" w:author="The Si Tran" w:date="2012-12-16T10:39:00Z">
              <w:r w:rsidRPr="006F1B6E">
                <w:t>Hircentage Dif</w:t>
              </w:r>
            </w:ins>
          </w:p>
        </w:tc>
      </w:tr>
      <w:tr w:rsidR="00B9548F" w:rsidRPr="006F1B6E" w14:paraId="0327E722" w14:textId="77777777" w:rsidTr="00350BDD">
        <w:trPr>
          <w:trHeight w:val="330"/>
          <w:jc w:val="center"/>
          <w:ins w:id="11323"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324" w:author="The Si Tran" w:date="2012-12-16T10:39:00Z"/>
              </w:rPr>
              <w:pPrChange w:id="11325" w:author="The Si Tran" w:date="2012-12-16T10:40:00Z">
                <w:pPr/>
              </w:pPrChange>
            </w:pPr>
            <w:ins w:id="11326"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327" w:author="The Si Tran" w:date="2012-12-16T10:39:00Z"/>
              </w:rPr>
              <w:pPrChange w:id="11328"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329" w:author="The Si Tran" w:date="2012-12-16T10:39:00Z"/>
              </w:rPr>
              <w:pPrChange w:id="11330" w:author="The Si Tran" w:date="2012-12-16T10:40:00Z">
                <w:pPr/>
              </w:pPrChange>
            </w:pPr>
            <w:ins w:id="11331" w:author="The Si Tran" w:date="2012-12-16T10:39:00Z">
              <w:r w:rsidRPr="006F1B6E">
                <w:t>Lurceptron Training Rulece</w:t>
              </w:r>
            </w:ins>
          </w:p>
        </w:tc>
      </w:tr>
      <w:tr w:rsidR="00B9548F" w:rsidRPr="006F1B6E" w14:paraId="2C45A53A" w14:textId="77777777" w:rsidTr="00350BDD">
        <w:trPr>
          <w:trHeight w:val="330"/>
          <w:jc w:val="center"/>
          <w:ins w:id="11332"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333" w:author="The Si Tran" w:date="2012-12-16T10:39:00Z"/>
              </w:rPr>
              <w:pPrChange w:id="11334" w:author="The Si Tran" w:date="2012-12-16T10:40:00Z">
                <w:pPr/>
              </w:pPrChange>
            </w:pPr>
            <w:ins w:id="11335"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336" w:author="The Si Tran" w:date="2012-12-16T10:39:00Z"/>
              </w:rPr>
              <w:pPrChange w:id="11337"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338" w:author="The Si Tran" w:date="2012-12-16T10:39:00Z"/>
              </w:rPr>
              <w:pPrChange w:id="11339" w:author="The Si Tran" w:date="2012-12-16T10:40:00Z">
                <w:pPr/>
              </w:pPrChange>
            </w:pPr>
            <w:ins w:id="11340" w:author="The Si Tran" w:date="2012-12-16T10:39:00Z">
              <w:r w:rsidRPr="006F1B6E">
                <w:t>Phân bility Dist</w:t>
              </w:r>
            </w:ins>
          </w:p>
        </w:tc>
      </w:tr>
      <w:tr w:rsidR="00B9548F" w:rsidRPr="006F1B6E" w14:paraId="21FD77FB" w14:textId="77777777" w:rsidTr="00350BDD">
        <w:trPr>
          <w:trHeight w:val="330"/>
          <w:jc w:val="center"/>
          <w:ins w:id="11341"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342" w:author="The Si Tran" w:date="2012-12-16T10:39:00Z"/>
              </w:rPr>
              <w:pPrChange w:id="11343" w:author="The Si Tran" w:date="2012-12-16T10:40:00Z">
                <w:pPr/>
              </w:pPrChange>
            </w:pPr>
            <w:ins w:id="11344"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345" w:author="The Si Tran" w:date="2012-12-16T10:39:00Z"/>
              </w:rPr>
              <w:pPrChange w:id="11346"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347" w:author="The Si Tran" w:date="2012-12-16T10:39:00Z"/>
              </w:rPr>
              <w:pPrChange w:id="11348"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349" w:author="The Si Tran" w:date="2012-12-16T10:39:00Z"/>
              </w:rPr>
              <w:pPrChange w:id="11350" w:author="The Si Tran" w:date="2012-12-16T10:40:00Z">
                <w:pPr/>
              </w:pPrChange>
            </w:pPr>
            <w:ins w:id="11351" w:author="The Si Tran" w:date="2012-12-16T10:39:00Z">
              <w:r w:rsidRPr="006F1B6E">
                <w:t>Bindom Variable</w:t>
              </w:r>
            </w:ins>
          </w:p>
        </w:tc>
      </w:tr>
      <w:tr w:rsidR="00B9548F" w:rsidRPr="006F1B6E" w14:paraId="00C429BD" w14:textId="77777777" w:rsidTr="00350BDD">
        <w:trPr>
          <w:trHeight w:val="330"/>
          <w:jc w:val="center"/>
          <w:ins w:id="11352"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353" w:author="The Si Tran" w:date="2012-12-16T10:39:00Z"/>
              </w:rPr>
              <w:pPrChange w:id="11354" w:author="The Si Tran" w:date="2012-12-16T10:40:00Z">
                <w:pPr/>
              </w:pPrChange>
            </w:pPr>
            <w:ins w:id="11355"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356" w:author="The Si Tran" w:date="2012-12-16T10:39:00Z"/>
              </w:rPr>
              <w:pPrChange w:id="11357"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358" w:author="The Si Tran" w:date="2012-12-16T10:39:00Z"/>
              </w:rPr>
              <w:pPrChange w:id="11359" w:author="The Si Tran" w:date="2012-12-16T10:40:00Z">
                <w:pPr/>
              </w:pPrChange>
            </w:pPr>
            <w:ins w:id="11360" w:author="The Si Tran" w:date="2012-12-16T10:39:00Z">
              <w:r w:rsidRPr="006F1B6E">
                <w:t>Mecurrent Ne</w:t>
              </w:r>
            </w:ins>
          </w:p>
        </w:tc>
      </w:tr>
      <w:tr w:rsidR="00B9548F" w:rsidRPr="006F1B6E" w14:paraId="2667F005" w14:textId="77777777" w:rsidTr="00350BDD">
        <w:trPr>
          <w:trHeight w:val="330"/>
          <w:jc w:val="center"/>
          <w:ins w:id="11361"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362" w:author="The Si Tran" w:date="2012-12-16T10:39:00Z"/>
              </w:rPr>
              <w:pPrChange w:id="11363" w:author="The Si Tran" w:date="2012-12-16T10:40:00Z">
                <w:pPr/>
              </w:pPrChange>
            </w:pPr>
            <w:ins w:id="11364"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365" w:author="The Si Tran" w:date="2012-12-16T10:39:00Z"/>
              </w:rPr>
              <w:pPrChange w:id="11366"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367" w:author="The Si Tran" w:date="2012-12-16T10:39:00Z"/>
              </w:rPr>
              <w:pPrChange w:id="11368"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369" w:author="The Si Tran" w:date="2012-12-16T10:39:00Z"/>
              </w:rPr>
              <w:pPrChange w:id="11370" w:author="The Si Tran" w:date="2012-12-16T10:40:00Z">
                <w:pPr/>
              </w:pPrChange>
            </w:pPr>
            <w:ins w:id="11371" w:author="The Si Tran" w:date="2012-12-16T10:39:00Z">
              <w:r w:rsidRPr="006F1B6E">
                <w:t>Tính mùa</w:t>
              </w:r>
            </w:ins>
          </w:p>
        </w:tc>
      </w:tr>
      <w:tr w:rsidR="00B9548F" w:rsidRPr="006F1B6E" w14:paraId="761EAC76" w14:textId="77777777" w:rsidTr="00350BDD">
        <w:trPr>
          <w:trHeight w:val="330"/>
          <w:jc w:val="center"/>
          <w:ins w:id="11372"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373" w:author="The Si Tran" w:date="2012-12-16T10:39:00Z"/>
              </w:rPr>
              <w:pPrChange w:id="11374" w:author="The Si Tran" w:date="2012-12-16T10:40:00Z">
                <w:pPr/>
              </w:pPrChange>
            </w:pPr>
            <w:ins w:id="11375"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376" w:author="The Si Tran" w:date="2012-12-16T10:39:00Z"/>
              </w:rPr>
              <w:pPrChange w:id="11377"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378" w:author="The Si Tran" w:date="2012-12-16T10:39:00Z"/>
              </w:rPr>
              <w:pPrChange w:id="11379"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380" w:author="The Si Tran" w:date="2012-12-16T10:39:00Z"/>
              </w:rPr>
              <w:pPrChange w:id="11381" w:author="The Si Tran" w:date="2012-12-16T10:40:00Z">
                <w:pPr/>
              </w:pPrChange>
            </w:pPr>
            <w:ins w:id="11382" w:author="The Si Tran" w:date="2012-12-16T10:39:00Z">
              <w:r w:rsidRPr="006F1B6E">
                <w:t>Đơn vid Unitur</w:t>
              </w:r>
            </w:ins>
          </w:p>
        </w:tc>
      </w:tr>
      <w:tr w:rsidR="00B9548F" w:rsidRPr="006F1B6E" w14:paraId="3993834D" w14:textId="77777777" w:rsidTr="00350BDD">
        <w:trPr>
          <w:trHeight w:val="330"/>
          <w:jc w:val="center"/>
          <w:ins w:id="11383"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384" w:author="The Si Tran" w:date="2012-12-16T10:39:00Z"/>
              </w:rPr>
              <w:pPrChange w:id="11385" w:author="The Si Tran" w:date="2012-12-16T10:40:00Z">
                <w:pPr/>
              </w:pPrChange>
            </w:pPr>
            <w:ins w:id="11386"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387" w:author="The Si Tran" w:date="2012-12-16T10:39:00Z"/>
              </w:rPr>
              <w:pPrChange w:id="11388"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389" w:author="The Si Tran" w:date="2012-12-16T10:39:00Z"/>
              </w:rPr>
              <w:pPrChange w:id="11390" w:author="The Si Tran" w:date="2012-12-16T10:40:00Z">
                <w:pPr/>
              </w:pPrChange>
            </w:pPr>
            <w:ins w:id="11391" w:author="The Si Tran" w:date="2012-12-16T10:39:00Z">
              <w:r w:rsidRPr="006F1B6E">
                <w:t>Tum Of Squared Error</w:t>
              </w:r>
            </w:ins>
          </w:p>
        </w:tc>
      </w:tr>
      <w:tr w:rsidR="00B9548F" w:rsidRPr="006F1B6E" w14:paraId="058466E7" w14:textId="77777777" w:rsidTr="00350BDD">
        <w:trPr>
          <w:trHeight w:val="330"/>
          <w:jc w:val="center"/>
          <w:ins w:id="11392"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393" w:author="The Si Tran" w:date="2012-12-16T10:39:00Z"/>
              </w:rPr>
              <w:pPrChange w:id="11394" w:author="The Si Tran" w:date="2012-12-16T10:40:00Z">
                <w:pPr/>
              </w:pPrChange>
            </w:pPr>
            <w:ins w:id="11395"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396" w:author="The Si Tran" w:date="2012-12-16T10:39:00Z"/>
              </w:rPr>
              <w:pPrChange w:id="11397"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398" w:author="The Si Tran" w:date="2012-12-16T10:39:00Z"/>
              </w:rPr>
              <w:pPrChange w:id="11399" w:author="The Si Tran" w:date="2012-12-16T10:40:00Z">
                <w:pPr/>
              </w:pPrChange>
            </w:pPr>
            <w:ins w:id="11400" w:author="The Si Tran" w:date="2012-12-16T10:39:00Z">
              <w:r w:rsidRPr="006F1B6E">
                <w:t>Hupervised Lear</w:t>
              </w:r>
            </w:ins>
          </w:p>
        </w:tc>
      </w:tr>
      <w:tr w:rsidR="00B9548F" w:rsidRPr="006F1B6E" w14:paraId="405FA2BC" w14:textId="77777777" w:rsidTr="00350BDD">
        <w:trPr>
          <w:trHeight w:val="330"/>
          <w:jc w:val="center"/>
          <w:ins w:id="11401"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402" w:author="The Si Tran" w:date="2012-12-16T10:39:00Z"/>
              </w:rPr>
              <w:pPrChange w:id="11403" w:author="The Si Tran" w:date="2012-12-16T10:40:00Z">
                <w:pPr/>
              </w:pPrChange>
            </w:pPr>
            <w:ins w:id="11404"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405" w:author="The Si Tran" w:date="2012-12-16T10:39:00Z"/>
              </w:rPr>
              <w:pPrChange w:id="11406"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407" w:author="The Si Tran" w:date="2012-12-16T10:39:00Z"/>
              </w:rPr>
              <w:pPrChange w:id="11408"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409" w:author="The Si Tran" w:date="2012-12-16T10:39:00Z"/>
              </w:rPr>
              <w:pPrChange w:id="11410"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411" w:author="The Si Tran" w:date="2012-12-16T10:39:00Z"/>
              </w:rPr>
              <w:pPrChange w:id="11412" w:author="The Si Tran" w:date="2012-12-16T10:40:00Z">
                <w:pPr/>
              </w:pPrChange>
            </w:pPr>
            <w:ins w:id="11413" w:author="The Si Tran" w:date="2012-12-16T10:39:00Z">
              <w:r w:rsidRPr="006F1B6E">
                <w:t>Khnapsesed Lea</w:t>
              </w:r>
            </w:ins>
          </w:p>
        </w:tc>
      </w:tr>
      <w:tr w:rsidR="00B9548F" w:rsidRPr="006F1B6E" w14:paraId="0241FF61" w14:textId="77777777" w:rsidTr="00350BDD">
        <w:trPr>
          <w:trHeight w:val="330"/>
          <w:jc w:val="center"/>
          <w:ins w:id="11414"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415" w:author="The Si Tran" w:date="2012-12-16T10:39:00Z"/>
              </w:rPr>
              <w:pPrChange w:id="11416" w:author="The Si Tran" w:date="2012-12-16T10:40:00Z">
                <w:pPr/>
              </w:pPrChange>
            </w:pPr>
            <w:ins w:id="11417"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418" w:author="The Si Tran" w:date="2012-12-16T10:39:00Z"/>
              </w:rPr>
              <w:pPrChange w:id="11419"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420" w:author="The Si Tran" w:date="2012-12-16T10:39:00Z"/>
              </w:rPr>
              <w:pPrChange w:id="11421"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422" w:author="The Si Tran" w:date="2012-12-16T10:39:00Z"/>
              </w:rPr>
              <w:pPrChange w:id="11423" w:author="The Si Tran" w:date="2012-12-16T10:40:00Z">
                <w:pPr/>
              </w:pPrChange>
            </w:pPr>
            <w:ins w:id="11424" w:author="The Si Tran" w:date="2012-12-16T10:39:00Z">
              <w:r w:rsidRPr="006F1B6E">
                <w:t xml:space="preserve">Phân ngưds </w:t>
              </w:r>
            </w:ins>
          </w:p>
        </w:tc>
      </w:tr>
      <w:tr w:rsidR="00B9548F" w:rsidRPr="006F1B6E" w14:paraId="1A726C24" w14:textId="77777777" w:rsidTr="00350BDD">
        <w:trPr>
          <w:trHeight w:val="330"/>
          <w:jc w:val="center"/>
          <w:ins w:id="11425"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426" w:author="The Si Tran" w:date="2012-12-16T10:39:00Z"/>
              </w:rPr>
              <w:pPrChange w:id="11427" w:author="The Si Tran" w:date="2012-12-16T10:40:00Z">
                <w:pPr/>
              </w:pPrChange>
            </w:pPr>
            <w:ins w:id="11428"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429" w:author="The Si Tran" w:date="2012-12-16T10:39:00Z"/>
              </w:rPr>
              <w:pPrChange w:id="11430"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431" w:author="The Si Tran" w:date="2012-12-16T10:39:00Z"/>
              </w:rPr>
              <w:pPrChange w:id="11432"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433" w:author="The Si Tran" w:date="2012-12-16T10:39:00Z"/>
              </w:rPr>
              <w:pPrChange w:id="11434" w:author="The Si Tran" w:date="2012-12-16T10:40:00Z">
                <w:pPr/>
              </w:pPrChange>
            </w:pPr>
            <w:ins w:id="11435" w:author="The Si Tran" w:date="2012-12-16T10:39:00Z">
              <w:r w:rsidRPr="006F1B6E">
                <w:t>Chue SeriesLear</w:t>
              </w:r>
            </w:ins>
          </w:p>
        </w:tc>
      </w:tr>
      <w:tr w:rsidR="00B9548F" w:rsidRPr="006F1B6E" w14:paraId="1ADDB2D6" w14:textId="77777777" w:rsidTr="00350BDD">
        <w:trPr>
          <w:trHeight w:val="330"/>
          <w:jc w:val="center"/>
          <w:ins w:id="11436"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437" w:author="The Si Tran" w:date="2012-12-16T10:39:00Z"/>
              </w:rPr>
              <w:pPrChange w:id="11438" w:author="The Si Tran" w:date="2012-12-16T10:40:00Z">
                <w:pPr/>
              </w:pPrChange>
            </w:pPr>
            <w:ins w:id="11439"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440" w:author="The Si Tran" w:date="2012-12-16T10:39:00Z"/>
              </w:rPr>
              <w:pPrChange w:id="11441"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442" w:author="The Si Tran" w:date="2012-12-16T10:39:00Z"/>
              </w:rPr>
              <w:pPrChange w:id="11443" w:author="The Si Tran" w:date="2012-12-16T10:40:00Z">
                <w:pPr/>
              </w:pPrChange>
            </w:pPr>
            <w:ins w:id="11444" w:author="The Si Tran" w:date="2012-12-16T10:39:00Z">
              <w:r w:rsidRPr="006F1B6E">
                <w:t>Giaining Algorithmgrs</w:t>
              </w:r>
            </w:ins>
          </w:p>
        </w:tc>
      </w:tr>
      <w:tr w:rsidR="00B9548F" w:rsidRPr="006F1B6E" w14:paraId="7D04AFE0" w14:textId="77777777" w:rsidTr="00350BDD">
        <w:trPr>
          <w:trHeight w:val="330"/>
          <w:jc w:val="center"/>
          <w:ins w:id="11445"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446" w:author="The Si Tran" w:date="2012-12-16T10:39:00Z"/>
              </w:rPr>
              <w:pPrChange w:id="11447" w:author="The Si Tran" w:date="2012-12-16T10:40:00Z">
                <w:pPr/>
              </w:pPrChange>
            </w:pPr>
            <w:ins w:id="11448"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449" w:author="The Si Tran" w:date="2012-12-16T10:39:00Z"/>
              </w:rPr>
              <w:pPrChange w:id="11450"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451" w:author="The Si Tran" w:date="2012-12-16T10:39:00Z"/>
              </w:rPr>
              <w:pPrChange w:id="11452" w:author="The Si Tran" w:date="2012-12-16T10:40:00Z">
                <w:pPr/>
              </w:pPrChange>
            </w:pPr>
            <w:ins w:id="11453" w:author="The Si Tran" w:date="2012-12-16T10:39:00Z">
              <w:r w:rsidRPr="006F1B6E">
                <w:t>Hàm lin</w:t>
              </w:r>
            </w:ins>
          </w:p>
        </w:tc>
      </w:tr>
      <w:tr w:rsidR="00B9548F" w:rsidRPr="006F1B6E" w14:paraId="6CA913A2" w14:textId="77777777" w:rsidTr="00350BDD">
        <w:trPr>
          <w:trHeight w:val="330"/>
          <w:jc w:val="center"/>
          <w:ins w:id="11454"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455" w:author="The Si Tran" w:date="2012-12-16T10:39:00Z"/>
              </w:rPr>
              <w:pPrChange w:id="11456" w:author="The Si Tran" w:date="2012-12-16T10:40:00Z">
                <w:pPr/>
              </w:pPrChange>
            </w:pPr>
            <w:ins w:id="11457"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458" w:author="The Si Tran" w:date="2012-12-16T10:39:00Z"/>
              </w:rPr>
              <w:pPrChange w:id="11459"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460" w:author="The Si Tran" w:date="2012-12-16T10:39:00Z"/>
              </w:rPr>
              <w:pPrChange w:id="11461"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462" w:author="The Si Tran" w:date="2012-12-16T10:39:00Z"/>
              </w:rPr>
              <w:pPrChange w:id="11463"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464" w:author="The Si Tran" w:date="2012-12-16T10:39:00Z"/>
              </w:rPr>
              <w:pPrChange w:id="11465" w:author="The Si Tran" w:date="2012-12-16T10:40:00Z">
                <w:pPr/>
              </w:pPrChange>
            </w:pPr>
            <w:ins w:id="11466" w:author="The Si Tran" w:date="2012-12-16T10:39:00Z">
              <w:r w:rsidRPr="006F1B6E">
                <w:t>Tính xu hưrro</w:t>
              </w:r>
            </w:ins>
          </w:p>
        </w:tc>
      </w:tr>
      <w:tr w:rsidR="00B9548F" w:rsidRPr="006F1B6E" w14:paraId="4D04856C" w14:textId="77777777" w:rsidTr="00350BDD">
        <w:trPr>
          <w:trHeight w:val="330"/>
          <w:jc w:val="center"/>
          <w:ins w:id="11467"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468" w:author="The Si Tran" w:date="2012-12-16T10:39:00Z"/>
              </w:rPr>
              <w:pPrChange w:id="11469" w:author="The Si Tran" w:date="2012-12-16T10:40:00Z">
                <w:pPr/>
              </w:pPrChange>
            </w:pPr>
            <w:ins w:id="11470"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471" w:author="The Si Tran" w:date="2012-12-16T10:39:00Z"/>
              </w:rPr>
              <w:pPrChange w:id="11472"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473" w:author="The Si Tran" w:date="2012-12-16T10:39:00Z"/>
              </w:rPr>
              <w:pPrChange w:id="11474" w:author="The Si Tran" w:date="2012-12-16T10:40:00Z">
                <w:pPr/>
              </w:pPrChange>
            </w:pPr>
            <w:ins w:id="11475" w:author="The Si Tran" w:date="2012-12-16T10:39:00Z">
              <w:r w:rsidRPr="006F1B6E">
                <w:t>Hnsupervised Learning</w:t>
              </w:r>
            </w:ins>
          </w:p>
        </w:tc>
      </w:tr>
      <w:tr w:rsidR="00B9548F" w:rsidRPr="006F1B6E" w14:paraId="59F4FF51" w14:textId="77777777" w:rsidTr="00350BDD">
        <w:trPr>
          <w:trHeight w:val="330"/>
          <w:jc w:val="center"/>
          <w:ins w:id="11476"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477" w:author="The Si Tran" w:date="2012-12-16T10:39:00Z"/>
              </w:rPr>
              <w:pPrChange w:id="11478" w:author="The Si Tran" w:date="2012-12-16T10:40:00Z">
                <w:pPr/>
              </w:pPrChange>
            </w:pPr>
            <w:ins w:id="11479"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480" w:author="The Si Tran" w:date="2012-12-16T10:39:00Z"/>
              </w:rPr>
              <w:pPrChange w:id="11481"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482" w:author="The Si Tran" w:date="2012-12-16T10:39:00Z"/>
              </w:rPr>
              <w:pPrChange w:id="11483" w:author="The Si Tran" w:date="2012-12-16T10:40:00Z">
                <w:pPr>
                  <w:ind w:right="-217"/>
                </w:pPr>
              </w:pPrChange>
            </w:pPr>
            <w:ins w:id="11484"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485" w:author="The Si Tran" w:date="2012-12-14T06:51:00Z"/>
          <w:b/>
          <w:bCs/>
        </w:rPr>
        <w:sectPr w:rsidR="00857243" w:rsidSect="00071995">
          <w:footerReference w:type="default" r:id="rId377"/>
          <w:pgSz w:w="12240" w:h="15840"/>
          <w:pgMar w:top="1440" w:right="1440" w:bottom="1440" w:left="1260" w:header="720" w:footer="720" w:gutter="0"/>
          <w:pgNumType w:start="1"/>
          <w:cols w:space="720"/>
          <w:docGrid w:linePitch="360"/>
        </w:sectPr>
        <w:pPrChange w:id="11492" w:author="The Si Tran" w:date="2012-12-16T09:47:00Z">
          <w:pPr>
            <w:pStyle w:val="Heading1"/>
            <w:numPr>
              <w:numId w:val="0"/>
            </w:numPr>
            <w:ind w:left="0" w:firstLine="0"/>
          </w:pPr>
        </w:pPrChange>
      </w:pPr>
      <w:ins w:id="11493" w:author="The Si Tran" w:date="2012-12-12T00:03:00Z">
        <w:r>
          <w:br w:type="page"/>
        </w:r>
      </w:ins>
    </w:p>
    <w:p w14:paraId="40C882F6" w14:textId="17A0AA4D" w:rsidR="003E4DFC" w:rsidRPr="00BF6BDF" w:rsidRDefault="003E4DFC">
      <w:pPr>
        <w:pStyle w:val="Heading1"/>
        <w:numPr>
          <w:ilvl w:val="0"/>
          <w:numId w:val="0"/>
        </w:numPr>
        <w:ind w:left="360"/>
        <w:rPr>
          <w:ins w:id="11494" w:author="The Si Tran" w:date="2012-12-16T09:48:00Z"/>
          <w:rFonts w:cs="Times New Roman"/>
          <w:rPrChange w:id="11495" w:author="The Si Tran" w:date="2012-12-16T09:57:00Z">
            <w:rPr>
              <w:ins w:id="11496" w:author="The Si Tran" w:date="2012-12-16T09:48:00Z"/>
            </w:rPr>
          </w:rPrChange>
        </w:rPr>
        <w:pPrChange w:id="11497" w:author="The Si Tran" w:date="2012-12-16T09:57:00Z">
          <w:pPr>
            <w:pStyle w:val="Heading1"/>
            <w:numPr>
              <w:numId w:val="0"/>
            </w:numPr>
            <w:ind w:left="0" w:firstLine="0"/>
          </w:pPr>
        </w:pPrChange>
      </w:pPr>
      <w:bookmarkStart w:id="11498" w:name="_Toc343452540"/>
      <w:ins w:id="11499" w:author="The Si Tran" w:date="2012-12-16T09:47:00Z">
        <w:r>
          <w:rPr>
            <w:rFonts w:cs="Times New Roman"/>
          </w:rPr>
          <w:lastRenderedPageBreak/>
          <w:t>PHỤ LỤC B</w:t>
        </w:r>
        <w:del w:id="11500" w:author="superchickend" w:date="2012-12-16T15:00:00Z">
          <w:r w:rsidDel="00714282">
            <w:rPr>
              <w:rFonts w:cs="Times New Roman"/>
            </w:rPr>
            <w:br/>
          </w:r>
        </w:del>
      </w:ins>
      <w:ins w:id="11501" w:author="superchickend" w:date="2012-12-16T15:00:00Z">
        <w:r w:rsidR="00714282">
          <w:rPr>
            <w:rFonts w:cs="Times New Roman"/>
          </w:rPr>
          <w:t xml:space="preserve">    </w:t>
        </w:r>
      </w:ins>
      <w:ins w:id="11502" w:author="The Si Tran" w:date="2012-12-16T09:47:00Z">
        <w:r>
          <w:rPr>
            <w:rFonts w:cs="Times New Roman"/>
          </w:rPr>
          <w:t>Danh mục từ viết tắt</w:t>
        </w:r>
      </w:ins>
      <w:bookmarkEnd w:id="11498"/>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503"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504">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505" w:author="The Si Tran" w:date="2012-12-16T09:48:00Z"/>
          <w:trPrChange w:id="11506" w:author="The Si Tran" w:date="2012-12-16T09:53:00Z">
            <w:trPr>
              <w:trHeight w:val="296"/>
              <w:jc w:val="center"/>
            </w:trPr>
          </w:trPrChange>
        </w:trPr>
        <w:tc>
          <w:tcPr>
            <w:tcW w:w="1833" w:type="dxa"/>
            <w:shd w:val="clear" w:color="auto" w:fill="auto"/>
            <w:noWrap/>
            <w:vAlign w:val="bottom"/>
            <w:hideMark/>
            <w:tcPrChange w:id="11507"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508" w:author="The Si Tran" w:date="2012-12-16T09:48:00Z"/>
                <w:szCs w:val="26"/>
              </w:rPr>
            </w:pPr>
            <w:ins w:id="11509" w:author="The Si Tran" w:date="2012-12-16T09:49:00Z">
              <w:r w:rsidRPr="00537CF3">
                <w:rPr>
                  <w:sz w:val="26"/>
                  <w:szCs w:val="26"/>
                </w:rPr>
                <w:t>ARIMA</w:t>
              </w:r>
            </w:ins>
          </w:p>
        </w:tc>
        <w:tc>
          <w:tcPr>
            <w:tcW w:w="276" w:type="dxa"/>
            <w:shd w:val="clear" w:color="auto" w:fill="auto"/>
            <w:noWrap/>
            <w:vAlign w:val="bottom"/>
            <w:hideMark/>
            <w:tcPrChange w:id="11510"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511" w:author="The Si Tran" w:date="2012-12-16T09:48:00Z"/>
                <w:szCs w:val="26"/>
              </w:rPr>
            </w:pPr>
          </w:p>
        </w:tc>
        <w:tc>
          <w:tcPr>
            <w:tcW w:w="257" w:type="dxa"/>
            <w:tcPrChange w:id="11512" w:author="The Si Tran" w:date="2012-12-16T09:53:00Z">
              <w:tcPr>
                <w:tcW w:w="5093" w:type="dxa"/>
                <w:gridSpan w:val="2"/>
              </w:tcPr>
            </w:tcPrChange>
          </w:tcPr>
          <w:p w14:paraId="4FC4D474" w14:textId="77777777" w:rsidR="00BA560D" w:rsidRDefault="00BA560D" w:rsidP="00537CF3">
            <w:pPr>
              <w:pStyle w:val="BangBody"/>
              <w:rPr>
                <w:ins w:id="11513" w:author="The Si Tran" w:date="2012-12-16T09:52:00Z"/>
                <w:sz w:val="26"/>
                <w:szCs w:val="26"/>
              </w:rPr>
            </w:pPr>
          </w:p>
        </w:tc>
        <w:tc>
          <w:tcPr>
            <w:tcW w:w="5550" w:type="dxa"/>
            <w:shd w:val="clear" w:color="auto" w:fill="auto"/>
            <w:noWrap/>
            <w:vAlign w:val="bottom"/>
            <w:hideMark/>
            <w:tcPrChange w:id="11514"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515" w:author="The Si Tran" w:date="2012-12-16T09:48:00Z"/>
                <w:szCs w:val="26"/>
              </w:rPr>
            </w:pPr>
            <w:ins w:id="11516"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517" w:author="The Si Tran" w:date="2012-12-16T09:52:00Z"/>
          <w:trPrChange w:id="11518" w:author="The Si Tran" w:date="2012-12-16T09:53:00Z">
            <w:trPr>
              <w:trHeight w:val="296"/>
              <w:jc w:val="center"/>
            </w:trPr>
          </w:trPrChange>
        </w:trPr>
        <w:tc>
          <w:tcPr>
            <w:tcW w:w="1833" w:type="dxa"/>
            <w:shd w:val="clear" w:color="auto" w:fill="auto"/>
            <w:noWrap/>
            <w:vAlign w:val="bottom"/>
            <w:tcPrChange w:id="11519"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520" w:author="The Si Tran" w:date="2012-12-16T09:52:00Z"/>
                <w:sz w:val="26"/>
                <w:szCs w:val="26"/>
              </w:rPr>
            </w:pPr>
            <w:ins w:id="11521" w:author="The Si Tran" w:date="2012-12-16T09:52:00Z">
              <w:r>
                <w:rPr>
                  <w:sz w:val="26"/>
                  <w:szCs w:val="26"/>
                </w:rPr>
                <w:t xml:space="preserve">SARIMA </w:t>
              </w:r>
            </w:ins>
          </w:p>
        </w:tc>
        <w:tc>
          <w:tcPr>
            <w:tcW w:w="276" w:type="dxa"/>
            <w:shd w:val="clear" w:color="auto" w:fill="auto"/>
            <w:noWrap/>
            <w:vAlign w:val="bottom"/>
            <w:tcPrChange w:id="11522"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523" w:author="The Si Tran" w:date="2012-12-16T09:52:00Z"/>
                <w:szCs w:val="26"/>
              </w:rPr>
            </w:pPr>
          </w:p>
        </w:tc>
        <w:tc>
          <w:tcPr>
            <w:tcW w:w="257" w:type="dxa"/>
            <w:tcPrChange w:id="11524" w:author="The Si Tran" w:date="2012-12-16T09:53:00Z">
              <w:tcPr>
                <w:tcW w:w="5093" w:type="dxa"/>
                <w:gridSpan w:val="2"/>
              </w:tcPr>
            </w:tcPrChange>
          </w:tcPr>
          <w:p w14:paraId="1062ED55" w14:textId="77777777" w:rsidR="00BA560D" w:rsidRPr="00BA560D" w:rsidRDefault="00BA560D" w:rsidP="00537CF3">
            <w:pPr>
              <w:pStyle w:val="BangBody"/>
              <w:rPr>
                <w:ins w:id="11525" w:author="The Si Tran" w:date="2012-12-16T09:52:00Z"/>
                <w:sz w:val="26"/>
                <w:szCs w:val="26"/>
              </w:rPr>
            </w:pPr>
          </w:p>
        </w:tc>
        <w:tc>
          <w:tcPr>
            <w:tcW w:w="5550" w:type="dxa"/>
            <w:shd w:val="clear" w:color="auto" w:fill="auto"/>
            <w:noWrap/>
            <w:vAlign w:val="bottom"/>
            <w:tcPrChange w:id="11526"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527" w:author="The Si Tran" w:date="2012-12-16T09:52:00Z"/>
                <w:sz w:val="26"/>
                <w:szCs w:val="26"/>
              </w:rPr>
            </w:pPr>
            <w:ins w:id="11528"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529"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530" w:author="The Si Tran" w:date="2012-12-16T09:53:00Z"/>
                <w:sz w:val="26"/>
                <w:szCs w:val="26"/>
              </w:rPr>
            </w:pPr>
            <w:ins w:id="11531"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532" w:author="The Si Tran" w:date="2012-12-16T09:53:00Z"/>
                <w:szCs w:val="26"/>
              </w:rPr>
            </w:pPr>
          </w:p>
        </w:tc>
        <w:tc>
          <w:tcPr>
            <w:tcW w:w="257" w:type="dxa"/>
          </w:tcPr>
          <w:p w14:paraId="42385180" w14:textId="77777777" w:rsidR="00BA560D" w:rsidRPr="00BA560D" w:rsidRDefault="00BA560D" w:rsidP="00537CF3">
            <w:pPr>
              <w:pStyle w:val="BangBody"/>
              <w:rPr>
                <w:ins w:id="11533"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534" w:author="The Si Tran" w:date="2012-12-16T09:53:00Z"/>
                <w:sz w:val="26"/>
                <w:szCs w:val="26"/>
              </w:rPr>
            </w:pPr>
            <w:ins w:id="11535"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536"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537" w:author="The Si Tran" w:date="2012-12-16T09:53:00Z"/>
                <w:sz w:val="26"/>
                <w:szCs w:val="26"/>
              </w:rPr>
            </w:pPr>
            <w:ins w:id="11538"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539" w:author="The Si Tran" w:date="2012-12-16T09:53:00Z"/>
                <w:szCs w:val="26"/>
              </w:rPr>
            </w:pPr>
          </w:p>
        </w:tc>
        <w:tc>
          <w:tcPr>
            <w:tcW w:w="257" w:type="dxa"/>
          </w:tcPr>
          <w:p w14:paraId="43497145" w14:textId="77777777" w:rsidR="00BA560D" w:rsidRPr="00BA560D" w:rsidRDefault="00BA560D" w:rsidP="00537CF3">
            <w:pPr>
              <w:pStyle w:val="BangBody"/>
              <w:rPr>
                <w:ins w:id="11540"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541" w:author="The Si Tran" w:date="2012-12-16T09:53:00Z"/>
                <w:sz w:val="26"/>
                <w:szCs w:val="26"/>
              </w:rPr>
            </w:pPr>
            <w:ins w:id="11542"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543"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544" w:author="The Si Tran" w:date="2012-12-16T09:53:00Z"/>
                <w:sz w:val="26"/>
                <w:szCs w:val="26"/>
              </w:rPr>
            </w:pPr>
            <w:ins w:id="11545"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546" w:author="The Si Tran" w:date="2012-12-16T09:53:00Z"/>
                <w:szCs w:val="26"/>
              </w:rPr>
            </w:pPr>
          </w:p>
        </w:tc>
        <w:tc>
          <w:tcPr>
            <w:tcW w:w="257" w:type="dxa"/>
          </w:tcPr>
          <w:p w14:paraId="46353785" w14:textId="77777777" w:rsidR="00BA560D" w:rsidRPr="00BA560D" w:rsidRDefault="00BA560D" w:rsidP="00537CF3">
            <w:pPr>
              <w:pStyle w:val="BangBody"/>
              <w:rPr>
                <w:ins w:id="11547"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548" w:author="The Si Tran" w:date="2012-12-16T09:53:00Z"/>
                <w:sz w:val="26"/>
                <w:szCs w:val="26"/>
              </w:rPr>
            </w:pPr>
            <w:ins w:id="11549"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550"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551" w:author="The Si Tran" w:date="2012-12-16T09:53:00Z"/>
                <w:sz w:val="26"/>
                <w:szCs w:val="26"/>
              </w:rPr>
            </w:pPr>
            <w:ins w:id="11552"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553" w:author="The Si Tran" w:date="2012-12-16T09:53:00Z"/>
                <w:szCs w:val="26"/>
              </w:rPr>
            </w:pPr>
          </w:p>
        </w:tc>
        <w:tc>
          <w:tcPr>
            <w:tcW w:w="257" w:type="dxa"/>
          </w:tcPr>
          <w:p w14:paraId="176FBEEC" w14:textId="77777777" w:rsidR="00BA560D" w:rsidRPr="00BA560D" w:rsidRDefault="00BA560D" w:rsidP="00537CF3">
            <w:pPr>
              <w:pStyle w:val="BangBody"/>
              <w:rPr>
                <w:ins w:id="11554"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555" w:author="The Si Tran" w:date="2012-12-16T09:53:00Z"/>
                <w:sz w:val="26"/>
                <w:szCs w:val="26"/>
              </w:rPr>
            </w:pPr>
            <w:ins w:id="11556" w:author="The Si Tran" w:date="2012-12-16T09:54:00Z">
              <w:r w:rsidRPr="00BA560D">
                <w:rPr>
                  <w:sz w:val="26"/>
                  <w:szCs w:val="26"/>
                </w:rPr>
                <w:t>moving average</w:t>
              </w:r>
            </w:ins>
          </w:p>
        </w:tc>
      </w:tr>
      <w:tr w:rsidR="00BA560D" w:rsidRPr="006F1B6E" w14:paraId="66424D36" w14:textId="77777777" w:rsidTr="00BA560D">
        <w:trPr>
          <w:trHeight w:val="338"/>
          <w:jc w:val="center"/>
          <w:ins w:id="11557"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558" w:author="The Si Tran" w:date="2012-12-16T09:53:00Z"/>
                <w:sz w:val="26"/>
                <w:szCs w:val="26"/>
              </w:rPr>
            </w:pPr>
            <w:ins w:id="11559"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560" w:author="The Si Tran" w:date="2012-12-16T09:53:00Z"/>
                <w:szCs w:val="26"/>
              </w:rPr>
            </w:pPr>
          </w:p>
        </w:tc>
        <w:tc>
          <w:tcPr>
            <w:tcW w:w="257" w:type="dxa"/>
          </w:tcPr>
          <w:p w14:paraId="1FEA1EEB" w14:textId="77777777" w:rsidR="00BA560D" w:rsidRPr="00BA560D" w:rsidRDefault="00BA560D" w:rsidP="00537CF3">
            <w:pPr>
              <w:pStyle w:val="BangBody"/>
              <w:rPr>
                <w:ins w:id="11561"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562" w:author="The Si Tran" w:date="2012-12-16T09:53:00Z"/>
                <w:sz w:val="26"/>
                <w:szCs w:val="26"/>
              </w:rPr>
            </w:pPr>
            <w:ins w:id="11563"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564"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565" w:author="The Si Tran" w:date="2012-12-16T09:53:00Z"/>
                <w:sz w:val="26"/>
                <w:szCs w:val="26"/>
              </w:rPr>
            </w:pPr>
            <w:ins w:id="11566"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567" w:author="The Si Tran" w:date="2012-12-16T09:53:00Z"/>
                <w:szCs w:val="26"/>
              </w:rPr>
            </w:pPr>
          </w:p>
        </w:tc>
        <w:tc>
          <w:tcPr>
            <w:tcW w:w="257" w:type="dxa"/>
          </w:tcPr>
          <w:p w14:paraId="68B65CD8" w14:textId="77777777" w:rsidR="00BA560D" w:rsidRPr="00BA560D" w:rsidRDefault="00BA560D" w:rsidP="00537CF3">
            <w:pPr>
              <w:pStyle w:val="BangBody"/>
              <w:rPr>
                <w:ins w:id="11568"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569" w:author="The Si Tran" w:date="2012-12-16T09:53:00Z"/>
                <w:sz w:val="26"/>
                <w:szCs w:val="26"/>
              </w:rPr>
            </w:pPr>
            <w:ins w:id="11570" w:author="The Si Tran" w:date="2012-12-16T09:55:00Z">
              <w:r w:rsidRPr="00BA560D">
                <w:rPr>
                  <w:sz w:val="26"/>
                  <w:szCs w:val="26"/>
                </w:rPr>
                <w:t>mean absolute error</w:t>
              </w:r>
            </w:ins>
          </w:p>
        </w:tc>
      </w:tr>
      <w:tr w:rsidR="00BA560D" w:rsidRPr="006F1B6E" w14:paraId="15C173FB" w14:textId="77777777" w:rsidTr="00BA560D">
        <w:trPr>
          <w:trHeight w:val="338"/>
          <w:jc w:val="center"/>
          <w:ins w:id="11571"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572" w:author="The Si Tran" w:date="2012-12-16T09:55:00Z"/>
                <w:sz w:val="26"/>
                <w:szCs w:val="26"/>
              </w:rPr>
            </w:pPr>
            <w:ins w:id="11573"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574" w:author="The Si Tran" w:date="2012-12-16T09:55:00Z"/>
                <w:szCs w:val="26"/>
              </w:rPr>
            </w:pPr>
          </w:p>
        </w:tc>
        <w:tc>
          <w:tcPr>
            <w:tcW w:w="257" w:type="dxa"/>
          </w:tcPr>
          <w:p w14:paraId="6C71940E" w14:textId="77777777" w:rsidR="00BA560D" w:rsidRPr="00BA560D" w:rsidRDefault="00BA560D" w:rsidP="00537CF3">
            <w:pPr>
              <w:pStyle w:val="BangBody"/>
              <w:rPr>
                <w:ins w:id="11575"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576" w:author="The Si Tran" w:date="2012-12-16T09:55:00Z"/>
                <w:sz w:val="26"/>
                <w:szCs w:val="26"/>
              </w:rPr>
            </w:pPr>
            <w:ins w:id="11577" w:author="The Si Tran" w:date="2012-12-16T09:56:00Z">
              <w:r w:rsidRPr="00BA560D">
                <w:rPr>
                  <w:sz w:val="26"/>
                  <w:szCs w:val="26"/>
                </w:rPr>
                <w:t>mean square error</w:t>
              </w:r>
            </w:ins>
          </w:p>
        </w:tc>
      </w:tr>
      <w:tr w:rsidR="00BA560D" w:rsidRPr="006F1B6E" w14:paraId="312D6DF7" w14:textId="77777777" w:rsidTr="00BA560D">
        <w:trPr>
          <w:trHeight w:val="338"/>
          <w:jc w:val="center"/>
          <w:ins w:id="11578"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579" w:author="The Si Tran" w:date="2012-12-16T09:55:00Z"/>
                <w:sz w:val="26"/>
                <w:szCs w:val="26"/>
              </w:rPr>
            </w:pPr>
            <w:ins w:id="11580"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581" w:author="The Si Tran" w:date="2012-12-16T09:55:00Z"/>
                <w:szCs w:val="26"/>
              </w:rPr>
            </w:pPr>
          </w:p>
        </w:tc>
        <w:tc>
          <w:tcPr>
            <w:tcW w:w="257" w:type="dxa"/>
          </w:tcPr>
          <w:p w14:paraId="6C5AC3A8" w14:textId="77777777" w:rsidR="00BA560D" w:rsidRPr="00BA560D" w:rsidRDefault="00BA560D" w:rsidP="00537CF3">
            <w:pPr>
              <w:pStyle w:val="BangBody"/>
              <w:rPr>
                <w:ins w:id="11582"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583" w:author="The Si Tran" w:date="2012-12-16T09:55:00Z"/>
                <w:sz w:val="26"/>
                <w:szCs w:val="26"/>
              </w:rPr>
            </w:pPr>
            <w:ins w:id="11584"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585"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586" w:author="The Si Tran" w:date="2012-12-16T09:55:00Z"/>
                <w:sz w:val="26"/>
                <w:szCs w:val="26"/>
              </w:rPr>
            </w:pPr>
            <w:ins w:id="11587"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588" w:author="The Si Tran" w:date="2012-12-16T09:55:00Z"/>
                <w:szCs w:val="26"/>
              </w:rPr>
            </w:pPr>
          </w:p>
        </w:tc>
        <w:tc>
          <w:tcPr>
            <w:tcW w:w="257" w:type="dxa"/>
          </w:tcPr>
          <w:p w14:paraId="0F2A8D44" w14:textId="77777777" w:rsidR="00BA560D" w:rsidRPr="00BA560D" w:rsidRDefault="00BA560D" w:rsidP="00537CF3">
            <w:pPr>
              <w:pStyle w:val="BangBody"/>
              <w:rPr>
                <w:ins w:id="11589"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590" w:author="The Si Tran" w:date="2012-12-16T09:55:00Z"/>
                <w:sz w:val="26"/>
                <w:szCs w:val="26"/>
              </w:rPr>
            </w:pPr>
            <w:ins w:id="11591" w:author="The Si Tran" w:date="2012-12-16T09:56:00Z">
              <w:r w:rsidRPr="00BA560D">
                <w:rPr>
                  <w:sz w:val="26"/>
                  <w:szCs w:val="26"/>
                </w:rPr>
                <w:t>autoregressive</w:t>
              </w:r>
            </w:ins>
          </w:p>
        </w:tc>
      </w:tr>
      <w:tr w:rsidR="00BA560D" w:rsidRPr="006F1B6E" w14:paraId="7C3710B3" w14:textId="77777777" w:rsidTr="00BA560D">
        <w:trPr>
          <w:trHeight w:val="338"/>
          <w:jc w:val="center"/>
          <w:ins w:id="11592"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593" w:author="The Si Tran" w:date="2012-12-16T09:55:00Z"/>
                <w:sz w:val="26"/>
                <w:szCs w:val="26"/>
              </w:rPr>
            </w:pPr>
            <w:ins w:id="11594"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595" w:author="The Si Tran" w:date="2012-12-16T09:55:00Z"/>
                <w:szCs w:val="26"/>
              </w:rPr>
            </w:pPr>
          </w:p>
        </w:tc>
        <w:tc>
          <w:tcPr>
            <w:tcW w:w="257" w:type="dxa"/>
          </w:tcPr>
          <w:p w14:paraId="7E3C3744" w14:textId="77777777" w:rsidR="00BA560D" w:rsidRPr="00BA560D" w:rsidRDefault="00BA560D" w:rsidP="00537CF3">
            <w:pPr>
              <w:pStyle w:val="BangBody"/>
              <w:rPr>
                <w:ins w:id="11596"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597" w:author="The Si Tran" w:date="2012-12-16T09:55:00Z"/>
                <w:sz w:val="26"/>
                <w:szCs w:val="26"/>
              </w:rPr>
            </w:pPr>
            <w:ins w:id="11598"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599"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600" w:author="The Si Tran" w:date="2012-12-16T09:55:00Z"/>
                <w:sz w:val="26"/>
                <w:szCs w:val="26"/>
              </w:rPr>
            </w:pPr>
            <w:ins w:id="11601"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602" w:author="The Si Tran" w:date="2012-12-16T09:55:00Z"/>
                <w:szCs w:val="26"/>
              </w:rPr>
            </w:pPr>
          </w:p>
        </w:tc>
        <w:tc>
          <w:tcPr>
            <w:tcW w:w="257" w:type="dxa"/>
          </w:tcPr>
          <w:p w14:paraId="64CD5359" w14:textId="77777777" w:rsidR="00BA560D" w:rsidRPr="00BA560D" w:rsidRDefault="00BA560D" w:rsidP="00537CF3">
            <w:pPr>
              <w:pStyle w:val="BangBody"/>
              <w:rPr>
                <w:ins w:id="11603"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604" w:author="The Si Tran" w:date="2012-12-16T09:55:00Z"/>
                <w:sz w:val="26"/>
                <w:szCs w:val="26"/>
              </w:rPr>
            </w:pPr>
            <w:ins w:id="11605"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606"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607" w:author="The Si Tran" w:date="2012-12-16T09:55:00Z"/>
                <w:sz w:val="26"/>
                <w:szCs w:val="26"/>
              </w:rPr>
            </w:pPr>
            <w:ins w:id="11608"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609" w:author="The Si Tran" w:date="2012-12-16T09:55:00Z"/>
                <w:szCs w:val="26"/>
              </w:rPr>
            </w:pPr>
          </w:p>
        </w:tc>
        <w:tc>
          <w:tcPr>
            <w:tcW w:w="257" w:type="dxa"/>
          </w:tcPr>
          <w:p w14:paraId="33089981" w14:textId="77777777" w:rsidR="00BA560D" w:rsidRPr="00BA560D" w:rsidRDefault="00BA560D" w:rsidP="00537CF3">
            <w:pPr>
              <w:pStyle w:val="BangBody"/>
              <w:rPr>
                <w:ins w:id="11610"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611" w:author="The Si Tran" w:date="2012-12-16T09:55:00Z"/>
                <w:sz w:val="26"/>
                <w:szCs w:val="26"/>
              </w:rPr>
            </w:pPr>
            <w:ins w:id="11612"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613"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614" w:author="The Si Tran" w:date="2012-12-16T09:55:00Z"/>
                <w:sz w:val="26"/>
                <w:szCs w:val="26"/>
              </w:rPr>
            </w:pPr>
            <w:ins w:id="11615"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616" w:author="The Si Tran" w:date="2012-12-16T09:55:00Z"/>
                <w:szCs w:val="26"/>
              </w:rPr>
            </w:pPr>
          </w:p>
        </w:tc>
        <w:tc>
          <w:tcPr>
            <w:tcW w:w="257" w:type="dxa"/>
          </w:tcPr>
          <w:p w14:paraId="6FDE0BD3" w14:textId="77777777" w:rsidR="00BA560D" w:rsidRPr="00BA560D" w:rsidRDefault="00BA560D" w:rsidP="00537CF3">
            <w:pPr>
              <w:pStyle w:val="BangBody"/>
              <w:rPr>
                <w:ins w:id="11617"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618" w:author="The Si Tran" w:date="2012-12-16T09:55:00Z"/>
                <w:sz w:val="26"/>
                <w:szCs w:val="26"/>
              </w:rPr>
            </w:pPr>
            <w:ins w:id="11619" w:author="The Si Tran" w:date="2012-12-16T09:57:00Z">
              <w:r w:rsidRPr="00BA560D">
                <w:rPr>
                  <w:sz w:val="26"/>
                  <w:szCs w:val="26"/>
                </w:rPr>
                <w:t>sum square error</w:t>
              </w:r>
            </w:ins>
          </w:p>
        </w:tc>
      </w:tr>
    </w:tbl>
    <w:p w14:paraId="6FCD92AE" w14:textId="77777777" w:rsidR="00276DB6" w:rsidRDefault="00276DB6">
      <w:pPr>
        <w:rPr>
          <w:ins w:id="11620" w:author="The Si Tran" w:date="2012-12-16T09:47:00Z"/>
          <w:rPrChange w:id="11621" w:author="The Si Tran" w:date="2012-12-16T09:48:00Z">
            <w:rPr>
              <w:ins w:id="11622" w:author="The Si Tran" w:date="2012-12-16T09:47:00Z"/>
            </w:rPr>
          </w:rPrChange>
        </w:rPr>
        <w:sectPr w:rsidR="00276DB6" w:rsidSect="00071995">
          <w:footerReference w:type="default" r:id="rId378"/>
          <w:pgSz w:w="12240" w:h="15840"/>
          <w:pgMar w:top="1440" w:right="1440" w:bottom="1440" w:left="1260" w:header="720" w:footer="720" w:gutter="0"/>
          <w:pgNumType w:start="1"/>
          <w:cols w:space="720"/>
          <w:docGrid w:linePitch="360"/>
        </w:sectPr>
        <w:pPrChange w:id="11629"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630" w:author="The Si Tran" w:date="2012-12-11T06:25:00Z"/>
          <w:del w:id="11631" w:author="superchickend" w:date="2012-12-16T15:00:00Z"/>
        </w:rPr>
        <w:pPrChange w:id="11632" w:author="The Si Tran" w:date="2012-12-11T06:25:00Z">
          <w:pPr/>
        </w:pPrChange>
      </w:pPr>
      <w:bookmarkStart w:id="11633" w:name="_Toc343452541"/>
      <w:ins w:id="11634" w:author="The Si Tran" w:date="2012-12-11T06:18:00Z">
        <w:r>
          <w:lastRenderedPageBreak/>
          <w:t xml:space="preserve">PHỤ LỤC </w:t>
        </w:r>
        <w:r w:rsidR="00BF6BDF">
          <w:t>C</w:t>
        </w:r>
      </w:ins>
      <w:bookmarkEnd w:id="11633"/>
    </w:p>
    <w:p w14:paraId="7CBF589D" w14:textId="669636AA" w:rsidR="00C64004" w:rsidRPr="004B145B" w:rsidRDefault="00D22ECB">
      <w:pPr>
        <w:pStyle w:val="Heading1"/>
        <w:numPr>
          <w:ilvl w:val="0"/>
          <w:numId w:val="0"/>
        </w:numPr>
        <w:ind w:left="360"/>
        <w:rPr>
          <w:ins w:id="11635" w:author="The Si Tran" w:date="2012-12-11T06:20:00Z"/>
          <w:b w:val="0"/>
          <w:rPrChange w:id="11636" w:author="The Si Tran" w:date="2012-12-11T06:25:00Z">
            <w:rPr>
              <w:ins w:id="11637" w:author="The Si Tran" w:date="2012-12-11T06:20:00Z"/>
              <w:b/>
              <w:szCs w:val="26"/>
            </w:rPr>
          </w:rPrChange>
        </w:rPr>
        <w:pPrChange w:id="11638" w:author="The Si Tran" w:date="2012-12-11T06:25:00Z">
          <w:pPr/>
        </w:pPrChange>
      </w:pPr>
      <w:ins w:id="11639" w:author="superchickend" w:date="2012-12-16T15:00:00Z">
        <w:r>
          <w:rPr>
            <w:szCs w:val="26"/>
          </w:rPr>
          <w:t xml:space="preserve">    </w:t>
        </w:r>
      </w:ins>
      <w:bookmarkStart w:id="11640" w:name="_Toc343452542"/>
      <w:ins w:id="11641" w:author="The Si Tran" w:date="2012-12-11T06:18:00Z">
        <w:r w:rsidR="00C64004">
          <w:rPr>
            <w:szCs w:val="26"/>
          </w:rPr>
          <w:t>H</w:t>
        </w:r>
      </w:ins>
      <w:ins w:id="11642" w:author="The Si Tran" w:date="2012-12-11T06:19:00Z">
        <w:r w:rsidR="00C64004">
          <w:rPr>
            <w:szCs w:val="26"/>
          </w:rPr>
          <w:t>ướng dẫn sử dụng chương trình</w:t>
        </w:r>
      </w:ins>
      <w:bookmarkEnd w:id="11640"/>
    </w:p>
    <w:p w14:paraId="53B76982" w14:textId="7892115F" w:rsidR="00A33636" w:rsidRPr="00A33636" w:rsidRDefault="00A33636">
      <w:pPr>
        <w:pStyle w:val="Heading2"/>
        <w:numPr>
          <w:ilvl w:val="0"/>
          <w:numId w:val="42"/>
        </w:numPr>
        <w:ind w:left="720"/>
        <w:rPr>
          <w:ins w:id="11643" w:author="The Si Tran" w:date="2012-12-11T06:26:00Z"/>
          <w:rPrChange w:id="11644" w:author="The Si Tran" w:date="2012-12-11T06:26:00Z">
            <w:rPr>
              <w:ins w:id="11645" w:author="The Si Tran" w:date="2012-12-11T06:26:00Z"/>
              <w:rFonts w:ascii="Times New Roman" w:hAnsi="Times New Roman"/>
            </w:rPr>
          </w:rPrChange>
        </w:rPr>
        <w:pPrChange w:id="11646" w:author="The Si Tran" w:date="2012-12-11T07:03:00Z">
          <w:pPr>
            <w:pStyle w:val="ListParagraph"/>
            <w:numPr>
              <w:numId w:val="40"/>
            </w:numPr>
            <w:spacing w:after="160" w:line="259" w:lineRule="auto"/>
            <w:ind w:hanging="360"/>
          </w:pPr>
        </w:pPrChange>
      </w:pPr>
      <w:bookmarkStart w:id="11647" w:name="_Toc343452543"/>
      <w:ins w:id="11648" w:author="The Si Tran" w:date="2012-12-11T06:26:00Z">
        <w:r w:rsidRPr="00835F6C">
          <w:t>Xây d</w:t>
        </w:r>
        <w:r w:rsidRPr="008E61D1">
          <w:t>ự</w:t>
        </w:r>
        <w:r w:rsidRPr="00097101">
          <w:t xml:space="preserve">ng mô hình </w:t>
        </w:r>
        <w:r w:rsidRPr="00A33636">
          <w:rPr>
            <w:rPrChange w:id="11649" w:author="The Si Tran" w:date="2012-12-11T06:26:00Z">
              <w:rPr/>
            </w:rPrChange>
          </w:rPr>
          <w:t>SARIMA</w:t>
        </w:r>
        <w:bookmarkEnd w:id="11647"/>
      </w:ins>
    </w:p>
    <w:p w14:paraId="3E577E69" w14:textId="77777777" w:rsidR="00A33636" w:rsidRPr="001B545C" w:rsidRDefault="00A33636">
      <w:pPr>
        <w:pStyle w:val="Caption"/>
        <w:rPr>
          <w:ins w:id="11650" w:author="The Si Tran" w:date="2012-12-11T06:20:00Z"/>
          <w:rPrChange w:id="11651" w:author="The Si Tran" w:date="2012-12-11T06:24:00Z">
            <w:rPr>
              <w:ins w:id="11652" w:author="The Si Tran" w:date="2012-12-11T06:20:00Z"/>
            </w:rPr>
          </w:rPrChange>
        </w:rPr>
        <w:pPrChange w:id="11653"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654" w:author="The Si Tran" w:date="2012-12-11T06:28:00Z"/>
          <w:rFonts w:ascii="Times New Roman" w:hAnsi="Times New Roman"/>
        </w:rPr>
        <w:pPrChange w:id="11655" w:author="The Si Tran" w:date="2012-12-11T06:29:00Z">
          <w:pPr>
            <w:pStyle w:val="ListParagraph"/>
          </w:pPr>
        </w:pPrChange>
      </w:pPr>
      <w:ins w:id="11656" w:author="The Si Tran" w:date="2012-12-11T06:20:00Z">
        <w:r w:rsidRPr="001B545C">
          <w:rPr>
            <w:rFonts w:ascii="Times New Roman" w:hAnsi="Times New Roman"/>
            <w:noProof/>
            <w:rPrChange w:id="11657" w:author="Unknown">
              <w:rPr>
                <w:noProof/>
              </w:rPr>
            </w:rPrChange>
          </w:rPr>
          <w:drawing>
            <wp:inline distT="0" distB="0" distL="0" distR="0" wp14:anchorId="066BD0F2" wp14:editId="67BA91E6">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658" w:author="The Si Tran" w:date="2012-12-11T06:27:00Z"/>
          <w:rFonts w:ascii="Times New Roman" w:hAnsi="Times New Roman"/>
          <w:sz w:val="26"/>
          <w:szCs w:val="26"/>
          <w:rPrChange w:id="11659" w:author="The Si Tran" w:date="2012-12-11T06:31:00Z">
            <w:rPr>
              <w:ins w:id="11660" w:author="The Si Tran" w:date="2012-12-11T06:27:00Z"/>
              <w:rFonts w:ascii="Times New Roman" w:hAnsi="Times New Roman"/>
            </w:rPr>
          </w:rPrChange>
        </w:rPr>
        <w:pPrChange w:id="11661" w:author="The Si Tran" w:date="2012-12-11T06:28:00Z">
          <w:pPr>
            <w:pStyle w:val="ListParagraph"/>
          </w:pPr>
        </w:pPrChange>
      </w:pPr>
      <w:ins w:id="11662" w:author="The Si Tran" w:date="2012-12-11T06:30:00Z">
        <w:r w:rsidRPr="00E64586">
          <w:rPr>
            <w:rFonts w:ascii="Times New Roman" w:hAnsi="Times New Roman"/>
            <w:sz w:val="26"/>
            <w:szCs w:val="26"/>
            <w:rPrChange w:id="11663"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664" w:author="The Si Tran" w:date="2012-12-11T06:31:00Z"/>
          <w:sz w:val="26"/>
          <w:szCs w:val="26"/>
        </w:rPr>
        <w:pPrChange w:id="11665" w:author="The Si Tran" w:date="2012-12-11T06:27:00Z">
          <w:pPr>
            <w:pStyle w:val="ListParagraph"/>
          </w:pPr>
        </w:pPrChange>
      </w:pPr>
      <w:bookmarkStart w:id="11666" w:name="_Toc343029971"/>
      <w:ins w:id="11667" w:author="The Si Tran" w:date="2012-12-11T06:27:00Z">
        <w:r w:rsidRPr="00A33636">
          <w:rPr>
            <w:b w:val="0"/>
            <w:sz w:val="26"/>
            <w:szCs w:val="26"/>
            <w:rPrChange w:id="11668" w:author="The Si Tran" w:date="2012-12-11T06:27:00Z">
              <w:rPr/>
            </w:rPrChange>
          </w:rPr>
          <w:t>Chọn tập dữ liệu</w:t>
        </w:r>
      </w:ins>
      <w:bookmarkEnd w:id="11666"/>
    </w:p>
    <w:p w14:paraId="1AEC98FB" w14:textId="77777777" w:rsidR="00142ADD" w:rsidRPr="008E61D1" w:rsidRDefault="00911202">
      <w:pPr>
        <w:rPr>
          <w:ins w:id="11669" w:author="The Si Tran" w:date="2012-12-11T06:20:00Z"/>
        </w:rPr>
        <w:pPrChange w:id="11670" w:author="The Si Tran" w:date="2012-12-11T06:31:00Z">
          <w:pPr>
            <w:pStyle w:val="ListParagraph"/>
          </w:pPr>
        </w:pPrChange>
      </w:pPr>
      <w:ins w:id="11671" w:author="The Si Tran" w:date="2012-12-11T06:34:00Z">
        <w:r w:rsidRPr="00097101">
          <w:rPr>
            <w:noProof/>
            <w:rPrChange w:id="11672" w:author="Unknown">
              <w:rPr>
                <w:noProof/>
              </w:rPr>
            </w:rPrChange>
          </w:rPr>
          <w:lastRenderedPageBreak/>
          <mc:AlternateContent>
            <mc:Choice Requires="wps">
              <w:drawing>
                <wp:anchor distT="0" distB="0" distL="114300" distR="114300" simplePos="0" relativeHeight="251742720" behindDoc="0" locked="0" layoutInCell="1" allowOverlap="1" wp14:anchorId="1192725A" wp14:editId="7B7C259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276DB6" w:rsidRDefault="00276DB6">
                              <w:pPr>
                                <w:pStyle w:val="EquationIndex"/>
                                <w:pPrChange w:id="11673" w:author="The Si Tran" w:date="2012-12-16T10:41:00Z">
                                  <w:pPr>
                                    <w:spacing w:before="0" w:line="240" w:lineRule="auto"/>
                                  </w:pPr>
                                </w:pPrChange>
                              </w:pPr>
                              <w:ins w:id="11674" w:author="The Si Tran" w:date="2012-12-11T06:34:00Z">
                                <w:r>
                                  <w:t>Chọn</w:t>
                                </w:r>
                              </w:ins>
                              <w:ins w:id="11675" w:author="The Si Tran" w:date="2012-12-16T10:41:00Z">
                                <w:r>
                                  <w:t xml:space="preserve"> </w:t>
                                </w:r>
                              </w:ins>
                              <w:ins w:id="11676"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3" type="#_x0000_t202" style="position:absolute;left:0;text-align:left;margin-left:169.75pt;margin-top:129.75pt;width:87.9pt;height:23.2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Bl7NLK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276DB6" w:rsidRDefault="00276DB6">
                        <w:pPr>
                          <w:pStyle w:val="EquationIndex"/>
                          <w:pPrChange w:id="11677" w:author="The Si Tran" w:date="2012-12-16T10:41:00Z">
                            <w:pPr>
                              <w:spacing w:before="0" w:line="240" w:lineRule="auto"/>
                            </w:pPr>
                          </w:pPrChange>
                        </w:pPr>
                        <w:ins w:id="11678" w:author="The Si Tran" w:date="2012-12-11T06:34:00Z">
                          <w:r>
                            <w:t>Chọn</w:t>
                          </w:r>
                        </w:ins>
                        <w:ins w:id="11679" w:author="The Si Tran" w:date="2012-12-16T10:41:00Z">
                          <w:r>
                            <w:t xml:space="preserve"> </w:t>
                          </w:r>
                        </w:ins>
                        <w:ins w:id="11680" w:author="The Si Tran" w:date="2012-12-11T06:34:00Z">
                          <w:r>
                            <w:t>dữ liệu</w:t>
                          </w:r>
                        </w:ins>
                      </w:p>
                    </w:txbxContent>
                  </v:textbox>
                </v:shape>
              </w:pict>
            </mc:Fallback>
          </mc:AlternateContent>
        </w:r>
        <w:r>
          <w:rPr>
            <w:noProof/>
            <w:rPrChange w:id="11681" w:author="Unknown">
              <w:rPr>
                <w:noProof/>
              </w:rPr>
            </w:rPrChange>
          </w:rPr>
          <mc:AlternateContent>
            <mc:Choice Requires="wps">
              <w:drawing>
                <wp:anchor distT="0" distB="0" distL="114300" distR="114300" simplePos="0" relativeHeight="251741696" behindDoc="0" locked="0" layoutInCell="1" allowOverlap="1" wp14:anchorId="4F21588D" wp14:editId="64BA96B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276DB6" w:rsidRDefault="00276DB6">
                              <w:pPr>
                                <w:pStyle w:val="EquationIndex"/>
                                <w:pPrChange w:id="11682" w:author="The Si Tran" w:date="2012-12-16T10:41:00Z">
                                  <w:pPr>
                                    <w:spacing w:before="0" w:line="240" w:lineRule="auto"/>
                                  </w:pPr>
                                </w:pPrChange>
                              </w:pPr>
                              <w:ins w:id="11683"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4" type="#_x0000_t202" style="position:absolute;left:0;text-align:left;margin-left:214.5pt;margin-top:93pt;width:119.25pt;height:23.2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CZ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nY77XlmZYo8WcqYd&#10;Q2/5okSdb5kPD8xh7tA12CXhHh+pDOpkOomSjXF/3ruPeIwDtJTUmOOc+t9b5gQl6rvGoFyg5eLg&#10;p8N4cjbCwR1rVscava2uDZoHo4DokhjxQfWidKZ6wsqZx1ehYprj7ZyGXrwO7XbByuJiPk8gjLpl&#10;4VYvLY+uI82xix+bJ+Zs1+oBQ3Jn+oln01cd32KjpTbzbTCyTOMQiW5Z7QqANZEGqltpcQ8dnxPq&#10;efHO/gI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D9qKCZ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276DB6" w:rsidRDefault="00276DB6">
                        <w:pPr>
                          <w:pStyle w:val="EquationIndex"/>
                          <w:pPrChange w:id="11684" w:author="The Si Tran" w:date="2012-12-16T10:41:00Z">
                            <w:pPr>
                              <w:spacing w:before="0" w:line="240" w:lineRule="auto"/>
                            </w:pPr>
                          </w:pPrChange>
                        </w:pPr>
                        <w:ins w:id="11685" w:author="The Si Tran" w:date="2012-12-11T06:35:00Z">
                          <w:r>
                            <w:t>Thông tin dữ liệu</w:t>
                          </w:r>
                        </w:ins>
                      </w:p>
                    </w:txbxContent>
                  </v:textbox>
                </v:shape>
              </w:pict>
            </mc:Fallback>
          </mc:AlternateContent>
        </w:r>
      </w:ins>
      <w:ins w:id="11686" w:author="The Si Tran" w:date="2012-12-11T06:33:00Z">
        <w:r w:rsidR="00B737B9">
          <w:rPr>
            <w:noProof/>
            <w:rPrChange w:id="11687" w:author="Unknown">
              <w:rPr>
                <w:noProof/>
              </w:rPr>
            </w:rPrChange>
          </w:rPr>
          <mc:AlternateContent>
            <mc:Choice Requires="wps">
              <w:drawing>
                <wp:anchor distT="0" distB="0" distL="114300" distR="114300" simplePos="0" relativeHeight="251740672" behindDoc="0" locked="0" layoutInCell="1" allowOverlap="1" wp14:anchorId="6B2B2353" wp14:editId="65353010">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276DB6" w:rsidRDefault="00276DB6">
                              <w:pPr>
                                <w:pStyle w:val="EquationIndex"/>
                                <w:pPrChange w:id="11688" w:author="The Si Tran" w:date="2012-12-16T10:41:00Z">
                                  <w:pPr>
                                    <w:spacing w:before="0" w:line="240" w:lineRule="auto"/>
                                  </w:pPr>
                                </w:pPrChange>
                              </w:pPr>
                              <w:ins w:id="11689"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5" type="#_x0000_t202" style="position:absolute;left:0;text-align:left;margin-left:211.5pt;margin-top:54pt;width:119.25pt;height:23.2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" fillcolor="white [3201]" strokecolor="red" strokeweight="2.25pt">
                  <v:textbox>
                    <w:txbxContent>
                      <w:p w14:paraId="7C6DE23D" w14:textId="77777777" w:rsidR="00276DB6" w:rsidRDefault="00276DB6">
                        <w:pPr>
                          <w:pStyle w:val="EquationIndex"/>
                          <w:pPrChange w:id="11690" w:author="The Si Tran" w:date="2012-12-16T10:41:00Z">
                            <w:pPr>
                              <w:spacing w:before="0" w:line="240" w:lineRule="auto"/>
                            </w:pPr>
                          </w:pPrChange>
                        </w:pPr>
                        <w:ins w:id="11691" w:author="The Si Tran" w:date="2012-12-11T06:33:00Z">
                          <w:r>
                            <w:t>Chọn tập tin dữ liệu</w:t>
                          </w:r>
                        </w:ins>
                      </w:p>
                    </w:txbxContent>
                  </v:textbox>
                </v:shape>
              </w:pict>
            </mc:Fallback>
          </mc:AlternateContent>
        </w:r>
      </w:ins>
      <w:ins w:id="11692" w:author="The Si Tran" w:date="2012-12-11T06:32:00Z">
        <w:r w:rsidR="00B737B9">
          <w:rPr>
            <w:noProof/>
            <w:rPrChange w:id="11693" w:author="Unknown">
              <w:rPr>
                <w:noProof/>
              </w:rPr>
            </w:rPrChange>
          </w:rPr>
          <mc:AlternateContent>
            <mc:Choice Requires="wps">
              <w:drawing>
                <wp:anchor distT="0" distB="0" distL="114300" distR="114300" simplePos="0" relativeHeight="251739648" behindDoc="0" locked="0" layoutInCell="1" allowOverlap="1" wp14:anchorId="51664591" wp14:editId="4481D57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D4991" id="Straight Connector 158" o:spid="_x0000_s1026" style="position:absolute;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694" w:author="Unknown">
              <w:rPr>
                <w:noProof/>
              </w:rPr>
            </w:rPrChange>
          </w:rPr>
          <mc:AlternateContent>
            <mc:Choice Requires="wps">
              <w:drawing>
                <wp:anchor distT="0" distB="0" distL="114300" distR="114300" simplePos="0" relativeHeight="251565568" behindDoc="0" locked="0" layoutInCell="1" allowOverlap="1" wp14:anchorId="00FEE6EF" wp14:editId="43E80A0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D1718" id="Straight Connector 157"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695" w:author="Unknown">
              <w:rPr>
                <w:noProof/>
              </w:rPr>
            </w:rPrChange>
          </w:rPr>
          <mc:AlternateContent>
            <mc:Choice Requires="wps">
              <w:drawing>
                <wp:anchor distT="0" distB="0" distL="114300" distR="114300" simplePos="0" relativeHeight="251564544" behindDoc="0" locked="0" layoutInCell="1" allowOverlap="1" wp14:anchorId="43350F25" wp14:editId="37D5A4C8">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0D29C" id="Straight Connector 156"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696" w:author="The Si Tran" w:date="2012-12-11T06:31:00Z">
        <w:r w:rsidR="00B737B9">
          <w:rPr>
            <w:noProof/>
            <w:rPrChange w:id="11697" w:author="Unknown">
              <w:rPr>
                <w:noProof/>
              </w:rPr>
            </w:rPrChange>
          </w:rPr>
          <mc:AlternateContent>
            <mc:Choice Requires="wps">
              <w:drawing>
                <wp:anchor distT="0" distB="0" distL="114300" distR="114300" simplePos="0" relativeHeight="251562496" behindDoc="0" locked="0" layoutInCell="1" allowOverlap="1" wp14:anchorId="4B2D0E99" wp14:editId="1A1F5843">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E9445" id="Straight Connector 153"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698" w:author="Unknown">
              <w:rPr>
                <w:noProof/>
              </w:rPr>
            </w:rPrChange>
          </w:rPr>
          <mc:AlternateContent>
            <mc:Choice Requires="wps">
              <w:drawing>
                <wp:anchor distT="0" distB="0" distL="114300" distR="114300" simplePos="0" relativeHeight="251563520" behindDoc="0" locked="0" layoutInCell="1" allowOverlap="1" wp14:anchorId="03A6DB0A" wp14:editId="3F89C06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F25DF" id="Straight Connector 15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699" w:author="Unknown">
              <w:rPr>
                <w:noProof/>
              </w:rPr>
            </w:rPrChange>
          </w:rPr>
          <w:drawing>
            <wp:inline distT="0" distB="0" distL="0" distR="0" wp14:anchorId="7B62F606" wp14:editId="22A6325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700" w:author="The Si Tran" w:date="2012-12-11T06:29:00Z"/>
          <w:rFonts w:ascii="Times New Roman" w:hAnsi="Times New Roman"/>
          <w:sz w:val="26"/>
          <w:szCs w:val="26"/>
        </w:rPr>
      </w:pPr>
      <w:ins w:id="11701" w:author="The Si Tran" w:date="2012-12-11T06:20:00Z">
        <w:r w:rsidRPr="00B20D96">
          <w:rPr>
            <w:rFonts w:ascii="Times New Roman" w:hAnsi="Times New Roman"/>
            <w:sz w:val="26"/>
            <w:szCs w:val="26"/>
            <w:rPrChange w:id="11702" w:author="The Si Tran" w:date="2012-12-11T06:28:00Z">
              <w:rPr/>
            </w:rPrChange>
          </w:rPr>
          <w:t xml:space="preserve">Ta nhấp vào </w:t>
        </w:r>
      </w:ins>
      <w:ins w:id="11703" w:author="The Si Tran" w:date="2012-12-11T06:27:00Z">
        <w:r w:rsidR="00A33636" w:rsidRPr="00B20D96">
          <w:rPr>
            <w:rFonts w:ascii="Times New Roman" w:hAnsi="Times New Roman"/>
            <w:sz w:val="26"/>
            <w:szCs w:val="26"/>
            <w:rPrChange w:id="11704" w:author="The Si Tran" w:date="2012-12-11T06:28:00Z">
              <w:rPr>
                <w:rFonts w:ascii="Times New Roman" w:hAnsi="Times New Roman"/>
              </w:rPr>
            </w:rPrChange>
          </w:rPr>
          <w:t>nút</w:t>
        </w:r>
      </w:ins>
      <w:ins w:id="11705" w:author="The Si Tran" w:date="2012-12-11T06:20:00Z">
        <w:r w:rsidRPr="00B20D96">
          <w:rPr>
            <w:rFonts w:ascii="Times New Roman" w:hAnsi="Times New Roman"/>
            <w:sz w:val="26"/>
            <w:szCs w:val="26"/>
            <w:rPrChange w:id="11706"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707" w:author="The Si Tran" w:date="2012-12-11T06:20:00Z"/>
          <w:rFonts w:ascii="Times New Roman" w:hAnsi="Times New Roman"/>
          <w:sz w:val="26"/>
          <w:szCs w:val="26"/>
          <w:rPrChange w:id="11708" w:author="The Si Tran" w:date="2012-12-11T06:28:00Z">
            <w:rPr>
              <w:ins w:id="11709" w:author="The Si Tran" w:date="2012-12-11T06:20:00Z"/>
            </w:rPr>
          </w:rPrChange>
        </w:rPr>
        <w:pPrChange w:id="11710"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711" w:author="The Si Tran" w:date="2012-12-11T06:36:00Z"/>
          <w:rFonts w:ascii="Times New Roman" w:hAnsi="Times New Roman"/>
        </w:rPr>
      </w:pPr>
      <w:ins w:id="11712" w:author="The Si Tran" w:date="2012-12-11T06:20:00Z">
        <w:r w:rsidRPr="001B545C">
          <w:rPr>
            <w:rFonts w:ascii="Times New Roman" w:hAnsi="Times New Roman"/>
            <w:noProof/>
            <w:rPrChange w:id="11713" w:author="Unknown">
              <w:rPr>
                <w:noProof/>
              </w:rPr>
            </w:rPrChange>
          </w:rPr>
          <w:drawing>
            <wp:inline distT="0" distB="0" distL="0" distR="0" wp14:anchorId="7A0D5060" wp14:editId="5CE6E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714" w:author="The Si Tran" w:date="2012-12-11T06:20:00Z"/>
          <w:rFonts w:ascii="Times New Roman" w:hAnsi="Times New Roman"/>
          <w:rPrChange w:id="11715" w:author="The Si Tran" w:date="2012-12-11T06:24:00Z">
            <w:rPr>
              <w:ins w:id="11716"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717" w:author="The Si Tran" w:date="2012-12-11T06:20:00Z"/>
          <w:rFonts w:ascii="Times New Roman" w:hAnsi="Times New Roman"/>
          <w:sz w:val="26"/>
          <w:szCs w:val="26"/>
          <w:rPrChange w:id="11718" w:author="The Si Tran" w:date="2012-12-16T10:18:00Z">
            <w:rPr>
              <w:ins w:id="11719" w:author="The Si Tran" w:date="2012-12-11T06:20:00Z"/>
            </w:rPr>
          </w:rPrChange>
        </w:rPr>
      </w:pPr>
      <w:ins w:id="11720" w:author="The Si Tran" w:date="2012-12-11T06:20:00Z">
        <w:r w:rsidRPr="00F51D11">
          <w:rPr>
            <w:rFonts w:ascii="Times New Roman" w:hAnsi="Times New Roman"/>
            <w:sz w:val="26"/>
            <w:szCs w:val="26"/>
            <w:rPrChange w:id="11721"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722" w:author="The Si Tran" w:date="2012-12-11T06:37:00Z"/>
          <w:sz w:val="26"/>
          <w:szCs w:val="26"/>
          <w:rPrChange w:id="11723" w:author="The Si Tran" w:date="2012-12-11T06:38:00Z">
            <w:rPr>
              <w:ins w:id="11724" w:author="The Si Tran" w:date="2012-12-11T06:37:00Z"/>
            </w:rPr>
          </w:rPrChange>
        </w:rPr>
        <w:pPrChange w:id="11725" w:author="The Si Tran" w:date="2012-12-11T06:38:00Z">
          <w:pPr>
            <w:pStyle w:val="ListParagraph"/>
            <w:numPr>
              <w:numId w:val="35"/>
            </w:numPr>
            <w:spacing w:after="160" w:line="259" w:lineRule="auto"/>
            <w:ind w:left="1080" w:hanging="360"/>
          </w:pPr>
        </w:pPrChange>
      </w:pPr>
      <w:bookmarkStart w:id="11726" w:name="_Toc343029972"/>
      <w:ins w:id="11727" w:author="The Si Tran" w:date="2012-12-11T06:38:00Z">
        <w:r w:rsidRPr="00554AC4">
          <w:rPr>
            <w:b w:val="0"/>
            <w:sz w:val="26"/>
            <w:szCs w:val="26"/>
            <w:rPrChange w:id="11728" w:author="The Si Tran" w:date="2012-12-11T06:38:00Z">
              <w:rPr/>
            </w:rPrChange>
          </w:rPr>
          <w:t>Phân tích tập dữ liệu qua đồ thị</w:t>
        </w:r>
      </w:ins>
      <w:bookmarkEnd w:id="11726"/>
    </w:p>
    <w:p w14:paraId="2D19A555" w14:textId="77777777" w:rsidR="00667F2E" w:rsidRPr="003E01A2" w:rsidRDefault="00667F2E" w:rsidP="00667F2E">
      <w:pPr>
        <w:pStyle w:val="ListParagraph"/>
        <w:numPr>
          <w:ilvl w:val="0"/>
          <w:numId w:val="36"/>
        </w:numPr>
        <w:spacing w:after="160" w:line="259" w:lineRule="auto"/>
        <w:rPr>
          <w:ins w:id="11729" w:author="The Si Tran" w:date="2012-12-11T06:20:00Z"/>
          <w:rFonts w:ascii="Times New Roman" w:hAnsi="Times New Roman"/>
          <w:sz w:val="26"/>
          <w:szCs w:val="26"/>
          <w:rPrChange w:id="11730" w:author="The Si Tran" w:date="2012-12-11T06:41:00Z">
            <w:rPr>
              <w:ins w:id="11731" w:author="The Si Tran" w:date="2012-12-11T06:20:00Z"/>
            </w:rPr>
          </w:rPrChange>
        </w:rPr>
      </w:pPr>
      <w:ins w:id="11732" w:author="The Si Tran" w:date="2012-12-11T06:20:00Z">
        <w:r w:rsidRPr="003E01A2">
          <w:rPr>
            <w:rFonts w:ascii="Times New Roman" w:hAnsi="Times New Roman"/>
            <w:sz w:val="26"/>
            <w:szCs w:val="26"/>
            <w:rPrChange w:id="11733" w:author="The Si Tran" w:date="2012-12-11T06:41:00Z">
              <w:rPr/>
            </w:rPrChange>
          </w:rPr>
          <w:t xml:space="preserve">Xem đồ thị chuỗi dữ liệu bằng cách chọn </w:t>
        </w:r>
      </w:ins>
      <w:ins w:id="11734" w:author="The Si Tran" w:date="2012-12-11T06:39:00Z">
        <w:r w:rsidR="00554AC4" w:rsidRPr="003E01A2">
          <w:rPr>
            <w:rFonts w:ascii="Times New Roman" w:hAnsi="Times New Roman"/>
            <w:sz w:val="26"/>
            <w:szCs w:val="26"/>
            <w:rPrChange w:id="11735" w:author="The Si Tran" w:date="2012-12-11T06:41:00Z">
              <w:rPr>
                <w:rFonts w:ascii="Times New Roman" w:hAnsi="Times New Roman"/>
              </w:rPr>
            </w:rPrChange>
          </w:rPr>
          <w:t>nút</w:t>
        </w:r>
      </w:ins>
      <w:ins w:id="11736" w:author="The Si Tran" w:date="2012-12-11T06:20:00Z">
        <w:r w:rsidRPr="003E01A2">
          <w:rPr>
            <w:rFonts w:ascii="Times New Roman" w:hAnsi="Times New Roman"/>
            <w:sz w:val="26"/>
            <w:szCs w:val="26"/>
            <w:rPrChange w:id="11737" w:author="The Si Tran" w:date="2012-12-11T06:41:00Z">
              <w:rPr/>
            </w:rPrChange>
          </w:rPr>
          <w:t xml:space="preserve"> [Plot]</w:t>
        </w:r>
      </w:ins>
    </w:p>
    <w:p w14:paraId="4BE86C4B" w14:textId="77777777" w:rsidR="00667F2E" w:rsidRPr="001B545C" w:rsidRDefault="00667F2E" w:rsidP="00667F2E">
      <w:pPr>
        <w:pStyle w:val="ListParagraph"/>
        <w:ind w:left="1440"/>
        <w:rPr>
          <w:ins w:id="11738" w:author="The Si Tran" w:date="2012-12-11T06:20:00Z"/>
          <w:rFonts w:ascii="Times New Roman" w:hAnsi="Times New Roman"/>
          <w:rPrChange w:id="11739" w:author="The Si Tran" w:date="2012-12-11T06:24:00Z">
            <w:rPr>
              <w:ins w:id="11740" w:author="The Si Tran" w:date="2012-12-11T06:20:00Z"/>
            </w:rPr>
          </w:rPrChange>
        </w:rPr>
      </w:pPr>
      <w:ins w:id="11741" w:author="The Si Tran" w:date="2012-12-11T06:20:00Z">
        <w:r w:rsidRPr="001B545C">
          <w:rPr>
            <w:rFonts w:ascii="Times New Roman" w:hAnsi="Times New Roman"/>
            <w:noProof/>
            <w:rPrChange w:id="11742" w:author="Unknown">
              <w:rPr>
                <w:noProof/>
              </w:rPr>
            </w:rPrChange>
          </w:rPr>
          <w:drawing>
            <wp:inline distT="0" distB="0" distL="0" distR="0" wp14:anchorId="5E272D5A" wp14:editId="22343D46">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743" w:author="The Si Tran" w:date="2012-12-11T06:20:00Z"/>
          <w:rFonts w:ascii="Times New Roman" w:hAnsi="Times New Roman"/>
          <w:sz w:val="26"/>
          <w:szCs w:val="26"/>
          <w:rPrChange w:id="11744" w:author="The Si Tran" w:date="2012-12-11T06:41:00Z">
            <w:rPr>
              <w:ins w:id="11745" w:author="The Si Tran" w:date="2012-12-11T06:20:00Z"/>
            </w:rPr>
          </w:rPrChange>
        </w:rPr>
        <w:pPrChange w:id="11746" w:author="The Si Tran" w:date="2012-12-11T06:40:00Z">
          <w:pPr>
            <w:pStyle w:val="ListParagraph"/>
            <w:ind w:left="1440"/>
          </w:pPr>
        </w:pPrChange>
      </w:pPr>
      <w:ins w:id="11747" w:author="The Si Tran" w:date="2012-12-11T06:40:00Z">
        <w:r w:rsidRPr="003E01A2">
          <w:rPr>
            <w:rFonts w:ascii="Times New Roman" w:hAnsi="Times New Roman"/>
            <w:sz w:val="26"/>
            <w:szCs w:val="26"/>
            <w:rPrChange w:id="11748"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749" w:author="The Si Tran" w:date="2012-12-11T06:39:00Z"/>
          <w:rFonts w:ascii="Times New Roman" w:hAnsi="Times New Roman"/>
          <w:sz w:val="26"/>
          <w:szCs w:val="26"/>
          <w:rPrChange w:id="11750" w:author="The Si Tran" w:date="2012-12-11T06:41:00Z">
            <w:rPr>
              <w:ins w:id="11751" w:author="The Si Tran" w:date="2012-12-11T06:39:00Z"/>
              <w:rFonts w:ascii="Times New Roman" w:hAnsi="Times New Roman"/>
            </w:rPr>
          </w:rPrChange>
        </w:rPr>
      </w:pPr>
      <w:ins w:id="11752" w:author="The Si Tran" w:date="2012-12-11T06:20:00Z">
        <w:r w:rsidRPr="003E01A2">
          <w:rPr>
            <w:rFonts w:ascii="Times New Roman" w:hAnsi="Times New Roman"/>
            <w:sz w:val="26"/>
            <w:szCs w:val="26"/>
            <w:rPrChange w:id="11753"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754" w:author="The Si Tran" w:date="2012-12-11T06:41:00Z"/>
          <w:rFonts w:ascii="Times New Roman" w:hAnsi="Times New Roman"/>
          <w:sz w:val="26"/>
          <w:szCs w:val="26"/>
        </w:rPr>
        <w:pPrChange w:id="11755" w:author="The Si Tran" w:date="2012-12-11T06:39:00Z">
          <w:pPr>
            <w:pStyle w:val="ListParagraph"/>
            <w:numPr>
              <w:numId w:val="36"/>
            </w:numPr>
            <w:spacing w:after="160" w:line="259" w:lineRule="auto"/>
            <w:ind w:left="1440" w:hanging="360"/>
          </w:pPr>
        </w:pPrChange>
      </w:pPr>
      <w:ins w:id="11756" w:author="The Si Tran" w:date="2012-12-11T06:39:00Z">
        <w:r w:rsidRPr="003E01A2">
          <w:rPr>
            <w:rFonts w:ascii="Times New Roman" w:hAnsi="Times New Roman"/>
            <w:sz w:val="26"/>
            <w:szCs w:val="26"/>
            <w:rPrChange w:id="11757" w:author="The Si Tran" w:date="2012-12-11T06:41:00Z">
              <w:rPr>
                <w:rFonts w:ascii="Times New Roman" w:hAnsi="Times New Roman"/>
              </w:rPr>
            </w:rPrChange>
          </w:rPr>
          <w:t>Thông qua đồ thị này, ta có thể ước lượng được tính xu hướng và tính m</w:t>
        </w:r>
      </w:ins>
      <w:ins w:id="11758" w:author="The Si Tran" w:date="2012-12-11T06:40:00Z">
        <w:r w:rsidRPr="003E01A2">
          <w:rPr>
            <w:rFonts w:ascii="Times New Roman" w:hAnsi="Times New Roman"/>
            <w:sz w:val="26"/>
            <w:szCs w:val="26"/>
            <w:rPrChange w:id="11759" w:author="The Si Tran" w:date="2012-12-11T06:41:00Z">
              <w:rPr>
                <w:rFonts w:ascii="Times New Roman" w:hAnsi="Times New Roman"/>
              </w:rPr>
            </w:rPrChange>
          </w:rPr>
          <w:t>ùa trong chuỗi dữ liệu</w:t>
        </w:r>
      </w:ins>
      <w:ins w:id="11760"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761" w:author="The Si Tran" w:date="2012-12-11T06:20:00Z"/>
          <w:rFonts w:ascii="Times New Roman" w:hAnsi="Times New Roman"/>
          <w:sz w:val="26"/>
          <w:szCs w:val="26"/>
          <w:rPrChange w:id="11762" w:author="The Si Tran" w:date="2012-12-11T06:41:00Z">
            <w:rPr>
              <w:ins w:id="11763" w:author="The Si Tran" w:date="2012-12-11T06:20:00Z"/>
            </w:rPr>
          </w:rPrChange>
        </w:rPr>
        <w:pPrChange w:id="11764"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765" w:author="The Si Tran" w:date="2012-12-11T06:20:00Z"/>
          <w:rFonts w:ascii="Times New Roman" w:hAnsi="Times New Roman"/>
          <w:rPrChange w:id="11766" w:author="The Si Tran" w:date="2012-12-11T06:24:00Z">
            <w:rPr>
              <w:ins w:id="11767" w:author="The Si Tran" w:date="2012-12-11T06:20:00Z"/>
            </w:rPr>
          </w:rPrChange>
        </w:rPr>
      </w:pPr>
      <w:ins w:id="11768" w:author="The Si Tran" w:date="2012-12-11T06:20:00Z">
        <w:r w:rsidRPr="001B545C">
          <w:rPr>
            <w:rFonts w:ascii="Times New Roman" w:hAnsi="Times New Roman"/>
            <w:noProof/>
            <w:rPrChange w:id="11769" w:author="Unknown">
              <w:rPr>
                <w:noProof/>
              </w:rPr>
            </w:rPrChange>
          </w:rPr>
          <w:lastRenderedPageBreak/>
          <w:drawing>
            <wp:inline distT="0" distB="0" distL="0" distR="0" wp14:anchorId="4AF5CF79" wp14:editId="491F745B">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770" w:author="The Si Tran" w:date="2012-12-11T06:41:00Z"/>
          <w:rFonts w:ascii="Times New Roman" w:hAnsi="Times New Roman"/>
          <w:sz w:val="26"/>
          <w:szCs w:val="26"/>
        </w:rPr>
      </w:pPr>
      <w:ins w:id="11771"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772"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773" w:author="The Si Tran" w:date="2012-12-11T06:20:00Z"/>
          <w:rFonts w:ascii="Times New Roman" w:hAnsi="Times New Roman"/>
          <w:rPrChange w:id="11774" w:author="The Si Tran" w:date="2012-12-11T06:24:00Z">
            <w:rPr>
              <w:ins w:id="11775"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776" w:author="The Si Tran" w:date="2012-12-11T06:43:00Z"/>
          <w:rFonts w:ascii="Times New Roman" w:hAnsi="Times New Roman"/>
          <w:sz w:val="26"/>
          <w:szCs w:val="26"/>
        </w:rPr>
      </w:pPr>
      <w:ins w:id="11777" w:author="The Si Tran" w:date="2012-12-11T06:20:00Z">
        <w:r w:rsidRPr="0097191E">
          <w:rPr>
            <w:rFonts w:ascii="Times New Roman" w:hAnsi="Times New Roman"/>
            <w:sz w:val="26"/>
            <w:szCs w:val="26"/>
            <w:rPrChange w:id="11778"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779" w:author="The Si Tran" w:date="2012-12-11T06:43:00Z"/>
          <w:rFonts w:ascii="Times New Roman" w:hAnsi="Times New Roman"/>
          <w:sz w:val="26"/>
          <w:szCs w:val="26"/>
        </w:rPr>
        <w:pPrChange w:id="11780" w:author="The Si Tran" w:date="2012-12-11T06:43:00Z">
          <w:pPr>
            <w:pStyle w:val="ListParagraph"/>
            <w:numPr>
              <w:numId w:val="36"/>
            </w:numPr>
            <w:spacing w:after="160" w:line="259" w:lineRule="auto"/>
            <w:ind w:left="1440" w:hanging="360"/>
          </w:pPr>
        </w:pPrChange>
      </w:pPr>
      <w:ins w:id="11781" w:author="The Si Tran" w:date="2012-12-11T06:43:00Z">
        <w:r>
          <w:rPr>
            <w:rFonts w:ascii="Times New Roman" w:hAnsi="Times New Roman"/>
            <w:sz w:val="26"/>
            <w:szCs w:val="26"/>
          </w:rPr>
          <w:t>Thông qua đồ thị này và đồ thị hệ số tự tương quan</w:t>
        </w:r>
      </w:ins>
      <w:ins w:id="11782"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783" w:author="The Si Tran" w:date="2012-12-11T06:20:00Z"/>
          <w:rFonts w:ascii="Times New Roman" w:hAnsi="Times New Roman"/>
          <w:sz w:val="26"/>
          <w:szCs w:val="26"/>
          <w:rPrChange w:id="11784" w:author="The Si Tran" w:date="2012-12-11T06:42:00Z">
            <w:rPr>
              <w:ins w:id="11785" w:author="The Si Tran" w:date="2012-12-11T06:20:00Z"/>
            </w:rPr>
          </w:rPrChange>
        </w:rPr>
        <w:pPrChange w:id="11786"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787" w:author="The Si Tran" w:date="2012-12-11T06:44:00Z"/>
          <w:rFonts w:ascii="Times New Roman" w:hAnsi="Times New Roman"/>
        </w:rPr>
      </w:pPr>
      <w:ins w:id="11788" w:author="The Si Tran" w:date="2012-12-11T06:20:00Z">
        <w:r w:rsidRPr="001B545C">
          <w:rPr>
            <w:rFonts w:ascii="Times New Roman" w:hAnsi="Times New Roman"/>
            <w:noProof/>
            <w:rPrChange w:id="11789" w:author="Unknown">
              <w:rPr>
                <w:noProof/>
              </w:rPr>
            </w:rPrChange>
          </w:rPr>
          <w:drawing>
            <wp:inline distT="0" distB="0" distL="0" distR="0" wp14:anchorId="5413DEB2" wp14:editId="56BF9D4D">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790" w:author="The Si Tran" w:date="2012-12-11T06:44:00Z"/>
          <w:rFonts w:ascii="Times New Roman" w:hAnsi="Times New Roman"/>
          <w:sz w:val="26"/>
          <w:szCs w:val="26"/>
        </w:rPr>
      </w:pPr>
      <w:ins w:id="11791"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792" w:author="The Si Tran" w:date="2012-12-11T06:20:00Z"/>
          <w:rFonts w:ascii="Times New Roman" w:hAnsi="Times New Roman"/>
          <w:rPrChange w:id="11793" w:author="The Si Tran" w:date="2012-12-11T06:24:00Z">
            <w:rPr>
              <w:ins w:id="11794" w:author="The Si Tran" w:date="2012-12-11T06:20:00Z"/>
            </w:rPr>
          </w:rPrChange>
        </w:rPr>
      </w:pPr>
    </w:p>
    <w:p w14:paraId="07908807" w14:textId="77777777" w:rsidR="00667F2E" w:rsidRPr="001B545C" w:rsidRDefault="00667F2E" w:rsidP="00667F2E">
      <w:pPr>
        <w:pStyle w:val="ListParagraph"/>
        <w:ind w:left="1440"/>
        <w:rPr>
          <w:ins w:id="11795" w:author="The Si Tran" w:date="2012-12-11T06:20:00Z"/>
          <w:rFonts w:ascii="Times New Roman" w:hAnsi="Times New Roman"/>
          <w:rPrChange w:id="11796" w:author="The Si Tran" w:date="2012-12-11T06:24:00Z">
            <w:rPr>
              <w:ins w:id="11797"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798" w:author="The Si Tran" w:date="2012-12-11T06:45:00Z"/>
          <w:rFonts w:ascii="Times New Roman" w:hAnsi="Times New Roman"/>
          <w:sz w:val="26"/>
          <w:szCs w:val="26"/>
        </w:rPr>
      </w:pPr>
      <w:ins w:id="11799" w:author="The Si Tran" w:date="2012-12-11T06:20:00Z">
        <w:r w:rsidRPr="00C14E00">
          <w:rPr>
            <w:rFonts w:ascii="Times New Roman" w:hAnsi="Times New Roman"/>
            <w:sz w:val="26"/>
            <w:szCs w:val="26"/>
            <w:rPrChange w:id="11800"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801" w:author="The Si Tran" w:date="2012-12-11T06:20:00Z"/>
          <w:rFonts w:ascii="Times New Roman" w:hAnsi="Times New Roman"/>
          <w:sz w:val="26"/>
          <w:szCs w:val="26"/>
          <w:rPrChange w:id="11802" w:author="The Si Tran" w:date="2012-12-11T06:45:00Z">
            <w:rPr>
              <w:ins w:id="11803" w:author="The Si Tran" w:date="2012-12-11T06:20:00Z"/>
            </w:rPr>
          </w:rPrChange>
        </w:rPr>
        <w:pPrChange w:id="11804" w:author="The Si Tran" w:date="2012-12-11T06:45:00Z">
          <w:pPr>
            <w:pStyle w:val="ListParagraph"/>
            <w:numPr>
              <w:numId w:val="36"/>
            </w:numPr>
            <w:spacing w:after="160" w:line="259" w:lineRule="auto"/>
            <w:ind w:left="1440" w:hanging="360"/>
          </w:pPr>
        </w:pPrChange>
      </w:pPr>
      <w:ins w:id="11805" w:author="The Si Tran" w:date="2012-12-11T06:45:00Z">
        <w:r>
          <w:rPr>
            <w:rFonts w:ascii="Times New Roman" w:hAnsi="Times New Roman"/>
            <w:sz w:val="26"/>
            <w:szCs w:val="26"/>
          </w:rPr>
          <w:lastRenderedPageBreak/>
          <w:t>Thông qua đồ thị này, ta có thể đánh giá được độ chính xác của</w:t>
        </w:r>
      </w:ins>
      <w:ins w:id="11806"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807" w:author="The Si Tran" w:date="2012-12-11T06:49:00Z"/>
          <w:rFonts w:ascii="Times New Roman" w:hAnsi="Times New Roman"/>
        </w:rPr>
      </w:pPr>
      <w:ins w:id="11808" w:author="The Si Tran" w:date="2012-12-11T06:20:00Z">
        <w:r w:rsidRPr="001B545C">
          <w:rPr>
            <w:rFonts w:ascii="Times New Roman" w:hAnsi="Times New Roman"/>
            <w:noProof/>
            <w:rPrChange w:id="11809" w:author="Unknown">
              <w:rPr>
                <w:noProof/>
              </w:rPr>
            </w:rPrChange>
          </w:rPr>
          <w:drawing>
            <wp:inline distT="0" distB="0" distL="0" distR="0" wp14:anchorId="27469DE2" wp14:editId="10026F7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810" w:author="The Si Tran" w:date="2012-12-11T06:49:00Z"/>
          <w:rFonts w:ascii="Times New Roman" w:hAnsi="Times New Roman"/>
          <w:sz w:val="26"/>
          <w:szCs w:val="26"/>
        </w:rPr>
      </w:pPr>
      <w:ins w:id="11811"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812" w:author="The Si Tran" w:date="2012-12-11T06:20:00Z"/>
        </w:rPr>
        <w:pPrChange w:id="11813" w:author="The Si Tran" w:date="2012-12-11T06:50:00Z">
          <w:pPr>
            <w:pStyle w:val="ListParagraph"/>
            <w:ind w:left="1440"/>
          </w:pPr>
        </w:pPrChange>
      </w:pPr>
      <w:bookmarkStart w:id="11814" w:name="_Toc343029973"/>
      <w:ins w:id="11815" w:author="The Si Tran" w:date="2012-12-11T06:50:00Z">
        <w:r>
          <w:rPr>
            <w:b w:val="0"/>
            <w:sz w:val="26"/>
            <w:szCs w:val="26"/>
          </w:rPr>
          <w:t>Ước lượng tham số cho mô hình SARIMA</w:t>
        </w:r>
        <w:bookmarkEnd w:id="11814"/>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816" w:author="The Si Tran" w:date="2012-12-11T06:20:00Z"/>
          <w:rFonts w:ascii="Times New Roman" w:hAnsi="Times New Roman"/>
          <w:sz w:val="26"/>
          <w:szCs w:val="26"/>
          <w:rPrChange w:id="11817" w:author="The Si Tran" w:date="2012-12-11T06:51:00Z">
            <w:rPr>
              <w:ins w:id="11818" w:author="The Si Tran" w:date="2012-12-11T06:20:00Z"/>
            </w:rPr>
          </w:rPrChange>
        </w:rPr>
      </w:pPr>
      <w:ins w:id="11819" w:author="The Si Tran" w:date="2012-12-11T06:20:00Z">
        <w:r w:rsidRPr="00FF6A63">
          <w:rPr>
            <w:rFonts w:ascii="Times New Roman" w:hAnsi="Times New Roman"/>
            <w:sz w:val="26"/>
            <w:szCs w:val="26"/>
            <w:rPrChange w:id="11820" w:author="The Si Tran" w:date="2012-12-11T06:51:00Z">
              <w:rPr/>
            </w:rPrChange>
          </w:rPr>
          <w:t>Ước lượng tự động</w:t>
        </w:r>
      </w:ins>
    </w:p>
    <w:p w14:paraId="1F3B2740" w14:textId="77777777" w:rsidR="00667F2E" w:rsidRPr="00FF6A63" w:rsidRDefault="00667F2E" w:rsidP="00667F2E">
      <w:pPr>
        <w:pStyle w:val="ListParagraph"/>
        <w:ind w:left="1440"/>
        <w:rPr>
          <w:ins w:id="11821" w:author="The Si Tran" w:date="2012-12-11T06:20:00Z"/>
          <w:rFonts w:ascii="Times New Roman" w:hAnsi="Times New Roman"/>
          <w:sz w:val="26"/>
          <w:szCs w:val="26"/>
          <w:rPrChange w:id="11822" w:author="The Si Tran" w:date="2012-12-11T06:51:00Z">
            <w:rPr>
              <w:ins w:id="11823" w:author="The Si Tran" w:date="2012-12-11T06:20:00Z"/>
            </w:rPr>
          </w:rPrChange>
        </w:rPr>
      </w:pPr>
      <w:ins w:id="11824" w:author="The Si Tran" w:date="2012-12-11T06:20:00Z">
        <w:r w:rsidRPr="00FF6A63">
          <w:rPr>
            <w:rFonts w:ascii="Times New Roman" w:hAnsi="Times New Roman"/>
            <w:sz w:val="26"/>
            <w:szCs w:val="26"/>
            <w:rPrChange w:id="11825"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826" w:author="The Si Tran" w:date="2012-12-11T06:20:00Z"/>
          <w:rFonts w:ascii="Times New Roman" w:hAnsi="Times New Roman"/>
          <w:sz w:val="26"/>
          <w:szCs w:val="26"/>
          <w:rPrChange w:id="11827" w:author="The Si Tran" w:date="2012-12-11T06:51:00Z">
            <w:rPr>
              <w:ins w:id="11828" w:author="The Si Tran" w:date="2012-12-11T06:20:00Z"/>
            </w:rPr>
          </w:rPrChange>
        </w:rPr>
      </w:pPr>
      <w:ins w:id="11829" w:author="The Si Tran" w:date="2012-12-11T06:20:00Z">
        <w:r w:rsidRPr="00FF6A63">
          <w:rPr>
            <w:rFonts w:ascii="Times New Roman" w:hAnsi="Times New Roman"/>
            <w:sz w:val="26"/>
            <w:szCs w:val="26"/>
            <w:rPrChange w:id="11830"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831" w:author="The Si Tran" w:date="2012-12-11T06:20:00Z"/>
          <w:rFonts w:ascii="Times New Roman" w:hAnsi="Times New Roman"/>
          <w:rPrChange w:id="11832" w:author="The Si Tran" w:date="2012-12-11T06:24:00Z">
            <w:rPr>
              <w:ins w:id="11833" w:author="The Si Tran" w:date="2012-12-11T06:20:00Z"/>
            </w:rPr>
          </w:rPrChange>
        </w:rPr>
      </w:pPr>
    </w:p>
    <w:p w14:paraId="5D840CAC" w14:textId="77777777" w:rsidR="00667F2E" w:rsidRPr="001B545C" w:rsidRDefault="00667F2E" w:rsidP="00667F2E">
      <w:pPr>
        <w:pStyle w:val="ListParagraph"/>
        <w:ind w:left="1440"/>
        <w:rPr>
          <w:ins w:id="11834" w:author="The Si Tran" w:date="2012-12-11T06:20:00Z"/>
          <w:rFonts w:ascii="Times New Roman" w:hAnsi="Times New Roman"/>
          <w:rPrChange w:id="11835" w:author="The Si Tran" w:date="2012-12-11T06:24:00Z">
            <w:rPr>
              <w:ins w:id="11836" w:author="The Si Tran" w:date="2012-12-11T06:20:00Z"/>
            </w:rPr>
          </w:rPrChange>
        </w:rPr>
      </w:pPr>
    </w:p>
    <w:p w14:paraId="2DE715E0" w14:textId="77777777" w:rsidR="00667F2E" w:rsidRPr="001B545C" w:rsidRDefault="00667F2E" w:rsidP="00667F2E">
      <w:pPr>
        <w:pStyle w:val="ListParagraph"/>
        <w:ind w:left="1440"/>
        <w:rPr>
          <w:ins w:id="11837" w:author="The Si Tran" w:date="2012-12-11T06:20:00Z"/>
          <w:rFonts w:ascii="Times New Roman" w:hAnsi="Times New Roman"/>
          <w:rPrChange w:id="11838" w:author="The Si Tran" w:date="2012-12-11T06:24:00Z">
            <w:rPr>
              <w:ins w:id="11839" w:author="The Si Tran" w:date="2012-12-11T06:20:00Z"/>
            </w:rPr>
          </w:rPrChange>
        </w:rPr>
      </w:pPr>
    </w:p>
    <w:p w14:paraId="153F01BA" w14:textId="77777777" w:rsidR="00667F2E" w:rsidRPr="001B545C" w:rsidRDefault="007E692E">
      <w:pPr>
        <w:pStyle w:val="ListParagraph"/>
        <w:ind w:left="0"/>
        <w:jc w:val="center"/>
        <w:rPr>
          <w:ins w:id="11840" w:author="The Si Tran" w:date="2012-12-11T06:20:00Z"/>
          <w:rFonts w:ascii="Times New Roman" w:hAnsi="Times New Roman"/>
          <w:rPrChange w:id="11841" w:author="The Si Tran" w:date="2012-12-11T06:24:00Z">
            <w:rPr>
              <w:ins w:id="11842" w:author="The Si Tran" w:date="2012-12-11T06:20:00Z"/>
            </w:rPr>
          </w:rPrChange>
        </w:rPr>
        <w:pPrChange w:id="11843" w:author="The Si Tran" w:date="2012-12-11T06:47:00Z">
          <w:pPr>
            <w:pStyle w:val="ListParagraph"/>
            <w:ind w:left="0"/>
          </w:pPr>
        </w:pPrChange>
      </w:pPr>
      <w:ins w:id="11844" w:author="The Si Tran" w:date="2012-12-11T06:20:00Z">
        <w:r w:rsidRPr="001B545C">
          <w:rPr>
            <w:rFonts w:ascii="Times New Roman" w:hAnsi="Times New Roman"/>
            <w:noProof/>
            <w:rPrChange w:id="11845" w:author="Unknown">
              <w:rPr>
                <w:noProof/>
              </w:rPr>
            </w:rPrChange>
          </w:rPr>
          <w:lastRenderedPageBreak/>
          <mc:AlternateContent>
            <mc:Choice Requires="wps">
              <w:drawing>
                <wp:anchor distT="0" distB="0" distL="114300" distR="114300" simplePos="0" relativeHeight="251560448" behindDoc="0" locked="0" layoutInCell="1" allowOverlap="1" wp14:anchorId="00A0296C" wp14:editId="4879D4B5">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6" type="#_x0000_t47" style="position:absolute;left:0;text-align:left;margin-left:228.55pt;margin-top:178.5pt;width:279.75pt;height:85.5pt;z-index:2515604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wV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12PH7KE4Y38Z6AfPar6p8Xm3zLodMzhp2HS4PdwjHqUEfDwYbpRUYH69993b&#10;4wCglpIWJzen9ueRGUGJ/KZwNG6S2cyPehBm2ZcUBXOp2V9q1LFZAzZEgntK83D19k6O19JA84LN&#10;uPJRUcUUx9g55c6Mwtr1GwXXFBerVTDD8dbMbdWT5h7cE+2b9rl7YUYPPe5wPB5gnHK2eNPgva33&#10;VLA6Oijr0P2e6p7X4QlwNYReGtaY3z2XcrB6XbbL3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kEC8FbICAAC0BQAADgAA&#10;AAAAAAAAAAAAAAAuAgAAZHJzL2Uyb0RvYy54bWxQSwECLQAUAAYACAAAACEA57hXctwAAAAIAQAA&#10;DwAAAAAAAAAAAAAAAAAMBQAAZHJzL2Rvd25yZXYueG1sUEsFBgAAAAAEAAQA8wAAABUGAAAAAA==&#10;" filled="f" strokecolor="red" strokeweight="2pt">
                  <v:textbox>
                    <w:txbxContent>
                      <w:p w14:paraId="29E95B31" w14:textId="77777777" w:rsidR="00276DB6" w:rsidRDefault="00276DB6" w:rsidP="00667F2E">
                        <w:pPr>
                          <w:jc w:val="center"/>
                        </w:pPr>
                      </w:p>
                    </w:txbxContent>
                  </v:textbox>
                  <o:callout v:ext="edit" minusy="t"/>
                  <w10:wrap anchorx="margin"/>
                </v:shape>
              </w:pict>
            </mc:Fallback>
          </mc:AlternateContent>
        </w:r>
      </w:ins>
      <w:ins w:id="11846" w:author="The Si Tran" w:date="2012-12-11T06:53:00Z">
        <w:r w:rsidRPr="00FF6A63">
          <w:rPr>
            <w:rFonts w:ascii="Times New Roman" w:hAnsi="Times New Roman"/>
            <w:noProof/>
            <w:rPrChange w:id="11847" w:author="Unknown">
              <w:rPr>
                <w:noProof/>
              </w:rPr>
            </w:rPrChange>
          </w:rPr>
          <mc:AlternateContent>
            <mc:Choice Requires="wps">
              <w:drawing>
                <wp:anchor distT="0" distB="0" distL="114300" distR="114300" simplePos="0" relativeHeight="251748864" behindDoc="0" locked="0" layoutInCell="1" allowOverlap="1" wp14:anchorId="131A4D11" wp14:editId="04E206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276DB6" w:rsidRDefault="00276DB6">
                              <w:pPr>
                                <w:pStyle w:val="EquationIndex"/>
                                <w:pPrChange w:id="11848" w:author="The Si Tran" w:date="2012-12-16T10:41:00Z">
                                  <w:pPr/>
                                </w:pPrChange>
                              </w:pPr>
                              <w:ins w:id="11849" w:author="The Si Tran" w:date="2012-12-11T06:53:00Z">
                                <w:r>
                                  <w:t>Tham số cho</w:t>
                                </w:r>
                              </w:ins>
                              <w:ins w:id="11850" w:author="The Si Tran" w:date="2012-12-11T06:51:00Z">
                                <w:r>
                                  <w:t xml:space="preserve"> </w:t>
                                </w:r>
                              </w:ins>
                              <w:ins w:id="11851" w:author="The Si Tran" w:date="2012-12-11T06:53:00Z">
                                <w:r>
                                  <w:t>ước</w:t>
                                </w:r>
                              </w:ins>
                              <w:ins w:id="11852"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7" type="#_x0000_t202" style="position:absolute;left:0;text-align:left;margin-left:22.5pt;margin-top:129.45pt;width:119.25pt;height:39.7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oW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Ts/6XllBtccW8tCO&#10;YXB8obDONyzEe+Zx7rBrcJfEO/xIDVgn6CRKNuD/vHef8DgOqKWkxjkuafi9ZV5Qon9YHJSv2HJp&#10;8PNhPDkb4cEfa1bHGrs1V4DNM8St5XgWEz7qXpQezBOunHl6FVXMcny7pLEXr2K7XXBlcTGfZxCO&#10;umPxxi4dT64TzamLH5sn5l3X6hGH5Bb6iWfTVx3fYpOlhfk2glR5HBLRLatdAXBN5IHqVlraQ8fn&#10;jHpevLO/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Ky6qha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276DB6" w:rsidRDefault="00276DB6">
                        <w:pPr>
                          <w:pStyle w:val="EquationIndex"/>
                          <w:pPrChange w:id="11853" w:author="The Si Tran" w:date="2012-12-16T10:41:00Z">
                            <w:pPr/>
                          </w:pPrChange>
                        </w:pPr>
                        <w:ins w:id="11854" w:author="The Si Tran" w:date="2012-12-11T06:53:00Z">
                          <w:r>
                            <w:t>Tham số cho</w:t>
                          </w:r>
                        </w:ins>
                        <w:ins w:id="11855" w:author="The Si Tran" w:date="2012-12-11T06:51:00Z">
                          <w:r>
                            <w:t xml:space="preserve"> </w:t>
                          </w:r>
                        </w:ins>
                        <w:ins w:id="11856" w:author="The Si Tran" w:date="2012-12-11T06:53:00Z">
                          <w:r>
                            <w:t>ước</w:t>
                          </w:r>
                        </w:ins>
                        <w:ins w:id="11857" w:author="The Si Tran" w:date="2012-12-11T06:51:00Z">
                          <w:r>
                            <w:t xml:space="preserve"> lượng tự chọn</w:t>
                          </w:r>
                        </w:ins>
                      </w:p>
                    </w:txbxContent>
                  </v:textbox>
                </v:shape>
              </w:pict>
            </mc:Fallback>
          </mc:AlternateContent>
        </w:r>
      </w:ins>
      <w:ins w:id="11858" w:author="The Si Tran" w:date="2012-12-11T06:52:00Z">
        <w:r w:rsidRPr="001B545C">
          <w:rPr>
            <w:rFonts w:ascii="Times New Roman" w:hAnsi="Times New Roman"/>
            <w:noProof/>
            <w:rPrChange w:id="11859" w:author="Unknown">
              <w:rPr>
                <w:noProof/>
              </w:rPr>
            </w:rPrChange>
          </w:rPr>
          <mc:AlternateContent>
            <mc:Choice Requires="wps">
              <w:drawing>
                <wp:anchor distT="0" distB="0" distL="114300" distR="114300" simplePos="0" relativeHeight="251747840" behindDoc="0" locked="0" layoutInCell="1" allowOverlap="1" wp14:anchorId="11EC305F" wp14:editId="6E1AD2C2">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8" type="#_x0000_t47" style="position:absolute;left:0;text-align:left;margin-left:279.75pt;margin-top:49.95pt;width:248.25pt;height:99.75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D3j6OY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276DB6" w:rsidRDefault="00276DB6" w:rsidP="00667F2E">
                        <w:pPr>
                          <w:jc w:val="center"/>
                        </w:pPr>
                      </w:p>
                    </w:txbxContent>
                  </v:textbox>
                  <o:callout v:ext="edit" minusy="t"/>
                  <w10:wrap anchorx="page"/>
                </v:shape>
              </w:pict>
            </mc:Fallback>
          </mc:AlternateContent>
        </w:r>
        <w:r w:rsidR="0004647E" w:rsidRPr="00FF6A63">
          <w:rPr>
            <w:rFonts w:ascii="Times New Roman" w:hAnsi="Times New Roman"/>
            <w:noProof/>
            <w:rPrChange w:id="11860" w:author="Unknown">
              <w:rPr>
                <w:noProof/>
              </w:rPr>
            </w:rPrChange>
          </w:rPr>
          <mc:AlternateContent>
            <mc:Choice Requires="wps">
              <w:drawing>
                <wp:anchor distT="0" distB="0" distL="114300" distR="114300" simplePos="0" relativeHeight="251746816" behindDoc="0" locked="0" layoutInCell="1" allowOverlap="1" wp14:anchorId="369EEFD7" wp14:editId="1614466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9E9E8" id="Straight Connector 166" o:spid="_x0000_s1026" style="position:absolute;z-index:25174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861" w:author="Unknown">
              <w:rPr>
                <w:noProof/>
              </w:rPr>
            </w:rPrChange>
          </w:rPr>
          <mc:AlternateContent>
            <mc:Choice Requires="wps">
              <w:drawing>
                <wp:anchor distT="0" distB="0" distL="114300" distR="114300" simplePos="0" relativeHeight="251745792" behindDoc="0" locked="0" layoutInCell="1" allowOverlap="1" wp14:anchorId="33D77AA8" wp14:editId="22DE97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276DB6" w:rsidRDefault="00276DB6">
                              <w:pPr>
                                <w:pStyle w:val="EquationIndex"/>
                                <w:pPrChange w:id="11862" w:author="The Si Tran" w:date="2012-12-16T10:41:00Z">
                                  <w:pPr>
                                    <w:spacing w:before="0" w:line="240" w:lineRule="auto"/>
                                  </w:pPr>
                                </w:pPrChange>
                              </w:pPr>
                              <w:ins w:id="11863"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9" type="#_x0000_t202" style="position:absolute;left:0;text-align:left;margin-left:48pt;margin-top:7.2pt;width:119.25pt;height:23.2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eWef5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276DB6" w:rsidRDefault="00276DB6">
                        <w:pPr>
                          <w:pStyle w:val="EquationIndex"/>
                          <w:pPrChange w:id="11864" w:author="The Si Tran" w:date="2012-12-16T10:41:00Z">
                            <w:pPr>
                              <w:spacing w:before="0" w:line="240" w:lineRule="auto"/>
                            </w:pPr>
                          </w:pPrChange>
                        </w:pPr>
                        <w:ins w:id="11865" w:author="The Si Tran" w:date="2012-12-11T06:51:00Z">
                          <w:r>
                            <w:t>Ước lượng tự động</w:t>
                          </w:r>
                        </w:ins>
                      </w:p>
                    </w:txbxContent>
                  </v:textbox>
                </v:shape>
              </w:pict>
            </mc:Fallback>
          </mc:AlternateContent>
        </w:r>
      </w:ins>
      <w:ins w:id="11866" w:author="The Si Tran" w:date="2012-12-11T06:51:00Z">
        <w:r w:rsidR="00FF6A63" w:rsidRPr="00FF6A63">
          <w:rPr>
            <w:rFonts w:ascii="Times New Roman" w:hAnsi="Times New Roman"/>
            <w:noProof/>
            <w:rPrChange w:id="11867" w:author="Unknown">
              <w:rPr>
                <w:noProof/>
              </w:rPr>
            </w:rPrChange>
          </w:rPr>
          <mc:AlternateContent>
            <mc:Choice Requires="wps">
              <w:drawing>
                <wp:anchor distT="0" distB="0" distL="114300" distR="114300" simplePos="0" relativeHeight="251744768" behindDoc="0" locked="0" layoutInCell="1" allowOverlap="1" wp14:anchorId="6D1A698F" wp14:editId="5064ADB4">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276DB6" w:rsidRDefault="00276DB6">
                              <w:pPr>
                                <w:pStyle w:val="EquationIndex"/>
                                <w:pPrChange w:id="11868" w:author="The Si Tran" w:date="2012-12-16T10:41:00Z">
                                  <w:pPr>
                                    <w:spacing w:before="0" w:line="240" w:lineRule="auto"/>
                                  </w:pPr>
                                </w:pPrChange>
                              </w:pPr>
                              <w:ins w:id="11869"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30" type="#_x0000_t202" style="position:absolute;left:0;text-align:left;margin-left:337.5pt;margin-top:18.45pt;width:119.25pt;height:23.2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" fillcolor="white [3201]" strokecolor="red" strokeweight="2.25pt">
                  <v:textbox>
                    <w:txbxContent>
                      <w:p w14:paraId="29A1EEC7" w14:textId="77777777" w:rsidR="00276DB6" w:rsidRDefault="00276DB6">
                        <w:pPr>
                          <w:pStyle w:val="EquationIndex"/>
                          <w:pPrChange w:id="11870" w:author="The Si Tran" w:date="2012-12-16T10:41:00Z">
                            <w:pPr>
                              <w:spacing w:before="0" w:line="240" w:lineRule="auto"/>
                            </w:pPr>
                          </w:pPrChange>
                        </w:pPr>
                        <w:ins w:id="11871" w:author="The Si Tran" w:date="2012-12-11T06:51:00Z">
                          <w:r>
                            <w:t>Ước lượng tự chọn</w:t>
                          </w:r>
                        </w:ins>
                      </w:p>
                    </w:txbxContent>
                  </v:textbox>
                </v:shape>
              </w:pict>
            </mc:Fallback>
          </mc:AlternateContent>
        </w:r>
        <w:r w:rsidR="00FF6A63" w:rsidRPr="00FF6A63">
          <w:rPr>
            <w:rFonts w:ascii="Times New Roman" w:hAnsi="Times New Roman"/>
            <w:noProof/>
            <w:rPrChange w:id="11872" w:author="Unknown">
              <w:rPr>
                <w:noProof/>
              </w:rPr>
            </w:rPrChange>
          </w:rPr>
          <mc:AlternateContent>
            <mc:Choice Requires="wps">
              <w:drawing>
                <wp:anchor distT="0" distB="0" distL="114300" distR="114300" simplePos="0" relativeHeight="251743744" behindDoc="0" locked="0" layoutInCell="1" allowOverlap="1" wp14:anchorId="11BA2179" wp14:editId="4168C28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CF75D" id="Straight Connector 163" o:spid="_x0000_s1026" style="position:absolute;flip: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873" w:author="The Si Tran" w:date="2012-12-11T06:20:00Z">
        <w:r w:rsidR="00667F2E" w:rsidRPr="001B545C">
          <w:rPr>
            <w:rFonts w:ascii="Times New Roman" w:hAnsi="Times New Roman"/>
            <w:noProof/>
            <w:rPrChange w:id="11874" w:author="Unknown">
              <w:rPr>
                <w:noProof/>
              </w:rPr>
            </w:rPrChange>
          </w:rPr>
          <w:drawing>
            <wp:inline distT="0" distB="0" distL="0" distR="0" wp14:anchorId="7CF9E34C" wp14:editId="6AFCBE90">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875" w:author="The Si Tran" w:date="2012-12-11T06:20:00Z"/>
          <w:rFonts w:ascii="Times New Roman" w:hAnsi="Times New Roman"/>
          <w:rPrChange w:id="11876" w:author="The Si Tran" w:date="2012-12-11T06:24:00Z">
            <w:rPr>
              <w:ins w:id="11877" w:author="The Si Tran" w:date="2012-12-11T06:20:00Z"/>
            </w:rPr>
          </w:rPrChange>
        </w:rPr>
      </w:pPr>
      <w:ins w:id="11878" w:author="The Si Tran" w:date="2012-12-11T06:20:00Z">
        <w:r w:rsidRPr="001B545C">
          <w:rPr>
            <w:rFonts w:ascii="Times New Roman" w:hAnsi="Times New Roman"/>
            <w:noProof/>
            <w:rPrChange w:id="11879" w:author="Unknown">
              <w:rPr>
                <w:noProof/>
              </w:rPr>
            </w:rPrChange>
          </w:rPr>
          <mc:AlternateContent>
            <mc:Choice Requires="wps">
              <w:drawing>
                <wp:anchor distT="0" distB="0" distL="114300" distR="114300" simplePos="0" relativeHeight="251561472" behindDoc="0" locked="0" layoutInCell="1" allowOverlap="1" wp14:anchorId="08063775" wp14:editId="7D27999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276DB6" w:rsidRDefault="00276DB6">
                              <w:pPr>
                                <w:pStyle w:val="EquationIndex"/>
                                <w:pPrChange w:id="11880"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1" type="#_x0000_t202" style="position:absolute;left:0;text-align:left;margin-left:20.25pt;margin-top:3.3pt;width:175.5pt;height:33.7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" fillcolor="white [3201]" strokecolor="red" strokeweight="2.25pt">
                  <v:textbox>
                    <w:txbxContent>
                      <w:p w14:paraId="1DA0E7C7" w14:textId="77777777" w:rsidR="00276DB6" w:rsidRDefault="00276DB6">
                        <w:pPr>
                          <w:pStyle w:val="EquationIndex"/>
                          <w:pPrChange w:id="11881"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882" w:author="The Si Tran" w:date="2012-12-11T06:20:00Z"/>
          <w:rFonts w:ascii="Times New Roman" w:hAnsi="Times New Roman"/>
          <w:rPrChange w:id="11883" w:author="The Si Tran" w:date="2012-12-11T06:24:00Z">
            <w:rPr>
              <w:ins w:id="11884" w:author="The Si Tran" w:date="2012-12-11T06:20:00Z"/>
            </w:rPr>
          </w:rPrChange>
        </w:rPr>
      </w:pPr>
    </w:p>
    <w:p w14:paraId="598C9449" w14:textId="77777777" w:rsidR="00667F2E" w:rsidRPr="001B545C" w:rsidRDefault="00667F2E" w:rsidP="00667F2E">
      <w:pPr>
        <w:pStyle w:val="ListParagraph"/>
        <w:ind w:left="1440"/>
        <w:rPr>
          <w:ins w:id="11885" w:author="The Si Tran" w:date="2012-12-11T06:20:00Z"/>
          <w:rFonts w:ascii="Times New Roman" w:hAnsi="Times New Roman"/>
          <w:rPrChange w:id="11886" w:author="The Si Tran" w:date="2012-12-11T06:24:00Z">
            <w:rPr>
              <w:ins w:id="11887"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888" w:author="The Si Tran" w:date="2012-12-11T06:20:00Z"/>
          <w:rFonts w:ascii="Times New Roman" w:hAnsi="Times New Roman"/>
          <w:sz w:val="26"/>
          <w:szCs w:val="26"/>
          <w:rPrChange w:id="11889" w:author="The Si Tran" w:date="2012-12-11T06:54:00Z">
            <w:rPr>
              <w:ins w:id="11890" w:author="The Si Tran" w:date="2012-12-11T06:20:00Z"/>
            </w:rPr>
          </w:rPrChange>
        </w:rPr>
      </w:pPr>
      <w:ins w:id="11891" w:author="The Si Tran" w:date="2012-12-11T06:20:00Z">
        <w:r w:rsidRPr="007E692E">
          <w:rPr>
            <w:rFonts w:ascii="Times New Roman" w:hAnsi="Times New Roman"/>
            <w:sz w:val="26"/>
            <w:szCs w:val="26"/>
            <w:rPrChange w:id="11892" w:author="The Si Tran" w:date="2012-12-11T06:54:00Z">
              <w:rPr/>
            </w:rPrChange>
          </w:rPr>
          <w:t>Ước lượng tự chọn</w:t>
        </w:r>
      </w:ins>
    </w:p>
    <w:p w14:paraId="02281106" w14:textId="77777777" w:rsidR="00667F2E" w:rsidRPr="007E692E" w:rsidRDefault="00667F2E" w:rsidP="00667F2E">
      <w:pPr>
        <w:pStyle w:val="ListParagraph"/>
        <w:ind w:left="1440"/>
        <w:rPr>
          <w:ins w:id="11893" w:author="The Si Tran" w:date="2012-12-11T06:20:00Z"/>
          <w:rFonts w:ascii="Times New Roman" w:hAnsi="Times New Roman"/>
          <w:sz w:val="26"/>
          <w:szCs w:val="26"/>
          <w:rPrChange w:id="11894" w:author="The Si Tran" w:date="2012-12-11T06:54:00Z">
            <w:rPr>
              <w:ins w:id="11895" w:author="The Si Tran" w:date="2012-12-11T06:20:00Z"/>
            </w:rPr>
          </w:rPrChange>
        </w:rPr>
      </w:pPr>
      <w:ins w:id="11896" w:author="The Si Tran" w:date="2012-12-11T06:20:00Z">
        <w:r w:rsidRPr="007E692E">
          <w:rPr>
            <w:rFonts w:ascii="Times New Roman" w:hAnsi="Times New Roman"/>
            <w:sz w:val="26"/>
            <w:szCs w:val="26"/>
            <w:rPrChange w:id="11897"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898" w:author="The Si Tran" w:date="2012-12-11T06:20:00Z"/>
          <w:rFonts w:ascii="Times New Roman" w:hAnsi="Times New Roman"/>
          <w:sz w:val="26"/>
          <w:szCs w:val="26"/>
          <w:rPrChange w:id="11899" w:author="The Si Tran" w:date="2012-12-11T06:54:00Z">
            <w:rPr>
              <w:ins w:id="11900" w:author="The Si Tran" w:date="2012-12-11T06:20:00Z"/>
            </w:rPr>
          </w:rPrChange>
        </w:rPr>
      </w:pPr>
      <w:ins w:id="11901" w:author="The Si Tran" w:date="2012-12-11T06:20:00Z">
        <w:r w:rsidRPr="007E692E">
          <w:rPr>
            <w:rFonts w:ascii="Times New Roman" w:hAnsi="Times New Roman"/>
            <w:sz w:val="26"/>
            <w:szCs w:val="26"/>
            <w:rPrChange w:id="11902"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903" w:author="The Si Tran" w:date="2012-12-11T06:20:00Z"/>
          <w:sz w:val="26"/>
          <w:szCs w:val="26"/>
          <w:rPrChange w:id="11904" w:author="The Si Tran" w:date="2012-12-11T06:57:00Z">
            <w:rPr>
              <w:ins w:id="11905" w:author="The Si Tran" w:date="2012-12-11T06:20:00Z"/>
            </w:rPr>
          </w:rPrChange>
        </w:rPr>
        <w:pPrChange w:id="11906" w:author="The Si Tran" w:date="2012-12-11T06:56:00Z">
          <w:pPr>
            <w:pStyle w:val="ListParagraph"/>
            <w:ind w:left="1440"/>
          </w:pPr>
        </w:pPrChange>
      </w:pPr>
      <w:bookmarkStart w:id="11907" w:name="_Toc343029974"/>
      <w:ins w:id="11908" w:author="The Si Tran" w:date="2012-12-11T06:56:00Z">
        <w:r w:rsidRPr="00351FEC">
          <w:rPr>
            <w:b w:val="0"/>
            <w:sz w:val="26"/>
            <w:szCs w:val="26"/>
            <w:rPrChange w:id="11909" w:author="The Si Tran" w:date="2012-12-11T06:57:00Z">
              <w:rPr/>
            </w:rPrChange>
          </w:rPr>
          <w:t>Kiểm tra mô hình SARIMA</w:t>
        </w:r>
      </w:ins>
      <w:bookmarkEnd w:id="11907"/>
    </w:p>
    <w:p w14:paraId="140A5481" w14:textId="77777777" w:rsidR="00667F2E" w:rsidRPr="00522B9B" w:rsidRDefault="00667F2E" w:rsidP="00667F2E">
      <w:pPr>
        <w:pStyle w:val="ListParagraph"/>
        <w:numPr>
          <w:ilvl w:val="0"/>
          <w:numId w:val="36"/>
        </w:numPr>
        <w:spacing w:after="160" w:line="259" w:lineRule="auto"/>
        <w:rPr>
          <w:ins w:id="11910" w:author="The Si Tran" w:date="2012-12-11T06:20:00Z"/>
          <w:rFonts w:ascii="Times New Roman" w:hAnsi="Times New Roman"/>
          <w:sz w:val="26"/>
          <w:szCs w:val="26"/>
          <w:rPrChange w:id="11911" w:author="The Si Tran" w:date="2012-12-11T06:57:00Z">
            <w:rPr>
              <w:ins w:id="11912" w:author="The Si Tran" w:date="2012-12-11T06:20:00Z"/>
            </w:rPr>
          </w:rPrChange>
        </w:rPr>
      </w:pPr>
      <w:ins w:id="11913" w:author="The Si Tran" w:date="2012-12-11T06:20:00Z">
        <w:r w:rsidRPr="00522B9B">
          <w:rPr>
            <w:rFonts w:ascii="Times New Roman" w:hAnsi="Times New Roman"/>
            <w:sz w:val="26"/>
            <w:szCs w:val="26"/>
            <w:rPrChange w:id="11914"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915" w:author="The Si Tran" w:date="2012-12-11T06:58:00Z"/>
          <w:rFonts w:ascii="Times New Roman" w:hAnsi="Times New Roman"/>
        </w:rPr>
        <w:pPrChange w:id="11916" w:author="The Si Tran" w:date="2012-12-11T06:58:00Z">
          <w:pPr>
            <w:pStyle w:val="ListParagraph"/>
            <w:ind w:left="0"/>
          </w:pPr>
        </w:pPrChange>
      </w:pPr>
      <w:ins w:id="11917" w:author="The Si Tran" w:date="2012-12-11T06:20:00Z">
        <w:r w:rsidRPr="001B545C">
          <w:rPr>
            <w:rFonts w:ascii="Times New Roman" w:hAnsi="Times New Roman"/>
            <w:noProof/>
            <w:rPrChange w:id="11918" w:author="Unknown">
              <w:rPr>
                <w:noProof/>
              </w:rPr>
            </w:rPrChange>
          </w:rPr>
          <w:lastRenderedPageBreak/>
          <w:drawing>
            <wp:inline distT="0" distB="0" distL="0" distR="0" wp14:anchorId="60B3929A" wp14:editId="5FC6BCB2">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919" w:author="The Si Tran" w:date="2012-12-11T06:20:00Z"/>
          <w:rFonts w:ascii="Times New Roman" w:hAnsi="Times New Roman"/>
          <w:rPrChange w:id="11920" w:author="The Si Tran" w:date="2012-12-11T06:24:00Z">
            <w:rPr>
              <w:ins w:id="11921" w:author="The Si Tran" w:date="2012-12-11T06:20:00Z"/>
            </w:rPr>
          </w:rPrChange>
        </w:rPr>
        <w:pPrChange w:id="11922"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923" w:author="The Si Tran" w:date="2012-12-11T06:20:00Z"/>
          <w:rFonts w:ascii="Times New Roman" w:hAnsi="Times New Roman"/>
          <w:sz w:val="26"/>
          <w:szCs w:val="26"/>
          <w:rPrChange w:id="11924" w:author="The Si Tran" w:date="2012-12-11T06:59:00Z">
            <w:rPr>
              <w:ins w:id="11925" w:author="The Si Tran" w:date="2012-12-11T06:20:00Z"/>
            </w:rPr>
          </w:rPrChange>
        </w:rPr>
      </w:pPr>
      <w:ins w:id="11926" w:author="The Si Tran" w:date="2012-12-11T06:20:00Z">
        <w:r w:rsidRPr="003C73FD">
          <w:rPr>
            <w:rFonts w:ascii="Times New Roman" w:hAnsi="Times New Roman"/>
            <w:sz w:val="26"/>
            <w:szCs w:val="26"/>
            <w:rPrChange w:id="11927"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928" w:author="The Si Tran" w:date="2012-12-11T06:20:00Z"/>
          <w:rFonts w:ascii="Times New Roman" w:hAnsi="Times New Roman"/>
          <w:sz w:val="26"/>
          <w:szCs w:val="26"/>
          <w:rPrChange w:id="11929" w:author="The Si Tran" w:date="2012-12-11T06:59:00Z">
            <w:rPr>
              <w:ins w:id="11930" w:author="The Si Tran" w:date="2012-12-11T06:20:00Z"/>
            </w:rPr>
          </w:rPrChange>
        </w:rPr>
      </w:pPr>
      <w:ins w:id="11931" w:author="The Si Tran" w:date="2012-12-11T06:20:00Z">
        <w:r w:rsidRPr="003C73FD">
          <w:rPr>
            <w:rFonts w:ascii="Times New Roman" w:hAnsi="Times New Roman"/>
            <w:sz w:val="26"/>
            <w:szCs w:val="26"/>
            <w:rPrChange w:id="11932"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933" w:author="The Si Tran" w:date="2012-12-11T06:20:00Z"/>
          <w:rFonts w:ascii="Times New Roman" w:hAnsi="Times New Roman"/>
          <w:rPrChange w:id="11934" w:author="The Si Tran" w:date="2012-12-11T06:24:00Z">
            <w:rPr>
              <w:ins w:id="11935" w:author="The Si Tran" w:date="2012-12-11T06:20:00Z"/>
            </w:rPr>
          </w:rPrChange>
        </w:rPr>
      </w:pPr>
      <w:ins w:id="11936" w:author="The Si Tran" w:date="2012-12-11T06:20:00Z">
        <w:r w:rsidRPr="001B545C">
          <w:rPr>
            <w:rFonts w:ascii="Times New Roman" w:hAnsi="Times New Roman"/>
            <w:noProof/>
            <w:rPrChange w:id="11937" w:author="Unknown">
              <w:rPr>
                <w:noProof/>
              </w:rPr>
            </w:rPrChange>
          </w:rPr>
          <w:drawing>
            <wp:inline distT="0" distB="0" distL="0" distR="0" wp14:anchorId="3B3BDF89" wp14:editId="6641E84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938" w:author="The Si Tran" w:date="2012-12-11T06:20:00Z"/>
          <w:rFonts w:ascii="Times New Roman" w:hAnsi="Times New Roman"/>
          <w:sz w:val="26"/>
          <w:szCs w:val="26"/>
          <w:rPrChange w:id="11939" w:author="The Si Tran" w:date="2012-12-11T06:59:00Z">
            <w:rPr>
              <w:ins w:id="11940" w:author="The Si Tran" w:date="2012-12-11T06:20:00Z"/>
            </w:rPr>
          </w:rPrChange>
        </w:rPr>
      </w:pPr>
      <w:ins w:id="11941" w:author="The Si Tran" w:date="2012-12-11T06:20:00Z">
        <w:r w:rsidRPr="006716F2">
          <w:rPr>
            <w:rFonts w:ascii="Times New Roman" w:hAnsi="Times New Roman"/>
            <w:sz w:val="26"/>
            <w:szCs w:val="26"/>
            <w:rPrChange w:id="11942" w:author="The Si Tran" w:date="2012-12-11T06:59:00Z">
              <w:rPr/>
            </w:rPrChange>
          </w:rPr>
          <w:t>Kết quả dự báo:</w:t>
        </w:r>
      </w:ins>
    </w:p>
    <w:p w14:paraId="334D311B" w14:textId="77777777" w:rsidR="00667F2E" w:rsidRDefault="00667F2E" w:rsidP="006716F2">
      <w:pPr>
        <w:pStyle w:val="ListParagraph"/>
        <w:ind w:left="0"/>
        <w:rPr>
          <w:ins w:id="11943" w:author="The Si Tran" w:date="2012-12-11T07:00:00Z"/>
          <w:rFonts w:ascii="Times New Roman" w:hAnsi="Times New Roman"/>
        </w:rPr>
      </w:pPr>
      <w:ins w:id="11944" w:author="The Si Tran" w:date="2012-12-11T06:20:00Z">
        <w:r w:rsidRPr="001B545C">
          <w:rPr>
            <w:rFonts w:ascii="Times New Roman" w:hAnsi="Times New Roman"/>
            <w:noProof/>
            <w:rPrChange w:id="11945" w:author="Unknown">
              <w:rPr>
                <w:noProof/>
              </w:rPr>
            </w:rPrChange>
          </w:rPr>
          <w:lastRenderedPageBreak/>
          <w:drawing>
            <wp:inline distT="0" distB="0" distL="0" distR="0" wp14:anchorId="00AE8D97" wp14:editId="0979EAE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946" w:author="The Si Tran" w:date="2012-12-11T07:00:00Z"/>
          <w:rFonts w:ascii="Times New Roman" w:hAnsi="Times New Roman"/>
          <w:sz w:val="26"/>
          <w:szCs w:val="26"/>
          <w:rPrChange w:id="11947" w:author="The Si Tran" w:date="2012-12-11T07:00:00Z">
            <w:rPr>
              <w:ins w:id="11948" w:author="The Si Tran" w:date="2012-12-11T07:00:00Z"/>
              <w:rFonts w:ascii="Times New Roman" w:hAnsi="Times New Roman"/>
            </w:rPr>
          </w:rPrChange>
        </w:rPr>
        <w:pPrChange w:id="11949" w:author="The Si Tran" w:date="2012-12-11T07:00:00Z">
          <w:pPr>
            <w:pStyle w:val="ListParagraph"/>
            <w:ind w:left="0"/>
          </w:pPr>
        </w:pPrChange>
      </w:pPr>
      <w:ins w:id="11950" w:author="The Si Tran" w:date="2012-12-11T07:00:00Z">
        <w:r w:rsidRPr="00364895">
          <w:rPr>
            <w:rFonts w:ascii="Times New Roman" w:hAnsi="Times New Roman"/>
            <w:sz w:val="26"/>
            <w:szCs w:val="26"/>
            <w:rPrChange w:id="11951"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952" w:author="The Si Tran" w:date="2012-12-11T06:20:00Z"/>
          <w:rFonts w:ascii="Times New Roman" w:hAnsi="Times New Roman"/>
          <w:rPrChange w:id="11953" w:author="The Si Tran" w:date="2012-12-11T06:24:00Z">
            <w:rPr>
              <w:ins w:id="11954"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955" w:author="The Si Tran" w:date="2012-12-11T06:20:00Z"/>
          <w:rFonts w:ascii="Times New Roman" w:hAnsi="Times New Roman"/>
          <w:sz w:val="26"/>
          <w:szCs w:val="26"/>
          <w:rPrChange w:id="11956" w:author="The Si Tran" w:date="2012-12-11T07:00:00Z">
            <w:rPr>
              <w:ins w:id="11957" w:author="The Si Tran" w:date="2012-12-11T06:20:00Z"/>
            </w:rPr>
          </w:rPrChange>
        </w:rPr>
      </w:pPr>
      <w:ins w:id="11958" w:author="The Si Tran" w:date="2012-12-11T06:20:00Z">
        <w:r w:rsidRPr="006716F2">
          <w:rPr>
            <w:rFonts w:ascii="Times New Roman" w:hAnsi="Times New Roman"/>
            <w:sz w:val="26"/>
            <w:szCs w:val="26"/>
            <w:rPrChange w:id="11959"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960" w:author="The Si Tran" w:date="2012-12-11T06:20:00Z"/>
          <w:rFonts w:ascii="Times New Roman" w:hAnsi="Times New Roman"/>
          <w:sz w:val="26"/>
          <w:szCs w:val="26"/>
          <w:rPrChange w:id="11961" w:author="The Si Tran" w:date="2012-12-11T07:00:00Z">
            <w:rPr>
              <w:ins w:id="11962" w:author="The Si Tran" w:date="2012-12-11T06:20:00Z"/>
            </w:rPr>
          </w:rPrChange>
        </w:rPr>
      </w:pPr>
      <w:ins w:id="11963" w:author="The Si Tran" w:date="2012-12-11T06:20:00Z">
        <w:r w:rsidRPr="006716F2">
          <w:rPr>
            <w:rFonts w:ascii="Times New Roman" w:hAnsi="Times New Roman"/>
            <w:sz w:val="26"/>
            <w:szCs w:val="26"/>
            <w:rPrChange w:id="11964"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965" w:author="The Si Tran" w:date="2012-12-11T07:02:00Z"/>
          <w:rPrChange w:id="11966" w:author="The Si Tran" w:date="2012-12-11T07:02:00Z">
            <w:rPr>
              <w:ins w:id="11967" w:author="The Si Tran" w:date="2012-12-11T07:02:00Z"/>
              <w:rFonts w:ascii="Times New Roman" w:hAnsi="Times New Roman"/>
            </w:rPr>
          </w:rPrChange>
        </w:rPr>
        <w:pPrChange w:id="11968" w:author="The Si Tran" w:date="2012-12-11T07:02:00Z">
          <w:pPr>
            <w:pStyle w:val="ListParagraph"/>
            <w:numPr>
              <w:numId w:val="40"/>
            </w:numPr>
            <w:spacing w:after="160" w:line="259" w:lineRule="auto"/>
            <w:ind w:hanging="360"/>
          </w:pPr>
        </w:pPrChange>
      </w:pPr>
      <w:bookmarkStart w:id="11969" w:name="_Toc343452544"/>
      <w:ins w:id="11970" w:author="The Si Tran" w:date="2012-12-11T07:02:00Z">
        <w:r w:rsidRPr="008E61D1">
          <w:t>Xây d</w:t>
        </w:r>
        <w:r w:rsidRPr="00097101">
          <w:t>ự</w:t>
        </w:r>
        <w:r w:rsidRPr="00B808D3">
          <w:rPr>
            <w:rPrChange w:id="11971" w:author="The Si Tran" w:date="2012-12-11T07:02:00Z">
              <w:rPr/>
            </w:rPrChange>
          </w:rPr>
          <w:t>ng mô hình mạng nơron</w:t>
        </w:r>
        <w:bookmarkEnd w:id="11969"/>
      </w:ins>
    </w:p>
    <w:p w14:paraId="188F443C" w14:textId="77777777" w:rsidR="008C76D1" w:rsidRDefault="00667F2E">
      <w:pPr>
        <w:pStyle w:val="ListParagraph"/>
        <w:ind w:firstLine="0"/>
        <w:rPr>
          <w:ins w:id="11972" w:author="The Si Tran" w:date="2012-12-11T07:05:00Z"/>
          <w:rFonts w:ascii="Times New Roman" w:hAnsi="Times New Roman"/>
          <w:sz w:val="26"/>
          <w:szCs w:val="26"/>
        </w:rPr>
        <w:pPrChange w:id="11973" w:author="The Si Tran" w:date="2012-12-11T07:05:00Z">
          <w:pPr>
            <w:pStyle w:val="ListParagraph"/>
            <w:numPr>
              <w:numId w:val="37"/>
            </w:numPr>
            <w:spacing w:after="160" w:line="259" w:lineRule="auto"/>
            <w:ind w:left="1080" w:hanging="360"/>
          </w:pPr>
        </w:pPrChange>
      </w:pPr>
      <w:ins w:id="11974" w:author="The Si Tran" w:date="2012-12-11T06:20:00Z">
        <w:r w:rsidRPr="00B808D3">
          <w:rPr>
            <w:rFonts w:ascii="Times New Roman" w:hAnsi="Times New Roman"/>
            <w:sz w:val="26"/>
            <w:szCs w:val="26"/>
            <w:rPrChange w:id="11975"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976" w:author="The Si Tran" w:date="2012-12-11T07:05:00Z"/>
          <w:sz w:val="26"/>
          <w:szCs w:val="26"/>
        </w:rPr>
        <w:pPrChange w:id="11977" w:author="The Si Tran" w:date="2012-12-11T07:05:00Z">
          <w:pPr>
            <w:pStyle w:val="ListParagraph"/>
            <w:numPr>
              <w:numId w:val="37"/>
            </w:numPr>
            <w:spacing w:after="160" w:line="259" w:lineRule="auto"/>
            <w:ind w:left="1080" w:hanging="360"/>
          </w:pPr>
        </w:pPrChange>
      </w:pPr>
      <w:bookmarkStart w:id="11978" w:name="_Toc343029975"/>
      <w:ins w:id="11979" w:author="The Si Tran" w:date="2012-12-11T06:20:00Z">
        <w:r w:rsidRPr="008C76D1">
          <w:rPr>
            <w:b w:val="0"/>
            <w:sz w:val="26"/>
            <w:szCs w:val="26"/>
            <w:rPrChange w:id="11980" w:author="The Si Tran" w:date="2012-12-11T07:05:00Z">
              <w:rPr/>
            </w:rPrChange>
          </w:rPr>
          <w:t>Xây dựng cấu hình mạng</w:t>
        </w:r>
      </w:ins>
      <w:bookmarkEnd w:id="11978"/>
    </w:p>
    <w:p w14:paraId="7653448D" w14:textId="77777777" w:rsidR="008C76D1" w:rsidRPr="008E61D1" w:rsidRDefault="008F750D">
      <w:pPr>
        <w:rPr>
          <w:ins w:id="11981" w:author="The Si Tran" w:date="2012-12-11T06:20:00Z"/>
        </w:rPr>
        <w:pPrChange w:id="11982" w:author="The Si Tran" w:date="2012-12-11T07:05:00Z">
          <w:pPr>
            <w:pStyle w:val="ListParagraph"/>
            <w:numPr>
              <w:numId w:val="37"/>
            </w:numPr>
            <w:spacing w:after="160" w:line="259" w:lineRule="auto"/>
            <w:ind w:left="1080" w:hanging="360"/>
          </w:pPr>
        </w:pPrChange>
      </w:pPr>
      <w:ins w:id="11983" w:author="The Si Tran" w:date="2012-12-11T07:06:00Z">
        <w:r w:rsidRPr="00097101">
          <w:rPr>
            <w:noProof/>
            <w:rPrChange w:id="11984" w:author="Unknown">
              <w:rPr>
                <w:noProof/>
              </w:rPr>
            </w:rPrChange>
          </w:rPr>
          <w:lastRenderedPageBreak/>
          <mc:AlternateContent>
            <mc:Choice Requires="wps">
              <w:drawing>
                <wp:anchor distT="0" distB="0" distL="114300" distR="114300" simplePos="0" relativeHeight="251649536" behindDoc="0" locked="0" layoutInCell="1" allowOverlap="1" wp14:anchorId="4F929E4A" wp14:editId="25356F5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A4CC0E4"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985" w:author="Unknown">
              <w:rPr>
                <w:noProof/>
              </w:rPr>
            </w:rPrChange>
          </w:rPr>
          <mc:AlternateContent>
            <mc:Choice Requires="wps">
              <w:drawing>
                <wp:anchor distT="0" distB="0" distL="114300" distR="114300" simplePos="0" relativeHeight="251647488" behindDoc="0" locked="0" layoutInCell="1" allowOverlap="1" wp14:anchorId="1B78464B" wp14:editId="0DFD4B2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276DB6" w:rsidRDefault="00276DB6">
                              <w:pPr>
                                <w:pStyle w:val="EquationIndex"/>
                                <w:pPrChange w:id="11986" w:author="The Si Tran" w:date="2012-12-16T10:41:00Z">
                                  <w:pPr>
                                    <w:spacing w:before="0" w:line="240" w:lineRule="auto"/>
                                  </w:pPr>
                                </w:pPrChange>
                              </w:pPr>
                              <w:ins w:id="11987"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2"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sechS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276DB6" w:rsidRDefault="00276DB6">
                        <w:pPr>
                          <w:pStyle w:val="EquationIndex"/>
                          <w:pPrChange w:id="11988" w:author="The Si Tran" w:date="2012-12-16T10:41:00Z">
                            <w:pPr>
                              <w:spacing w:before="0" w:line="240" w:lineRule="auto"/>
                            </w:pPr>
                          </w:pPrChange>
                        </w:pPr>
                        <w:ins w:id="11989" w:author="The Si Tran" w:date="2012-12-11T07:07:00Z">
                          <w:r>
                            <w:t>Cấu hình mạng nơron</w:t>
                          </w:r>
                        </w:ins>
                      </w:p>
                    </w:txbxContent>
                  </v:textbox>
                  <w10:wrap anchorx="margin"/>
                </v:shape>
              </w:pict>
            </mc:Fallback>
          </mc:AlternateContent>
        </w:r>
        <w:r>
          <w:rPr>
            <w:noProof/>
            <w:rPrChange w:id="11990" w:author="Unknown">
              <w:rPr>
                <w:noProof/>
              </w:rPr>
            </w:rPrChange>
          </w:rPr>
          <mc:AlternateContent>
            <mc:Choice Requires="wps">
              <w:drawing>
                <wp:anchor distT="0" distB="0" distL="114300" distR="114300" simplePos="0" relativeHeight="251648512" behindDoc="0" locked="0" layoutInCell="1" allowOverlap="1" wp14:anchorId="1C6BB945" wp14:editId="4937E16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7DBB3"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991" w:author="The Si Tran" w:date="2012-12-11T07:44:00Z">
        <w:r w:rsidRPr="008F750D">
          <w:rPr>
            <w:noProof/>
          </w:rPr>
          <w:t xml:space="preserve"> </w:t>
        </w:r>
        <w:r w:rsidRPr="00097101">
          <w:rPr>
            <w:noProof/>
            <w:rPrChange w:id="11992" w:author="Unknown">
              <w:rPr>
                <w:noProof/>
              </w:rPr>
            </w:rPrChange>
          </w:rPr>
          <w:drawing>
            <wp:inline distT="0" distB="0" distL="0" distR="0" wp14:anchorId="41BA5467" wp14:editId="7FCEA03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993" w:author="The Si Tran" w:date="2012-12-11T06:20:00Z"/>
          <w:rFonts w:ascii="Times New Roman" w:hAnsi="Times New Roman"/>
          <w:sz w:val="26"/>
          <w:szCs w:val="26"/>
          <w:rPrChange w:id="11994" w:author="The Si Tran" w:date="2012-12-11T07:08:00Z">
            <w:rPr>
              <w:ins w:id="11995" w:author="The Si Tran" w:date="2012-12-11T06:20:00Z"/>
            </w:rPr>
          </w:rPrChange>
        </w:rPr>
      </w:pPr>
      <w:ins w:id="11996" w:author="The Si Tran" w:date="2012-12-11T06:20:00Z">
        <w:r w:rsidRPr="00A51C54">
          <w:rPr>
            <w:rFonts w:ascii="Times New Roman" w:hAnsi="Times New Roman"/>
            <w:sz w:val="26"/>
            <w:szCs w:val="26"/>
            <w:rPrChange w:id="11997"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998" w:author="The Si Tran" w:date="2012-12-11T07:29:00Z"/>
          <w:sz w:val="26"/>
          <w:szCs w:val="26"/>
        </w:rPr>
        <w:pPrChange w:id="11999" w:author="The Si Tran" w:date="2012-12-11T07:29:00Z">
          <w:pPr>
            <w:pStyle w:val="Caption"/>
            <w:numPr>
              <w:numId w:val="36"/>
            </w:numPr>
            <w:ind w:left="1440" w:hanging="360"/>
          </w:pPr>
        </w:pPrChange>
      </w:pPr>
      <w:ins w:id="12000" w:author="The Si Tran" w:date="2012-12-11T06:20:00Z">
        <w:r w:rsidRPr="00A51C54">
          <w:rPr>
            <w:rFonts w:ascii="Times New Roman" w:hAnsi="Times New Roman"/>
            <w:sz w:val="26"/>
            <w:szCs w:val="26"/>
            <w:rPrChange w:id="12001"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002" w:author="The Si Tran" w:date="2012-12-11T07:29:00Z"/>
          <w:sz w:val="26"/>
          <w:szCs w:val="26"/>
        </w:rPr>
        <w:pPrChange w:id="12003"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004" w:author="The Si Tran" w:date="2012-12-11T07:34:00Z"/>
          <w:sz w:val="26"/>
          <w:szCs w:val="26"/>
        </w:rPr>
        <w:pPrChange w:id="12005" w:author="The Si Tran" w:date="2012-12-11T07:34:00Z">
          <w:pPr>
            <w:pStyle w:val="Caption"/>
            <w:numPr>
              <w:numId w:val="36"/>
            </w:numPr>
            <w:ind w:left="1440" w:hanging="360"/>
          </w:pPr>
        </w:pPrChange>
      </w:pPr>
      <w:ins w:id="12006" w:author="The Si Tran" w:date="2012-12-11T07:29:00Z">
        <w:r>
          <w:rPr>
            <w:rFonts w:ascii="Times New Roman" w:hAnsi="Times New Roman"/>
            <w:sz w:val="26"/>
            <w:szCs w:val="26"/>
          </w:rPr>
          <w:t>Hu</w:t>
        </w:r>
      </w:ins>
      <w:ins w:id="12007"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008" w:author="The Si Tran" w:date="2012-12-11T07:34:00Z"/>
          <w:rFonts w:ascii="Times New Roman" w:hAnsi="Times New Roman"/>
          <w:sz w:val="26"/>
          <w:szCs w:val="26"/>
          <w:rPrChange w:id="12009" w:author="The Si Tran" w:date="2012-12-11T07:34:00Z">
            <w:rPr>
              <w:ins w:id="12010" w:author="The Si Tran" w:date="2012-12-11T07:34:00Z"/>
              <w:rFonts w:ascii="Times New Roman" w:hAnsi="Times New Roman"/>
            </w:rPr>
          </w:rPrChange>
        </w:rPr>
        <w:pPrChange w:id="12011" w:author="The Si Tran" w:date="2012-12-11T07:34:00Z">
          <w:pPr>
            <w:pStyle w:val="ListParagraph"/>
            <w:numPr>
              <w:numId w:val="41"/>
            </w:numPr>
            <w:spacing w:after="160" w:line="259" w:lineRule="auto"/>
            <w:ind w:left="1440" w:hanging="360"/>
          </w:pPr>
        </w:pPrChange>
      </w:pPr>
      <w:ins w:id="12012" w:author="The Si Tran" w:date="2012-12-11T07:34:00Z">
        <w:r w:rsidRPr="007B3A21">
          <w:rPr>
            <w:rFonts w:ascii="Times New Roman" w:hAnsi="Times New Roman"/>
            <w:sz w:val="26"/>
            <w:szCs w:val="26"/>
            <w:rPrChange w:id="12013"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014" w:author="The Si Tran" w:date="2012-12-11T07:34:00Z"/>
          <w:rFonts w:ascii="Times New Roman" w:hAnsi="Times New Roman"/>
          <w:sz w:val="26"/>
          <w:szCs w:val="26"/>
          <w:rPrChange w:id="12015" w:author="The Si Tran" w:date="2012-12-11T07:34:00Z">
            <w:rPr>
              <w:ins w:id="12016" w:author="The Si Tran" w:date="2012-12-11T07:34:00Z"/>
              <w:rFonts w:ascii="Times New Roman" w:hAnsi="Times New Roman"/>
            </w:rPr>
          </w:rPrChange>
        </w:rPr>
        <w:pPrChange w:id="12017" w:author="The Si Tran" w:date="2012-12-11T07:34:00Z">
          <w:pPr>
            <w:pStyle w:val="ListParagraph"/>
            <w:numPr>
              <w:numId w:val="41"/>
            </w:numPr>
            <w:spacing w:after="160" w:line="259" w:lineRule="auto"/>
            <w:ind w:left="1440" w:hanging="360"/>
          </w:pPr>
        </w:pPrChange>
      </w:pPr>
      <w:ins w:id="12018" w:author="The Si Tran" w:date="2012-12-11T07:34:00Z">
        <w:r w:rsidRPr="007B3A21">
          <w:rPr>
            <w:rFonts w:ascii="Times New Roman" w:hAnsi="Times New Roman"/>
            <w:sz w:val="26"/>
            <w:szCs w:val="26"/>
            <w:rPrChange w:id="12019"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2020" w:author="The Si Tran" w:date="2012-12-11T07:29:00Z"/>
          <w:b/>
          <w:sz w:val="26"/>
          <w:szCs w:val="26"/>
          <w:rPrChange w:id="12021" w:author="The Si Tran" w:date="2012-12-11T07:34:00Z">
            <w:rPr>
              <w:ins w:id="12022" w:author="The Si Tran" w:date="2012-12-11T07:29:00Z"/>
              <w:b w:val="0"/>
            </w:rPr>
          </w:rPrChange>
        </w:rPr>
        <w:pPrChange w:id="12023"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024" w:author="The Si Tran" w:date="2012-12-11T07:35:00Z"/>
          <w:rFonts w:ascii="Times New Roman" w:hAnsi="Times New Roman"/>
          <w:sz w:val="26"/>
          <w:szCs w:val="26"/>
        </w:rPr>
        <w:pPrChange w:id="12025" w:author="The Si Tran" w:date="2012-12-11T07:29:00Z">
          <w:pPr>
            <w:pStyle w:val="ListParagraph"/>
            <w:numPr>
              <w:numId w:val="36"/>
            </w:numPr>
            <w:spacing w:after="160" w:line="259" w:lineRule="auto"/>
            <w:ind w:left="1440" w:hanging="360"/>
          </w:pPr>
        </w:pPrChange>
      </w:pPr>
      <w:ins w:id="12026" w:author="The Si Tran" w:date="2012-12-11T07:31:00Z">
        <w:r w:rsidRPr="0038242B">
          <w:rPr>
            <w:rFonts w:ascii="Times New Roman" w:hAnsi="Times New Roman"/>
            <w:noProof/>
            <w:sz w:val="26"/>
            <w:szCs w:val="26"/>
            <w:rPrChange w:id="12027" w:author="Unknown">
              <w:rPr>
                <w:noProof/>
              </w:rPr>
            </w:rPrChange>
          </w:rPr>
          <w:lastRenderedPageBreak/>
          <mc:AlternateContent>
            <mc:Choice Requires="wps">
              <w:drawing>
                <wp:anchor distT="0" distB="0" distL="114300" distR="114300" simplePos="0" relativeHeight="251652608" behindDoc="0" locked="0" layoutInCell="1" allowOverlap="1" wp14:anchorId="7F74A3C8" wp14:editId="34E4D3CB">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276DB6" w:rsidRDefault="00276DB6">
                              <w:pPr>
                                <w:pStyle w:val="EquationIndex"/>
                                <w:pPrChange w:id="12028" w:author="The Si Tran" w:date="2012-12-16T10:42:00Z">
                                  <w:pPr/>
                                </w:pPrChange>
                              </w:pPr>
                              <w:ins w:id="12029" w:author="The Si Tran" w:date="2012-12-11T07:32:00Z">
                                <w:r>
                                  <w:t>Chọn giải thuật</w:t>
                                </w:r>
                              </w:ins>
                              <w:ins w:id="12030"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BXpZT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276DB6" w:rsidRDefault="00276DB6">
                        <w:pPr>
                          <w:pStyle w:val="EquationIndex"/>
                          <w:pPrChange w:id="12031" w:author="The Si Tran" w:date="2012-12-16T10:42:00Z">
                            <w:pPr/>
                          </w:pPrChange>
                        </w:pPr>
                        <w:ins w:id="12032" w:author="The Si Tran" w:date="2012-12-11T07:32:00Z">
                          <w:r>
                            <w:t>Chọn giải thuật</w:t>
                          </w:r>
                        </w:ins>
                        <w:ins w:id="12033" w:author="The Si Tran" w:date="2012-12-11T07:35:00Z">
                          <w:r>
                            <w:t xml:space="preserve"> lan truyền ngược</w:t>
                          </w:r>
                        </w:ins>
                      </w:p>
                    </w:txbxContent>
                  </v:textbox>
                  <w10:wrap anchorx="margin"/>
                </v:shape>
              </w:pict>
            </mc:Fallback>
          </mc:AlternateContent>
        </w:r>
      </w:ins>
      <w:ins w:id="12034" w:author="The Si Tran" w:date="2012-12-11T07:32:00Z">
        <w:r w:rsidRPr="0038242B">
          <w:rPr>
            <w:rFonts w:ascii="Times New Roman" w:hAnsi="Times New Roman"/>
            <w:noProof/>
            <w:sz w:val="26"/>
            <w:szCs w:val="26"/>
            <w:rPrChange w:id="12035" w:author="Unknown">
              <w:rPr>
                <w:noProof/>
              </w:rPr>
            </w:rPrChange>
          </w:rPr>
          <mc:AlternateContent>
            <mc:Choice Requires="wps">
              <w:drawing>
                <wp:anchor distT="0" distB="0" distL="114300" distR="114300" simplePos="0" relativeHeight="251655680" behindDoc="0" locked="0" layoutInCell="1" allowOverlap="1" wp14:anchorId="26511F00" wp14:editId="499DD19C">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276DB6" w:rsidRDefault="00276DB6">
                              <w:pPr>
                                <w:pStyle w:val="EquationIndex"/>
                                <w:pPrChange w:id="12036" w:author="The Si Tran" w:date="2012-12-16T10:42:00Z">
                                  <w:pPr/>
                                </w:pPrChange>
                              </w:pPr>
                              <w:ins w:id="12037" w:author="The Si Tran" w:date="2012-12-11T07:33:00Z">
                                <w:r>
                                  <w:t xml:space="preserve">Thông số cho </w:t>
                                </w:r>
                              </w:ins>
                              <w:ins w:id="12038" w:author="The Si Tran" w:date="2012-12-11T07:32:00Z">
                                <w:r>
                                  <w:t xml:space="preserve"> giải thuật</w:t>
                                </w:r>
                              </w:ins>
                              <w:ins w:id="12039" w:author="The Si Tran" w:date="2012-12-11T07:34:00Z">
                                <w:r>
                                  <w:t xml:space="preserve"> </w:t>
                                </w:r>
                              </w:ins>
                              <w:ins w:id="1204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4"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8o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33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CFfF8o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276DB6" w:rsidRDefault="00276DB6">
                        <w:pPr>
                          <w:pStyle w:val="EquationIndex"/>
                          <w:pPrChange w:id="12041" w:author="The Si Tran" w:date="2012-12-16T10:42:00Z">
                            <w:pPr/>
                          </w:pPrChange>
                        </w:pPr>
                        <w:ins w:id="12042" w:author="The Si Tran" w:date="2012-12-11T07:33:00Z">
                          <w:r>
                            <w:t xml:space="preserve">Thông số cho </w:t>
                          </w:r>
                        </w:ins>
                        <w:ins w:id="12043" w:author="The Si Tran" w:date="2012-12-11T07:32:00Z">
                          <w:r>
                            <w:t xml:space="preserve"> giải thuật</w:t>
                          </w:r>
                        </w:ins>
                        <w:ins w:id="12044" w:author="The Si Tran" w:date="2012-12-11T07:34:00Z">
                          <w:r>
                            <w:t xml:space="preserve"> </w:t>
                          </w:r>
                        </w:ins>
                        <w:ins w:id="12045" w:author="The Si Tran" w:date="2012-12-11T07:35:00Z">
                          <w:r>
                            <w:t>lan truyền ngược</w:t>
                          </w:r>
                        </w:ins>
                      </w:p>
                    </w:txbxContent>
                  </v:textbox>
                  <w10:wrap anchorx="margin"/>
                </v:shape>
              </w:pict>
            </mc:Fallback>
          </mc:AlternateContent>
        </w:r>
      </w:ins>
      <w:ins w:id="12046" w:author="The Si Tran" w:date="2012-12-11T07:33:00Z">
        <w:r w:rsidRPr="0038242B">
          <w:rPr>
            <w:rFonts w:ascii="Times New Roman" w:hAnsi="Times New Roman"/>
            <w:noProof/>
            <w:sz w:val="26"/>
            <w:szCs w:val="26"/>
            <w:rPrChange w:id="12047" w:author="Unknown">
              <w:rPr>
                <w:noProof/>
              </w:rPr>
            </w:rPrChange>
          </w:rPr>
          <mc:AlternateContent>
            <mc:Choice Requires="wps">
              <w:drawing>
                <wp:anchor distT="0" distB="0" distL="114300" distR="114300" simplePos="0" relativeHeight="251657728" behindDoc="0" locked="0" layoutInCell="1" allowOverlap="1" wp14:anchorId="6C7AD123" wp14:editId="467F36B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2648712"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048" w:author="The Si Tran" w:date="2012-12-11T07:32:00Z">
        <w:r>
          <w:rPr>
            <w:noProof/>
          </w:rPr>
          <mc:AlternateContent>
            <mc:Choice Requires="wps">
              <w:drawing>
                <wp:anchor distT="0" distB="0" distL="114300" distR="114300" simplePos="0" relativeHeight="251654656" behindDoc="0" locked="0" layoutInCell="1" allowOverlap="1" wp14:anchorId="69B1F6E1" wp14:editId="196324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7735B"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049" w:author="The Si Tran" w:date="2012-12-11T07:31:00Z">
        <w:r w:rsidRPr="0038242B">
          <w:rPr>
            <w:rFonts w:ascii="Times New Roman" w:hAnsi="Times New Roman"/>
            <w:noProof/>
            <w:sz w:val="26"/>
            <w:szCs w:val="26"/>
            <w:rPrChange w:id="12050" w:author="Unknown">
              <w:rPr>
                <w:noProof/>
              </w:rPr>
            </w:rPrChange>
          </w:rPr>
          <mc:AlternateContent>
            <mc:Choice Requires="wps">
              <w:drawing>
                <wp:anchor distT="0" distB="0" distL="114300" distR="114300" simplePos="0" relativeHeight="251653632" behindDoc="0" locked="0" layoutInCell="1" allowOverlap="1" wp14:anchorId="4EAC69C6" wp14:editId="0B69418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5B574DC"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6003F252">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1A8A8"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051" w:author="The Si Tran" w:date="2012-12-11T07:45:00Z">
        <w:r w:rsidRPr="00D62B2C">
          <w:rPr>
            <w:noProof/>
          </w:rPr>
          <w:t xml:space="preserve"> </w:t>
        </w:r>
        <w:r>
          <w:rPr>
            <w:noProof/>
          </w:rPr>
          <w:drawing>
            <wp:inline distT="0" distB="0" distL="0" distR="0" wp14:anchorId="6F4A43F4" wp14:editId="12740D8E">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052" w:author="The Si Tran" w:date="2012-12-11T06:20:00Z"/>
          <w:rFonts w:ascii="Times New Roman" w:hAnsi="Times New Roman"/>
          <w:sz w:val="26"/>
          <w:szCs w:val="26"/>
          <w:rPrChange w:id="12053" w:author="The Si Tran" w:date="2012-12-11T07:08:00Z">
            <w:rPr>
              <w:ins w:id="12054" w:author="The Si Tran" w:date="2012-12-11T06:20:00Z"/>
            </w:rPr>
          </w:rPrChange>
        </w:rPr>
        <w:pPrChange w:id="12055" w:author="The Si Tran" w:date="2012-12-11T07:35:00Z">
          <w:pPr>
            <w:pStyle w:val="ListParagraph"/>
            <w:numPr>
              <w:numId w:val="36"/>
            </w:numPr>
            <w:spacing w:after="160" w:line="259" w:lineRule="auto"/>
            <w:ind w:left="1440" w:hanging="360"/>
          </w:pPr>
        </w:pPrChange>
      </w:pPr>
      <w:ins w:id="12056"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057" w:author="The Si Tran" w:date="2012-12-11T06:20:00Z"/>
          <w:rFonts w:ascii="Times New Roman" w:hAnsi="Times New Roman"/>
          <w:rPrChange w:id="12058" w:author="The Si Tran" w:date="2012-12-11T06:24:00Z">
            <w:rPr>
              <w:ins w:id="12059"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060" w:author="The Si Tran" w:date="2012-12-11T06:20:00Z"/>
          <w:rFonts w:ascii="Times New Roman" w:hAnsi="Times New Roman"/>
          <w:sz w:val="26"/>
          <w:szCs w:val="26"/>
          <w:rPrChange w:id="12061" w:author="The Si Tran" w:date="2012-12-11T07:36:00Z">
            <w:rPr>
              <w:ins w:id="12062" w:author="The Si Tran" w:date="2012-12-11T06:20:00Z"/>
            </w:rPr>
          </w:rPrChange>
        </w:rPr>
      </w:pPr>
      <w:ins w:id="12063" w:author="The Si Tran" w:date="2012-12-11T06:20:00Z">
        <w:r w:rsidRPr="0052188A">
          <w:rPr>
            <w:rFonts w:ascii="Times New Roman" w:hAnsi="Times New Roman"/>
            <w:sz w:val="26"/>
            <w:szCs w:val="26"/>
            <w:rPrChange w:id="12064"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2065" w:author="The Si Tran" w:date="2012-12-11T06:20:00Z"/>
          <w:rFonts w:ascii="Times New Roman" w:hAnsi="Times New Roman"/>
          <w:rPrChange w:id="12066" w:author="The Si Tran" w:date="2012-12-11T06:24:00Z">
            <w:rPr>
              <w:ins w:id="12067" w:author="The Si Tran" w:date="2012-12-11T06:20:00Z"/>
            </w:rPr>
          </w:rPrChange>
        </w:rPr>
      </w:pPr>
    </w:p>
    <w:p w14:paraId="500F91EE" w14:textId="77777777" w:rsidR="00667F2E" w:rsidRDefault="00D4441E" w:rsidP="0052188A">
      <w:pPr>
        <w:pStyle w:val="ListParagraph"/>
        <w:ind w:left="0"/>
        <w:rPr>
          <w:ins w:id="12068" w:author="The Si Tran" w:date="2012-12-11T07:39:00Z"/>
          <w:rFonts w:ascii="Times New Roman" w:hAnsi="Times New Roman"/>
        </w:rPr>
      </w:pPr>
      <w:ins w:id="12069" w:author="The Si Tran" w:date="2012-12-11T07:38:00Z">
        <w:r w:rsidRPr="003C1928">
          <w:rPr>
            <w:rFonts w:ascii="Times New Roman" w:hAnsi="Times New Roman"/>
            <w:noProof/>
            <w:rPrChange w:id="12070" w:author="Unknown">
              <w:rPr>
                <w:noProof/>
              </w:rPr>
            </w:rPrChange>
          </w:rPr>
          <mc:AlternateContent>
            <mc:Choice Requires="wps">
              <w:drawing>
                <wp:anchor distT="0" distB="0" distL="114300" distR="114300" simplePos="0" relativeHeight="251664896" behindDoc="0" locked="0" layoutInCell="1" allowOverlap="1" wp14:anchorId="05AB0561" wp14:editId="0938CB4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02F44"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071" w:author="Unknown">
              <w:rPr>
                <w:noProof/>
              </w:rPr>
            </w:rPrChange>
          </w:rPr>
          <mc:AlternateContent>
            <mc:Choice Requires="wps">
              <w:drawing>
                <wp:anchor distT="0" distB="0" distL="114300" distR="114300" simplePos="0" relativeHeight="251665920" behindDoc="0" locked="0" layoutInCell="1" allowOverlap="1" wp14:anchorId="7103CA9B" wp14:editId="62DBB36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276DB6" w:rsidRDefault="00276DB6">
                              <w:pPr>
                                <w:pStyle w:val="EquationIndex"/>
                                <w:pPrChange w:id="12072" w:author="The Si Tran" w:date="2012-12-16T10:42:00Z">
                                  <w:pPr/>
                                </w:pPrChange>
                              </w:pPr>
                              <w:ins w:id="12073" w:author="The Si Tran" w:date="2012-12-11T07:32:00Z">
                                <w:r>
                                  <w:t>Chọn giải thuật</w:t>
                                </w:r>
                              </w:ins>
                              <w:ins w:id="12074" w:author="The Si Tran" w:date="2012-12-11T07:35:00Z">
                                <w:r>
                                  <w:t xml:space="preserve"> </w:t>
                                </w:r>
                              </w:ins>
                              <w:ins w:id="12075"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5"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umA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" fillcolor="white [3201]" strokecolor="red" strokeweight="2.25pt">
                  <v:textbox>
                    <w:txbxContent>
                      <w:p w14:paraId="618FE55C" w14:textId="77777777" w:rsidR="00276DB6" w:rsidRDefault="00276DB6">
                        <w:pPr>
                          <w:pStyle w:val="EquationIndex"/>
                          <w:pPrChange w:id="12076" w:author="The Si Tran" w:date="2012-12-16T10:42:00Z">
                            <w:pPr/>
                          </w:pPrChange>
                        </w:pPr>
                        <w:ins w:id="12077" w:author="The Si Tran" w:date="2012-12-11T07:32:00Z">
                          <w:r>
                            <w:t>Chọn giải thuật</w:t>
                          </w:r>
                        </w:ins>
                        <w:ins w:id="12078" w:author="The Si Tran" w:date="2012-12-11T07:35:00Z">
                          <w:r>
                            <w:t xml:space="preserve"> </w:t>
                          </w:r>
                        </w:ins>
                        <w:ins w:id="12079" w:author="The Si Tran" w:date="2012-12-11T07:40:00Z">
                          <w:r>
                            <w:t>RPROP</w:t>
                          </w:r>
                        </w:ins>
                      </w:p>
                    </w:txbxContent>
                  </v:textbox>
                  <w10:wrap anchorx="margin"/>
                </v:shape>
              </w:pict>
            </mc:Fallback>
          </mc:AlternateContent>
        </w:r>
        <w:r w:rsidRPr="003C1928">
          <w:rPr>
            <w:rFonts w:ascii="Times New Roman" w:hAnsi="Times New Roman"/>
            <w:noProof/>
            <w:rPrChange w:id="12080" w:author="Unknown">
              <w:rPr>
                <w:noProof/>
              </w:rPr>
            </w:rPrChange>
          </w:rPr>
          <mc:AlternateContent>
            <mc:Choice Requires="wps">
              <w:drawing>
                <wp:anchor distT="0" distB="0" distL="114300" distR="114300" simplePos="0" relativeHeight="251666944" behindDoc="0" locked="0" layoutInCell="1" allowOverlap="1" wp14:anchorId="1385DBFF" wp14:editId="217DF78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41677BC"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081" w:author="Unknown">
              <w:rPr>
                <w:noProof/>
              </w:rPr>
            </w:rPrChange>
          </w:rPr>
          <mc:AlternateContent>
            <mc:Choice Requires="wps">
              <w:drawing>
                <wp:anchor distT="0" distB="0" distL="114300" distR="114300" simplePos="0" relativeHeight="251667968" behindDoc="0" locked="0" layoutInCell="1" allowOverlap="1" wp14:anchorId="179B3922" wp14:editId="788E5EC4">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71483"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082" w:author="Unknown">
              <w:rPr>
                <w:noProof/>
              </w:rPr>
            </w:rPrChange>
          </w:rPr>
          <mc:AlternateContent>
            <mc:Choice Requires="wps">
              <w:drawing>
                <wp:anchor distT="0" distB="0" distL="114300" distR="114300" simplePos="0" relativeHeight="251670016" behindDoc="0" locked="0" layoutInCell="1" allowOverlap="1" wp14:anchorId="3D60FAB2" wp14:editId="08D68C27">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276DB6" w:rsidRDefault="00276DB6">
                              <w:pPr>
                                <w:pStyle w:val="EquationIndex"/>
                                <w:pPrChange w:id="12083" w:author="The Si Tran" w:date="2012-12-16T10:42:00Z">
                                  <w:pPr/>
                                </w:pPrChange>
                              </w:pPr>
                              <w:ins w:id="12084" w:author="The Si Tran" w:date="2012-12-11T07:33:00Z">
                                <w:r>
                                  <w:t xml:space="preserve">Thông số cho </w:t>
                                </w:r>
                              </w:ins>
                              <w:ins w:id="12085" w:author="The Si Tran" w:date="2012-12-11T07:32:00Z">
                                <w:r>
                                  <w:t xml:space="preserve"> giải thuật</w:t>
                                </w:r>
                              </w:ins>
                              <w:ins w:id="12086" w:author="The Si Tran" w:date="2012-12-11T07:34:00Z">
                                <w:r>
                                  <w:t xml:space="preserve"> </w:t>
                                </w:r>
                              </w:ins>
                              <w:ins w:id="1208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6"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" fillcolor="white [3201]" strokecolor="red" strokeweight="2.25pt">
                  <v:textbox>
                    <w:txbxContent>
                      <w:p w14:paraId="1B9CC203" w14:textId="77777777" w:rsidR="00276DB6" w:rsidRDefault="00276DB6">
                        <w:pPr>
                          <w:pStyle w:val="EquationIndex"/>
                          <w:pPrChange w:id="12088" w:author="The Si Tran" w:date="2012-12-16T10:42:00Z">
                            <w:pPr/>
                          </w:pPrChange>
                        </w:pPr>
                        <w:ins w:id="12089" w:author="The Si Tran" w:date="2012-12-11T07:33:00Z">
                          <w:r>
                            <w:t xml:space="preserve">Thông số cho </w:t>
                          </w:r>
                        </w:ins>
                        <w:ins w:id="12090" w:author="The Si Tran" w:date="2012-12-11T07:32:00Z">
                          <w:r>
                            <w:t xml:space="preserve"> giải thuật</w:t>
                          </w:r>
                        </w:ins>
                        <w:ins w:id="12091" w:author="The Si Tran" w:date="2012-12-11T07:34:00Z">
                          <w:r>
                            <w:t xml:space="preserve"> </w:t>
                          </w:r>
                        </w:ins>
                        <w:ins w:id="12092" w:author="The Si Tran" w:date="2012-12-11T07:40:00Z">
                          <w:r>
                            <w:t>RPROP</w:t>
                          </w:r>
                        </w:ins>
                      </w:p>
                    </w:txbxContent>
                  </v:textbox>
                  <w10:wrap anchorx="margin"/>
                </v:shape>
              </w:pict>
            </mc:Fallback>
          </mc:AlternateContent>
        </w:r>
        <w:r w:rsidRPr="003C1928">
          <w:rPr>
            <w:rFonts w:ascii="Times New Roman" w:hAnsi="Times New Roman"/>
            <w:noProof/>
            <w:rPrChange w:id="12093" w:author="Unknown">
              <w:rPr>
                <w:noProof/>
              </w:rPr>
            </w:rPrChange>
          </w:rPr>
          <mc:AlternateContent>
            <mc:Choice Requires="wps">
              <w:drawing>
                <wp:anchor distT="0" distB="0" distL="114300" distR="114300" simplePos="0" relativeHeight="251671040" behindDoc="0" locked="0" layoutInCell="1" allowOverlap="1" wp14:anchorId="27EAA975" wp14:editId="29CB6CE4">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EFD0B2F"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094" w:author="The Si Tran" w:date="2012-12-11T07:46:00Z">
        <w:r w:rsidRPr="00D4441E">
          <w:rPr>
            <w:noProof/>
          </w:rPr>
          <w:t xml:space="preserve"> </w:t>
        </w:r>
        <w:r>
          <w:rPr>
            <w:noProof/>
          </w:rPr>
          <w:drawing>
            <wp:inline distT="0" distB="0" distL="0" distR="0" wp14:anchorId="21B3CF2C" wp14:editId="7C1D2D8F">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095" w:author="The Si Tran" w:date="2012-12-11T07:39:00Z"/>
          <w:rFonts w:ascii="Times New Roman" w:hAnsi="Times New Roman"/>
          <w:sz w:val="26"/>
          <w:szCs w:val="26"/>
        </w:rPr>
      </w:pPr>
      <w:ins w:id="12096"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097" w:author="The Si Tran" w:date="2012-12-11T06:20:00Z"/>
          <w:rFonts w:ascii="Times New Roman" w:hAnsi="Times New Roman"/>
          <w:rPrChange w:id="12098" w:author="The Si Tran" w:date="2012-12-11T06:24:00Z">
            <w:rPr>
              <w:ins w:id="12099" w:author="The Si Tran" w:date="2012-12-11T06:20:00Z"/>
            </w:rPr>
          </w:rPrChange>
        </w:rPr>
      </w:pPr>
    </w:p>
    <w:p w14:paraId="3AC6ADFC" w14:textId="77777777" w:rsidR="00667F2E" w:rsidRPr="001B545C" w:rsidRDefault="00667F2E" w:rsidP="00667F2E">
      <w:pPr>
        <w:pStyle w:val="ListParagraph"/>
        <w:rPr>
          <w:ins w:id="12100" w:author="The Si Tran" w:date="2012-12-11T06:20:00Z"/>
          <w:rFonts w:ascii="Times New Roman" w:hAnsi="Times New Roman"/>
          <w:rPrChange w:id="12101" w:author="The Si Tran" w:date="2012-12-11T06:24:00Z">
            <w:rPr>
              <w:ins w:id="12102" w:author="The Si Tran" w:date="2012-12-11T06:20:00Z"/>
            </w:rPr>
          </w:rPrChange>
        </w:rPr>
      </w:pPr>
    </w:p>
    <w:p w14:paraId="730D6D51" w14:textId="77777777" w:rsidR="00667F2E" w:rsidRDefault="00667F2E">
      <w:pPr>
        <w:pStyle w:val="ListParagraph"/>
        <w:numPr>
          <w:ilvl w:val="0"/>
          <w:numId w:val="36"/>
        </w:numPr>
        <w:rPr>
          <w:ins w:id="12103" w:author="The Si Tran" w:date="2012-12-11T07:40:00Z"/>
          <w:rFonts w:ascii="Times New Roman" w:hAnsi="Times New Roman"/>
          <w:sz w:val="26"/>
          <w:szCs w:val="26"/>
        </w:rPr>
        <w:pPrChange w:id="12104" w:author="The Si Tran" w:date="2012-12-11T07:40:00Z">
          <w:pPr>
            <w:pStyle w:val="ListParagraph"/>
          </w:pPr>
        </w:pPrChange>
      </w:pPr>
      <w:ins w:id="12105" w:author="The Si Tran" w:date="2012-12-11T06:20:00Z">
        <w:r w:rsidRPr="00AD549B">
          <w:rPr>
            <w:rFonts w:ascii="Times New Roman" w:hAnsi="Times New Roman"/>
            <w:sz w:val="26"/>
            <w:szCs w:val="26"/>
            <w:rPrChange w:id="12106" w:author="The Si Tran" w:date="2012-12-11T07:40:00Z">
              <w:rPr/>
            </w:rPrChange>
          </w:rPr>
          <w:t>Kết quả của quá trình huấn luyện</w:t>
        </w:r>
      </w:ins>
    </w:p>
    <w:p w14:paraId="6527B548" w14:textId="77777777" w:rsidR="00AD549B" w:rsidRPr="00AD549B" w:rsidRDefault="00AD549B">
      <w:pPr>
        <w:pStyle w:val="ListParagraph"/>
        <w:ind w:left="1440"/>
        <w:rPr>
          <w:ins w:id="12107" w:author="The Si Tran" w:date="2012-12-11T06:20:00Z"/>
          <w:rFonts w:ascii="Times New Roman" w:hAnsi="Times New Roman"/>
          <w:sz w:val="26"/>
          <w:szCs w:val="26"/>
          <w:rPrChange w:id="12108" w:author="The Si Tran" w:date="2012-12-11T07:40:00Z">
            <w:rPr>
              <w:ins w:id="12109" w:author="The Si Tran" w:date="2012-12-11T06:20:00Z"/>
            </w:rPr>
          </w:rPrChange>
        </w:rPr>
        <w:pPrChange w:id="12110" w:author="The Si Tran" w:date="2012-12-11T07:47:00Z">
          <w:pPr>
            <w:pStyle w:val="ListParagraph"/>
          </w:pPr>
        </w:pPrChange>
      </w:pPr>
    </w:p>
    <w:p w14:paraId="3F628AE9" w14:textId="77777777" w:rsidR="00667F2E" w:rsidRPr="001B545C" w:rsidRDefault="00667F2E" w:rsidP="00AD549B">
      <w:pPr>
        <w:pStyle w:val="ListParagraph"/>
        <w:ind w:left="0"/>
        <w:rPr>
          <w:ins w:id="12111" w:author="The Si Tran" w:date="2012-12-11T06:20:00Z"/>
          <w:rFonts w:ascii="Times New Roman" w:hAnsi="Times New Roman"/>
          <w:rPrChange w:id="12112" w:author="The Si Tran" w:date="2012-12-11T06:24:00Z">
            <w:rPr>
              <w:ins w:id="12113" w:author="The Si Tran" w:date="2012-12-11T06:20:00Z"/>
            </w:rPr>
          </w:rPrChange>
        </w:rPr>
      </w:pPr>
      <w:ins w:id="12114" w:author="The Si Tran" w:date="2012-12-11T06:20:00Z">
        <w:r w:rsidRPr="001B545C">
          <w:rPr>
            <w:rFonts w:ascii="Times New Roman" w:hAnsi="Times New Roman"/>
            <w:noProof/>
            <w:rPrChange w:id="12115" w:author="Unknown">
              <w:rPr>
                <w:noProof/>
              </w:rPr>
            </w:rPrChange>
          </w:rPr>
          <w:drawing>
            <wp:inline distT="0" distB="0" distL="0" distR="0" wp14:anchorId="79201A0C" wp14:editId="0669B2C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116" w:author="The Si Tran" w:date="2012-12-11T06:20:00Z"/>
          <w:rFonts w:ascii="Times New Roman" w:hAnsi="Times New Roman"/>
          <w:rPrChange w:id="12117" w:author="The Si Tran" w:date="2012-12-11T06:24:00Z">
            <w:rPr>
              <w:ins w:id="12118" w:author="The Si Tran" w:date="2012-12-11T06:20:00Z"/>
            </w:rPr>
          </w:rPrChange>
        </w:rPr>
        <w:pPrChange w:id="12119" w:author="The Si Tran" w:date="2012-12-11T07:41:00Z">
          <w:pPr>
            <w:pStyle w:val="ListParagraph"/>
          </w:pPr>
        </w:pPrChange>
      </w:pPr>
      <w:ins w:id="12120" w:author="The Si Tran" w:date="2012-12-11T06:20:00Z">
        <w:r w:rsidRPr="001B545C">
          <w:rPr>
            <w:rFonts w:ascii="Times New Roman" w:hAnsi="Times New Roman"/>
            <w:rPrChange w:id="12121"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122" w:author="The Si Tran" w:date="2012-12-11T07:48:00Z"/>
          <w:rFonts w:ascii="Times New Roman" w:hAnsi="Times New Roman"/>
          <w:rPrChange w:id="12123" w:author="The Si Tran" w:date="2012-12-11T07:48:00Z">
            <w:rPr>
              <w:ins w:id="12124" w:author="The Si Tran" w:date="2012-12-11T07:48:00Z"/>
              <w:rFonts w:ascii="Times New Roman" w:hAnsi="Times New Roman"/>
              <w:sz w:val="26"/>
              <w:szCs w:val="26"/>
            </w:rPr>
          </w:rPrChange>
        </w:rPr>
        <w:pPrChange w:id="12125" w:author="The Si Tran" w:date="2012-12-11T07:47:00Z">
          <w:pPr>
            <w:pStyle w:val="ListParagraph"/>
          </w:pPr>
        </w:pPrChange>
      </w:pPr>
      <w:ins w:id="12126"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127" w:author="The Si Tran" w:date="2012-12-11T07:48:00Z"/>
          <w:rFonts w:ascii="Times New Roman" w:hAnsi="Times New Roman"/>
          <w:rPrChange w:id="12128" w:author="The Si Tran" w:date="2012-12-11T07:48:00Z">
            <w:rPr>
              <w:ins w:id="12129" w:author="The Si Tran" w:date="2012-12-11T07:48:00Z"/>
              <w:rFonts w:ascii="Times New Roman" w:hAnsi="Times New Roman"/>
              <w:sz w:val="26"/>
              <w:szCs w:val="26"/>
            </w:rPr>
          </w:rPrChange>
        </w:rPr>
        <w:pPrChange w:id="12130" w:author="The Si Tran" w:date="2012-12-11T07:48:00Z">
          <w:pPr>
            <w:pStyle w:val="ListParagraph"/>
          </w:pPr>
        </w:pPrChange>
      </w:pPr>
    </w:p>
    <w:p w14:paraId="17950C99" w14:textId="1D369808" w:rsidR="00F4420F" w:rsidRPr="001B545C" w:rsidRDefault="00DC2B95">
      <w:pPr>
        <w:pStyle w:val="ListParagraph"/>
        <w:ind w:left="0"/>
        <w:rPr>
          <w:ins w:id="12131" w:author="The Si Tran" w:date="2012-12-11T06:20:00Z"/>
          <w:rFonts w:ascii="Times New Roman" w:hAnsi="Times New Roman"/>
          <w:rPrChange w:id="12132" w:author="The Si Tran" w:date="2012-12-11T06:24:00Z">
            <w:rPr>
              <w:ins w:id="12133" w:author="The Si Tran" w:date="2012-12-11T06:20:00Z"/>
            </w:rPr>
          </w:rPrChange>
        </w:rPr>
        <w:pPrChange w:id="12134" w:author="The Si Tran" w:date="2012-12-11T07:48:00Z">
          <w:pPr>
            <w:pStyle w:val="ListParagraph"/>
          </w:pPr>
        </w:pPrChange>
      </w:pPr>
      <w:ins w:id="12135" w:author="The Si Tran" w:date="2012-12-11T07:49:00Z">
        <w:r w:rsidRPr="00F4420F">
          <w:rPr>
            <w:rFonts w:ascii="Times New Roman" w:hAnsi="Times New Roman"/>
            <w:noProof/>
            <w:rPrChange w:id="12136" w:author="Unknown">
              <w:rPr>
                <w:noProof/>
              </w:rPr>
            </w:rPrChange>
          </w:rPr>
          <w:lastRenderedPageBreak/>
          <mc:AlternateContent>
            <mc:Choice Requires="wps">
              <w:drawing>
                <wp:anchor distT="0" distB="0" distL="114300" distR="114300" simplePos="0" relativeHeight="251658752" behindDoc="0" locked="0" layoutInCell="1" allowOverlap="1" wp14:anchorId="127629DE" wp14:editId="1FFC1818">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276DB6" w:rsidRDefault="00276DB6">
                              <w:pPr>
                                <w:pStyle w:val="EquationIndex"/>
                                <w:pPrChange w:id="12137" w:author="The Si Tran" w:date="2012-12-16T10:42:00Z">
                                  <w:pPr/>
                                </w:pPrChange>
                              </w:pPr>
                              <w:ins w:id="12138" w:author="The Si Tran" w:date="2012-12-11T07:49:00Z">
                                <w:r w:rsidRPr="00DC2B95">
                                  <w:rPr>
                                    <w:rStyle w:val="EquationIndexChar"/>
                                    <w:rPrChange w:id="12139"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7"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ED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4mfQmt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BsRQED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276DB6" w:rsidRDefault="00276DB6">
                        <w:pPr>
                          <w:pStyle w:val="EquationIndex"/>
                          <w:pPrChange w:id="12140" w:author="The Si Tran" w:date="2012-12-16T10:42:00Z">
                            <w:pPr/>
                          </w:pPrChange>
                        </w:pPr>
                        <w:ins w:id="12141" w:author="The Si Tran" w:date="2012-12-11T07:49:00Z">
                          <w:r w:rsidRPr="00DC2B95">
                            <w:rPr>
                              <w:rStyle w:val="EquationIndexChar"/>
                              <w:rPrChange w:id="12142"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143" w:author="Unknown">
              <w:rPr>
                <w:noProof/>
              </w:rPr>
            </w:rPrChange>
          </w:rPr>
          <mc:AlternateContent>
            <mc:Choice Requires="wps">
              <w:drawing>
                <wp:anchor distT="0" distB="0" distL="114300" distR="114300" simplePos="0" relativeHeight="251661824" behindDoc="0" locked="0" layoutInCell="1" allowOverlap="1" wp14:anchorId="7F4701F3" wp14:editId="2535131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276DB6" w:rsidRDefault="00276DB6">
                              <w:pPr>
                                <w:pStyle w:val="EquationIndex"/>
                                <w:pPrChange w:id="12144" w:author="The Si Tran" w:date="2012-12-16T10:42:00Z">
                                  <w:pPr/>
                                </w:pPrChange>
                              </w:pPr>
                              <w:ins w:id="12145" w:author="The Si Tran" w:date="2012-12-11T07:49:00Z">
                                <w:r>
                                  <w:t>Kiểm tra khả nă</w:t>
                                </w:r>
                              </w:ins>
                              <w:ins w:id="12146"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8"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wr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U973tlZYo9WsiZ&#10;dgy95csS73zLfHhgDnOH1sAuCff4SGXwTqaTKNkY9/ut+4jHOEBLSY05zqn/tWVOUKK+aQzKxXA8&#10;htuQDuPJdISDO9asjjV6W10bNM8QW8vyJEZ8UL0onamesXIWMSpUTHPEzmnoxevQbhesLC4WiwTC&#10;qFsWbvWj5dF1pDl28VPzzJztWj1gSO5MP/Fs9qrjW2y01GaxDUaWaRwi0S2r3QNgTaR+7VZa3EPH&#10;54R6WbzzP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mUlwr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276DB6" w:rsidRDefault="00276DB6">
                        <w:pPr>
                          <w:pStyle w:val="EquationIndex"/>
                          <w:pPrChange w:id="12147" w:author="The Si Tran" w:date="2012-12-16T10:42:00Z">
                            <w:pPr/>
                          </w:pPrChange>
                        </w:pPr>
                        <w:ins w:id="12148" w:author="The Si Tran" w:date="2012-12-11T07:49:00Z">
                          <w:r>
                            <w:t>Kiểm tra khả nă</w:t>
                          </w:r>
                        </w:ins>
                        <w:ins w:id="12149" w:author="The Si Tran" w:date="2012-12-11T07:50:00Z">
                          <w:r>
                            <w:t>ng dự đoán</w:t>
                          </w:r>
                        </w:ins>
                      </w:p>
                    </w:txbxContent>
                  </v:textbox>
                  <w10:wrap anchorx="margin"/>
                </v:shape>
              </w:pict>
            </mc:Fallback>
          </mc:AlternateContent>
        </w:r>
      </w:ins>
      <w:ins w:id="12150" w:author="The Si Tran" w:date="2012-12-11T07:50:00Z">
        <w:r w:rsidR="00F4420F" w:rsidRPr="00F4420F">
          <w:rPr>
            <w:rFonts w:ascii="Times New Roman" w:hAnsi="Times New Roman"/>
            <w:noProof/>
            <w:rPrChange w:id="12151" w:author="Unknown">
              <w:rPr>
                <w:noProof/>
              </w:rPr>
            </w:rPrChange>
          </w:rPr>
          <mc:AlternateContent>
            <mc:Choice Requires="wps">
              <w:drawing>
                <wp:anchor distT="0" distB="0" distL="114300" distR="114300" simplePos="0" relativeHeight="251663872" behindDoc="0" locked="0" layoutInCell="1" allowOverlap="1" wp14:anchorId="5564A9BB" wp14:editId="002ACA1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4FEE6B1"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152" w:author="The Si Tran" w:date="2012-12-11T07:49:00Z">
        <w:r w:rsidR="00F4420F" w:rsidRPr="00F4420F">
          <w:rPr>
            <w:rFonts w:ascii="Times New Roman" w:hAnsi="Times New Roman"/>
            <w:noProof/>
            <w:rPrChange w:id="12153" w:author="Unknown">
              <w:rPr>
                <w:noProof/>
              </w:rPr>
            </w:rPrChange>
          </w:rPr>
          <mc:AlternateContent>
            <mc:Choice Requires="wps">
              <w:drawing>
                <wp:anchor distT="0" distB="0" distL="114300" distR="114300" simplePos="0" relativeHeight="251660800" behindDoc="0" locked="0" layoutInCell="1" allowOverlap="1" wp14:anchorId="6B3D2C26" wp14:editId="04981261">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0F9B"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154" w:author="Unknown">
              <w:rPr>
                <w:noProof/>
              </w:rPr>
            </w:rPrChange>
          </w:rPr>
          <mc:AlternateContent>
            <mc:Choice Requires="wps">
              <w:drawing>
                <wp:anchor distT="0" distB="0" distL="114300" distR="114300" simplePos="0" relativeHeight="251659776" behindDoc="0" locked="0" layoutInCell="1" allowOverlap="1" wp14:anchorId="67237BEB" wp14:editId="5905B8E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68BE4B3"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155" w:author="Unknown">
              <w:rPr>
                <w:noProof/>
              </w:rPr>
            </w:rPrChange>
          </w:rPr>
          <mc:AlternateContent>
            <mc:Choice Requires="wps">
              <w:drawing>
                <wp:anchor distT="0" distB="0" distL="114300" distR="114300" simplePos="0" relativeHeight="251672064" behindDoc="0" locked="0" layoutInCell="1" allowOverlap="1" wp14:anchorId="1EF64DEE" wp14:editId="4B945252">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45049"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156" w:author="The Si Tran" w:date="2012-12-11T07:48:00Z">
        <w:r w:rsidR="00F4420F">
          <w:rPr>
            <w:noProof/>
          </w:rPr>
          <w:drawing>
            <wp:inline distT="0" distB="0" distL="0" distR="0" wp14:anchorId="44AC1143" wp14:editId="1426EEE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157" w:author="The Si Tran" w:date="2012-12-11T06:20:00Z"/>
          <w:rFonts w:ascii="Times New Roman" w:hAnsi="Times New Roman"/>
          <w:sz w:val="26"/>
          <w:szCs w:val="26"/>
          <w:rPrChange w:id="12158" w:author="The Si Tran" w:date="2012-12-11T07:48:00Z">
            <w:rPr>
              <w:ins w:id="12159" w:author="The Si Tran" w:date="2012-12-11T06:20:00Z"/>
            </w:rPr>
          </w:rPrChange>
        </w:rPr>
      </w:pPr>
      <w:ins w:id="12160" w:author="The Si Tran" w:date="2012-12-11T06:20:00Z">
        <w:r w:rsidRPr="0090080B">
          <w:rPr>
            <w:rFonts w:ascii="Times New Roman" w:hAnsi="Times New Roman"/>
            <w:sz w:val="26"/>
            <w:szCs w:val="26"/>
            <w:rPrChange w:id="12161"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162" w:author="The Si Tran" w:date="2012-12-11T07:51:00Z"/>
          <w:rFonts w:ascii="Times New Roman" w:hAnsi="Times New Roman"/>
        </w:rPr>
      </w:pPr>
      <w:ins w:id="12163" w:author="The Si Tran" w:date="2012-12-11T06:20:00Z">
        <w:r w:rsidRPr="001B545C">
          <w:rPr>
            <w:rFonts w:ascii="Times New Roman" w:hAnsi="Times New Roman"/>
            <w:noProof/>
            <w:rPrChange w:id="12164" w:author="Unknown">
              <w:rPr>
                <w:noProof/>
              </w:rPr>
            </w:rPrChange>
          </w:rPr>
          <w:drawing>
            <wp:inline distT="0" distB="0" distL="0" distR="0" wp14:anchorId="7B2AC025" wp14:editId="34A7E8F6">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165" w:author="The Si Tran" w:date="2012-12-11T06:20:00Z"/>
          <w:rFonts w:ascii="Times New Roman" w:hAnsi="Times New Roman"/>
          <w:sz w:val="26"/>
          <w:szCs w:val="26"/>
          <w:rPrChange w:id="12166" w:author="The Si Tran" w:date="2012-12-11T07:51:00Z">
            <w:rPr>
              <w:ins w:id="12167"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168" w:author="The Si Tran" w:date="2012-12-11T06:20:00Z"/>
          <w:rFonts w:ascii="Times New Roman" w:hAnsi="Times New Roman"/>
          <w:sz w:val="26"/>
          <w:szCs w:val="26"/>
          <w:rPrChange w:id="12169" w:author="The Si Tran" w:date="2012-12-11T07:51:00Z">
            <w:rPr>
              <w:ins w:id="12170" w:author="The Si Tran" w:date="2012-12-11T06:20:00Z"/>
            </w:rPr>
          </w:rPrChange>
        </w:rPr>
      </w:pPr>
      <w:ins w:id="12171" w:author="The Si Tran" w:date="2012-12-11T06:20:00Z">
        <w:r w:rsidRPr="00745EDF">
          <w:rPr>
            <w:rFonts w:ascii="Times New Roman" w:hAnsi="Times New Roman"/>
            <w:sz w:val="26"/>
            <w:szCs w:val="26"/>
            <w:rPrChange w:id="12172"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173" w:author="The Si Tran" w:date="2012-12-11T06:20:00Z"/>
          <w:rFonts w:ascii="Times New Roman" w:hAnsi="Times New Roman"/>
          <w:sz w:val="26"/>
          <w:szCs w:val="26"/>
          <w:rPrChange w:id="12174" w:author="The Si Tran" w:date="2012-12-11T07:51:00Z">
            <w:rPr>
              <w:ins w:id="12175" w:author="The Si Tran" w:date="2012-12-11T06:20:00Z"/>
            </w:rPr>
          </w:rPrChange>
        </w:rPr>
      </w:pPr>
      <w:ins w:id="12176" w:author="The Si Tran" w:date="2012-12-11T06:20:00Z">
        <w:r w:rsidRPr="00745EDF">
          <w:rPr>
            <w:rFonts w:ascii="Times New Roman" w:hAnsi="Times New Roman"/>
            <w:sz w:val="26"/>
            <w:szCs w:val="26"/>
            <w:rPrChange w:id="12177" w:author="The Si Tran" w:date="2012-12-11T07:51:00Z">
              <w:rPr/>
            </w:rPrChange>
          </w:rPr>
          <w:t>Chọn số thời đoạn cần dự báo</w:t>
        </w:r>
      </w:ins>
    </w:p>
    <w:p w14:paraId="7DC2B188" w14:textId="77777777" w:rsidR="00667F2E" w:rsidRDefault="00667F2E" w:rsidP="00667F2E">
      <w:pPr>
        <w:pStyle w:val="ListParagraph"/>
        <w:ind w:left="1440"/>
        <w:rPr>
          <w:ins w:id="12178" w:author="The Si Tran" w:date="2012-12-11T07:52:00Z"/>
          <w:rFonts w:ascii="Times New Roman" w:hAnsi="Times New Roman"/>
        </w:rPr>
      </w:pPr>
      <w:ins w:id="12179" w:author="The Si Tran" w:date="2012-12-11T06:20:00Z">
        <w:r w:rsidRPr="001B545C">
          <w:rPr>
            <w:rFonts w:ascii="Times New Roman" w:hAnsi="Times New Roman"/>
            <w:noProof/>
            <w:rPrChange w:id="12180" w:author="Unknown">
              <w:rPr>
                <w:noProof/>
              </w:rPr>
            </w:rPrChange>
          </w:rPr>
          <w:drawing>
            <wp:inline distT="0" distB="0" distL="0" distR="0" wp14:anchorId="379256B8" wp14:editId="28A1056D">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181" w:author="The Si Tran" w:date="2012-12-11T06:20:00Z"/>
          <w:rFonts w:ascii="Times New Roman" w:hAnsi="Times New Roman"/>
          <w:rPrChange w:id="12182" w:author="The Si Tran" w:date="2012-12-11T06:24:00Z">
            <w:rPr>
              <w:ins w:id="12183" w:author="The Si Tran" w:date="2012-12-11T06:20:00Z"/>
            </w:rPr>
          </w:rPrChange>
        </w:rPr>
      </w:pPr>
    </w:p>
    <w:p w14:paraId="72939B3E" w14:textId="77777777" w:rsidR="00667F2E" w:rsidRPr="001B545C" w:rsidRDefault="00667F2E" w:rsidP="00667F2E">
      <w:pPr>
        <w:pStyle w:val="ListParagraph"/>
        <w:ind w:left="1440"/>
        <w:rPr>
          <w:ins w:id="12184" w:author="The Si Tran" w:date="2012-12-11T06:20:00Z"/>
          <w:rFonts w:ascii="Times New Roman" w:hAnsi="Times New Roman"/>
          <w:rPrChange w:id="12185" w:author="The Si Tran" w:date="2012-12-11T06:24:00Z">
            <w:rPr>
              <w:ins w:id="12186" w:author="The Si Tran" w:date="2012-12-11T06:20:00Z"/>
            </w:rPr>
          </w:rPrChange>
        </w:rPr>
      </w:pPr>
      <w:ins w:id="12187" w:author="The Si Tran" w:date="2012-12-11T06:20:00Z">
        <w:r w:rsidRPr="001B545C">
          <w:rPr>
            <w:rFonts w:ascii="Times New Roman" w:hAnsi="Times New Roman"/>
            <w:rPrChange w:id="12188" w:author="The Si Tran" w:date="2012-12-11T06:24:00Z">
              <w:rPr/>
            </w:rPrChange>
          </w:rPr>
          <w:t>Kết quả dự báo:</w:t>
        </w:r>
      </w:ins>
    </w:p>
    <w:p w14:paraId="23B796F5" w14:textId="77777777" w:rsidR="00667F2E" w:rsidRDefault="00667F2E" w:rsidP="00422906">
      <w:pPr>
        <w:pStyle w:val="ListParagraph"/>
        <w:ind w:left="0"/>
        <w:rPr>
          <w:ins w:id="12189" w:author="The Si Tran" w:date="2012-12-11T07:52:00Z"/>
          <w:rFonts w:ascii="Times New Roman" w:hAnsi="Times New Roman"/>
        </w:rPr>
      </w:pPr>
      <w:ins w:id="12190" w:author="The Si Tran" w:date="2012-12-11T06:20:00Z">
        <w:r w:rsidRPr="001B545C">
          <w:rPr>
            <w:rFonts w:ascii="Times New Roman" w:hAnsi="Times New Roman"/>
            <w:noProof/>
            <w:rPrChange w:id="12191" w:author="Unknown">
              <w:rPr>
                <w:noProof/>
              </w:rPr>
            </w:rPrChange>
          </w:rPr>
          <w:drawing>
            <wp:inline distT="0" distB="0" distL="0" distR="0" wp14:anchorId="4C8A0108" wp14:editId="4459FB31">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192" w:author="The Si Tran" w:date="2012-12-11T07:53:00Z"/>
          <w:rFonts w:ascii="Times New Roman" w:hAnsi="Times New Roman"/>
          <w:sz w:val="26"/>
          <w:szCs w:val="26"/>
        </w:rPr>
        <w:pPrChange w:id="12193" w:author="The Si Tran" w:date="2012-12-11T07:52:00Z">
          <w:pPr>
            <w:pStyle w:val="ListParagraph"/>
            <w:ind w:left="0"/>
          </w:pPr>
        </w:pPrChange>
      </w:pPr>
      <w:ins w:id="12194" w:author="The Si Tran" w:date="2012-12-11T07:52:00Z">
        <w:r w:rsidRPr="00422906">
          <w:rPr>
            <w:rFonts w:ascii="Times New Roman" w:hAnsi="Times New Roman"/>
            <w:sz w:val="26"/>
            <w:szCs w:val="26"/>
            <w:rPrChange w:id="12195"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196" w:author="The Si Tran" w:date="2012-12-11T06:20:00Z"/>
          <w:rFonts w:ascii="Times New Roman" w:hAnsi="Times New Roman"/>
          <w:sz w:val="26"/>
          <w:szCs w:val="26"/>
          <w:rPrChange w:id="12197" w:author="The Si Tran" w:date="2012-12-11T07:53:00Z">
            <w:rPr>
              <w:ins w:id="12198" w:author="The Si Tran" w:date="2012-12-11T06:20:00Z"/>
            </w:rPr>
          </w:rPrChange>
        </w:rPr>
        <w:pPrChange w:id="12199"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200" w:author="The Si Tran" w:date="2012-12-11T06:20:00Z"/>
          <w:rFonts w:ascii="Times New Roman" w:hAnsi="Times New Roman"/>
          <w:sz w:val="26"/>
          <w:szCs w:val="26"/>
          <w:rPrChange w:id="12201" w:author="The Si Tran" w:date="2012-12-11T07:53:00Z">
            <w:rPr>
              <w:ins w:id="12202" w:author="The Si Tran" w:date="2012-12-11T06:20:00Z"/>
            </w:rPr>
          </w:rPrChange>
        </w:rPr>
      </w:pPr>
      <w:ins w:id="12203" w:author="The Si Tran" w:date="2012-12-11T06:20:00Z">
        <w:r w:rsidRPr="00422906">
          <w:rPr>
            <w:rFonts w:ascii="Times New Roman" w:hAnsi="Times New Roman"/>
            <w:sz w:val="26"/>
            <w:szCs w:val="26"/>
            <w:rPrChange w:id="12204"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205" w:author="The Si Tran" w:date="2012-12-11T06:20:00Z"/>
          <w:rFonts w:ascii="Times New Roman" w:hAnsi="Times New Roman"/>
          <w:sz w:val="26"/>
          <w:szCs w:val="26"/>
          <w:rPrChange w:id="12206" w:author="The Si Tran" w:date="2012-12-11T07:53:00Z">
            <w:rPr>
              <w:ins w:id="12207" w:author="The Si Tran" w:date="2012-12-11T06:20:00Z"/>
            </w:rPr>
          </w:rPrChange>
        </w:rPr>
      </w:pPr>
      <w:ins w:id="12208" w:author="The Si Tran" w:date="2012-12-11T06:20:00Z">
        <w:r w:rsidRPr="00422906">
          <w:rPr>
            <w:rFonts w:ascii="Times New Roman" w:hAnsi="Times New Roman"/>
            <w:sz w:val="26"/>
            <w:szCs w:val="26"/>
            <w:rPrChange w:id="12209"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210" w:author="The Si Tran" w:date="2012-12-11T07:54:00Z"/>
        </w:rPr>
        <w:pPrChange w:id="12211" w:author="The Si Tran" w:date="2012-12-11T07:54:00Z">
          <w:pPr>
            <w:pStyle w:val="ListParagraph"/>
          </w:pPr>
        </w:pPrChange>
      </w:pPr>
      <w:ins w:id="12212" w:author="The Si Tran" w:date="2012-12-11T07:53:00Z">
        <w:r>
          <w:t>Dự báo</w:t>
        </w:r>
      </w:ins>
    </w:p>
    <w:p w14:paraId="3216EB82" w14:textId="77777777" w:rsidR="004833CB" w:rsidRPr="00097101" w:rsidRDefault="004833CB">
      <w:pPr>
        <w:pStyle w:val="NoSpacing"/>
        <w:numPr>
          <w:ilvl w:val="0"/>
          <w:numId w:val="41"/>
        </w:numPr>
        <w:rPr>
          <w:ins w:id="12213" w:author="The Si Tran" w:date="2012-12-11T06:20:00Z"/>
        </w:rPr>
        <w:pPrChange w:id="12214" w:author="The Si Tran" w:date="2012-12-11T07:54:00Z">
          <w:pPr>
            <w:pStyle w:val="ListParagraph"/>
          </w:pPr>
        </w:pPrChange>
      </w:pPr>
      <w:ins w:id="12215" w:author="The Si Tran" w:date="2012-12-11T07:54:00Z">
        <w:r>
          <w:t>Kiểm tra mô hình kết hợp</w:t>
        </w:r>
      </w:ins>
    </w:p>
    <w:p w14:paraId="3455B1D2" w14:textId="77777777" w:rsidR="00667F2E" w:rsidRPr="004833CB" w:rsidRDefault="00667F2E" w:rsidP="00667F2E">
      <w:pPr>
        <w:pStyle w:val="ListParagraph"/>
        <w:ind w:left="1080"/>
        <w:rPr>
          <w:ins w:id="12216" w:author="The Si Tran" w:date="2012-12-11T06:20:00Z"/>
          <w:rFonts w:ascii="Times New Roman" w:hAnsi="Times New Roman"/>
          <w:sz w:val="26"/>
          <w:szCs w:val="26"/>
          <w:rPrChange w:id="12217" w:author="The Si Tran" w:date="2012-12-11T07:54:00Z">
            <w:rPr>
              <w:ins w:id="12218" w:author="The Si Tran" w:date="2012-12-11T06:20:00Z"/>
            </w:rPr>
          </w:rPrChange>
        </w:rPr>
      </w:pPr>
      <w:ins w:id="12219" w:author="The Si Tran" w:date="2012-12-11T06:20:00Z">
        <w:r w:rsidRPr="004833CB">
          <w:rPr>
            <w:rFonts w:ascii="Times New Roman" w:hAnsi="Times New Roman"/>
            <w:sz w:val="26"/>
            <w:szCs w:val="26"/>
            <w:rPrChange w:id="12220"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221" w:author="The Si Tran" w:date="2012-12-11T07:59:00Z"/>
          <w:rFonts w:ascii="Times New Roman" w:hAnsi="Times New Roman"/>
        </w:rPr>
      </w:pPr>
      <w:ins w:id="12222" w:author="The Si Tran" w:date="2012-12-11T06:20:00Z">
        <w:r w:rsidRPr="001B545C">
          <w:rPr>
            <w:rFonts w:ascii="Times New Roman" w:hAnsi="Times New Roman"/>
            <w:noProof/>
            <w:rPrChange w:id="12223" w:author="Unknown">
              <w:rPr>
                <w:noProof/>
              </w:rPr>
            </w:rPrChange>
          </w:rPr>
          <mc:AlternateContent>
            <mc:Choice Requires="wps">
              <w:drawing>
                <wp:anchor distT="0" distB="0" distL="114300" distR="114300" simplePos="0" relativeHeight="251639296" behindDoc="0" locked="0" layoutInCell="1" allowOverlap="1" wp14:anchorId="419359FF" wp14:editId="4B06636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276DB6" w:rsidRDefault="00276DB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9"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jl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9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dNyOW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276DB6" w:rsidRDefault="00276DB6" w:rsidP="00667F2E">
                        <w:r>
                          <w:t>Kiểm tra mô hình</w:t>
                        </w:r>
                      </w:p>
                    </w:txbxContent>
                  </v:textbox>
                </v:shape>
              </w:pict>
            </mc:Fallback>
          </mc:AlternateContent>
        </w:r>
        <w:r w:rsidRPr="001B545C">
          <w:rPr>
            <w:rFonts w:ascii="Times New Roman" w:hAnsi="Times New Roman"/>
            <w:noProof/>
            <w:rPrChange w:id="12224" w:author="Unknown">
              <w:rPr>
                <w:noProof/>
              </w:rPr>
            </w:rPrChange>
          </w:rPr>
          <mc:AlternateContent>
            <mc:Choice Requires="wps">
              <w:drawing>
                <wp:anchor distT="0" distB="0" distL="114300" distR="114300" simplePos="0" relativeHeight="251637248" behindDoc="0" locked="0" layoutInCell="1" allowOverlap="1" wp14:anchorId="3B978055" wp14:editId="4F20A07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40"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Lk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Hoj1n3aqOMPoG9XuBKvppoLJ2xLrnoiBgYJhhcXmHuHgQkHzVLxhVCrz66Pv3h7e&#10;JmgxamCp5Nj+PBDDMBLfJLzaL+lk4rdQECZTGCCMzFCzG2rkoV4rGAgYccguXL29E92VG1W/wTtZ&#10;+aigIpJC7BxTZzph7dplBxuUstUqmMHm0cRt5YumHtwT7Yf29fRGjI7Pz8G7fVDdAorz3ZJ8sfWe&#10;Uq0OTvHKeeWF1yjA1gqzFDesX4tDOVhd/geWvwE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EqhouT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2225" w:author="Unknown">
              <w:rPr>
                <w:noProof/>
              </w:rPr>
            </w:rPrChange>
          </w:rPr>
          <w:drawing>
            <wp:inline distT="0" distB="0" distL="0" distR="0" wp14:anchorId="6184D586" wp14:editId="31B8CF98">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226" w:author="The Si Tran" w:date="2012-12-11T07:59:00Z"/>
          <w:rFonts w:ascii="Times New Roman" w:hAnsi="Times New Roman"/>
        </w:rPr>
      </w:pPr>
    </w:p>
    <w:p w14:paraId="2398A1DA" w14:textId="77777777" w:rsidR="00BF62DE" w:rsidRDefault="00BF62DE" w:rsidP="00BF62DE">
      <w:pPr>
        <w:pStyle w:val="ListParagraph"/>
        <w:ind w:left="0"/>
        <w:rPr>
          <w:ins w:id="12227" w:author="The Si Tran" w:date="2012-12-11T07:59:00Z"/>
          <w:rFonts w:ascii="Times New Roman" w:hAnsi="Times New Roman"/>
        </w:rPr>
      </w:pPr>
    </w:p>
    <w:p w14:paraId="3185EAA8" w14:textId="77777777" w:rsidR="00BF62DE" w:rsidRDefault="00BF62DE" w:rsidP="00BF62DE">
      <w:pPr>
        <w:pStyle w:val="ListParagraph"/>
        <w:ind w:left="0"/>
        <w:rPr>
          <w:ins w:id="12228" w:author="The Si Tran" w:date="2012-12-11T07:59:00Z"/>
          <w:rFonts w:ascii="Times New Roman" w:hAnsi="Times New Roman"/>
        </w:rPr>
      </w:pPr>
      <w:ins w:id="12229" w:author="The Si Tran" w:date="2012-12-11T07:59:00Z">
        <w:r>
          <w:rPr>
            <w:noProof/>
          </w:rPr>
          <w:lastRenderedPageBreak/>
          <w:drawing>
            <wp:inline distT="0" distB="0" distL="0" distR="0" wp14:anchorId="6B725F63" wp14:editId="1A00D64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230" w:author="The Si Tran" w:date="2012-12-11T07:56:00Z"/>
          <w:rFonts w:ascii="Times New Roman" w:hAnsi="Times New Roman"/>
          <w:sz w:val="26"/>
          <w:szCs w:val="26"/>
          <w:rPrChange w:id="12231" w:author="The Si Tran" w:date="2012-12-11T07:59:00Z">
            <w:rPr>
              <w:ins w:id="12232" w:author="The Si Tran" w:date="2012-12-11T07:56:00Z"/>
              <w:rFonts w:ascii="Times New Roman" w:hAnsi="Times New Roman"/>
            </w:rPr>
          </w:rPrChange>
        </w:rPr>
        <w:pPrChange w:id="12233" w:author="The Si Tran" w:date="2012-12-11T07:59:00Z">
          <w:pPr>
            <w:pStyle w:val="ListParagraph"/>
            <w:ind w:left="0"/>
          </w:pPr>
        </w:pPrChange>
      </w:pPr>
      <w:ins w:id="12234" w:author="The Si Tran" w:date="2012-12-11T07:59:00Z">
        <w:r w:rsidRPr="003C0DE2">
          <w:rPr>
            <w:rFonts w:ascii="Times New Roman" w:hAnsi="Times New Roman"/>
            <w:sz w:val="26"/>
            <w:szCs w:val="26"/>
            <w:rPrChange w:id="12235"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236" w:author="The Si Tran" w:date="2012-12-11T06:20:00Z"/>
          <w:rFonts w:ascii="Times New Roman" w:hAnsi="Times New Roman"/>
          <w:rPrChange w:id="12237" w:author="The Si Tran" w:date="2012-12-11T06:24:00Z">
            <w:rPr>
              <w:ins w:id="12238"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239" w:author="The Si Tran" w:date="2012-12-11T07:55:00Z"/>
          <w:rFonts w:ascii="Times New Roman" w:hAnsi="Times New Roman"/>
          <w:sz w:val="26"/>
          <w:szCs w:val="26"/>
          <w:rPrChange w:id="12240" w:author="The Si Tran" w:date="2012-12-11T07:56:00Z">
            <w:rPr>
              <w:ins w:id="12241" w:author="The Si Tran" w:date="2012-12-11T07:55:00Z"/>
              <w:rFonts w:ascii="Times New Roman" w:hAnsi="Times New Roman"/>
            </w:rPr>
          </w:rPrChange>
        </w:rPr>
        <w:pPrChange w:id="12242" w:author="The Si Tran" w:date="2012-12-11T07:56:00Z">
          <w:pPr>
            <w:pStyle w:val="ListParagraph"/>
            <w:numPr>
              <w:numId w:val="38"/>
            </w:numPr>
            <w:spacing w:after="160" w:line="259" w:lineRule="auto"/>
            <w:ind w:left="1080" w:hanging="360"/>
          </w:pPr>
        </w:pPrChange>
      </w:pPr>
      <w:ins w:id="12243" w:author="The Si Tran" w:date="2012-12-11T06:20:00Z">
        <w:r w:rsidRPr="00BF62DE">
          <w:rPr>
            <w:rFonts w:ascii="Times New Roman" w:hAnsi="Times New Roman"/>
            <w:sz w:val="26"/>
            <w:szCs w:val="26"/>
            <w:rPrChange w:id="12244"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245" w:author="The Si Tran" w:date="2012-12-11T06:20:00Z"/>
          <w:rFonts w:ascii="Times New Roman" w:hAnsi="Times New Roman"/>
          <w:rPrChange w:id="12246" w:author="The Si Tran" w:date="2012-12-11T06:24:00Z">
            <w:rPr>
              <w:ins w:id="12247" w:author="The Si Tran" w:date="2012-12-11T06:20:00Z"/>
            </w:rPr>
          </w:rPrChange>
        </w:rPr>
        <w:pPrChange w:id="12248"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249" w:author="The Si Tran" w:date="2012-12-11T06:20:00Z"/>
          <w:rFonts w:ascii="Times New Roman" w:hAnsi="Times New Roman"/>
          <w:rPrChange w:id="12250" w:author="The Si Tran" w:date="2012-12-11T06:24:00Z">
            <w:rPr>
              <w:ins w:id="12251" w:author="The Si Tran" w:date="2012-12-11T06:20:00Z"/>
            </w:rPr>
          </w:rPrChange>
        </w:rPr>
      </w:pPr>
      <w:ins w:id="12252" w:author="The Si Tran" w:date="2012-12-11T06:20:00Z">
        <w:r w:rsidRPr="001B545C">
          <w:rPr>
            <w:rFonts w:ascii="Times New Roman" w:hAnsi="Times New Roman"/>
            <w:noProof/>
            <w:rPrChange w:id="12253"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2D2A513E">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276DB6" w:rsidRDefault="00276DB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1"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AK1Te2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276DB6" w:rsidRDefault="00276DB6" w:rsidP="00667F2E">
                        <w:r>
                          <w:t>Dự đoán</w:t>
                        </w:r>
                      </w:p>
                    </w:txbxContent>
                  </v:textbox>
                </v:shape>
              </w:pict>
            </mc:Fallback>
          </mc:AlternateContent>
        </w:r>
        <w:r w:rsidRPr="001B545C">
          <w:rPr>
            <w:rFonts w:ascii="Times New Roman" w:hAnsi="Times New Roman"/>
            <w:noProof/>
            <w:rPrChange w:id="12254" w:author="Unknown">
              <w:rPr>
                <w:noProof/>
              </w:rPr>
            </w:rPrChange>
          </w:rPr>
          <mc:AlternateContent>
            <mc:Choice Requires="wps">
              <w:drawing>
                <wp:anchor distT="0" distB="0" distL="114300" distR="114300" simplePos="0" relativeHeight="251640320" behindDoc="0" locked="0" layoutInCell="1" allowOverlap="1" wp14:anchorId="00D386CF" wp14:editId="4B7B885F">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2" type="#_x0000_t47" style="position:absolute;left:0;text-align:left;margin-left:146.25pt;margin-top:40.4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gq5w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HBDgq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2255" w:author="Unknown">
              <w:rPr>
                <w:noProof/>
              </w:rPr>
            </w:rPrChange>
          </w:rPr>
          <mc:AlternateContent>
            <mc:Choice Requires="wps">
              <w:drawing>
                <wp:anchor distT="0" distB="0" distL="114300" distR="114300" simplePos="0" relativeHeight="251645440" behindDoc="0" locked="0" layoutInCell="1" allowOverlap="1" wp14:anchorId="3F6F5102" wp14:editId="5D2B7DF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165A"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256" w:author="Unknown">
              <w:rPr>
                <w:noProof/>
              </w:rPr>
            </w:rPrChange>
          </w:rPr>
          <mc:AlternateContent>
            <mc:Choice Requires="wps">
              <w:drawing>
                <wp:anchor distT="0" distB="0" distL="114300" distR="114300" simplePos="0" relativeHeight="251642368" behindDoc="0" locked="0" layoutInCell="1" allowOverlap="1" wp14:anchorId="4E62179D" wp14:editId="688CB50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F5923"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257" w:author="Unknown">
              <w:rPr>
                <w:noProof/>
              </w:rPr>
            </w:rPrChange>
          </w:rPr>
          <w:drawing>
            <wp:inline distT="0" distB="0" distL="0" distR="0" wp14:anchorId="7FB50EBD" wp14:editId="69D13392">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258" w:author="The Si Tran" w:date="2012-12-11T06:20:00Z"/>
        </w:rPr>
      </w:pPr>
      <w:ins w:id="12259" w:author="The Si Tran" w:date="2012-12-11T06:20:00Z">
        <w:r w:rsidRPr="001B545C">
          <w:rPr>
            <w:noProof/>
            <w:rPrChange w:id="12260" w:author="Unknown">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19B454FD">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276DB6" w:rsidRDefault="00276DB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3"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C4gNvC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276DB6" w:rsidRDefault="00276DB6"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261" w:author="The Si Tran" w:date="2012-12-11T06:20:00Z"/>
        </w:rPr>
      </w:pPr>
      <w:ins w:id="12262" w:author="The Si Tran" w:date="2012-12-11T06:20:00Z">
        <w:r w:rsidRPr="001B545C">
          <w:rPr>
            <w:noProof/>
            <w:rPrChange w:id="12263"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2D27984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276DB6" w:rsidRDefault="00276DB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4"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ujs8Xp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276DB6" w:rsidRDefault="00276DB6" w:rsidP="00667F2E">
                        <w:r>
                          <w:t>Đồ thị các giá trị dự đoán</w:t>
                        </w:r>
                      </w:p>
                    </w:txbxContent>
                  </v:textbox>
                </v:shape>
              </w:pict>
            </mc:Fallback>
          </mc:AlternateContent>
        </w:r>
      </w:ins>
    </w:p>
    <w:p w14:paraId="126C25BD" w14:textId="77777777" w:rsidR="00667F2E" w:rsidRPr="001B545C" w:rsidRDefault="00667F2E" w:rsidP="00667F2E">
      <w:pPr>
        <w:rPr>
          <w:ins w:id="12264" w:author="The Si Tran" w:date="2012-12-11T06:20:00Z"/>
        </w:rPr>
      </w:pPr>
    </w:p>
    <w:p w14:paraId="59F0763C" w14:textId="77777777" w:rsidR="00667F2E" w:rsidRPr="00C64004" w:rsidRDefault="00667F2E">
      <w:pPr>
        <w:jc w:val="center"/>
        <w:rPr>
          <w:b/>
          <w:rPrChange w:id="12265" w:author="The Si Tran" w:date="2012-12-11T06:18:00Z">
            <w:rPr>
              <w:szCs w:val="26"/>
            </w:rPr>
          </w:rPrChange>
        </w:rPr>
        <w:pPrChange w:id="12266"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267"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98" w:author="The Si Tran" w:date="2012-12-14T05:08:00Z" w:initials="TST">
    <w:p w14:paraId="64E74DE2" w14:textId="77777777" w:rsidR="00276DB6" w:rsidRDefault="00276DB6">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0ABCE" w14:textId="77777777" w:rsidR="009E162A" w:rsidRDefault="009E162A" w:rsidP="00AC1CB4">
      <w:pPr>
        <w:spacing w:before="0" w:line="240" w:lineRule="auto"/>
      </w:pPr>
      <w:r>
        <w:separator/>
      </w:r>
    </w:p>
    <w:p w14:paraId="453BE144" w14:textId="77777777" w:rsidR="009E162A" w:rsidRDefault="009E162A"/>
  </w:endnote>
  <w:endnote w:type="continuationSeparator" w:id="0">
    <w:p w14:paraId="4E566E95" w14:textId="77777777" w:rsidR="009E162A" w:rsidRDefault="009E162A" w:rsidP="00AC1CB4">
      <w:pPr>
        <w:spacing w:before="0" w:line="240" w:lineRule="auto"/>
      </w:pPr>
      <w:r>
        <w:continuationSeparator/>
      </w:r>
    </w:p>
    <w:p w14:paraId="64DD1DD2" w14:textId="77777777" w:rsidR="009E162A" w:rsidRDefault="009E1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613" w:author="The Si Tran" w:date="2012-12-12T13:36:00Z"/>
  <w:sdt>
    <w:sdtPr>
      <w:id w:val="-908844875"/>
      <w:docPartObj>
        <w:docPartGallery w:val="Page Numbers (Bottom of Page)"/>
        <w:docPartUnique/>
      </w:docPartObj>
    </w:sdtPr>
    <w:sdtEndPr>
      <w:rPr>
        <w:noProof/>
      </w:rPr>
    </w:sdtEndPr>
    <w:sdtContent>
      <w:customXmlInsRangeEnd w:id="613"/>
      <w:p w14:paraId="17267F96" w14:textId="77777777" w:rsidR="00276DB6" w:rsidRDefault="00276DB6">
        <w:pPr>
          <w:pStyle w:val="Footer"/>
          <w:jc w:val="center"/>
          <w:rPr>
            <w:ins w:id="614" w:author="The Si Tran" w:date="2012-12-12T13:36:00Z"/>
          </w:rPr>
        </w:pPr>
        <w:ins w:id="615" w:author="The Si Tran" w:date="2012-12-12T13:36:00Z">
          <w:r>
            <w:fldChar w:fldCharType="begin"/>
          </w:r>
          <w:r>
            <w:instrText xml:space="preserve"> PAGE   \* MERGEFORMAT </w:instrText>
          </w:r>
          <w:r>
            <w:fldChar w:fldCharType="separate"/>
          </w:r>
        </w:ins>
        <w:r w:rsidR="009F4660">
          <w:rPr>
            <w:noProof/>
          </w:rPr>
          <w:t>11</w:t>
        </w:r>
        <w:ins w:id="616" w:author="The Si Tran" w:date="2012-12-12T13:36:00Z">
          <w:r>
            <w:rPr>
              <w:noProof/>
            </w:rPr>
            <w:fldChar w:fldCharType="end"/>
          </w:r>
        </w:ins>
      </w:p>
      <w:customXmlInsRangeStart w:id="617" w:author="The Si Tran" w:date="2012-12-12T13:36:00Z"/>
    </w:sdtContent>
  </w:sdt>
  <w:customXmlInsRangeEnd w:id="617"/>
  <w:p w14:paraId="3AF94941" w14:textId="77777777" w:rsidR="00276DB6" w:rsidRDefault="00276D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276DB6" w:rsidRDefault="00276DB6">
    <w:pPr>
      <w:pStyle w:val="Footer"/>
      <w:jc w:val="center"/>
      <w:rPr>
        <w:ins w:id="11486" w:author="The Si Tran" w:date="2012-12-14T06:50:00Z"/>
      </w:rPr>
    </w:pPr>
    <w:ins w:id="11487" w:author="The Si Tran" w:date="2012-12-14T06:50:00Z">
      <w:r>
        <w:t>A.</w:t>
      </w:r>
    </w:ins>
    <w:customXmlInsRangeStart w:id="11488" w:author="The Si Tran" w:date="2012-12-14T06:50:00Z"/>
    <w:sdt>
      <w:sdtPr>
        <w:id w:val="1504550065"/>
        <w:docPartObj>
          <w:docPartGallery w:val="Page Numbers (Bottom of Page)"/>
          <w:docPartUnique/>
        </w:docPartObj>
      </w:sdtPr>
      <w:sdtEndPr>
        <w:rPr>
          <w:noProof/>
        </w:rPr>
      </w:sdtEndPr>
      <w:sdtContent>
        <w:customXmlInsRangeEnd w:id="11488"/>
        <w:ins w:id="11489" w:author="The Si Tran" w:date="2012-12-14T06:50:00Z">
          <w:r>
            <w:fldChar w:fldCharType="begin"/>
          </w:r>
          <w:r>
            <w:instrText xml:space="preserve"> PAGE   \* MERGEFORMAT </w:instrText>
          </w:r>
          <w:r>
            <w:fldChar w:fldCharType="separate"/>
          </w:r>
        </w:ins>
        <w:r w:rsidR="006D7A41">
          <w:rPr>
            <w:noProof/>
          </w:rPr>
          <w:t>2</w:t>
        </w:r>
        <w:ins w:id="11490" w:author="The Si Tran" w:date="2012-12-14T06:50:00Z">
          <w:r>
            <w:rPr>
              <w:noProof/>
            </w:rPr>
            <w:fldChar w:fldCharType="end"/>
          </w:r>
        </w:ins>
        <w:customXmlInsRangeStart w:id="11491" w:author="The Si Tran" w:date="2012-12-14T06:50:00Z"/>
      </w:sdtContent>
    </w:sdt>
    <w:customXmlInsRangeEnd w:id="11491"/>
  </w:p>
  <w:p w14:paraId="2B5B527C" w14:textId="77777777" w:rsidR="00276DB6" w:rsidRDefault="00276D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276DB6" w:rsidRDefault="00276DB6">
    <w:pPr>
      <w:pStyle w:val="Footer"/>
      <w:jc w:val="center"/>
      <w:rPr>
        <w:ins w:id="11623" w:author="The Si Tran" w:date="2012-12-14T06:50:00Z"/>
      </w:rPr>
    </w:pPr>
    <w:ins w:id="11624" w:author="The Si Tran" w:date="2012-12-14T06:50:00Z">
      <w:r>
        <w:t>C.</w:t>
      </w:r>
    </w:ins>
    <w:customXmlInsRangeStart w:id="11625" w:author="The Si Tran" w:date="2012-12-14T06:50:00Z"/>
    <w:sdt>
      <w:sdtPr>
        <w:id w:val="280921923"/>
        <w:docPartObj>
          <w:docPartGallery w:val="Page Numbers (Bottom of Page)"/>
          <w:docPartUnique/>
        </w:docPartObj>
      </w:sdtPr>
      <w:sdtEndPr>
        <w:rPr>
          <w:noProof/>
        </w:rPr>
      </w:sdtEndPr>
      <w:sdtContent>
        <w:customXmlInsRangeEnd w:id="11625"/>
        <w:ins w:id="11626" w:author="The Si Tran" w:date="2012-12-14T06:50:00Z">
          <w:r>
            <w:fldChar w:fldCharType="begin"/>
          </w:r>
          <w:r>
            <w:instrText xml:space="preserve"> PAGE   \* MERGEFORMAT </w:instrText>
          </w:r>
          <w:r>
            <w:fldChar w:fldCharType="separate"/>
          </w:r>
        </w:ins>
        <w:r w:rsidR="006D7A41">
          <w:rPr>
            <w:noProof/>
          </w:rPr>
          <w:t>16</w:t>
        </w:r>
        <w:ins w:id="11627" w:author="The Si Tran" w:date="2012-12-14T06:50:00Z">
          <w:r>
            <w:rPr>
              <w:noProof/>
            </w:rPr>
            <w:fldChar w:fldCharType="end"/>
          </w:r>
        </w:ins>
        <w:customXmlInsRangeStart w:id="11628" w:author="The Si Tran" w:date="2012-12-14T06:50:00Z"/>
      </w:sdtContent>
    </w:sdt>
    <w:customXmlInsRangeEnd w:id="11628"/>
  </w:p>
  <w:p w14:paraId="656B5744" w14:textId="77777777" w:rsidR="00276DB6" w:rsidRDefault="0027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E5597" w14:textId="77777777" w:rsidR="009E162A" w:rsidRDefault="009E162A" w:rsidP="00AC1CB4">
      <w:pPr>
        <w:spacing w:before="0" w:line="240" w:lineRule="auto"/>
      </w:pPr>
      <w:r>
        <w:separator/>
      </w:r>
    </w:p>
    <w:p w14:paraId="2C663BDA" w14:textId="77777777" w:rsidR="009E162A" w:rsidRDefault="009E162A"/>
  </w:footnote>
  <w:footnote w:type="continuationSeparator" w:id="0">
    <w:p w14:paraId="14CD411B" w14:textId="77777777" w:rsidR="009E162A" w:rsidRDefault="009E162A" w:rsidP="00AC1CB4">
      <w:pPr>
        <w:spacing w:before="0" w:line="240" w:lineRule="auto"/>
      </w:pPr>
      <w:r>
        <w:continuationSeparator/>
      </w:r>
    </w:p>
    <w:p w14:paraId="21476833" w14:textId="77777777" w:rsidR="009E162A" w:rsidRDefault="009E16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919"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919"/>
      <w:p w14:paraId="3F653F36" w14:textId="2792F6D7" w:rsidR="00276DB6" w:rsidRDefault="00276DB6">
        <w:pPr>
          <w:pStyle w:val="Header"/>
          <w:pBdr>
            <w:bottom w:val="thickThinSmallGap" w:sz="24" w:space="1" w:color="auto"/>
          </w:pBdr>
          <w:tabs>
            <w:tab w:val="clear" w:pos="9360"/>
            <w:tab w:val="right" w:pos="9072"/>
          </w:tabs>
          <w:jc w:val="center"/>
          <w:rPr>
            <w:ins w:id="10920" w:author="The Si Tran" w:date="2012-12-14T06:56:00Z"/>
            <w:szCs w:val="26"/>
          </w:rPr>
        </w:pPr>
        <w:ins w:id="10921" w:author="The Si Tran" w:date="2012-12-14T06:57:00Z">
          <w:r w:rsidRPr="000A27E1">
            <w:rPr>
              <w:szCs w:val="26"/>
            </w:rPr>
            <w:t>Ứng dụng mạ</w:t>
          </w:r>
          <w:r w:rsidR="00DE23E9">
            <w:rPr>
              <w:szCs w:val="26"/>
            </w:rPr>
            <w:t>ng Nơ</w:t>
          </w:r>
          <w:r w:rsidRPr="000A27E1">
            <w:rPr>
              <w:szCs w:val="26"/>
            </w:rPr>
            <w:t>ron nhân tạo vào công tác dự báo dữ liệu chuỗi thời gian</w:t>
          </w:r>
        </w:ins>
      </w:p>
      <w:customXmlInsRangeStart w:id="10922" w:author="The Si Tran" w:date="2012-12-14T06:56:00Z"/>
    </w:sdtContent>
  </w:sdt>
  <w:customXmlInsRangeEnd w:id="10922"/>
  <w:p w14:paraId="4F445727" w14:textId="0A2B6F9B" w:rsidR="00276DB6" w:rsidRPr="000A27E1" w:rsidRDefault="00276D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A51F8"/>
    <w:rsid w:val="000B15D7"/>
    <w:rsid w:val="000B2963"/>
    <w:rsid w:val="000B35DE"/>
    <w:rsid w:val="000B533B"/>
    <w:rsid w:val="000B65E4"/>
    <w:rsid w:val="000C119A"/>
    <w:rsid w:val="000C4531"/>
    <w:rsid w:val="000D001B"/>
    <w:rsid w:val="000D0624"/>
    <w:rsid w:val="000D0B0B"/>
    <w:rsid w:val="000D6995"/>
    <w:rsid w:val="000E05CE"/>
    <w:rsid w:val="000E6941"/>
    <w:rsid w:val="000E7270"/>
    <w:rsid w:val="000E7D19"/>
    <w:rsid w:val="000F1F6F"/>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77321"/>
    <w:rsid w:val="00187200"/>
    <w:rsid w:val="00187396"/>
    <w:rsid w:val="00187478"/>
    <w:rsid w:val="00191361"/>
    <w:rsid w:val="001A309A"/>
    <w:rsid w:val="001A48D1"/>
    <w:rsid w:val="001A5EB6"/>
    <w:rsid w:val="001B34D3"/>
    <w:rsid w:val="001B4700"/>
    <w:rsid w:val="001B4DDE"/>
    <w:rsid w:val="001B545C"/>
    <w:rsid w:val="001C0C97"/>
    <w:rsid w:val="001C15D9"/>
    <w:rsid w:val="001C2225"/>
    <w:rsid w:val="001C333A"/>
    <w:rsid w:val="001C3CEB"/>
    <w:rsid w:val="001D208D"/>
    <w:rsid w:val="001D36B5"/>
    <w:rsid w:val="001D7BD2"/>
    <w:rsid w:val="001E051F"/>
    <w:rsid w:val="001E0550"/>
    <w:rsid w:val="001E48EF"/>
    <w:rsid w:val="001E6D0D"/>
    <w:rsid w:val="001E7EC0"/>
    <w:rsid w:val="001F017F"/>
    <w:rsid w:val="00206943"/>
    <w:rsid w:val="0020765F"/>
    <w:rsid w:val="00213AA5"/>
    <w:rsid w:val="00215622"/>
    <w:rsid w:val="00223994"/>
    <w:rsid w:val="00231125"/>
    <w:rsid w:val="00233EFD"/>
    <w:rsid w:val="0023677B"/>
    <w:rsid w:val="002400FD"/>
    <w:rsid w:val="00244BA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2F5C81"/>
    <w:rsid w:val="002F6632"/>
    <w:rsid w:val="002F74DC"/>
    <w:rsid w:val="002F7B80"/>
    <w:rsid w:val="003008E8"/>
    <w:rsid w:val="00300B75"/>
    <w:rsid w:val="003019D0"/>
    <w:rsid w:val="003044C9"/>
    <w:rsid w:val="00307510"/>
    <w:rsid w:val="00312F4F"/>
    <w:rsid w:val="00314F23"/>
    <w:rsid w:val="003176F1"/>
    <w:rsid w:val="00317F93"/>
    <w:rsid w:val="003219CB"/>
    <w:rsid w:val="003238A7"/>
    <w:rsid w:val="0032428B"/>
    <w:rsid w:val="003264F7"/>
    <w:rsid w:val="0032705F"/>
    <w:rsid w:val="00330004"/>
    <w:rsid w:val="003336F3"/>
    <w:rsid w:val="003343D0"/>
    <w:rsid w:val="00334CAD"/>
    <w:rsid w:val="00336BF1"/>
    <w:rsid w:val="003402BA"/>
    <w:rsid w:val="003455DB"/>
    <w:rsid w:val="00350BDD"/>
    <w:rsid w:val="00351FEC"/>
    <w:rsid w:val="00354FE7"/>
    <w:rsid w:val="003553FD"/>
    <w:rsid w:val="00355596"/>
    <w:rsid w:val="00361F58"/>
    <w:rsid w:val="00362721"/>
    <w:rsid w:val="003632BF"/>
    <w:rsid w:val="00363B91"/>
    <w:rsid w:val="00364895"/>
    <w:rsid w:val="00380A27"/>
    <w:rsid w:val="0038242B"/>
    <w:rsid w:val="0038419C"/>
    <w:rsid w:val="00385B37"/>
    <w:rsid w:val="00387D5F"/>
    <w:rsid w:val="00393709"/>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00C8"/>
    <w:rsid w:val="004C4C13"/>
    <w:rsid w:val="004D3F55"/>
    <w:rsid w:val="004D65BA"/>
    <w:rsid w:val="004D65F6"/>
    <w:rsid w:val="004D6F02"/>
    <w:rsid w:val="004E0543"/>
    <w:rsid w:val="004E0A08"/>
    <w:rsid w:val="004E490E"/>
    <w:rsid w:val="004E4F8F"/>
    <w:rsid w:val="004E789F"/>
    <w:rsid w:val="004F02C0"/>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37C13"/>
    <w:rsid w:val="00637F2A"/>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8EF"/>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B67"/>
    <w:rsid w:val="00AD549B"/>
    <w:rsid w:val="00AD5E7D"/>
    <w:rsid w:val="00AE2C5D"/>
    <w:rsid w:val="00AE4339"/>
    <w:rsid w:val="00AE4D39"/>
    <w:rsid w:val="00AE7DA7"/>
    <w:rsid w:val="00AF035F"/>
    <w:rsid w:val="00AF1345"/>
    <w:rsid w:val="00AF20FA"/>
    <w:rsid w:val="00AF5054"/>
    <w:rsid w:val="00AF56B2"/>
    <w:rsid w:val="00B02B7B"/>
    <w:rsid w:val="00B048F9"/>
    <w:rsid w:val="00B058D3"/>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27EE"/>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46E9E"/>
    <w:rsid w:val="00C5193F"/>
    <w:rsid w:val="00C5470C"/>
    <w:rsid w:val="00C564CC"/>
    <w:rsid w:val="00C64004"/>
    <w:rsid w:val="00C676BA"/>
    <w:rsid w:val="00C74575"/>
    <w:rsid w:val="00C779DA"/>
    <w:rsid w:val="00C83C77"/>
    <w:rsid w:val="00C841C4"/>
    <w:rsid w:val="00C950CF"/>
    <w:rsid w:val="00CA12FA"/>
    <w:rsid w:val="00CA1785"/>
    <w:rsid w:val="00CA1FAD"/>
    <w:rsid w:val="00CA2190"/>
    <w:rsid w:val="00CB3B67"/>
    <w:rsid w:val="00CB48F0"/>
    <w:rsid w:val="00CB56EB"/>
    <w:rsid w:val="00CC7EBB"/>
    <w:rsid w:val="00CD1726"/>
    <w:rsid w:val="00CD217B"/>
    <w:rsid w:val="00CD6D90"/>
    <w:rsid w:val="00CD76C3"/>
    <w:rsid w:val="00CE41A5"/>
    <w:rsid w:val="00CE4725"/>
    <w:rsid w:val="00CF32C5"/>
    <w:rsid w:val="00CF4667"/>
    <w:rsid w:val="00CF6224"/>
    <w:rsid w:val="00CF7B77"/>
    <w:rsid w:val="00D04DDF"/>
    <w:rsid w:val="00D10148"/>
    <w:rsid w:val="00D11D23"/>
    <w:rsid w:val="00D139B5"/>
    <w:rsid w:val="00D1749C"/>
    <w:rsid w:val="00D20536"/>
    <w:rsid w:val="00D21E01"/>
    <w:rsid w:val="00D22561"/>
    <w:rsid w:val="00D22ECB"/>
    <w:rsid w:val="00D30044"/>
    <w:rsid w:val="00D344CA"/>
    <w:rsid w:val="00D362B7"/>
    <w:rsid w:val="00D4441E"/>
    <w:rsid w:val="00D4703F"/>
    <w:rsid w:val="00D50098"/>
    <w:rsid w:val="00D54C04"/>
    <w:rsid w:val="00D567DD"/>
    <w:rsid w:val="00D56B12"/>
    <w:rsid w:val="00D62B2C"/>
    <w:rsid w:val="00D66640"/>
    <w:rsid w:val="00D676CA"/>
    <w:rsid w:val="00D742D5"/>
    <w:rsid w:val="00D753D1"/>
    <w:rsid w:val="00D767FA"/>
    <w:rsid w:val="00D80916"/>
    <w:rsid w:val="00D81327"/>
    <w:rsid w:val="00D92047"/>
    <w:rsid w:val="00D9284D"/>
    <w:rsid w:val="00D969EA"/>
    <w:rsid w:val="00DA0075"/>
    <w:rsid w:val="00DA1F81"/>
    <w:rsid w:val="00DA3C57"/>
    <w:rsid w:val="00DA68B1"/>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4C47"/>
    <w:rsid w:val="00E078AF"/>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4597"/>
    <w:rsid w:val="00E54E7E"/>
    <w:rsid w:val="00E57367"/>
    <w:rsid w:val="00E61C03"/>
    <w:rsid w:val="00E64586"/>
    <w:rsid w:val="00E67981"/>
    <w:rsid w:val="00E81674"/>
    <w:rsid w:val="00E81970"/>
    <w:rsid w:val="00E830E0"/>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5752"/>
    <w:rsid w:val="00EC61DB"/>
    <w:rsid w:val="00EC6D12"/>
    <w:rsid w:val="00ED159E"/>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6F66CBF-7D86-4878-95E1-207015686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9.wmf"/><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image" Target="media/image79.emf"/><Relationship Id="rId324" Type="http://schemas.openxmlformats.org/officeDocument/2006/relationships/oleObject" Target="embeddings/oleObject145.bin"/><Relationship Id="rId366" Type="http://schemas.openxmlformats.org/officeDocument/2006/relationships/image" Target="media/image183.wmf"/><Relationship Id="rId170" Type="http://schemas.openxmlformats.org/officeDocument/2006/relationships/oleObject" Target="embeddings/oleObject77.bin"/><Relationship Id="rId226" Type="http://schemas.openxmlformats.org/officeDocument/2006/relationships/image" Target="media/image118.png"/><Relationship Id="rId107" Type="http://schemas.openxmlformats.org/officeDocument/2006/relationships/image" Target="media/image53.wmf"/><Relationship Id="rId268" Type="http://schemas.openxmlformats.org/officeDocument/2006/relationships/image" Target="media/image144.wmf"/><Relationship Id="rId289" Type="http://schemas.openxmlformats.org/officeDocument/2006/relationships/image" Target="media/image154.wmf"/><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image" Target="media/image74.png"/><Relationship Id="rId314" Type="http://schemas.openxmlformats.org/officeDocument/2006/relationships/image" Target="media/image165.wmf"/><Relationship Id="rId335" Type="http://schemas.openxmlformats.org/officeDocument/2006/relationships/image" Target="media/image173.wmf"/><Relationship Id="rId356" Type="http://schemas.openxmlformats.org/officeDocument/2006/relationships/image" Target="media/image178.wmf"/><Relationship Id="rId377" Type="http://schemas.openxmlformats.org/officeDocument/2006/relationships/footer" Target="footer2.xml"/><Relationship Id="rId398" Type="http://schemas.openxmlformats.org/officeDocument/2006/relationships/glossaryDocument" Target="glossary/document.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1.bin"/><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7.png"/><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0.bin"/><Relationship Id="rId139" Type="http://schemas.openxmlformats.org/officeDocument/2006/relationships/oleObject" Target="embeddings/oleObject62.bin"/><Relationship Id="rId290" Type="http://schemas.openxmlformats.org/officeDocument/2006/relationships/oleObject" Target="embeddings/oleObject126.bin"/><Relationship Id="rId304" Type="http://schemas.openxmlformats.org/officeDocument/2006/relationships/oleObject" Target="embeddings/oleObject134.bin"/><Relationship Id="rId325" Type="http://schemas.openxmlformats.org/officeDocument/2006/relationships/image" Target="media/image170.wmf"/><Relationship Id="rId346" Type="http://schemas.openxmlformats.org/officeDocument/2006/relationships/oleObject" Target="embeddings/oleObject162.bin"/><Relationship Id="rId367" Type="http://schemas.openxmlformats.org/officeDocument/2006/relationships/oleObject" Target="embeddings/oleObject174.bin"/><Relationship Id="rId388" Type="http://schemas.openxmlformats.org/officeDocument/2006/relationships/image" Target="media/image201.png"/><Relationship Id="rId85" Type="http://schemas.openxmlformats.org/officeDocument/2006/relationships/oleObject" Target="embeddings/oleObject35.bin"/><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98.png"/><Relationship Id="rId206" Type="http://schemas.openxmlformats.org/officeDocument/2006/relationships/oleObject" Target="embeddings/oleObject92.bin"/><Relationship Id="rId227" Type="http://schemas.openxmlformats.org/officeDocument/2006/relationships/image" Target="media/image119.png"/><Relationship Id="rId248" Type="http://schemas.openxmlformats.org/officeDocument/2006/relationships/image" Target="media/image134.wmf"/><Relationship Id="rId269" Type="http://schemas.openxmlformats.org/officeDocument/2006/relationships/oleObject" Target="embeddings/oleObject115.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oleObject" Target="embeddings/oleObject121.bin"/><Relationship Id="rId315" Type="http://schemas.openxmlformats.org/officeDocument/2006/relationships/oleObject" Target="embeddings/oleObject140.bin"/><Relationship Id="rId336" Type="http://schemas.openxmlformats.org/officeDocument/2006/relationships/oleObject" Target="embeddings/oleObject153.bin"/><Relationship Id="rId357" Type="http://schemas.openxmlformats.org/officeDocument/2006/relationships/oleObject" Target="embeddings/oleObject169.bin"/><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88.png"/><Relationship Id="rId217" Type="http://schemas.openxmlformats.org/officeDocument/2006/relationships/image" Target="media/image111.wmf"/><Relationship Id="rId378" Type="http://schemas.openxmlformats.org/officeDocument/2006/relationships/footer" Target="footer3.xml"/><Relationship Id="rId399"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28.png"/><Relationship Id="rId259" Type="http://schemas.openxmlformats.org/officeDocument/2006/relationships/oleObject" Target="embeddings/oleObject110.bin"/><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16.bin"/><Relationship Id="rId291" Type="http://schemas.openxmlformats.org/officeDocument/2006/relationships/image" Target="media/image155.wmf"/><Relationship Id="rId305" Type="http://schemas.openxmlformats.org/officeDocument/2006/relationships/image" Target="media/image161.wmf"/><Relationship Id="rId326" Type="http://schemas.openxmlformats.org/officeDocument/2006/relationships/oleObject" Target="embeddings/oleObject146.bin"/><Relationship Id="rId347" Type="http://schemas.openxmlformats.org/officeDocument/2006/relationships/image" Target="media/image175.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4.wmf"/><Relationship Id="rId151" Type="http://schemas.openxmlformats.org/officeDocument/2006/relationships/image" Target="media/image75.wmf"/><Relationship Id="rId368" Type="http://schemas.openxmlformats.org/officeDocument/2006/relationships/image" Target="media/image184.png"/><Relationship Id="rId389" Type="http://schemas.openxmlformats.org/officeDocument/2006/relationships/image" Target="media/image202.png"/><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5.png"/><Relationship Id="rId228" Type="http://schemas.openxmlformats.org/officeDocument/2006/relationships/image" Target="media/image120.png"/><Relationship Id="rId249" Type="http://schemas.openxmlformats.org/officeDocument/2006/relationships/oleObject" Target="embeddings/oleObject105.bin"/><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image" Target="media/image166.wmf"/><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1.bin"/><Relationship Id="rId141" Type="http://schemas.openxmlformats.org/officeDocument/2006/relationships/image" Target="media/image69.png"/><Relationship Id="rId358" Type="http://schemas.openxmlformats.org/officeDocument/2006/relationships/image" Target="media/image179.wmf"/><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89.png"/><Relationship Id="rId218" Type="http://schemas.openxmlformats.org/officeDocument/2006/relationships/oleObject" Target="embeddings/oleObject97.bin"/><Relationship Id="rId239" Type="http://schemas.openxmlformats.org/officeDocument/2006/relationships/image" Target="media/image129.wmf"/><Relationship Id="rId390" Type="http://schemas.openxmlformats.org/officeDocument/2006/relationships/image" Target="media/image203.png"/><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27.bin"/><Relationship Id="rId306" Type="http://schemas.openxmlformats.org/officeDocument/2006/relationships/oleObject" Target="embeddings/oleObject135.bin"/><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85.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oleObject" Target="embeddings/oleObject85.bin"/><Relationship Id="rId208" Type="http://schemas.openxmlformats.org/officeDocument/2006/relationships/image" Target="media/image106.png"/><Relationship Id="rId229" Type="http://schemas.openxmlformats.org/officeDocument/2006/relationships/image" Target="media/image121.png"/><Relationship Id="rId380" Type="http://schemas.openxmlformats.org/officeDocument/2006/relationships/image" Target="media/image193.png"/><Relationship Id="rId240" Type="http://schemas.openxmlformats.org/officeDocument/2006/relationships/oleObject" Target="embeddings/oleObject101.bin"/><Relationship Id="rId261" Type="http://schemas.openxmlformats.org/officeDocument/2006/relationships/oleObject" Target="embeddings/oleObject111.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oleObject" Target="embeddings/oleObject122.bin"/><Relationship Id="rId317" Type="http://schemas.openxmlformats.org/officeDocument/2006/relationships/oleObject" Target="embeddings/oleObject141.bin"/><Relationship Id="rId338" Type="http://schemas.openxmlformats.org/officeDocument/2006/relationships/image" Target="media/image174.wmf"/><Relationship Id="rId359" Type="http://schemas.openxmlformats.org/officeDocument/2006/relationships/oleObject" Target="embeddings/oleObject170.bin"/><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0.png"/><Relationship Id="rId219" Type="http://schemas.openxmlformats.org/officeDocument/2006/relationships/image" Target="media/image112.png"/><Relationship Id="rId370" Type="http://schemas.openxmlformats.org/officeDocument/2006/relationships/image" Target="media/image186.png"/><Relationship Id="rId391" Type="http://schemas.openxmlformats.org/officeDocument/2006/relationships/image" Target="media/image204.png"/><Relationship Id="rId230" Type="http://schemas.openxmlformats.org/officeDocument/2006/relationships/image" Target="media/image122.png"/><Relationship Id="rId251" Type="http://schemas.openxmlformats.org/officeDocument/2006/relationships/oleObject" Target="embeddings/oleObject106.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6.bin"/><Relationship Id="rId272" Type="http://schemas.openxmlformats.org/officeDocument/2006/relationships/oleObject" Target="embeddings/oleObject117.bin"/><Relationship Id="rId293" Type="http://schemas.openxmlformats.org/officeDocument/2006/relationships/image" Target="media/image156.wmf"/><Relationship Id="rId307" Type="http://schemas.openxmlformats.org/officeDocument/2006/relationships/oleObject" Target="embeddings/oleObject136.bin"/><Relationship Id="rId328" Type="http://schemas.openxmlformats.org/officeDocument/2006/relationships/image" Target="media/image171.wmf"/><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0.wmf"/><Relationship Id="rId381" Type="http://schemas.openxmlformats.org/officeDocument/2006/relationships/image" Target="media/image194.png"/><Relationship Id="rId220" Type="http://schemas.openxmlformats.org/officeDocument/2006/relationships/image" Target="media/image113.wmf"/><Relationship Id="rId241" Type="http://schemas.openxmlformats.org/officeDocument/2006/relationships/image" Target="media/image130.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image" Target="media/image167.wmf"/><Relationship Id="rId339" Type="http://schemas.openxmlformats.org/officeDocument/2006/relationships/oleObject" Target="embeddings/oleObject155.bin"/><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image" Target="media/image51.png"/><Relationship Id="rId122" Type="http://schemas.openxmlformats.org/officeDocument/2006/relationships/oleObject" Target="embeddings/oleObject52.bin"/><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png"/><Relationship Id="rId350" Type="http://schemas.openxmlformats.org/officeDocument/2006/relationships/image" Target="media/image176.wmf"/><Relationship Id="rId371" Type="http://schemas.openxmlformats.org/officeDocument/2006/relationships/image" Target="media/image187.png"/><Relationship Id="rId9" Type="http://schemas.openxmlformats.org/officeDocument/2006/relationships/footer" Target="footer1.xml"/><Relationship Id="rId210" Type="http://schemas.openxmlformats.org/officeDocument/2006/relationships/oleObject" Target="embeddings/oleObject93.bin"/><Relationship Id="rId392" Type="http://schemas.openxmlformats.org/officeDocument/2006/relationships/image" Target="media/image205.png"/><Relationship Id="rId26" Type="http://schemas.openxmlformats.org/officeDocument/2006/relationships/oleObject" Target="embeddings/oleObject8.bin"/><Relationship Id="rId231" Type="http://schemas.openxmlformats.org/officeDocument/2006/relationships/image" Target="media/image123.png"/><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28.bin"/><Relationship Id="rId308" Type="http://schemas.openxmlformats.org/officeDocument/2006/relationships/image" Target="media/image162.wmf"/><Relationship Id="rId329" Type="http://schemas.openxmlformats.org/officeDocument/2006/relationships/oleObject" Target="embeddings/oleObject148.bin"/><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6.bin"/><Relationship Id="rId361" Type="http://schemas.openxmlformats.org/officeDocument/2006/relationships/oleObject" Target="embeddings/oleObject171.bin"/><Relationship Id="rId196" Type="http://schemas.openxmlformats.org/officeDocument/2006/relationships/oleObject" Target="embeddings/oleObject86.bin"/><Relationship Id="rId200" Type="http://schemas.openxmlformats.org/officeDocument/2006/relationships/image" Target="media/image103.wmf"/><Relationship Id="rId382" Type="http://schemas.openxmlformats.org/officeDocument/2006/relationships/image" Target="media/image195.png"/><Relationship Id="rId16" Type="http://schemas.openxmlformats.org/officeDocument/2006/relationships/oleObject" Target="embeddings/oleObject3.bin"/><Relationship Id="rId221" Type="http://schemas.openxmlformats.org/officeDocument/2006/relationships/oleObject" Target="embeddings/oleObject98.bin"/><Relationship Id="rId242" Type="http://schemas.openxmlformats.org/officeDocument/2006/relationships/oleObject" Target="embeddings/oleObject102.bin"/><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2.bin"/><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image" Target="media/image92.png"/><Relationship Id="rId351" Type="http://schemas.openxmlformats.org/officeDocument/2006/relationships/oleObject" Target="embeddings/oleObject165.bin"/><Relationship Id="rId372" Type="http://schemas.openxmlformats.org/officeDocument/2006/relationships/image" Target="media/image188.png"/><Relationship Id="rId393" Type="http://schemas.openxmlformats.org/officeDocument/2006/relationships/image" Target="media/image206.png"/><Relationship Id="rId211" Type="http://schemas.openxmlformats.org/officeDocument/2006/relationships/image" Target="media/image108.png"/><Relationship Id="rId232" Type="http://schemas.openxmlformats.org/officeDocument/2006/relationships/image" Target="media/image124.wmf"/><Relationship Id="rId253" Type="http://schemas.openxmlformats.org/officeDocument/2006/relationships/oleObject" Target="embeddings/oleObject107.bin"/><Relationship Id="rId274" Type="http://schemas.openxmlformats.org/officeDocument/2006/relationships/oleObject" Target="embeddings/oleObject118.bin"/><Relationship Id="rId295" Type="http://schemas.openxmlformats.org/officeDocument/2006/relationships/image" Target="media/image157.wmf"/><Relationship Id="rId309" Type="http://schemas.openxmlformats.org/officeDocument/2006/relationships/oleObject" Target="embeddings/oleObject137.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7.bin"/><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68.wmf"/><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1.png"/><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oleObject" Target="embeddings/oleObject88.bin"/><Relationship Id="rId222" Type="http://schemas.openxmlformats.org/officeDocument/2006/relationships/image" Target="media/image114.png"/><Relationship Id="rId243" Type="http://schemas.openxmlformats.org/officeDocument/2006/relationships/image" Target="media/image131.png"/><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comments" Target="comments.xml"/><Relationship Id="rId124" Type="http://schemas.openxmlformats.org/officeDocument/2006/relationships/oleObject" Target="embeddings/oleObject53.bin"/><Relationship Id="rId310" Type="http://schemas.openxmlformats.org/officeDocument/2006/relationships/image" Target="media/image163.wmf"/><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3.png"/><Relationship Id="rId331" Type="http://schemas.openxmlformats.org/officeDocument/2006/relationships/image" Target="media/image172.wmf"/><Relationship Id="rId352" Type="http://schemas.openxmlformats.org/officeDocument/2006/relationships/image" Target="media/image177.wmf"/><Relationship Id="rId373" Type="http://schemas.openxmlformats.org/officeDocument/2006/relationships/image" Target="media/image189.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9.png"/><Relationship Id="rId233" Type="http://schemas.openxmlformats.org/officeDocument/2006/relationships/oleObject" Target="embeddings/oleObject99.bin"/><Relationship Id="rId254" Type="http://schemas.openxmlformats.org/officeDocument/2006/relationships/image" Target="media/image137.wmf"/><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oleObject" Target="embeddings/oleObject48.bin"/><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image" Target="media/image102.wmf"/><Relationship Id="rId321" Type="http://schemas.openxmlformats.org/officeDocument/2006/relationships/oleObject" Target="embeddings/oleObject143.bin"/><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5.png"/><Relationship Id="rId244" Type="http://schemas.openxmlformats.org/officeDocument/2006/relationships/image" Target="media/image132.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3.bin"/><Relationship Id="rId286" Type="http://schemas.openxmlformats.org/officeDocument/2006/relationships/oleObject" Target="embeddings/oleObject124.bin"/><Relationship Id="rId50" Type="http://schemas.openxmlformats.org/officeDocument/2006/relationships/oleObject" Target="embeddings/oleObject17.bin"/><Relationship Id="rId104" Type="http://schemas.microsoft.com/office/2011/relationships/commentsExtended" Target="commentsExtended.xml"/><Relationship Id="rId125" Type="http://schemas.openxmlformats.org/officeDocument/2006/relationships/oleObject" Target="embeddings/oleObject54.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4.png"/><Relationship Id="rId311" Type="http://schemas.openxmlformats.org/officeDocument/2006/relationships/oleObject" Target="embeddings/oleObject138.bin"/><Relationship Id="rId332" Type="http://schemas.openxmlformats.org/officeDocument/2006/relationships/oleObject" Target="embeddings/oleObject150.bin"/><Relationship Id="rId353" Type="http://schemas.openxmlformats.org/officeDocument/2006/relationships/oleObject" Target="embeddings/oleObject166.bin"/><Relationship Id="rId374" Type="http://schemas.openxmlformats.org/officeDocument/2006/relationships/image" Target="media/image190.png"/><Relationship Id="rId395" Type="http://schemas.openxmlformats.org/officeDocument/2006/relationships/image" Target="media/image208.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oleObject" Target="embeddings/oleObject94.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8.bin"/><Relationship Id="rId276" Type="http://schemas.openxmlformats.org/officeDocument/2006/relationships/oleObject" Target="embeddings/oleObject119.bin"/><Relationship Id="rId297" Type="http://schemas.openxmlformats.org/officeDocument/2006/relationships/image" Target="media/image158.wmf"/><Relationship Id="rId40" Type="http://schemas.openxmlformats.org/officeDocument/2006/relationships/image" Target="media/image19.png"/><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81.png"/><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87.bin"/><Relationship Id="rId203" Type="http://schemas.openxmlformats.org/officeDocument/2006/relationships/image" Target="media/image104.png"/><Relationship Id="rId385" Type="http://schemas.openxmlformats.org/officeDocument/2006/relationships/image" Target="media/image198.png"/><Relationship Id="rId19" Type="http://schemas.openxmlformats.org/officeDocument/2006/relationships/image" Target="media/image7.wmf"/><Relationship Id="rId224" Type="http://schemas.openxmlformats.org/officeDocument/2006/relationships/image" Target="media/image116.png"/><Relationship Id="rId245" Type="http://schemas.openxmlformats.org/officeDocument/2006/relationships/oleObject" Target="embeddings/oleObject103.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oleObject" Target="embeddings/oleObject10.bin"/><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64.wmf"/><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5.png"/><Relationship Id="rId375" Type="http://schemas.openxmlformats.org/officeDocument/2006/relationships/image" Target="media/image191.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0.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0.bin"/><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3.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87.wmf"/><Relationship Id="rId365" Type="http://schemas.openxmlformats.org/officeDocument/2006/relationships/image" Target="media/image182.png"/><Relationship Id="rId386" Type="http://schemas.openxmlformats.org/officeDocument/2006/relationships/image" Target="media/image199.png"/><Relationship Id="rId190" Type="http://schemas.openxmlformats.org/officeDocument/2006/relationships/image" Target="media/image96.png"/><Relationship Id="rId204" Type="http://schemas.openxmlformats.org/officeDocument/2006/relationships/oleObject" Target="embeddings/oleObject90.bin"/><Relationship Id="rId225" Type="http://schemas.openxmlformats.org/officeDocument/2006/relationships/image" Target="media/image117.png"/><Relationship Id="rId246" Type="http://schemas.openxmlformats.org/officeDocument/2006/relationships/image" Target="media/image133.wmf"/><Relationship Id="rId267" Type="http://schemas.openxmlformats.org/officeDocument/2006/relationships/oleObject" Target="embeddings/oleObject114.bin"/><Relationship Id="rId288" Type="http://schemas.openxmlformats.org/officeDocument/2006/relationships/oleObject" Target="embeddings/oleObject125.bin"/><Relationship Id="rId106" Type="http://schemas.openxmlformats.org/officeDocument/2006/relationships/oleObject" Target="embeddings/oleObject44.bin"/><Relationship Id="rId127" Type="http://schemas.openxmlformats.org/officeDocument/2006/relationships/oleObject" Target="embeddings/oleObject55.bin"/><Relationship Id="rId313" Type="http://schemas.openxmlformats.org/officeDocument/2006/relationships/oleObject" Target="embeddings/oleObject139.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header" Target="header1.xml"/><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5.bin"/><Relationship Id="rId236" Type="http://schemas.openxmlformats.org/officeDocument/2006/relationships/image" Target="media/image126.png"/><Relationship Id="rId257" Type="http://schemas.openxmlformats.org/officeDocument/2006/relationships/oleObject" Target="embeddings/oleObject109.bin"/><Relationship Id="rId278" Type="http://schemas.openxmlformats.org/officeDocument/2006/relationships/oleObject" Target="embeddings/oleObject120.bin"/><Relationship Id="rId303" Type="http://schemas.openxmlformats.org/officeDocument/2006/relationships/image" Target="media/image160.wmf"/><Relationship Id="rId42" Type="http://schemas.openxmlformats.org/officeDocument/2006/relationships/oleObject" Target="embeddings/oleObject14.bin"/><Relationship Id="rId84" Type="http://schemas.openxmlformats.org/officeDocument/2006/relationships/image" Target="media/image42.wmf"/><Relationship Id="rId138" Type="http://schemas.openxmlformats.org/officeDocument/2006/relationships/image" Target="media/image67.wmf"/><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7.png"/><Relationship Id="rId205" Type="http://schemas.openxmlformats.org/officeDocument/2006/relationships/oleObject" Target="embeddings/oleObject91.bin"/><Relationship Id="rId247" Type="http://schemas.openxmlformats.org/officeDocument/2006/relationships/oleObject" Target="embeddings/oleObject104.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2A7"/>
    <w:rsid w:val="006C5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52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2F9B2-353D-481E-9B17-809A62B7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106</Pages>
  <Words>21932</Words>
  <Characters>125019</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156</cp:revision>
  <cp:lastPrinted>2012-12-12T07:11:00Z</cp:lastPrinted>
  <dcterms:created xsi:type="dcterms:W3CDTF">2012-12-05T17:08:00Z</dcterms:created>
  <dcterms:modified xsi:type="dcterms:W3CDTF">2012-12-16T14:10:00Z</dcterms:modified>
</cp:coreProperties>
</file>