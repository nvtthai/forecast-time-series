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36591A">
          <w:rPr>
            <w:noProof/>
          </w:rPr>
          <mc:AlternateContent>
            <mc:Choice Requires="wps">
              <w:drawing>
                <wp:anchor distT="0" distB="0" distL="114300" distR="114300" simplePos="0" relativeHeight="251678208" behindDoc="0" locked="0" layoutInCell="1" allowOverlap="1" wp14:anchorId="78F4CCEF" wp14:editId="230CB111">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9" w:author="The Si Tran" w:date="2012-12-12T13:40:00Z"/>
                                  <w:sz w:val="30"/>
                                  <w:szCs w:val="30"/>
                                </w:rPr>
                              </w:pPr>
                              <w:ins w:id="10" w:author="The Si Tran" w:date="2012-12-12T13:40:00Z">
                                <w:r w:rsidRPr="00074777">
                                  <w:rPr>
                                    <w:b/>
                                    <w:bCs/>
                                    <w:noProof/>
                                    <w:szCs w:val="26"/>
                                    <w:rPrChange w:id="11">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15"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17" w:author="The Si Tran" w:date="2012-12-12T13:41:00Z"/>
                                  <w:b/>
                                  <w:bCs/>
                                  <w:szCs w:val="26"/>
                                </w:rPr>
                              </w:pPr>
                            </w:p>
                            <w:p w14:paraId="060D02AB" w14:textId="77777777" w:rsidR="00276DB6" w:rsidRPr="006D1D8A" w:rsidRDefault="00276DB6"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20" w:author="The Si Tran" w:date="2012-12-12T13:41:00Z"/>
                                  <w:szCs w:val="26"/>
                                </w:rPr>
                              </w:pPr>
                            </w:p>
                            <w:p w14:paraId="00E19A75" w14:textId="77777777" w:rsidR="00276DB6" w:rsidRPr="00074777" w:rsidRDefault="00276DB6" w:rsidP="00095447">
                              <w:pPr>
                                <w:spacing w:before="0"/>
                                <w:jc w:val="left"/>
                                <w:rPr>
                                  <w:ins w:id="21" w:author="The Si Tran" w:date="2012-12-12T13:41:00Z"/>
                                  <w:b/>
                                  <w:bCs/>
                                  <w:szCs w:val="26"/>
                                </w:rPr>
                              </w:pPr>
                            </w:p>
                            <w:p w14:paraId="69EF26DC" w14:textId="77777777" w:rsidR="00276DB6" w:rsidRPr="000C4531" w:rsidRDefault="00276DB6"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276DB6" w:rsidRDefault="00276DB6"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54" w:author="The Si Tran" w:date="2012-12-12T13:41:00Z"/>
                                  <w:b/>
                                  <w:bCs/>
                                  <w:szCs w:val="26"/>
                                </w:rPr>
                              </w:pPr>
                            </w:p>
                            <w:p w14:paraId="0A5EDE8B" w14:textId="77777777" w:rsidR="00276DB6" w:rsidRPr="002E545D" w:rsidRDefault="00276DB6"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64" w:author="The Si Tran" w:date="2012-12-12T13:40:00Z"/>
                            <w:sz w:val="30"/>
                            <w:szCs w:val="30"/>
                          </w:rPr>
                        </w:pPr>
                        <w:ins w:id="65" w:author="The Si Tran" w:date="2012-12-12T13:40:00Z">
                          <w:r w:rsidRPr="00074777">
                            <w:rPr>
                              <w:b/>
                              <w:bCs/>
                              <w:noProof/>
                              <w:szCs w:val="26"/>
                              <w:rPrChange w:id="66">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70"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72" w:author="The Si Tran" w:date="2012-12-12T13:41:00Z"/>
                            <w:b/>
                            <w:bCs/>
                            <w:szCs w:val="26"/>
                          </w:rPr>
                        </w:pPr>
                      </w:p>
                      <w:p w14:paraId="060D02AB" w14:textId="77777777" w:rsidR="00276DB6" w:rsidRPr="006D1D8A" w:rsidRDefault="00276DB6"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75" w:author="The Si Tran" w:date="2012-12-12T13:41:00Z"/>
                            <w:szCs w:val="26"/>
                          </w:rPr>
                        </w:pPr>
                      </w:p>
                      <w:p w14:paraId="00E19A75" w14:textId="77777777" w:rsidR="00276DB6" w:rsidRPr="00074777" w:rsidRDefault="00276DB6" w:rsidP="00095447">
                        <w:pPr>
                          <w:spacing w:before="0"/>
                          <w:jc w:val="left"/>
                          <w:rPr>
                            <w:ins w:id="76" w:author="The Si Tran" w:date="2012-12-12T13:41:00Z"/>
                            <w:b/>
                            <w:bCs/>
                            <w:szCs w:val="26"/>
                          </w:rPr>
                        </w:pPr>
                      </w:p>
                      <w:p w14:paraId="69EF26DC" w14:textId="77777777" w:rsidR="00276DB6" w:rsidRPr="000C4531" w:rsidRDefault="00276DB6"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276DB6" w:rsidRDefault="00276DB6"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109" w:author="The Si Tran" w:date="2012-12-12T13:41:00Z"/>
                            <w:b/>
                            <w:bCs/>
                            <w:szCs w:val="26"/>
                          </w:rPr>
                        </w:pPr>
                      </w:p>
                      <w:p w14:paraId="0A5EDE8B" w14:textId="77777777" w:rsidR="00276DB6" w:rsidRPr="002E545D" w:rsidRDefault="00276DB6"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61122"/>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61123"/>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61124"/>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6F1F893F" w:rsidR="005D6B44" w:rsidRPr="00526192" w:rsidRDefault="005D6B44">
      <w:pPr>
        <w:rPr>
          <w:ins w:id="159" w:author="The Si Tran" w:date="2012-12-12T07:36:00Z"/>
        </w:rPr>
      </w:pPr>
      <w:ins w:id="160" w:author="The Si Tran" w:date="2012-12-12T07:36:00Z">
        <w:r w:rsidRPr="00526192">
          <w:t xml:space="preserve">Ngày </w:t>
        </w:r>
      </w:ins>
      <w:ins w:id="161" w:author="The Si Tran" w:date="2012-12-16T20:13:00Z">
        <w:r w:rsidR="00032D83" w:rsidRPr="00526192">
          <w:t xml:space="preserve">nay, trong </w:t>
        </w:r>
      </w:ins>
      <w:ins w:id="162" w:author="The Si Tran" w:date="2012-12-16T20:14:00Z">
        <w:r w:rsidR="00032D83">
          <w:t xml:space="preserve">môi </w:t>
        </w:r>
      </w:ins>
      <w:ins w:id="163"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4" w:author="The Si Tran" w:date="2012-12-12T07:36:00Z"/>
          <w:lang w:val="fr-FR"/>
        </w:rPr>
      </w:pPr>
      <w:ins w:id="165"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6"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7" w:author="The Si Tran" w:date="2012-12-05T23:02:00Z">
            <w:rPr>
              <w:kern w:val="32"/>
              <w:sz w:val="32"/>
              <w:szCs w:val="32"/>
            </w:rPr>
          </w:rPrChange>
        </w:rPr>
      </w:pPr>
      <w:ins w:id="168"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9" w:author="The Si Tran" w:date="2012-12-12T13:48:00Z"/>
        </w:rPr>
        <w:pPrChange w:id="170" w:author="The Si Tran" w:date="2012-12-14T07:18:00Z">
          <w:pPr>
            <w:pStyle w:val="Heading1"/>
            <w:numPr>
              <w:numId w:val="0"/>
            </w:numPr>
            <w:spacing w:line="480" w:lineRule="auto"/>
            <w:ind w:left="0" w:firstLine="0"/>
            <w:jc w:val="both"/>
          </w:pPr>
        </w:pPrChange>
      </w:pPr>
      <w:bookmarkStart w:id="171" w:name="_Toc343461125"/>
      <w:ins w:id="172" w:author="The Si Tran" w:date="2012-12-12T13:48:00Z">
        <w:r>
          <w:lastRenderedPageBreak/>
          <w:t>MỤC LỤC</w:t>
        </w:r>
        <w:bookmarkEnd w:id="171"/>
      </w:ins>
    </w:p>
    <w:p w14:paraId="1871FEC2" w14:textId="77777777" w:rsidR="00963971" w:rsidRDefault="002E545D">
      <w:pPr>
        <w:pStyle w:val="TOC1"/>
        <w:rPr>
          <w:rFonts w:asciiTheme="minorHAnsi" w:eastAsiaTheme="minorEastAsia" w:hAnsiTheme="minorHAnsi" w:cstheme="minorBidi"/>
          <w:noProof/>
          <w:sz w:val="22"/>
        </w:rPr>
      </w:pPr>
      <w:ins w:id="173" w:author="The Si Tran" w:date="2012-12-12T13:49:00Z">
        <w:r>
          <w:fldChar w:fldCharType="begin"/>
        </w:r>
        <w:r>
          <w:instrText xml:space="preserve"> TOC \o "1-3" \f \h \z \u </w:instrText>
        </w:r>
      </w:ins>
      <w:r>
        <w:fldChar w:fldCharType="separate"/>
      </w:r>
      <w:r w:rsidR="00963971" w:rsidRPr="00B71A8E">
        <w:rPr>
          <w:rStyle w:val="Hyperlink"/>
          <w:noProof/>
        </w:rPr>
        <w:fldChar w:fldCharType="begin"/>
      </w:r>
      <w:r w:rsidR="00963971" w:rsidRPr="00B71A8E">
        <w:rPr>
          <w:rStyle w:val="Hyperlink"/>
          <w:noProof/>
        </w:rPr>
        <w:instrText xml:space="preserve"> </w:instrText>
      </w:r>
      <w:r w:rsidR="00963971">
        <w:rPr>
          <w:noProof/>
        </w:rPr>
        <w:instrText>HYPERLINK \l "_Toc343461122"</w:instrText>
      </w:r>
      <w:r w:rsidR="00963971" w:rsidRPr="00B71A8E">
        <w:rPr>
          <w:rStyle w:val="Hyperlink"/>
          <w:noProof/>
        </w:rPr>
        <w:instrText xml:space="preserve"> </w:instrText>
      </w:r>
      <w:r w:rsidR="00963971" w:rsidRPr="00B71A8E">
        <w:rPr>
          <w:rStyle w:val="Hyperlink"/>
          <w:noProof/>
        </w:rPr>
        <w:fldChar w:fldCharType="separate"/>
      </w:r>
      <w:r w:rsidR="00963971" w:rsidRPr="00B71A8E">
        <w:rPr>
          <w:rStyle w:val="Hyperlink"/>
          <w:noProof/>
        </w:rPr>
        <w:t>LỜI CAM ĐOAN</w:t>
      </w:r>
      <w:r w:rsidR="00963971">
        <w:rPr>
          <w:noProof/>
          <w:webHidden/>
        </w:rPr>
        <w:tab/>
      </w:r>
      <w:r w:rsidR="00963971">
        <w:rPr>
          <w:noProof/>
          <w:webHidden/>
        </w:rPr>
        <w:fldChar w:fldCharType="begin"/>
      </w:r>
      <w:r w:rsidR="00963971">
        <w:rPr>
          <w:noProof/>
          <w:webHidden/>
        </w:rPr>
        <w:instrText xml:space="preserve"> PAGEREF _Toc343461122 \h </w:instrText>
      </w:r>
      <w:r w:rsidR="00963971">
        <w:rPr>
          <w:noProof/>
          <w:webHidden/>
        </w:rPr>
      </w:r>
      <w:r w:rsidR="00963971">
        <w:rPr>
          <w:noProof/>
          <w:webHidden/>
        </w:rPr>
        <w:fldChar w:fldCharType="separate"/>
      </w:r>
      <w:r w:rsidR="00963971">
        <w:rPr>
          <w:noProof/>
          <w:webHidden/>
        </w:rPr>
        <w:t>ii</w:t>
      </w:r>
      <w:r w:rsidR="00963971">
        <w:rPr>
          <w:noProof/>
          <w:webHidden/>
        </w:rPr>
        <w:fldChar w:fldCharType="end"/>
      </w:r>
      <w:r w:rsidR="00963971" w:rsidRPr="00B71A8E">
        <w:rPr>
          <w:rStyle w:val="Hyperlink"/>
          <w:noProof/>
        </w:rPr>
        <w:fldChar w:fldCharType="end"/>
      </w:r>
    </w:p>
    <w:p w14:paraId="68471FF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"_Toc343461123"</w:instrText>
      </w:r>
      <w:r w:rsidRPr="00B71A8E">
        <w:rPr>
          <w:rStyle w:val="Hyperlink"/>
          <w:noProof/>
        </w:rPr>
        <w:instrText xml:space="preserve"> </w:instrText>
      </w:r>
      <w:r w:rsidRPr="00B71A8E">
        <w:rPr>
          <w:rStyle w:val="Hyperlink"/>
          <w:noProof/>
        </w:rPr>
        <w:fldChar w:fldCharType="separate"/>
      </w:r>
      <w:r w:rsidRPr="00B71A8E">
        <w:rPr>
          <w:rStyle w:val="Hyperlink"/>
          <w:noProof/>
        </w:rPr>
        <w:t>LỜI CÁM ƠN</w:t>
      </w:r>
      <w:r>
        <w:rPr>
          <w:noProof/>
          <w:webHidden/>
        </w:rPr>
        <w:tab/>
      </w:r>
      <w:r>
        <w:rPr>
          <w:noProof/>
          <w:webHidden/>
        </w:rPr>
        <w:fldChar w:fldCharType="begin"/>
      </w:r>
      <w:r>
        <w:rPr>
          <w:noProof/>
          <w:webHidden/>
        </w:rPr>
        <w:instrText xml:space="preserve"> PAGEREF _Toc343461123 \h </w:instrText>
      </w:r>
      <w:r>
        <w:rPr>
          <w:noProof/>
          <w:webHidden/>
        </w:rPr>
      </w:r>
      <w:r>
        <w:rPr>
          <w:noProof/>
          <w:webHidden/>
        </w:rPr>
        <w:fldChar w:fldCharType="separate"/>
      </w:r>
      <w:r>
        <w:rPr>
          <w:noProof/>
          <w:webHidden/>
        </w:rPr>
        <w:t>iii</w:t>
      </w:r>
      <w:r>
        <w:rPr>
          <w:noProof/>
          <w:webHidden/>
        </w:rPr>
        <w:fldChar w:fldCharType="end"/>
      </w:r>
      <w:r w:rsidRPr="00B71A8E">
        <w:rPr>
          <w:rStyle w:val="Hyperlink"/>
          <w:noProof/>
        </w:rPr>
        <w:fldChar w:fldCharType="end"/>
      </w:r>
    </w:p>
    <w:p w14:paraId="0BA1DEC9"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"_Toc343461124"</w:instrText>
      </w:r>
      <w:r w:rsidRPr="00B71A8E">
        <w:rPr>
          <w:rStyle w:val="Hyperlink"/>
          <w:noProof/>
        </w:rPr>
        <w:instrText xml:space="preserve"> </w:instrText>
      </w:r>
      <w:r w:rsidRPr="00B71A8E">
        <w:rPr>
          <w:rStyle w:val="Hyperlink"/>
          <w:noProof/>
        </w:rPr>
        <w:fldChar w:fldCharType="separate"/>
      </w:r>
      <w:r w:rsidRPr="00B71A8E">
        <w:rPr>
          <w:rStyle w:val="Hyperlink"/>
          <w:noProof/>
        </w:rPr>
        <w:t>TÓM TẮT LUẬN VĂN</w:t>
      </w:r>
      <w:r>
        <w:rPr>
          <w:noProof/>
          <w:webHidden/>
        </w:rPr>
        <w:tab/>
      </w:r>
      <w:r>
        <w:rPr>
          <w:noProof/>
          <w:webHidden/>
        </w:rPr>
        <w:fldChar w:fldCharType="begin"/>
      </w:r>
      <w:r>
        <w:rPr>
          <w:noProof/>
          <w:webHidden/>
        </w:rPr>
        <w:instrText xml:space="preserve"> PAGEREF _Toc343461124 \h </w:instrText>
      </w:r>
      <w:r>
        <w:rPr>
          <w:noProof/>
          <w:webHidden/>
        </w:rPr>
      </w:r>
      <w:r>
        <w:rPr>
          <w:noProof/>
          <w:webHidden/>
        </w:rPr>
        <w:fldChar w:fldCharType="separate"/>
      </w:r>
      <w:r>
        <w:rPr>
          <w:noProof/>
          <w:webHidden/>
        </w:rPr>
        <w:t>iv</w:t>
      </w:r>
      <w:r>
        <w:rPr>
          <w:noProof/>
          <w:webHidden/>
        </w:rPr>
        <w:fldChar w:fldCharType="end"/>
      </w:r>
      <w:r w:rsidRPr="00B71A8E">
        <w:rPr>
          <w:rStyle w:val="Hyperlink"/>
          <w:noProof/>
        </w:rPr>
        <w:fldChar w:fldCharType="end"/>
      </w:r>
    </w:p>
    <w:p w14:paraId="5BEC844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"_Toc343461125"</w:instrText>
      </w:r>
      <w:r w:rsidRPr="00B71A8E">
        <w:rPr>
          <w:rStyle w:val="Hyperlink"/>
          <w:noProof/>
        </w:rPr>
        <w:instrText xml:space="preserve"> </w:instrText>
      </w:r>
      <w:r w:rsidRPr="00B71A8E">
        <w:rPr>
          <w:rStyle w:val="Hyperlink"/>
          <w:noProof/>
        </w:rPr>
        <w:fldChar w:fldCharType="separate"/>
      </w:r>
      <w:r w:rsidRPr="00B71A8E">
        <w:rPr>
          <w:rStyle w:val="Hyperlink"/>
          <w:noProof/>
        </w:rPr>
        <w:t>MỤC LỤC</w:t>
      </w:r>
      <w:r>
        <w:rPr>
          <w:noProof/>
          <w:webHidden/>
        </w:rPr>
        <w:tab/>
      </w:r>
      <w:r>
        <w:rPr>
          <w:noProof/>
          <w:webHidden/>
        </w:rPr>
        <w:fldChar w:fldCharType="begin"/>
      </w:r>
      <w:r>
        <w:rPr>
          <w:noProof/>
          <w:webHidden/>
        </w:rPr>
        <w:instrText xml:space="preserve"> PAGEREF _Toc343461125 \h </w:instrText>
      </w:r>
      <w:r>
        <w:rPr>
          <w:noProof/>
          <w:webHidden/>
        </w:rPr>
      </w:r>
      <w:r>
        <w:rPr>
          <w:noProof/>
          <w:webHidden/>
        </w:rPr>
        <w:fldChar w:fldCharType="separate"/>
      </w:r>
      <w:r>
        <w:rPr>
          <w:noProof/>
          <w:webHidden/>
        </w:rPr>
        <w:t>v</w:t>
      </w:r>
      <w:r>
        <w:rPr>
          <w:noProof/>
          <w:webHidden/>
        </w:rPr>
        <w:fldChar w:fldCharType="end"/>
      </w:r>
      <w:r w:rsidRPr="00B71A8E">
        <w:rPr>
          <w:rStyle w:val="Hyperlink"/>
          <w:noProof/>
        </w:rPr>
        <w:fldChar w:fldCharType="end"/>
      </w:r>
    </w:p>
    <w:p w14:paraId="1B9ABD8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"_Toc343461126"</w:instrText>
      </w:r>
      <w:r w:rsidRPr="00B71A8E">
        <w:rPr>
          <w:rStyle w:val="Hyperlink"/>
          <w:noProof/>
        </w:rPr>
        <w:instrText xml:space="preserve"> </w:instrText>
      </w:r>
      <w:r w:rsidRPr="00B71A8E">
        <w:rPr>
          <w:rStyle w:val="Hyperlink"/>
          <w:noProof/>
        </w:rPr>
        <w:fldChar w:fldCharType="separate"/>
      </w:r>
      <w:r w:rsidRPr="00B71A8E">
        <w:rPr>
          <w:rStyle w:val="Hyperlink"/>
          <w:noProof/>
        </w:rPr>
        <w:t>DANH MỤC HÌNH</w:t>
      </w:r>
      <w:r>
        <w:rPr>
          <w:noProof/>
          <w:webHidden/>
        </w:rPr>
        <w:tab/>
      </w:r>
      <w:r>
        <w:rPr>
          <w:noProof/>
          <w:webHidden/>
        </w:rPr>
        <w:fldChar w:fldCharType="begin"/>
      </w:r>
      <w:r>
        <w:rPr>
          <w:noProof/>
          <w:webHidden/>
        </w:rPr>
        <w:instrText xml:space="preserve"> PAGEREF _Toc343461126 \h </w:instrText>
      </w:r>
      <w:r>
        <w:rPr>
          <w:noProof/>
          <w:webHidden/>
        </w:rPr>
      </w:r>
      <w:r>
        <w:rPr>
          <w:noProof/>
          <w:webHidden/>
        </w:rPr>
        <w:fldChar w:fldCharType="separate"/>
      </w:r>
      <w:r>
        <w:rPr>
          <w:noProof/>
          <w:webHidden/>
        </w:rPr>
        <w:t>ix</w:t>
      </w:r>
      <w:r>
        <w:rPr>
          <w:noProof/>
          <w:webHidden/>
        </w:rPr>
        <w:fldChar w:fldCharType="end"/>
      </w:r>
      <w:r w:rsidRPr="00B71A8E">
        <w:rPr>
          <w:rStyle w:val="Hyperlink"/>
          <w:noProof/>
        </w:rPr>
        <w:fldChar w:fldCharType="end"/>
      </w:r>
    </w:p>
    <w:p w14:paraId="1A64DC6D"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"_Toc343461127"</w:instrText>
      </w:r>
      <w:r w:rsidRPr="00B71A8E">
        <w:rPr>
          <w:rStyle w:val="Hyperlink"/>
          <w:noProof/>
        </w:rPr>
        <w:instrText xml:space="preserve"> </w:instrText>
      </w:r>
      <w:r w:rsidRPr="00B71A8E">
        <w:rPr>
          <w:rStyle w:val="Hyperlink"/>
          <w:noProof/>
        </w:rPr>
        <w:fldChar w:fldCharType="separate"/>
      </w:r>
      <w:r w:rsidRPr="00B71A8E">
        <w:rPr>
          <w:rStyle w:val="Hyperlink"/>
          <w:noProof/>
        </w:rPr>
        <w:t>DANH MỤC BẢNG</w:t>
      </w:r>
      <w:r>
        <w:rPr>
          <w:noProof/>
          <w:webHidden/>
        </w:rPr>
        <w:tab/>
      </w:r>
      <w:r>
        <w:rPr>
          <w:noProof/>
          <w:webHidden/>
        </w:rPr>
        <w:fldChar w:fldCharType="begin"/>
      </w:r>
      <w:r>
        <w:rPr>
          <w:noProof/>
          <w:webHidden/>
        </w:rPr>
        <w:instrText xml:space="preserve"> PAGEREF _Toc343461127 \h </w:instrText>
      </w:r>
      <w:r>
        <w:rPr>
          <w:noProof/>
          <w:webHidden/>
        </w:rPr>
      </w:r>
      <w:r>
        <w:rPr>
          <w:noProof/>
          <w:webHidden/>
        </w:rPr>
        <w:fldChar w:fldCharType="separate"/>
      </w:r>
      <w:r>
        <w:rPr>
          <w:noProof/>
          <w:webHidden/>
        </w:rPr>
        <w:t>xi</w:t>
      </w:r>
      <w:r>
        <w:rPr>
          <w:noProof/>
          <w:webHidden/>
        </w:rPr>
        <w:fldChar w:fldCharType="end"/>
      </w:r>
      <w:r w:rsidRPr="00B71A8E">
        <w:rPr>
          <w:rStyle w:val="Hyperlink"/>
          <w:noProof/>
        </w:rPr>
        <w:fldChar w:fldCharType="end"/>
      </w:r>
    </w:p>
    <w:p w14:paraId="2A68FDEB"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"_Toc343461152"</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1</w:t>
      </w:r>
      <w:r>
        <w:rPr>
          <w:rFonts w:asciiTheme="minorHAnsi" w:eastAsiaTheme="minorEastAsia" w:hAnsiTheme="minorHAnsi" w:cstheme="minorBidi"/>
          <w:noProof/>
          <w:sz w:val="22"/>
        </w:rPr>
        <w:tab/>
      </w:r>
      <w:r w:rsidRPr="00B71A8E">
        <w:rPr>
          <w:rStyle w:val="Hyperlink"/>
          <w:noProof/>
        </w:rPr>
        <w:t>GIỚI THIỆU</w:t>
      </w:r>
      <w:r>
        <w:rPr>
          <w:noProof/>
          <w:webHidden/>
        </w:rPr>
        <w:tab/>
      </w:r>
      <w:r>
        <w:rPr>
          <w:noProof/>
          <w:webHidden/>
        </w:rPr>
        <w:fldChar w:fldCharType="begin"/>
      </w:r>
      <w:r>
        <w:rPr>
          <w:noProof/>
          <w:webHidden/>
        </w:rPr>
        <w:instrText xml:space="preserve"> PAGEREF _Toc343461152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18E1DC5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"_Toc343461153"</w:instrText>
      </w:r>
      <w:r w:rsidRPr="00B71A8E">
        <w:rPr>
          <w:rStyle w:val="Hyperlink"/>
          <w:noProof/>
        </w:rPr>
        <w:instrText xml:space="preserve"> </w:instrText>
      </w:r>
      <w:r w:rsidRPr="00B71A8E">
        <w:rPr>
          <w:rStyle w:val="Hyperlink"/>
          <w:noProof/>
        </w:rPr>
        <w:fldChar w:fldCharType="separate"/>
      </w:r>
      <w:r w:rsidRPr="00B71A8E">
        <w:rPr>
          <w:rStyle w:val="Hyperlink"/>
          <w:noProof/>
        </w:rPr>
        <w:t>1.1.</w:t>
      </w:r>
      <w:r>
        <w:rPr>
          <w:rFonts w:asciiTheme="minorHAnsi" w:eastAsiaTheme="minorEastAsia" w:hAnsiTheme="minorHAnsi" w:cstheme="minorBidi"/>
          <w:noProof/>
          <w:sz w:val="22"/>
        </w:rPr>
        <w:tab/>
      </w:r>
      <w:r w:rsidRPr="00B71A8E">
        <w:rPr>
          <w:rStyle w:val="Hyperlink"/>
          <w:noProof/>
        </w:rPr>
        <w:t>Mục tiêu của đề tài</w:t>
      </w:r>
      <w:r>
        <w:rPr>
          <w:noProof/>
          <w:webHidden/>
        </w:rPr>
        <w:tab/>
      </w:r>
      <w:r>
        <w:rPr>
          <w:noProof/>
          <w:webHidden/>
        </w:rPr>
        <w:fldChar w:fldCharType="begin"/>
      </w:r>
      <w:r>
        <w:rPr>
          <w:noProof/>
          <w:webHidden/>
        </w:rPr>
        <w:instrText xml:space="preserve"> PAGEREF _Toc343461153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BCDCEE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"_Toc343461163"</w:instrText>
      </w:r>
      <w:r w:rsidRPr="00B71A8E">
        <w:rPr>
          <w:rStyle w:val="Hyperlink"/>
          <w:noProof/>
        </w:rPr>
        <w:instrText xml:space="preserve"> </w:instrText>
      </w:r>
      <w:r w:rsidRPr="00B71A8E">
        <w:rPr>
          <w:rStyle w:val="Hyperlink"/>
          <w:noProof/>
        </w:rPr>
        <w:fldChar w:fldCharType="separate"/>
      </w:r>
      <w:r w:rsidRPr="00B71A8E">
        <w:rPr>
          <w:rStyle w:val="Hyperlink"/>
          <w:noProof/>
        </w:rPr>
        <w:t>1.2.</w:t>
      </w:r>
      <w:r>
        <w:rPr>
          <w:rFonts w:asciiTheme="minorHAnsi" w:eastAsiaTheme="minorEastAsia" w:hAnsiTheme="minorHAnsi" w:cstheme="minorBidi"/>
          <w:noProof/>
          <w:sz w:val="22"/>
        </w:rPr>
        <w:tab/>
      </w:r>
      <w:r w:rsidRPr="00B71A8E">
        <w:rPr>
          <w:rStyle w:val="Hyperlink"/>
          <w:noProof/>
        </w:rPr>
        <w:t>Cấu trúc báo cáo</w:t>
      </w:r>
      <w:r>
        <w:rPr>
          <w:noProof/>
          <w:webHidden/>
        </w:rPr>
        <w:tab/>
      </w:r>
      <w:r>
        <w:rPr>
          <w:noProof/>
          <w:webHidden/>
        </w:rPr>
        <w:fldChar w:fldCharType="begin"/>
      </w:r>
      <w:r>
        <w:rPr>
          <w:noProof/>
          <w:webHidden/>
        </w:rPr>
        <w:instrText xml:space="preserve"> PAGEREF _Toc343461163 \h </w:instrText>
      </w:r>
      <w:r>
        <w:rPr>
          <w:noProof/>
          <w:webHidden/>
        </w:rPr>
      </w:r>
      <w:r>
        <w:rPr>
          <w:noProof/>
          <w:webHidden/>
        </w:rPr>
        <w:fldChar w:fldCharType="separate"/>
      </w:r>
      <w:r>
        <w:rPr>
          <w:noProof/>
          <w:webHidden/>
        </w:rPr>
        <w:t>3</w:t>
      </w:r>
      <w:r>
        <w:rPr>
          <w:noProof/>
          <w:webHidden/>
        </w:rPr>
        <w:fldChar w:fldCharType="end"/>
      </w:r>
      <w:r w:rsidRPr="00B71A8E">
        <w:rPr>
          <w:rStyle w:val="Hyperlink"/>
          <w:noProof/>
        </w:rPr>
        <w:fldChar w:fldCharType="end"/>
      </w:r>
    </w:p>
    <w:p w14:paraId="1186D4E7" w14:textId="1D79761D"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"_Toc343461173"</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2</w:t>
      </w:r>
      <w:r>
        <w:rPr>
          <w:rFonts w:asciiTheme="minorHAnsi" w:eastAsiaTheme="minorEastAsia" w:hAnsiTheme="minorHAnsi" w:cstheme="minorBidi"/>
          <w:noProof/>
          <w:sz w:val="22"/>
        </w:rPr>
        <w:tab/>
      </w:r>
      <w:r w:rsidRPr="00B71A8E">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_Toc343461173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CA24DBF"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"_Toc343461174"</w:instrText>
      </w:r>
      <w:r w:rsidRPr="00B71A8E">
        <w:rPr>
          <w:rStyle w:val="Hyperlink"/>
          <w:noProof/>
        </w:rPr>
        <w:instrText xml:space="preserve"> </w:instrText>
      </w:r>
      <w:r w:rsidRPr="00B71A8E">
        <w:rPr>
          <w:rStyle w:val="Hyperlink"/>
          <w:noProof/>
        </w:rPr>
        <w:fldChar w:fldCharType="separate"/>
      </w:r>
      <w:r w:rsidRPr="00B71A8E">
        <w:rPr>
          <w:rStyle w:val="Hyperlink"/>
          <w:noProof/>
        </w:rPr>
        <w:t>2.1.</w:t>
      </w:r>
      <w:r>
        <w:rPr>
          <w:rFonts w:asciiTheme="minorHAnsi" w:eastAsiaTheme="minorEastAsia" w:hAnsiTheme="minorHAnsi" w:cstheme="minorBidi"/>
          <w:noProof/>
          <w:sz w:val="22"/>
        </w:rPr>
        <w:tab/>
      </w:r>
      <w:r w:rsidRPr="00B71A8E">
        <w:rPr>
          <w:rStyle w:val="Hyperlink"/>
          <w:noProof/>
        </w:rPr>
        <w:t>Chuỗi thời gian</w:t>
      </w:r>
      <w:r>
        <w:rPr>
          <w:noProof/>
          <w:webHidden/>
        </w:rPr>
        <w:tab/>
      </w:r>
      <w:r>
        <w:rPr>
          <w:noProof/>
          <w:webHidden/>
        </w:rPr>
        <w:fldChar w:fldCharType="begin"/>
      </w:r>
      <w:r>
        <w:rPr>
          <w:noProof/>
          <w:webHidden/>
        </w:rPr>
        <w:instrText xml:space="preserve"> PAGEREF _Toc343461174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98DA28D"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"_Toc343461206"</w:instrText>
      </w:r>
      <w:r w:rsidRPr="00B71A8E">
        <w:rPr>
          <w:rStyle w:val="Hyperlink"/>
          <w:noProof/>
        </w:rPr>
        <w:instrText xml:space="preserve"> </w:instrText>
      </w:r>
      <w:r w:rsidRPr="00B71A8E">
        <w:rPr>
          <w:rStyle w:val="Hyperlink"/>
          <w:noProof/>
        </w:rPr>
        <w:fldChar w:fldCharType="separate"/>
      </w:r>
      <w:r w:rsidRPr="00B71A8E">
        <w:rPr>
          <w:rStyle w:val="Hyperlink"/>
          <w:noProof/>
        </w:rPr>
        <w:t>2.2.</w:t>
      </w:r>
      <w:r>
        <w:rPr>
          <w:rFonts w:asciiTheme="minorHAnsi" w:eastAsiaTheme="minorEastAsia" w:hAnsiTheme="minorHAnsi" w:cstheme="minorBidi"/>
          <w:noProof/>
          <w:sz w:val="22"/>
        </w:rPr>
        <w:tab/>
      </w:r>
      <w:r w:rsidRPr="00B71A8E">
        <w:rPr>
          <w:rStyle w:val="Hyperlink"/>
          <w:noProof/>
        </w:rPr>
        <w:t>Dự báo chuỗi thời gian</w:t>
      </w:r>
      <w:r>
        <w:rPr>
          <w:noProof/>
          <w:webHidden/>
        </w:rPr>
        <w:tab/>
      </w:r>
      <w:r>
        <w:rPr>
          <w:noProof/>
          <w:webHidden/>
        </w:rPr>
        <w:fldChar w:fldCharType="begin"/>
      </w:r>
      <w:r>
        <w:rPr>
          <w:noProof/>
          <w:webHidden/>
        </w:rPr>
        <w:instrText xml:space="preserve"> PAGEREF _Toc343461206 \h </w:instrText>
      </w:r>
      <w:r>
        <w:rPr>
          <w:noProof/>
          <w:webHidden/>
        </w:rPr>
      </w:r>
      <w:r>
        <w:rPr>
          <w:noProof/>
          <w:webHidden/>
        </w:rPr>
        <w:fldChar w:fldCharType="separate"/>
      </w:r>
      <w:r>
        <w:rPr>
          <w:noProof/>
          <w:webHidden/>
        </w:rPr>
        <w:t>5</w:t>
      </w:r>
      <w:r>
        <w:rPr>
          <w:noProof/>
          <w:webHidden/>
        </w:rPr>
        <w:fldChar w:fldCharType="end"/>
      </w:r>
      <w:r w:rsidRPr="00B71A8E">
        <w:rPr>
          <w:rStyle w:val="Hyperlink"/>
          <w:noProof/>
        </w:rPr>
        <w:fldChar w:fldCharType="end"/>
      </w:r>
    </w:p>
    <w:p w14:paraId="49A1F95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"_Toc343461207"</w:instrText>
      </w:r>
      <w:r w:rsidRPr="00B71A8E">
        <w:rPr>
          <w:rStyle w:val="Hyperlink"/>
          <w:noProof/>
        </w:rPr>
        <w:instrText xml:space="preserve"> </w:instrText>
      </w:r>
      <w:r w:rsidRPr="00B71A8E">
        <w:rPr>
          <w:rStyle w:val="Hyperlink"/>
          <w:noProof/>
        </w:rPr>
        <w:fldChar w:fldCharType="separate"/>
      </w:r>
      <w:r w:rsidRPr="00B71A8E">
        <w:rPr>
          <w:rStyle w:val="Hyperlink"/>
          <w:noProof/>
        </w:rPr>
        <w:t>2.3.</w:t>
      </w:r>
      <w:r>
        <w:rPr>
          <w:rFonts w:asciiTheme="minorHAnsi" w:eastAsiaTheme="minorEastAsia" w:hAnsiTheme="minorHAnsi" w:cstheme="minorBidi"/>
          <w:noProof/>
          <w:sz w:val="22"/>
        </w:rPr>
        <w:tab/>
      </w:r>
      <w:r w:rsidRPr="00B71A8E">
        <w:rPr>
          <w:rStyle w:val="Hyperlink"/>
          <w:noProof/>
        </w:rPr>
        <w:t>Khái niệm thống kê liên quan</w:t>
      </w:r>
      <w:r>
        <w:rPr>
          <w:noProof/>
          <w:webHidden/>
        </w:rPr>
        <w:tab/>
      </w:r>
      <w:r>
        <w:rPr>
          <w:noProof/>
          <w:webHidden/>
        </w:rPr>
        <w:fldChar w:fldCharType="begin"/>
      </w:r>
      <w:r>
        <w:rPr>
          <w:noProof/>
          <w:webHidden/>
        </w:rPr>
        <w:instrText xml:space="preserve"> PAGEREF _Toc343461207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5E6D9F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"_Toc343461208"</w:instrText>
      </w:r>
      <w:r w:rsidRPr="00B71A8E">
        <w:rPr>
          <w:rStyle w:val="Hyperlink"/>
          <w:noProof/>
        </w:rPr>
        <w:instrText xml:space="preserve"> </w:instrText>
      </w:r>
      <w:r w:rsidRPr="00B71A8E">
        <w:rPr>
          <w:rStyle w:val="Hyperlink"/>
          <w:noProof/>
        </w:rPr>
        <w:fldChar w:fldCharType="separate"/>
      </w:r>
      <w:r w:rsidRPr="00B71A8E">
        <w:rPr>
          <w:rStyle w:val="Hyperlink"/>
          <w:noProof/>
        </w:rPr>
        <w:t>2.3.1.</w:t>
      </w:r>
      <w:r>
        <w:rPr>
          <w:rFonts w:asciiTheme="minorHAnsi" w:eastAsiaTheme="minorEastAsia" w:hAnsiTheme="minorHAnsi" w:cstheme="minorBidi"/>
          <w:noProof/>
          <w:sz w:val="22"/>
        </w:rPr>
        <w:tab/>
      </w:r>
      <w:r w:rsidRPr="00B71A8E">
        <w:rPr>
          <w:rStyle w:val="Hyperlink"/>
          <w:noProof/>
        </w:rPr>
        <w:t>Hệ số tự tương quan</w:t>
      </w:r>
      <w:r>
        <w:rPr>
          <w:noProof/>
          <w:webHidden/>
        </w:rPr>
        <w:tab/>
      </w:r>
      <w:r>
        <w:rPr>
          <w:noProof/>
          <w:webHidden/>
        </w:rPr>
        <w:fldChar w:fldCharType="begin"/>
      </w:r>
      <w:r>
        <w:rPr>
          <w:noProof/>
          <w:webHidden/>
        </w:rPr>
        <w:instrText xml:space="preserve"> PAGEREF _Toc343461208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444B96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"_Toc343461209"</w:instrText>
      </w:r>
      <w:r w:rsidRPr="00B71A8E">
        <w:rPr>
          <w:rStyle w:val="Hyperlink"/>
          <w:noProof/>
        </w:rPr>
        <w:instrText xml:space="preserve"> </w:instrText>
      </w:r>
      <w:r w:rsidRPr="00B71A8E">
        <w:rPr>
          <w:rStyle w:val="Hyperlink"/>
          <w:noProof/>
        </w:rPr>
        <w:fldChar w:fldCharType="separate"/>
      </w:r>
      <w:r w:rsidRPr="00B71A8E">
        <w:rPr>
          <w:rStyle w:val="Hyperlink"/>
          <w:noProof/>
        </w:rPr>
        <w:t>2.3.2.</w:t>
      </w:r>
      <w:r>
        <w:rPr>
          <w:rFonts w:asciiTheme="minorHAnsi" w:eastAsiaTheme="minorEastAsia" w:hAnsiTheme="minorHAnsi" w:cstheme="minorBidi"/>
          <w:noProof/>
          <w:sz w:val="22"/>
        </w:rPr>
        <w:tab/>
      </w:r>
      <w:r w:rsidRPr="00B71A8E">
        <w:rPr>
          <w:rStyle w:val="Hyperlink"/>
          <w:noProof/>
        </w:rPr>
        <w:t>Hệ số tự tương quan riêng phần</w:t>
      </w:r>
      <w:r>
        <w:rPr>
          <w:noProof/>
          <w:webHidden/>
        </w:rPr>
        <w:tab/>
      </w:r>
      <w:r>
        <w:rPr>
          <w:noProof/>
          <w:webHidden/>
        </w:rPr>
        <w:fldChar w:fldCharType="begin"/>
      </w:r>
      <w:r>
        <w:rPr>
          <w:noProof/>
          <w:webHidden/>
        </w:rPr>
        <w:instrText xml:space="preserve"> PAGEREF _Toc343461209 \h </w:instrText>
      </w:r>
      <w:r>
        <w:rPr>
          <w:noProof/>
          <w:webHidden/>
        </w:rPr>
      </w:r>
      <w:r>
        <w:rPr>
          <w:noProof/>
          <w:webHidden/>
        </w:rPr>
        <w:fldChar w:fldCharType="separate"/>
      </w:r>
      <w:r>
        <w:rPr>
          <w:noProof/>
          <w:webHidden/>
        </w:rPr>
        <w:t>9</w:t>
      </w:r>
      <w:r>
        <w:rPr>
          <w:noProof/>
          <w:webHidden/>
        </w:rPr>
        <w:fldChar w:fldCharType="end"/>
      </w:r>
      <w:r w:rsidRPr="00B71A8E">
        <w:rPr>
          <w:rStyle w:val="Hyperlink"/>
          <w:noProof/>
        </w:rPr>
        <w:fldChar w:fldCharType="end"/>
      </w:r>
    </w:p>
    <w:p w14:paraId="3B88F0F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"_Toc343461210"</w:instrText>
      </w:r>
      <w:r w:rsidRPr="00B71A8E">
        <w:rPr>
          <w:rStyle w:val="Hyperlink"/>
          <w:noProof/>
        </w:rPr>
        <w:instrText xml:space="preserve"> </w:instrText>
      </w:r>
      <w:r w:rsidRPr="00B71A8E">
        <w:rPr>
          <w:rStyle w:val="Hyperlink"/>
          <w:noProof/>
        </w:rPr>
        <w:fldChar w:fldCharType="separate"/>
      </w:r>
      <w:r w:rsidRPr="00B71A8E">
        <w:rPr>
          <w:rStyle w:val="Hyperlink"/>
          <w:noProof/>
        </w:rPr>
        <w:t>2.4.</w:t>
      </w:r>
      <w:r>
        <w:rPr>
          <w:rFonts w:asciiTheme="minorHAnsi" w:eastAsiaTheme="minorEastAsia" w:hAnsiTheme="minorHAnsi" w:cstheme="minorBidi"/>
          <w:noProof/>
          <w:sz w:val="22"/>
        </w:rPr>
        <w:tab/>
      </w:r>
      <w:r w:rsidRPr="00B71A8E">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_Toc343461210 \h </w:instrText>
      </w:r>
      <w:r>
        <w:rPr>
          <w:noProof/>
          <w:webHidden/>
        </w:rPr>
      </w:r>
      <w:r>
        <w:rPr>
          <w:noProof/>
          <w:webHidden/>
        </w:rPr>
        <w:fldChar w:fldCharType="separate"/>
      </w:r>
      <w:r>
        <w:rPr>
          <w:noProof/>
          <w:webHidden/>
        </w:rPr>
        <w:t>10</w:t>
      </w:r>
      <w:r>
        <w:rPr>
          <w:noProof/>
          <w:webHidden/>
        </w:rPr>
        <w:fldChar w:fldCharType="end"/>
      </w:r>
      <w:r w:rsidRPr="00B71A8E">
        <w:rPr>
          <w:rStyle w:val="Hyperlink"/>
          <w:noProof/>
        </w:rPr>
        <w:fldChar w:fldCharType="end"/>
      </w:r>
    </w:p>
    <w:p w14:paraId="0F902F8F"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"_Toc343461214"</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3</w:t>
      </w:r>
      <w:r>
        <w:rPr>
          <w:rFonts w:asciiTheme="minorHAnsi" w:eastAsiaTheme="minorEastAsia" w:hAnsiTheme="minorHAnsi" w:cstheme="minorBidi"/>
          <w:noProof/>
          <w:sz w:val="22"/>
        </w:rPr>
        <w:tab/>
      </w:r>
      <w:r w:rsidRPr="00B71A8E">
        <w:rPr>
          <w:rStyle w:val="Hyperlink"/>
          <w:noProof/>
        </w:rPr>
        <w:t>MÔ HÌNH SARIMA</w:t>
      </w:r>
      <w:r>
        <w:rPr>
          <w:noProof/>
          <w:webHidden/>
        </w:rPr>
        <w:tab/>
      </w:r>
      <w:r>
        <w:rPr>
          <w:noProof/>
          <w:webHidden/>
        </w:rPr>
        <w:fldChar w:fldCharType="begin"/>
      </w:r>
      <w:r>
        <w:rPr>
          <w:noProof/>
          <w:webHidden/>
        </w:rPr>
        <w:instrText xml:space="preserve"> PAGEREF _Toc343461214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297D4AE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"_Toc343461215"</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3.1.</w:t>
      </w:r>
      <w:r>
        <w:rPr>
          <w:rFonts w:asciiTheme="minorHAnsi" w:eastAsiaTheme="minorEastAsia" w:hAnsiTheme="minorHAnsi" w:cstheme="minorBidi"/>
          <w:noProof/>
          <w:sz w:val="22"/>
        </w:rPr>
        <w:tab/>
      </w:r>
      <w:r w:rsidRPr="00B71A8E">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_Toc343461215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46AF6479"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"_Toc343461216"</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3.2.</w:t>
      </w:r>
      <w:r>
        <w:rPr>
          <w:rFonts w:asciiTheme="minorHAnsi" w:eastAsiaTheme="minorEastAsia" w:hAnsiTheme="minorHAnsi" w:cstheme="minorBidi"/>
          <w:noProof/>
          <w:sz w:val="22"/>
        </w:rPr>
        <w:tab/>
      </w:r>
      <w:r w:rsidRPr="00B71A8E">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_Toc343461216 \h </w:instrText>
      </w:r>
      <w:r>
        <w:rPr>
          <w:noProof/>
          <w:webHidden/>
        </w:rPr>
      </w:r>
      <w:r>
        <w:rPr>
          <w:noProof/>
          <w:webHidden/>
        </w:rPr>
        <w:fldChar w:fldCharType="separate"/>
      </w:r>
      <w:r>
        <w:rPr>
          <w:noProof/>
          <w:webHidden/>
        </w:rPr>
        <w:t>17</w:t>
      </w:r>
      <w:r>
        <w:rPr>
          <w:noProof/>
          <w:webHidden/>
        </w:rPr>
        <w:fldChar w:fldCharType="end"/>
      </w:r>
      <w:r w:rsidRPr="00B71A8E">
        <w:rPr>
          <w:rStyle w:val="Hyperlink"/>
          <w:noProof/>
        </w:rPr>
        <w:fldChar w:fldCharType="end"/>
      </w:r>
    </w:p>
    <w:p w14:paraId="51AE46A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"_Toc343461217"</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3.3.</w:t>
      </w:r>
      <w:r>
        <w:rPr>
          <w:rFonts w:asciiTheme="minorHAnsi" w:eastAsiaTheme="minorEastAsia" w:hAnsiTheme="minorHAnsi" w:cstheme="minorBidi"/>
          <w:noProof/>
          <w:sz w:val="22"/>
        </w:rPr>
        <w:tab/>
      </w:r>
      <w:r w:rsidRPr="00B71A8E">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_Toc343461217 \h </w:instrText>
      </w:r>
      <w:r>
        <w:rPr>
          <w:noProof/>
          <w:webHidden/>
        </w:rPr>
      </w:r>
      <w:r>
        <w:rPr>
          <w:noProof/>
          <w:webHidden/>
        </w:rPr>
        <w:fldChar w:fldCharType="separate"/>
      </w:r>
      <w:r>
        <w:rPr>
          <w:noProof/>
          <w:webHidden/>
        </w:rPr>
        <w:t>20</w:t>
      </w:r>
      <w:r>
        <w:rPr>
          <w:noProof/>
          <w:webHidden/>
        </w:rPr>
        <w:fldChar w:fldCharType="end"/>
      </w:r>
      <w:r w:rsidRPr="00B71A8E">
        <w:rPr>
          <w:rStyle w:val="Hyperlink"/>
          <w:noProof/>
        </w:rPr>
        <w:fldChar w:fldCharType="end"/>
      </w:r>
    </w:p>
    <w:p w14:paraId="25D9669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"_Toc343461218"</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3.4.</w:t>
      </w:r>
      <w:r>
        <w:rPr>
          <w:rFonts w:asciiTheme="minorHAnsi" w:eastAsiaTheme="minorEastAsia" w:hAnsiTheme="minorHAnsi" w:cstheme="minorBidi"/>
          <w:noProof/>
          <w:sz w:val="22"/>
        </w:rPr>
        <w:tab/>
      </w:r>
      <w:r w:rsidRPr="00B71A8E">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_Toc343461218 \h </w:instrText>
      </w:r>
      <w:r>
        <w:rPr>
          <w:noProof/>
          <w:webHidden/>
        </w:rPr>
      </w:r>
      <w:r>
        <w:rPr>
          <w:noProof/>
          <w:webHidden/>
        </w:rPr>
        <w:fldChar w:fldCharType="separate"/>
      </w:r>
      <w:r>
        <w:rPr>
          <w:noProof/>
          <w:webHidden/>
        </w:rPr>
        <w:t>21</w:t>
      </w:r>
      <w:r>
        <w:rPr>
          <w:noProof/>
          <w:webHidden/>
        </w:rPr>
        <w:fldChar w:fldCharType="end"/>
      </w:r>
      <w:r w:rsidRPr="00B71A8E">
        <w:rPr>
          <w:rStyle w:val="Hyperlink"/>
          <w:noProof/>
        </w:rPr>
        <w:fldChar w:fldCharType="end"/>
      </w:r>
    </w:p>
    <w:p w14:paraId="204059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"_Toc343461219"</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3.5.</w:t>
      </w:r>
      <w:r>
        <w:rPr>
          <w:rFonts w:asciiTheme="minorHAnsi" w:eastAsiaTheme="minorEastAsia" w:hAnsiTheme="minorHAnsi" w:cstheme="minorBidi"/>
          <w:noProof/>
          <w:sz w:val="22"/>
        </w:rPr>
        <w:tab/>
      </w:r>
      <w:r w:rsidRPr="00B71A8E">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_Toc343461219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5FB1F1D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"_Toc343461259"</w:instrText>
      </w:r>
      <w:r w:rsidRPr="00B71A8E">
        <w:rPr>
          <w:rStyle w:val="Hyperlink"/>
          <w:noProof/>
        </w:rPr>
        <w:instrText xml:space="preserve"> </w:instrText>
      </w:r>
      <w:r w:rsidRPr="00B71A8E">
        <w:rPr>
          <w:rStyle w:val="Hyperlink"/>
          <w:noProof/>
        </w:rPr>
        <w:fldChar w:fldCharType="separate"/>
      </w:r>
      <w:r w:rsidRPr="00B71A8E">
        <w:rPr>
          <w:rStyle w:val="Hyperlink"/>
          <w:noProof/>
        </w:rPr>
        <w:t>3.6.</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_Toc343461259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4897E53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"_Toc343461260"</w:instrText>
      </w:r>
      <w:r w:rsidRPr="00B71A8E">
        <w:rPr>
          <w:rStyle w:val="Hyperlink"/>
          <w:noProof/>
        </w:rPr>
        <w:instrText xml:space="preserve"> </w:instrText>
      </w:r>
      <w:r w:rsidRPr="00B71A8E">
        <w:rPr>
          <w:rStyle w:val="Hyperlink"/>
          <w:noProof/>
        </w:rPr>
        <w:fldChar w:fldCharType="separate"/>
      </w:r>
      <w:r w:rsidRPr="00B71A8E">
        <w:rPr>
          <w:rStyle w:val="Hyperlink"/>
          <w:noProof/>
        </w:rPr>
        <w:t>3.6.1.</w:t>
      </w:r>
      <w:r>
        <w:rPr>
          <w:rFonts w:asciiTheme="minorHAnsi" w:eastAsiaTheme="minorEastAsia" w:hAnsiTheme="minorHAnsi" w:cstheme="minorBidi"/>
          <w:noProof/>
          <w:sz w:val="22"/>
        </w:rPr>
        <w:tab/>
      </w:r>
      <w:r w:rsidRPr="00B71A8E">
        <w:rPr>
          <w:rStyle w:val="Hyperlink"/>
          <w:noProof/>
        </w:rPr>
        <w:t>Thành phần nhận dạng mô hình</w:t>
      </w:r>
      <w:r>
        <w:rPr>
          <w:noProof/>
          <w:webHidden/>
        </w:rPr>
        <w:tab/>
      </w:r>
      <w:r>
        <w:rPr>
          <w:noProof/>
          <w:webHidden/>
        </w:rPr>
        <w:fldChar w:fldCharType="begin"/>
      </w:r>
      <w:r>
        <w:rPr>
          <w:noProof/>
          <w:webHidden/>
        </w:rPr>
        <w:instrText xml:space="preserve"> PAGEREF _Toc343461260 \h </w:instrText>
      </w:r>
      <w:r>
        <w:rPr>
          <w:noProof/>
          <w:webHidden/>
        </w:rPr>
      </w:r>
      <w:r>
        <w:rPr>
          <w:noProof/>
          <w:webHidden/>
        </w:rPr>
        <w:fldChar w:fldCharType="separate"/>
      </w:r>
      <w:r>
        <w:rPr>
          <w:noProof/>
          <w:webHidden/>
        </w:rPr>
        <w:t>24</w:t>
      </w:r>
      <w:r>
        <w:rPr>
          <w:noProof/>
          <w:webHidden/>
        </w:rPr>
        <w:fldChar w:fldCharType="end"/>
      </w:r>
      <w:r w:rsidRPr="00B71A8E">
        <w:rPr>
          <w:rStyle w:val="Hyperlink"/>
          <w:noProof/>
        </w:rPr>
        <w:fldChar w:fldCharType="end"/>
      </w:r>
    </w:p>
    <w:p w14:paraId="0641C2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"_Toc343461261"</w:instrText>
      </w:r>
      <w:r w:rsidRPr="00B71A8E">
        <w:rPr>
          <w:rStyle w:val="Hyperlink"/>
          <w:noProof/>
        </w:rPr>
        <w:instrText xml:space="preserve"> </w:instrText>
      </w:r>
      <w:r w:rsidRPr="00B71A8E">
        <w:rPr>
          <w:rStyle w:val="Hyperlink"/>
          <w:noProof/>
        </w:rPr>
        <w:fldChar w:fldCharType="separate"/>
      </w:r>
      <w:r w:rsidRPr="00B71A8E">
        <w:rPr>
          <w:rStyle w:val="Hyperlink"/>
          <w:noProof/>
        </w:rPr>
        <w:t>3.6.2.</w:t>
      </w:r>
      <w:r>
        <w:rPr>
          <w:rFonts w:asciiTheme="minorHAnsi" w:eastAsiaTheme="minorEastAsia" w:hAnsiTheme="minorHAnsi" w:cstheme="minorBidi"/>
          <w:noProof/>
          <w:sz w:val="22"/>
        </w:rPr>
        <w:tab/>
      </w:r>
      <w:r w:rsidRPr="00B71A8E">
        <w:rPr>
          <w:rStyle w:val="Hyperlink"/>
          <w:rFonts w:eastAsia="Calibri"/>
          <w:noProof/>
        </w:rPr>
        <w:t xml:space="preserve">Thành phần </w:t>
      </w:r>
      <w:r w:rsidRPr="00B71A8E">
        <w:rPr>
          <w:rStyle w:val="Hyperlink"/>
          <w:noProof/>
        </w:rPr>
        <w:t>khử mùa và xu hướng</w:t>
      </w:r>
      <w:r>
        <w:rPr>
          <w:noProof/>
          <w:webHidden/>
        </w:rPr>
        <w:tab/>
      </w:r>
      <w:r>
        <w:rPr>
          <w:noProof/>
          <w:webHidden/>
        </w:rPr>
        <w:fldChar w:fldCharType="begin"/>
      </w:r>
      <w:r>
        <w:rPr>
          <w:noProof/>
          <w:webHidden/>
        </w:rPr>
        <w:instrText xml:space="preserve"> PAGEREF _Toc343461261 \h </w:instrText>
      </w:r>
      <w:r>
        <w:rPr>
          <w:noProof/>
          <w:webHidden/>
        </w:rPr>
      </w:r>
      <w:r>
        <w:rPr>
          <w:noProof/>
          <w:webHidden/>
        </w:rPr>
        <w:fldChar w:fldCharType="separate"/>
      </w:r>
      <w:r>
        <w:rPr>
          <w:noProof/>
          <w:webHidden/>
        </w:rPr>
        <w:t>27</w:t>
      </w:r>
      <w:r>
        <w:rPr>
          <w:noProof/>
          <w:webHidden/>
        </w:rPr>
        <w:fldChar w:fldCharType="end"/>
      </w:r>
      <w:r w:rsidRPr="00B71A8E">
        <w:rPr>
          <w:rStyle w:val="Hyperlink"/>
          <w:noProof/>
        </w:rPr>
        <w:fldChar w:fldCharType="end"/>
      </w:r>
    </w:p>
    <w:p w14:paraId="23C7005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"_Toc343461262"</w:instrText>
      </w:r>
      <w:r w:rsidRPr="00B71A8E">
        <w:rPr>
          <w:rStyle w:val="Hyperlink"/>
          <w:noProof/>
        </w:rPr>
        <w:instrText xml:space="preserve"> </w:instrText>
      </w:r>
      <w:r w:rsidRPr="00B71A8E">
        <w:rPr>
          <w:rStyle w:val="Hyperlink"/>
          <w:noProof/>
        </w:rPr>
        <w:fldChar w:fldCharType="separate"/>
      </w:r>
      <w:r w:rsidRPr="00B71A8E">
        <w:rPr>
          <w:rStyle w:val="Hyperlink"/>
          <w:noProof/>
        </w:rPr>
        <w:t>3.6.3.</w:t>
      </w:r>
      <w:r>
        <w:rPr>
          <w:rFonts w:asciiTheme="minorHAnsi" w:eastAsiaTheme="minorEastAsia" w:hAnsiTheme="minorHAnsi" w:cstheme="minorBidi"/>
          <w:noProof/>
          <w:sz w:val="22"/>
        </w:rPr>
        <w:tab/>
      </w:r>
      <w:r w:rsidRPr="00B71A8E">
        <w:rPr>
          <w:rStyle w:val="Hyperlink"/>
          <w:noProof/>
        </w:rPr>
        <w:t>Thành phần ước lượng tham số</w:t>
      </w:r>
      <w:r>
        <w:rPr>
          <w:noProof/>
          <w:webHidden/>
        </w:rPr>
        <w:tab/>
      </w:r>
      <w:r>
        <w:rPr>
          <w:noProof/>
          <w:webHidden/>
        </w:rPr>
        <w:fldChar w:fldCharType="begin"/>
      </w:r>
      <w:r>
        <w:rPr>
          <w:noProof/>
          <w:webHidden/>
        </w:rPr>
        <w:instrText xml:space="preserve"> PAGEREF _Toc343461262 \h </w:instrText>
      </w:r>
      <w:r>
        <w:rPr>
          <w:noProof/>
          <w:webHidden/>
        </w:rPr>
      </w:r>
      <w:r>
        <w:rPr>
          <w:noProof/>
          <w:webHidden/>
        </w:rPr>
        <w:fldChar w:fldCharType="separate"/>
      </w:r>
      <w:r>
        <w:rPr>
          <w:noProof/>
          <w:webHidden/>
        </w:rPr>
        <w:t>28</w:t>
      </w:r>
      <w:r>
        <w:rPr>
          <w:noProof/>
          <w:webHidden/>
        </w:rPr>
        <w:fldChar w:fldCharType="end"/>
      </w:r>
      <w:r w:rsidRPr="00B71A8E">
        <w:rPr>
          <w:rStyle w:val="Hyperlink"/>
          <w:noProof/>
        </w:rPr>
        <w:fldChar w:fldCharType="end"/>
      </w:r>
    </w:p>
    <w:p w14:paraId="2464448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"_Toc343461263"</w:instrText>
      </w:r>
      <w:r w:rsidRPr="00B71A8E">
        <w:rPr>
          <w:rStyle w:val="Hyperlink"/>
          <w:noProof/>
        </w:rPr>
        <w:instrText xml:space="preserve"> </w:instrText>
      </w:r>
      <w:r w:rsidRPr="00B71A8E">
        <w:rPr>
          <w:rStyle w:val="Hyperlink"/>
          <w:noProof/>
        </w:rPr>
        <w:fldChar w:fldCharType="separate"/>
      </w:r>
      <w:r w:rsidRPr="00B71A8E">
        <w:rPr>
          <w:rStyle w:val="Hyperlink"/>
          <w:noProof/>
        </w:rPr>
        <w:t>3.6.4.</w:t>
      </w:r>
      <w:r>
        <w:rPr>
          <w:rFonts w:asciiTheme="minorHAnsi" w:eastAsiaTheme="minorEastAsia" w:hAnsiTheme="minorHAnsi" w:cstheme="minorBidi"/>
          <w:noProof/>
          <w:sz w:val="22"/>
        </w:rPr>
        <w:tab/>
      </w:r>
      <w:r w:rsidRPr="00B71A8E">
        <w:rPr>
          <w:rStyle w:val="Hyperlink"/>
          <w:noProof/>
        </w:rPr>
        <w:t>Thành phần dự đoán</w:t>
      </w:r>
      <w:r>
        <w:rPr>
          <w:noProof/>
          <w:webHidden/>
        </w:rPr>
        <w:tab/>
      </w:r>
      <w:r>
        <w:rPr>
          <w:noProof/>
          <w:webHidden/>
        </w:rPr>
        <w:fldChar w:fldCharType="begin"/>
      </w:r>
      <w:r>
        <w:rPr>
          <w:noProof/>
          <w:webHidden/>
        </w:rPr>
        <w:instrText xml:space="preserve"> PAGEREF _Toc343461263 \h </w:instrText>
      </w:r>
      <w:r>
        <w:rPr>
          <w:noProof/>
          <w:webHidden/>
        </w:rPr>
      </w:r>
      <w:r>
        <w:rPr>
          <w:noProof/>
          <w:webHidden/>
        </w:rPr>
        <w:fldChar w:fldCharType="separate"/>
      </w:r>
      <w:r>
        <w:rPr>
          <w:noProof/>
          <w:webHidden/>
        </w:rPr>
        <w:t>29</w:t>
      </w:r>
      <w:r>
        <w:rPr>
          <w:noProof/>
          <w:webHidden/>
        </w:rPr>
        <w:fldChar w:fldCharType="end"/>
      </w:r>
      <w:r w:rsidRPr="00B71A8E">
        <w:rPr>
          <w:rStyle w:val="Hyperlink"/>
          <w:noProof/>
        </w:rPr>
        <w:fldChar w:fldCharType="end"/>
      </w:r>
    </w:p>
    <w:p w14:paraId="35A590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"_Toc343461264"</w:instrText>
      </w:r>
      <w:r w:rsidRPr="00B71A8E">
        <w:rPr>
          <w:rStyle w:val="Hyperlink"/>
          <w:noProof/>
        </w:rPr>
        <w:instrText xml:space="preserve"> </w:instrText>
      </w:r>
      <w:r w:rsidRPr="00B71A8E">
        <w:rPr>
          <w:rStyle w:val="Hyperlink"/>
          <w:noProof/>
        </w:rPr>
        <w:fldChar w:fldCharType="separate"/>
      </w:r>
      <w:r w:rsidRPr="00B71A8E">
        <w:rPr>
          <w:rStyle w:val="Hyperlink"/>
          <w:noProof/>
        </w:rPr>
        <w:t>3.7.</w:t>
      </w:r>
      <w:r>
        <w:rPr>
          <w:rFonts w:asciiTheme="minorHAnsi" w:eastAsiaTheme="minorEastAsia" w:hAnsiTheme="minorHAnsi" w:cstheme="minorBidi"/>
          <w:noProof/>
          <w:sz w:val="22"/>
        </w:rPr>
        <w:tab/>
      </w:r>
      <w:r w:rsidRPr="00B71A8E">
        <w:rPr>
          <w:rStyle w:val="Hyperlink"/>
          <w:noProof/>
        </w:rPr>
        <w:t>Kết luận về mô hình ARIMA</w:t>
      </w:r>
      <w:r>
        <w:rPr>
          <w:noProof/>
          <w:webHidden/>
        </w:rPr>
        <w:tab/>
      </w:r>
      <w:r>
        <w:rPr>
          <w:noProof/>
          <w:webHidden/>
        </w:rPr>
        <w:fldChar w:fldCharType="begin"/>
      </w:r>
      <w:r>
        <w:rPr>
          <w:noProof/>
          <w:webHidden/>
        </w:rPr>
        <w:instrText xml:space="preserve"> PAGEREF _Toc343461264 \h </w:instrText>
      </w:r>
      <w:r>
        <w:rPr>
          <w:noProof/>
          <w:webHidden/>
        </w:rPr>
      </w:r>
      <w:r>
        <w:rPr>
          <w:noProof/>
          <w:webHidden/>
        </w:rPr>
        <w:fldChar w:fldCharType="separate"/>
      </w:r>
      <w:r>
        <w:rPr>
          <w:noProof/>
          <w:webHidden/>
        </w:rPr>
        <w:t>30</w:t>
      </w:r>
      <w:r>
        <w:rPr>
          <w:noProof/>
          <w:webHidden/>
        </w:rPr>
        <w:fldChar w:fldCharType="end"/>
      </w:r>
      <w:r w:rsidRPr="00B71A8E">
        <w:rPr>
          <w:rStyle w:val="Hyperlink"/>
          <w:noProof/>
        </w:rPr>
        <w:fldChar w:fldCharType="end"/>
      </w:r>
    </w:p>
    <w:p w14:paraId="2BA0F94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"_Toc343461266"</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4</w:t>
      </w:r>
      <w:r>
        <w:rPr>
          <w:rFonts w:asciiTheme="minorHAnsi" w:eastAsiaTheme="minorEastAsia" w:hAnsiTheme="minorHAnsi" w:cstheme="minorBidi"/>
          <w:noProof/>
          <w:sz w:val="22"/>
        </w:rPr>
        <w:tab/>
      </w:r>
      <w:r w:rsidRPr="00B71A8E">
        <w:rPr>
          <w:rStyle w:val="Hyperlink"/>
          <w:noProof/>
        </w:rPr>
        <w:t>MÔ HÌNH ANN</w:t>
      </w:r>
      <w:r>
        <w:rPr>
          <w:noProof/>
          <w:webHidden/>
        </w:rPr>
        <w:tab/>
      </w:r>
      <w:r>
        <w:rPr>
          <w:noProof/>
          <w:webHidden/>
        </w:rPr>
        <w:fldChar w:fldCharType="begin"/>
      </w:r>
      <w:r>
        <w:rPr>
          <w:noProof/>
          <w:webHidden/>
        </w:rPr>
        <w:instrText xml:space="preserve"> PAGEREF _Toc343461266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9883EC2"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"_Toc343461267"</w:instrText>
      </w:r>
      <w:r w:rsidRPr="00B71A8E">
        <w:rPr>
          <w:rStyle w:val="Hyperlink"/>
          <w:noProof/>
        </w:rPr>
        <w:instrText xml:space="preserve"> </w:instrText>
      </w:r>
      <w:r w:rsidRPr="00B71A8E">
        <w:rPr>
          <w:rStyle w:val="Hyperlink"/>
          <w:noProof/>
        </w:rPr>
        <w:fldChar w:fldCharType="separate"/>
      </w:r>
      <w:r w:rsidRPr="00B71A8E">
        <w:rPr>
          <w:rStyle w:val="Hyperlink"/>
          <w:noProof/>
        </w:rPr>
        <w:t>4.1.</w:t>
      </w:r>
      <w:r>
        <w:rPr>
          <w:rFonts w:asciiTheme="minorHAnsi" w:eastAsiaTheme="minorEastAsia" w:hAnsiTheme="minorHAnsi" w:cstheme="minorBidi"/>
          <w:noProof/>
          <w:sz w:val="22"/>
        </w:rPr>
        <w:tab/>
      </w:r>
      <w:r w:rsidRPr="00B71A8E">
        <w:rPr>
          <w:rStyle w:val="Hyperlink"/>
          <w:noProof/>
        </w:rPr>
        <w:t>Sơ lược về mạng nơron nhân tạo</w:t>
      </w:r>
      <w:r>
        <w:rPr>
          <w:noProof/>
          <w:webHidden/>
        </w:rPr>
        <w:tab/>
      </w:r>
      <w:r>
        <w:rPr>
          <w:noProof/>
          <w:webHidden/>
        </w:rPr>
        <w:fldChar w:fldCharType="begin"/>
      </w:r>
      <w:r>
        <w:rPr>
          <w:noProof/>
          <w:webHidden/>
        </w:rPr>
        <w:instrText xml:space="preserve"> PAGEREF _Toc343461267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ADC7F2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"_Toc343461268"</w:instrText>
      </w:r>
      <w:r w:rsidRPr="00B71A8E">
        <w:rPr>
          <w:rStyle w:val="Hyperlink"/>
          <w:noProof/>
        </w:rPr>
        <w:instrText xml:space="preserve"> </w:instrText>
      </w:r>
      <w:r w:rsidRPr="00B71A8E">
        <w:rPr>
          <w:rStyle w:val="Hyperlink"/>
          <w:noProof/>
        </w:rPr>
        <w:fldChar w:fldCharType="separate"/>
      </w:r>
      <w:r w:rsidRPr="00B71A8E">
        <w:rPr>
          <w:rStyle w:val="Hyperlink"/>
          <w:noProof/>
        </w:rPr>
        <w:t>4.2.</w:t>
      </w:r>
      <w:r>
        <w:rPr>
          <w:rFonts w:asciiTheme="minorHAnsi" w:eastAsiaTheme="minorEastAsia" w:hAnsiTheme="minorHAnsi" w:cstheme="minorBidi"/>
          <w:noProof/>
          <w:sz w:val="22"/>
        </w:rPr>
        <w:tab/>
      </w:r>
      <w:r w:rsidRPr="00B71A8E">
        <w:rPr>
          <w:rStyle w:val="Hyperlink"/>
          <w:noProof/>
        </w:rPr>
        <w:t>Cấu trúc về mạng nơron nhân tạo</w:t>
      </w:r>
      <w:r>
        <w:rPr>
          <w:noProof/>
          <w:webHidden/>
        </w:rPr>
        <w:tab/>
      </w:r>
      <w:r>
        <w:rPr>
          <w:noProof/>
          <w:webHidden/>
        </w:rPr>
        <w:fldChar w:fldCharType="begin"/>
      </w:r>
      <w:r>
        <w:rPr>
          <w:noProof/>
          <w:webHidden/>
        </w:rPr>
        <w:instrText xml:space="preserve"> PAGEREF _Toc343461268 \h </w:instrText>
      </w:r>
      <w:r>
        <w:rPr>
          <w:noProof/>
          <w:webHidden/>
        </w:rPr>
      </w:r>
      <w:r>
        <w:rPr>
          <w:noProof/>
          <w:webHidden/>
        </w:rPr>
        <w:fldChar w:fldCharType="separate"/>
      </w:r>
      <w:r>
        <w:rPr>
          <w:noProof/>
          <w:webHidden/>
        </w:rPr>
        <w:t>33</w:t>
      </w:r>
      <w:r>
        <w:rPr>
          <w:noProof/>
          <w:webHidden/>
        </w:rPr>
        <w:fldChar w:fldCharType="end"/>
      </w:r>
      <w:r w:rsidRPr="00B71A8E">
        <w:rPr>
          <w:rStyle w:val="Hyperlink"/>
          <w:noProof/>
        </w:rPr>
        <w:fldChar w:fldCharType="end"/>
      </w:r>
    </w:p>
    <w:p w14:paraId="5805E8FB" w14:textId="57B4EDC2"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"_Toc343461269"</w:instrText>
      </w:r>
      <w:r w:rsidRPr="00B71A8E">
        <w:rPr>
          <w:rStyle w:val="Hyperlink"/>
          <w:noProof/>
        </w:rPr>
        <w:instrText xml:space="preserve"> </w:instrText>
      </w:r>
      <w:r w:rsidRPr="00B71A8E">
        <w:rPr>
          <w:rStyle w:val="Hyperlink"/>
          <w:noProof/>
        </w:rPr>
        <w:fldChar w:fldCharType="separate"/>
      </w:r>
      <w:r w:rsidRPr="00B71A8E">
        <w:rPr>
          <w:rStyle w:val="Hyperlink"/>
          <w:noProof/>
        </w:rPr>
        <w:t>4.3.</w:t>
      </w:r>
      <w:r>
        <w:rPr>
          <w:rFonts w:asciiTheme="minorHAnsi" w:eastAsiaTheme="minorEastAsia" w:hAnsiTheme="minorHAnsi" w:cstheme="minorBidi"/>
          <w:noProof/>
          <w:sz w:val="22"/>
        </w:rPr>
        <w:tab/>
      </w:r>
      <w:r w:rsidRPr="00B71A8E">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_Toc343461269 \h </w:instrText>
      </w:r>
      <w:r>
        <w:rPr>
          <w:noProof/>
          <w:webHidden/>
        </w:rPr>
      </w:r>
      <w:r>
        <w:rPr>
          <w:noProof/>
          <w:webHidden/>
        </w:rPr>
        <w:fldChar w:fldCharType="separate"/>
      </w:r>
      <w:r>
        <w:rPr>
          <w:noProof/>
          <w:webHidden/>
        </w:rPr>
        <w:t>36</w:t>
      </w:r>
      <w:r>
        <w:rPr>
          <w:noProof/>
          <w:webHidden/>
        </w:rPr>
        <w:fldChar w:fldCharType="end"/>
      </w:r>
      <w:r w:rsidRPr="00B71A8E">
        <w:rPr>
          <w:rStyle w:val="Hyperlink"/>
          <w:noProof/>
        </w:rPr>
        <w:fldChar w:fldCharType="end"/>
      </w:r>
    </w:p>
    <w:p w14:paraId="75C7D6C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"_Toc343461270"</w:instrText>
      </w:r>
      <w:r w:rsidRPr="00B71A8E">
        <w:rPr>
          <w:rStyle w:val="Hyperlink"/>
          <w:noProof/>
        </w:rPr>
        <w:instrText xml:space="preserve"> </w:instrText>
      </w:r>
      <w:r w:rsidRPr="00B71A8E">
        <w:rPr>
          <w:rStyle w:val="Hyperlink"/>
          <w:noProof/>
        </w:rPr>
        <w:fldChar w:fldCharType="separate"/>
      </w:r>
      <w:r w:rsidRPr="00B71A8E">
        <w:rPr>
          <w:rStyle w:val="Hyperlink"/>
          <w:noProof/>
        </w:rPr>
        <w:t>4.3.1.</w:t>
      </w:r>
      <w:r>
        <w:rPr>
          <w:rFonts w:asciiTheme="minorHAnsi" w:eastAsiaTheme="minorEastAsia" w:hAnsiTheme="minorHAnsi" w:cstheme="minorBidi"/>
          <w:noProof/>
          <w:sz w:val="22"/>
        </w:rPr>
        <w:tab/>
      </w:r>
      <w:r w:rsidRPr="00B71A8E">
        <w:rPr>
          <w:rStyle w:val="Hyperlink"/>
          <w:noProof/>
        </w:rPr>
        <w:t>Perceptron</w:t>
      </w:r>
      <w:r>
        <w:rPr>
          <w:noProof/>
          <w:webHidden/>
        </w:rPr>
        <w:tab/>
      </w:r>
      <w:r>
        <w:rPr>
          <w:noProof/>
          <w:webHidden/>
        </w:rPr>
        <w:fldChar w:fldCharType="begin"/>
      </w:r>
      <w:r>
        <w:rPr>
          <w:noProof/>
          <w:webHidden/>
        </w:rPr>
        <w:instrText xml:space="preserve"> PAGEREF _Toc343461270 \h </w:instrText>
      </w:r>
      <w:r>
        <w:rPr>
          <w:noProof/>
          <w:webHidden/>
        </w:rPr>
      </w:r>
      <w:r>
        <w:rPr>
          <w:noProof/>
          <w:webHidden/>
        </w:rPr>
        <w:fldChar w:fldCharType="separate"/>
      </w:r>
      <w:r>
        <w:rPr>
          <w:noProof/>
          <w:webHidden/>
        </w:rPr>
        <w:t>37</w:t>
      </w:r>
      <w:r>
        <w:rPr>
          <w:noProof/>
          <w:webHidden/>
        </w:rPr>
        <w:fldChar w:fldCharType="end"/>
      </w:r>
      <w:r w:rsidRPr="00B71A8E">
        <w:rPr>
          <w:rStyle w:val="Hyperlink"/>
          <w:noProof/>
        </w:rPr>
        <w:fldChar w:fldCharType="end"/>
      </w:r>
    </w:p>
    <w:p w14:paraId="0E8751DC"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"_Toc343461271"</w:instrText>
      </w:r>
      <w:r w:rsidRPr="00B71A8E">
        <w:rPr>
          <w:rStyle w:val="Hyperlink"/>
          <w:noProof/>
        </w:rPr>
        <w:instrText xml:space="preserve"> </w:instrText>
      </w:r>
      <w:r w:rsidRPr="00B71A8E">
        <w:rPr>
          <w:rStyle w:val="Hyperlink"/>
          <w:noProof/>
        </w:rPr>
        <w:fldChar w:fldCharType="separate"/>
      </w:r>
      <w:r w:rsidRPr="00B71A8E">
        <w:rPr>
          <w:rStyle w:val="Hyperlink"/>
          <w:noProof/>
        </w:rPr>
        <w:t>4.3.2.</w:t>
      </w:r>
      <w:r>
        <w:rPr>
          <w:rFonts w:asciiTheme="minorHAnsi" w:eastAsiaTheme="minorEastAsia" w:hAnsiTheme="minorHAnsi" w:cstheme="minorBidi"/>
          <w:noProof/>
          <w:sz w:val="22"/>
        </w:rPr>
        <w:tab/>
      </w:r>
      <w:r w:rsidRPr="00B71A8E">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_Toc343461271 \h </w:instrText>
      </w:r>
      <w:r>
        <w:rPr>
          <w:noProof/>
          <w:webHidden/>
        </w:rPr>
      </w:r>
      <w:r>
        <w:rPr>
          <w:noProof/>
          <w:webHidden/>
        </w:rPr>
        <w:fldChar w:fldCharType="separate"/>
      </w:r>
      <w:r>
        <w:rPr>
          <w:noProof/>
          <w:webHidden/>
        </w:rPr>
        <w:t>42</w:t>
      </w:r>
      <w:r>
        <w:rPr>
          <w:noProof/>
          <w:webHidden/>
        </w:rPr>
        <w:fldChar w:fldCharType="end"/>
      </w:r>
      <w:r w:rsidRPr="00B71A8E">
        <w:rPr>
          <w:rStyle w:val="Hyperlink"/>
          <w:noProof/>
        </w:rPr>
        <w:fldChar w:fldCharType="end"/>
      </w:r>
    </w:p>
    <w:p w14:paraId="785C15F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"_Toc343461272"</w:instrText>
      </w:r>
      <w:r w:rsidRPr="00B71A8E">
        <w:rPr>
          <w:rStyle w:val="Hyperlink"/>
          <w:noProof/>
        </w:rPr>
        <w:instrText xml:space="preserve"> </w:instrText>
      </w:r>
      <w:r w:rsidRPr="00B71A8E">
        <w:rPr>
          <w:rStyle w:val="Hyperlink"/>
          <w:noProof/>
        </w:rPr>
        <w:fldChar w:fldCharType="separate"/>
      </w:r>
      <w:r w:rsidRPr="00B71A8E">
        <w:rPr>
          <w:rStyle w:val="Hyperlink"/>
          <w:noProof/>
        </w:rPr>
        <w:t>4.3.3.</w:t>
      </w:r>
      <w:r>
        <w:rPr>
          <w:rFonts w:asciiTheme="minorHAnsi" w:eastAsiaTheme="minorEastAsia" w:hAnsiTheme="minorHAnsi" w:cstheme="minorBidi"/>
          <w:noProof/>
          <w:sz w:val="22"/>
        </w:rPr>
        <w:tab/>
      </w:r>
      <w:r w:rsidRPr="00B71A8E">
        <w:rPr>
          <w:rStyle w:val="Hyperlink"/>
          <w:noProof/>
        </w:rPr>
        <w:t>Giải thuật RPROP</w:t>
      </w:r>
      <w:r>
        <w:rPr>
          <w:noProof/>
          <w:webHidden/>
        </w:rPr>
        <w:tab/>
      </w:r>
      <w:r>
        <w:rPr>
          <w:noProof/>
          <w:webHidden/>
        </w:rPr>
        <w:fldChar w:fldCharType="begin"/>
      </w:r>
      <w:r>
        <w:rPr>
          <w:noProof/>
          <w:webHidden/>
        </w:rPr>
        <w:instrText xml:space="preserve"> PAGEREF _Toc343461272 \h </w:instrText>
      </w:r>
      <w:r>
        <w:rPr>
          <w:noProof/>
          <w:webHidden/>
        </w:rPr>
      </w:r>
      <w:r>
        <w:rPr>
          <w:noProof/>
          <w:webHidden/>
        </w:rPr>
        <w:fldChar w:fldCharType="separate"/>
      </w:r>
      <w:r>
        <w:rPr>
          <w:noProof/>
          <w:webHidden/>
        </w:rPr>
        <w:t>47</w:t>
      </w:r>
      <w:r>
        <w:rPr>
          <w:noProof/>
          <w:webHidden/>
        </w:rPr>
        <w:fldChar w:fldCharType="end"/>
      </w:r>
      <w:r w:rsidRPr="00B71A8E">
        <w:rPr>
          <w:rStyle w:val="Hyperlink"/>
          <w:noProof/>
        </w:rPr>
        <w:fldChar w:fldCharType="end"/>
      </w:r>
    </w:p>
    <w:p w14:paraId="7FC4D6D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"_Toc343461273"</w:instrText>
      </w:r>
      <w:r w:rsidRPr="00B71A8E">
        <w:rPr>
          <w:rStyle w:val="Hyperlink"/>
          <w:noProof/>
        </w:rPr>
        <w:instrText xml:space="preserve"> </w:instrText>
      </w:r>
      <w:r w:rsidRPr="00B71A8E">
        <w:rPr>
          <w:rStyle w:val="Hyperlink"/>
          <w:noProof/>
        </w:rPr>
        <w:fldChar w:fldCharType="separate"/>
      </w:r>
      <w:r w:rsidRPr="00B71A8E">
        <w:rPr>
          <w:rStyle w:val="Hyperlink"/>
          <w:noProof/>
        </w:rPr>
        <w:t>4.3.4.</w:t>
      </w:r>
      <w:r>
        <w:rPr>
          <w:rFonts w:asciiTheme="minorHAnsi" w:eastAsiaTheme="minorEastAsia" w:hAnsiTheme="minorHAnsi" w:cstheme="minorBidi"/>
          <w:noProof/>
          <w:sz w:val="22"/>
        </w:rPr>
        <w:tab/>
      </w:r>
      <w:r w:rsidRPr="00B71A8E">
        <w:rPr>
          <w:rStyle w:val="Hyperlink"/>
          <w:noProof/>
        </w:rPr>
        <w:t>Hiện tượng quá khớp</w:t>
      </w:r>
      <w:r>
        <w:rPr>
          <w:noProof/>
          <w:webHidden/>
        </w:rPr>
        <w:tab/>
      </w:r>
      <w:r>
        <w:rPr>
          <w:noProof/>
          <w:webHidden/>
        </w:rPr>
        <w:fldChar w:fldCharType="begin"/>
      </w:r>
      <w:r>
        <w:rPr>
          <w:noProof/>
          <w:webHidden/>
        </w:rPr>
        <w:instrText xml:space="preserve"> PAGEREF _Toc343461273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3D73C67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"_Toc343461275"</w:instrText>
      </w:r>
      <w:r w:rsidRPr="00B71A8E">
        <w:rPr>
          <w:rStyle w:val="Hyperlink"/>
          <w:noProof/>
        </w:rPr>
        <w:instrText xml:space="preserve"> </w:instrText>
      </w:r>
      <w:r w:rsidRPr="00B71A8E">
        <w:rPr>
          <w:rStyle w:val="Hyperlink"/>
          <w:noProof/>
        </w:rPr>
        <w:fldChar w:fldCharType="separate"/>
      </w:r>
      <w:r w:rsidRPr="00B71A8E">
        <w:rPr>
          <w:rStyle w:val="Hyperlink"/>
          <w:noProof/>
        </w:rPr>
        <w:t>4.4.</w:t>
      </w:r>
      <w:r>
        <w:rPr>
          <w:rFonts w:asciiTheme="minorHAnsi" w:eastAsiaTheme="minorEastAsia" w:hAnsiTheme="minorHAnsi" w:cstheme="minorBidi"/>
          <w:noProof/>
          <w:sz w:val="22"/>
        </w:rPr>
        <w:tab/>
      </w:r>
      <w:r w:rsidRPr="00B71A8E">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_Toc343461275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1D915F2E" w14:textId="68974CEB"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"_Toc343461276"</w:instrText>
      </w:r>
      <w:r w:rsidRPr="00B71A8E">
        <w:rPr>
          <w:rStyle w:val="Hyperlink"/>
          <w:noProof/>
        </w:rPr>
        <w:instrText xml:space="preserve"> </w:instrText>
      </w:r>
      <w:r w:rsidRPr="00B71A8E">
        <w:rPr>
          <w:rStyle w:val="Hyperlink"/>
          <w:noProof/>
        </w:rPr>
        <w:fldChar w:fldCharType="separate"/>
      </w:r>
      <w:r w:rsidRPr="00B71A8E">
        <w:rPr>
          <w:rStyle w:val="Hyperlink"/>
          <w:noProof/>
        </w:rPr>
        <w:t>4.5.</w:t>
      </w:r>
      <w:r>
        <w:rPr>
          <w:rFonts w:asciiTheme="minorHAnsi" w:eastAsiaTheme="minorEastAsia" w:hAnsiTheme="minorHAnsi" w:cstheme="minorBidi"/>
          <w:noProof/>
          <w:sz w:val="22"/>
        </w:rPr>
        <w:tab/>
      </w:r>
      <w:r w:rsidRPr="00B71A8E">
        <w:rPr>
          <w:rStyle w:val="Hyperlink"/>
          <w:noProof/>
        </w:rPr>
        <w:t>Các bước xây dựng một mô hình mạng neuron để dự báo dữ liệu chuỗi thời gian</w:t>
      </w:r>
      <w:r>
        <w:rPr>
          <w:noProof/>
          <w:webHidden/>
        </w:rPr>
        <w:tab/>
      </w:r>
      <w:r w:rsidR="00FC238C">
        <w:rPr>
          <w:noProof/>
          <w:webHidden/>
        </w:rPr>
        <w:tab/>
      </w:r>
      <w:r>
        <w:rPr>
          <w:noProof/>
          <w:webHidden/>
        </w:rPr>
        <w:fldChar w:fldCharType="begin"/>
      </w:r>
      <w:r>
        <w:rPr>
          <w:noProof/>
          <w:webHidden/>
        </w:rPr>
        <w:instrText xml:space="preserve"> PAGEREF _Toc343461276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6CFD380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"_Toc343461277"</w:instrText>
      </w:r>
      <w:r w:rsidRPr="00B71A8E">
        <w:rPr>
          <w:rStyle w:val="Hyperlink"/>
          <w:noProof/>
        </w:rPr>
        <w:instrText xml:space="preserve"> </w:instrText>
      </w:r>
      <w:r w:rsidRPr="00B71A8E">
        <w:rPr>
          <w:rStyle w:val="Hyperlink"/>
          <w:noProof/>
        </w:rPr>
        <w:fldChar w:fldCharType="separate"/>
      </w:r>
      <w:r w:rsidRPr="00B71A8E">
        <w:rPr>
          <w:rStyle w:val="Hyperlink"/>
          <w:noProof/>
        </w:rPr>
        <w:t>4.5.1.</w:t>
      </w:r>
      <w:r>
        <w:rPr>
          <w:rFonts w:asciiTheme="minorHAnsi" w:eastAsiaTheme="minorEastAsia" w:hAnsiTheme="minorHAnsi" w:cstheme="minorBidi"/>
          <w:noProof/>
          <w:sz w:val="22"/>
        </w:rPr>
        <w:tab/>
      </w:r>
      <w:r w:rsidRPr="00B71A8E">
        <w:rPr>
          <w:rStyle w:val="Hyperlink"/>
          <w:noProof/>
        </w:rPr>
        <w:t>Lựa chọn các biến</w:t>
      </w:r>
      <w:r>
        <w:rPr>
          <w:noProof/>
          <w:webHidden/>
        </w:rPr>
        <w:tab/>
      </w:r>
      <w:r>
        <w:rPr>
          <w:noProof/>
          <w:webHidden/>
        </w:rPr>
        <w:fldChar w:fldCharType="begin"/>
      </w:r>
      <w:r>
        <w:rPr>
          <w:noProof/>
          <w:webHidden/>
        </w:rPr>
        <w:instrText xml:space="preserve"> PAGEREF _Toc343461277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495B805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"_Toc343461278"</w:instrText>
      </w:r>
      <w:r w:rsidRPr="00B71A8E">
        <w:rPr>
          <w:rStyle w:val="Hyperlink"/>
          <w:noProof/>
        </w:rPr>
        <w:instrText xml:space="preserve"> </w:instrText>
      </w:r>
      <w:r w:rsidRPr="00B71A8E">
        <w:rPr>
          <w:rStyle w:val="Hyperlink"/>
          <w:noProof/>
        </w:rPr>
        <w:fldChar w:fldCharType="separate"/>
      </w:r>
      <w:r w:rsidRPr="00B71A8E">
        <w:rPr>
          <w:rStyle w:val="Hyperlink"/>
          <w:noProof/>
        </w:rPr>
        <w:t>4.5.2.</w:t>
      </w:r>
      <w:r>
        <w:rPr>
          <w:rFonts w:asciiTheme="minorHAnsi" w:eastAsiaTheme="minorEastAsia" w:hAnsiTheme="minorHAnsi" w:cstheme="minorBidi"/>
          <w:noProof/>
          <w:sz w:val="22"/>
        </w:rPr>
        <w:tab/>
      </w:r>
      <w:r w:rsidRPr="00B71A8E">
        <w:rPr>
          <w:rStyle w:val="Hyperlink"/>
          <w:noProof/>
          <w:lang w:val="fr-FR"/>
        </w:rPr>
        <w:t>Thu thập dữ liệu</w:t>
      </w:r>
      <w:r>
        <w:rPr>
          <w:noProof/>
          <w:webHidden/>
        </w:rPr>
        <w:tab/>
      </w:r>
      <w:r>
        <w:rPr>
          <w:noProof/>
          <w:webHidden/>
        </w:rPr>
        <w:fldChar w:fldCharType="begin"/>
      </w:r>
      <w:r>
        <w:rPr>
          <w:noProof/>
          <w:webHidden/>
        </w:rPr>
        <w:instrText xml:space="preserve"> PAGEREF _Toc343461278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656958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"_Toc343461279"</w:instrText>
      </w:r>
      <w:r w:rsidRPr="00B71A8E">
        <w:rPr>
          <w:rStyle w:val="Hyperlink"/>
          <w:noProof/>
        </w:rPr>
        <w:instrText xml:space="preserve"> </w:instrText>
      </w:r>
      <w:r w:rsidRPr="00B71A8E">
        <w:rPr>
          <w:rStyle w:val="Hyperlink"/>
          <w:noProof/>
        </w:rPr>
        <w:fldChar w:fldCharType="separate"/>
      </w:r>
      <w:r w:rsidRPr="00B71A8E">
        <w:rPr>
          <w:rStyle w:val="Hyperlink"/>
          <w:noProof/>
        </w:rPr>
        <w:t>4.5.3.</w:t>
      </w:r>
      <w:r>
        <w:rPr>
          <w:rFonts w:asciiTheme="minorHAnsi" w:eastAsiaTheme="minorEastAsia" w:hAnsiTheme="minorHAnsi" w:cstheme="minorBidi"/>
          <w:noProof/>
          <w:sz w:val="22"/>
        </w:rPr>
        <w:tab/>
      </w:r>
      <w:r w:rsidRPr="00B71A8E">
        <w:rPr>
          <w:rStyle w:val="Hyperlink"/>
          <w:noProof/>
        </w:rPr>
        <w:t>Tiền xử lý dữ liệu</w:t>
      </w:r>
      <w:r>
        <w:rPr>
          <w:noProof/>
          <w:webHidden/>
        </w:rPr>
        <w:tab/>
      </w:r>
      <w:r>
        <w:rPr>
          <w:noProof/>
          <w:webHidden/>
        </w:rPr>
        <w:fldChar w:fldCharType="begin"/>
      </w:r>
      <w:r>
        <w:rPr>
          <w:noProof/>
          <w:webHidden/>
        </w:rPr>
        <w:instrText xml:space="preserve"> PAGEREF _Toc343461279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2B3C17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"_Toc343461280"</w:instrText>
      </w:r>
      <w:r w:rsidRPr="00B71A8E">
        <w:rPr>
          <w:rStyle w:val="Hyperlink"/>
          <w:noProof/>
        </w:rPr>
        <w:instrText xml:space="preserve"> </w:instrText>
      </w:r>
      <w:r w:rsidRPr="00B71A8E">
        <w:rPr>
          <w:rStyle w:val="Hyperlink"/>
          <w:noProof/>
        </w:rPr>
        <w:fldChar w:fldCharType="separate"/>
      </w:r>
      <w:r w:rsidRPr="00B71A8E">
        <w:rPr>
          <w:rStyle w:val="Hyperlink"/>
          <w:noProof/>
        </w:rPr>
        <w:t>4.5.4.</w:t>
      </w:r>
      <w:r>
        <w:rPr>
          <w:rFonts w:asciiTheme="minorHAnsi" w:eastAsiaTheme="minorEastAsia" w:hAnsiTheme="minorHAnsi" w:cstheme="minorBidi"/>
          <w:noProof/>
          <w:sz w:val="22"/>
        </w:rPr>
        <w:tab/>
      </w:r>
      <w:r w:rsidRPr="00B71A8E">
        <w:rPr>
          <w:rStyle w:val="Hyperlink"/>
          <w:noProof/>
        </w:rPr>
        <w:t>Phân chia tập dữ liệu</w:t>
      </w:r>
      <w:r>
        <w:rPr>
          <w:noProof/>
          <w:webHidden/>
        </w:rPr>
        <w:tab/>
      </w:r>
      <w:r>
        <w:rPr>
          <w:noProof/>
          <w:webHidden/>
        </w:rPr>
        <w:fldChar w:fldCharType="begin"/>
      </w:r>
      <w:r>
        <w:rPr>
          <w:noProof/>
          <w:webHidden/>
        </w:rPr>
        <w:instrText xml:space="preserve"> PAGEREF _Toc343461280 \h </w:instrText>
      </w:r>
      <w:r>
        <w:rPr>
          <w:noProof/>
          <w:webHidden/>
        </w:rPr>
      </w:r>
      <w:r>
        <w:rPr>
          <w:noProof/>
          <w:webHidden/>
        </w:rPr>
        <w:fldChar w:fldCharType="separate"/>
      </w:r>
      <w:r>
        <w:rPr>
          <w:noProof/>
          <w:webHidden/>
        </w:rPr>
        <w:t>55</w:t>
      </w:r>
      <w:r>
        <w:rPr>
          <w:noProof/>
          <w:webHidden/>
        </w:rPr>
        <w:fldChar w:fldCharType="end"/>
      </w:r>
      <w:r w:rsidRPr="00B71A8E">
        <w:rPr>
          <w:rStyle w:val="Hyperlink"/>
          <w:noProof/>
        </w:rPr>
        <w:fldChar w:fldCharType="end"/>
      </w:r>
    </w:p>
    <w:p w14:paraId="55121FD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"_Toc343461281"</w:instrText>
      </w:r>
      <w:r w:rsidRPr="00B71A8E">
        <w:rPr>
          <w:rStyle w:val="Hyperlink"/>
          <w:noProof/>
        </w:rPr>
        <w:instrText xml:space="preserve"> </w:instrText>
      </w:r>
      <w:r w:rsidRPr="00B71A8E">
        <w:rPr>
          <w:rStyle w:val="Hyperlink"/>
          <w:noProof/>
        </w:rPr>
        <w:fldChar w:fldCharType="separate"/>
      </w:r>
      <w:r w:rsidRPr="00B71A8E">
        <w:rPr>
          <w:rStyle w:val="Hyperlink"/>
          <w:noProof/>
        </w:rPr>
        <w:t>4.5.5.</w:t>
      </w:r>
      <w:r>
        <w:rPr>
          <w:rFonts w:asciiTheme="minorHAnsi" w:eastAsiaTheme="minorEastAsia" w:hAnsiTheme="minorHAnsi" w:cstheme="minorBidi"/>
          <w:noProof/>
          <w:sz w:val="22"/>
        </w:rPr>
        <w:tab/>
      </w:r>
      <w:r w:rsidRPr="00B71A8E">
        <w:rPr>
          <w:rStyle w:val="Hyperlink"/>
          <w:noProof/>
        </w:rPr>
        <w:t>Xây dựng cấu trúc mạng</w:t>
      </w:r>
      <w:r>
        <w:rPr>
          <w:noProof/>
          <w:webHidden/>
        </w:rPr>
        <w:tab/>
      </w:r>
      <w:r>
        <w:rPr>
          <w:noProof/>
          <w:webHidden/>
        </w:rPr>
        <w:fldChar w:fldCharType="begin"/>
      </w:r>
      <w:r>
        <w:rPr>
          <w:noProof/>
          <w:webHidden/>
        </w:rPr>
        <w:instrText xml:space="preserve"> PAGEREF _Toc343461281 \h </w:instrText>
      </w:r>
      <w:r>
        <w:rPr>
          <w:noProof/>
          <w:webHidden/>
        </w:rPr>
      </w:r>
      <w:r>
        <w:rPr>
          <w:noProof/>
          <w:webHidden/>
        </w:rPr>
        <w:fldChar w:fldCharType="separate"/>
      </w:r>
      <w:r>
        <w:rPr>
          <w:noProof/>
          <w:webHidden/>
        </w:rPr>
        <w:t>56</w:t>
      </w:r>
      <w:r>
        <w:rPr>
          <w:noProof/>
          <w:webHidden/>
        </w:rPr>
        <w:fldChar w:fldCharType="end"/>
      </w:r>
      <w:r w:rsidRPr="00B71A8E">
        <w:rPr>
          <w:rStyle w:val="Hyperlink"/>
          <w:noProof/>
        </w:rPr>
        <w:fldChar w:fldCharType="end"/>
      </w:r>
    </w:p>
    <w:p w14:paraId="335C4FA0"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"_Toc343461282"</w:instrText>
      </w:r>
      <w:r w:rsidRPr="00B71A8E">
        <w:rPr>
          <w:rStyle w:val="Hyperlink"/>
          <w:noProof/>
        </w:rPr>
        <w:instrText xml:space="preserve"> </w:instrText>
      </w:r>
      <w:r w:rsidRPr="00B71A8E">
        <w:rPr>
          <w:rStyle w:val="Hyperlink"/>
          <w:noProof/>
        </w:rPr>
        <w:fldChar w:fldCharType="separate"/>
      </w:r>
      <w:r w:rsidRPr="00B71A8E">
        <w:rPr>
          <w:rStyle w:val="Hyperlink"/>
          <w:noProof/>
        </w:rPr>
        <w:t>4.5.6.</w:t>
      </w:r>
      <w:r>
        <w:rPr>
          <w:rFonts w:asciiTheme="minorHAnsi" w:eastAsiaTheme="minorEastAsia" w:hAnsiTheme="minorHAnsi" w:cstheme="minorBidi"/>
          <w:noProof/>
          <w:sz w:val="22"/>
        </w:rPr>
        <w:tab/>
      </w:r>
      <w:r w:rsidRPr="00B71A8E">
        <w:rPr>
          <w:rStyle w:val="Hyperlink"/>
          <w:noProof/>
        </w:rPr>
        <w:t>Xác định tiêu chuẩn đánh giá</w:t>
      </w:r>
      <w:r>
        <w:rPr>
          <w:noProof/>
          <w:webHidden/>
        </w:rPr>
        <w:tab/>
      </w:r>
      <w:r>
        <w:rPr>
          <w:noProof/>
          <w:webHidden/>
        </w:rPr>
        <w:fldChar w:fldCharType="begin"/>
      </w:r>
      <w:r>
        <w:rPr>
          <w:noProof/>
          <w:webHidden/>
        </w:rPr>
        <w:instrText xml:space="preserve"> PAGEREF _Toc343461282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776782C4"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"_Toc343461283"</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4.5.7.</w:t>
      </w:r>
      <w:r>
        <w:rPr>
          <w:rFonts w:asciiTheme="minorHAnsi" w:eastAsiaTheme="minorEastAsia" w:hAnsiTheme="minorHAnsi" w:cstheme="minorBidi"/>
          <w:noProof/>
          <w:sz w:val="22"/>
        </w:rPr>
        <w:tab/>
      </w:r>
      <w:r w:rsidRPr="00B71A8E">
        <w:rPr>
          <w:rStyle w:val="Hyperlink"/>
          <w:noProof/>
          <w:lang w:val="fr-FR"/>
        </w:rPr>
        <w:t>Huấn luyện mạng</w:t>
      </w:r>
      <w:r>
        <w:rPr>
          <w:noProof/>
          <w:webHidden/>
        </w:rPr>
        <w:tab/>
      </w:r>
      <w:r>
        <w:rPr>
          <w:noProof/>
          <w:webHidden/>
        </w:rPr>
        <w:fldChar w:fldCharType="begin"/>
      </w:r>
      <w:r>
        <w:rPr>
          <w:noProof/>
          <w:webHidden/>
        </w:rPr>
        <w:instrText xml:space="preserve"> PAGEREF _Toc343461283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59108AA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"_Toc343461284"</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4.5.8.</w:t>
      </w:r>
      <w:r>
        <w:rPr>
          <w:rFonts w:asciiTheme="minorHAnsi" w:eastAsiaTheme="minorEastAsia" w:hAnsiTheme="minorHAnsi" w:cstheme="minorBidi"/>
          <w:noProof/>
          <w:sz w:val="22"/>
        </w:rPr>
        <w:tab/>
      </w:r>
      <w:r w:rsidRPr="00B71A8E">
        <w:rPr>
          <w:rStyle w:val="Hyperlink"/>
          <w:noProof/>
          <w:lang w:val="fr-FR"/>
        </w:rPr>
        <w:t>Dự đoán và cải tiến</w:t>
      </w:r>
      <w:r>
        <w:rPr>
          <w:noProof/>
          <w:webHidden/>
        </w:rPr>
        <w:tab/>
      </w:r>
      <w:r>
        <w:rPr>
          <w:noProof/>
          <w:webHidden/>
        </w:rPr>
        <w:fldChar w:fldCharType="begin"/>
      </w:r>
      <w:r>
        <w:rPr>
          <w:noProof/>
          <w:webHidden/>
        </w:rPr>
        <w:instrText xml:space="preserve"> PAGEREF _Toc343461284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6AA3B5EE"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"_Toc343461287"</w:instrText>
      </w:r>
      <w:r w:rsidRPr="00B71A8E">
        <w:rPr>
          <w:rStyle w:val="Hyperlink"/>
          <w:noProof/>
        </w:rPr>
        <w:instrText xml:space="preserve"> </w:instrText>
      </w:r>
      <w:r w:rsidRPr="00B71A8E">
        <w:rPr>
          <w:rStyle w:val="Hyperlink"/>
          <w:noProof/>
        </w:rPr>
        <w:fldChar w:fldCharType="separate"/>
      </w:r>
      <w:r w:rsidRPr="00B71A8E">
        <w:rPr>
          <w:rStyle w:val="Hyperlink"/>
          <w:noProof/>
        </w:rPr>
        <w:t>4.6.</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_Toc343461287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25874B12"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"_Toc343461289"</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5</w:t>
      </w:r>
      <w:r>
        <w:rPr>
          <w:rFonts w:asciiTheme="minorHAnsi" w:eastAsiaTheme="minorEastAsia" w:hAnsiTheme="minorHAnsi" w:cstheme="minorBidi"/>
          <w:noProof/>
          <w:sz w:val="22"/>
        </w:rPr>
        <w:tab/>
      </w:r>
      <w:r w:rsidRPr="00B71A8E">
        <w:rPr>
          <w:rStyle w:val="Hyperlink"/>
          <w:noProof/>
        </w:rPr>
        <w:t>MÔ HÌNH KẾT HỢP ARIMA VÀ ANN</w:t>
      </w:r>
      <w:r>
        <w:rPr>
          <w:noProof/>
          <w:webHidden/>
        </w:rPr>
        <w:tab/>
      </w:r>
      <w:r>
        <w:rPr>
          <w:noProof/>
          <w:webHidden/>
        </w:rPr>
        <w:fldChar w:fldCharType="begin"/>
      </w:r>
      <w:r>
        <w:rPr>
          <w:noProof/>
          <w:webHidden/>
        </w:rPr>
        <w:instrText xml:space="preserve"> PAGEREF _Toc343461289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5257C2B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"_Toc343461295"</w:instrText>
      </w:r>
      <w:r w:rsidRPr="00B71A8E">
        <w:rPr>
          <w:rStyle w:val="Hyperlink"/>
          <w:noProof/>
        </w:rPr>
        <w:instrText xml:space="preserve"> </w:instrText>
      </w:r>
      <w:r w:rsidRPr="00B71A8E">
        <w:rPr>
          <w:rStyle w:val="Hyperlink"/>
          <w:noProof/>
        </w:rPr>
        <w:fldChar w:fldCharType="separate"/>
      </w:r>
      <w:r w:rsidRPr="00B71A8E">
        <w:rPr>
          <w:rStyle w:val="Hyperlink"/>
          <w:noProof/>
        </w:rPr>
        <w:t>5.1.</w:t>
      </w:r>
      <w:r>
        <w:rPr>
          <w:rFonts w:asciiTheme="minorHAnsi" w:eastAsiaTheme="minorEastAsia" w:hAnsiTheme="minorHAnsi" w:cstheme="minorBidi"/>
          <w:noProof/>
          <w:sz w:val="22"/>
        </w:rPr>
        <w:tab/>
      </w:r>
      <w:r w:rsidRPr="00B71A8E">
        <w:rPr>
          <w:rStyle w:val="Hyperlink"/>
          <w:noProof/>
        </w:rPr>
        <w:t>Nguyên nhân</w:t>
      </w:r>
      <w:r>
        <w:rPr>
          <w:noProof/>
          <w:webHidden/>
        </w:rPr>
        <w:tab/>
      </w:r>
      <w:r>
        <w:rPr>
          <w:noProof/>
          <w:webHidden/>
        </w:rPr>
        <w:fldChar w:fldCharType="begin"/>
      </w:r>
      <w:r>
        <w:rPr>
          <w:noProof/>
          <w:webHidden/>
        </w:rPr>
        <w:instrText xml:space="preserve"> PAGEREF _Toc343461295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0BD4A8E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"_Toc343461296"</w:instrText>
      </w:r>
      <w:r w:rsidRPr="00B71A8E">
        <w:rPr>
          <w:rStyle w:val="Hyperlink"/>
          <w:noProof/>
        </w:rPr>
        <w:instrText xml:space="preserve"> </w:instrText>
      </w:r>
      <w:r w:rsidRPr="00B71A8E">
        <w:rPr>
          <w:rStyle w:val="Hyperlink"/>
          <w:noProof/>
        </w:rPr>
        <w:fldChar w:fldCharType="separate"/>
      </w:r>
      <w:r w:rsidRPr="00B71A8E">
        <w:rPr>
          <w:rStyle w:val="Hyperlink"/>
          <w:noProof/>
        </w:rPr>
        <w:t>5.2.</w:t>
      </w:r>
      <w:r>
        <w:rPr>
          <w:rFonts w:asciiTheme="minorHAnsi" w:eastAsiaTheme="minorEastAsia" w:hAnsiTheme="minorHAnsi" w:cstheme="minorBidi"/>
          <w:noProof/>
          <w:sz w:val="22"/>
        </w:rPr>
        <w:tab/>
      </w:r>
      <w:r w:rsidRPr="00B71A8E">
        <w:rPr>
          <w:rStyle w:val="Hyperlink"/>
          <w:noProof/>
        </w:rPr>
        <w:t>Mô hình kết hợp ARIMA và Nơron</w:t>
      </w:r>
      <w:r>
        <w:rPr>
          <w:noProof/>
          <w:webHidden/>
        </w:rPr>
        <w:tab/>
      </w:r>
      <w:r>
        <w:rPr>
          <w:noProof/>
          <w:webHidden/>
        </w:rPr>
        <w:fldChar w:fldCharType="begin"/>
      </w:r>
      <w:r>
        <w:rPr>
          <w:noProof/>
          <w:webHidden/>
        </w:rPr>
        <w:instrText xml:space="preserve"> PAGEREF _Toc343461296 \h </w:instrText>
      </w:r>
      <w:r>
        <w:rPr>
          <w:noProof/>
          <w:webHidden/>
        </w:rPr>
      </w:r>
      <w:r>
        <w:rPr>
          <w:noProof/>
          <w:webHidden/>
        </w:rPr>
        <w:fldChar w:fldCharType="separate"/>
      </w:r>
      <w:r>
        <w:rPr>
          <w:noProof/>
          <w:webHidden/>
        </w:rPr>
        <w:t>61</w:t>
      </w:r>
      <w:r>
        <w:rPr>
          <w:noProof/>
          <w:webHidden/>
        </w:rPr>
        <w:fldChar w:fldCharType="end"/>
      </w:r>
      <w:r w:rsidRPr="00B71A8E">
        <w:rPr>
          <w:rStyle w:val="Hyperlink"/>
          <w:noProof/>
        </w:rPr>
        <w:fldChar w:fldCharType="end"/>
      </w:r>
    </w:p>
    <w:p w14:paraId="7860DDB7"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"_Toc343461314"</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6</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_Toc343461314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3726A4F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"_Toc343461315"</w:instrText>
      </w:r>
      <w:r w:rsidRPr="00B71A8E">
        <w:rPr>
          <w:rStyle w:val="Hyperlink"/>
          <w:noProof/>
        </w:rPr>
        <w:instrText xml:space="preserve"> </w:instrText>
      </w:r>
      <w:r w:rsidRPr="00B71A8E">
        <w:rPr>
          <w:rStyle w:val="Hyperlink"/>
          <w:noProof/>
        </w:rPr>
        <w:fldChar w:fldCharType="separate"/>
      </w:r>
      <w:r w:rsidRPr="00B71A8E">
        <w:rPr>
          <w:rStyle w:val="Hyperlink"/>
          <w:noProof/>
        </w:rPr>
        <w:t>6.1.</w:t>
      </w:r>
      <w:r>
        <w:rPr>
          <w:rFonts w:asciiTheme="minorHAnsi" w:eastAsiaTheme="minorEastAsia" w:hAnsiTheme="minorHAnsi" w:cstheme="minorBidi"/>
          <w:noProof/>
          <w:sz w:val="22"/>
        </w:rPr>
        <w:tab/>
      </w:r>
      <w:r w:rsidRPr="00B71A8E">
        <w:rPr>
          <w:rStyle w:val="Hyperlink"/>
          <w:noProof/>
        </w:rPr>
        <w:t>Dữ liệu thực nghiệm</w:t>
      </w:r>
      <w:r>
        <w:rPr>
          <w:noProof/>
          <w:webHidden/>
        </w:rPr>
        <w:tab/>
      </w:r>
      <w:r>
        <w:rPr>
          <w:noProof/>
          <w:webHidden/>
        </w:rPr>
        <w:fldChar w:fldCharType="begin"/>
      </w:r>
      <w:r>
        <w:rPr>
          <w:noProof/>
          <w:webHidden/>
        </w:rPr>
        <w:instrText xml:space="preserve"> PAGEREF _Toc343461315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6093C91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"_Toc343461316"</w:instrText>
      </w:r>
      <w:r w:rsidRPr="00B71A8E">
        <w:rPr>
          <w:rStyle w:val="Hyperlink"/>
          <w:noProof/>
        </w:rPr>
        <w:instrText xml:space="preserve"> </w:instrText>
      </w:r>
      <w:r w:rsidRPr="00B71A8E">
        <w:rPr>
          <w:rStyle w:val="Hyperlink"/>
          <w:noProof/>
        </w:rPr>
        <w:fldChar w:fldCharType="separate"/>
      </w:r>
      <w:r w:rsidRPr="00B71A8E">
        <w:rPr>
          <w:rStyle w:val="Hyperlink"/>
          <w:noProof/>
        </w:rPr>
        <w:t>6.2.</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_Toc343461316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209628A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"_Toc343461317"</w:instrText>
      </w:r>
      <w:r w:rsidRPr="00B71A8E">
        <w:rPr>
          <w:rStyle w:val="Hyperlink"/>
          <w:noProof/>
        </w:rPr>
        <w:instrText xml:space="preserve"> </w:instrText>
      </w:r>
      <w:r w:rsidRPr="00B71A8E">
        <w:rPr>
          <w:rStyle w:val="Hyperlink"/>
          <w:noProof/>
        </w:rPr>
        <w:fldChar w:fldCharType="separate"/>
      </w:r>
      <w:r w:rsidRPr="00B71A8E">
        <w:rPr>
          <w:rStyle w:val="Hyperlink"/>
          <w:noProof/>
        </w:rPr>
        <w:t>6.2.1.</w:t>
      </w:r>
      <w:r>
        <w:rPr>
          <w:rFonts w:asciiTheme="minorHAnsi" w:eastAsiaTheme="minorEastAsia" w:hAnsiTheme="minorHAnsi" w:cstheme="minorBidi"/>
          <w:noProof/>
          <w:sz w:val="22"/>
        </w:rPr>
        <w:tab/>
      </w:r>
      <w:r w:rsidRPr="00B71A8E">
        <w:rPr>
          <w:rStyle w:val="Hyperlink"/>
          <w:noProof/>
        </w:rPr>
        <w:t>Bộ dữ liệu có tính mùa và xu hướng</w:t>
      </w:r>
      <w:r>
        <w:rPr>
          <w:noProof/>
          <w:webHidden/>
        </w:rPr>
        <w:tab/>
      </w:r>
      <w:r>
        <w:rPr>
          <w:noProof/>
          <w:webHidden/>
        </w:rPr>
        <w:fldChar w:fldCharType="begin"/>
      </w:r>
      <w:r>
        <w:rPr>
          <w:noProof/>
          <w:webHidden/>
        </w:rPr>
        <w:instrText xml:space="preserve"> PAGEREF _Toc343461317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3BA2A2C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"_Toc343461318"</w:instrText>
      </w:r>
      <w:r w:rsidRPr="00B71A8E">
        <w:rPr>
          <w:rStyle w:val="Hyperlink"/>
          <w:noProof/>
        </w:rPr>
        <w:instrText xml:space="preserve"> </w:instrText>
      </w:r>
      <w:r w:rsidRPr="00B71A8E">
        <w:rPr>
          <w:rStyle w:val="Hyperlink"/>
          <w:noProof/>
        </w:rPr>
        <w:fldChar w:fldCharType="separate"/>
      </w:r>
      <w:r w:rsidRPr="00B71A8E">
        <w:rPr>
          <w:rStyle w:val="Hyperlink"/>
          <w:noProof/>
        </w:rPr>
        <w:t>6.2.2.</w:t>
      </w:r>
      <w:r>
        <w:rPr>
          <w:rFonts w:asciiTheme="minorHAnsi" w:eastAsiaTheme="minorEastAsia" w:hAnsiTheme="minorHAnsi" w:cstheme="minorBidi"/>
          <w:noProof/>
          <w:sz w:val="22"/>
        </w:rPr>
        <w:tab/>
      </w:r>
      <w:r w:rsidRPr="00B71A8E">
        <w:rPr>
          <w:rStyle w:val="Hyperlink"/>
          <w:noProof/>
        </w:rPr>
        <w:t>Bộ dữ liệu có tính mùa</w:t>
      </w:r>
      <w:r>
        <w:rPr>
          <w:noProof/>
          <w:webHidden/>
        </w:rPr>
        <w:tab/>
      </w:r>
      <w:r>
        <w:rPr>
          <w:noProof/>
          <w:webHidden/>
        </w:rPr>
        <w:fldChar w:fldCharType="begin"/>
      </w:r>
      <w:r>
        <w:rPr>
          <w:noProof/>
          <w:webHidden/>
        </w:rPr>
        <w:instrText xml:space="preserve"> PAGEREF _Toc343461318 \h </w:instrText>
      </w:r>
      <w:r>
        <w:rPr>
          <w:noProof/>
          <w:webHidden/>
        </w:rPr>
      </w:r>
      <w:r>
        <w:rPr>
          <w:noProof/>
          <w:webHidden/>
        </w:rPr>
        <w:fldChar w:fldCharType="separate"/>
      </w:r>
      <w:r>
        <w:rPr>
          <w:noProof/>
          <w:webHidden/>
        </w:rPr>
        <w:t>69</w:t>
      </w:r>
      <w:r>
        <w:rPr>
          <w:noProof/>
          <w:webHidden/>
        </w:rPr>
        <w:fldChar w:fldCharType="end"/>
      </w:r>
      <w:r w:rsidRPr="00B71A8E">
        <w:rPr>
          <w:rStyle w:val="Hyperlink"/>
          <w:noProof/>
        </w:rPr>
        <w:fldChar w:fldCharType="end"/>
      </w:r>
    </w:p>
    <w:p w14:paraId="694C70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"_Toc343461319"</w:instrText>
      </w:r>
      <w:r w:rsidRPr="00B71A8E">
        <w:rPr>
          <w:rStyle w:val="Hyperlink"/>
          <w:noProof/>
        </w:rPr>
        <w:instrText xml:space="preserve"> </w:instrText>
      </w:r>
      <w:r w:rsidRPr="00B71A8E">
        <w:rPr>
          <w:rStyle w:val="Hyperlink"/>
          <w:noProof/>
        </w:rPr>
        <w:fldChar w:fldCharType="separate"/>
      </w:r>
      <w:r w:rsidRPr="00B71A8E">
        <w:rPr>
          <w:rStyle w:val="Hyperlink"/>
          <w:noProof/>
        </w:rPr>
        <w:t>6.2.3.</w:t>
      </w:r>
      <w:r>
        <w:rPr>
          <w:rFonts w:asciiTheme="minorHAnsi" w:eastAsiaTheme="minorEastAsia" w:hAnsiTheme="minorHAnsi" w:cstheme="minorBidi"/>
          <w:noProof/>
          <w:sz w:val="22"/>
        </w:rPr>
        <w:tab/>
      </w:r>
      <w:r w:rsidRPr="00B71A8E">
        <w:rPr>
          <w:rStyle w:val="Hyperlink"/>
          <w:noProof/>
        </w:rPr>
        <w:t>Bộ dữ liệu có tính xu hướng</w:t>
      </w:r>
      <w:r>
        <w:rPr>
          <w:noProof/>
          <w:webHidden/>
        </w:rPr>
        <w:tab/>
      </w:r>
      <w:r>
        <w:rPr>
          <w:noProof/>
          <w:webHidden/>
        </w:rPr>
        <w:fldChar w:fldCharType="begin"/>
      </w:r>
      <w:r>
        <w:rPr>
          <w:noProof/>
          <w:webHidden/>
        </w:rPr>
        <w:instrText xml:space="preserve"> PAGEREF _Toc343461319 \h </w:instrText>
      </w:r>
      <w:r>
        <w:rPr>
          <w:noProof/>
          <w:webHidden/>
        </w:rPr>
      </w:r>
      <w:r>
        <w:rPr>
          <w:noProof/>
          <w:webHidden/>
        </w:rPr>
        <w:fldChar w:fldCharType="separate"/>
      </w:r>
      <w:r>
        <w:rPr>
          <w:noProof/>
          <w:webHidden/>
        </w:rPr>
        <w:t>70</w:t>
      </w:r>
      <w:r>
        <w:rPr>
          <w:noProof/>
          <w:webHidden/>
        </w:rPr>
        <w:fldChar w:fldCharType="end"/>
      </w:r>
      <w:r w:rsidRPr="00B71A8E">
        <w:rPr>
          <w:rStyle w:val="Hyperlink"/>
          <w:noProof/>
        </w:rPr>
        <w:fldChar w:fldCharType="end"/>
      </w:r>
    </w:p>
    <w:p w14:paraId="347C63E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"_Toc343461320"</w:instrText>
      </w:r>
      <w:r w:rsidRPr="00B71A8E">
        <w:rPr>
          <w:rStyle w:val="Hyperlink"/>
          <w:noProof/>
        </w:rPr>
        <w:instrText xml:space="preserve"> </w:instrText>
      </w:r>
      <w:r w:rsidRPr="00B71A8E">
        <w:rPr>
          <w:rStyle w:val="Hyperlink"/>
          <w:noProof/>
        </w:rPr>
        <w:fldChar w:fldCharType="separate"/>
      </w:r>
      <w:r w:rsidRPr="00B71A8E">
        <w:rPr>
          <w:rStyle w:val="Hyperlink"/>
          <w:noProof/>
        </w:rPr>
        <w:t>6.2.4.</w:t>
      </w:r>
      <w:r>
        <w:rPr>
          <w:rFonts w:asciiTheme="minorHAnsi" w:eastAsiaTheme="minorEastAsia" w:hAnsiTheme="minorHAnsi" w:cstheme="minorBidi"/>
          <w:noProof/>
          <w:sz w:val="22"/>
        </w:rPr>
        <w:tab/>
      </w:r>
      <w:r w:rsidRPr="00B71A8E">
        <w:rPr>
          <w:rStyle w:val="Hyperlink"/>
          <w:noProof/>
        </w:rPr>
        <w:t>Bộ dữ liệu có tính phi tuyến</w:t>
      </w:r>
      <w:r>
        <w:rPr>
          <w:noProof/>
          <w:webHidden/>
        </w:rPr>
        <w:tab/>
      </w:r>
      <w:r>
        <w:rPr>
          <w:noProof/>
          <w:webHidden/>
        </w:rPr>
        <w:fldChar w:fldCharType="begin"/>
      </w:r>
      <w:r>
        <w:rPr>
          <w:noProof/>
          <w:webHidden/>
        </w:rPr>
        <w:instrText xml:space="preserve"> PAGEREF _Toc343461320 \h </w:instrText>
      </w:r>
      <w:r>
        <w:rPr>
          <w:noProof/>
          <w:webHidden/>
        </w:rPr>
      </w:r>
      <w:r>
        <w:rPr>
          <w:noProof/>
          <w:webHidden/>
        </w:rPr>
        <w:fldChar w:fldCharType="separate"/>
      </w:r>
      <w:r>
        <w:rPr>
          <w:noProof/>
          <w:webHidden/>
        </w:rPr>
        <w:t>71</w:t>
      </w:r>
      <w:r>
        <w:rPr>
          <w:noProof/>
          <w:webHidden/>
        </w:rPr>
        <w:fldChar w:fldCharType="end"/>
      </w:r>
      <w:r w:rsidRPr="00B71A8E">
        <w:rPr>
          <w:rStyle w:val="Hyperlink"/>
          <w:noProof/>
        </w:rPr>
        <w:fldChar w:fldCharType="end"/>
      </w:r>
    </w:p>
    <w:p w14:paraId="231093E5"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"_Toc343461321"</w:instrText>
      </w:r>
      <w:r w:rsidRPr="00B71A8E">
        <w:rPr>
          <w:rStyle w:val="Hyperlink"/>
          <w:noProof/>
        </w:rPr>
        <w:instrText xml:space="preserve"> </w:instrText>
      </w:r>
      <w:r w:rsidRPr="00B71A8E">
        <w:rPr>
          <w:rStyle w:val="Hyperlink"/>
          <w:noProof/>
        </w:rPr>
        <w:fldChar w:fldCharType="separate"/>
      </w:r>
      <w:r w:rsidRPr="00B71A8E">
        <w:rPr>
          <w:rStyle w:val="Hyperlink"/>
          <w:noProof/>
        </w:rPr>
        <w:t>6.3.</w:t>
      </w:r>
      <w:r>
        <w:rPr>
          <w:rFonts w:asciiTheme="minorHAnsi" w:eastAsiaTheme="minorEastAsia" w:hAnsiTheme="minorHAnsi" w:cstheme="minorBidi"/>
          <w:noProof/>
          <w:sz w:val="22"/>
        </w:rPr>
        <w:tab/>
      </w:r>
      <w:r w:rsidRPr="00B71A8E">
        <w:rPr>
          <w:rStyle w:val="Hyperlink"/>
          <w:noProof/>
        </w:rPr>
        <w:t>Đánh giá kết quả thực nghiệm</w:t>
      </w:r>
      <w:r>
        <w:rPr>
          <w:noProof/>
          <w:webHidden/>
        </w:rPr>
        <w:tab/>
      </w:r>
      <w:r>
        <w:rPr>
          <w:noProof/>
          <w:webHidden/>
        </w:rPr>
        <w:fldChar w:fldCharType="begin"/>
      </w:r>
      <w:r>
        <w:rPr>
          <w:noProof/>
          <w:webHidden/>
        </w:rPr>
        <w:instrText xml:space="preserve"> PAGEREF _Toc343461321 \h </w:instrText>
      </w:r>
      <w:r>
        <w:rPr>
          <w:noProof/>
          <w:webHidden/>
        </w:rPr>
      </w:r>
      <w:r>
        <w:rPr>
          <w:noProof/>
          <w:webHidden/>
        </w:rPr>
        <w:fldChar w:fldCharType="separate"/>
      </w:r>
      <w:r>
        <w:rPr>
          <w:noProof/>
          <w:webHidden/>
        </w:rPr>
        <w:t>72</w:t>
      </w:r>
      <w:r>
        <w:rPr>
          <w:noProof/>
          <w:webHidden/>
        </w:rPr>
        <w:fldChar w:fldCharType="end"/>
      </w:r>
      <w:r w:rsidRPr="00B71A8E">
        <w:rPr>
          <w:rStyle w:val="Hyperlink"/>
          <w:noProof/>
        </w:rPr>
        <w:fldChar w:fldCharType="end"/>
      </w:r>
    </w:p>
    <w:p w14:paraId="4E0673E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"_Toc343461322"</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7</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_Toc343461322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899829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"_Toc343461323"</w:instrText>
      </w:r>
      <w:r w:rsidRPr="00B71A8E">
        <w:rPr>
          <w:rStyle w:val="Hyperlink"/>
          <w:noProof/>
        </w:rPr>
        <w:instrText xml:space="preserve"> </w:instrText>
      </w:r>
      <w:r w:rsidRPr="00B71A8E">
        <w:rPr>
          <w:rStyle w:val="Hyperlink"/>
          <w:noProof/>
        </w:rPr>
        <w:fldChar w:fldCharType="separate"/>
      </w:r>
      <w:r w:rsidRPr="00B71A8E">
        <w:rPr>
          <w:rStyle w:val="Hyperlink"/>
          <w:noProof/>
        </w:rPr>
        <w:t>7.1.</w:t>
      </w:r>
      <w:r>
        <w:rPr>
          <w:rFonts w:asciiTheme="minorHAnsi" w:eastAsiaTheme="minorEastAsia" w:hAnsiTheme="minorHAnsi" w:cstheme="minorBidi"/>
          <w:noProof/>
          <w:sz w:val="22"/>
        </w:rPr>
        <w:tab/>
      </w:r>
      <w:r w:rsidRPr="00B71A8E">
        <w:rPr>
          <w:rStyle w:val="Hyperlink"/>
          <w:noProof/>
        </w:rPr>
        <w:t>Đánh giá kết quả</w:t>
      </w:r>
      <w:r>
        <w:rPr>
          <w:noProof/>
          <w:webHidden/>
        </w:rPr>
        <w:tab/>
      </w:r>
      <w:r>
        <w:rPr>
          <w:noProof/>
          <w:webHidden/>
        </w:rPr>
        <w:fldChar w:fldCharType="begin"/>
      </w:r>
      <w:r>
        <w:rPr>
          <w:noProof/>
          <w:webHidden/>
        </w:rPr>
        <w:instrText xml:space="preserve"> PAGEREF _Toc343461323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432D51B"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"_Toc343461324"</w:instrText>
      </w:r>
      <w:r w:rsidRPr="00B71A8E">
        <w:rPr>
          <w:rStyle w:val="Hyperlink"/>
          <w:noProof/>
        </w:rPr>
        <w:instrText xml:space="preserve"> </w:instrText>
      </w:r>
      <w:r w:rsidRPr="00B71A8E">
        <w:rPr>
          <w:rStyle w:val="Hyperlink"/>
          <w:noProof/>
        </w:rPr>
        <w:fldChar w:fldCharType="separate"/>
      </w:r>
      <w:r w:rsidRPr="00B71A8E">
        <w:rPr>
          <w:rStyle w:val="Hyperlink"/>
          <w:noProof/>
        </w:rPr>
        <w:t>7.1.1.</w:t>
      </w:r>
      <w:r>
        <w:rPr>
          <w:rFonts w:asciiTheme="minorHAnsi" w:eastAsiaTheme="minorEastAsia" w:hAnsiTheme="minorHAnsi" w:cstheme="minorBidi"/>
          <w:noProof/>
          <w:sz w:val="22"/>
        </w:rPr>
        <w:tab/>
      </w:r>
      <w:r w:rsidRPr="00B71A8E">
        <w:rPr>
          <w:rStyle w:val="Hyperlink"/>
          <w:noProof/>
        </w:rPr>
        <w:t>Những công việc làm được</w:t>
      </w:r>
      <w:r>
        <w:rPr>
          <w:noProof/>
          <w:webHidden/>
        </w:rPr>
        <w:tab/>
      </w:r>
      <w:r>
        <w:rPr>
          <w:noProof/>
          <w:webHidden/>
        </w:rPr>
        <w:fldChar w:fldCharType="begin"/>
      </w:r>
      <w:r>
        <w:rPr>
          <w:noProof/>
          <w:webHidden/>
        </w:rPr>
        <w:instrText xml:space="preserve"> PAGEREF _Toc343461324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0D26643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"_Toc343461325"</w:instrText>
      </w:r>
      <w:r w:rsidRPr="00B71A8E">
        <w:rPr>
          <w:rStyle w:val="Hyperlink"/>
          <w:noProof/>
        </w:rPr>
        <w:instrText xml:space="preserve"> </w:instrText>
      </w:r>
      <w:r w:rsidRPr="00B71A8E">
        <w:rPr>
          <w:rStyle w:val="Hyperlink"/>
          <w:noProof/>
        </w:rPr>
        <w:fldChar w:fldCharType="separate"/>
      </w:r>
      <w:r w:rsidRPr="00B71A8E">
        <w:rPr>
          <w:rStyle w:val="Hyperlink"/>
          <w:noProof/>
        </w:rPr>
        <w:t>7.1.2.</w:t>
      </w:r>
      <w:r>
        <w:rPr>
          <w:rFonts w:asciiTheme="minorHAnsi" w:eastAsiaTheme="minorEastAsia" w:hAnsiTheme="minorHAnsi" w:cstheme="minorBidi"/>
          <w:noProof/>
          <w:sz w:val="22"/>
        </w:rPr>
        <w:tab/>
      </w:r>
      <w:r w:rsidRPr="00B71A8E">
        <w:rPr>
          <w:rStyle w:val="Hyperlink"/>
          <w:noProof/>
        </w:rPr>
        <w:t>Những đúc kết về mặt lý luận</w:t>
      </w:r>
      <w:r>
        <w:rPr>
          <w:noProof/>
          <w:webHidden/>
        </w:rPr>
        <w:tab/>
      </w:r>
      <w:r>
        <w:rPr>
          <w:noProof/>
          <w:webHidden/>
        </w:rPr>
        <w:fldChar w:fldCharType="begin"/>
      </w:r>
      <w:r>
        <w:rPr>
          <w:noProof/>
          <w:webHidden/>
        </w:rPr>
        <w:instrText xml:space="preserve"> PAGEREF _Toc343461325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14E08CE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"_Toc343461326"</w:instrText>
      </w:r>
      <w:r w:rsidRPr="00B71A8E">
        <w:rPr>
          <w:rStyle w:val="Hyperlink"/>
          <w:noProof/>
        </w:rPr>
        <w:instrText xml:space="preserve"> </w:instrText>
      </w:r>
      <w:r w:rsidRPr="00B71A8E">
        <w:rPr>
          <w:rStyle w:val="Hyperlink"/>
          <w:noProof/>
        </w:rPr>
        <w:fldChar w:fldCharType="separate"/>
      </w:r>
      <w:r w:rsidRPr="00B71A8E">
        <w:rPr>
          <w:rStyle w:val="Hyperlink"/>
          <w:noProof/>
        </w:rPr>
        <w:t>7.1.3.</w:t>
      </w:r>
      <w:r>
        <w:rPr>
          <w:rFonts w:asciiTheme="minorHAnsi" w:eastAsiaTheme="minorEastAsia" w:hAnsiTheme="minorHAnsi" w:cstheme="minorBidi"/>
          <w:noProof/>
          <w:sz w:val="22"/>
        </w:rPr>
        <w:tab/>
      </w:r>
      <w:r w:rsidRPr="00B71A8E">
        <w:rPr>
          <w:rStyle w:val="Hyperlink"/>
          <w:noProof/>
        </w:rPr>
        <w:t>Mặt hạn chế</w:t>
      </w:r>
      <w:r>
        <w:rPr>
          <w:noProof/>
          <w:webHidden/>
        </w:rPr>
        <w:tab/>
      </w:r>
      <w:r>
        <w:rPr>
          <w:noProof/>
          <w:webHidden/>
        </w:rPr>
        <w:fldChar w:fldCharType="begin"/>
      </w:r>
      <w:r>
        <w:rPr>
          <w:noProof/>
          <w:webHidden/>
        </w:rPr>
        <w:instrText xml:space="preserve"> PAGEREF _Toc343461326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0589F60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"_Toc343461327"</w:instrText>
      </w:r>
      <w:r w:rsidRPr="00B71A8E">
        <w:rPr>
          <w:rStyle w:val="Hyperlink"/>
          <w:noProof/>
        </w:rPr>
        <w:instrText xml:space="preserve"> </w:instrText>
      </w:r>
      <w:r w:rsidRPr="00B71A8E">
        <w:rPr>
          <w:rStyle w:val="Hyperlink"/>
          <w:noProof/>
        </w:rPr>
        <w:fldChar w:fldCharType="separate"/>
      </w:r>
      <w:r w:rsidRPr="00B71A8E">
        <w:rPr>
          <w:rStyle w:val="Hyperlink"/>
          <w:noProof/>
        </w:rPr>
        <w:t>7.2.</w:t>
      </w:r>
      <w:r>
        <w:rPr>
          <w:rFonts w:asciiTheme="minorHAnsi" w:eastAsiaTheme="minorEastAsia" w:hAnsiTheme="minorHAnsi" w:cstheme="minorBidi"/>
          <w:noProof/>
          <w:sz w:val="22"/>
        </w:rPr>
        <w:tab/>
      </w:r>
      <w:r w:rsidRPr="00B71A8E">
        <w:rPr>
          <w:rStyle w:val="Hyperlink"/>
          <w:noProof/>
        </w:rPr>
        <w:t>Hướng phát triển đề tài</w:t>
      </w:r>
      <w:r>
        <w:rPr>
          <w:noProof/>
          <w:webHidden/>
        </w:rPr>
        <w:tab/>
      </w:r>
      <w:r>
        <w:rPr>
          <w:noProof/>
          <w:webHidden/>
        </w:rPr>
        <w:fldChar w:fldCharType="begin"/>
      </w:r>
      <w:r>
        <w:rPr>
          <w:noProof/>
          <w:webHidden/>
        </w:rPr>
        <w:instrText xml:space="preserve"> PAGEREF _Toc343461327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18B00CF0"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"_Toc343461328"</w:instrText>
      </w:r>
      <w:r w:rsidRPr="00B71A8E">
        <w:rPr>
          <w:rStyle w:val="Hyperlink"/>
          <w:noProof/>
        </w:rPr>
        <w:instrText xml:space="preserve"> </w:instrText>
      </w:r>
      <w:r w:rsidRPr="00B71A8E">
        <w:rPr>
          <w:rStyle w:val="Hyperlink"/>
          <w:noProof/>
        </w:rPr>
        <w:fldChar w:fldCharType="separate"/>
      </w:r>
      <w:r w:rsidRPr="00B71A8E">
        <w:rPr>
          <w:rStyle w:val="Hyperlink"/>
          <w:noProof/>
        </w:rPr>
        <w:t>TÀI LIỆU THAM KHẢO</w:t>
      </w:r>
      <w:r>
        <w:rPr>
          <w:noProof/>
          <w:webHidden/>
        </w:rPr>
        <w:tab/>
      </w:r>
      <w:r>
        <w:rPr>
          <w:noProof/>
          <w:webHidden/>
        </w:rPr>
        <w:fldChar w:fldCharType="begin"/>
      </w:r>
      <w:r>
        <w:rPr>
          <w:noProof/>
          <w:webHidden/>
        </w:rPr>
        <w:instrText xml:space="preserve"> PAGEREF _Toc343461328 \h </w:instrText>
      </w:r>
      <w:r>
        <w:rPr>
          <w:noProof/>
          <w:webHidden/>
        </w:rPr>
      </w:r>
      <w:r>
        <w:rPr>
          <w:noProof/>
          <w:webHidden/>
        </w:rPr>
        <w:fldChar w:fldCharType="separate"/>
      </w:r>
      <w:r>
        <w:rPr>
          <w:noProof/>
          <w:webHidden/>
        </w:rPr>
        <w:t>75</w:t>
      </w:r>
      <w:r>
        <w:rPr>
          <w:noProof/>
          <w:webHidden/>
        </w:rPr>
        <w:fldChar w:fldCharType="end"/>
      </w:r>
      <w:r w:rsidRPr="00B71A8E">
        <w:rPr>
          <w:rStyle w:val="Hyperlink"/>
          <w:noProof/>
        </w:rPr>
        <w:fldChar w:fldCharType="end"/>
      </w:r>
    </w:p>
    <w:p w14:paraId="34ED14FA"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"_Toc343461329"</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A    Bảng thuật ngữ Anh-Việt</w:t>
      </w:r>
      <w:r>
        <w:rPr>
          <w:noProof/>
          <w:webHidden/>
        </w:rPr>
        <w:tab/>
      </w:r>
      <w:r>
        <w:rPr>
          <w:noProof/>
          <w:webHidden/>
        </w:rPr>
        <w:fldChar w:fldCharType="begin"/>
      </w:r>
      <w:r>
        <w:rPr>
          <w:noProof/>
          <w:webHidden/>
        </w:rPr>
        <w:instrText xml:space="preserve"> PAGEREF _Toc343461329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064A80BB"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"_Toc343461330"</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B    Danh mục từ viết tắt</w:t>
      </w:r>
      <w:r>
        <w:rPr>
          <w:noProof/>
          <w:webHidden/>
        </w:rPr>
        <w:tab/>
      </w:r>
      <w:r>
        <w:rPr>
          <w:noProof/>
          <w:webHidden/>
        </w:rPr>
        <w:fldChar w:fldCharType="begin"/>
      </w:r>
      <w:r>
        <w:rPr>
          <w:noProof/>
          <w:webHidden/>
        </w:rPr>
        <w:instrText xml:space="preserve"> PAGEREF _Toc343461330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3394B77"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"_Toc343461331"</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C</w:t>
      </w:r>
      <w:r>
        <w:rPr>
          <w:noProof/>
          <w:webHidden/>
        </w:rPr>
        <w:tab/>
      </w:r>
      <w:r>
        <w:rPr>
          <w:noProof/>
          <w:webHidden/>
        </w:rPr>
        <w:fldChar w:fldCharType="begin"/>
      </w:r>
      <w:r>
        <w:rPr>
          <w:noProof/>
          <w:webHidden/>
        </w:rPr>
        <w:instrText xml:space="preserve"> PAGEREF _Toc343461331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81103A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"_Toc343461332"</w:instrText>
      </w:r>
      <w:r w:rsidRPr="00B71A8E">
        <w:rPr>
          <w:rStyle w:val="Hyperlink"/>
          <w:noProof/>
        </w:rPr>
        <w:instrText xml:space="preserve"> </w:instrText>
      </w:r>
      <w:r w:rsidRPr="00B71A8E">
        <w:rPr>
          <w:rStyle w:val="Hyperlink"/>
          <w:noProof/>
        </w:rPr>
        <w:fldChar w:fldCharType="separate"/>
      </w:r>
      <w:r w:rsidRPr="00B71A8E">
        <w:rPr>
          <w:rStyle w:val="Hyperlink"/>
          <w:noProof/>
        </w:rPr>
        <w:t>Hướng dẫn sử dụng chương trình</w:t>
      </w:r>
      <w:r>
        <w:rPr>
          <w:noProof/>
          <w:webHidden/>
        </w:rPr>
        <w:tab/>
      </w:r>
      <w:r>
        <w:rPr>
          <w:noProof/>
          <w:webHidden/>
        </w:rPr>
        <w:fldChar w:fldCharType="begin"/>
      </w:r>
      <w:r>
        <w:rPr>
          <w:noProof/>
          <w:webHidden/>
        </w:rPr>
        <w:instrText xml:space="preserve"> PAGEREF _Toc343461332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3FC5D50A"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"_Toc343461333"</w:instrText>
      </w:r>
      <w:r w:rsidRPr="00B71A8E">
        <w:rPr>
          <w:rStyle w:val="Hyperlink"/>
          <w:noProof/>
        </w:rPr>
        <w:instrText xml:space="preserve"> </w:instrText>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_Toc343461333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38AC377"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"_Toc343461334"</w:instrText>
      </w:r>
      <w:r w:rsidRPr="00B71A8E">
        <w:rPr>
          <w:rStyle w:val="Hyperlink"/>
          <w:noProof/>
        </w:rPr>
        <w:instrText xml:space="preserve"> </w:instrText>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mạng nơron</w:t>
      </w:r>
      <w:r>
        <w:rPr>
          <w:noProof/>
          <w:webHidden/>
        </w:rPr>
        <w:tab/>
      </w:r>
      <w:r>
        <w:rPr>
          <w:noProof/>
          <w:webHidden/>
        </w:rPr>
        <w:fldChar w:fldCharType="begin"/>
      </w:r>
      <w:r>
        <w:rPr>
          <w:noProof/>
          <w:webHidden/>
        </w:rPr>
        <w:instrText xml:space="preserve"> PAGEREF _Toc343461334 \h </w:instrText>
      </w:r>
      <w:r>
        <w:rPr>
          <w:noProof/>
          <w:webHidden/>
        </w:rPr>
      </w:r>
      <w:r>
        <w:rPr>
          <w:noProof/>
          <w:webHidden/>
        </w:rPr>
        <w:fldChar w:fldCharType="separate"/>
      </w:r>
      <w:r>
        <w:rPr>
          <w:noProof/>
          <w:webHidden/>
        </w:rPr>
        <w:t>8</w:t>
      </w:r>
      <w:r>
        <w:rPr>
          <w:noProof/>
          <w:webHidden/>
        </w:rPr>
        <w:fldChar w:fldCharType="end"/>
      </w:r>
      <w:r w:rsidRPr="00B71A8E">
        <w:rPr>
          <w:rStyle w:val="Hyperlink"/>
          <w:noProof/>
        </w:rPr>
        <w:fldChar w:fldCharType="end"/>
      </w:r>
    </w:p>
    <w:p w14:paraId="6196CD23" w14:textId="77777777" w:rsidR="002E545D" w:rsidRDefault="002E545D">
      <w:pPr>
        <w:rPr>
          <w:ins w:id="174" w:author="The Si Tran" w:date="2012-12-12T13:48:00Z"/>
          <w:kern w:val="32"/>
        </w:rPr>
        <w:pPrChange w:id="175" w:author="The Si Tran" w:date="2012-12-12T13:52:00Z">
          <w:pPr>
            <w:spacing w:before="0" w:after="200" w:line="276" w:lineRule="auto"/>
            <w:jc w:val="left"/>
          </w:pPr>
        </w:pPrChange>
      </w:pPr>
      <w:ins w:id="176" w:author="The Si Tran" w:date="2012-12-12T13:49:00Z">
        <w:r>
          <w:fldChar w:fldCharType="end"/>
        </w:r>
      </w:ins>
    </w:p>
    <w:p w14:paraId="71833326" w14:textId="77777777" w:rsidR="004E789F" w:rsidRDefault="004E789F">
      <w:pPr>
        <w:spacing w:before="0" w:after="200" w:line="276" w:lineRule="auto"/>
        <w:ind w:firstLine="0"/>
        <w:jc w:val="left"/>
        <w:rPr>
          <w:ins w:id="177" w:author="The Si Tran" w:date="2012-12-16T10:03:00Z"/>
          <w:rFonts w:cs="Arial"/>
          <w:b/>
          <w:bCs/>
          <w:kern w:val="32"/>
          <w:sz w:val="32"/>
          <w:szCs w:val="32"/>
        </w:rPr>
      </w:pPr>
      <w:ins w:id="178" w:author="The Si Tran" w:date="2012-12-16T10:03:00Z">
        <w:r>
          <w:br w:type="page"/>
        </w:r>
      </w:ins>
    </w:p>
    <w:p w14:paraId="71489AD8" w14:textId="476B114B" w:rsidR="0045424A" w:rsidRDefault="0045424A">
      <w:pPr>
        <w:pStyle w:val="Heading1"/>
        <w:numPr>
          <w:ilvl w:val="0"/>
          <w:numId w:val="0"/>
        </w:numPr>
        <w:ind w:left="360"/>
        <w:rPr>
          <w:ins w:id="179" w:author="The Si Tran" w:date="2012-12-11T23:16:00Z"/>
        </w:rPr>
        <w:pPrChange w:id="180" w:author="The Si Tran" w:date="2012-12-14T07:19:00Z">
          <w:pPr>
            <w:pStyle w:val="Heading1"/>
            <w:numPr>
              <w:numId w:val="0"/>
            </w:numPr>
            <w:spacing w:line="480" w:lineRule="auto"/>
            <w:ind w:left="0" w:firstLine="0"/>
            <w:jc w:val="both"/>
          </w:pPr>
        </w:pPrChange>
      </w:pPr>
      <w:bookmarkStart w:id="181" w:name="_Toc343461126"/>
      <w:r w:rsidRPr="0049233F">
        <w:rPr>
          <w:rPrChange w:id="182" w:author="The Si Tran" w:date="2012-12-05T23:02:00Z">
            <w:rPr>
              <w:rFonts w:cs="Times New Roman"/>
              <w:b w:val="0"/>
              <w:bCs w:val="0"/>
              <w:kern w:val="0"/>
              <w:sz w:val="26"/>
              <w:szCs w:val="22"/>
            </w:rPr>
          </w:rPrChange>
        </w:rPr>
        <w:lastRenderedPageBreak/>
        <w:t>DANH MỤC HÌNH</w:t>
      </w:r>
      <w:bookmarkEnd w:id="7"/>
      <w:bookmarkEnd w:id="181"/>
    </w:p>
    <w:p w14:paraId="182C4DCE" w14:textId="77777777" w:rsidR="008E24BE" w:rsidRDefault="00187200">
      <w:pPr>
        <w:pStyle w:val="TOC1"/>
        <w:rPr>
          <w:ins w:id="183" w:author="The Si Tran" w:date="2012-12-16T20:23:00Z"/>
          <w:rFonts w:asciiTheme="minorHAnsi" w:eastAsiaTheme="minorEastAsia" w:hAnsiTheme="minorHAnsi" w:cstheme="minorBidi"/>
          <w:noProof/>
          <w:sz w:val="22"/>
        </w:rPr>
      </w:pPr>
      <w:ins w:id="184" w:author="The Si Tran" w:date="2012-12-11T23:27:00Z">
        <w:r>
          <w:fldChar w:fldCharType="begin"/>
        </w:r>
        <w:r>
          <w:instrText xml:space="preserve"> TOC \h \z \t "Hinh,1" </w:instrText>
        </w:r>
      </w:ins>
      <w:r>
        <w:fldChar w:fldCharType="separate"/>
      </w:r>
      <w:ins w:id="185" w:author="The Si Tran" w:date="2012-12-16T20:23:00Z">
        <w:r w:rsidR="008E24BE" w:rsidRPr="00A74EAF">
          <w:rPr>
            <w:rStyle w:val="Hyperlink"/>
            <w:noProof/>
          </w:rPr>
          <w:fldChar w:fldCharType="begin"/>
        </w:r>
        <w:r w:rsidR="008E24BE" w:rsidRPr="00A74EAF">
          <w:rPr>
            <w:rStyle w:val="Hyperlink"/>
            <w:noProof/>
          </w:rPr>
          <w:instrText xml:space="preserve"> </w:instrText>
        </w:r>
        <w:r w:rsidR="008E24BE">
          <w:rPr>
            <w:noProof/>
          </w:rPr>
          <w:instrText>HYPERLINK \l "_Toc343452734"</w:instrText>
        </w:r>
        <w:r w:rsidR="008E24BE" w:rsidRPr="00A74EAF">
          <w:rPr>
            <w:rStyle w:val="Hyperlink"/>
            <w:noProof/>
          </w:rPr>
          <w:instrText xml:space="preserve"> </w:instrText>
        </w:r>
        <w:r w:rsidR="008E24BE" w:rsidRPr="00A74EAF">
          <w:rPr>
            <w:rStyle w:val="Hyperlink"/>
            <w:noProof/>
          </w:rPr>
          <w:fldChar w:fldCharType="separate"/>
        </w:r>
        <w:r w:rsidR="008E24BE" w:rsidRPr="00A74EAF">
          <w:rPr>
            <w:rStyle w:val="Hyperlink"/>
            <w:noProof/>
          </w:rPr>
          <w:t>Hình 2.1: Số khách hàng đặt chỗ hàng tháng của hãng Pan Am</w:t>
        </w:r>
        <w:r w:rsidR="008E24BE">
          <w:rPr>
            <w:noProof/>
            <w:webHidden/>
          </w:rPr>
          <w:tab/>
        </w:r>
        <w:r w:rsidR="008E24BE">
          <w:rPr>
            <w:noProof/>
            <w:webHidden/>
          </w:rPr>
          <w:fldChar w:fldCharType="begin"/>
        </w:r>
        <w:r w:rsidR="008E24BE">
          <w:rPr>
            <w:noProof/>
            <w:webHidden/>
          </w:rPr>
          <w:instrText xml:space="preserve"> PAGEREF _Toc343452734 \h </w:instrText>
        </w:r>
      </w:ins>
      <w:r w:rsidR="008E24BE">
        <w:rPr>
          <w:noProof/>
          <w:webHidden/>
        </w:rPr>
      </w:r>
      <w:r w:rsidR="008E24BE">
        <w:rPr>
          <w:noProof/>
          <w:webHidden/>
        </w:rPr>
        <w:fldChar w:fldCharType="separate"/>
      </w:r>
      <w:r w:rsidR="001D3484">
        <w:rPr>
          <w:noProof/>
          <w:webHidden/>
        </w:rPr>
        <w:t>4</w:t>
      </w:r>
      <w:ins w:id="186" w:author="The Si Tran" w:date="2012-12-16T20:23:00Z">
        <w:r w:rsidR="008E24BE">
          <w:rPr>
            <w:noProof/>
            <w:webHidden/>
          </w:rPr>
          <w:fldChar w:fldCharType="end"/>
        </w:r>
        <w:r w:rsidR="008E24BE" w:rsidRPr="00A74EAF">
          <w:rPr>
            <w:rStyle w:val="Hyperlink"/>
            <w:noProof/>
          </w:rPr>
          <w:fldChar w:fldCharType="end"/>
        </w:r>
      </w:ins>
    </w:p>
    <w:p w14:paraId="76B1A443" w14:textId="77777777" w:rsidR="008E24BE" w:rsidRDefault="008E24BE">
      <w:pPr>
        <w:pStyle w:val="TOC1"/>
        <w:rPr>
          <w:ins w:id="187" w:author="The Si Tran" w:date="2012-12-16T20:23:00Z"/>
          <w:rFonts w:asciiTheme="minorHAnsi" w:eastAsiaTheme="minorEastAsia" w:hAnsiTheme="minorHAnsi" w:cstheme="minorBidi"/>
          <w:noProof/>
          <w:sz w:val="22"/>
        </w:rPr>
      </w:pPr>
      <w:ins w:id="18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_Toc343452735 \h </w:instrText>
        </w:r>
      </w:ins>
      <w:r>
        <w:rPr>
          <w:noProof/>
          <w:webHidden/>
        </w:rPr>
      </w:r>
      <w:r>
        <w:rPr>
          <w:noProof/>
          <w:webHidden/>
        </w:rPr>
        <w:fldChar w:fldCharType="separate"/>
      </w:r>
      <w:r w:rsidR="001D3484">
        <w:rPr>
          <w:noProof/>
          <w:webHidden/>
        </w:rPr>
        <w:t>6</w:t>
      </w:r>
      <w:ins w:id="189" w:author="The Si Tran" w:date="2012-12-16T20:23:00Z">
        <w:r>
          <w:rPr>
            <w:noProof/>
            <w:webHidden/>
          </w:rPr>
          <w:fldChar w:fldCharType="end"/>
        </w:r>
        <w:r w:rsidRPr="00A74EAF">
          <w:rPr>
            <w:rStyle w:val="Hyperlink"/>
            <w:noProof/>
          </w:rPr>
          <w:fldChar w:fldCharType="end"/>
        </w:r>
      </w:ins>
    </w:p>
    <w:p w14:paraId="17F782AC" w14:textId="77777777" w:rsidR="008E24BE" w:rsidRDefault="008E24BE">
      <w:pPr>
        <w:pStyle w:val="TOC1"/>
        <w:rPr>
          <w:ins w:id="190" w:author="The Si Tran" w:date="2012-12-16T20:23:00Z"/>
          <w:rFonts w:asciiTheme="minorHAnsi" w:eastAsiaTheme="minorEastAsia" w:hAnsiTheme="minorHAnsi" w:cstheme="minorBidi"/>
          <w:noProof/>
          <w:sz w:val="22"/>
        </w:rPr>
      </w:pPr>
      <w:ins w:id="19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_Toc343452736 \h </w:instrText>
        </w:r>
      </w:ins>
      <w:r>
        <w:rPr>
          <w:noProof/>
          <w:webHidden/>
        </w:rPr>
      </w:r>
      <w:r>
        <w:rPr>
          <w:noProof/>
          <w:webHidden/>
        </w:rPr>
        <w:fldChar w:fldCharType="separate"/>
      </w:r>
      <w:r w:rsidR="001D3484">
        <w:rPr>
          <w:noProof/>
          <w:webHidden/>
        </w:rPr>
        <w:t>7</w:t>
      </w:r>
      <w:ins w:id="192" w:author="The Si Tran" w:date="2012-12-16T20:23:00Z">
        <w:r>
          <w:rPr>
            <w:noProof/>
            <w:webHidden/>
          </w:rPr>
          <w:fldChar w:fldCharType="end"/>
        </w:r>
        <w:r w:rsidRPr="00A74EAF">
          <w:rPr>
            <w:rStyle w:val="Hyperlink"/>
            <w:noProof/>
          </w:rPr>
          <w:fldChar w:fldCharType="end"/>
        </w:r>
      </w:ins>
    </w:p>
    <w:p w14:paraId="0D5CBC5B" w14:textId="77777777" w:rsidR="008E24BE" w:rsidRDefault="008E24BE">
      <w:pPr>
        <w:pStyle w:val="TOC1"/>
        <w:rPr>
          <w:ins w:id="193" w:author="The Si Tran" w:date="2012-12-16T20:23:00Z"/>
          <w:rFonts w:asciiTheme="minorHAnsi" w:eastAsiaTheme="minorEastAsia" w:hAnsiTheme="minorHAnsi" w:cstheme="minorBidi"/>
          <w:noProof/>
          <w:sz w:val="22"/>
        </w:rPr>
      </w:pPr>
      <w:ins w:id="19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2.4: Hàm tự tương quan</w:t>
        </w:r>
        <w:r>
          <w:rPr>
            <w:noProof/>
            <w:webHidden/>
          </w:rPr>
          <w:tab/>
        </w:r>
        <w:r>
          <w:rPr>
            <w:noProof/>
            <w:webHidden/>
          </w:rPr>
          <w:fldChar w:fldCharType="begin"/>
        </w:r>
        <w:r>
          <w:rPr>
            <w:noProof/>
            <w:webHidden/>
          </w:rPr>
          <w:instrText xml:space="preserve"> PAGEREF _Toc343452737 \h </w:instrText>
        </w:r>
      </w:ins>
      <w:r>
        <w:rPr>
          <w:noProof/>
          <w:webHidden/>
        </w:rPr>
      </w:r>
      <w:r>
        <w:rPr>
          <w:noProof/>
          <w:webHidden/>
        </w:rPr>
        <w:fldChar w:fldCharType="separate"/>
      </w:r>
      <w:r w:rsidR="001D3484">
        <w:rPr>
          <w:noProof/>
          <w:webHidden/>
        </w:rPr>
        <w:t>8</w:t>
      </w:r>
      <w:ins w:id="195" w:author="The Si Tran" w:date="2012-12-16T20:23:00Z">
        <w:r>
          <w:rPr>
            <w:noProof/>
            <w:webHidden/>
          </w:rPr>
          <w:fldChar w:fldCharType="end"/>
        </w:r>
        <w:r w:rsidRPr="00A74EAF">
          <w:rPr>
            <w:rStyle w:val="Hyperlink"/>
            <w:noProof/>
          </w:rPr>
          <w:fldChar w:fldCharType="end"/>
        </w:r>
      </w:ins>
    </w:p>
    <w:p w14:paraId="39B2A78E" w14:textId="77777777" w:rsidR="008E24BE" w:rsidRDefault="008E24BE">
      <w:pPr>
        <w:pStyle w:val="TOC1"/>
        <w:rPr>
          <w:ins w:id="196" w:author="The Si Tran" w:date="2012-12-16T20:23:00Z"/>
          <w:rFonts w:asciiTheme="minorHAnsi" w:eastAsiaTheme="minorEastAsia" w:hAnsiTheme="minorHAnsi" w:cstheme="minorBidi"/>
          <w:noProof/>
          <w:sz w:val="22"/>
        </w:rPr>
      </w:pPr>
      <w:ins w:id="19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_Toc343452738 \h </w:instrText>
        </w:r>
      </w:ins>
      <w:r>
        <w:rPr>
          <w:noProof/>
          <w:webHidden/>
        </w:rPr>
      </w:r>
      <w:r>
        <w:rPr>
          <w:noProof/>
          <w:webHidden/>
        </w:rPr>
        <w:fldChar w:fldCharType="separate"/>
      </w:r>
      <w:r w:rsidR="001D3484">
        <w:rPr>
          <w:noProof/>
          <w:webHidden/>
        </w:rPr>
        <w:t>10</w:t>
      </w:r>
      <w:ins w:id="198" w:author="The Si Tran" w:date="2012-12-16T20:23:00Z">
        <w:r>
          <w:rPr>
            <w:noProof/>
            <w:webHidden/>
          </w:rPr>
          <w:fldChar w:fldCharType="end"/>
        </w:r>
        <w:r w:rsidRPr="00A74EAF">
          <w:rPr>
            <w:rStyle w:val="Hyperlink"/>
            <w:noProof/>
          </w:rPr>
          <w:fldChar w:fldCharType="end"/>
        </w:r>
      </w:ins>
    </w:p>
    <w:p w14:paraId="15D2CAC8" w14:textId="77777777" w:rsidR="008E24BE" w:rsidRDefault="008E24BE">
      <w:pPr>
        <w:pStyle w:val="TOC1"/>
        <w:rPr>
          <w:ins w:id="199" w:author="The Si Tran" w:date="2012-12-16T20:23:00Z"/>
          <w:rFonts w:asciiTheme="minorHAnsi" w:eastAsiaTheme="minorEastAsia" w:hAnsiTheme="minorHAnsi" w:cstheme="minorBidi"/>
          <w:noProof/>
          <w:sz w:val="22"/>
        </w:rPr>
      </w:pPr>
      <w:ins w:id="20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"_Toc343452739"</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2.6:</w:t>
        </w:r>
        <w:r w:rsidRPr="00A74EA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_Toc343452739 \h </w:instrText>
        </w:r>
      </w:ins>
      <w:r>
        <w:rPr>
          <w:noProof/>
          <w:webHidden/>
        </w:rPr>
      </w:r>
      <w:r>
        <w:rPr>
          <w:noProof/>
          <w:webHidden/>
        </w:rPr>
        <w:fldChar w:fldCharType="separate"/>
      </w:r>
      <w:r w:rsidR="001D3484">
        <w:rPr>
          <w:noProof/>
          <w:webHidden/>
        </w:rPr>
        <w:t>11</w:t>
      </w:r>
      <w:ins w:id="201" w:author="The Si Tran" w:date="2012-12-16T20:23:00Z">
        <w:r>
          <w:rPr>
            <w:noProof/>
            <w:webHidden/>
          </w:rPr>
          <w:fldChar w:fldCharType="end"/>
        </w:r>
        <w:r w:rsidRPr="00A74EAF">
          <w:rPr>
            <w:rStyle w:val="Hyperlink"/>
            <w:noProof/>
          </w:rPr>
          <w:fldChar w:fldCharType="end"/>
        </w:r>
      </w:ins>
    </w:p>
    <w:p w14:paraId="52BA061D" w14:textId="77777777" w:rsidR="008E24BE" w:rsidRDefault="008E24BE">
      <w:pPr>
        <w:pStyle w:val="TOC1"/>
        <w:rPr>
          <w:ins w:id="202" w:author="The Si Tran" w:date="2012-12-16T20:23:00Z"/>
          <w:rFonts w:asciiTheme="minorHAnsi" w:eastAsiaTheme="minorEastAsia" w:hAnsiTheme="minorHAnsi" w:cstheme="minorBidi"/>
          <w:noProof/>
          <w:sz w:val="22"/>
        </w:rPr>
      </w:pPr>
      <w:ins w:id="20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"_Toc343452740"</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2.7</w:t>
        </w:r>
        <w:r w:rsidRPr="00A74EA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_Toc343452740 \h </w:instrText>
        </w:r>
      </w:ins>
      <w:r>
        <w:rPr>
          <w:noProof/>
          <w:webHidden/>
        </w:rPr>
      </w:r>
      <w:r>
        <w:rPr>
          <w:noProof/>
          <w:webHidden/>
        </w:rPr>
        <w:fldChar w:fldCharType="separate"/>
      </w:r>
      <w:r w:rsidR="001D3484">
        <w:rPr>
          <w:noProof/>
          <w:webHidden/>
        </w:rPr>
        <w:t>12</w:t>
      </w:r>
      <w:ins w:id="204" w:author="The Si Tran" w:date="2012-12-16T20:23:00Z">
        <w:r>
          <w:rPr>
            <w:noProof/>
            <w:webHidden/>
          </w:rPr>
          <w:fldChar w:fldCharType="end"/>
        </w:r>
        <w:r w:rsidRPr="00A74EAF">
          <w:rPr>
            <w:rStyle w:val="Hyperlink"/>
            <w:noProof/>
          </w:rPr>
          <w:fldChar w:fldCharType="end"/>
        </w:r>
      </w:ins>
    </w:p>
    <w:p w14:paraId="45896DDC" w14:textId="77777777" w:rsidR="008E24BE" w:rsidRDefault="008E24BE">
      <w:pPr>
        <w:pStyle w:val="TOC1"/>
        <w:rPr>
          <w:ins w:id="205" w:author="The Si Tran" w:date="2012-12-16T20:23:00Z"/>
          <w:rFonts w:asciiTheme="minorHAnsi" w:eastAsiaTheme="minorEastAsia" w:hAnsiTheme="minorHAnsi" w:cstheme="minorBidi"/>
          <w:noProof/>
          <w:sz w:val="22"/>
        </w:rPr>
      </w:pPr>
      <w:ins w:id="20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2.8: Chuỗi thời gian có tính mùa</w:t>
        </w:r>
        <w:r>
          <w:rPr>
            <w:noProof/>
            <w:webHidden/>
          </w:rPr>
          <w:tab/>
        </w:r>
        <w:r>
          <w:rPr>
            <w:noProof/>
            <w:webHidden/>
          </w:rPr>
          <w:fldChar w:fldCharType="begin"/>
        </w:r>
        <w:r>
          <w:rPr>
            <w:noProof/>
            <w:webHidden/>
          </w:rPr>
          <w:instrText xml:space="preserve"> PAGEREF _Toc343452741 \h </w:instrText>
        </w:r>
      </w:ins>
      <w:r>
        <w:rPr>
          <w:noProof/>
          <w:webHidden/>
        </w:rPr>
      </w:r>
      <w:r>
        <w:rPr>
          <w:noProof/>
          <w:webHidden/>
        </w:rPr>
        <w:fldChar w:fldCharType="separate"/>
      </w:r>
      <w:r w:rsidR="001D3484">
        <w:rPr>
          <w:noProof/>
          <w:webHidden/>
        </w:rPr>
        <w:t>13</w:t>
      </w:r>
      <w:ins w:id="207" w:author="The Si Tran" w:date="2012-12-16T20:23:00Z">
        <w:r>
          <w:rPr>
            <w:noProof/>
            <w:webHidden/>
          </w:rPr>
          <w:fldChar w:fldCharType="end"/>
        </w:r>
        <w:r w:rsidRPr="00A74EAF">
          <w:rPr>
            <w:rStyle w:val="Hyperlink"/>
            <w:noProof/>
          </w:rPr>
          <w:fldChar w:fldCharType="end"/>
        </w:r>
      </w:ins>
    </w:p>
    <w:p w14:paraId="44487D45" w14:textId="77777777" w:rsidR="008E24BE" w:rsidRDefault="008E24BE">
      <w:pPr>
        <w:pStyle w:val="TOC1"/>
        <w:rPr>
          <w:ins w:id="208" w:author="The Si Tran" w:date="2012-12-16T20:23:00Z"/>
          <w:rFonts w:asciiTheme="minorHAnsi" w:eastAsiaTheme="minorEastAsia" w:hAnsiTheme="minorHAnsi" w:cstheme="minorBidi"/>
          <w:noProof/>
          <w:sz w:val="22"/>
        </w:rPr>
      </w:pPr>
      <w:ins w:id="20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"_Toc343452742"</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3.1:</w:t>
        </w:r>
        <w:r w:rsidRPr="00A74EAF">
          <w:rPr>
            <w:rStyle w:val="Hyperlink"/>
            <w:noProof/>
            <w:lang w:val="fr-FR"/>
          </w:rPr>
          <w:t xml:space="preserve"> Hình ảnh của mô hình  MA(2)</w:t>
        </w:r>
        <w:r w:rsidRPr="00A74EAF">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_Toc343452742 \h </w:instrText>
        </w:r>
      </w:ins>
      <w:r>
        <w:rPr>
          <w:noProof/>
          <w:webHidden/>
        </w:rPr>
      </w:r>
      <w:r>
        <w:rPr>
          <w:noProof/>
          <w:webHidden/>
        </w:rPr>
        <w:fldChar w:fldCharType="separate"/>
      </w:r>
      <w:r w:rsidR="001D3484">
        <w:rPr>
          <w:noProof/>
          <w:webHidden/>
        </w:rPr>
        <w:t>17</w:t>
      </w:r>
      <w:ins w:id="210" w:author="The Si Tran" w:date="2012-12-16T20:23:00Z">
        <w:r>
          <w:rPr>
            <w:noProof/>
            <w:webHidden/>
          </w:rPr>
          <w:fldChar w:fldCharType="end"/>
        </w:r>
        <w:r w:rsidRPr="00A74EAF">
          <w:rPr>
            <w:rStyle w:val="Hyperlink"/>
            <w:noProof/>
          </w:rPr>
          <w:fldChar w:fldCharType="end"/>
        </w:r>
      </w:ins>
    </w:p>
    <w:p w14:paraId="2BFA8C92" w14:textId="77777777" w:rsidR="008E24BE" w:rsidRDefault="008E24BE">
      <w:pPr>
        <w:pStyle w:val="TOC1"/>
        <w:rPr>
          <w:ins w:id="211" w:author="The Si Tran" w:date="2012-12-16T20:23:00Z"/>
          <w:rFonts w:asciiTheme="minorHAnsi" w:eastAsiaTheme="minorEastAsia" w:hAnsiTheme="minorHAnsi" w:cstheme="minorBidi"/>
          <w:noProof/>
          <w:sz w:val="22"/>
        </w:rPr>
      </w:pPr>
      <w:ins w:id="21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"_Toc343452743"</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_Toc343452743 \h </w:instrText>
        </w:r>
      </w:ins>
      <w:r>
        <w:rPr>
          <w:noProof/>
          <w:webHidden/>
        </w:rPr>
      </w:r>
      <w:r>
        <w:rPr>
          <w:noProof/>
          <w:webHidden/>
        </w:rPr>
        <w:fldChar w:fldCharType="separate"/>
      </w:r>
      <w:r w:rsidR="001D3484">
        <w:rPr>
          <w:noProof/>
          <w:webHidden/>
        </w:rPr>
        <w:t>20</w:t>
      </w:r>
      <w:ins w:id="213" w:author="The Si Tran" w:date="2012-12-16T20:23:00Z">
        <w:r>
          <w:rPr>
            <w:noProof/>
            <w:webHidden/>
          </w:rPr>
          <w:fldChar w:fldCharType="end"/>
        </w:r>
        <w:r w:rsidRPr="00A74EAF">
          <w:rPr>
            <w:rStyle w:val="Hyperlink"/>
            <w:noProof/>
          </w:rPr>
          <w:fldChar w:fldCharType="end"/>
        </w:r>
      </w:ins>
    </w:p>
    <w:p w14:paraId="45EF81F9" w14:textId="77777777" w:rsidR="008E24BE" w:rsidRDefault="008E24BE">
      <w:pPr>
        <w:pStyle w:val="TOC1"/>
        <w:rPr>
          <w:ins w:id="214" w:author="The Si Tran" w:date="2012-12-16T20:23:00Z"/>
          <w:rFonts w:asciiTheme="minorHAnsi" w:eastAsiaTheme="minorEastAsia" w:hAnsiTheme="minorHAnsi" w:cstheme="minorBidi"/>
          <w:noProof/>
          <w:sz w:val="22"/>
        </w:rPr>
      </w:pPr>
      <w:ins w:id="21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"_Toc343452744"</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_Toc343452744 \h </w:instrText>
        </w:r>
      </w:ins>
      <w:r>
        <w:rPr>
          <w:noProof/>
          <w:webHidden/>
        </w:rPr>
      </w:r>
      <w:r>
        <w:rPr>
          <w:noProof/>
          <w:webHidden/>
        </w:rPr>
        <w:fldChar w:fldCharType="separate"/>
      </w:r>
      <w:r w:rsidR="001D3484">
        <w:rPr>
          <w:noProof/>
          <w:webHidden/>
        </w:rPr>
        <w:t>21</w:t>
      </w:r>
      <w:ins w:id="216" w:author="The Si Tran" w:date="2012-12-16T20:23:00Z">
        <w:r>
          <w:rPr>
            <w:noProof/>
            <w:webHidden/>
          </w:rPr>
          <w:fldChar w:fldCharType="end"/>
        </w:r>
        <w:r w:rsidRPr="00A74EAF">
          <w:rPr>
            <w:rStyle w:val="Hyperlink"/>
            <w:noProof/>
          </w:rPr>
          <w:fldChar w:fldCharType="end"/>
        </w:r>
      </w:ins>
    </w:p>
    <w:p w14:paraId="105A0B7F" w14:textId="77777777" w:rsidR="008E24BE" w:rsidRDefault="008E24BE">
      <w:pPr>
        <w:pStyle w:val="TOC1"/>
        <w:rPr>
          <w:ins w:id="217" w:author="The Si Tran" w:date="2012-12-16T20:23:00Z"/>
          <w:rFonts w:asciiTheme="minorHAnsi" w:eastAsiaTheme="minorEastAsia" w:hAnsiTheme="minorHAnsi" w:cstheme="minorBidi"/>
          <w:noProof/>
          <w:sz w:val="22"/>
        </w:rPr>
      </w:pPr>
      <w:ins w:id="21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3.4 : Các thành phần của mô hình SARIMA</w:t>
        </w:r>
        <w:r>
          <w:rPr>
            <w:noProof/>
            <w:webHidden/>
          </w:rPr>
          <w:tab/>
        </w:r>
        <w:r>
          <w:rPr>
            <w:noProof/>
            <w:webHidden/>
          </w:rPr>
          <w:fldChar w:fldCharType="begin"/>
        </w:r>
        <w:r>
          <w:rPr>
            <w:noProof/>
            <w:webHidden/>
          </w:rPr>
          <w:instrText xml:space="preserve"> PAGEREF _Toc343452745 \h </w:instrText>
        </w:r>
      </w:ins>
      <w:r>
        <w:rPr>
          <w:noProof/>
          <w:webHidden/>
        </w:rPr>
      </w:r>
      <w:r>
        <w:rPr>
          <w:noProof/>
          <w:webHidden/>
        </w:rPr>
        <w:fldChar w:fldCharType="separate"/>
      </w:r>
      <w:r w:rsidR="001D3484">
        <w:rPr>
          <w:noProof/>
          <w:webHidden/>
        </w:rPr>
        <w:t>24</w:t>
      </w:r>
      <w:ins w:id="219" w:author="The Si Tran" w:date="2012-12-16T20:23:00Z">
        <w:r>
          <w:rPr>
            <w:noProof/>
            <w:webHidden/>
          </w:rPr>
          <w:fldChar w:fldCharType="end"/>
        </w:r>
        <w:r w:rsidRPr="00A74EAF">
          <w:rPr>
            <w:rStyle w:val="Hyperlink"/>
            <w:noProof/>
          </w:rPr>
          <w:fldChar w:fldCharType="end"/>
        </w:r>
      </w:ins>
    </w:p>
    <w:p w14:paraId="6977B909" w14:textId="77777777" w:rsidR="008E24BE" w:rsidRDefault="008E24BE">
      <w:pPr>
        <w:pStyle w:val="TOC1"/>
        <w:rPr>
          <w:ins w:id="220" w:author="The Si Tran" w:date="2012-12-16T20:23:00Z"/>
          <w:rFonts w:asciiTheme="minorHAnsi" w:eastAsiaTheme="minorEastAsia" w:hAnsiTheme="minorHAnsi" w:cstheme="minorBidi"/>
          <w:noProof/>
          <w:sz w:val="22"/>
        </w:rPr>
      </w:pPr>
      <w:ins w:id="22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_Toc343452746 \h </w:instrText>
        </w:r>
      </w:ins>
      <w:r>
        <w:rPr>
          <w:noProof/>
          <w:webHidden/>
        </w:rPr>
      </w:r>
      <w:r>
        <w:rPr>
          <w:noProof/>
          <w:webHidden/>
        </w:rPr>
        <w:fldChar w:fldCharType="separate"/>
      </w:r>
      <w:r w:rsidR="001D3484">
        <w:rPr>
          <w:noProof/>
          <w:webHidden/>
        </w:rPr>
        <w:t>28</w:t>
      </w:r>
      <w:ins w:id="222" w:author="The Si Tran" w:date="2012-12-16T20:23:00Z">
        <w:r>
          <w:rPr>
            <w:noProof/>
            <w:webHidden/>
          </w:rPr>
          <w:fldChar w:fldCharType="end"/>
        </w:r>
        <w:r w:rsidRPr="00A74EAF">
          <w:rPr>
            <w:rStyle w:val="Hyperlink"/>
            <w:noProof/>
          </w:rPr>
          <w:fldChar w:fldCharType="end"/>
        </w:r>
      </w:ins>
    </w:p>
    <w:p w14:paraId="31028D6D" w14:textId="77777777" w:rsidR="008E24BE" w:rsidRDefault="008E24BE">
      <w:pPr>
        <w:pStyle w:val="TOC1"/>
        <w:rPr>
          <w:ins w:id="223" w:author="The Si Tran" w:date="2012-12-16T20:23:00Z"/>
          <w:rFonts w:asciiTheme="minorHAnsi" w:eastAsiaTheme="minorEastAsia" w:hAnsiTheme="minorHAnsi" w:cstheme="minorBidi"/>
          <w:noProof/>
          <w:sz w:val="22"/>
        </w:rPr>
      </w:pPr>
      <w:ins w:id="22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_Toc343452747 \h </w:instrText>
        </w:r>
      </w:ins>
      <w:r>
        <w:rPr>
          <w:noProof/>
          <w:webHidden/>
        </w:rPr>
      </w:r>
      <w:r>
        <w:rPr>
          <w:noProof/>
          <w:webHidden/>
        </w:rPr>
        <w:fldChar w:fldCharType="separate"/>
      </w:r>
      <w:r w:rsidR="001D3484">
        <w:rPr>
          <w:noProof/>
          <w:webHidden/>
        </w:rPr>
        <w:t>28</w:t>
      </w:r>
      <w:ins w:id="225" w:author="The Si Tran" w:date="2012-12-16T20:23:00Z">
        <w:r>
          <w:rPr>
            <w:noProof/>
            <w:webHidden/>
          </w:rPr>
          <w:fldChar w:fldCharType="end"/>
        </w:r>
        <w:r w:rsidRPr="00A74EAF">
          <w:rPr>
            <w:rStyle w:val="Hyperlink"/>
            <w:noProof/>
          </w:rPr>
          <w:fldChar w:fldCharType="end"/>
        </w:r>
      </w:ins>
    </w:p>
    <w:p w14:paraId="49F84B70" w14:textId="77777777" w:rsidR="008E24BE" w:rsidRDefault="008E24BE">
      <w:pPr>
        <w:pStyle w:val="TOC1"/>
        <w:rPr>
          <w:ins w:id="226" w:author="The Si Tran" w:date="2012-12-16T20:23:00Z"/>
          <w:rFonts w:asciiTheme="minorHAnsi" w:eastAsiaTheme="minorEastAsia" w:hAnsiTheme="minorHAnsi" w:cstheme="minorBidi"/>
          <w:noProof/>
          <w:sz w:val="22"/>
        </w:rPr>
      </w:pPr>
      <w:ins w:id="22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 Đơn vị mạng neuron</w:t>
        </w:r>
        <w:r>
          <w:rPr>
            <w:noProof/>
            <w:webHidden/>
          </w:rPr>
          <w:tab/>
        </w:r>
        <w:r>
          <w:rPr>
            <w:noProof/>
            <w:webHidden/>
          </w:rPr>
          <w:fldChar w:fldCharType="begin"/>
        </w:r>
        <w:r>
          <w:rPr>
            <w:noProof/>
            <w:webHidden/>
          </w:rPr>
          <w:instrText xml:space="preserve"> PAGEREF _Toc343452748 \h </w:instrText>
        </w:r>
      </w:ins>
      <w:r>
        <w:rPr>
          <w:noProof/>
          <w:webHidden/>
        </w:rPr>
      </w:r>
      <w:r>
        <w:rPr>
          <w:noProof/>
          <w:webHidden/>
        </w:rPr>
        <w:fldChar w:fldCharType="separate"/>
      </w:r>
      <w:r w:rsidR="001D3484">
        <w:rPr>
          <w:noProof/>
          <w:webHidden/>
        </w:rPr>
        <w:t>33</w:t>
      </w:r>
      <w:ins w:id="228" w:author="The Si Tran" w:date="2012-12-16T20:23:00Z">
        <w:r>
          <w:rPr>
            <w:noProof/>
            <w:webHidden/>
          </w:rPr>
          <w:fldChar w:fldCharType="end"/>
        </w:r>
        <w:r w:rsidRPr="00A74EAF">
          <w:rPr>
            <w:rStyle w:val="Hyperlink"/>
            <w:noProof/>
          </w:rPr>
          <w:fldChar w:fldCharType="end"/>
        </w:r>
      </w:ins>
    </w:p>
    <w:p w14:paraId="5572F468" w14:textId="77777777" w:rsidR="008E24BE" w:rsidRDefault="008E24BE">
      <w:pPr>
        <w:pStyle w:val="TOC1"/>
        <w:rPr>
          <w:ins w:id="229" w:author="The Si Tran" w:date="2012-12-16T20:23:00Z"/>
          <w:rFonts w:asciiTheme="minorHAnsi" w:eastAsiaTheme="minorEastAsia" w:hAnsiTheme="minorHAnsi" w:cstheme="minorBidi"/>
          <w:noProof/>
          <w:sz w:val="22"/>
        </w:rPr>
      </w:pPr>
      <w:ins w:id="23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 Mạng neuron truyền thẳng</w:t>
        </w:r>
        <w:r>
          <w:rPr>
            <w:noProof/>
            <w:webHidden/>
          </w:rPr>
          <w:tab/>
        </w:r>
        <w:r>
          <w:rPr>
            <w:noProof/>
            <w:webHidden/>
          </w:rPr>
          <w:fldChar w:fldCharType="begin"/>
        </w:r>
        <w:r>
          <w:rPr>
            <w:noProof/>
            <w:webHidden/>
          </w:rPr>
          <w:instrText xml:space="preserve"> PAGEREF _Toc343452749 \h </w:instrText>
        </w:r>
      </w:ins>
      <w:r>
        <w:rPr>
          <w:noProof/>
          <w:webHidden/>
        </w:rPr>
      </w:r>
      <w:r>
        <w:rPr>
          <w:noProof/>
          <w:webHidden/>
        </w:rPr>
        <w:fldChar w:fldCharType="separate"/>
      </w:r>
      <w:r w:rsidR="001D3484">
        <w:rPr>
          <w:noProof/>
          <w:webHidden/>
        </w:rPr>
        <w:t>35</w:t>
      </w:r>
      <w:ins w:id="231" w:author="The Si Tran" w:date="2012-12-16T20:23:00Z">
        <w:r>
          <w:rPr>
            <w:noProof/>
            <w:webHidden/>
          </w:rPr>
          <w:fldChar w:fldCharType="end"/>
        </w:r>
        <w:r w:rsidRPr="00A74EAF">
          <w:rPr>
            <w:rStyle w:val="Hyperlink"/>
            <w:noProof/>
          </w:rPr>
          <w:fldChar w:fldCharType="end"/>
        </w:r>
      </w:ins>
    </w:p>
    <w:p w14:paraId="36172920" w14:textId="77777777" w:rsidR="008E24BE" w:rsidRDefault="008E24BE">
      <w:pPr>
        <w:pStyle w:val="TOC1"/>
        <w:rPr>
          <w:ins w:id="232" w:author="The Si Tran" w:date="2012-12-16T20:23:00Z"/>
          <w:rFonts w:asciiTheme="minorHAnsi" w:eastAsiaTheme="minorEastAsia" w:hAnsiTheme="minorHAnsi" w:cstheme="minorBidi"/>
          <w:noProof/>
          <w:sz w:val="22"/>
        </w:rPr>
      </w:pPr>
      <w:ins w:id="23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4.2 Mạng neuron hồi quy</w:t>
        </w:r>
        <w:r>
          <w:rPr>
            <w:noProof/>
            <w:webHidden/>
          </w:rPr>
          <w:tab/>
        </w:r>
        <w:r>
          <w:rPr>
            <w:noProof/>
            <w:webHidden/>
          </w:rPr>
          <w:fldChar w:fldCharType="begin"/>
        </w:r>
        <w:r>
          <w:rPr>
            <w:noProof/>
            <w:webHidden/>
          </w:rPr>
          <w:instrText xml:space="preserve"> PAGEREF _Toc343452750 \h </w:instrText>
        </w:r>
      </w:ins>
      <w:r>
        <w:rPr>
          <w:noProof/>
          <w:webHidden/>
        </w:rPr>
      </w:r>
      <w:r>
        <w:rPr>
          <w:noProof/>
          <w:webHidden/>
        </w:rPr>
        <w:fldChar w:fldCharType="separate"/>
      </w:r>
      <w:r w:rsidR="001D3484">
        <w:rPr>
          <w:noProof/>
          <w:webHidden/>
        </w:rPr>
        <w:t>35</w:t>
      </w:r>
      <w:ins w:id="234" w:author="The Si Tran" w:date="2012-12-16T20:23:00Z">
        <w:r>
          <w:rPr>
            <w:noProof/>
            <w:webHidden/>
          </w:rPr>
          <w:fldChar w:fldCharType="end"/>
        </w:r>
        <w:r w:rsidRPr="00A74EAF">
          <w:rPr>
            <w:rStyle w:val="Hyperlink"/>
            <w:noProof/>
          </w:rPr>
          <w:fldChar w:fldCharType="end"/>
        </w:r>
      </w:ins>
    </w:p>
    <w:p w14:paraId="31918751" w14:textId="77777777" w:rsidR="008E24BE" w:rsidRDefault="008E24BE">
      <w:pPr>
        <w:pStyle w:val="TOC1"/>
        <w:rPr>
          <w:ins w:id="235" w:author="The Si Tran" w:date="2012-12-16T20:23:00Z"/>
          <w:rFonts w:asciiTheme="minorHAnsi" w:eastAsiaTheme="minorEastAsia" w:hAnsiTheme="minorHAnsi" w:cstheme="minorBidi"/>
          <w:noProof/>
          <w:sz w:val="22"/>
        </w:rPr>
      </w:pPr>
      <w:ins w:id="23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4.3  Mô hình học có giám sát</w:t>
        </w:r>
        <w:r>
          <w:rPr>
            <w:noProof/>
            <w:webHidden/>
          </w:rPr>
          <w:tab/>
        </w:r>
        <w:r>
          <w:rPr>
            <w:noProof/>
            <w:webHidden/>
          </w:rPr>
          <w:fldChar w:fldCharType="begin"/>
        </w:r>
        <w:r>
          <w:rPr>
            <w:noProof/>
            <w:webHidden/>
          </w:rPr>
          <w:instrText xml:space="preserve"> PAGEREF _Toc343452751 \h </w:instrText>
        </w:r>
      </w:ins>
      <w:r>
        <w:rPr>
          <w:noProof/>
          <w:webHidden/>
        </w:rPr>
      </w:r>
      <w:r>
        <w:rPr>
          <w:noProof/>
          <w:webHidden/>
        </w:rPr>
        <w:fldChar w:fldCharType="separate"/>
      </w:r>
      <w:r w:rsidR="001D3484">
        <w:rPr>
          <w:noProof/>
          <w:webHidden/>
        </w:rPr>
        <w:t>36</w:t>
      </w:r>
      <w:ins w:id="237" w:author="The Si Tran" w:date="2012-12-16T20:23:00Z">
        <w:r>
          <w:rPr>
            <w:noProof/>
            <w:webHidden/>
          </w:rPr>
          <w:fldChar w:fldCharType="end"/>
        </w:r>
        <w:r w:rsidRPr="00A74EAF">
          <w:rPr>
            <w:rStyle w:val="Hyperlink"/>
            <w:noProof/>
          </w:rPr>
          <w:fldChar w:fldCharType="end"/>
        </w:r>
      </w:ins>
    </w:p>
    <w:p w14:paraId="37010E56" w14:textId="77777777" w:rsidR="008E24BE" w:rsidRDefault="008E24BE">
      <w:pPr>
        <w:pStyle w:val="TOC1"/>
        <w:rPr>
          <w:ins w:id="238" w:author="The Si Tran" w:date="2012-12-16T20:23:00Z"/>
          <w:rFonts w:asciiTheme="minorHAnsi" w:eastAsiaTheme="minorEastAsia" w:hAnsiTheme="minorHAnsi" w:cstheme="minorBidi"/>
          <w:noProof/>
          <w:sz w:val="22"/>
        </w:rPr>
      </w:pPr>
      <w:ins w:id="23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4.4: Đơn vị mạng Neuron</w:t>
        </w:r>
        <w:r>
          <w:rPr>
            <w:noProof/>
            <w:webHidden/>
          </w:rPr>
          <w:tab/>
        </w:r>
        <w:r>
          <w:rPr>
            <w:noProof/>
            <w:webHidden/>
          </w:rPr>
          <w:fldChar w:fldCharType="begin"/>
        </w:r>
        <w:r>
          <w:rPr>
            <w:noProof/>
            <w:webHidden/>
          </w:rPr>
          <w:instrText xml:space="preserve"> PAGEREF _Toc343452752 \h </w:instrText>
        </w:r>
      </w:ins>
      <w:r>
        <w:rPr>
          <w:noProof/>
          <w:webHidden/>
        </w:rPr>
      </w:r>
      <w:r>
        <w:rPr>
          <w:noProof/>
          <w:webHidden/>
        </w:rPr>
        <w:fldChar w:fldCharType="separate"/>
      </w:r>
      <w:r w:rsidR="001D3484">
        <w:rPr>
          <w:noProof/>
          <w:webHidden/>
        </w:rPr>
        <w:t>37</w:t>
      </w:r>
      <w:ins w:id="240" w:author="The Si Tran" w:date="2012-12-16T20:23:00Z">
        <w:r>
          <w:rPr>
            <w:noProof/>
            <w:webHidden/>
          </w:rPr>
          <w:fldChar w:fldCharType="end"/>
        </w:r>
        <w:r w:rsidRPr="00A74EAF">
          <w:rPr>
            <w:rStyle w:val="Hyperlink"/>
            <w:noProof/>
          </w:rPr>
          <w:fldChar w:fldCharType="end"/>
        </w:r>
      </w:ins>
    </w:p>
    <w:p w14:paraId="3E8FBFE6" w14:textId="77777777" w:rsidR="008E24BE" w:rsidRDefault="008E24BE">
      <w:pPr>
        <w:pStyle w:val="TOC1"/>
        <w:rPr>
          <w:ins w:id="241" w:author="The Si Tran" w:date="2012-12-16T20:23:00Z"/>
          <w:rFonts w:asciiTheme="minorHAnsi" w:eastAsiaTheme="minorEastAsia" w:hAnsiTheme="minorHAnsi" w:cstheme="minorBidi"/>
          <w:noProof/>
          <w:sz w:val="22"/>
        </w:rPr>
      </w:pPr>
      <w:ins w:id="24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_Toc343452753 \h </w:instrText>
        </w:r>
      </w:ins>
      <w:r>
        <w:rPr>
          <w:noProof/>
          <w:webHidden/>
        </w:rPr>
      </w:r>
      <w:r>
        <w:rPr>
          <w:noProof/>
          <w:webHidden/>
        </w:rPr>
        <w:fldChar w:fldCharType="separate"/>
      </w:r>
      <w:r w:rsidR="001D3484">
        <w:rPr>
          <w:noProof/>
          <w:webHidden/>
        </w:rPr>
        <w:t>38</w:t>
      </w:r>
      <w:ins w:id="243" w:author="The Si Tran" w:date="2012-12-16T20:23:00Z">
        <w:r>
          <w:rPr>
            <w:noProof/>
            <w:webHidden/>
          </w:rPr>
          <w:fldChar w:fldCharType="end"/>
        </w:r>
        <w:r w:rsidRPr="00A74EAF">
          <w:rPr>
            <w:rStyle w:val="Hyperlink"/>
            <w:noProof/>
          </w:rPr>
          <w:fldChar w:fldCharType="end"/>
        </w:r>
      </w:ins>
    </w:p>
    <w:p w14:paraId="2BC1BF69" w14:textId="77777777" w:rsidR="008E24BE" w:rsidRDefault="008E24BE">
      <w:pPr>
        <w:pStyle w:val="TOC1"/>
        <w:rPr>
          <w:ins w:id="244" w:author="The Si Tran" w:date="2012-12-16T20:23:00Z"/>
          <w:rFonts w:asciiTheme="minorHAnsi" w:eastAsiaTheme="minorEastAsia" w:hAnsiTheme="minorHAnsi" w:cstheme="minorBidi"/>
          <w:noProof/>
          <w:sz w:val="22"/>
        </w:rPr>
      </w:pPr>
      <w:ins w:id="24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_Toc343452754 \h </w:instrText>
        </w:r>
      </w:ins>
      <w:r>
        <w:rPr>
          <w:noProof/>
          <w:webHidden/>
        </w:rPr>
      </w:r>
      <w:r>
        <w:rPr>
          <w:noProof/>
          <w:webHidden/>
        </w:rPr>
        <w:fldChar w:fldCharType="separate"/>
      </w:r>
      <w:r w:rsidR="001D3484">
        <w:rPr>
          <w:noProof/>
          <w:webHidden/>
        </w:rPr>
        <w:t>40</w:t>
      </w:r>
      <w:ins w:id="246" w:author="The Si Tran" w:date="2012-12-16T20:23:00Z">
        <w:r>
          <w:rPr>
            <w:noProof/>
            <w:webHidden/>
          </w:rPr>
          <w:fldChar w:fldCharType="end"/>
        </w:r>
        <w:r w:rsidRPr="00A74EAF">
          <w:rPr>
            <w:rStyle w:val="Hyperlink"/>
            <w:noProof/>
          </w:rPr>
          <w:fldChar w:fldCharType="end"/>
        </w:r>
      </w:ins>
    </w:p>
    <w:p w14:paraId="42D8E55A" w14:textId="77777777" w:rsidR="008E24BE" w:rsidRDefault="008E24BE">
      <w:pPr>
        <w:pStyle w:val="TOC1"/>
        <w:rPr>
          <w:ins w:id="247" w:author="The Si Tran" w:date="2012-12-16T20:23:00Z"/>
          <w:rFonts w:asciiTheme="minorHAnsi" w:eastAsiaTheme="minorEastAsia" w:hAnsiTheme="minorHAnsi" w:cstheme="minorBidi"/>
          <w:noProof/>
          <w:sz w:val="22"/>
        </w:rPr>
      </w:pPr>
      <w:ins w:id="24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4.7: Đơn vị sigmoid</w:t>
        </w:r>
        <w:r>
          <w:rPr>
            <w:noProof/>
            <w:webHidden/>
          </w:rPr>
          <w:tab/>
        </w:r>
        <w:r>
          <w:rPr>
            <w:noProof/>
            <w:webHidden/>
          </w:rPr>
          <w:fldChar w:fldCharType="begin"/>
        </w:r>
        <w:r>
          <w:rPr>
            <w:noProof/>
            <w:webHidden/>
          </w:rPr>
          <w:instrText xml:space="preserve"> PAGEREF _Toc343452755 \h </w:instrText>
        </w:r>
      </w:ins>
      <w:r>
        <w:rPr>
          <w:noProof/>
          <w:webHidden/>
        </w:rPr>
      </w:r>
      <w:r>
        <w:rPr>
          <w:noProof/>
          <w:webHidden/>
        </w:rPr>
        <w:fldChar w:fldCharType="separate"/>
      </w:r>
      <w:r w:rsidR="001D3484">
        <w:rPr>
          <w:noProof/>
          <w:webHidden/>
        </w:rPr>
        <w:t>43</w:t>
      </w:r>
      <w:ins w:id="249" w:author="The Si Tran" w:date="2012-12-16T20:23:00Z">
        <w:r>
          <w:rPr>
            <w:noProof/>
            <w:webHidden/>
          </w:rPr>
          <w:fldChar w:fldCharType="end"/>
        </w:r>
        <w:r w:rsidRPr="00A74EAF">
          <w:rPr>
            <w:rStyle w:val="Hyperlink"/>
            <w:noProof/>
          </w:rPr>
          <w:fldChar w:fldCharType="end"/>
        </w:r>
      </w:ins>
    </w:p>
    <w:p w14:paraId="15E38F1B" w14:textId="77777777" w:rsidR="008E24BE" w:rsidRDefault="008E24BE">
      <w:pPr>
        <w:pStyle w:val="TOC1"/>
        <w:rPr>
          <w:ins w:id="250" w:author="The Si Tran" w:date="2012-12-16T20:23:00Z"/>
          <w:rFonts w:asciiTheme="minorHAnsi" w:eastAsiaTheme="minorEastAsia" w:hAnsiTheme="minorHAnsi" w:cstheme="minorBidi"/>
          <w:noProof/>
          <w:sz w:val="22"/>
        </w:rPr>
      </w:pPr>
      <w:ins w:id="251" w:author="The Si Tran" w:date="2012-12-16T20:23:00Z">
        <w:r w:rsidRPr="00A74EAF">
          <w:rPr>
            <w:rStyle w:val="Hyperlink"/>
            <w:noProof/>
          </w:rPr>
          <w:lastRenderedPageBreak/>
          <w:fldChar w:fldCharType="begin"/>
        </w:r>
        <w:r w:rsidRPr="00A74EAF">
          <w:rPr>
            <w:rStyle w:val="Hyperlink"/>
            <w:noProof/>
          </w:rPr>
          <w:instrText xml:space="preserve"> </w:instrText>
        </w:r>
        <w:r>
          <w:rPr>
            <w:noProof/>
          </w:rPr>
          <w:instrText>HYPERLINK \l "_Toc343452756"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4.8: Giải thuật lan truyền ngược</w:t>
        </w:r>
        <w:r>
          <w:rPr>
            <w:noProof/>
            <w:webHidden/>
          </w:rPr>
          <w:tab/>
        </w:r>
        <w:r>
          <w:rPr>
            <w:noProof/>
            <w:webHidden/>
          </w:rPr>
          <w:fldChar w:fldCharType="begin"/>
        </w:r>
        <w:r>
          <w:rPr>
            <w:noProof/>
            <w:webHidden/>
          </w:rPr>
          <w:instrText xml:space="preserve"> PAGEREF _Toc343452756 \h </w:instrText>
        </w:r>
      </w:ins>
      <w:r>
        <w:rPr>
          <w:noProof/>
          <w:webHidden/>
        </w:rPr>
      </w:r>
      <w:r>
        <w:rPr>
          <w:noProof/>
          <w:webHidden/>
        </w:rPr>
        <w:fldChar w:fldCharType="separate"/>
      </w:r>
      <w:r w:rsidR="001D3484">
        <w:rPr>
          <w:noProof/>
          <w:webHidden/>
        </w:rPr>
        <w:t>47</w:t>
      </w:r>
      <w:ins w:id="252" w:author="The Si Tran" w:date="2012-12-16T20:23:00Z">
        <w:r>
          <w:rPr>
            <w:noProof/>
            <w:webHidden/>
          </w:rPr>
          <w:fldChar w:fldCharType="end"/>
        </w:r>
        <w:r w:rsidRPr="00A74EAF">
          <w:rPr>
            <w:rStyle w:val="Hyperlink"/>
            <w:noProof/>
          </w:rPr>
          <w:fldChar w:fldCharType="end"/>
        </w:r>
      </w:ins>
    </w:p>
    <w:p w14:paraId="55F5B761" w14:textId="77777777" w:rsidR="008E24BE" w:rsidRDefault="008E24BE">
      <w:pPr>
        <w:pStyle w:val="TOC1"/>
        <w:rPr>
          <w:ins w:id="253" w:author="The Si Tran" w:date="2012-12-16T20:23:00Z"/>
          <w:rFonts w:asciiTheme="minorHAnsi" w:eastAsiaTheme="minorEastAsia" w:hAnsiTheme="minorHAnsi" w:cstheme="minorBidi"/>
          <w:noProof/>
          <w:sz w:val="22"/>
        </w:rPr>
      </w:pPr>
      <w:ins w:id="25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4.9: Giải thuật RPROP</w:t>
        </w:r>
        <w:r>
          <w:rPr>
            <w:noProof/>
            <w:webHidden/>
          </w:rPr>
          <w:tab/>
        </w:r>
        <w:r>
          <w:rPr>
            <w:noProof/>
            <w:webHidden/>
          </w:rPr>
          <w:fldChar w:fldCharType="begin"/>
        </w:r>
        <w:r>
          <w:rPr>
            <w:noProof/>
            <w:webHidden/>
          </w:rPr>
          <w:instrText xml:space="preserve"> PAGEREF _Toc343452757 \h </w:instrText>
        </w:r>
      </w:ins>
      <w:r>
        <w:rPr>
          <w:noProof/>
          <w:webHidden/>
        </w:rPr>
      </w:r>
      <w:r>
        <w:rPr>
          <w:noProof/>
          <w:webHidden/>
        </w:rPr>
        <w:fldChar w:fldCharType="separate"/>
      </w:r>
      <w:r w:rsidR="001D3484">
        <w:rPr>
          <w:noProof/>
          <w:webHidden/>
        </w:rPr>
        <w:t>50</w:t>
      </w:r>
      <w:ins w:id="255" w:author="The Si Tran" w:date="2012-12-16T20:23:00Z">
        <w:r>
          <w:rPr>
            <w:noProof/>
            <w:webHidden/>
          </w:rPr>
          <w:fldChar w:fldCharType="end"/>
        </w:r>
        <w:r w:rsidRPr="00A74EAF">
          <w:rPr>
            <w:rStyle w:val="Hyperlink"/>
            <w:noProof/>
          </w:rPr>
          <w:fldChar w:fldCharType="end"/>
        </w:r>
      </w:ins>
    </w:p>
    <w:p w14:paraId="4E88E366" w14:textId="77777777" w:rsidR="008E24BE" w:rsidRDefault="008E24BE">
      <w:pPr>
        <w:pStyle w:val="TOC1"/>
        <w:rPr>
          <w:ins w:id="256" w:author="The Si Tran" w:date="2012-12-16T20:23:00Z"/>
          <w:rFonts w:asciiTheme="minorHAnsi" w:eastAsiaTheme="minorEastAsia" w:hAnsiTheme="minorHAnsi" w:cstheme="minorBidi"/>
          <w:noProof/>
          <w:sz w:val="22"/>
        </w:rPr>
      </w:pPr>
      <w:ins w:id="25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_Toc343452758 \h </w:instrText>
        </w:r>
      </w:ins>
      <w:r>
        <w:rPr>
          <w:noProof/>
          <w:webHidden/>
        </w:rPr>
      </w:r>
      <w:r>
        <w:rPr>
          <w:noProof/>
          <w:webHidden/>
        </w:rPr>
        <w:fldChar w:fldCharType="separate"/>
      </w:r>
      <w:r w:rsidR="001D3484">
        <w:rPr>
          <w:noProof/>
          <w:webHidden/>
        </w:rPr>
        <w:t>52</w:t>
      </w:r>
      <w:ins w:id="258" w:author="The Si Tran" w:date="2012-12-16T20:23:00Z">
        <w:r>
          <w:rPr>
            <w:noProof/>
            <w:webHidden/>
          </w:rPr>
          <w:fldChar w:fldCharType="end"/>
        </w:r>
        <w:r w:rsidRPr="00A74EAF">
          <w:rPr>
            <w:rStyle w:val="Hyperlink"/>
            <w:noProof/>
          </w:rPr>
          <w:fldChar w:fldCharType="end"/>
        </w:r>
      </w:ins>
    </w:p>
    <w:p w14:paraId="74888DC1" w14:textId="77777777" w:rsidR="008E24BE" w:rsidRDefault="008E24BE">
      <w:pPr>
        <w:pStyle w:val="TOC1"/>
        <w:rPr>
          <w:ins w:id="259" w:author="The Si Tran" w:date="2012-12-16T20:23:00Z"/>
          <w:rFonts w:asciiTheme="minorHAnsi" w:eastAsiaTheme="minorEastAsia" w:hAnsiTheme="minorHAnsi" w:cstheme="minorBidi"/>
          <w:noProof/>
          <w:sz w:val="22"/>
        </w:rPr>
      </w:pPr>
      <w:ins w:id="26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_Toc343452759 \h </w:instrText>
        </w:r>
      </w:ins>
      <w:r>
        <w:rPr>
          <w:noProof/>
          <w:webHidden/>
        </w:rPr>
      </w:r>
      <w:r>
        <w:rPr>
          <w:noProof/>
          <w:webHidden/>
        </w:rPr>
        <w:fldChar w:fldCharType="separate"/>
      </w:r>
      <w:r w:rsidR="001D3484">
        <w:rPr>
          <w:noProof/>
          <w:webHidden/>
        </w:rPr>
        <w:t>56</w:t>
      </w:r>
      <w:ins w:id="261" w:author="The Si Tran" w:date="2012-12-16T20:23:00Z">
        <w:r>
          <w:rPr>
            <w:noProof/>
            <w:webHidden/>
          </w:rPr>
          <w:fldChar w:fldCharType="end"/>
        </w:r>
        <w:r w:rsidRPr="00A74EAF">
          <w:rPr>
            <w:rStyle w:val="Hyperlink"/>
            <w:noProof/>
          </w:rPr>
          <w:fldChar w:fldCharType="end"/>
        </w:r>
      </w:ins>
    </w:p>
    <w:p w14:paraId="35B30CD1" w14:textId="77777777" w:rsidR="008E24BE" w:rsidRDefault="008E24BE">
      <w:pPr>
        <w:pStyle w:val="TOC1"/>
        <w:rPr>
          <w:ins w:id="262" w:author="The Si Tran" w:date="2012-12-16T20:23:00Z"/>
          <w:rFonts w:asciiTheme="minorHAnsi" w:eastAsiaTheme="minorEastAsia" w:hAnsiTheme="minorHAnsi" w:cstheme="minorBidi"/>
          <w:noProof/>
          <w:sz w:val="22"/>
        </w:rPr>
      </w:pPr>
      <w:ins w:id="26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5.1 Mô hình kết hợp ARIMA và Nơron</w:t>
        </w:r>
        <w:r>
          <w:rPr>
            <w:noProof/>
            <w:webHidden/>
          </w:rPr>
          <w:tab/>
        </w:r>
        <w:r>
          <w:rPr>
            <w:noProof/>
            <w:webHidden/>
          </w:rPr>
          <w:fldChar w:fldCharType="begin"/>
        </w:r>
        <w:r>
          <w:rPr>
            <w:noProof/>
            <w:webHidden/>
          </w:rPr>
          <w:instrText xml:space="preserve"> PAGEREF _Toc343452760 \h </w:instrText>
        </w:r>
      </w:ins>
      <w:r>
        <w:rPr>
          <w:noProof/>
          <w:webHidden/>
        </w:rPr>
      </w:r>
      <w:r>
        <w:rPr>
          <w:noProof/>
          <w:webHidden/>
        </w:rPr>
        <w:fldChar w:fldCharType="separate"/>
      </w:r>
      <w:r w:rsidR="001D3484">
        <w:rPr>
          <w:noProof/>
          <w:webHidden/>
        </w:rPr>
        <w:t>62</w:t>
      </w:r>
      <w:ins w:id="264" w:author="The Si Tran" w:date="2012-12-16T20:23:00Z">
        <w:r>
          <w:rPr>
            <w:noProof/>
            <w:webHidden/>
          </w:rPr>
          <w:fldChar w:fldCharType="end"/>
        </w:r>
        <w:r w:rsidRPr="00A74EAF">
          <w:rPr>
            <w:rStyle w:val="Hyperlink"/>
            <w:noProof/>
          </w:rPr>
          <w:fldChar w:fldCharType="end"/>
        </w:r>
      </w:ins>
    </w:p>
    <w:p w14:paraId="30FF7063" w14:textId="77777777" w:rsidR="008E24BE" w:rsidRDefault="008E24BE">
      <w:pPr>
        <w:pStyle w:val="TOC1"/>
        <w:rPr>
          <w:ins w:id="265" w:author="The Si Tran" w:date="2012-12-16T20:23:00Z"/>
          <w:rFonts w:asciiTheme="minorHAnsi" w:eastAsiaTheme="minorEastAsia" w:hAnsiTheme="minorHAnsi" w:cstheme="minorBidi"/>
          <w:noProof/>
          <w:sz w:val="22"/>
        </w:rPr>
      </w:pPr>
      <w:ins w:id="26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_Toc343452761 \h </w:instrText>
        </w:r>
      </w:ins>
      <w:r>
        <w:rPr>
          <w:noProof/>
          <w:webHidden/>
        </w:rPr>
      </w:r>
      <w:r>
        <w:rPr>
          <w:noProof/>
          <w:webHidden/>
        </w:rPr>
        <w:fldChar w:fldCharType="separate"/>
      </w:r>
      <w:r w:rsidR="001D3484">
        <w:rPr>
          <w:noProof/>
          <w:webHidden/>
        </w:rPr>
        <w:t>64</w:t>
      </w:r>
      <w:ins w:id="267" w:author="The Si Tran" w:date="2012-12-16T20:23:00Z">
        <w:r>
          <w:rPr>
            <w:noProof/>
            <w:webHidden/>
          </w:rPr>
          <w:fldChar w:fldCharType="end"/>
        </w:r>
        <w:r w:rsidRPr="00A74EAF">
          <w:rPr>
            <w:rStyle w:val="Hyperlink"/>
            <w:noProof/>
          </w:rPr>
          <w:fldChar w:fldCharType="end"/>
        </w:r>
      </w:ins>
    </w:p>
    <w:p w14:paraId="52876439" w14:textId="77777777" w:rsidR="008E24BE" w:rsidRDefault="008E24BE">
      <w:pPr>
        <w:pStyle w:val="TOC1"/>
        <w:rPr>
          <w:ins w:id="268" w:author="The Si Tran" w:date="2012-12-16T20:23:00Z"/>
          <w:rFonts w:asciiTheme="minorHAnsi" w:eastAsiaTheme="minorEastAsia" w:hAnsiTheme="minorHAnsi" w:cstheme="minorBidi"/>
          <w:noProof/>
          <w:sz w:val="22"/>
        </w:rPr>
      </w:pPr>
      <w:ins w:id="26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6.2: Đồ thị chuỗi dữ liệu Paper</w:t>
        </w:r>
        <w:r>
          <w:rPr>
            <w:noProof/>
            <w:webHidden/>
          </w:rPr>
          <w:tab/>
        </w:r>
        <w:r>
          <w:rPr>
            <w:noProof/>
            <w:webHidden/>
          </w:rPr>
          <w:fldChar w:fldCharType="begin"/>
        </w:r>
        <w:r>
          <w:rPr>
            <w:noProof/>
            <w:webHidden/>
          </w:rPr>
          <w:instrText xml:space="preserve"> PAGEREF _Toc343452762 \h </w:instrText>
        </w:r>
      </w:ins>
      <w:r>
        <w:rPr>
          <w:noProof/>
          <w:webHidden/>
        </w:rPr>
      </w:r>
      <w:r>
        <w:rPr>
          <w:noProof/>
          <w:webHidden/>
        </w:rPr>
        <w:fldChar w:fldCharType="separate"/>
      </w:r>
      <w:r w:rsidR="001D3484">
        <w:rPr>
          <w:noProof/>
          <w:webHidden/>
        </w:rPr>
        <w:t>65</w:t>
      </w:r>
      <w:ins w:id="270" w:author="The Si Tran" w:date="2012-12-16T20:23:00Z">
        <w:r>
          <w:rPr>
            <w:noProof/>
            <w:webHidden/>
          </w:rPr>
          <w:fldChar w:fldCharType="end"/>
        </w:r>
        <w:r w:rsidRPr="00A74EAF">
          <w:rPr>
            <w:rStyle w:val="Hyperlink"/>
            <w:noProof/>
          </w:rPr>
          <w:fldChar w:fldCharType="end"/>
        </w:r>
      </w:ins>
    </w:p>
    <w:p w14:paraId="2F1CCBE1" w14:textId="77777777" w:rsidR="008E24BE" w:rsidRDefault="008E24BE">
      <w:pPr>
        <w:pStyle w:val="TOC1"/>
        <w:rPr>
          <w:ins w:id="271" w:author="The Si Tran" w:date="2012-12-16T20:23:00Z"/>
          <w:rFonts w:asciiTheme="minorHAnsi" w:eastAsiaTheme="minorEastAsia" w:hAnsiTheme="minorHAnsi" w:cstheme="minorBidi"/>
          <w:noProof/>
          <w:sz w:val="22"/>
        </w:rPr>
      </w:pPr>
      <w:ins w:id="27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6.3: Đồ thị chuỗi dữ liệu Deaths</w:t>
        </w:r>
        <w:r>
          <w:rPr>
            <w:noProof/>
            <w:webHidden/>
          </w:rPr>
          <w:tab/>
        </w:r>
        <w:r>
          <w:rPr>
            <w:noProof/>
            <w:webHidden/>
          </w:rPr>
          <w:fldChar w:fldCharType="begin"/>
        </w:r>
        <w:r>
          <w:rPr>
            <w:noProof/>
            <w:webHidden/>
          </w:rPr>
          <w:instrText xml:space="preserve"> PAGEREF _Toc343452763 \h </w:instrText>
        </w:r>
      </w:ins>
      <w:r>
        <w:rPr>
          <w:noProof/>
          <w:webHidden/>
        </w:rPr>
      </w:r>
      <w:r>
        <w:rPr>
          <w:noProof/>
          <w:webHidden/>
        </w:rPr>
        <w:fldChar w:fldCharType="separate"/>
      </w:r>
      <w:r w:rsidR="001D3484">
        <w:rPr>
          <w:noProof/>
          <w:webHidden/>
        </w:rPr>
        <w:t>65</w:t>
      </w:r>
      <w:ins w:id="273" w:author="The Si Tran" w:date="2012-12-16T20:23:00Z">
        <w:r>
          <w:rPr>
            <w:noProof/>
            <w:webHidden/>
          </w:rPr>
          <w:fldChar w:fldCharType="end"/>
        </w:r>
        <w:r w:rsidRPr="00A74EAF">
          <w:rPr>
            <w:rStyle w:val="Hyperlink"/>
            <w:noProof/>
          </w:rPr>
          <w:fldChar w:fldCharType="end"/>
        </w:r>
      </w:ins>
    </w:p>
    <w:p w14:paraId="7EC64329" w14:textId="77777777" w:rsidR="008E24BE" w:rsidRDefault="008E24BE">
      <w:pPr>
        <w:pStyle w:val="TOC1"/>
        <w:rPr>
          <w:ins w:id="274" w:author="The Si Tran" w:date="2012-12-16T20:23:00Z"/>
          <w:rFonts w:asciiTheme="minorHAnsi" w:eastAsiaTheme="minorEastAsia" w:hAnsiTheme="minorHAnsi" w:cstheme="minorBidi"/>
          <w:noProof/>
          <w:sz w:val="22"/>
        </w:rPr>
      </w:pPr>
      <w:ins w:id="27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6.4: Đồ thị chuỗi dữ liệu Maxtemp</w:t>
        </w:r>
        <w:r>
          <w:rPr>
            <w:noProof/>
            <w:webHidden/>
          </w:rPr>
          <w:tab/>
        </w:r>
        <w:r>
          <w:rPr>
            <w:noProof/>
            <w:webHidden/>
          </w:rPr>
          <w:fldChar w:fldCharType="begin"/>
        </w:r>
        <w:r>
          <w:rPr>
            <w:noProof/>
            <w:webHidden/>
          </w:rPr>
          <w:instrText xml:space="preserve"> PAGEREF _Toc343452764 \h </w:instrText>
        </w:r>
      </w:ins>
      <w:r>
        <w:rPr>
          <w:noProof/>
          <w:webHidden/>
        </w:rPr>
      </w:r>
      <w:r>
        <w:rPr>
          <w:noProof/>
          <w:webHidden/>
        </w:rPr>
        <w:fldChar w:fldCharType="separate"/>
      </w:r>
      <w:r w:rsidR="001D3484">
        <w:rPr>
          <w:noProof/>
          <w:webHidden/>
        </w:rPr>
        <w:t>66</w:t>
      </w:r>
      <w:ins w:id="276" w:author="The Si Tran" w:date="2012-12-16T20:23:00Z">
        <w:r>
          <w:rPr>
            <w:noProof/>
            <w:webHidden/>
          </w:rPr>
          <w:fldChar w:fldCharType="end"/>
        </w:r>
        <w:r w:rsidRPr="00A74EAF">
          <w:rPr>
            <w:rStyle w:val="Hyperlink"/>
            <w:noProof/>
          </w:rPr>
          <w:fldChar w:fldCharType="end"/>
        </w:r>
      </w:ins>
    </w:p>
    <w:p w14:paraId="170B8697" w14:textId="77777777" w:rsidR="008E24BE" w:rsidRDefault="008E24BE">
      <w:pPr>
        <w:pStyle w:val="TOC1"/>
        <w:rPr>
          <w:ins w:id="277" w:author="The Si Tran" w:date="2012-12-16T20:23:00Z"/>
          <w:rFonts w:asciiTheme="minorHAnsi" w:eastAsiaTheme="minorEastAsia" w:hAnsiTheme="minorHAnsi" w:cstheme="minorBidi"/>
          <w:noProof/>
          <w:sz w:val="22"/>
        </w:rPr>
      </w:pPr>
      <w:ins w:id="27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_Toc343452765 \h </w:instrText>
        </w:r>
      </w:ins>
      <w:r>
        <w:rPr>
          <w:noProof/>
          <w:webHidden/>
        </w:rPr>
      </w:r>
      <w:r>
        <w:rPr>
          <w:noProof/>
          <w:webHidden/>
        </w:rPr>
        <w:fldChar w:fldCharType="separate"/>
      </w:r>
      <w:r w:rsidR="001D3484">
        <w:rPr>
          <w:noProof/>
          <w:webHidden/>
        </w:rPr>
        <w:t>66</w:t>
      </w:r>
      <w:ins w:id="279" w:author="The Si Tran" w:date="2012-12-16T20:23:00Z">
        <w:r>
          <w:rPr>
            <w:noProof/>
            <w:webHidden/>
          </w:rPr>
          <w:fldChar w:fldCharType="end"/>
        </w:r>
        <w:r w:rsidRPr="00A74EAF">
          <w:rPr>
            <w:rStyle w:val="Hyperlink"/>
            <w:noProof/>
          </w:rPr>
          <w:fldChar w:fldCharType="end"/>
        </w:r>
      </w:ins>
    </w:p>
    <w:p w14:paraId="30370AB9" w14:textId="77777777" w:rsidR="008E24BE" w:rsidRDefault="008E24BE">
      <w:pPr>
        <w:pStyle w:val="TOC1"/>
        <w:rPr>
          <w:ins w:id="280" w:author="The Si Tran" w:date="2012-12-16T20:23:00Z"/>
          <w:rFonts w:asciiTheme="minorHAnsi" w:eastAsiaTheme="minorEastAsia" w:hAnsiTheme="minorHAnsi" w:cstheme="minorBidi"/>
          <w:noProof/>
          <w:sz w:val="22"/>
        </w:rPr>
      </w:pPr>
      <w:ins w:id="28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6.6: Đồ thị chuỗi dữ liệu Prices</w:t>
        </w:r>
        <w:r>
          <w:rPr>
            <w:noProof/>
            <w:webHidden/>
          </w:rPr>
          <w:tab/>
        </w:r>
        <w:r>
          <w:rPr>
            <w:noProof/>
            <w:webHidden/>
          </w:rPr>
          <w:fldChar w:fldCharType="begin"/>
        </w:r>
        <w:r>
          <w:rPr>
            <w:noProof/>
            <w:webHidden/>
          </w:rPr>
          <w:instrText xml:space="preserve"> PAGEREF _Toc343452766 \h </w:instrText>
        </w:r>
      </w:ins>
      <w:r>
        <w:rPr>
          <w:noProof/>
          <w:webHidden/>
        </w:rPr>
      </w:r>
      <w:r>
        <w:rPr>
          <w:noProof/>
          <w:webHidden/>
        </w:rPr>
        <w:fldChar w:fldCharType="separate"/>
      </w:r>
      <w:r w:rsidR="001D3484">
        <w:rPr>
          <w:noProof/>
          <w:webHidden/>
        </w:rPr>
        <w:t>67</w:t>
      </w:r>
      <w:ins w:id="282" w:author="The Si Tran" w:date="2012-12-16T20:23:00Z">
        <w:r>
          <w:rPr>
            <w:noProof/>
            <w:webHidden/>
          </w:rPr>
          <w:fldChar w:fldCharType="end"/>
        </w:r>
        <w:r w:rsidRPr="00A74EAF">
          <w:rPr>
            <w:rStyle w:val="Hyperlink"/>
            <w:noProof/>
          </w:rPr>
          <w:fldChar w:fldCharType="end"/>
        </w:r>
      </w:ins>
    </w:p>
    <w:p w14:paraId="4AA33A11" w14:textId="77777777" w:rsidR="008E24BE" w:rsidRDefault="008E24BE">
      <w:pPr>
        <w:pStyle w:val="TOC1"/>
        <w:rPr>
          <w:ins w:id="283" w:author="The Si Tran" w:date="2012-12-16T20:23:00Z"/>
          <w:rFonts w:asciiTheme="minorHAnsi" w:eastAsiaTheme="minorEastAsia" w:hAnsiTheme="minorHAnsi" w:cstheme="minorBidi"/>
          <w:noProof/>
          <w:sz w:val="22"/>
        </w:rPr>
      </w:pPr>
      <w:ins w:id="28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"_Toc343452767"</w:instrText>
        </w:r>
        <w:r w:rsidRPr="00A74EAF">
          <w:rPr>
            <w:rStyle w:val="Hyperlink"/>
            <w:noProof/>
          </w:rPr>
          <w:instrText xml:space="preserve"> </w:instrText>
        </w:r>
        <w:r w:rsidRPr="00A74EAF">
          <w:rPr>
            <w:rStyle w:val="Hyperlink"/>
            <w:noProof/>
          </w:rPr>
          <w:fldChar w:fldCharType="separate"/>
        </w:r>
        <w:r w:rsidRPr="00A74EAF">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_Toc343452767 \h </w:instrText>
        </w:r>
      </w:ins>
      <w:r>
        <w:rPr>
          <w:noProof/>
          <w:webHidden/>
        </w:rPr>
      </w:r>
      <w:r>
        <w:rPr>
          <w:noProof/>
          <w:webHidden/>
        </w:rPr>
        <w:fldChar w:fldCharType="separate"/>
      </w:r>
      <w:r w:rsidR="001D3484">
        <w:rPr>
          <w:noProof/>
          <w:webHidden/>
        </w:rPr>
        <w:t>67</w:t>
      </w:r>
      <w:ins w:id="285" w:author="The Si Tran" w:date="2012-12-16T20:23:00Z">
        <w:r>
          <w:rPr>
            <w:noProof/>
            <w:webHidden/>
          </w:rPr>
          <w:fldChar w:fldCharType="end"/>
        </w:r>
        <w:r w:rsidRPr="00A74EAF">
          <w:rPr>
            <w:rStyle w:val="Hyperlink"/>
            <w:noProof/>
          </w:rPr>
          <w:fldChar w:fldCharType="end"/>
        </w:r>
      </w:ins>
    </w:p>
    <w:p w14:paraId="72F7765D" w14:textId="77777777" w:rsidR="008E24BE" w:rsidRDefault="008E24BE">
      <w:pPr>
        <w:pStyle w:val="TOC1"/>
        <w:rPr>
          <w:ins w:id="286" w:author="The Si Tran" w:date="2012-12-16T20:23:00Z"/>
          <w:rFonts w:asciiTheme="minorHAnsi" w:eastAsiaTheme="minorEastAsia" w:hAnsiTheme="minorHAnsi" w:cstheme="minorBidi"/>
          <w:noProof/>
          <w:sz w:val="22"/>
        </w:rPr>
      </w:pPr>
      <w:ins w:id="28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6.8: Đồ thị chuỗi dữ liệu Kobe</w:t>
        </w:r>
        <w:r>
          <w:rPr>
            <w:noProof/>
            <w:webHidden/>
          </w:rPr>
          <w:tab/>
        </w:r>
        <w:r>
          <w:rPr>
            <w:noProof/>
            <w:webHidden/>
          </w:rPr>
          <w:fldChar w:fldCharType="begin"/>
        </w:r>
        <w:r>
          <w:rPr>
            <w:noProof/>
            <w:webHidden/>
          </w:rPr>
          <w:instrText xml:space="preserve"> PAGEREF _Toc343452768 \h </w:instrText>
        </w:r>
      </w:ins>
      <w:r>
        <w:rPr>
          <w:noProof/>
          <w:webHidden/>
        </w:rPr>
      </w:r>
      <w:r>
        <w:rPr>
          <w:noProof/>
          <w:webHidden/>
        </w:rPr>
        <w:fldChar w:fldCharType="separate"/>
      </w:r>
      <w:r w:rsidR="001D3484">
        <w:rPr>
          <w:noProof/>
          <w:webHidden/>
        </w:rPr>
        <w:t>68</w:t>
      </w:r>
      <w:ins w:id="288" w:author="The Si Tran" w:date="2012-12-16T20:23:00Z">
        <w:r>
          <w:rPr>
            <w:noProof/>
            <w:webHidden/>
          </w:rPr>
          <w:fldChar w:fldCharType="end"/>
        </w:r>
        <w:r w:rsidRPr="00A74EAF">
          <w:rPr>
            <w:rStyle w:val="Hyperlink"/>
            <w:noProof/>
          </w:rPr>
          <w:fldChar w:fldCharType="end"/>
        </w:r>
      </w:ins>
    </w:p>
    <w:p w14:paraId="752E51D5" w14:textId="77777777" w:rsidR="00023D92" w:rsidRDefault="00AE4339" w:rsidP="00187200">
      <w:pPr>
        <w:rPr>
          <w:ins w:id="289" w:author="The Si Tran" w:date="2012-12-11T23:59:00Z"/>
        </w:rPr>
      </w:pPr>
      <w:ins w:id="290" w:author="superchickend" w:date="2012-12-16T14:54:00Z">
        <w:del w:id="291" w:author="The Si Tran" w:date="2012-12-16T20:17:00Z">
          <w:r w:rsidRPr="00032D83" w:rsidDel="00032D83">
            <w:rPr>
              <w:rStyle w:val="Hyperlink"/>
              <w:noProof/>
              <w:lang w:val="pt-BR"/>
              <w:rPrChange w:id="292" w:author="The Si Tran" w:date="2012-12-16T20:17:00Z">
                <w:rPr>
                  <w:rStyle w:val="Hyperlink"/>
                  <w:rFonts w:cs="Arial"/>
                  <w:b/>
                  <w:bCs/>
                  <w:noProof/>
                  <w:kern w:val="32"/>
                  <w:sz w:val="32"/>
                  <w:szCs w:val="32"/>
                  <w:lang w:val="pt-BR"/>
                </w:rPr>
              </w:rPrChange>
            </w:rPr>
            <w:delText xml:space="preserve">   </w:delText>
          </w:r>
        </w:del>
      </w:ins>
      <w:ins w:id="293" w:author="The Si Tran" w:date="2012-12-11T23:27:00Z">
        <w:r w:rsidR="00187200">
          <w:fldChar w:fldCharType="end"/>
        </w:r>
      </w:ins>
    </w:p>
    <w:p w14:paraId="0D0647A7" w14:textId="77777777" w:rsidR="00023D92" w:rsidRDefault="00023D92">
      <w:pPr>
        <w:spacing w:before="0" w:after="200" w:line="276" w:lineRule="auto"/>
        <w:jc w:val="left"/>
        <w:rPr>
          <w:ins w:id="294" w:author="The Si Tran" w:date="2012-12-11T23:59:00Z"/>
        </w:rPr>
      </w:pPr>
      <w:ins w:id="295" w:author="The Si Tran" w:date="2012-12-11T23:59:00Z">
        <w:r>
          <w:br w:type="page"/>
        </w:r>
      </w:ins>
    </w:p>
    <w:p w14:paraId="44F77B1A" w14:textId="77777777" w:rsidR="00682B49" w:rsidRDefault="006D2AC8">
      <w:pPr>
        <w:pStyle w:val="Heading1"/>
        <w:numPr>
          <w:ilvl w:val="0"/>
          <w:numId w:val="0"/>
        </w:numPr>
        <w:tabs>
          <w:tab w:val="clear" w:pos="864"/>
        </w:tabs>
        <w:rPr>
          <w:ins w:id="296" w:author="The Si Tran" w:date="2012-12-12T08:04:00Z"/>
        </w:rPr>
        <w:pPrChange w:id="297" w:author="The Si Tran" w:date="2012-12-14T07:17:00Z">
          <w:pPr>
            <w:pStyle w:val="TOC1"/>
            <w:tabs>
              <w:tab w:val="right" w:pos="9321"/>
            </w:tabs>
          </w:pPr>
        </w:pPrChange>
      </w:pPr>
      <w:bookmarkStart w:id="298" w:name="_Toc343461127"/>
      <w:ins w:id="299" w:author="The Si Tran" w:date="2012-12-12T07:33:00Z">
        <w:r w:rsidRPr="00250D4D">
          <w:lastRenderedPageBreak/>
          <w:t>DANH MỤ</w:t>
        </w:r>
        <w:r>
          <w:t xml:space="preserve">C </w:t>
        </w:r>
      </w:ins>
      <w:ins w:id="300" w:author="The Si Tran" w:date="2012-12-12T07:34:00Z">
        <w:r>
          <w:t>B</w:t>
        </w:r>
      </w:ins>
      <w:ins w:id="301" w:author="The Si Tran" w:date="2012-12-12T07:33:00Z">
        <w:r>
          <w:t>ẢNG</w:t>
        </w:r>
      </w:ins>
      <w:bookmarkEnd w:id="298"/>
    </w:p>
    <w:p w14:paraId="7539D010" w14:textId="77777777" w:rsidR="003343D0" w:rsidRDefault="00B557A5">
      <w:pPr>
        <w:pStyle w:val="TOC1"/>
        <w:rPr>
          <w:ins w:id="302" w:author="The Si Tran" w:date="2012-12-16T10:01:00Z"/>
          <w:rFonts w:asciiTheme="minorHAnsi" w:eastAsiaTheme="minorEastAsia" w:hAnsiTheme="minorHAnsi" w:cstheme="minorBidi"/>
          <w:noProof/>
          <w:sz w:val="22"/>
        </w:rPr>
        <w:pPrChange w:id="303" w:author="The Si Tran" w:date="2012-12-16T10:03:00Z">
          <w:pPr>
            <w:pStyle w:val="TOC1"/>
            <w:tabs>
              <w:tab w:val="right" w:pos="9062"/>
            </w:tabs>
          </w:pPr>
        </w:pPrChange>
      </w:pPr>
      <w:ins w:id="304" w:author="The Si Tran" w:date="2012-12-12T07:35:00Z">
        <w:r>
          <w:fldChar w:fldCharType="begin"/>
        </w:r>
        <w:r>
          <w:instrText xml:space="preserve"> TOC \f \h \z \t "Bang,1" </w:instrText>
        </w:r>
      </w:ins>
      <w:r>
        <w:fldChar w:fldCharType="separate"/>
      </w:r>
      <w:ins w:id="305"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1D3484">
        <w:rPr>
          <w:noProof/>
          <w:webHidden/>
        </w:rPr>
        <w:t>14</w:t>
      </w:r>
      <w:ins w:id="306"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307" w:author="The Si Tran" w:date="2012-12-16T10:01:00Z"/>
          <w:rFonts w:asciiTheme="minorHAnsi" w:eastAsiaTheme="minorEastAsia" w:hAnsiTheme="minorHAnsi" w:cstheme="minorBidi"/>
          <w:noProof/>
          <w:sz w:val="22"/>
        </w:rPr>
        <w:pPrChange w:id="308" w:author="The Si Tran" w:date="2012-12-16T10:03:00Z">
          <w:pPr>
            <w:pStyle w:val="TOC1"/>
            <w:tabs>
              <w:tab w:val="right" w:pos="9062"/>
            </w:tabs>
          </w:pPr>
        </w:pPrChange>
      </w:pPr>
      <w:ins w:id="30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1D3484">
        <w:rPr>
          <w:noProof/>
          <w:webHidden/>
        </w:rPr>
        <w:t>25</w:t>
      </w:r>
      <w:ins w:id="310"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311" w:author="The Si Tran" w:date="2012-12-16T10:01:00Z"/>
          <w:rFonts w:asciiTheme="minorHAnsi" w:eastAsiaTheme="minorEastAsia" w:hAnsiTheme="minorHAnsi" w:cstheme="minorBidi"/>
          <w:noProof/>
          <w:sz w:val="22"/>
        </w:rPr>
        <w:pPrChange w:id="312" w:author="The Si Tran" w:date="2012-12-16T10:03:00Z">
          <w:pPr>
            <w:pStyle w:val="TOC1"/>
            <w:tabs>
              <w:tab w:val="right" w:pos="9062"/>
            </w:tabs>
          </w:pPr>
        </w:pPrChange>
      </w:pPr>
      <w:ins w:id="31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1D3484">
        <w:rPr>
          <w:noProof/>
          <w:webHidden/>
        </w:rPr>
        <w:t>63</w:t>
      </w:r>
      <w:ins w:id="314"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315" w:author="The Si Tran" w:date="2012-12-16T10:01:00Z"/>
          <w:rFonts w:asciiTheme="minorHAnsi" w:eastAsiaTheme="minorEastAsia" w:hAnsiTheme="minorHAnsi" w:cstheme="minorBidi"/>
          <w:noProof/>
          <w:sz w:val="22"/>
        </w:rPr>
        <w:pPrChange w:id="316" w:author="The Si Tran" w:date="2012-12-16T10:03:00Z">
          <w:pPr>
            <w:pStyle w:val="TOC1"/>
            <w:tabs>
              <w:tab w:val="right" w:pos="9062"/>
            </w:tabs>
          </w:pPr>
        </w:pPrChange>
      </w:pPr>
      <w:ins w:id="31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1D3484">
        <w:rPr>
          <w:noProof/>
          <w:webHidden/>
        </w:rPr>
        <w:t>68</w:t>
      </w:r>
      <w:ins w:id="318"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319" w:author="The Si Tran" w:date="2012-12-16T10:01:00Z"/>
          <w:rFonts w:asciiTheme="minorHAnsi" w:eastAsiaTheme="minorEastAsia" w:hAnsiTheme="minorHAnsi" w:cstheme="minorBidi"/>
          <w:noProof/>
          <w:sz w:val="22"/>
        </w:rPr>
        <w:pPrChange w:id="320" w:author="The Si Tran" w:date="2012-12-16T10:03:00Z">
          <w:pPr>
            <w:pStyle w:val="TOC1"/>
            <w:tabs>
              <w:tab w:val="right" w:pos="9062"/>
            </w:tabs>
          </w:pPr>
        </w:pPrChange>
      </w:pPr>
      <w:ins w:id="32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1D3484">
        <w:rPr>
          <w:noProof/>
          <w:webHidden/>
        </w:rPr>
        <w:t>69</w:t>
      </w:r>
      <w:ins w:id="322"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323" w:author="The Si Tran" w:date="2012-12-16T10:01:00Z"/>
          <w:rFonts w:asciiTheme="minorHAnsi" w:eastAsiaTheme="minorEastAsia" w:hAnsiTheme="minorHAnsi" w:cstheme="minorBidi"/>
          <w:noProof/>
          <w:sz w:val="22"/>
        </w:rPr>
        <w:pPrChange w:id="324" w:author="The Si Tran" w:date="2012-12-16T10:03:00Z">
          <w:pPr>
            <w:pStyle w:val="TOC1"/>
            <w:tabs>
              <w:tab w:val="right" w:pos="9062"/>
            </w:tabs>
          </w:pPr>
        </w:pPrChange>
      </w:pPr>
      <w:ins w:id="32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1D3484">
        <w:rPr>
          <w:noProof/>
          <w:webHidden/>
        </w:rPr>
        <w:t>69</w:t>
      </w:r>
      <w:ins w:id="326"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327" w:author="The Si Tran" w:date="2012-12-16T10:01:00Z"/>
          <w:rFonts w:asciiTheme="minorHAnsi" w:eastAsiaTheme="minorEastAsia" w:hAnsiTheme="minorHAnsi" w:cstheme="minorBidi"/>
          <w:noProof/>
          <w:sz w:val="22"/>
        </w:rPr>
        <w:pPrChange w:id="328" w:author="The Si Tran" w:date="2012-12-16T10:03:00Z">
          <w:pPr>
            <w:pStyle w:val="TOC1"/>
            <w:tabs>
              <w:tab w:val="right" w:pos="9062"/>
            </w:tabs>
          </w:pPr>
        </w:pPrChange>
      </w:pPr>
      <w:ins w:id="32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1D3484">
        <w:rPr>
          <w:noProof/>
          <w:webHidden/>
        </w:rPr>
        <w:t>70</w:t>
      </w:r>
      <w:ins w:id="330"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331" w:author="The Si Tran" w:date="2012-12-16T10:01:00Z"/>
          <w:rFonts w:asciiTheme="minorHAnsi" w:eastAsiaTheme="minorEastAsia" w:hAnsiTheme="minorHAnsi" w:cstheme="minorBidi"/>
          <w:noProof/>
          <w:sz w:val="22"/>
        </w:rPr>
        <w:pPrChange w:id="332" w:author="The Si Tran" w:date="2012-12-16T10:03:00Z">
          <w:pPr>
            <w:pStyle w:val="TOC1"/>
            <w:tabs>
              <w:tab w:val="right" w:pos="9062"/>
            </w:tabs>
          </w:pPr>
        </w:pPrChange>
      </w:pPr>
      <w:ins w:id="33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1D3484">
        <w:rPr>
          <w:noProof/>
          <w:webHidden/>
        </w:rPr>
        <w:t>70</w:t>
      </w:r>
      <w:ins w:id="334"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335" w:author="The Si Tran" w:date="2012-12-16T10:01:00Z"/>
          <w:rFonts w:asciiTheme="minorHAnsi" w:eastAsiaTheme="minorEastAsia" w:hAnsiTheme="minorHAnsi" w:cstheme="minorBidi"/>
          <w:noProof/>
          <w:sz w:val="22"/>
        </w:rPr>
        <w:pPrChange w:id="336" w:author="The Si Tran" w:date="2012-12-16T10:03:00Z">
          <w:pPr>
            <w:pStyle w:val="TOC1"/>
            <w:tabs>
              <w:tab w:val="right" w:pos="9062"/>
            </w:tabs>
          </w:pPr>
        </w:pPrChange>
      </w:pPr>
      <w:ins w:id="33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1D3484">
        <w:rPr>
          <w:noProof/>
          <w:webHidden/>
        </w:rPr>
        <w:t>71</w:t>
      </w:r>
      <w:ins w:id="338"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339" w:author="The Si Tran" w:date="2012-12-16T10:01:00Z"/>
          <w:rFonts w:asciiTheme="minorHAnsi" w:eastAsiaTheme="minorEastAsia" w:hAnsiTheme="minorHAnsi" w:cstheme="minorBidi"/>
          <w:noProof/>
          <w:sz w:val="22"/>
        </w:rPr>
        <w:pPrChange w:id="340" w:author="The Si Tran" w:date="2012-12-16T10:03:00Z">
          <w:pPr>
            <w:pStyle w:val="TOC1"/>
            <w:tabs>
              <w:tab w:val="right" w:pos="9062"/>
            </w:tabs>
          </w:pPr>
        </w:pPrChange>
      </w:pPr>
      <w:ins w:id="34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1D3484">
        <w:rPr>
          <w:noProof/>
          <w:webHidden/>
        </w:rPr>
        <w:t>71</w:t>
      </w:r>
      <w:ins w:id="342"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343" w:author="The Si Tran" w:date="2012-12-16T10:01:00Z"/>
          <w:rFonts w:asciiTheme="minorHAnsi" w:eastAsiaTheme="minorEastAsia" w:hAnsiTheme="minorHAnsi" w:cstheme="minorBidi"/>
          <w:noProof/>
          <w:sz w:val="22"/>
        </w:rPr>
        <w:pPrChange w:id="344" w:author="The Si Tran" w:date="2012-12-16T10:03:00Z">
          <w:pPr>
            <w:pStyle w:val="TOC1"/>
            <w:tabs>
              <w:tab w:val="right" w:pos="9062"/>
            </w:tabs>
          </w:pPr>
        </w:pPrChange>
      </w:pPr>
      <w:ins w:id="34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1D3484">
        <w:rPr>
          <w:noProof/>
          <w:webHidden/>
        </w:rPr>
        <w:t>72</w:t>
      </w:r>
      <w:ins w:id="346"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347" w:author="The Si Tran" w:date="2012-12-12T07:59:00Z"/>
          <w:noProof/>
        </w:rPr>
      </w:pPr>
    </w:p>
    <w:p w14:paraId="1A31478E" w14:textId="77777777" w:rsidR="00CB48F0" w:rsidRPr="005C682D" w:rsidDel="00187200" w:rsidRDefault="00B557A5">
      <w:pPr>
        <w:pStyle w:val="Heading1"/>
        <w:numPr>
          <w:ilvl w:val="0"/>
          <w:numId w:val="0"/>
        </w:numPr>
        <w:ind w:left="360"/>
        <w:jc w:val="left"/>
        <w:rPr>
          <w:del w:id="348" w:author="The Si Tran" w:date="2012-12-11T23:27:00Z"/>
        </w:rPr>
        <w:pPrChange w:id="349" w:author="The Si Tran" w:date="2012-12-12T07:33:00Z">
          <w:pPr>
            <w:pStyle w:val="Heading1"/>
            <w:numPr>
              <w:numId w:val="0"/>
            </w:numPr>
            <w:spacing w:line="480" w:lineRule="auto"/>
            <w:ind w:left="0" w:firstLine="0"/>
            <w:jc w:val="left"/>
          </w:pPr>
        </w:pPrChange>
      </w:pPr>
      <w:ins w:id="350"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351" w:author="The Si Tran" w:date="2012-12-11T23:00:00Z"/>
          <w:b w:val="0"/>
          <w:bCs w:val="0"/>
          <w:sz w:val="26"/>
          <w:rPrChange w:id="352" w:author="The Si Tran" w:date="2012-12-05T23:02:00Z">
            <w:rPr>
              <w:del w:id="353" w:author="The Si Tran" w:date="2012-12-11T23:00:00Z"/>
              <w:b/>
              <w:bCs/>
              <w:kern w:val="32"/>
              <w:sz w:val="32"/>
              <w:szCs w:val="32"/>
            </w:rPr>
          </w:rPrChange>
        </w:rPr>
        <w:pPrChange w:id="354" w:author="The Si Tran" w:date="2012-12-12T07:33:00Z">
          <w:pPr>
            <w:spacing w:before="0" w:after="200" w:line="276" w:lineRule="auto"/>
            <w:jc w:val="left"/>
          </w:pPr>
        </w:pPrChange>
      </w:pPr>
      <w:bookmarkStart w:id="355" w:name="_Toc328879888"/>
      <w:bookmarkStart w:id="356" w:name="_Toc328894964"/>
      <w:del w:id="357"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358" w:author="The Si Tran" w:date="2012-12-12T00:01:00Z"/>
          <w:rFonts w:cs="Times New Roman"/>
          <w:sz w:val="26"/>
        </w:rPr>
        <w:pPrChange w:id="359" w:author="The Si Tran" w:date="2012-12-12T07:33:00Z">
          <w:pPr>
            <w:pStyle w:val="Heading1"/>
            <w:numPr>
              <w:numId w:val="0"/>
            </w:numPr>
            <w:spacing w:line="480" w:lineRule="auto"/>
            <w:ind w:left="0" w:firstLine="0"/>
            <w:jc w:val="left"/>
          </w:pPr>
        </w:pPrChange>
      </w:pPr>
      <w:del w:id="360" w:author="The Si Tran" w:date="2012-12-12T07:33:00Z">
        <w:r w:rsidRPr="00312F4F" w:rsidDel="006D2AC8">
          <w:rPr>
            <w:rFonts w:cs="Times New Roman"/>
            <w:sz w:val="26"/>
          </w:rPr>
          <w:delText>DANH MỤC BẢNG</w:delText>
        </w:r>
      </w:del>
      <w:bookmarkEnd w:id="355"/>
      <w:bookmarkEnd w:id="356"/>
    </w:p>
    <w:p w14:paraId="697A1872" w14:textId="77777777" w:rsidR="0045424A" w:rsidRPr="002B1464" w:rsidDel="00D80916" w:rsidRDefault="0045424A">
      <w:pPr>
        <w:rPr>
          <w:del w:id="361" w:author="The Si Tran" w:date="2012-12-12T13:34:00Z"/>
        </w:rPr>
      </w:pPr>
    </w:p>
    <w:p w14:paraId="0C08AE99" w14:textId="77777777" w:rsidR="004D65BA" w:rsidRPr="0049233F" w:rsidDel="00D80916" w:rsidRDefault="0045424A" w:rsidP="0045424A">
      <w:pPr>
        <w:spacing w:before="0" w:after="200" w:line="276" w:lineRule="auto"/>
        <w:jc w:val="left"/>
        <w:rPr>
          <w:del w:id="362" w:author="The Si Tran" w:date="2012-12-12T13:33:00Z"/>
          <w:noProof/>
          <w:szCs w:val="26"/>
        </w:rPr>
      </w:pPr>
      <w:del w:id="363"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364" w:author="The Si Tran" w:date="2012-12-12T13:34:00Z"/>
          <w:noProof/>
        </w:rPr>
      </w:pPr>
    </w:p>
    <w:p w14:paraId="718E6531" w14:textId="77777777" w:rsidR="00D80916" w:rsidRPr="00D80916" w:rsidRDefault="00D80916">
      <w:pPr>
        <w:rPr>
          <w:ins w:id="365" w:author="The Si Tran" w:date="2012-12-12T13:34:00Z"/>
          <w:rPrChange w:id="366" w:author="The Si Tran" w:date="2012-12-12T13:34:00Z">
            <w:rPr>
              <w:ins w:id="367" w:author="The Si Tran" w:date="2012-12-12T13:34:00Z"/>
              <w:noProof/>
            </w:rPr>
          </w:rPrChange>
        </w:rPr>
        <w:pPrChange w:id="368" w:author="The Si Tran" w:date="2012-12-12T13:34:00Z">
          <w:pPr>
            <w:spacing w:before="0" w:after="200" w:line="276" w:lineRule="auto"/>
            <w:jc w:val="left"/>
          </w:pPr>
        </w:pPrChange>
      </w:pPr>
    </w:p>
    <w:p w14:paraId="7ECCFBBD" w14:textId="77777777" w:rsidR="00D80916" w:rsidRPr="00D80916" w:rsidRDefault="00D80916">
      <w:pPr>
        <w:rPr>
          <w:ins w:id="369" w:author="The Si Tran" w:date="2012-12-12T13:34:00Z"/>
          <w:rPrChange w:id="370" w:author="The Si Tran" w:date="2012-12-12T13:34:00Z">
            <w:rPr>
              <w:ins w:id="371" w:author="The Si Tran" w:date="2012-12-12T13:34:00Z"/>
              <w:noProof/>
            </w:rPr>
          </w:rPrChange>
        </w:rPr>
        <w:pPrChange w:id="372" w:author="The Si Tran" w:date="2012-12-12T13:34:00Z">
          <w:pPr>
            <w:spacing w:before="0" w:after="200" w:line="276" w:lineRule="auto"/>
            <w:jc w:val="left"/>
          </w:pPr>
        </w:pPrChange>
      </w:pPr>
    </w:p>
    <w:p w14:paraId="18E27414" w14:textId="77777777" w:rsidR="00D80916" w:rsidRPr="00D80916" w:rsidRDefault="00D80916">
      <w:pPr>
        <w:rPr>
          <w:ins w:id="373" w:author="The Si Tran" w:date="2012-12-12T13:34:00Z"/>
          <w:rPrChange w:id="374" w:author="The Si Tran" w:date="2012-12-12T13:34:00Z">
            <w:rPr>
              <w:ins w:id="375" w:author="The Si Tran" w:date="2012-12-12T13:34:00Z"/>
              <w:noProof/>
            </w:rPr>
          </w:rPrChange>
        </w:rPr>
        <w:pPrChange w:id="376" w:author="The Si Tran" w:date="2012-12-12T13:34:00Z">
          <w:pPr>
            <w:spacing w:before="0" w:after="200" w:line="276" w:lineRule="auto"/>
            <w:jc w:val="left"/>
          </w:pPr>
        </w:pPrChange>
      </w:pPr>
    </w:p>
    <w:p w14:paraId="428BE4D4" w14:textId="77777777" w:rsidR="00D80916" w:rsidRPr="00D80916" w:rsidRDefault="00D80916">
      <w:pPr>
        <w:rPr>
          <w:ins w:id="377" w:author="The Si Tran" w:date="2012-12-12T13:34:00Z"/>
          <w:rPrChange w:id="378" w:author="The Si Tran" w:date="2012-12-12T13:34:00Z">
            <w:rPr>
              <w:ins w:id="379" w:author="The Si Tran" w:date="2012-12-12T13:34:00Z"/>
              <w:noProof/>
            </w:rPr>
          </w:rPrChange>
        </w:rPr>
        <w:pPrChange w:id="380" w:author="The Si Tran" w:date="2012-12-12T13:34:00Z">
          <w:pPr>
            <w:spacing w:before="0" w:after="200" w:line="276" w:lineRule="auto"/>
            <w:jc w:val="left"/>
          </w:pPr>
        </w:pPrChange>
      </w:pPr>
    </w:p>
    <w:p w14:paraId="0BD67063" w14:textId="77777777" w:rsidR="00D80916" w:rsidRDefault="00D80916" w:rsidP="00D80916">
      <w:pPr>
        <w:rPr>
          <w:ins w:id="381" w:author="The Si Tran" w:date="2012-12-12T13:34:00Z"/>
        </w:rPr>
      </w:pPr>
    </w:p>
    <w:p w14:paraId="3CA23180" w14:textId="77777777" w:rsidR="00D80916" w:rsidRDefault="00D80916">
      <w:pPr>
        <w:tabs>
          <w:tab w:val="left" w:pos="1260"/>
        </w:tabs>
        <w:rPr>
          <w:ins w:id="382" w:author="The Si Tran" w:date="2012-12-12T13:34:00Z"/>
        </w:rPr>
        <w:pPrChange w:id="383" w:author="The Si Tran" w:date="2012-12-12T13:34:00Z">
          <w:pPr/>
        </w:pPrChange>
      </w:pPr>
      <w:ins w:id="384" w:author="The Si Tran" w:date="2012-12-12T13:34:00Z">
        <w:r>
          <w:tab/>
        </w:r>
      </w:ins>
    </w:p>
    <w:p w14:paraId="3551C36F" w14:textId="77777777" w:rsidR="00695328" w:rsidRPr="00695328" w:rsidRDefault="00695328" w:rsidP="00695328">
      <w:pPr>
        <w:rPr>
          <w:ins w:id="385" w:author="The Si Tran" w:date="2012-12-12T13:34:00Z"/>
          <w:b/>
          <w:bCs/>
          <w:rPrChange w:id="386" w:author="The Si Tran" w:date="2012-12-12T13:34:00Z">
            <w:rPr>
              <w:ins w:id="387" w:author="The Si Tran" w:date="2012-12-12T13:34:00Z"/>
              <w:rFonts w:cs="Times New Roman"/>
              <w:b w:val="0"/>
              <w:bCs w:val="0"/>
              <w:caps/>
              <w:noProof/>
              <w:kern w:val="0"/>
              <w:sz w:val="26"/>
              <w:szCs w:val="26"/>
            </w:rPr>
          </w:rPrChange>
        </w:rPr>
        <w:sectPr w:rsidR="00695328" w:rsidRPr="00695328" w:rsidSect="00695328">
          <w:footerReference w:type="default" r:id="rId9"/>
          <w:pgSz w:w="11909" w:h="16834" w:code="9"/>
          <w:pgMar w:top="1411" w:right="1138" w:bottom="1411" w:left="1699" w:header="720" w:footer="720" w:gutter="0"/>
          <w:pgNumType w:fmt="lowerRoman" w:start="1"/>
          <w:cols w:space="720"/>
          <w:titlePg/>
          <w:docGrid w:linePitch="360"/>
          <w:sectPrChange w:id="393" w:author="The Si Tran" w:date="2012-12-12T13:50:00Z">
            <w:sectPr w:rsidR="00695328" w:rsidRPr="00695328" w:rsidSect="00695328">
              <w:pgMar w:top="1411" w:right="1138" w:bottom="1411" w:left="1699" w:header="720" w:footer="720" w:gutter="0"/>
              <w:pgNumType w:fmt="decimal"/>
              <w:titlePg w:val="0"/>
            </w:sectPr>
          </w:sectPrChange>
        </w:sectPr>
        <w:pPrChange w:id="394" w:author="The Si Tran" w:date="2012-12-12T13:34:00Z">
          <w:pPr>
            <w:pStyle w:val="Heading1"/>
            <w:ind w:firstLine="180"/>
            <w:jc w:val="left"/>
          </w:pPr>
        </w:pPrChange>
      </w:pPr>
    </w:p>
    <w:p w14:paraId="1CC33B30" w14:textId="77777777" w:rsidR="004B6166" w:rsidRPr="00EC61DB" w:rsidDel="00C31595" w:rsidRDefault="004B6166">
      <w:pPr>
        <w:pStyle w:val="Heading1"/>
        <w:rPr>
          <w:del w:id="395" w:author="The Si Tran" w:date="2012-12-12T07:32:00Z"/>
          <w:b w:val="0"/>
          <w:rPrChange w:id="396" w:author="The Si Tran" w:date="2012-12-14T07:14:00Z">
            <w:rPr>
              <w:del w:id="397" w:author="The Si Tran" w:date="2012-12-12T07:32:00Z"/>
              <w:b/>
              <w:caps/>
              <w:noProof/>
              <w:sz w:val="32"/>
              <w:szCs w:val="32"/>
            </w:rPr>
          </w:rPrChange>
        </w:rPr>
        <w:pPrChange w:id="398" w:author="The Si Tran" w:date="2012-12-14T07:14:00Z">
          <w:pPr>
            <w:spacing w:before="0" w:after="200" w:line="276" w:lineRule="auto"/>
            <w:jc w:val="center"/>
          </w:pPr>
        </w:pPrChange>
      </w:pPr>
      <w:del w:id="399" w:author="The Si Tran" w:date="2012-12-12T07:32:00Z">
        <w:r w:rsidRPr="00EC61DB" w:rsidDel="00C31595">
          <w:rPr>
            <w:b w:val="0"/>
            <w:bCs w:val="0"/>
            <w:rPrChange w:id="400" w:author="The Si Tran" w:date="2012-12-14T07:14:00Z">
              <w:rPr>
                <w:rFonts w:cs="Arial"/>
                <w:b/>
                <w:bCs/>
                <w:caps/>
                <w:noProof/>
                <w:kern w:val="32"/>
                <w:sz w:val="32"/>
                <w:szCs w:val="26"/>
              </w:rPr>
            </w:rPrChange>
          </w:rPr>
          <w:lastRenderedPageBreak/>
          <w:delText>Danh mục chữ viết tắt</w:delText>
        </w:r>
        <w:bookmarkStart w:id="401" w:name="_Toc343083492"/>
        <w:bookmarkStart w:id="402" w:name="_Toc343083706"/>
        <w:bookmarkStart w:id="403" w:name="_Toc343083917"/>
        <w:bookmarkStart w:id="404" w:name="_Toc343220676"/>
        <w:bookmarkStart w:id="405" w:name="_Toc343232179"/>
        <w:bookmarkStart w:id="406" w:name="_Toc343232592"/>
        <w:bookmarkStart w:id="407" w:name="_Toc343232877"/>
        <w:bookmarkStart w:id="408" w:name="_Toc343415382"/>
        <w:bookmarkStart w:id="409" w:name="_Toc343415678"/>
        <w:bookmarkStart w:id="410" w:name="_Toc343452337"/>
        <w:bookmarkStart w:id="411" w:name="_Toc343461128"/>
        <w:bookmarkEnd w:id="401"/>
        <w:bookmarkEnd w:id="402"/>
        <w:bookmarkEnd w:id="403"/>
        <w:bookmarkEnd w:id="404"/>
        <w:bookmarkEnd w:id="405"/>
        <w:bookmarkEnd w:id="406"/>
        <w:bookmarkEnd w:id="407"/>
        <w:bookmarkEnd w:id="408"/>
        <w:bookmarkEnd w:id="409"/>
        <w:bookmarkEnd w:id="410"/>
        <w:bookmarkEnd w:id="411"/>
      </w:del>
    </w:p>
    <w:p w14:paraId="08C26D51" w14:textId="77777777" w:rsidR="004B6166" w:rsidRPr="00EC61DB" w:rsidDel="00C31595" w:rsidRDefault="004B6166">
      <w:pPr>
        <w:pStyle w:val="Heading1"/>
        <w:rPr>
          <w:del w:id="412" w:author="The Si Tran" w:date="2012-12-12T07:32:00Z"/>
          <w:rPrChange w:id="413" w:author="The Si Tran" w:date="2012-12-14T07:14:00Z">
            <w:rPr>
              <w:del w:id="414" w:author="The Si Tran" w:date="2012-12-12T07:32:00Z"/>
              <w:noProof/>
              <w:szCs w:val="26"/>
            </w:rPr>
          </w:rPrChange>
        </w:rPr>
        <w:pPrChange w:id="415" w:author="The Si Tran" w:date="2012-12-14T07:14:00Z">
          <w:pPr>
            <w:spacing w:before="0" w:after="200" w:line="276" w:lineRule="auto"/>
            <w:jc w:val="left"/>
          </w:pPr>
        </w:pPrChange>
      </w:pPr>
      <w:bookmarkStart w:id="416" w:name="_Toc343083493"/>
      <w:bookmarkStart w:id="417" w:name="_Toc343083707"/>
      <w:bookmarkStart w:id="418" w:name="_Toc343083918"/>
      <w:bookmarkStart w:id="419" w:name="_Toc343220677"/>
      <w:bookmarkStart w:id="420" w:name="_Toc343232180"/>
      <w:bookmarkStart w:id="421" w:name="_Toc343232593"/>
      <w:bookmarkStart w:id="422" w:name="_Toc343232878"/>
      <w:bookmarkStart w:id="423" w:name="_Toc343415383"/>
      <w:bookmarkStart w:id="424" w:name="_Toc343415679"/>
      <w:bookmarkStart w:id="425" w:name="_Toc343452338"/>
      <w:bookmarkStart w:id="426" w:name="_Toc343461129"/>
      <w:bookmarkEnd w:id="416"/>
      <w:bookmarkEnd w:id="417"/>
      <w:bookmarkEnd w:id="418"/>
      <w:bookmarkEnd w:id="419"/>
      <w:bookmarkEnd w:id="420"/>
      <w:bookmarkEnd w:id="421"/>
      <w:bookmarkEnd w:id="422"/>
      <w:bookmarkEnd w:id="423"/>
      <w:bookmarkEnd w:id="424"/>
      <w:bookmarkEnd w:id="425"/>
      <w:bookmarkEnd w:id="426"/>
    </w:p>
    <w:p w14:paraId="25E87DD7" w14:textId="77777777" w:rsidR="004B6166" w:rsidRPr="00EC61DB" w:rsidDel="00C31595" w:rsidRDefault="004B6166">
      <w:pPr>
        <w:pStyle w:val="Heading1"/>
        <w:rPr>
          <w:del w:id="427" w:author="The Si Tran" w:date="2012-12-12T07:32:00Z"/>
          <w:rPrChange w:id="428" w:author="The Si Tran" w:date="2012-12-14T07:14:00Z">
            <w:rPr>
              <w:del w:id="429" w:author="The Si Tran" w:date="2012-12-12T07:32:00Z"/>
              <w:noProof/>
              <w:szCs w:val="26"/>
            </w:rPr>
          </w:rPrChange>
        </w:rPr>
        <w:pPrChange w:id="430" w:author="The Si Tran" w:date="2012-12-14T07:14:00Z">
          <w:pPr>
            <w:spacing w:before="0" w:after="200" w:line="276" w:lineRule="auto"/>
            <w:jc w:val="left"/>
          </w:pPr>
        </w:pPrChange>
      </w:pPr>
      <w:bookmarkStart w:id="431" w:name="_Toc343083494"/>
      <w:bookmarkStart w:id="432" w:name="_Toc343083708"/>
      <w:bookmarkStart w:id="433" w:name="_Toc343083919"/>
      <w:bookmarkStart w:id="434" w:name="_Toc343220678"/>
      <w:bookmarkStart w:id="435" w:name="_Toc343232181"/>
      <w:bookmarkStart w:id="436" w:name="_Toc343232594"/>
      <w:bookmarkStart w:id="437" w:name="_Toc343232879"/>
      <w:bookmarkStart w:id="438" w:name="_Toc343415384"/>
      <w:bookmarkStart w:id="439" w:name="_Toc343415680"/>
      <w:bookmarkStart w:id="440" w:name="_Toc343452339"/>
      <w:bookmarkStart w:id="441" w:name="_Toc343461130"/>
      <w:bookmarkEnd w:id="431"/>
      <w:bookmarkEnd w:id="432"/>
      <w:bookmarkEnd w:id="433"/>
      <w:bookmarkEnd w:id="434"/>
      <w:bookmarkEnd w:id="435"/>
      <w:bookmarkEnd w:id="436"/>
      <w:bookmarkEnd w:id="437"/>
      <w:bookmarkEnd w:id="438"/>
      <w:bookmarkEnd w:id="439"/>
      <w:bookmarkEnd w:id="440"/>
      <w:bookmarkEnd w:id="441"/>
    </w:p>
    <w:p w14:paraId="63306A89" w14:textId="77777777" w:rsidR="004B6166" w:rsidRPr="00EC61DB" w:rsidDel="00C31595" w:rsidRDefault="004B6166">
      <w:pPr>
        <w:pStyle w:val="Heading1"/>
        <w:rPr>
          <w:del w:id="442" w:author="The Si Tran" w:date="2012-12-12T07:32:00Z"/>
          <w:rPrChange w:id="443" w:author="The Si Tran" w:date="2012-12-14T07:14:00Z">
            <w:rPr>
              <w:del w:id="444" w:author="The Si Tran" w:date="2012-12-12T07:32:00Z"/>
              <w:noProof/>
              <w:szCs w:val="26"/>
            </w:rPr>
          </w:rPrChange>
        </w:rPr>
        <w:pPrChange w:id="445" w:author="The Si Tran" w:date="2012-12-14T07:14:00Z">
          <w:pPr>
            <w:spacing w:before="0" w:after="200" w:line="276" w:lineRule="auto"/>
            <w:jc w:val="left"/>
          </w:pPr>
        </w:pPrChange>
      </w:pPr>
      <w:bookmarkStart w:id="446" w:name="_Toc343083495"/>
      <w:bookmarkStart w:id="447" w:name="_Toc343083709"/>
      <w:bookmarkStart w:id="448" w:name="_Toc343083920"/>
      <w:bookmarkStart w:id="449" w:name="_Toc343220679"/>
      <w:bookmarkStart w:id="450" w:name="_Toc343232182"/>
      <w:bookmarkStart w:id="451" w:name="_Toc343232595"/>
      <w:bookmarkStart w:id="452" w:name="_Toc343232880"/>
      <w:bookmarkStart w:id="453" w:name="_Toc343415385"/>
      <w:bookmarkStart w:id="454" w:name="_Toc343415681"/>
      <w:bookmarkStart w:id="455" w:name="_Toc343452340"/>
      <w:bookmarkStart w:id="456" w:name="_Toc343461131"/>
      <w:bookmarkEnd w:id="446"/>
      <w:bookmarkEnd w:id="447"/>
      <w:bookmarkEnd w:id="448"/>
      <w:bookmarkEnd w:id="449"/>
      <w:bookmarkEnd w:id="450"/>
      <w:bookmarkEnd w:id="451"/>
      <w:bookmarkEnd w:id="452"/>
      <w:bookmarkEnd w:id="453"/>
      <w:bookmarkEnd w:id="454"/>
      <w:bookmarkEnd w:id="455"/>
      <w:bookmarkEnd w:id="456"/>
    </w:p>
    <w:p w14:paraId="5373E3E8" w14:textId="77777777" w:rsidR="004B6166" w:rsidRPr="00EC61DB" w:rsidDel="00C31595" w:rsidRDefault="004B6166">
      <w:pPr>
        <w:pStyle w:val="Heading1"/>
        <w:rPr>
          <w:del w:id="457" w:author="The Si Tran" w:date="2012-12-12T07:32:00Z"/>
          <w:rPrChange w:id="458" w:author="The Si Tran" w:date="2012-12-14T07:14:00Z">
            <w:rPr>
              <w:del w:id="459" w:author="The Si Tran" w:date="2012-12-12T07:32:00Z"/>
              <w:noProof/>
              <w:szCs w:val="26"/>
            </w:rPr>
          </w:rPrChange>
        </w:rPr>
        <w:pPrChange w:id="460" w:author="The Si Tran" w:date="2012-12-14T07:14:00Z">
          <w:pPr>
            <w:spacing w:before="0" w:after="200" w:line="276" w:lineRule="auto"/>
            <w:jc w:val="left"/>
          </w:pPr>
        </w:pPrChange>
      </w:pPr>
      <w:bookmarkStart w:id="461" w:name="_Toc343083496"/>
      <w:bookmarkStart w:id="462" w:name="_Toc343083710"/>
      <w:bookmarkStart w:id="463" w:name="_Toc343083921"/>
      <w:bookmarkStart w:id="464" w:name="_Toc343220680"/>
      <w:bookmarkStart w:id="465" w:name="_Toc343232183"/>
      <w:bookmarkStart w:id="466" w:name="_Toc343232596"/>
      <w:bookmarkStart w:id="467" w:name="_Toc343232881"/>
      <w:bookmarkStart w:id="468" w:name="_Toc343415386"/>
      <w:bookmarkStart w:id="469" w:name="_Toc343415682"/>
      <w:bookmarkStart w:id="470" w:name="_Toc343452341"/>
      <w:bookmarkStart w:id="471" w:name="_Toc343461132"/>
      <w:bookmarkEnd w:id="461"/>
      <w:bookmarkEnd w:id="462"/>
      <w:bookmarkEnd w:id="463"/>
      <w:bookmarkEnd w:id="464"/>
      <w:bookmarkEnd w:id="465"/>
      <w:bookmarkEnd w:id="466"/>
      <w:bookmarkEnd w:id="467"/>
      <w:bookmarkEnd w:id="468"/>
      <w:bookmarkEnd w:id="469"/>
      <w:bookmarkEnd w:id="470"/>
      <w:bookmarkEnd w:id="471"/>
    </w:p>
    <w:p w14:paraId="1FFB28D4" w14:textId="77777777" w:rsidR="004B6166" w:rsidRPr="00EC61DB" w:rsidDel="00C31595" w:rsidRDefault="004B6166">
      <w:pPr>
        <w:pStyle w:val="Heading1"/>
        <w:rPr>
          <w:del w:id="472" w:author="The Si Tran" w:date="2012-12-12T07:32:00Z"/>
          <w:rPrChange w:id="473" w:author="The Si Tran" w:date="2012-12-14T07:14:00Z">
            <w:rPr>
              <w:del w:id="474" w:author="The Si Tran" w:date="2012-12-12T07:32:00Z"/>
              <w:noProof/>
              <w:szCs w:val="26"/>
            </w:rPr>
          </w:rPrChange>
        </w:rPr>
        <w:pPrChange w:id="475" w:author="The Si Tran" w:date="2012-12-14T07:14:00Z">
          <w:pPr>
            <w:spacing w:before="0" w:after="200" w:line="276" w:lineRule="auto"/>
            <w:jc w:val="left"/>
          </w:pPr>
        </w:pPrChange>
      </w:pPr>
      <w:bookmarkStart w:id="476" w:name="_Toc343083497"/>
      <w:bookmarkStart w:id="477" w:name="_Toc343083711"/>
      <w:bookmarkStart w:id="478" w:name="_Toc343083922"/>
      <w:bookmarkStart w:id="479" w:name="_Toc343220681"/>
      <w:bookmarkStart w:id="480" w:name="_Toc343232184"/>
      <w:bookmarkStart w:id="481" w:name="_Toc343232597"/>
      <w:bookmarkStart w:id="482" w:name="_Toc343232882"/>
      <w:bookmarkStart w:id="483" w:name="_Toc343415387"/>
      <w:bookmarkStart w:id="484" w:name="_Toc343415683"/>
      <w:bookmarkStart w:id="485" w:name="_Toc343452342"/>
      <w:bookmarkStart w:id="486" w:name="_Toc343461133"/>
      <w:bookmarkEnd w:id="476"/>
      <w:bookmarkEnd w:id="477"/>
      <w:bookmarkEnd w:id="478"/>
      <w:bookmarkEnd w:id="479"/>
      <w:bookmarkEnd w:id="480"/>
      <w:bookmarkEnd w:id="481"/>
      <w:bookmarkEnd w:id="482"/>
      <w:bookmarkEnd w:id="483"/>
      <w:bookmarkEnd w:id="484"/>
      <w:bookmarkEnd w:id="485"/>
      <w:bookmarkEnd w:id="486"/>
    </w:p>
    <w:p w14:paraId="015A15ED" w14:textId="77777777" w:rsidR="004B6166" w:rsidRPr="00EC61DB" w:rsidDel="00C31595" w:rsidRDefault="004B6166">
      <w:pPr>
        <w:pStyle w:val="Heading1"/>
        <w:rPr>
          <w:del w:id="487" w:author="The Si Tran" w:date="2012-12-12T07:32:00Z"/>
          <w:rPrChange w:id="488" w:author="The Si Tran" w:date="2012-12-14T07:14:00Z">
            <w:rPr>
              <w:del w:id="489" w:author="The Si Tran" w:date="2012-12-12T07:32:00Z"/>
              <w:noProof/>
              <w:szCs w:val="26"/>
            </w:rPr>
          </w:rPrChange>
        </w:rPr>
        <w:pPrChange w:id="490" w:author="The Si Tran" w:date="2012-12-14T07:14:00Z">
          <w:pPr>
            <w:spacing w:before="0" w:after="200" w:line="276" w:lineRule="auto"/>
            <w:jc w:val="left"/>
          </w:pPr>
        </w:pPrChange>
      </w:pPr>
      <w:bookmarkStart w:id="491" w:name="_Toc343083498"/>
      <w:bookmarkStart w:id="492" w:name="_Toc343083712"/>
      <w:bookmarkStart w:id="493" w:name="_Toc343083923"/>
      <w:bookmarkStart w:id="494" w:name="_Toc343220682"/>
      <w:bookmarkStart w:id="495" w:name="_Toc343232185"/>
      <w:bookmarkStart w:id="496" w:name="_Toc343232598"/>
      <w:bookmarkStart w:id="497" w:name="_Toc343232883"/>
      <w:bookmarkStart w:id="498" w:name="_Toc343415388"/>
      <w:bookmarkStart w:id="499" w:name="_Toc343415684"/>
      <w:bookmarkStart w:id="500" w:name="_Toc343452343"/>
      <w:bookmarkStart w:id="501" w:name="_Toc343461134"/>
      <w:bookmarkEnd w:id="491"/>
      <w:bookmarkEnd w:id="492"/>
      <w:bookmarkEnd w:id="493"/>
      <w:bookmarkEnd w:id="494"/>
      <w:bookmarkEnd w:id="495"/>
      <w:bookmarkEnd w:id="496"/>
      <w:bookmarkEnd w:id="497"/>
      <w:bookmarkEnd w:id="498"/>
      <w:bookmarkEnd w:id="499"/>
      <w:bookmarkEnd w:id="500"/>
      <w:bookmarkEnd w:id="501"/>
    </w:p>
    <w:p w14:paraId="7807CE74" w14:textId="77777777" w:rsidR="004B6166" w:rsidRPr="00EC61DB" w:rsidDel="00C31595" w:rsidRDefault="004B6166">
      <w:pPr>
        <w:pStyle w:val="Heading1"/>
        <w:rPr>
          <w:del w:id="502" w:author="The Si Tran" w:date="2012-12-12T07:32:00Z"/>
          <w:rPrChange w:id="503" w:author="The Si Tran" w:date="2012-12-14T07:14:00Z">
            <w:rPr>
              <w:del w:id="504" w:author="The Si Tran" w:date="2012-12-12T07:32:00Z"/>
              <w:noProof/>
              <w:szCs w:val="26"/>
            </w:rPr>
          </w:rPrChange>
        </w:rPr>
        <w:pPrChange w:id="505" w:author="The Si Tran" w:date="2012-12-14T07:14:00Z">
          <w:pPr>
            <w:spacing w:before="0" w:after="200" w:line="276" w:lineRule="auto"/>
            <w:jc w:val="left"/>
          </w:pPr>
        </w:pPrChange>
      </w:pPr>
      <w:bookmarkStart w:id="506" w:name="_Toc343083499"/>
      <w:bookmarkStart w:id="507" w:name="_Toc343083713"/>
      <w:bookmarkStart w:id="508" w:name="_Toc343083924"/>
      <w:bookmarkStart w:id="509" w:name="_Toc343220683"/>
      <w:bookmarkStart w:id="510" w:name="_Toc343232186"/>
      <w:bookmarkStart w:id="511" w:name="_Toc343232599"/>
      <w:bookmarkStart w:id="512" w:name="_Toc343232884"/>
      <w:bookmarkStart w:id="513" w:name="_Toc343415389"/>
      <w:bookmarkStart w:id="514" w:name="_Toc343415685"/>
      <w:bookmarkStart w:id="515" w:name="_Toc343452344"/>
      <w:bookmarkStart w:id="516" w:name="_Toc343461135"/>
      <w:bookmarkEnd w:id="506"/>
      <w:bookmarkEnd w:id="507"/>
      <w:bookmarkEnd w:id="508"/>
      <w:bookmarkEnd w:id="509"/>
      <w:bookmarkEnd w:id="510"/>
      <w:bookmarkEnd w:id="511"/>
      <w:bookmarkEnd w:id="512"/>
      <w:bookmarkEnd w:id="513"/>
      <w:bookmarkEnd w:id="514"/>
      <w:bookmarkEnd w:id="515"/>
      <w:bookmarkEnd w:id="516"/>
    </w:p>
    <w:p w14:paraId="5E884288" w14:textId="77777777" w:rsidR="004B6166" w:rsidRPr="00EC61DB" w:rsidDel="00C31595" w:rsidRDefault="004B6166">
      <w:pPr>
        <w:pStyle w:val="Heading1"/>
        <w:rPr>
          <w:del w:id="517" w:author="The Si Tran" w:date="2012-12-12T07:32:00Z"/>
          <w:rPrChange w:id="518" w:author="The Si Tran" w:date="2012-12-14T07:14:00Z">
            <w:rPr>
              <w:del w:id="519" w:author="The Si Tran" w:date="2012-12-12T07:32:00Z"/>
              <w:noProof/>
              <w:szCs w:val="26"/>
            </w:rPr>
          </w:rPrChange>
        </w:rPr>
        <w:pPrChange w:id="520" w:author="The Si Tran" w:date="2012-12-14T07:14:00Z">
          <w:pPr>
            <w:spacing w:before="0" w:after="200" w:line="276" w:lineRule="auto"/>
            <w:jc w:val="left"/>
          </w:pPr>
        </w:pPrChange>
      </w:pPr>
      <w:bookmarkStart w:id="521" w:name="_Toc343083500"/>
      <w:bookmarkStart w:id="522" w:name="_Toc343083714"/>
      <w:bookmarkStart w:id="523" w:name="_Toc343083925"/>
      <w:bookmarkStart w:id="524" w:name="_Toc343220684"/>
      <w:bookmarkStart w:id="525" w:name="_Toc343232187"/>
      <w:bookmarkStart w:id="526" w:name="_Toc343232600"/>
      <w:bookmarkStart w:id="527" w:name="_Toc343232885"/>
      <w:bookmarkStart w:id="528" w:name="_Toc343415390"/>
      <w:bookmarkStart w:id="529" w:name="_Toc343415686"/>
      <w:bookmarkStart w:id="530" w:name="_Toc343452345"/>
      <w:bookmarkStart w:id="531" w:name="_Toc343461136"/>
      <w:bookmarkEnd w:id="521"/>
      <w:bookmarkEnd w:id="522"/>
      <w:bookmarkEnd w:id="523"/>
      <w:bookmarkEnd w:id="524"/>
      <w:bookmarkEnd w:id="525"/>
      <w:bookmarkEnd w:id="526"/>
      <w:bookmarkEnd w:id="527"/>
      <w:bookmarkEnd w:id="528"/>
      <w:bookmarkEnd w:id="529"/>
      <w:bookmarkEnd w:id="530"/>
      <w:bookmarkEnd w:id="531"/>
    </w:p>
    <w:p w14:paraId="2C6D53AB" w14:textId="77777777" w:rsidR="004B6166" w:rsidRPr="00EC61DB" w:rsidDel="00C31595" w:rsidRDefault="004B6166">
      <w:pPr>
        <w:pStyle w:val="Heading1"/>
        <w:rPr>
          <w:del w:id="532" w:author="The Si Tran" w:date="2012-12-12T07:32:00Z"/>
          <w:rPrChange w:id="533" w:author="The Si Tran" w:date="2012-12-14T07:14:00Z">
            <w:rPr>
              <w:del w:id="534" w:author="The Si Tran" w:date="2012-12-12T07:32:00Z"/>
              <w:noProof/>
              <w:szCs w:val="26"/>
            </w:rPr>
          </w:rPrChange>
        </w:rPr>
        <w:pPrChange w:id="535" w:author="The Si Tran" w:date="2012-12-14T07:14:00Z">
          <w:pPr>
            <w:spacing w:before="0" w:after="200" w:line="276" w:lineRule="auto"/>
            <w:jc w:val="left"/>
          </w:pPr>
        </w:pPrChange>
      </w:pPr>
      <w:bookmarkStart w:id="536" w:name="_Toc343083501"/>
      <w:bookmarkStart w:id="537" w:name="_Toc343083715"/>
      <w:bookmarkStart w:id="538" w:name="_Toc343083926"/>
      <w:bookmarkStart w:id="539" w:name="_Toc343220685"/>
      <w:bookmarkStart w:id="540" w:name="_Toc343232188"/>
      <w:bookmarkStart w:id="541" w:name="_Toc343232601"/>
      <w:bookmarkStart w:id="542" w:name="_Toc343232886"/>
      <w:bookmarkStart w:id="543" w:name="_Toc343415391"/>
      <w:bookmarkStart w:id="544" w:name="_Toc343415687"/>
      <w:bookmarkStart w:id="545" w:name="_Toc343452346"/>
      <w:bookmarkStart w:id="546" w:name="_Toc343461137"/>
      <w:bookmarkEnd w:id="536"/>
      <w:bookmarkEnd w:id="537"/>
      <w:bookmarkEnd w:id="538"/>
      <w:bookmarkEnd w:id="539"/>
      <w:bookmarkEnd w:id="540"/>
      <w:bookmarkEnd w:id="541"/>
      <w:bookmarkEnd w:id="542"/>
      <w:bookmarkEnd w:id="543"/>
      <w:bookmarkEnd w:id="544"/>
      <w:bookmarkEnd w:id="545"/>
      <w:bookmarkEnd w:id="546"/>
    </w:p>
    <w:p w14:paraId="792F8F0D" w14:textId="77777777" w:rsidR="004B6166" w:rsidRPr="00EC61DB" w:rsidDel="00C31595" w:rsidRDefault="004B6166">
      <w:pPr>
        <w:pStyle w:val="Heading1"/>
        <w:rPr>
          <w:del w:id="547" w:author="The Si Tran" w:date="2012-12-12T07:32:00Z"/>
          <w:rPrChange w:id="548" w:author="The Si Tran" w:date="2012-12-14T07:14:00Z">
            <w:rPr>
              <w:del w:id="549" w:author="The Si Tran" w:date="2012-12-12T07:32:00Z"/>
              <w:noProof/>
              <w:szCs w:val="26"/>
            </w:rPr>
          </w:rPrChange>
        </w:rPr>
        <w:pPrChange w:id="550" w:author="The Si Tran" w:date="2012-12-14T07:14:00Z">
          <w:pPr>
            <w:spacing w:before="0" w:after="200" w:line="276" w:lineRule="auto"/>
            <w:jc w:val="left"/>
          </w:pPr>
        </w:pPrChange>
      </w:pPr>
      <w:bookmarkStart w:id="551" w:name="_Toc343083502"/>
      <w:bookmarkStart w:id="552" w:name="_Toc343083716"/>
      <w:bookmarkStart w:id="553" w:name="_Toc343083927"/>
      <w:bookmarkStart w:id="554" w:name="_Toc343220686"/>
      <w:bookmarkStart w:id="555" w:name="_Toc343232189"/>
      <w:bookmarkStart w:id="556" w:name="_Toc343232602"/>
      <w:bookmarkStart w:id="557" w:name="_Toc343232887"/>
      <w:bookmarkStart w:id="558" w:name="_Toc343415392"/>
      <w:bookmarkStart w:id="559" w:name="_Toc343415688"/>
      <w:bookmarkStart w:id="560" w:name="_Toc343452347"/>
      <w:bookmarkStart w:id="561" w:name="_Toc343461138"/>
      <w:bookmarkEnd w:id="551"/>
      <w:bookmarkEnd w:id="552"/>
      <w:bookmarkEnd w:id="553"/>
      <w:bookmarkEnd w:id="554"/>
      <w:bookmarkEnd w:id="555"/>
      <w:bookmarkEnd w:id="556"/>
      <w:bookmarkEnd w:id="557"/>
      <w:bookmarkEnd w:id="558"/>
      <w:bookmarkEnd w:id="559"/>
      <w:bookmarkEnd w:id="560"/>
      <w:bookmarkEnd w:id="561"/>
    </w:p>
    <w:p w14:paraId="308FCDF3" w14:textId="77777777" w:rsidR="004B6166" w:rsidRPr="00EC61DB" w:rsidDel="00C31595" w:rsidRDefault="004B6166">
      <w:pPr>
        <w:pStyle w:val="Heading1"/>
        <w:rPr>
          <w:del w:id="562" w:author="The Si Tran" w:date="2012-12-12T07:32:00Z"/>
          <w:rPrChange w:id="563" w:author="The Si Tran" w:date="2012-12-14T07:14:00Z">
            <w:rPr>
              <w:del w:id="564" w:author="The Si Tran" w:date="2012-12-12T07:32:00Z"/>
              <w:noProof/>
              <w:szCs w:val="26"/>
            </w:rPr>
          </w:rPrChange>
        </w:rPr>
        <w:pPrChange w:id="565" w:author="The Si Tran" w:date="2012-12-14T07:14:00Z">
          <w:pPr>
            <w:spacing w:before="0" w:after="200" w:line="276" w:lineRule="auto"/>
            <w:jc w:val="left"/>
          </w:pPr>
        </w:pPrChange>
      </w:pPr>
      <w:bookmarkStart w:id="566" w:name="_Toc343083503"/>
      <w:bookmarkStart w:id="567" w:name="_Toc343083717"/>
      <w:bookmarkStart w:id="568" w:name="_Toc343083928"/>
      <w:bookmarkStart w:id="569" w:name="_Toc343220687"/>
      <w:bookmarkStart w:id="570" w:name="_Toc343232190"/>
      <w:bookmarkStart w:id="571" w:name="_Toc343232603"/>
      <w:bookmarkStart w:id="572" w:name="_Toc343232888"/>
      <w:bookmarkStart w:id="573" w:name="_Toc343415393"/>
      <w:bookmarkStart w:id="574" w:name="_Toc343415689"/>
      <w:bookmarkStart w:id="575" w:name="_Toc343452348"/>
      <w:bookmarkStart w:id="576" w:name="_Toc343461139"/>
      <w:bookmarkEnd w:id="566"/>
      <w:bookmarkEnd w:id="567"/>
      <w:bookmarkEnd w:id="568"/>
      <w:bookmarkEnd w:id="569"/>
      <w:bookmarkEnd w:id="570"/>
      <w:bookmarkEnd w:id="571"/>
      <w:bookmarkEnd w:id="572"/>
      <w:bookmarkEnd w:id="573"/>
      <w:bookmarkEnd w:id="574"/>
      <w:bookmarkEnd w:id="575"/>
      <w:bookmarkEnd w:id="576"/>
    </w:p>
    <w:p w14:paraId="17DCB03B" w14:textId="77777777" w:rsidR="004B6166" w:rsidRPr="00EC61DB" w:rsidDel="00C31595" w:rsidRDefault="004B6166">
      <w:pPr>
        <w:pStyle w:val="Heading1"/>
        <w:rPr>
          <w:del w:id="577" w:author="The Si Tran" w:date="2012-12-12T07:32:00Z"/>
          <w:rPrChange w:id="578" w:author="The Si Tran" w:date="2012-12-14T07:14:00Z">
            <w:rPr>
              <w:del w:id="579" w:author="The Si Tran" w:date="2012-12-12T07:32:00Z"/>
              <w:noProof/>
              <w:szCs w:val="26"/>
            </w:rPr>
          </w:rPrChange>
        </w:rPr>
        <w:pPrChange w:id="580" w:author="The Si Tran" w:date="2012-12-14T07:14:00Z">
          <w:pPr>
            <w:spacing w:before="0" w:after="200" w:line="276" w:lineRule="auto"/>
            <w:jc w:val="left"/>
          </w:pPr>
        </w:pPrChange>
      </w:pPr>
      <w:bookmarkStart w:id="581" w:name="_Toc343083504"/>
      <w:bookmarkStart w:id="582" w:name="_Toc343083718"/>
      <w:bookmarkStart w:id="583" w:name="_Toc343083929"/>
      <w:bookmarkStart w:id="584" w:name="_Toc343220688"/>
      <w:bookmarkStart w:id="585" w:name="_Toc343232191"/>
      <w:bookmarkStart w:id="586" w:name="_Toc343232604"/>
      <w:bookmarkStart w:id="587" w:name="_Toc343232889"/>
      <w:bookmarkStart w:id="588" w:name="_Toc343415394"/>
      <w:bookmarkStart w:id="589" w:name="_Toc343415690"/>
      <w:bookmarkStart w:id="590" w:name="_Toc343452349"/>
      <w:bookmarkStart w:id="591" w:name="_Toc343461140"/>
      <w:bookmarkEnd w:id="581"/>
      <w:bookmarkEnd w:id="582"/>
      <w:bookmarkEnd w:id="583"/>
      <w:bookmarkEnd w:id="584"/>
      <w:bookmarkEnd w:id="585"/>
      <w:bookmarkEnd w:id="586"/>
      <w:bookmarkEnd w:id="587"/>
      <w:bookmarkEnd w:id="588"/>
      <w:bookmarkEnd w:id="589"/>
      <w:bookmarkEnd w:id="590"/>
      <w:bookmarkEnd w:id="591"/>
    </w:p>
    <w:p w14:paraId="08618FD1" w14:textId="77777777" w:rsidR="004B6166" w:rsidRPr="00EC61DB" w:rsidDel="00C31595" w:rsidRDefault="004B6166">
      <w:pPr>
        <w:pStyle w:val="Heading1"/>
        <w:rPr>
          <w:del w:id="592" w:author="The Si Tran" w:date="2012-12-12T07:32:00Z"/>
          <w:rPrChange w:id="593" w:author="The Si Tran" w:date="2012-12-14T07:14:00Z">
            <w:rPr>
              <w:del w:id="594" w:author="The Si Tran" w:date="2012-12-12T07:32:00Z"/>
              <w:noProof/>
              <w:szCs w:val="26"/>
            </w:rPr>
          </w:rPrChange>
        </w:rPr>
        <w:pPrChange w:id="595" w:author="The Si Tran" w:date="2012-12-14T07:14:00Z">
          <w:pPr>
            <w:spacing w:before="0" w:after="200" w:line="276" w:lineRule="auto"/>
            <w:jc w:val="left"/>
          </w:pPr>
        </w:pPrChange>
      </w:pPr>
      <w:bookmarkStart w:id="596" w:name="_Toc343083505"/>
      <w:bookmarkStart w:id="597" w:name="_Toc343083719"/>
      <w:bookmarkStart w:id="598" w:name="_Toc343083930"/>
      <w:bookmarkStart w:id="599" w:name="_Toc343220689"/>
      <w:bookmarkStart w:id="600" w:name="_Toc343232192"/>
      <w:bookmarkStart w:id="601" w:name="_Toc343232605"/>
      <w:bookmarkStart w:id="602" w:name="_Toc343232890"/>
      <w:bookmarkStart w:id="603" w:name="_Toc343415395"/>
      <w:bookmarkStart w:id="604" w:name="_Toc343415691"/>
      <w:bookmarkStart w:id="605" w:name="_Toc343452350"/>
      <w:bookmarkStart w:id="606" w:name="_Toc343461141"/>
      <w:bookmarkEnd w:id="596"/>
      <w:bookmarkEnd w:id="597"/>
      <w:bookmarkEnd w:id="598"/>
      <w:bookmarkEnd w:id="599"/>
      <w:bookmarkEnd w:id="600"/>
      <w:bookmarkEnd w:id="601"/>
      <w:bookmarkEnd w:id="602"/>
      <w:bookmarkEnd w:id="603"/>
      <w:bookmarkEnd w:id="604"/>
      <w:bookmarkEnd w:id="605"/>
      <w:bookmarkEnd w:id="606"/>
    </w:p>
    <w:p w14:paraId="21D70A3D" w14:textId="77777777" w:rsidR="004B6166" w:rsidRPr="00EC61DB" w:rsidDel="00C31595" w:rsidRDefault="004B6166">
      <w:pPr>
        <w:pStyle w:val="Heading1"/>
        <w:rPr>
          <w:del w:id="607" w:author="The Si Tran" w:date="2012-12-12T07:32:00Z"/>
          <w:rPrChange w:id="608" w:author="The Si Tran" w:date="2012-12-14T07:14:00Z">
            <w:rPr>
              <w:del w:id="609" w:author="The Si Tran" w:date="2012-12-12T07:32:00Z"/>
              <w:noProof/>
              <w:szCs w:val="26"/>
            </w:rPr>
          </w:rPrChange>
        </w:rPr>
        <w:pPrChange w:id="610" w:author="The Si Tran" w:date="2012-12-14T07:14:00Z">
          <w:pPr>
            <w:spacing w:before="0" w:after="200" w:line="276" w:lineRule="auto"/>
            <w:jc w:val="left"/>
          </w:pPr>
        </w:pPrChange>
      </w:pPr>
      <w:bookmarkStart w:id="611" w:name="_Toc343083506"/>
      <w:bookmarkStart w:id="612" w:name="_Toc343083720"/>
      <w:bookmarkStart w:id="613" w:name="_Toc343083931"/>
      <w:bookmarkStart w:id="614" w:name="_Toc343220690"/>
      <w:bookmarkStart w:id="615" w:name="_Toc343232193"/>
      <w:bookmarkStart w:id="616" w:name="_Toc343232606"/>
      <w:bookmarkStart w:id="617" w:name="_Toc343232891"/>
      <w:bookmarkStart w:id="618" w:name="_Toc343415396"/>
      <w:bookmarkStart w:id="619" w:name="_Toc343415692"/>
      <w:bookmarkStart w:id="620" w:name="_Toc343452351"/>
      <w:bookmarkStart w:id="621" w:name="_Toc343461142"/>
      <w:bookmarkEnd w:id="611"/>
      <w:bookmarkEnd w:id="612"/>
      <w:bookmarkEnd w:id="613"/>
      <w:bookmarkEnd w:id="614"/>
      <w:bookmarkEnd w:id="615"/>
      <w:bookmarkEnd w:id="616"/>
      <w:bookmarkEnd w:id="617"/>
      <w:bookmarkEnd w:id="618"/>
      <w:bookmarkEnd w:id="619"/>
      <w:bookmarkEnd w:id="620"/>
      <w:bookmarkEnd w:id="621"/>
    </w:p>
    <w:p w14:paraId="51B07A4F" w14:textId="77777777" w:rsidR="004B6166" w:rsidRPr="00EC61DB" w:rsidDel="00C31595" w:rsidRDefault="004B6166">
      <w:pPr>
        <w:pStyle w:val="Heading1"/>
        <w:rPr>
          <w:del w:id="622" w:author="The Si Tran" w:date="2012-12-12T07:32:00Z"/>
          <w:rPrChange w:id="623" w:author="The Si Tran" w:date="2012-12-14T07:14:00Z">
            <w:rPr>
              <w:del w:id="624" w:author="The Si Tran" w:date="2012-12-12T07:32:00Z"/>
              <w:noProof/>
              <w:szCs w:val="26"/>
            </w:rPr>
          </w:rPrChange>
        </w:rPr>
        <w:pPrChange w:id="625" w:author="The Si Tran" w:date="2012-12-14T07:14:00Z">
          <w:pPr>
            <w:spacing w:before="0" w:after="200" w:line="276" w:lineRule="auto"/>
            <w:jc w:val="left"/>
          </w:pPr>
        </w:pPrChange>
      </w:pPr>
      <w:bookmarkStart w:id="626" w:name="_Toc343083507"/>
      <w:bookmarkStart w:id="627" w:name="_Toc343083721"/>
      <w:bookmarkStart w:id="628" w:name="_Toc343083932"/>
      <w:bookmarkStart w:id="629" w:name="_Toc343220691"/>
      <w:bookmarkStart w:id="630" w:name="_Toc343232194"/>
      <w:bookmarkStart w:id="631" w:name="_Toc343232607"/>
      <w:bookmarkStart w:id="632" w:name="_Toc343232892"/>
      <w:bookmarkStart w:id="633" w:name="_Toc343415397"/>
      <w:bookmarkStart w:id="634" w:name="_Toc343415693"/>
      <w:bookmarkStart w:id="635" w:name="_Toc343452352"/>
      <w:bookmarkStart w:id="636" w:name="_Toc343461143"/>
      <w:bookmarkEnd w:id="626"/>
      <w:bookmarkEnd w:id="627"/>
      <w:bookmarkEnd w:id="628"/>
      <w:bookmarkEnd w:id="629"/>
      <w:bookmarkEnd w:id="630"/>
      <w:bookmarkEnd w:id="631"/>
      <w:bookmarkEnd w:id="632"/>
      <w:bookmarkEnd w:id="633"/>
      <w:bookmarkEnd w:id="634"/>
      <w:bookmarkEnd w:id="635"/>
      <w:bookmarkEnd w:id="636"/>
    </w:p>
    <w:p w14:paraId="7A5112B8" w14:textId="77777777" w:rsidR="004B6166" w:rsidRPr="00EC61DB" w:rsidDel="00C31595" w:rsidRDefault="004B6166">
      <w:pPr>
        <w:pStyle w:val="Heading1"/>
        <w:rPr>
          <w:del w:id="637" w:author="The Si Tran" w:date="2012-12-12T07:32:00Z"/>
          <w:rPrChange w:id="638" w:author="The Si Tran" w:date="2012-12-14T07:14:00Z">
            <w:rPr>
              <w:del w:id="639" w:author="The Si Tran" w:date="2012-12-12T07:32:00Z"/>
              <w:noProof/>
              <w:szCs w:val="26"/>
            </w:rPr>
          </w:rPrChange>
        </w:rPr>
        <w:pPrChange w:id="640" w:author="The Si Tran" w:date="2012-12-14T07:14:00Z">
          <w:pPr>
            <w:spacing w:before="0" w:after="200" w:line="276" w:lineRule="auto"/>
            <w:jc w:val="left"/>
          </w:pPr>
        </w:pPrChange>
      </w:pPr>
      <w:bookmarkStart w:id="641" w:name="_Toc343083508"/>
      <w:bookmarkStart w:id="642" w:name="_Toc343083722"/>
      <w:bookmarkStart w:id="643" w:name="_Toc343083933"/>
      <w:bookmarkStart w:id="644" w:name="_Toc343220692"/>
      <w:bookmarkStart w:id="645" w:name="_Toc343232195"/>
      <w:bookmarkStart w:id="646" w:name="_Toc343232608"/>
      <w:bookmarkStart w:id="647" w:name="_Toc343232893"/>
      <w:bookmarkStart w:id="648" w:name="_Toc343415398"/>
      <w:bookmarkStart w:id="649" w:name="_Toc343415694"/>
      <w:bookmarkStart w:id="650" w:name="_Toc343452353"/>
      <w:bookmarkStart w:id="651" w:name="_Toc343461144"/>
      <w:bookmarkEnd w:id="641"/>
      <w:bookmarkEnd w:id="642"/>
      <w:bookmarkEnd w:id="643"/>
      <w:bookmarkEnd w:id="644"/>
      <w:bookmarkEnd w:id="645"/>
      <w:bookmarkEnd w:id="646"/>
      <w:bookmarkEnd w:id="647"/>
      <w:bookmarkEnd w:id="648"/>
      <w:bookmarkEnd w:id="649"/>
      <w:bookmarkEnd w:id="650"/>
      <w:bookmarkEnd w:id="651"/>
    </w:p>
    <w:p w14:paraId="13481DE0" w14:textId="77777777" w:rsidR="004B6166" w:rsidRPr="00EC61DB" w:rsidDel="00C31595" w:rsidRDefault="004B6166">
      <w:pPr>
        <w:pStyle w:val="Heading1"/>
        <w:rPr>
          <w:del w:id="652" w:author="The Si Tran" w:date="2012-12-12T07:32:00Z"/>
          <w:rPrChange w:id="653" w:author="The Si Tran" w:date="2012-12-14T07:14:00Z">
            <w:rPr>
              <w:del w:id="654" w:author="The Si Tran" w:date="2012-12-12T07:32:00Z"/>
              <w:noProof/>
              <w:szCs w:val="26"/>
            </w:rPr>
          </w:rPrChange>
        </w:rPr>
        <w:pPrChange w:id="655" w:author="The Si Tran" w:date="2012-12-14T07:14:00Z">
          <w:pPr>
            <w:spacing w:before="0" w:after="200" w:line="276" w:lineRule="auto"/>
            <w:jc w:val="left"/>
          </w:pPr>
        </w:pPrChange>
      </w:pPr>
      <w:bookmarkStart w:id="656" w:name="_Toc343083509"/>
      <w:bookmarkStart w:id="657" w:name="_Toc343083723"/>
      <w:bookmarkStart w:id="658" w:name="_Toc343083934"/>
      <w:bookmarkStart w:id="659" w:name="_Toc343220693"/>
      <w:bookmarkStart w:id="660" w:name="_Toc343232196"/>
      <w:bookmarkStart w:id="661" w:name="_Toc343232609"/>
      <w:bookmarkStart w:id="662" w:name="_Toc343232894"/>
      <w:bookmarkStart w:id="663" w:name="_Toc343415399"/>
      <w:bookmarkStart w:id="664" w:name="_Toc343415695"/>
      <w:bookmarkStart w:id="665" w:name="_Toc343452354"/>
      <w:bookmarkStart w:id="666" w:name="_Toc343461145"/>
      <w:bookmarkEnd w:id="656"/>
      <w:bookmarkEnd w:id="657"/>
      <w:bookmarkEnd w:id="658"/>
      <w:bookmarkEnd w:id="659"/>
      <w:bookmarkEnd w:id="660"/>
      <w:bookmarkEnd w:id="661"/>
      <w:bookmarkEnd w:id="662"/>
      <w:bookmarkEnd w:id="663"/>
      <w:bookmarkEnd w:id="664"/>
      <w:bookmarkEnd w:id="665"/>
      <w:bookmarkEnd w:id="666"/>
    </w:p>
    <w:p w14:paraId="50AEC5C2" w14:textId="77777777" w:rsidR="004B6166" w:rsidRPr="00EC61DB" w:rsidDel="00C31595" w:rsidRDefault="004B6166">
      <w:pPr>
        <w:pStyle w:val="Heading1"/>
        <w:rPr>
          <w:del w:id="667" w:author="The Si Tran" w:date="2012-12-12T07:32:00Z"/>
          <w:rPrChange w:id="668" w:author="The Si Tran" w:date="2012-12-14T07:14:00Z">
            <w:rPr>
              <w:del w:id="669" w:author="The Si Tran" w:date="2012-12-12T07:32:00Z"/>
              <w:noProof/>
              <w:szCs w:val="26"/>
            </w:rPr>
          </w:rPrChange>
        </w:rPr>
        <w:pPrChange w:id="670" w:author="The Si Tran" w:date="2012-12-14T07:14:00Z">
          <w:pPr>
            <w:spacing w:before="0" w:after="200" w:line="276" w:lineRule="auto"/>
            <w:jc w:val="left"/>
          </w:pPr>
        </w:pPrChange>
      </w:pPr>
      <w:bookmarkStart w:id="671" w:name="_Toc343083510"/>
      <w:bookmarkStart w:id="672" w:name="_Toc343083724"/>
      <w:bookmarkStart w:id="673" w:name="_Toc343083935"/>
      <w:bookmarkStart w:id="674" w:name="_Toc343220694"/>
      <w:bookmarkStart w:id="675" w:name="_Toc343232197"/>
      <w:bookmarkStart w:id="676" w:name="_Toc343232610"/>
      <w:bookmarkStart w:id="677" w:name="_Toc343232895"/>
      <w:bookmarkStart w:id="678" w:name="_Toc343415400"/>
      <w:bookmarkStart w:id="679" w:name="_Toc343415696"/>
      <w:bookmarkStart w:id="680" w:name="_Toc343452355"/>
      <w:bookmarkStart w:id="681" w:name="_Toc343461146"/>
      <w:bookmarkEnd w:id="671"/>
      <w:bookmarkEnd w:id="672"/>
      <w:bookmarkEnd w:id="673"/>
      <w:bookmarkEnd w:id="674"/>
      <w:bookmarkEnd w:id="675"/>
      <w:bookmarkEnd w:id="676"/>
      <w:bookmarkEnd w:id="677"/>
      <w:bookmarkEnd w:id="678"/>
      <w:bookmarkEnd w:id="679"/>
      <w:bookmarkEnd w:id="680"/>
      <w:bookmarkEnd w:id="681"/>
    </w:p>
    <w:p w14:paraId="5BE583D5" w14:textId="77777777" w:rsidR="004B6166" w:rsidRPr="00EC61DB" w:rsidDel="00C31595" w:rsidRDefault="004B6166">
      <w:pPr>
        <w:pStyle w:val="Heading1"/>
        <w:rPr>
          <w:del w:id="682" w:author="The Si Tran" w:date="2012-12-12T07:32:00Z"/>
          <w:rPrChange w:id="683" w:author="The Si Tran" w:date="2012-12-14T07:14:00Z">
            <w:rPr>
              <w:del w:id="684" w:author="The Si Tran" w:date="2012-12-12T07:32:00Z"/>
              <w:noProof/>
              <w:szCs w:val="26"/>
            </w:rPr>
          </w:rPrChange>
        </w:rPr>
        <w:pPrChange w:id="685" w:author="The Si Tran" w:date="2012-12-14T07:14:00Z">
          <w:pPr>
            <w:spacing w:before="0" w:after="200" w:line="276" w:lineRule="auto"/>
            <w:jc w:val="left"/>
          </w:pPr>
        </w:pPrChange>
      </w:pPr>
      <w:bookmarkStart w:id="686" w:name="_Toc343083511"/>
      <w:bookmarkStart w:id="687" w:name="_Toc343083725"/>
      <w:bookmarkStart w:id="688" w:name="_Toc343083936"/>
      <w:bookmarkStart w:id="689" w:name="_Toc343220695"/>
      <w:bookmarkStart w:id="690" w:name="_Toc343232198"/>
      <w:bookmarkStart w:id="691" w:name="_Toc343232611"/>
      <w:bookmarkStart w:id="692" w:name="_Toc343232896"/>
      <w:bookmarkStart w:id="693" w:name="_Toc343415401"/>
      <w:bookmarkStart w:id="694" w:name="_Toc343415697"/>
      <w:bookmarkStart w:id="695" w:name="_Toc343452356"/>
      <w:bookmarkStart w:id="696" w:name="_Toc343461147"/>
      <w:bookmarkEnd w:id="686"/>
      <w:bookmarkEnd w:id="687"/>
      <w:bookmarkEnd w:id="688"/>
      <w:bookmarkEnd w:id="689"/>
      <w:bookmarkEnd w:id="690"/>
      <w:bookmarkEnd w:id="691"/>
      <w:bookmarkEnd w:id="692"/>
      <w:bookmarkEnd w:id="693"/>
      <w:bookmarkEnd w:id="694"/>
      <w:bookmarkEnd w:id="695"/>
      <w:bookmarkEnd w:id="696"/>
    </w:p>
    <w:p w14:paraId="0EFF72D9" w14:textId="77777777" w:rsidR="004B6166" w:rsidRPr="00EC61DB" w:rsidDel="00C31595" w:rsidRDefault="004B6166">
      <w:pPr>
        <w:pStyle w:val="Heading1"/>
        <w:rPr>
          <w:del w:id="697" w:author="The Si Tran" w:date="2012-12-12T07:32:00Z"/>
          <w:rPrChange w:id="698" w:author="The Si Tran" w:date="2012-12-14T07:14:00Z">
            <w:rPr>
              <w:del w:id="699" w:author="The Si Tran" w:date="2012-12-12T07:32:00Z"/>
              <w:noProof/>
              <w:szCs w:val="26"/>
            </w:rPr>
          </w:rPrChange>
        </w:rPr>
        <w:pPrChange w:id="700" w:author="The Si Tran" w:date="2012-12-14T07:14:00Z">
          <w:pPr>
            <w:spacing w:before="0" w:after="200" w:line="276" w:lineRule="auto"/>
            <w:jc w:val="left"/>
          </w:pPr>
        </w:pPrChange>
      </w:pPr>
      <w:bookmarkStart w:id="701" w:name="_Toc343083512"/>
      <w:bookmarkStart w:id="702" w:name="_Toc343083726"/>
      <w:bookmarkStart w:id="703" w:name="_Toc343083937"/>
      <w:bookmarkStart w:id="704" w:name="_Toc343220696"/>
      <w:bookmarkStart w:id="705" w:name="_Toc343232199"/>
      <w:bookmarkStart w:id="706" w:name="_Toc343232612"/>
      <w:bookmarkStart w:id="707" w:name="_Toc343232897"/>
      <w:bookmarkStart w:id="708" w:name="_Toc343415402"/>
      <w:bookmarkStart w:id="709" w:name="_Toc343415698"/>
      <w:bookmarkStart w:id="710" w:name="_Toc343452357"/>
      <w:bookmarkStart w:id="711" w:name="_Toc343461148"/>
      <w:bookmarkEnd w:id="701"/>
      <w:bookmarkEnd w:id="702"/>
      <w:bookmarkEnd w:id="703"/>
      <w:bookmarkEnd w:id="704"/>
      <w:bookmarkEnd w:id="705"/>
      <w:bookmarkEnd w:id="706"/>
      <w:bookmarkEnd w:id="707"/>
      <w:bookmarkEnd w:id="708"/>
      <w:bookmarkEnd w:id="709"/>
      <w:bookmarkEnd w:id="710"/>
      <w:bookmarkEnd w:id="711"/>
    </w:p>
    <w:p w14:paraId="78E5BAF5" w14:textId="77777777" w:rsidR="004B6166" w:rsidRPr="00EC61DB" w:rsidDel="00C31595" w:rsidRDefault="004B6166">
      <w:pPr>
        <w:pStyle w:val="Heading1"/>
        <w:rPr>
          <w:del w:id="712" w:author="The Si Tran" w:date="2012-12-12T07:32:00Z"/>
          <w:rPrChange w:id="713" w:author="The Si Tran" w:date="2012-12-14T07:14:00Z">
            <w:rPr>
              <w:del w:id="714" w:author="The Si Tran" w:date="2012-12-12T07:32:00Z"/>
              <w:noProof/>
              <w:szCs w:val="26"/>
            </w:rPr>
          </w:rPrChange>
        </w:rPr>
        <w:pPrChange w:id="715" w:author="The Si Tran" w:date="2012-12-14T07:14:00Z">
          <w:pPr>
            <w:spacing w:before="0" w:after="200" w:line="276" w:lineRule="auto"/>
            <w:jc w:val="left"/>
          </w:pPr>
        </w:pPrChange>
      </w:pPr>
      <w:bookmarkStart w:id="716" w:name="_Toc343083513"/>
      <w:bookmarkStart w:id="717" w:name="_Toc343083727"/>
      <w:bookmarkStart w:id="718" w:name="_Toc343083938"/>
      <w:bookmarkStart w:id="719" w:name="_Toc343220697"/>
      <w:bookmarkStart w:id="720" w:name="_Toc343232200"/>
      <w:bookmarkStart w:id="721" w:name="_Toc343232613"/>
      <w:bookmarkStart w:id="722" w:name="_Toc343232898"/>
      <w:bookmarkStart w:id="723" w:name="_Toc343415403"/>
      <w:bookmarkStart w:id="724" w:name="_Toc343415699"/>
      <w:bookmarkStart w:id="725" w:name="_Toc343452358"/>
      <w:bookmarkStart w:id="726" w:name="_Toc343461149"/>
      <w:bookmarkEnd w:id="716"/>
      <w:bookmarkEnd w:id="717"/>
      <w:bookmarkEnd w:id="718"/>
      <w:bookmarkEnd w:id="719"/>
      <w:bookmarkEnd w:id="720"/>
      <w:bookmarkEnd w:id="721"/>
      <w:bookmarkEnd w:id="722"/>
      <w:bookmarkEnd w:id="723"/>
      <w:bookmarkEnd w:id="724"/>
      <w:bookmarkEnd w:id="725"/>
      <w:bookmarkEnd w:id="726"/>
    </w:p>
    <w:p w14:paraId="204237D3" w14:textId="77777777" w:rsidR="004B6166" w:rsidRPr="00EC61DB" w:rsidDel="00C31595" w:rsidRDefault="004B6166">
      <w:pPr>
        <w:pStyle w:val="Heading1"/>
        <w:rPr>
          <w:del w:id="727" w:author="The Si Tran" w:date="2012-12-12T07:32:00Z"/>
          <w:rPrChange w:id="728" w:author="The Si Tran" w:date="2012-12-14T07:14:00Z">
            <w:rPr>
              <w:del w:id="729" w:author="The Si Tran" w:date="2012-12-12T07:32:00Z"/>
              <w:noProof/>
              <w:szCs w:val="26"/>
            </w:rPr>
          </w:rPrChange>
        </w:rPr>
        <w:pPrChange w:id="730" w:author="The Si Tran" w:date="2012-12-14T07:14:00Z">
          <w:pPr>
            <w:spacing w:before="0" w:after="200" w:line="276" w:lineRule="auto"/>
            <w:jc w:val="left"/>
          </w:pPr>
        </w:pPrChange>
      </w:pPr>
      <w:bookmarkStart w:id="731" w:name="_Toc343083514"/>
      <w:bookmarkStart w:id="732" w:name="_Toc343083728"/>
      <w:bookmarkStart w:id="733" w:name="_Toc343083939"/>
      <w:bookmarkStart w:id="734" w:name="_Toc343220698"/>
      <w:bookmarkStart w:id="735" w:name="_Toc343232201"/>
      <w:bookmarkStart w:id="736" w:name="_Toc343232614"/>
      <w:bookmarkStart w:id="737" w:name="_Toc343232899"/>
      <w:bookmarkStart w:id="738" w:name="_Toc343415404"/>
      <w:bookmarkStart w:id="739" w:name="_Toc343415700"/>
      <w:bookmarkStart w:id="740" w:name="_Toc343452359"/>
      <w:bookmarkStart w:id="741" w:name="_Toc343461150"/>
      <w:bookmarkEnd w:id="731"/>
      <w:bookmarkEnd w:id="732"/>
      <w:bookmarkEnd w:id="733"/>
      <w:bookmarkEnd w:id="734"/>
      <w:bookmarkEnd w:id="735"/>
      <w:bookmarkEnd w:id="736"/>
      <w:bookmarkEnd w:id="737"/>
      <w:bookmarkEnd w:id="738"/>
      <w:bookmarkEnd w:id="739"/>
      <w:bookmarkEnd w:id="740"/>
      <w:bookmarkEnd w:id="741"/>
    </w:p>
    <w:p w14:paraId="27646602" w14:textId="577287E3" w:rsidR="004D65BA" w:rsidRPr="00EC61DB" w:rsidDel="009462B6" w:rsidRDefault="004D65BA">
      <w:pPr>
        <w:pStyle w:val="Heading1"/>
        <w:rPr>
          <w:del w:id="742" w:author="The Si Tran" w:date="2012-12-14T03:56:00Z"/>
        </w:rPr>
        <w:pPrChange w:id="743" w:author="The Si Tran" w:date="2012-12-14T07:14:00Z">
          <w:pPr>
            <w:pStyle w:val="Heading1"/>
            <w:ind w:firstLine="180"/>
            <w:jc w:val="left"/>
          </w:pPr>
        </w:pPrChange>
      </w:pPr>
      <w:bookmarkStart w:id="744" w:name="_Toc327348165"/>
      <w:del w:id="745" w:author="The Si Tran" w:date="2012-12-14T07:14:00Z">
        <w:r w:rsidRPr="00EC61DB" w:rsidDel="00EC61DB">
          <w:rPr>
            <w:b w:val="0"/>
            <w:bCs w:val="0"/>
          </w:rPr>
          <w:delText>GIỚI THIỆU</w:delText>
        </w:r>
      </w:del>
      <w:bookmarkStart w:id="746" w:name="_Toc343232900"/>
      <w:bookmarkStart w:id="747" w:name="_Toc343415405"/>
      <w:bookmarkStart w:id="748" w:name="_Toc343415701"/>
      <w:bookmarkStart w:id="749" w:name="_Toc343452360"/>
      <w:bookmarkStart w:id="750" w:name="_Toc343461151"/>
      <w:bookmarkEnd w:id="744"/>
      <w:bookmarkEnd w:id="746"/>
      <w:bookmarkEnd w:id="747"/>
      <w:bookmarkEnd w:id="748"/>
      <w:bookmarkEnd w:id="749"/>
      <w:bookmarkEnd w:id="750"/>
    </w:p>
    <w:p w14:paraId="0476CC7D" w14:textId="4CE2BC56" w:rsidR="004D65BA" w:rsidRPr="001D3484" w:rsidRDefault="00E94A26" w:rsidP="001D3484">
      <w:pPr>
        <w:pStyle w:val="Heading1"/>
        <w:rPr>
          <w:szCs w:val="26"/>
          <w:rPrChange w:id="751" w:author="The Si Tran" w:date="2012-12-05T23:02:00Z">
            <w:rPr>
              <w:i/>
            </w:rPr>
          </w:rPrChange>
        </w:rPr>
      </w:pPr>
      <w:ins w:id="752" w:author="superchickend" w:date="2012-12-16T14:55:00Z">
        <w:r>
          <w:rPr>
            <w:szCs w:val="26"/>
          </w:rPr>
          <w:t xml:space="preserve">   </w:t>
        </w:r>
      </w:ins>
      <w:ins w:id="753" w:author="superchickend" w:date="2012-12-16T14:57:00Z">
        <w:r w:rsidR="00AB74F2">
          <w:rPr>
            <w:szCs w:val="26"/>
          </w:rPr>
          <w:t xml:space="preserve"> </w:t>
        </w:r>
      </w:ins>
      <w:ins w:id="754" w:author="The Si Tran" w:date="2012-12-14T07:15:00Z">
        <w:del w:id="755" w:author="superchickend" w:date="2012-12-16T14:55:00Z">
          <w:r w:rsidR="008002A4" w:rsidDel="00E94A26">
            <w:rPr>
              <w:szCs w:val="26"/>
            </w:rPr>
            <w:delText xml:space="preserve">: </w:delText>
          </w:r>
        </w:del>
        <w:bookmarkStart w:id="756" w:name="_Toc343461152"/>
        <w:r w:rsidR="008002A4">
          <w:rPr>
            <w:szCs w:val="26"/>
          </w:rPr>
          <w:t>GIỚI THIỆU</w:t>
        </w:r>
      </w:ins>
      <w:bookmarkStart w:id="757" w:name="_Toc327348166"/>
      <w:bookmarkEnd w:id="756"/>
      <w:del w:id="758" w:author="The Si Tran" w:date="2012-12-12T14:06:00Z">
        <w:r w:rsidR="004D65BA" w:rsidRPr="001D3484" w:rsidDel="00355596">
          <w:rPr>
            <w:iCs/>
            <w:kern w:val="0"/>
            <w:sz w:val="26"/>
            <w:szCs w:val="26"/>
            <w:rPrChange w:id="759" w:author="The Si Tran" w:date="2012-12-05T23:02:00Z">
              <w:rPr>
                <w:rFonts w:cs="Times New Roman"/>
                <w:b w:val="0"/>
                <w:bCs w:val="0"/>
                <w:iCs/>
              </w:rPr>
            </w:rPrChange>
          </w:rPr>
          <w:delText>ẶT VẤN</w:delText>
        </w:r>
      </w:del>
      <w:del w:id="760" w:author="The Si Tran" w:date="2012-12-12T14:05:00Z">
        <w:r w:rsidR="004D65BA" w:rsidRPr="001D3484" w:rsidDel="00355596">
          <w:rPr>
            <w:iCs/>
            <w:kern w:val="0"/>
            <w:sz w:val="26"/>
            <w:szCs w:val="26"/>
            <w:rPrChange w:id="761" w:author="The Si Tran" w:date="2012-12-05T23:02:00Z">
              <w:rPr>
                <w:rFonts w:cs="Times New Roman"/>
                <w:b w:val="0"/>
                <w:bCs w:val="0"/>
                <w:iCs/>
              </w:rPr>
            </w:rPrChange>
          </w:rPr>
          <w:delText xml:space="preserve"> ĐỀ</w:delText>
        </w:r>
      </w:del>
      <w:bookmarkEnd w:id="757"/>
    </w:p>
    <w:p w14:paraId="5C8F8890" w14:textId="77777777" w:rsidR="004D65BA" w:rsidRPr="0049233F" w:rsidRDefault="004D65BA">
      <w:pPr>
        <w:pPrChange w:id="762"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63"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EC61DB">
        <w:rPr>
          <w:rPrChange w:id="764" w:author="The Si Tran" w:date="2012-12-14T07:11:00Z">
            <w:rPr>
              <w:szCs w:val="26"/>
            </w:rPr>
          </w:rPrChange>
        </w:rPr>
        <w:t>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65" w:author="The Si Tran" w:date="2012-12-14T03:57:00Z"/>
        </w:rPr>
        <w:pPrChange w:id="766"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67" w:author="superchickend" w:date="2012-12-16T15:01:00Z">
        <w:r w:rsidR="00AC05B5">
          <w:t xml:space="preserve"> </w:t>
        </w:r>
      </w:ins>
      <w:del w:id="768"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69" w:author="The Si Tran" w:date="2012-12-16T20:25:00Z">
        <w:r w:rsidR="008E24BE">
          <w:t>nơron</w:t>
        </w:r>
        <w:r w:rsidR="008E24BE" w:rsidRPr="0049233F">
          <w:t xml:space="preserve"> </w:t>
        </w:r>
      </w:ins>
      <w:del w:id="770"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71" w:author="The Si Tran" w:date="2012-12-16T20:24:00Z">
        <w:r w:rsidRPr="0049233F" w:rsidDel="008E24BE">
          <w:delText xml:space="preserve">neuron </w:delText>
        </w:r>
      </w:del>
      <w:ins w:id="772"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73" w:author="The Si Tran" w:date="2012-12-14T07:12:00Z">
          <w:pPr>
            <w:ind w:firstLine="720"/>
          </w:pPr>
        </w:pPrChange>
      </w:pPr>
    </w:p>
    <w:p w14:paraId="3ACBF295" w14:textId="77777777" w:rsidR="004D65BA" w:rsidRPr="0049233F" w:rsidRDefault="004D65BA" w:rsidP="004D65BA">
      <w:pPr>
        <w:pStyle w:val="Heading2"/>
        <w:rPr>
          <w:sz w:val="26"/>
          <w:szCs w:val="26"/>
          <w:rPrChange w:id="774" w:author="The Si Tran" w:date="2012-12-05T23:02:00Z">
            <w:rPr/>
          </w:rPrChange>
        </w:rPr>
      </w:pPr>
      <w:bookmarkStart w:id="775" w:name="_Toc327348167"/>
      <w:del w:id="776" w:author="The Si Tran" w:date="2012-12-12T14:06:00Z">
        <w:r w:rsidRPr="0049233F" w:rsidDel="00355596">
          <w:rPr>
            <w:sz w:val="26"/>
            <w:szCs w:val="26"/>
            <w:rPrChange w:id="777" w:author="The Si Tran" w:date="2012-12-05T23:02:00Z">
              <w:rPr>
                <w:rFonts w:cs="Times New Roman"/>
                <w:b w:val="0"/>
                <w:bCs w:val="0"/>
                <w:iCs w:val="0"/>
                <w:kern w:val="32"/>
                <w:sz w:val="32"/>
                <w:szCs w:val="32"/>
              </w:rPr>
            </w:rPrChange>
          </w:rPr>
          <w:delText>MỤC TIÊU CỦA ĐỀ TÀI</w:delText>
        </w:r>
      </w:del>
      <w:bookmarkStart w:id="778" w:name="_Toc343461153"/>
      <w:bookmarkEnd w:id="775"/>
      <w:ins w:id="779" w:author="The Si Tran" w:date="2012-12-12T14:06:00Z">
        <w:r w:rsidR="00355596">
          <w:rPr>
            <w:sz w:val="26"/>
            <w:szCs w:val="26"/>
          </w:rPr>
          <w:t>Mục tiêu của đề tài</w:t>
        </w:r>
      </w:ins>
      <w:bookmarkEnd w:id="778"/>
    </w:p>
    <w:p w14:paraId="3D26230F" w14:textId="695BEBFA" w:rsidR="007C782C" w:rsidRPr="0030559E" w:rsidRDefault="007C782C">
      <w:pPr>
        <w:rPr>
          <w:ins w:id="780" w:author="superchickend" w:date="2012-12-12T08:18:00Z"/>
        </w:rPr>
        <w:pPrChange w:id="781" w:author="The Si Tran" w:date="2012-12-14T07:13:00Z">
          <w:pPr>
            <w:ind w:firstLine="720"/>
          </w:pPr>
        </w:pPrChange>
      </w:pPr>
      <w:ins w:id="782"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83" w:author="The Si Tran" w:date="2012-12-16T20:26:00Z">
        <w:r w:rsidR="008E24BE">
          <w:t>nơron</w:t>
        </w:r>
        <w:r w:rsidR="008E24BE" w:rsidRPr="0049233F">
          <w:t xml:space="preserve"> </w:t>
        </w:r>
      </w:ins>
      <w:ins w:id="784" w:author="superchickend" w:date="2012-12-12T08:18:00Z">
        <w:del w:id="785" w:author="The Si Tran" w:date="2012-12-16T20:26:00Z">
          <w:r w:rsidRPr="0030559E" w:rsidDel="008E24BE">
            <w:delText>nơ</w:delText>
          </w:r>
        </w:del>
        <w:del w:id="786" w:author="The Si Tran" w:date="2012-12-16T20:25:00Z">
          <w:r w:rsidRPr="0030559E" w:rsidDel="008E24BE">
            <w:delText xml:space="preserve"> </w:delText>
          </w:r>
        </w:del>
        <w:del w:id="787"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88" w:author="superchickend" w:date="2012-12-12T08:18:00Z"/>
        </w:rPr>
        <w:pPrChange w:id="789" w:author="The Si Tran" w:date="2012-12-14T07:13:00Z">
          <w:pPr>
            <w:ind w:firstLine="720"/>
          </w:pPr>
        </w:pPrChange>
      </w:pPr>
      <w:ins w:id="790"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91" w:author="The Si Tran" w:date="2012-12-16T20:26:00Z">
        <w:r w:rsidR="008E24BE">
          <w:t>ị</w:t>
        </w:r>
      </w:ins>
      <w:ins w:id="792" w:author="superchickend" w:date="2012-12-12T08:18:00Z">
        <w:del w:id="793"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794" w:author="superchickend" w:date="2012-12-12T08:18:00Z"/>
        </w:rPr>
        <w:pPrChange w:id="795" w:author="The Si Tran" w:date="2012-12-14T07:13:00Z">
          <w:pPr>
            <w:ind w:firstLine="720"/>
          </w:pPr>
        </w:pPrChange>
      </w:pPr>
      <w:ins w:id="796" w:author="superchickend" w:date="2012-12-12T08:18:00Z">
        <w:r w:rsidRPr="0030559E">
          <w:t>Ngược lại, mô hình mạng nơ</w:t>
        </w:r>
        <w:del w:id="797" w:author="The Si Tran" w:date="2012-12-16T20:27:00Z">
          <w:r w:rsidRPr="0030559E" w:rsidDel="008E24BE">
            <w:delText xml:space="preserve"> </w:delText>
          </w:r>
        </w:del>
        <w:r w:rsidRPr="0030559E">
          <w:t>ron nhân tạo lại dự báo hiệu quả với chuỗi dữ liệu phi tuyến. Mạng nơ</w:t>
        </w:r>
        <w:del w:id="798" w:author="The Si Tran" w:date="2012-12-16T20:27:00Z">
          <w:r w:rsidRPr="0030559E" w:rsidDel="008E24BE">
            <w:delText xml:space="preserve"> </w:delText>
          </w:r>
        </w:del>
        <w:r w:rsidRPr="0030559E">
          <w:t>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799"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800" w:author="superchickend" w:date="2012-12-12T08:18:00Z"/>
        </w:rPr>
        <w:pPrChange w:id="801" w:author="The Si Tran" w:date="2012-12-14T07:13:00Z">
          <w:pPr>
            <w:ind w:firstLine="720"/>
          </w:pPr>
        </w:pPrChange>
      </w:pPr>
      <w:ins w:id="802"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803" w:author="superchickend" w:date="2012-12-12T08:18:00Z"/>
        </w:rPr>
        <w:pPrChange w:id="804" w:author="The Si Tran" w:date="2012-12-14T07:13:00Z">
          <w:pPr>
            <w:ind w:firstLine="720"/>
          </w:pPr>
        </w:pPrChange>
      </w:pPr>
      <w:ins w:id="805"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06" w:author="superchickend" w:date="2012-12-12T08:18:00Z"/>
        </w:rPr>
        <w:pPrChange w:id="807" w:author="The Si Tran" w:date="2012-12-14T07:13:00Z">
          <w:pPr>
            <w:ind w:firstLine="720"/>
          </w:pPr>
        </w:pPrChange>
      </w:pPr>
      <w:ins w:id="808"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09" w:author="The Si Tran" w:date="2012-12-11T08:01:00Z"/>
          <w:del w:id="810" w:author="superchickend" w:date="2012-12-12T08:18:00Z"/>
          <w:szCs w:val="26"/>
        </w:rPr>
        <w:pPrChange w:id="811" w:author="superchickend" w:date="2012-12-12T08:17:00Z">
          <w:pPr/>
        </w:pPrChange>
      </w:pPr>
      <w:ins w:id="812" w:author="The Si Tran" w:date="2012-12-11T08:01:00Z">
        <w:del w:id="813"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14" w:author="superchickend" w:date="2012-12-12T08:17:00Z">
          <w:r w:rsidRPr="0030559E" w:rsidDel="007C782C">
            <w:rPr>
              <w:szCs w:val="26"/>
            </w:rPr>
            <w:delText>(model)</w:delText>
          </w:r>
        </w:del>
        <w:del w:id="815"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16" w:name="_Toc343083518"/>
          <w:bookmarkStart w:id="817" w:name="_Toc343083732"/>
          <w:bookmarkStart w:id="818" w:name="_Toc343083943"/>
          <w:bookmarkStart w:id="819" w:name="_Toc343220702"/>
          <w:bookmarkStart w:id="820" w:name="_Toc343232206"/>
          <w:bookmarkStart w:id="821" w:name="_Toc343232619"/>
          <w:bookmarkStart w:id="822" w:name="_Toc343232904"/>
          <w:bookmarkStart w:id="823" w:name="_Toc343415409"/>
          <w:bookmarkStart w:id="824" w:name="_Toc343415705"/>
          <w:bookmarkStart w:id="825" w:name="_Toc343452364"/>
          <w:bookmarkStart w:id="826" w:name="_Toc343461154"/>
          <w:bookmarkEnd w:id="816"/>
          <w:bookmarkEnd w:id="817"/>
          <w:bookmarkEnd w:id="818"/>
          <w:bookmarkEnd w:id="819"/>
          <w:bookmarkEnd w:id="820"/>
          <w:bookmarkEnd w:id="821"/>
          <w:bookmarkEnd w:id="822"/>
          <w:bookmarkEnd w:id="823"/>
          <w:bookmarkEnd w:id="824"/>
          <w:bookmarkEnd w:id="825"/>
          <w:bookmarkEnd w:id="826"/>
        </w:del>
      </w:ins>
    </w:p>
    <w:p w14:paraId="1202EAAD" w14:textId="77777777" w:rsidR="004D65F6" w:rsidRPr="0030559E" w:rsidDel="007C782C" w:rsidRDefault="004D65F6" w:rsidP="004D65F6">
      <w:pPr>
        <w:rPr>
          <w:ins w:id="827" w:author="The Si Tran" w:date="2012-12-11T08:01:00Z"/>
          <w:del w:id="828" w:author="superchickend" w:date="2012-12-12T08:18:00Z"/>
          <w:szCs w:val="26"/>
        </w:rPr>
      </w:pPr>
      <w:ins w:id="829" w:author="The Si Tran" w:date="2012-12-11T08:01:00Z">
        <w:del w:id="830"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1" w:name="_Toc343083519"/>
          <w:bookmarkStart w:id="832" w:name="_Toc343083733"/>
          <w:bookmarkStart w:id="833" w:name="_Toc343083944"/>
          <w:bookmarkStart w:id="834" w:name="_Toc343220703"/>
          <w:bookmarkStart w:id="835" w:name="_Toc343232207"/>
          <w:bookmarkStart w:id="836" w:name="_Toc343232620"/>
          <w:bookmarkStart w:id="837" w:name="_Toc343232905"/>
          <w:bookmarkStart w:id="838" w:name="_Toc343415410"/>
          <w:bookmarkStart w:id="839" w:name="_Toc343415706"/>
          <w:bookmarkStart w:id="840" w:name="_Toc343452365"/>
          <w:bookmarkStart w:id="841" w:name="_Toc343461155"/>
          <w:bookmarkEnd w:id="831"/>
          <w:bookmarkEnd w:id="832"/>
          <w:bookmarkEnd w:id="833"/>
          <w:bookmarkEnd w:id="834"/>
          <w:bookmarkEnd w:id="835"/>
          <w:bookmarkEnd w:id="836"/>
          <w:bookmarkEnd w:id="837"/>
          <w:bookmarkEnd w:id="838"/>
          <w:bookmarkEnd w:id="839"/>
          <w:bookmarkEnd w:id="840"/>
          <w:bookmarkEnd w:id="841"/>
        </w:del>
      </w:ins>
    </w:p>
    <w:p w14:paraId="14F19CDB" w14:textId="77777777" w:rsidR="004D65F6" w:rsidRPr="0030559E" w:rsidDel="007C782C" w:rsidRDefault="004D65F6" w:rsidP="004D65F6">
      <w:pPr>
        <w:rPr>
          <w:ins w:id="842" w:author="The Si Tran" w:date="2012-12-11T08:01:00Z"/>
          <w:del w:id="843" w:author="superchickend" w:date="2012-12-12T08:18:00Z"/>
          <w:szCs w:val="26"/>
        </w:rPr>
      </w:pPr>
      <w:ins w:id="844" w:author="The Si Tran" w:date="2012-12-11T08:01:00Z">
        <w:del w:id="845"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46" w:name="_Toc343083520"/>
          <w:bookmarkStart w:id="847" w:name="_Toc343083734"/>
          <w:bookmarkStart w:id="848" w:name="_Toc343083945"/>
          <w:bookmarkStart w:id="849" w:name="_Toc343220704"/>
          <w:bookmarkStart w:id="850" w:name="_Toc343232208"/>
          <w:bookmarkStart w:id="851" w:name="_Toc343232621"/>
          <w:bookmarkStart w:id="852" w:name="_Toc343232906"/>
          <w:bookmarkStart w:id="853" w:name="_Toc343415411"/>
          <w:bookmarkStart w:id="854" w:name="_Toc343415707"/>
          <w:bookmarkStart w:id="855" w:name="_Toc343452366"/>
          <w:bookmarkStart w:id="856" w:name="_Toc343461156"/>
          <w:bookmarkEnd w:id="846"/>
          <w:bookmarkEnd w:id="847"/>
          <w:bookmarkEnd w:id="848"/>
          <w:bookmarkEnd w:id="849"/>
          <w:bookmarkEnd w:id="850"/>
          <w:bookmarkEnd w:id="851"/>
          <w:bookmarkEnd w:id="852"/>
          <w:bookmarkEnd w:id="853"/>
          <w:bookmarkEnd w:id="854"/>
          <w:bookmarkEnd w:id="855"/>
          <w:bookmarkEnd w:id="856"/>
        </w:del>
      </w:ins>
    </w:p>
    <w:p w14:paraId="141B4545" w14:textId="77777777" w:rsidR="004D65F6" w:rsidRPr="0030559E" w:rsidDel="007C782C" w:rsidRDefault="004D65F6" w:rsidP="004D65F6">
      <w:pPr>
        <w:rPr>
          <w:ins w:id="857" w:author="The Si Tran" w:date="2012-12-11T08:01:00Z"/>
          <w:del w:id="858" w:author="superchickend" w:date="2012-12-12T08:18:00Z"/>
          <w:szCs w:val="26"/>
        </w:rPr>
      </w:pPr>
      <w:ins w:id="859" w:author="The Si Tran" w:date="2012-12-11T08:01:00Z">
        <w:del w:id="86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61" w:name="_Toc343083521"/>
          <w:bookmarkStart w:id="862" w:name="_Toc343083735"/>
          <w:bookmarkStart w:id="863" w:name="_Toc343083946"/>
          <w:bookmarkStart w:id="864" w:name="_Toc343220705"/>
          <w:bookmarkStart w:id="865" w:name="_Toc343232209"/>
          <w:bookmarkStart w:id="866" w:name="_Toc343232622"/>
          <w:bookmarkStart w:id="867" w:name="_Toc343232907"/>
          <w:bookmarkStart w:id="868" w:name="_Toc343415412"/>
          <w:bookmarkStart w:id="869" w:name="_Toc343415708"/>
          <w:bookmarkStart w:id="870" w:name="_Toc343452367"/>
          <w:bookmarkStart w:id="871" w:name="_Toc343461157"/>
          <w:bookmarkEnd w:id="861"/>
          <w:bookmarkEnd w:id="862"/>
          <w:bookmarkEnd w:id="863"/>
          <w:bookmarkEnd w:id="864"/>
          <w:bookmarkEnd w:id="865"/>
          <w:bookmarkEnd w:id="866"/>
          <w:bookmarkEnd w:id="867"/>
          <w:bookmarkEnd w:id="868"/>
          <w:bookmarkEnd w:id="869"/>
          <w:bookmarkEnd w:id="870"/>
          <w:bookmarkEnd w:id="871"/>
        </w:del>
      </w:ins>
    </w:p>
    <w:p w14:paraId="753D1505" w14:textId="77777777" w:rsidR="004D65F6" w:rsidRPr="0030559E" w:rsidDel="007C782C" w:rsidRDefault="004D65F6" w:rsidP="004D65F6">
      <w:pPr>
        <w:rPr>
          <w:ins w:id="872" w:author="The Si Tran" w:date="2012-12-11T08:01:00Z"/>
          <w:del w:id="873" w:author="superchickend" w:date="2012-12-12T08:18:00Z"/>
          <w:szCs w:val="26"/>
        </w:rPr>
      </w:pPr>
      <w:ins w:id="874" w:author="The Si Tran" w:date="2012-12-11T08:01:00Z">
        <w:del w:id="875"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76" w:name="_Toc343083522"/>
          <w:bookmarkStart w:id="877" w:name="_Toc343083736"/>
          <w:bookmarkStart w:id="878" w:name="_Toc343083947"/>
          <w:bookmarkStart w:id="879" w:name="_Toc343220706"/>
          <w:bookmarkStart w:id="880" w:name="_Toc343232210"/>
          <w:bookmarkStart w:id="881" w:name="_Toc343232623"/>
          <w:bookmarkStart w:id="882" w:name="_Toc343232908"/>
          <w:bookmarkStart w:id="883" w:name="_Toc343415413"/>
          <w:bookmarkStart w:id="884" w:name="_Toc343415709"/>
          <w:bookmarkStart w:id="885" w:name="_Toc343452368"/>
          <w:bookmarkStart w:id="886" w:name="_Toc343461158"/>
          <w:bookmarkEnd w:id="876"/>
          <w:bookmarkEnd w:id="877"/>
          <w:bookmarkEnd w:id="878"/>
          <w:bookmarkEnd w:id="879"/>
          <w:bookmarkEnd w:id="880"/>
          <w:bookmarkEnd w:id="881"/>
          <w:bookmarkEnd w:id="882"/>
          <w:bookmarkEnd w:id="883"/>
          <w:bookmarkEnd w:id="884"/>
          <w:bookmarkEnd w:id="885"/>
          <w:bookmarkEnd w:id="886"/>
        </w:del>
      </w:ins>
    </w:p>
    <w:p w14:paraId="435C606B" w14:textId="77777777" w:rsidR="004D65F6" w:rsidRPr="0030559E" w:rsidDel="007C782C" w:rsidRDefault="004D65F6" w:rsidP="004D65F6">
      <w:pPr>
        <w:rPr>
          <w:ins w:id="887" w:author="The Si Tran" w:date="2012-12-11T08:01:00Z"/>
          <w:del w:id="888" w:author="superchickend" w:date="2012-12-12T08:18:00Z"/>
          <w:szCs w:val="26"/>
        </w:rPr>
      </w:pPr>
      <w:ins w:id="889" w:author="The Si Tran" w:date="2012-12-11T08:01:00Z">
        <w:del w:id="890"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91" w:name="_Toc343083523"/>
          <w:bookmarkStart w:id="892" w:name="_Toc343083737"/>
          <w:bookmarkStart w:id="893" w:name="_Toc343083948"/>
          <w:bookmarkStart w:id="894" w:name="_Toc343220707"/>
          <w:bookmarkStart w:id="895" w:name="_Toc343232211"/>
          <w:bookmarkStart w:id="896" w:name="_Toc343232624"/>
          <w:bookmarkStart w:id="897" w:name="_Toc343232909"/>
          <w:bookmarkStart w:id="898" w:name="_Toc343415414"/>
          <w:bookmarkStart w:id="899" w:name="_Toc343415710"/>
          <w:bookmarkStart w:id="900" w:name="_Toc343452369"/>
          <w:bookmarkStart w:id="901" w:name="_Toc343461159"/>
          <w:bookmarkEnd w:id="891"/>
          <w:bookmarkEnd w:id="892"/>
          <w:bookmarkEnd w:id="893"/>
          <w:bookmarkEnd w:id="894"/>
          <w:bookmarkEnd w:id="895"/>
          <w:bookmarkEnd w:id="896"/>
          <w:bookmarkEnd w:id="897"/>
          <w:bookmarkEnd w:id="898"/>
          <w:bookmarkEnd w:id="899"/>
          <w:bookmarkEnd w:id="900"/>
          <w:bookmarkEnd w:id="901"/>
        </w:del>
      </w:ins>
    </w:p>
    <w:p w14:paraId="49EBCF99" w14:textId="77777777" w:rsidR="004D65F6" w:rsidRPr="0030559E" w:rsidDel="007C782C" w:rsidRDefault="004D65F6" w:rsidP="004D65F6">
      <w:pPr>
        <w:rPr>
          <w:ins w:id="902" w:author="The Si Tran" w:date="2012-12-11T08:01:00Z"/>
          <w:del w:id="903" w:author="superchickend" w:date="2012-12-12T08:18:00Z"/>
          <w:szCs w:val="26"/>
        </w:rPr>
      </w:pPr>
      <w:bookmarkStart w:id="904" w:name="time_series_forcecasting_Chris_Chatfield"/>
      <w:ins w:id="905" w:author="The Si Tran" w:date="2012-12-11T08:01:00Z">
        <w:del w:id="906" w:author="superchickend" w:date="2012-12-12T08:18:00Z">
          <w:r w:rsidRPr="0030559E" w:rsidDel="007C782C">
            <w:rPr>
              <w:szCs w:val="26"/>
            </w:rPr>
            <w:delText>[1]</w:delText>
          </w:r>
          <w:bookmarkEnd w:id="904"/>
          <w:r w:rsidRPr="0030559E" w:rsidDel="007C782C">
            <w:rPr>
              <w:szCs w:val="26"/>
            </w:rPr>
            <w:delText xml:space="preserve"> time series forecasting – Chris Chatfield</w:delText>
          </w:r>
          <w:bookmarkStart w:id="907" w:name="_Toc343083524"/>
          <w:bookmarkStart w:id="908" w:name="_Toc343083738"/>
          <w:bookmarkStart w:id="909" w:name="_Toc343083949"/>
          <w:bookmarkStart w:id="910" w:name="_Toc343220708"/>
          <w:bookmarkStart w:id="911" w:name="_Toc343232212"/>
          <w:bookmarkStart w:id="912" w:name="_Toc343232625"/>
          <w:bookmarkStart w:id="913" w:name="_Toc343232910"/>
          <w:bookmarkStart w:id="914" w:name="_Toc343415415"/>
          <w:bookmarkStart w:id="915" w:name="_Toc343415711"/>
          <w:bookmarkStart w:id="916" w:name="_Toc343452370"/>
          <w:bookmarkStart w:id="917" w:name="_Toc343461160"/>
          <w:bookmarkEnd w:id="907"/>
          <w:bookmarkEnd w:id="908"/>
          <w:bookmarkEnd w:id="909"/>
          <w:bookmarkEnd w:id="910"/>
          <w:bookmarkEnd w:id="911"/>
          <w:bookmarkEnd w:id="912"/>
          <w:bookmarkEnd w:id="913"/>
          <w:bookmarkEnd w:id="914"/>
          <w:bookmarkEnd w:id="915"/>
          <w:bookmarkEnd w:id="916"/>
          <w:bookmarkEnd w:id="917"/>
        </w:del>
      </w:ins>
    </w:p>
    <w:p w14:paraId="7687FB8B" w14:textId="77777777" w:rsidR="004D65F6" w:rsidRPr="0030559E" w:rsidDel="007C782C" w:rsidRDefault="004D65F6" w:rsidP="004D65F6">
      <w:pPr>
        <w:rPr>
          <w:ins w:id="918" w:author="The Si Tran" w:date="2012-12-11T08:01:00Z"/>
          <w:del w:id="919" w:author="superchickend" w:date="2012-12-12T08:18:00Z"/>
          <w:szCs w:val="26"/>
        </w:rPr>
      </w:pPr>
      <w:bookmarkStart w:id="920" w:name="Sterba_Hilovska"/>
      <w:ins w:id="921" w:author="The Si Tran" w:date="2012-12-11T08:01:00Z">
        <w:del w:id="922" w:author="superchickend" w:date="2012-12-12T08:18:00Z">
          <w:r w:rsidRPr="0030559E" w:rsidDel="007C782C">
            <w:rPr>
              <w:szCs w:val="26"/>
            </w:rPr>
            <w:delText>[2]</w:delText>
          </w:r>
          <w:bookmarkEnd w:id="920"/>
          <w:r w:rsidRPr="0030559E" w:rsidDel="007C782C">
            <w:rPr>
              <w:szCs w:val="26"/>
            </w:rPr>
            <w:delText xml:space="preserve"> Journal of Applies Mathematics – Sterba_Hilovska</w:delText>
          </w:r>
          <w:bookmarkStart w:id="923" w:name="_Toc343083525"/>
          <w:bookmarkStart w:id="924" w:name="_Toc343083739"/>
          <w:bookmarkStart w:id="925" w:name="_Toc343083950"/>
          <w:bookmarkStart w:id="926" w:name="_Toc343220709"/>
          <w:bookmarkStart w:id="927" w:name="_Toc343232213"/>
          <w:bookmarkStart w:id="928" w:name="_Toc343232626"/>
          <w:bookmarkStart w:id="929" w:name="_Toc343232911"/>
          <w:bookmarkStart w:id="930" w:name="_Toc343415416"/>
          <w:bookmarkStart w:id="931" w:name="_Toc343415712"/>
          <w:bookmarkStart w:id="932" w:name="_Toc343452371"/>
          <w:bookmarkStart w:id="933" w:name="_Toc343461161"/>
          <w:bookmarkEnd w:id="923"/>
          <w:bookmarkEnd w:id="924"/>
          <w:bookmarkEnd w:id="925"/>
          <w:bookmarkEnd w:id="926"/>
          <w:bookmarkEnd w:id="927"/>
          <w:bookmarkEnd w:id="928"/>
          <w:bookmarkEnd w:id="929"/>
          <w:bookmarkEnd w:id="930"/>
          <w:bookmarkEnd w:id="931"/>
          <w:bookmarkEnd w:id="932"/>
          <w:bookmarkEnd w:id="933"/>
        </w:del>
      </w:ins>
    </w:p>
    <w:p w14:paraId="59C9F0F7" w14:textId="77777777" w:rsidR="004D65BA" w:rsidRPr="0049233F" w:rsidDel="00395324" w:rsidRDefault="004D65BA" w:rsidP="004D65BA">
      <w:pPr>
        <w:ind w:firstLine="720"/>
        <w:rPr>
          <w:del w:id="934" w:author="The Si Tran" w:date="2012-12-12T08:05:00Z"/>
          <w:szCs w:val="26"/>
        </w:rPr>
      </w:pPr>
      <w:bookmarkStart w:id="935" w:name="_Toc343083526"/>
      <w:bookmarkStart w:id="936" w:name="_Toc343083740"/>
      <w:bookmarkStart w:id="937" w:name="_Toc343083951"/>
      <w:bookmarkStart w:id="938" w:name="_Toc343220710"/>
      <w:bookmarkStart w:id="939" w:name="_Toc343232214"/>
      <w:bookmarkStart w:id="940" w:name="_Toc343232627"/>
      <w:bookmarkStart w:id="941" w:name="_Toc343232912"/>
      <w:bookmarkStart w:id="942" w:name="_Toc343415417"/>
      <w:bookmarkStart w:id="943" w:name="_Toc343415713"/>
      <w:bookmarkStart w:id="944" w:name="_Toc343452372"/>
      <w:bookmarkStart w:id="945" w:name="_Toc343461162"/>
      <w:bookmarkEnd w:id="935"/>
      <w:bookmarkEnd w:id="936"/>
      <w:bookmarkEnd w:id="937"/>
      <w:bookmarkEnd w:id="938"/>
      <w:bookmarkEnd w:id="939"/>
      <w:bookmarkEnd w:id="940"/>
      <w:bookmarkEnd w:id="941"/>
      <w:bookmarkEnd w:id="942"/>
      <w:bookmarkEnd w:id="943"/>
      <w:bookmarkEnd w:id="944"/>
      <w:bookmarkEnd w:id="945"/>
    </w:p>
    <w:p w14:paraId="332E1C1B" w14:textId="77777777" w:rsidR="004D65BA" w:rsidRPr="0049233F" w:rsidRDefault="004D65BA" w:rsidP="004D65BA">
      <w:pPr>
        <w:pStyle w:val="Heading2"/>
        <w:rPr>
          <w:i/>
          <w:sz w:val="26"/>
          <w:szCs w:val="26"/>
          <w:rPrChange w:id="946" w:author="The Si Tran" w:date="2012-12-05T23:02:00Z">
            <w:rPr>
              <w:i/>
            </w:rPr>
          </w:rPrChange>
        </w:rPr>
      </w:pPr>
      <w:bookmarkStart w:id="947" w:name="_Toc327348168"/>
      <w:del w:id="948" w:author="The Si Tran" w:date="2012-12-12T14:06:00Z">
        <w:r w:rsidRPr="0049233F" w:rsidDel="00355596">
          <w:rPr>
            <w:sz w:val="26"/>
            <w:szCs w:val="26"/>
            <w:rPrChange w:id="949" w:author="The Si Tran" w:date="2012-12-05T23:02:00Z">
              <w:rPr>
                <w:rFonts w:cs="Times New Roman"/>
                <w:b w:val="0"/>
                <w:bCs w:val="0"/>
                <w:iCs w:val="0"/>
                <w:kern w:val="32"/>
                <w:sz w:val="32"/>
                <w:szCs w:val="32"/>
              </w:rPr>
            </w:rPrChange>
          </w:rPr>
          <w:delText>CẤU TRÚC BÁO CÁO</w:delText>
        </w:r>
      </w:del>
      <w:bookmarkStart w:id="950" w:name="_Toc343461163"/>
      <w:bookmarkEnd w:id="947"/>
      <w:ins w:id="951" w:author="The Si Tran" w:date="2012-12-12T14:06:00Z">
        <w:r w:rsidR="00355596">
          <w:rPr>
            <w:szCs w:val="26"/>
          </w:rPr>
          <w:t>Cấu trúc báo cáo</w:t>
        </w:r>
      </w:ins>
      <w:bookmarkEnd w:id="950"/>
    </w:p>
    <w:p w14:paraId="0AF912A0" w14:textId="77777777" w:rsidR="004D65BA" w:rsidRDefault="004D65BA">
      <w:pPr>
        <w:rPr>
          <w:ins w:id="952" w:author="The Si Tran" w:date="2012-12-11T21:22:00Z"/>
        </w:rPr>
        <w:pPrChange w:id="953" w:author="The Si Tran" w:date="2012-12-14T07:13:00Z">
          <w:pPr>
            <w:ind w:firstLine="720"/>
          </w:pPr>
        </w:pPrChange>
      </w:pPr>
      <w:r w:rsidRPr="0049233F">
        <w:t xml:space="preserve">Bài báo cáo chia làm </w:t>
      </w:r>
      <w:ins w:id="954" w:author="The Si Tran" w:date="2012-12-12T08:04:00Z">
        <w:r w:rsidR="00682B49">
          <w:t>7</w:t>
        </w:r>
      </w:ins>
      <w:del w:id="955" w:author="The Si Tran" w:date="2012-12-12T08:04:00Z">
        <w:r w:rsidRPr="0049233F" w:rsidDel="00682B49">
          <w:delText>6</w:delText>
        </w:r>
      </w:del>
      <w:r w:rsidRPr="0049233F">
        <w:t xml:space="preserve"> chương:</w:t>
      </w:r>
    </w:p>
    <w:p w14:paraId="104C3D4C" w14:textId="77A97268" w:rsidR="00946BC5" w:rsidRDefault="00946BC5">
      <w:pPr>
        <w:rPr>
          <w:ins w:id="956" w:author="The Si Tran" w:date="2012-12-11T21:22:00Z"/>
        </w:rPr>
      </w:pPr>
      <w:ins w:id="957" w:author="The Si Tran" w:date="2012-12-11T21:22:00Z">
        <w:r>
          <w:t>Chương 1</w:t>
        </w:r>
      </w:ins>
      <w:ins w:id="958" w:author="superchickend" w:date="2012-12-16T15:03:00Z">
        <w:r w:rsidR="006A6E25">
          <w:t>.</w:t>
        </w:r>
      </w:ins>
      <w:ins w:id="959" w:author="The Si Tran" w:date="2012-12-11T21:22:00Z">
        <w:r>
          <w:t xml:space="preserve"> GIỚI THIỆU CHUNG tổng quan về bài toán dự báo</w:t>
        </w:r>
      </w:ins>
    </w:p>
    <w:p w14:paraId="57D856CA" w14:textId="3A96F93E" w:rsidR="00946BC5" w:rsidRDefault="00946BC5">
      <w:pPr>
        <w:rPr>
          <w:ins w:id="960" w:author="The Si Tran" w:date="2012-12-11T21:22:00Z"/>
        </w:rPr>
      </w:pPr>
      <w:ins w:id="961" w:author="The Si Tran" w:date="2012-12-11T21:23:00Z">
        <w:r>
          <w:t>Chương 2</w:t>
        </w:r>
      </w:ins>
      <w:ins w:id="962" w:author="superchickend" w:date="2012-12-16T15:03:00Z">
        <w:r w:rsidR="006A6E25">
          <w:t>.</w:t>
        </w:r>
      </w:ins>
      <w:ins w:id="963" w:author="The Si Tran" w:date="2012-12-11T21:23:00Z">
        <w:r>
          <w:t xml:space="preserve"> CHUỖI DỮ LIỆU THỜI GIAN </w:t>
        </w:r>
      </w:ins>
      <w:ins w:id="964"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65" w:author="The Si Tran" w:date="2012-12-11T21:22:00Z"/>
        </w:rPr>
      </w:pPr>
      <w:ins w:id="966" w:author="The Si Tran" w:date="2012-12-11T21:22:00Z">
        <w:r>
          <w:t xml:space="preserve">Chương </w:t>
        </w:r>
      </w:ins>
      <w:ins w:id="967" w:author="The Si Tran" w:date="2012-12-11T21:24:00Z">
        <w:r>
          <w:t>3</w:t>
        </w:r>
      </w:ins>
      <w:ins w:id="968" w:author="superchickend" w:date="2012-12-16T15:03:00Z">
        <w:r w:rsidR="006A6E25">
          <w:t>.</w:t>
        </w:r>
      </w:ins>
      <w:ins w:id="969"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70" w:author="The Si Tran" w:date="2012-12-11T21:22:00Z"/>
        </w:rPr>
      </w:pPr>
      <w:ins w:id="971" w:author="The Si Tran" w:date="2012-12-11T21:22:00Z">
        <w:r>
          <w:t>Chương 4</w:t>
        </w:r>
      </w:ins>
      <w:ins w:id="972" w:author="superchickend" w:date="2012-12-16T15:03:00Z">
        <w:r w:rsidR="006A6E25">
          <w:t>.</w:t>
        </w:r>
      </w:ins>
      <w:ins w:id="973"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974" w:author="The Si Tran" w:date="2012-12-11T21:22:00Z"/>
        </w:rPr>
      </w:pPr>
      <w:ins w:id="975" w:author="The Si Tran" w:date="2012-12-11T21:22:00Z">
        <w:r>
          <w:t>Chương 5</w:t>
        </w:r>
      </w:ins>
      <w:ins w:id="976" w:author="superchickend" w:date="2012-12-16T15:03:00Z">
        <w:r w:rsidR="006A6E25">
          <w:t>.</w:t>
        </w:r>
      </w:ins>
      <w:ins w:id="977" w:author="The Si Tran" w:date="2012-12-11T21:22:00Z">
        <w:r w:rsidR="00946BC5">
          <w:t xml:space="preserve"> MÔ HÌNH KẾT HỢP SARIMA VÀ ANN trình bày cơ sở hình thành, nguyên lý hoạt động của mô hình kết hợp.</w:t>
        </w:r>
      </w:ins>
    </w:p>
    <w:p w14:paraId="4FC86377" w14:textId="0F2F8A35" w:rsidR="00946BC5" w:rsidRDefault="00946BC5">
      <w:pPr>
        <w:rPr>
          <w:ins w:id="978" w:author="The Si Tran" w:date="2012-12-11T21:22:00Z"/>
        </w:rPr>
      </w:pPr>
      <w:ins w:id="979" w:author="The Si Tran" w:date="2012-12-11T21:22:00Z">
        <w:r>
          <w:t>Chươ</w:t>
        </w:r>
        <w:r w:rsidR="00730A63">
          <w:t>ng 6</w:t>
        </w:r>
      </w:ins>
      <w:ins w:id="980" w:author="superchickend" w:date="2012-12-16T15:03:00Z">
        <w:r w:rsidR="006A6E25">
          <w:t>.</w:t>
        </w:r>
      </w:ins>
      <w:ins w:id="981"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82" w:author="superchickend" w:date="2012-12-12T08:20:00Z"/>
          <w:del w:id="983" w:author="The Si Tran" w:date="2012-12-14T07:20:00Z"/>
        </w:rPr>
        <w:pPrChange w:id="984" w:author="The Si Tran" w:date="2012-12-14T07:13:00Z">
          <w:pPr>
            <w:ind w:firstLine="720"/>
          </w:pPr>
        </w:pPrChange>
      </w:pPr>
      <w:ins w:id="985" w:author="The Si Tran" w:date="2012-12-11T21:22:00Z">
        <w:r>
          <w:t>Chương 7</w:t>
        </w:r>
      </w:ins>
      <w:ins w:id="986" w:author="superchickend" w:date="2012-12-16T15:03:00Z">
        <w:r w:rsidR="006A6E25">
          <w:t>.</w:t>
        </w:r>
      </w:ins>
      <w:ins w:id="987" w:author="The Si Tran" w:date="2012-12-11T21:22:00Z">
        <w:r w:rsidR="00946BC5">
          <w:t xml:space="preserve"> KẾT LUẬN tổng kết báo cáo và trình bày hướng phát triển của đề tài.</w:t>
        </w:r>
      </w:ins>
    </w:p>
    <w:p w14:paraId="75009931" w14:textId="7D75B194" w:rsidR="0087598C" w:rsidRDefault="0087598C">
      <w:pPr>
        <w:rPr>
          <w:ins w:id="988" w:author="The Si Tran" w:date="2012-12-11T21:22:00Z"/>
        </w:rPr>
        <w:pPrChange w:id="989" w:author="The Si Tran" w:date="2012-12-14T07:20:00Z">
          <w:pPr>
            <w:ind w:firstLine="720"/>
          </w:pPr>
        </w:pPrChange>
      </w:pPr>
      <w:ins w:id="990" w:author="superchickend" w:date="2012-12-12T08:20:00Z">
        <w:del w:id="991" w:author="The Si Tran" w:date="2012-12-14T07:20:00Z">
          <w:r w:rsidDel="00516C62">
            <w:br w:type="page"/>
          </w:r>
        </w:del>
      </w:ins>
    </w:p>
    <w:p w14:paraId="3301E4E9" w14:textId="3B97D996" w:rsidR="00946BC5" w:rsidRPr="0095710D" w:rsidDel="00395324" w:rsidRDefault="007B33EC" w:rsidP="004D65BA">
      <w:pPr>
        <w:ind w:firstLine="720"/>
        <w:rPr>
          <w:del w:id="992" w:author="The Si Tran" w:date="2012-12-12T08:06:00Z"/>
          <w:sz w:val="32"/>
          <w:szCs w:val="32"/>
          <w:rPrChange w:id="993" w:author="The Si Tran" w:date="2012-12-12T13:54:00Z">
            <w:rPr>
              <w:del w:id="994" w:author="The Si Tran" w:date="2012-12-12T08:06:00Z"/>
              <w:szCs w:val="26"/>
            </w:rPr>
          </w:rPrChange>
        </w:rPr>
      </w:pPr>
      <w:bookmarkStart w:id="995" w:name="_Toc343083528"/>
      <w:bookmarkStart w:id="996" w:name="_Toc343083742"/>
      <w:bookmarkStart w:id="997" w:name="_Toc343083953"/>
      <w:bookmarkStart w:id="998" w:name="_Toc343220712"/>
      <w:bookmarkStart w:id="999" w:name="_Toc343232216"/>
      <w:bookmarkStart w:id="1000" w:name="_Toc343232629"/>
      <w:bookmarkStart w:id="1001" w:name="_Toc343232914"/>
      <w:bookmarkStart w:id="1002" w:name="_Toc343415419"/>
      <w:bookmarkStart w:id="1003" w:name="_Toc343415715"/>
      <w:bookmarkEnd w:id="995"/>
      <w:bookmarkEnd w:id="996"/>
      <w:bookmarkEnd w:id="997"/>
      <w:bookmarkEnd w:id="998"/>
      <w:bookmarkEnd w:id="999"/>
      <w:bookmarkEnd w:id="1000"/>
      <w:bookmarkEnd w:id="1001"/>
      <w:bookmarkEnd w:id="1002"/>
      <w:bookmarkEnd w:id="1003"/>
      <w:ins w:id="1004" w:author="superchickend" w:date="2012-12-16T14:57:00Z">
        <w:r>
          <w:lastRenderedPageBreak/>
          <w:t xml:space="preserve">    </w:t>
        </w:r>
      </w:ins>
      <w:bookmarkStart w:id="1005" w:name="_Toc343452374"/>
      <w:bookmarkStart w:id="1006" w:name="_Toc343461164"/>
      <w:bookmarkEnd w:id="1005"/>
      <w:bookmarkEnd w:id="1006"/>
    </w:p>
    <w:p w14:paraId="6AB79F13" w14:textId="77777777" w:rsidR="004D65BA" w:rsidRPr="0095710D" w:rsidDel="00CA2190" w:rsidRDefault="004D65BA" w:rsidP="004D65BA">
      <w:pPr>
        <w:ind w:firstLine="720"/>
        <w:rPr>
          <w:del w:id="1007" w:author="The Si Tran" w:date="2012-12-11T21:24:00Z"/>
          <w:sz w:val="32"/>
          <w:szCs w:val="32"/>
          <w:rPrChange w:id="1008" w:author="The Si Tran" w:date="2012-12-12T13:54:00Z">
            <w:rPr>
              <w:del w:id="1009" w:author="The Si Tran" w:date="2012-12-11T21:24:00Z"/>
              <w:szCs w:val="26"/>
            </w:rPr>
          </w:rPrChange>
        </w:rPr>
      </w:pPr>
      <w:del w:id="1010" w:author="The Si Tran" w:date="2012-12-11T21:24:00Z">
        <w:r w:rsidRPr="0095710D" w:rsidDel="00CA2190">
          <w:rPr>
            <w:b/>
            <w:sz w:val="32"/>
            <w:szCs w:val="32"/>
            <w:rPrChange w:id="1011" w:author="The Si Tran" w:date="2012-12-12T13:54:00Z">
              <w:rPr>
                <w:b/>
                <w:szCs w:val="26"/>
              </w:rPr>
            </w:rPrChange>
          </w:rPr>
          <w:delText xml:space="preserve">Chương 1: </w:delText>
        </w:r>
        <w:r w:rsidRPr="0095710D" w:rsidDel="00CA2190">
          <w:rPr>
            <w:sz w:val="32"/>
            <w:szCs w:val="32"/>
            <w:rPrChange w:id="1012" w:author="The Si Tran" w:date="2012-12-12T13:54:00Z">
              <w:rPr>
                <w:szCs w:val="26"/>
              </w:rPr>
            </w:rPrChange>
          </w:rPr>
          <w:delText>Giới thiệu về bài toán và nhiệm vụ đề tài.</w:delText>
        </w:r>
        <w:bookmarkStart w:id="1013" w:name="_Toc343083529"/>
        <w:bookmarkStart w:id="1014" w:name="_Toc343083743"/>
        <w:bookmarkStart w:id="1015" w:name="_Toc343083954"/>
        <w:bookmarkStart w:id="1016" w:name="_Toc343220713"/>
        <w:bookmarkStart w:id="1017" w:name="_Toc343232217"/>
        <w:bookmarkStart w:id="1018" w:name="_Toc343232630"/>
        <w:bookmarkStart w:id="1019" w:name="_Toc343232915"/>
        <w:bookmarkStart w:id="1020" w:name="_Toc343415420"/>
        <w:bookmarkStart w:id="1021" w:name="_Toc343415716"/>
        <w:bookmarkStart w:id="1022" w:name="_Toc343452375"/>
        <w:bookmarkStart w:id="1023" w:name="_Toc343461165"/>
        <w:bookmarkEnd w:id="1013"/>
        <w:bookmarkEnd w:id="1014"/>
        <w:bookmarkEnd w:id="1015"/>
        <w:bookmarkEnd w:id="1016"/>
        <w:bookmarkEnd w:id="1017"/>
        <w:bookmarkEnd w:id="1018"/>
        <w:bookmarkEnd w:id="1019"/>
        <w:bookmarkEnd w:id="1020"/>
        <w:bookmarkEnd w:id="1021"/>
        <w:bookmarkEnd w:id="1022"/>
        <w:bookmarkEnd w:id="1023"/>
      </w:del>
    </w:p>
    <w:p w14:paraId="215E9357" w14:textId="77777777" w:rsidR="004D65BA" w:rsidRPr="0095710D" w:rsidDel="00CA2190" w:rsidRDefault="004D65BA" w:rsidP="004D65BA">
      <w:pPr>
        <w:ind w:firstLine="720"/>
        <w:rPr>
          <w:del w:id="1024" w:author="The Si Tran" w:date="2012-12-11T21:24:00Z"/>
          <w:sz w:val="32"/>
          <w:szCs w:val="32"/>
          <w:rPrChange w:id="1025" w:author="The Si Tran" w:date="2012-12-12T13:54:00Z">
            <w:rPr>
              <w:del w:id="1026" w:author="The Si Tran" w:date="2012-12-11T21:24:00Z"/>
              <w:szCs w:val="26"/>
            </w:rPr>
          </w:rPrChange>
        </w:rPr>
      </w:pPr>
      <w:del w:id="1027" w:author="The Si Tran" w:date="2012-12-11T21:24:00Z">
        <w:r w:rsidRPr="0095710D" w:rsidDel="00CA2190">
          <w:rPr>
            <w:sz w:val="32"/>
            <w:szCs w:val="32"/>
            <w:rPrChange w:id="1028" w:author="The Si Tran" w:date="2012-12-12T13:54:00Z">
              <w:rPr>
                <w:szCs w:val="26"/>
              </w:rPr>
            </w:rPrChange>
          </w:rPr>
          <w:delText>Chương 2: Chuỗi thời gian và các thành phần của chuỗi thời gian</w:delText>
        </w:r>
        <w:bookmarkStart w:id="1029" w:name="_Toc343083530"/>
        <w:bookmarkStart w:id="1030" w:name="_Toc343083744"/>
        <w:bookmarkStart w:id="1031" w:name="_Toc343083955"/>
        <w:bookmarkStart w:id="1032" w:name="_Toc343220714"/>
        <w:bookmarkStart w:id="1033" w:name="_Toc343232218"/>
        <w:bookmarkStart w:id="1034" w:name="_Toc343232631"/>
        <w:bookmarkStart w:id="1035" w:name="_Toc343232916"/>
        <w:bookmarkStart w:id="1036" w:name="_Toc343415421"/>
        <w:bookmarkStart w:id="1037" w:name="_Toc343415717"/>
        <w:bookmarkStart w:id="1038" w:name="_Toc343452376"/>
        <w:bookmarkStart w:id="1039" w:name="_Toc343461166"/>
        <w:bookmarkEnd w:id="1029"/>
        <w:bookmarkEnd w:id="1030"/>
        <w:bookmarkEnd w:id="1031"/>
        <w:bookmarkEnd w:id="1032"/>
        <w:bookmarkEnd w:id="1033"/>
        <w:bookmarkEnd w:id="1034"/>
        <w:bookmarkEnd w:id="1035"/>
        <w:bookmarkEnd w:id="1036"/>
        <w:bookmarkEnd w:id="1037"/>
        <w:bookmarkEnd w:id="1038"/>
        <w:bookmarkEnd w:id="1039"/>
      </w:del>
    </w:p>
    <w:p w14:paraId="4447389D" w14:textId="77777777" w:rsidR="004D65BA" w:rsidRPr="0095710D" w:rsidDel="00CA2190" w:rsidRDefault="004D65BA" w:rsidP="004D65BA">
      <w:pPr>
        <w:ind w:firstLine="720"/>
        <w:rPr>
          <w:del w:id="1040" w:author="The Si Tran" w:date="2012-12-11T21:24:00Z"/>
          <w:sz w:val="32"/>
          <w:szCs w:val="32"/>
          <w:rPrChange w:id="1041" w:author="The Si Tran" w:date="2012-12-12T13:54:00Z">
            <w:rPr>
              <w:del w:id="1042" w:author="The Si Tran" w:date="2012-12-11T21:24:00Z"/>
              <w:szCs w:val="26"/>
            </w:rPr>
          </w:rPrChange>
        </w:rPr>
      </w:pPr>
      <w:del w:id="1043" w:author="The Si Tran" w:date="2012-12-11T21:24:00Z">
        <w:r w:rsidRPr="0095710D" w:rsidDel="00CA2190">
          <w:rPr>
            <w:sz w:val="32"/>
            <w:szCs w:val="32"/>
            <w:rPrChange w:id="1044" w:author="The Si Tran" w:date="2012-12-12T13:54:00Z">
              <w:rPr>
                <w:szCs w:val="26"/>
              </w:rPr>
            </w:rPrChange>
          </w:rPr>
          <w:delText>Chương 3: Mô hình ARIMA</w:delText>
        </w:r>
        <w:bookmarkStart w:id="1045" w:name="_Toc343083531"/>
        <w:bookmarkStart w:id="1046" w:name="_Toc343083745"/>
        <w:bookmarkStart w:id="1047" w:name="_Toc343083956"/>
        <w:bookmarkStart w:id="1048" w:name="_Toc343220715"/>
        <w:bookmarkStart w:id="1049" w:name="_Toc343232219"/>
        <w:bookmarkStart w:id="1050" w:name="_Toc343232632"/>
        <w:bookmarkStart w:id="1051" w:name="_Toc343232917"/>
        <w:bookmarkStart w:id="1052" w:name="_Toc343415422"/>
        <w:bookmarkStart w:id="1053" w:name="_Toc343415718"/>
        <w:bookmarkStart w:id="1054" w:name="_Toc343452377"/>
        <w:bookmarkStart w:id="1055" w:name="_Toc343461167"/>
        <w:bookmarkEnd w:id="1045"/>
        <w:bookmarkEnd w:id="1046"/>
        <w:bookmarkEnd w:id="1047"/>
        <w:bookmarkEnd w:id="1048"/>
        <w:bookmarkEnd w:id="1049"/>
        <w:bookmarkEnd w:id="1050"/>
        <w:bookmarkEnd w:id="1051"/>
        <w:bookmarkEnd w:id="1052"/>
        <w:bookmarkEnd w:id="1053"/>
        <w:bookmarkEnd w:id="1054"/>
        <w:bookmarkEnd w:id="1055"/>
      </w:del>
    </w:p>
    <w:p w14:paraId="7B53A7DD" w14:textId="77777777" w:rsidR="004D65BA" w:rsidRPr="0095710D" w:rsidDel="00CA2190" w:rsidRDefault="004D65BA" w:rsidP="004D65BA">
      <w:pPr>
        <w:ind w:firstLine="720"/>
        <w:rPr>
          <w:del w:id="1056" w:author="The Si Tran" w:date="2012-12-11T21:24:00Z"/>
          <w:sz w:val="32"/>
          <w:szCs w:val="32"/>
          <w:rPrChange w:id="1057" w:author="The Si Tran" w:date="2012-12-12T13:54:00Z">
            <w:rPr>
              <w:del w:id="1058" w:author="The Si Tran" w:date="2012-12-11T21:24:00Z"/>
              <w:szCs w:val="26"/>
            </w:rPr>
          </w:rPrChange>
        </w:rPr>
      </w:pPr>
      <w:del w:id="1059" w:author="The Si Tran" w:date="2012-12-11T21:24:00Z">
        <w:r w:rsidRPr="0095710D" w:rsidDel="00CA2190">
          <w:rPr>
            <w:sz w:val="32"/>
            <w:szCs w:val="32"/>
            <w:rPrChange w:id="1060" w:author="The Si Tran" w:date="2012-12-12T13:54:00Z">
              <w:rPr>
                <w:szCs w:val="26"/>
              </w:rPr>
            </w:rPrChange>
          </w:rPr>
          <w:delText>Chương 4: Mô hình ANN</w:delText>
        </w:r>
        <w:bookmarkStart w:id="1061" w:name="_Toc343083532"/>
        <w:bookmarkStart w:id="1062" w:name="_Toc343083746"/>
        <w:bookmarkStart w:id="1063" w:name="_Toc343083957"/>
        <w:bookmarkStart w:id="1064" w:name="_Toc343220716"/>
        <w:bookmarkStart w:id="1065" w:name="_Toc343232220"/>
        <w:bookmarkStart w:id="1066" w:name="_Toc343232633"/>
        <w:bookmarkStart w:id="1067" w:name="_Toc343232918"/>
        <w:bookmarkStart w:id="1068" w:name="_Toc343415423"/>
        <w:bookmarkStart w:id="1069" w:name="_Toc343415719"/>
        <w:bookmarkStart w:id="1070" w:name="_Toc343452378"/>
        <w:bookmarkStart w:id="1071" w:name="_Toc343461168"/>
        <w:bookmarkEnd w:id="1061"/>
        <w:bookmarkEnd w:id="1062"/>
        <w:bookmarkEnd w:id="1063"/>
        <w:bookmarkEnd w:id="1064"/>
        <w:bookmarkEnd w:id="1065"/>
        <w:bookmarkEnd w:id="1066"/>
        <w:bookmarkEnd w:id="1067"/>
        <w:bookmarkEnd w:id="1068"/>
        <w:bookmarkEnd w:id="1069"/>
        <w:bookmarkEnd w:id="1070"/>
        <w:bookmarkEnd w:id="1071"/>
      </w:del>
    </w:p>
    <w:p w14:paraId="535BB867" w14:textId="77777777" w:rsidR="004D65BA" w:rsidRPr="0095710D" w:rsidDel="00CA2190" w:rsidRDefault="004D65BA" w:rsidP="004D65BA">
      <w:pPr>
        <w:ind w:firstLine="720"/>
        <w:rPr>
          <w:del w:id="1072" w:author="The Si Tran" w:date="2012-12-11T21:24:00Z"/>
          <w:sz w:val="32"/>
          <w:szCs w:val="32"/>
          <w:rPrChange w:id="1073" w:author="The Si Tran" w:date="2012-12-12T13:54:00Z">
            <w:rPr>
              <w:del w:id="1074" w:author="The Si Tran" w:date="2012-12-11T21:24:00Z"/>
              <w:szCs w:val="26"/>
            </w:rPr>
          </w:rPrChange>
        </w:rPr>
      </w:pPr>
      <w:del w:id="1075" w:author="The Si Tran" w:date="2012-12-11T21:24:00Z">
        <w:r w:rsidRPr="0095710D" w:rsidDel="00CA2190">
          <w:rPr>
            <w:sz w:val="32"/>
            <w:szCs w:val="32"/>
            <w:rPrChange w:id="1076" w:author="The Si Tran" w:date="2012-12-12T13:54:00Z">
              <w:rPr>
                <w:szCs w:val="26"/>
              </w:rPr>
            </w:rPrChange>
          </w:rPr>
          <w:delText>Chương 5: Mô hình kết hợp giữa ARIMA và ANN</w:delText>
        </w:r>
        <w:bookmarkStart w:id="1077" w:name="_Toc343083533"/>
        <w:bookmarkStart w:id="1078" w:name="_Toc343083747"/>
        <w:bookmarkStart w:id="1079" w:name="_Toc343083958"/>
        <w:bookmarkStart w:id="1080" w:name="_Toc343220717"/>
        <w:bookmarkStart w:id="1081" w:name="_Toc343232221"/>
        <w:bookmarkStart w:id="1082" w:name="_Toc343232634"/>
        <w:bookmarkStart w:id="1083" w:name="_Toc343232919"/>
        <w:bookmarkStart w:id="1084" w:name="_Toc343415424"/>
        <w:bookmarkStart w:id="1085" w:name="_Toc343415720"/>
        <w:bookmarkStart w:id="1086" w:name="_Toc343452379"/>
        <w:bookmarkStart w:id="1087" w:name="_Toc343461169"/>
        <w:bookmarkEnd w:id="1077"/>
        <w:bookmarkEnd w:id="1078"/>
        <w:bookmarkEnd w:id="1079"/>
        <w:bookmarkEnd w:id="1080"/>
        <w:bookmarkEnd w:id="1081"/>
        <w:bookmarkEnd w:id="1082"/>
        <w:bookmarkEnd w:id="1083"/>
        <w:bookmarkEnd w:id="1084"/>
        <w:bookmarkEnd w:id="1085"/>
        <w:bookmarkEnd w:id="1086"/>
        <w:bookmarkEnd w:id="1087"/>
      </w:del>
    </w:p>
    <w:p w14:paraId="00BE2FA6" w14:textId="77777777" w:rsidR="004D65BA" w:rsidRPr="0095710D" w:rsidDel="00CA2190" w:rsidRDefault="004D65BA" w:rsidP="004D65BA">
      <w:pPr>
        <w:ind w:firstLine="720"/>
        <w:rPr>
          <w:del w:id="1088" w:author="The Si Tran" w:date="2012-12-11T21:24:00Z"/>
          <w:sz w:val="32"/>
          <w:szCs w:val="32"/>
          <w:rPrChange w:id="1089" w:author="The Si Tran" w:date="2012-12-12T13:54:00Z">
            <w:rPr>
              <w:del w:id="1090" w:author="The Si Tran" w:date="2012-12-11T21:24:00Z"/>
              <w:szCs w:val="26"/>
            </w:rPr>
          </w:rPrChange>
        </w:rPr>
      </w:pPr>
      <w:del w:id="1091" w:author="The Si Tran" w:date="2012-12-11T21:24:00Z">
        <w:r w:rsidRPr="0095710D" w:rsidDel="00CA2190">
          <w:rPr>
            <w:sz w:val="32"/>
            <w:szCs w:val="32"/>
            <w:rPrChange w:id="1092" w:author="The Si Tran" w:date="2012-12-12T13:54:00Z">
              <w:rPr>
                <w:szCs w:val="26"/>
              </w:rPr>
            </w:rPrChange>
          </w:rPr>
          <w:delText>Chương 6: Kết quả thực nghiệm</w:delText>
        </w:r>
        <w:bookmarkStart w:id="1093" w:name="_Toc343083534"/>
        <w:bookmarkStart w:id="1094" w:name="_Toc343083748"/>
        <w:bookmarkStart w:id="1095" w:name="_Toc343083959"/>
        <w:bookmarkStart w:id="1096" w:name="_Toc343220718"/>
        <w:bookmarkStart w:id="1097" w:name="_Toc343232222"/>
        <w:bookmarkStart w:id="1098" w:name="_Toc343232635"/>
        <w:bookmarkStart w:id="1099" w:name="_Toc343232920"/>
        <w:bookmarkStart w:id="1100" w:name="_Toc343415425"/>
        <w:bookmarkStart w:id="1101" w:name="_Toc343415721"/>
        <w:bookmarkStart w:id="1102" w:name="_Toc343452380"/>
        <w:bookmarkStart w:id="1103" w:name="_Toc343461170"/>
        <w:bookmarkEnd w:id="1093"/>
        <w:bookmarkEnd w:id="1094"/>
        <w:bookmarkEnd w:id="1095"/>
        <w:bookmarkEnd w:id="1096"/>
        <w:bookmarkEnd w:id="1097"/>
        <w:bookmarkEnd w:id="1098"/>
        <w:bookmarkEnd w:id="1099"/>
        <w:bookmarkEnd w:id="1100"/>
        <w:bookmarkEnd w:id="1101"/>
        <w:bookmarkEnd w:id="1102"/>
        <w:bookmarkEnd w:id="1103"/>
      </w:del>
    </w:p>
    <w:p w14:paraId="1B3699D2" w14:textId="77777777" w:rsidR="004D65BA" w:rsidRPr="0095710D" w:rsidDel="00CA2190" w:rsidRDefault="004D65BA" w:rsidP="004D65BA">
      <w:pPr>
        <w:ind w:firstLine="720"/>
        <w:rPr>
          <w:del w:id="1104" w:author="The Si Tran" w:date="2012-12-11T21:24:00Z"/>
          <w:sz w:val="32"/>
          <w:szCs w:val="32"/>
          <w:rPrChange w:id="1105" w:author="The Si Tran" w:date="2012-12-12T13:54:00Z">
            <w:rPr>
              <w:del w:id="1106" w:author="The Si Tran" w:date="2012-12-11T21:24:00Z"/>
              <w:szCs w:val="26"/>
            </w:rPr>
          </w:rPrChange>
        </w:rPr>
      </w:pPr>
      <w:del w:id="1107" w:author="The Si Tran" w:date="2012-12-11T21:24:00Z">
        <w:r w:rsidRPr="0095710D" w:rsidDel="00CA2190">
          <w:rPr>
            <w:b/>
            <w:sz w:val="32"/>
            <w:szCs w:val="32"/>
            <w:rPrChange w:id="1108" w:author="The Si Tran" w:date="2012-12-12T13:54:00Z">
              <w:rPr>
                <w:b/>
                <w:szCs w:val="26"/>
              </w:rPr>
            </w:rPrChange>
          </w:rPr>
          <w:delText xml:space="preserve">Chương 7: </w:delText>
        </w:r>
        <w:r w:rsidRPr="0095710D" w:rsidDel="00CA2190">
          <w:rPr>
            <w:sz w:val="32"/>
            <w:szCs w:val="32"/>
            <w:rPrChange w:id="1109" w:author="The Si Tran" w:date="2012-12-12T13:54:00Z">
              <w:rPr>
                <w:szCs w:val="26"/>
              </w:rPr>
            </w:rPrChange>
          </w:rPr>
          <w:delText>Kết luận về kết quả đạt được và hướng phát triển tương lai.</w:delText>
        </w:r>
        <w:bookmarkStart w:id="1110" w:name="_Toc343083535"/>
        <w:bookmarkStart w:id="1111" w:name="_Toc343083749"/>
        <w:bookmarkStart w:id="1112" w:name="_Toc343083960"/>
        <w:bookmarkStart w:id="1113" w:name="_Toc343220719"/>
        <w:bookmarkStart w:id="1114" w:name="_Toc343232223"/>
        <w:bookmarkStart w:id="1115" w:name="_Toc343232636"/>
        <w:bookmarkStart w:id="1116" w:name="_Toc343232921"/>
        <w:bookmarkStart w:id="1117" w:name="_Toc343415426"/>
        <w:bookmarkStart w:id="1118" w:name="_Toc343415722"/>
        <w:bookmarkStart w:id="1119" w:name="_Toc343452381"/>
        <w:bookmarkStart w:id="1120" w:name="_Toc343461171"/>
        <w:bookmarkEnd w:id="1110"/>
        <w:bookmarkEnd w:id="1111"/>
        <w:bookmarkEnd w:id="1112"/>
        <w:bookmarkEnd w:id="1113"/>
        <w:bookmarkEnd w:id="1114"/>
        <w:bookmarkEnd w:id="1115"/>
        <w:bookmarkEnd w:id="1116"/>
        <w:bookmarkEnd w:id="1117"/>
        <w:bookmarkEnd w:id="1118"/>
        <w:bookmarkEnd w:id="1119"/>
        <w:bookmarkEnd w:id="1120"/>
      </w:del>
    </w:p>
    <w:p w14:paraId="18B7CEB5" w14:textId="77777777" w:rsidR="00AA4819" w:rsidRPr="0095710D" w:rsidDel="00726875" w:rsidRDefault="00AA4819" w:rsidP="004D65BA">
      <w:pPr>
        <w:ind w:firstLine="720"/>
        <w:rPr>
          <w:del w:id="1121" w:author="The Si Tran" w:date="2012-12-12T07:57:00Z"/>
          <w:sz w:val="32"/>
          <w:szCs w:val="32"/>
          <w:rPrChange w:id="1122" w:author="The Si Tran" w:date="2012-12-12T13:54:00Z">
            <w:rPr>
              <w:del w:id="1123" w:author="The Si Tran" w:date="2012-12-12T07:57:00Z"/>
              <w:szCs w:val="26"/>
            </w:rPr>
          </w:rPrChange>
        </w:rPr>
      </w:pPr>
      <w:bookmarkStart w:id="1124" w:name="_Toc343083536"/>
      <w:bookmarkStart w:id="1125" w:name="_Toc343083750"/>
      <w:bookmarkStart w:id="1126" w:name="_Toc343083961"/>
      <w:bookmarkStart w:id="1127" w:name="_Toc343220720"/>
      <w:bookmarkStart w:id="1128" w:name="_Toc343232224"/>
      <w:bookmarkStart w:id="1129" w:name="_Toc343232637"/>
      <w:bookmarkStart w:id="1130" w:name="_Toc343232922"/>
      <w:bookmarkStart w:id="1131" w:name="_Toc343415427"/>
      <w:bookmarkStart w:id="1132" w:name="_Toc343415723"/>
      <w:bookmarkStart w:id="1133" w:name="_Toc343452382"/>
      <w:bookmarkStart w:id="1134" w:name="_Toc343461172"/>
      <w:bookmarkEnd w:id="1124"/>
      <w:bookmarkEnd w:id="1125"/>
      <w:bookmarkEnd w:id="1126"/>
      <w:bookmarkEnd w:id="1127"/>
      <w:bookmarkEnd w:id="1128"/>
      <w:bookmarkEnd w:id="1129"/>
      <w:bookmarkEnd w:id="1130"/>
      <w:bookmarkEnd w:id="1131"/>
      <w:bookmarkEnd w:id="1132"/>
      <w:bookmarkEnd w:id="1133"/>
      <w:bookmarkEnd w:id="1134"/>
    </w:p>
    <w:p w14:paraId="5E81A452" w14:textId="54F7A593" w:rsidR="00AA4819" w:rsidRDefault="00AA4819" w:rsidP="00AA4819">
      <w:pPr>
        <w:pStyle w:val="Heading1"/>
        <w:rPr>
          <w:ins w:id="1135" w:author="The Si Tran" w:date="2012-12-16T09:42:00Z"/>
        </w:rPr>
      </w:pPr>
      <w:del w:id="1136" w:author="superchickend" w:date="2012-12-16T14:57:00Z">
        <w:r w:rsidRPr="0095710D" w:rsidDel="007B33EC">
          <w:delText xml:space="preserve">: </w:delText>
        </w:r>
      </w:del>
      <w:del w:id="1137" w:author="The Si Tran" w:date="2012-12-12T13:53:00Z">
        <w:r w:rsidRPr="0095710D" w:rsidDel="007529B1">
          <w:delText>Chuỗi thời gian và các thành phần của chuỗi thời gian</w:delText>
        </w:r>
      </w:del>
      <w:bookmarkStart w:id="1138" w:name="_Toc343461173"/>
      <w:ins w:id="1139" w:author="The Si Tran" w:date="2012-12-12T13:53:00Z">
        <w:r w:rsidR="007529B1" w:rsidRPr="0095710D">
          <w:rPr>
            <w:rPrChange w:id="1140" w:author="The Si Tran" w:date="2012-12-12T13:54:00Z">
              <w:rPr>
                <w:rFonts w:cs="Times New Roman"/>
                <w:b w:val="0"/>
                <w:bCs w:val="0"/>
                <w:kern w:val="0"/>
                <w:sz w:val="26"/>
                <w:szCs w:val="26"/>
              </w:rPr>
            </w:rPrChange>
          </w:rPr>
          <w:t xml:space="preserve">CHUỖI THỜI GIAN VÀ CÁC THÀNH PHẦN </w:t>
        </w:r>
      </w:ins>
      <w:ins w:id="1141" w:author="The Si Tran" w:date="2012-12-12T13:54:00Z">
        <w:r w:rsidR="007529B1" w:rsidRPr="0095710D">
          <w:rPr>
            <w:rPrChange w:id="1142" w:author="The Si Tran" w:date="2012-12-12T13:54:00Z">
              <w:rPr>
                <w:rFonts w:cs="Times New Roman"/>
                <w:b w:val="0"/>
                <w:bCs w:val="0"/>
                <w:kern w:val="0"/>
                <w:sz w:val="26"/>
                <w:szCs w:val="26"/>
              </w:rPr>
            </w:rPrChange>
          </w:rPr>
          <w:t xml:space="preserve">CỦA </w:t>
        </w:r>
      </w:ins>
      <w:ins w:id="1143" w:author="The Si Tran" w:date="2012-12-12T13:53:00Z">
        <w:r w:rsidR="007529B1" w:rsidRPr="0095710D">
          <w:rPr>
            <w:rPrChange w:id="1144" w:author="The Si Tran" w:date="2012-12-12T13:54:00Z">
              <w:rPr>
                <w:rFonts w:cs="Times New Roman"/>
                <w:b w:val="0"/>
                <w:bCs w:val="0"/>
                <w:kern w:val="0"/>
                <w:sz w:val="26"/>
                <w:szCs w:val="26"/>
              </w:rPr>
            </w:rPrChange>
          </w:rPr>
          <w:t>CHUỖI THỜI GIAN</w:t>
        </w:r>
      </w:ins>
      <w:bookmarkEnd w:id="1138"/>
    </w:p>
    <w:p w14:paraId="3E498819" w14:textId="27792421" w:rsidR="00E231FB" w:rsidRPr="002F74DC" w:rsidRDefault="00E231FB">
      <w:pPr>
        <w:pPrChange w:id="1145" w:author="The Si Tran" w:date="2012-12-16T09:42:00Z">
          <w:pPr>
            <w:pStyle w:val="Heading1"/>
          </w:pPr>
        </w:pPrChange>
      </w:pPr>
      <w:ins w:id="1146"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47" w:author="The Si Tran" w:date="2012-12-16T09:42:00Z">
        <w:r>
          <w:t xml:space="preserve">. Mục đích là </w:t>
        </w:r>
      </w:ins>
      <w:r w:rsidR="00330CA0">
        <w:t>giúp</w:t>
      </w:r>
      <w:ins w:id="1148" w:author="The Si Tran" w:date="2012-12-16T09:42:00Z">
        <w:r>
          <w:t xml:space="preserve"> người đọc nắm được tổng quan về chuỗi dữ liệu thời gian, thành phần của chuỗi thời gian</w:t>
        </w:r>
      </w:ins>
      <w:r w:rsidR="00330CA0">
        <w:t xml:space="preserve"> và</w:t>
      </w:r>
      <w:ins w:id="1149"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150" w:author="The Si Tran" w:date="2012-12-05T23:02:00Z">
            <w:rPr/>
          </w:rPrChange>
        </w:rPr>
      </w:pPr>
      <w:bookmarkStart w:id="1151" w:name="_Toc343461174"/>
      <w:r w:rsidRPr="0049233F">
        <w:rPr>
          <w:sz w:val="26"/>
          <w:szCs w:val="26"/>
          <w:rPrChange w:id="1152" w:author="The Si Tran" w:date="2012-12-05T23:02:00Z">
            <w:rPr>
              <w:iCs w:val="0"/>
              <w:kern w:val="32"/>
              <w:sz w:val="32"/>
              <w:szCs w:val="32"/>
            </w:rPr>
          </w:rPrChange>
        </w:rPr>
        <w:t>Chuỗi thời gian</w:t>
      </w:r>
      <w:bookmarkEnd w:id="1151"/>
      <w:del w:id="1153" w:author="The Si Tran" w:date="2012-12-11T21:05:00Z">
        <w:r w:rsidRPr="0049233F" w:rsidDel="006C2050">
          <w:rPr>
            <w:sz w:val="26"/>
            <w:szCs w:val="26"/>
            <w:rPrChange w:id="1154" w:author="The Si Tran" w:date="2012-12-05T23:02:00Z">
              <w:rPr>
                <w:iCs w:val="0"/>
                <w:kern w:val="32"/>
                <w:sz w:val="32"/>
                <w:szCs w:val="32"/>
              </w:rPr>
            </w:rPrChange>
          </w:rPr>
          <w:delText>:</w:delText>
        </w:r>
      </w:del>
    </w:p>
    <w:p w14:paraId="7693E365" w14:textId="77777777" w:rsidR="00024D6E" w:rsidRPr="0049233F" w:rsidRDefault="00387D5F">
      <w:pPr>
        <w:rPr>
          <w:rPrChange w:id="1155" w:author="The Si Tran" w:date="2012-12-05T23:02:00Z">
            <w:rPr>
              <w:sz w:val="28"/>
              <w:szCs w:val="28"/>
            </w:rPr>
          </w:rPrChange>
        </w:rPr>
        <w:pPrChange w:id="1156" w:author="The Si Tran" w:date="2012-12-14T07:21:00Z">
          <w:pPr>
            <w:ind w:firstLine="720"/>
          </w:pPr>
        </w:pPrChange>
      </w:pPr>
      <w:r w:rsidRPr="0049233F">
        <w:rPr>
          <w:rPrChange w:id="1157" w:author="The Si Tran" w:date="2012-12-05T23:02:00Z">
            <w:rPr>
              <w:rFonts w:cs="Arial"/>
              <w:b/>
              <w:bCs/>
              <w:kern w:val="32"/>
              <w:sz w:val="28"/>
              <w:szCs w:val="28"/>
            </w:rPr>
          </w:rPrChange>
        </w:rPr>
        <w:t xml:space="preserve">Dữ liệu chuỗi thời gian </w:t>
      </w:r>
      <w:r w:rsidR="00024D6E" w:rsidRPr="0049233F">
        <w:rPr>
          <w:rPrChange w:id="1158"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59" w:author="The Si Tran" w:date="2012-12-14T07:21:00Z"/>
          <w:rPrChange w:id="1160" w:author="The Si Tran" w:date="2012-12-05T23:02:00Z">
            <w:rPr>
              <w:del w:id="1161" w:author="The Si Tran" w:date="2012-12-14T07:21:00Z"/>
              <w:sz w:val="28"/>
              <w:szCs w:val="28"/>
            </w:rPr>
          </w:rPrChange>
        </w:rPr>
        <w:pPrChange w:id="1162" w:author="The Si Tran" w:date="2012-12-14T07:21:00Z">
          <w:pPr>
            <w:ind w:firstLine="720"/>
          </w:pPr>
        </w:pPrChange>
      </w:pPr>
      <w:del w:id="1163" w:author="The Si Tran" w:date="2012-12-14T04:19:00Z">
        <w:r w:rsidRPr="0049233F" w:rsidDel="00454557">
          <w:rPr>
            <w:rPrChange w:id="1164" w:author="The Si Tran" w:date="2012-12-05T23:02:00Z">
              <w:rPr>
                <w:rFonts w:cs="Arial"/>
                <w:b/>
                <w:bCs/>
                <w:kern w:val="32"/>
                <w:sz w:val="28"/>
                <w:szCs w:val="28"/>
              </w:rPr>
            </w:rPrChange>
          </w:rPr>
          <w:tab/>
        </w:r>
      </w:del>
      <w:r w:rsidRPr="0049233F">
        <w:rPr>
          <w:rPrChange w:id="1165" w:author="The Si Tran" w:date="2012-12-05T23:02:00Z">
            <w:rPr>
              <w:rFonts w:cs="Arial"/>
              <w:b/>
              <w:bCs/>
              <w:kern w:val="32"/>
              <w:sz w:val="28"/>
              <w:szCs w:val="28"/>
            </w:rPr>
          </w:rPrChange>
        </w:rPr>
        <w:t xml:space="preserve">Ta </w:t>
      </w:r>
      <w:r w:rsidR="005C2C13" w:rsidRPr="0049233F">
        <w:rPr>
          <w:rPrChange w:id="1166" w:author="The Si Tran" w:date="2012-12-05T23:02:00Z">
            <w:rPr>
              <w:rFonts w:cs="Arial"/>
              <w:b/>
              <w:bCs/>
              <w:kern w:val="32"/>
              <w:sz w:val="28"/>
              <w:szCs w:val="28"/>
            </w:rPr>
          </w:rPrChange>
        </w:rPr>
        <w:t xml:space="preserve">thường </w:t>
      </w:r>
      <w:r w:rsidRPr="0049233F">
        <w:rPr>
          <w:rPrChange w:id="1167" w:author="The Si Tran" w:date="2012-12-05T23:02:00Z">
            <w:rPr>
              <w:rFonts w:cs="Arial"/>
              <w:b/>
              <w:bCs/>
              <w:kern w:val="32"/>
              <w:sz w:val="28"/>
              <w:szCs w:val="28"/>
            </w:rPr>
          </w:rPrChange>
        </w:rPr>
        <w:t xml:space="preserve">ký kiệu chuỗi thời gian là </w:t>
      </w:r>
      <w:ins w:id="116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69" w:author="The Si Tran" w:date="2012-12-06T03:50:00Z">
        <w:r w:rsidRPr="0049233F" w:rsidDel="00C16A39">
          <w:rPr>
            <w:rPrChange w:id="1170" w:author="The Si Tran" w:date="2012-12-05T23:02:00Z">
              <w:rPr>
                <w:rFonts w:cs="Arial"/>
                <w:b/>
                <w:bCs/>
                <w:kern w:val="32"/>
                <w:sz w:val="28"/>
                <w:szCs w:val="28"/>
              </w:rPr>
            </w:rPrChange>
          </w:rPr>
          <w:delText>{X</w:delText>
        </w:r>
        <w:r w:rsidRPr="0049233F" w:rsidDel="00C16A39">
          <w:rPr>
            <w:vertAlign w:val="subscript"/>
            <w:rPrChange w:id="1171" w:author="The Si Tran" w:date="2012-12-05T23:02:00Z">
              <w:rPr>
                <w:rFonts w:cs="Arial"/>
                <w:b/>
                <w:bCs/>
                <w:kern w:val="32"/>
                <w:sz w:val="28"/>
                <w:szCs w:val="28"/>
                <w:vertAlign w:val="subscript"/>
              </w:rPr>
            </w:rPrChange>
          </w:rPr>
          <w:delText>t</w:delText>
        </w:r>
        <w:r w:rsidRPr="0049233F" w:rsidDel="00C16A39">
          <w:rPr>
            <w:rPrChange w:id="1172" w:author="The Si Tran" w:date="2012-12-05T23:02:00Z">
              <w:rPr>
                <w:rFonts w:cs="Arial"/>
                <w:b/>
                <w:bCs/>
                <w:kern w:val="32"/>
                <w:sz w:val="28"/>
                <w:szCs w:val="28"/>
              </w:rPr>
            </w:rPrChange>
          </w:rPr>
          <w:delText>}</w:delText>
        </w:r>
      </w:del>
      <w:r w:rsidRPr="0049233F">
        <w:rPr>
          <w:rPrChange w:id="1173" w:author="The Si Tran" w:date="2012-12-05T23:02:00Z">
            <w:rPr>
              <w:rFonts w:cs="Arial"/>
              <w:b/>
              <w:bCs/>
              <w:kern w:val="32"/>
              <w:sz w:val="28"/>
              <w:szCs w:val="28"/>
            </w:rPr>
          </w:rPrChange>
        </w:rPr>
        <w:t xml:space="preserve"> với </w:t>
      </w:r>
      <w:ins w:id="1174" w:author="The Si Tran" w:date="2012-12-06T03:50:00Z">
        <m:oMath>
          <m:r>
            <w:rPr>
              <w:rFonts w:ascii="Cambria Math" w:hAnsi="Cambria Math"/>
            </w:rPr>
            <m:t>t</m:t>
          </m:r>
        </m:oMath>
      </w:ins>
      <w:del w:id="1175" w:author="The Si Tran" w:date="2012-12-06T03:50:00Z">
        <w:r w:rsidRPr="0049233F" w:rsidDel="00C16A39">
          <w:rPr>
            <w:rPrChange w:id="1176" w:author="The Si Tran" w:date="2012-12-05T23:02:00Z">
              <w:rPr>
                <w:rFonts w:cs="Arial"/>
                <w:b/>
                <w:bCs/>
                <w:kern w:val="32"/>
                <w:sz w:val="28"/>
                <w:szCs w:val="28"/>
              </w:rPr>
            </w:rPrChange>
          </w:rPr>
          <w:delText>t</w:delText>
        </w:r>
      </w:del>
      <w:r w:rsidRPr="0049233F">
        <w:rPr>
          <w:rPrChange w:id="1177" w:author="The Si Tran" w:date="2012-12-05T23:02:00Z">
            <w:rPr>
              <w:rFonts w:cs="Arial"/>
              <w:b/>
              <w:bCs/>
              <w:kern w:val="32"/>
              <w:sz w:val="28"/>
              <w:szCs w:val="28"/>
            </w:rPr>
          </w:rPrChange>
        </w:rPr>
        <w:t xml:space="preserve"> là các số tự nhiên. </w:t>
      </w:r>
      <m:oMath>
        <m:sSub>
          <m:sSubPr>
            <m:ctrlPr>
              <w:ins w:id="1178" w:author="The Si Tran" w:date="2012-12-06T03:50:00Z">
                <w:rPr>
                  <w:rFonts w:ascii="Cambria Math" w:hAnsi="Cambria Math"/>
                  <w:i/>
                </w:rPr>
              </w:ins>
            </m:ctrlPr>
          </m:sSubPr>
          <m:e>
            <w:ins w:id="1179" w:author="The Si Tran" w:date="2012-12-06T03:50:00Z">
              <m:r>
                <w:rPr>
                  <w:rFonts w:ascii="Cambria Math" w:hAnsi="Cambria Math"/>
                </w:rPr>
                <m:t>X</m:t>
              </m:r>
            </w:ins>
          </m:e>
          <m:sub>
            <w:ins w:id="1180" w:author="The Si Tran" w:date="2012-12-06T03:50:00Z">
              <m:r>
                <w:rPr>
                  <w:rFonts w:ascii="Cambria Math" w:hAnsi="Cambria Math"/>
                </w:rPr>
                <m:t>t</m:t>
              </m:r>
            </w:ins>
          </m:sub>
        </m:sSub>
      </m:oMath>
      <w:ins w:id="1181" w:author="The Si Tran" w:date="2012-12-06T03:50:00Z">
        <w:r w:rsidR="00C16A39">
          <w:t xml:space="preserve"> </w:t>
        </w:r>
      </w:ins>
      <w:del w:id="1182" w:author="The Si Tran" w:date="2012-12-06T03:50:00Z">
        <w:r w:rsidRPr="0049233F" w:rsidDel="00C16A39">
          <w:rPr>
            <w:rPrChange w:id="1183" w:author="The Si Tran" w:date="2012-12-05T23:02:00Z">
              <w:rPr>
                <w:rFonts w:cs="Arial"/>
                <w:b/>
                <w:bCs/>
                <w:kern w:val="32"/>
                <w:sz w:val="28"/>
                <w:szCs w:val="28"/>
              </w:rPr>
            </w:rPrChange>
          </w:rPr>
          <w:delText>X</w:delText>
        </w:r>
        <w:r w:rsidRPr="0049233F" w:rsidDel="00C16A39">
          <w:rPr>
            <w:vertAlign w:val="subscript"/>
            <w:rPrChange w:id="1184" w:author="The Si Tran" w:date="2012-12-05T23:02:00Z">
              <w:rPr>
                <w:rFonts w:cs="Arial"/>
                <w:b/>
                <w:bCs/>
                <w:kern w:val="32"/>
                <w:sz w:val="28"/>
                <w:szCs w:val="28"/>
                <w:vertAlign w:val="subscript"/>
              </w:rPr>
            </w:rPrChange>
          </w:rPr>
          <w:delText>t</w:delText>
        </w:r>
        <w:r w:rsidRPr="0049233F" w:rsidDel="00C16A39">
          <w:rPr>
            <w:rPrChange w:id="1185" w:author="The Si Tran" w:date="2012-12-05T23:02:00Z">
              <w:rPr>
                <w:rFonts w:cs="Arial"/>
                <w:b/>
                <w:bCs/>
                <w:kern w:val="32"/>
                <w:sz w:val="28"/>
                <w:szCs w:val="28"/>
              </w:rPr>
            </w:rPrChange>
          </w:rPr>
          <w:delText xml:space="preserve"> </w:delText>
        </w:r>
      </w:del>
      <w:r w:rsidRPr="0049233F">
        <w:rPr>
          <w:rPrChange w:id="1186"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187"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188" w:author="The Si Tran" w:date="2012-12-05T23:02:00Z">
            <w:rPr>
              <w:rFonts w:cs="Arial"/>
              <w:b/>
              <w:bCs/>
              <w:kern w:val="32"/>
              <w:sz w:val="28"/>
              <w:szCs w:val="28"/>
            </w:rPr>
          </w:rPrChange>
        </w:rPr>
        <w:t xml:space="preserve"> hàng tháng của hãng </w:t>
      </w:r>
      <w:r w:rsidR="005C2C13" w:rsidRPr="0049233F">
        <w:rPr>
          <w:rPrChange w:id="1189" w:author="The Si Tran" w:date="2012-12-05T23:02:00Z">
            <w:rPr>
              <w:rFonts w:cs="Arial"/>
              <w:b/>
              <w:bCs/>
              <w:kern w:val="32"/>
              <w:sz w:val="28"/>
              <w:szCs w:val="28"/>
            </w:rPr>
          </w:rPrChange>
        </w:rPr>
        <w:t xml:space="preserve">hàng không </w:t>
      </w:r>
      <w:r w:rsidRPr="0049233F">
        <w:rPr>
          <w:rPrChange w:id="1190" w:author="The Si Tran" w:date="2012-12-05T23:02:00Z">
            <w:rPr>
              <w:rFonts w:cs="Arial"/>
              <w:b/>
              <w:bCs/>
              <w:kern w:val="32"/>
              <w:sz w:val="28"/>
              <w:szCs w:val="28"/>
            </w:rPr>
          </w:rPrChange>
        </w:rPr>
        <w:t>Pan Am</w:t>
      </w:r>
      <w:r w:rsidR="005C2C13" w:rsidRPr="0049233F">
        <w:rPr>
          <w:rPrChange w:id="1191"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192" w:author="The Si Tran" w:date="2012-12-05T23:02:00Z">
            <w:rPr>
              <w:sz w:val="28"/>
              <w:szCs w:val="28"/>
            </w:rPr>
          </w:rPrChange>
        </w:rPr>
      </w:pPr>
    </w:p>
    <w:p w14:paraId="5045DE3A" w14:textId="77777777" w:rsidR="009526E2" w:rsidRPr="009531AA" w:rsidRDefault="00024D6E">
      <w:pPr>
        <w:pStyle w:val="Canhgiua"/>
        <w:rPr>
          <w:rPrChange w:id="1193" w:author="The Si Tran" w:date="2012-12-11T23:14:00Z">
            <w:rPr>
              <w:sz w:val="28"/>
              <w:szCs w:val="28"/>
            </w:rPr>
          </w:rPrChange>
        </w:rPr>
        <w:pPrChange w:id="1194" w:author="The Si Tran" w:date="2012-12-16T16:45:00Z">
          <w:pPr/>
        </w:pPrChange>
      </w:pPr>
      <w:r w:rsidRPr="0049233F">
        <w:rPr>
          <w:noProof/>
          <w:rPrChange w:id="1195">
            <w:rPr>
              <w:rFonts w:cs="Arial"/>
              <w:b/>
              <w:bCs/>
              <w:noProof/>
              <w:kern w:val="32"/>
              <w:sz w:val="28"/>
              <w:szCs w:val="28"/>
            </w:rPr>
          </w:rPrChange>
        </w:rPr>
        <w:drawing>
          <wp:inline distT="0" distB="0" distL="0" distR="0" wp14:anchorId="3BED6EB7" wp14:editId="38F190D9">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196" w:author="The Si Tran" w:date="2012-12-14T07:21:00Z"/>
        </w:rPr>
        <w:pPrChange w:id="1197" w:author="The Si Tran" w:date="2012-12-16T16:45:00Z">
          <w:pPr>
            <w:pStyle w:val="Caption"/>
            <w:ind w:firstLine="540"/>
          </w:pPr>
        </w:pPrChange>
      </w:pPr>
      <w:bookmarkStart w:id="1198" w:name="_Toc312142075"/>
      <w:bookmarkStart w:id="1199" w:name="_Toc343029950"/>
      <w:bookmarkStart w:id="1200" w:name="_Toc343452734"/>
      <w:r w:rsidRPr="00454DCE">
        <w:rPr>
          <w:bCs w:val="0"/>
          <w:rPrChange w:id="1201" w:author="The Si Tran" w:date="2012-12-16T16:45:00Z">
            <w:rPr>
              <w:b w:val="0"/>
              <w:bCs w:val="0"/>
              <w:sz w:val="28"/>
              <w:szCs w:val="28"/>
            </w:rPr>
          </w:rPrChange>
        </w:rPr>
        <w:t xml:space="preserve">Hình </w:t>
      </w:r>
      <w:del w:id="1202" w:author="The Si Tran" w:date="2012-12-11T23:15:00Z">
        <w:r w:rsidRPr="00454DCE" w:rsidDel="005F761D">
          <w:rPr>
            <w:bCs w:val="0"/>
            <w:rPrChange w:id="1203" w:author="The Si Tran" w:date="2012-12-16T16:45:00Z">
              <w:rPr>
                <w:b w:val="0"/>
                <w:bCs w:val="0"/>
                <w:sz w:val="28"/>
                <w:szCs w:val="28"/>
              </w:rPr>
            </w:rPrChange>
          </w:rPr>
          <w:fldChar w:fldCharType="begin"/>
        </w:r>
        <w:r w:rsidRPr="00454DCE" w:rsidDel="005F761D">
          <w:rPr>
            <w:bCs w:val="0"/>
            <w:rPrChange w:id="1204" w:author="The Si Tran" w:date="2012-12-16T16:45:00Z">
              <w:rPr>
                <w:b w:val="0"/>
                <w:bCs w:val="0"/>
                <w:sz w:val="28"/>
                <w:szCs w:val="28"/>
              </w:rPr>
            </w:rPrChange>
          </w:rPr>
          <w:delInstrText xml:space="preserve"> SEQ Hình \* ARABIC </w:delInstrText>
        </w:r>
        <w:r w:rsidRPr="00454DCE" w:rsidDel="005F761D">
          <w:rPr>
            <w:bCs w:val="0"/>
            <w:rPrChange w:id="1205" w:author="The Si Tran" w:date="2012-12-16T16:45:00Z">
              <w:rPr>
                <w:b w:val="0"/>
                <w:bCs w:val="0"/>
                <w:sz w:val="28"/>
                <w:szCs w:val="28"/>
              </w:rPr>
            </w:rPrChange>
          </w:rPr>
          <w:fldChar w:fldCharType="separate"/>
        </w:r>
        <w:r w:rsidRPr="00454DCE" w:rsidDel="005F761D">
          <w:rPr>
            <w:bCs w:val="0"/>
            <w:rPrChange w:id="1206" w:author="The Si Tran" w:date="2012-12-16T16:45:00Z">
              <w:rPr>
                <w:b w:val="0"/>
                <w:bCs w:val="0"/>
                <w:noProof/>
                <w:sz w:val="28"/>
                <w:szCs w:val="28"/>
              </w:rPr>
            </w:rPrChange>
          </w:rPr>
          <w:delText>1</w:delText>
        </w:r>
        <w:r w:rsidRPr="00454DCE" w:rsidDel="005F761D">
          <w:rPr>
            <w:bCs w:val="0"/>
            <w:rPrChange w:id="1207" w:author="The Si Tran" w:date="2012-12-16T16:45:00Z">
              <w:rPr>
                <w:b w:val="0"/>
                <w:bCs w:val="0"/>
                <w:sz w:val="28"/>
                <w:szCs w:val="28"/>
              </w:rPr>
            </w:rPrChange>
          </w:rPr>
          <w:fldChar w:fldCharType="end"/>
        </w:r>
      </w:del>
      <w:ins w:id="1208" w:author="The Si Tran" w:date="2012-12-11T23:15:00Z">
        <w:r w:rsidR="005F761D" w:rsidRPr="00032D83">
          <w:rPr>
            <w:bCs w:val="0"/>
          </w:rPr>
          <w:t>2</w:t>
        </w:r>
      </w:ins>
      <w:ins w:id="1209" w:author="The Si Tran" w:date="2012-12-11T23:13:00Z">
        <w:r w:rsidR="00FD0D9E" w:rsidRPr="00032D83">
          <w:rPr>
            <w:bCs w:val="0"/>
          </w:rPr>
          <w:t>.1</w:t>
        </w:r>
      </w:ins>
      <w:ins w:id="1210" w:author="The Si Tran" w:date="2012-12-14T04:07:00Z">
        <w:r w:rsidR="00C409EE" w:rsidRPr="006D6C8D">
          <w:t>:</w:t>
        </w:r>
      </w:ins>
      <w:r w:rsidRPr="00454DCE">
        <w:rPr>
          <w:bCs w:val="0"/>
          <w:rPrChange w:id="1211" w:author="The Si Tran" w:date="2012-12-16T16:45:00Z">
            <w:rPr>
              <w:b w:val="0"/>
              <w:bCs w:val="0"/>
              <w:sz w:val="28"/>
              <w:szCs w:val="28"/>
            </w:rPr>
          </w:rPrChange>
        </w:rPr>
        <w:t xml:space="preserve"> Số khách hàng đặt chỗ hàng tháng của hãng Pan Am</w:t>
      </w:r>
      <w:bookmarkEnd w:id="1198"/>
      <w:bookmarkEnd w:id="1199"/>
      <w:bookmarkEnd w:id="1200"/>
    </w:p>
    <w:p w14:paraId="6148F770" w14:textId="77777777" w:rsidR="00024D6E" w:rsidRPr="0049233F" w:rsidRDefault="00024D6E">
      <w:pPr>
        <w:pStyle w:val="Hinh"/>
        <w:rPr>
          <w:rPrChange w:id="1212" w:author="The Si Tran" w:date="2012-12-05T23:02:00Z">
            <w:rPr>
              <w:sz w:val="28"/>
              <w:szCs w:val="28"/>
            </w:rPr>
          </w:rPrChange>
        </w:rPr>
        <w:pPrChange w:id="1213" w:author="The Si Tran" w:date="2012-12-16T16:45:00Z">
          <w:pPr/>
        </w:pPrChange>
      </w:pPr>
    </w:p>
    <w:p w14:paraId="47496638" w14:textId="303FCD55" w:rsidR="0080635D" w:rsidRPr="0049233F" w:rsidRDefault="0080635D">
      <w:pPr>
        <w:rPr>
          <w:rPrChange w:id="1214" w:author="The Si Tran" w:date="2012-12-05T23:02:00Z">
            <w:rPr>
              <w:sz w:val="28"/>
              <w:szCs w:val="28"/>
            </w:rPr>
          </w:rPrChange>
        </w:rPr>
        <w:pPrChange w:id="1215" w:author="The Si Tran" w:date="2012-12-14T07:21:00Z">
          <w:pPr>
            <w:ind w:firstLine="720"/>
          </w:pPr>
        </w:pPrChange>
      </w:pPr>
      <w:del w:id="1216" w:author="The Si Tran" w:date="2012-12-14T04:19:00Z">
        <w:r w:rsidRPr="0049233F" w:rsidDel="00454557">
          <w:rPr>
            <w:rPrChange w:id="1217" w:author="The Si Tran" w:date="2012-12-05T23:02:00Z">
              <w:rPr>
                <w:b/>
                <w:bCs/>
                <w:sz w:val="28"/>
                <w:szCs w:val="28"/>
              </w:rPr>
            </w:rPrChange>
          </w:rPr>
          <w:lastRenderedPageBreak/>
          <w:tab/>
        </w:r>
      </w:del>
      <w:r w:rsidRPr="0049233F">
        <w:rPr>
          <w:rPrChange w:id="1218"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219" w:author="The Si Tran" w:date="2012-12-05T23:02:00Z">
            <w:rPr>
              <w:b/>
              <w:bCs/>
              <w:sz w:val="28"/>
              <w:szCs w:val="28"/>
            </w:rPr>
          </w:rPrChange>
        </w:rPr>
        <w:t xml:space="preserve"> bất qui tắc </w:t>
      </w:r>
      <w:r w:rsidR="00F518BC" w:rsidRPr="0049233F">
        <w:rPr>
          <w:rPrChange w:id="1220" w:author="The Si Tran" w:date="2012-12-05T23:02:00Z">
            <w:rPr>
              <w:b/>
              <w:bCs/>
              <w:sz w:val="28"/>
              <w:szCs w:val="28"/>
            </w:rPr>
          </w:rPrChange>
        </w:rPr>
        <w:fldChar w:fldCharType="begin"/>
      </w:r>
      <w:r w:rsidR="00F518BC" w:rsidRPr="0049233F">
        <w:rPr>
          <w:rPrChange w:id="1221"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22" w:author="The Si Tran" w:date="2012-12-05T23:02:00Z">
            <w:rPr>
              <w:b/>
              <w:bCs/>
              <w:sz w:val="28"/>
              <w:szCs w:val="28"/>
            </w:rPr>
          </w:rPrChange>
        </w:rPr>
        <w:fldChar w:fldCharType="end"/>
      </w:r>
    </w:p>
    <w:p w14:paraId="65E346B6" w14:textId="17F9BC19" w:rsidR="001F017F" w:rsidRPr="006A5AA2" w:rsidRDefault="00F518BC">
      <w:pPr>
        <w:pStyle w:val="BuletL1"/>
        <w:rPr>
          <w:rPrChange w:id="1223" w:author="The Si Tran" w:date="2012-12-14T04:05:00Z">
            <w:rPr>
              <w:sz w:val="28"/>
              <w:szCs w:val="28"/>
            </w:rPr>
          </w:rPrChange>
        </w:rPr>
        <w:pPrChange w:id="1224" w:author="The Si Tran" w:date="2012-12-16T10:07:00Z">
          <w:pPr>
            <w:pStyle w:val="ListParagraph"/>
            <w:numPr>
              <w:numId w:val="12"/>
            </w:numPr>
            <w:ind w:left="900" w:hanging="360"/>
          </w:pPr>
        </w:pPrChange>
      </w:pPr>
      <w:r w:rsidRPr="006A5AA2">
        <w:rPr>
          <w:rPrChange w:id="1225" w:author="The Si Tran" w:date="2012-12-14T04:05:00Z">
            <w:rPr>
              <w:rFonts w:eastAsiaTheme="minorHAnsi"/>
              <w:b/>
              <w:bCs/>
              <w:sz w:val="28"/>
              <w:szCs w:val="28"/>
            </w:rPr>
          </w:rPrChange>
        </w:rPr>
        <w:t>Thành phần</w:t>
      </w:r>
      <w:r w:rsidR="001F017F" w:rsidRPr="006A5AA2">
        <w:rPr>
          <w:rPrChange w:id="1226" w:author="The Si Tran" w:date="2012-12-14T04:05:00Z">
            <w:rPr>
              <w:rFonts w:eastAsiaTheme="minorHAnsi"/>
              <w:b/>
              <w:bCs/>
              <w:sz w:val="28"/>
              <w:szCs w:val="28"/>
            </w:rPr>
          </w:rPrChange>
        </w:rPr>
        <w:t xml:space="preserve"> xu hướ</w:t>
      </w:r>
      <w:r w:rsidRPr="006A5AA2">
        <w:rPr>
          <w:rPrChange w:id="1227" w:author="The Si Tran" w:date="2012-12-14T04:05:00Z">
            <w:rPr>
              <w:rFonts w:eastAsiaTheme="minorHAnsi"/>
              <w:b/>
              <w:bCs/>
              <w:sz w:val="28"/>
              <w:szCs w:val="28"/>
            </w:rPr>
          </w:rPrChange>
        </w:rPr>
        <w:t>ng (trend)</w:t>
      </w:r>
      <w:r w:rsidR="00246F0B">
        <w:t>: C</w:t>
      </w:r>
      <w:r w:rsidR="001F017F" w:rsidRPr="006A5AA2">
        <w:rPr>
          <w:rPrChange w:id="1228"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29" w:author="The Si Tran" w:date="2012-12-14T04:05:00Z">
            <w:rPr>
              <w:rFonts w:eastAsiaTheme="minorHAnsi"/>
              <w:b/>
              <w:bCs/>
              <w:sz w:val="28"/>
              <w:szCs w:val="28"/>
            </w:rPr>
          </w:rPrChange>
        </w:rPr>
        <w:t>. Đây là thành phần dài hạn (long term)</w:t>
      </w:r>
      <w:r w:rsidR="001F017F" w:rsidRPr="006A5AA2">
        <w:rPr>
          <w:rPrChange w:id="1230"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31" w:author="The Si Tran" w:date="2012-12-14T04:05:00Z">
            <w:rPr>
              <w:sz w:val="28"/>
              <w:szCs w:val="28"/>
            </w:rPr>
          </w:rPrChange>
        </w:rPr>
        <w:pPrChange w:id="1232" w:author="The Si Tran" w:date="2012-12-16T10:07:00Z">
          <w:pPr>
            <w:pStyle w:val="ListParagraph"/>
            <w:numPr>
              <w:numId w:val="12"/>
            </w:numPr>
            <w:ind w:left="900" w:hanging="360"/>
          </w:pPr>
        </w:pPrChange>
      </w:pPr>
      <w:r w:rsidRPr="006A5AA2">
        <w:rPr>
          <w:rPrChange w:id="1233" w:author="The Si Tran" w:date="2012-12-14T04:05:00Z">
            <w:rPr>
              <w:rFonts w:eastAsiaTheme="minorHAnsi"/>
              <w:b/>
              <w:bCs/>
              <w:sz w:val="28"/>
              <w:szCs w:val="28"/>
            </w:rPr>
          </w:rPrChange>
        </w:rPr>
        <w:t>Thành phần</w:t>
      </w:r>
      <w:r w:rsidR="001F017F" w:rsidRPr="006A5AA2">
        <w:rPr>
          <w:rPrChange w:id="1234" w:author="The Si Tran" w:date="2012-12-14T04:05:00Z">
            <w:rPr>
              <w:rFonts w:eastAsiaTheme="minorHAnsi"/>
              <w:b/>
              <w:bCs/>
              <w:sz w:val="28"/>
              <w:szCs w:val="28"/>
            </w:rPr>
          </w:rPrChange>
        </w:rPr>
        <w:t xml:space="preserve"> </w:t>
      </w:r>
      <w:r w:rsidRPr="006A5AA2">
        <w:rPr>
          <w:rPrChange w:id="1235" w:author="The Si Tran" w:date="2012-12-14T04:05:00Z">
            <w:rPr>
              <w:rFonts w:eastAsiaTheme="minorHAnsi"/>
              <w:b/>
              <w:bCs/>
              <w:sz w:val="28"/>
              <w:szCs w:val="28"/>
            </w:rPr>
          </w:rPrChange>
        </w:rPr>
        <w:t>c</w:t>
      </w:r>
      <w:r w:rsidR="00F7259F" w:rsidRPr="006A5AA2">
        <w:rPr>
          <w:rPrChange w:id="1236" w:author="The Si Tran" w:date="2012-12-14T04:05:00Z">
            <w:rPr>
              <w:rFonts w:eastAsiaTheme="minorHAnsi"/>
              <w:b/>
              <w:bCs/>
              <w:sz w:val="28"/>
              <w:szCs w:val="28"/>
            </w:rPr>
          </w:rPrChange>
        </w:rPr>
        <w:t>hu k</w:t>
      </w:r>
      <w:ins w:id="1237" w:author="The Si Tran" w:date="2012-12-14T04:02:00Z">
        <w:r w:rsidR="00C17C95" w:rsidRPr="00EB1298">
          <w:t>ỳ</w:t>
        </w:r>
      </w:ins>
      <w:del w:id="1238" w:author="The Si Tran" w:date="2012-12-14T04:02:00Z">
        <w:r w:rsidR="00F7259F" w:rsidRPr="006A5AA2" w:rsidDel="00C17C95">
          <w:rPr>
            <w:rPrChange w:id="1239" w:author="The Si Tran" w:date="2012-12-14T04:05:00Z">
              <w:rPr>
                <w:rFonts w:eastAsiaTheme="minorHAnsi"/>
                <w:b/>
                <w:bCs/>
                <w:sz w:val="28"/>
                <w:szCs w:val="28"/>
              </w:rPr>
            </w:rPrChange>
          </w:rPr>
          <w:delText>ì</w:delText>
        </w:r>
      </w:del>
      <w:r w:rsidR="00F7259F" w:rsidRPr="006A5AA2">
        <w:rPr>
          <w:rPrChange w:id="1240" w:author="The Si Tran" w:date="2012-12-14T04:05:00Z">
            <w:rPr>
              <w:rFonts w:eastAsiaTheme="minorHAnsi"/>
              <w:b/>
              <w:bCs/>
              <w:sz w:val="28"/>
              <w:szCs w:val="28"/>
            </w:rPr>
          </w:rPrChange>
        </w:rPr>
        <w:t xml:space="preserve"> (cyclical)</w:t>
      </w:r>
      <w:r w:rsidR="00246F0B">
        <w:t>: N</w:t>
      </w:r>
      <w:r w:rsidR="008E2CA2" w:rsidRPr="006A5AA2">
        <w:rPr>
          <w:rPrChange w:id="1241"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42" w:author="The Si Tran" w:date="2012-12-14T04:05:00Z">
            <w:rPr>
              <w:rFonts w:eastAsiaTheme="minorHAnsi"/>
              <w:b/>
              <w:bCs/>
              <w:sz w:val="28"/>
              <w:szCs w:val="28"/>
            </w:rPr>
          </w:rPrChange>
        </w:rPr>
        <w:t>ng só</w:t>
      </w:r>
      <w:r w:rsidR="008E2CA2" w:rsidRPr="006A5AA2">
        <w:rPr>
          <w:rPrChange w:id="1243"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44" w:author="The Si Tran" w:date="2012-12-14T04:04:00Z"/>
        </w:rPr>
        <w:pPrChange w:id="1245" w:author="The Si Tran" w:date="2012-12-16T10:07:00Z">
          <w:pPr>
            <w:pStyle w:val="ListParagraph"/>
            <w:numPr>
              <w:numId w:val="12"/>
            </w:numPr>
            <w:ind w:left="900" w:hanging="360"/>
          </w:pPr>
        </w:pPrChange>
      </w:pPr>
      <w:r w:rsidRPr="006A5AA2">
        <w:rPr>
          <w:rPrChange w:id="1246" w:author="The Si Tran" w:date="2012-12-14T04:05:00Z">
            <w:rPr>
              <w:rFonts w:eastAsiaTheme="minorHAnsi"/>
              <w:b/>
              <w:bCs/>
              <w:sz w:val="28"/>
              <w:szCs w:val="28"/>
            </w:rPr>
          </w:rPrChange>
        </w:rPr>
        <w:t>T</w:t>
      </w:r>
      <w:r w:rsidR="00F518BC" w:rsidRPr="006A5AA2">
        <w:rPr>
          <w:rPrChange w:id="1247" w:author="The Si Tran" w:date="2012-12-14T04:05:00Z">
            <w:rPr>
              <w:rFonts w:eastAsiaTheme="minorHAnsi"/>
              <w:b/>
              <w:bCs/>
              <w:sz w:val="28"/>
              <w:szCs w:val="28"/>
            </w:rPr>
          </w:rPrChange>
        </w:rPr>
        <w:t>hành phần</w:t>
      </w:r>
      <w:r w:rsidRPr="006A5AA2">
        <w:rPr>
          <w:rPrChange w:id="1248" w:author="The Si Tran" w:date="2012-12-14T04:05:00Z">
            <w:rPr>
              <w:rFonts w:eastAsiaTheme="minorHAnsi"/>
              <w:b/>
              <w:bCs/>
              <w:sz w:val="28"/>
              <w:szCs w:val="28"/>
            </w:rPr>
          </w:rPrChange>
        </w:rPr>
        <w:t xml:space="preserve"> mùa (seasonal): </w:t>
      </w:r>
      <w:r w:rsidR="00246F0B">
        <w:t>N</w:t>
      </w:r>
      <w:r w:rsidRPr="006A5AA2">
        <w:rPr>
          <w:rPrChange w:id="1249"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50" w:author="The Si Tran" w:date="2012-12-14T04:05:00Z">
            <w:rPr>
              <w:rFonts w:eastAsiaTheme="minorHAnsi"/>
              <w:b/>
              <w:bCs/>
              <w:sz w:val="28"/>
              <w:szCs w:val="28"/>
            </w:rPr>
          </w:rPrChange>
        </w:rPr>
        <w:t xml:space="preserve"> </w:t>
      </w:r>
      <w:r w:rsidRPr="006A5AA2">
        <w:rPr>
          <w:rPrChange w:id="1251"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52"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53"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54" w:author="The Si Tran" w:date="2012-12-14T04:04:00Z"/>
          <w:rFonts w:ascii="Times New Roman" w:hAnsi="Times New Roman"/>
          <w:sz w:val="26"/>
          <w:szCs w:val="26"/>
          <w:rPrChange w:id="1255" w:author="The Si Tran" w:date="2012-12-14T07:22:00Z">
            <w:rPr>
              <w:del w:id="1256" w:author="The Si Tran" w:date="2012-12-14T04:04:00Z"/>
              <w:sz w:val="28"/>
              <w:szCs w:val="28"/>
            </w:rPr>
          </w:rPrChange>
        </w:rPr>
        <w:pPrChange w:id="1257"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58" w:author="The Si Tran" w:date="2012-12-14T04:02:00Z"/>
          <w:rPrChange w:id="1259" w:author="The Si Tran" w:date="2012-12-14T07:22:00Z">
            <w:rPr>
              <w:del w:id="1260" w:author="The Si Tran" w:date="2012-12-14T04:02:00Z"/>
              <w:sz w:val="28"/>
              <w:szCs w:val="28"/>
            </w:rPr>
          </w:rPrChange>
        </w:rPr>
        <w:pPrChange w:id="1261" w:author="The Si Tran" w:date="2012-12-16T10:07:00Z">
          <w:pPr>
            <w:pStyle w:val="ListParagraph"/>
            <w:numPr>
              <w:numId w:val="12"/>
            </w:numPr>
            <w:ind w:left="900" w:hanging="360"/>
          </w:pPr>
        </w:pPrChange>
      </w:pPr>
      <w:r w:rsidRPr="00011A74">
        <w:rPr>
          <w:rPrChange w:id="1262" w:author="The Si Tran" w:date="2012-12-14T07:22:00Z">
            <w:rPr>
              <w:b/>
              <w:bCs/>
              <w:sz w:val="28"/>
              <w:szCs w:val="28"/>
            </w:rPr>
          </w:rPrChange>
        </w:rPr>
        <w:t>Thành phần bất qui tắc</w:t>
      </w:r>
      <w:ins w:id="1263" w:author="superchickend" w:date="2012-12-16T15:04:00Z">
        <w:r w:rsidR="00AA1483">
          <w:t xml:space="preserve"> (irregular)</w:t>
        </w:r>
      </w:ins>
      <w:r w:rsidRPr="00011A74">
        <w:rPr>
          <w:rPrChange w:id="1264"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265" w:author="The Si Tran" w:date="2012-12-14T04:02:00Z"/>
          <w:sz w:val="22"/>
          <w:szCs w:val="22"/>
          <w:rPrChange w:id="1266" w:author="The Si Tran" w:date="2012-12-14T04:02:00Z">
            <w:rPr>
              <w:del w:id="1267" w:author="The Si Tran" w:date="2012-12-14T04:02:00Z"/>
              <w:sz w:val="28"/>
              <w:szCs w:val="28"/>
            </w:rPr>
          </w:rPrChange>
        </w:rPr>
        <w:pPrChange w:id="1268"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269" w:author="The Si Tran" w:date="2012-12-05T23:02:00Z">
            <w:rPr>
              <w:sz w:val="28"/>
              <w:szCs w:val="28"/>
            </w:rPr>
          </w:rPrChange>
        </w:rPr>
        <w:pPrChange w:id="1270" w:author="The Si Tran" w:date="2012-12-16T10:07:00Z">
          <w:pPr>
            <w:ind w:firstLine="540"/>
          </w:pPr>
        </w:pPrChange>
      </w:pPr>
      <w:moveFromRangeStart w:id="1271" w:author="The Si Tran" w:date="2012-12-12T08:07:00Z" w:name="move343062963"/>
      <w:moveFrom w:id="1272" w:author="The Si Tran" w:date="2012-12-12T08:07:00Z">
        <w:r w:rsidRPr="0049233F" w:rsidDel="00BC6984">
          <w:rPr>
            <w:rFonts w:ascii="Calibri" w:hAnsi="Calibri"/>
            <w:sz w:val="22"/>
            <w:szCs w:val="22"/>
            <w:rPrChange w:id="1273"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274" w:author="The Si Tran" w:date="2012-12-05T23:02:00Z">
              <w:rPr>
                <w:b/>
                <w:bCs/>
                <w:sz w:val="28"/>
                <w:szCs w:val="28"/>
              </w:rPr>
            </w:rPrChange>
          </w:rPr>
          <w:t xml:space="preserve">hi </w:t>
        </w:r>
        <w:r w:rsidRPr="0049233F" w:rsidDel="00BC6984">
          <w:rPr>
            <w:rFonts w:ascii="Calibri" w:hAnsi="Calibri"/>
            <w:sz w:val="22"/>
            <w:szCs w:val="22"/>
            <w:rPrChange w:id="1275" w:author="The Si Tran" w:date="2012-12-05T23:02:00Z">
              <w:rPr>
                <w:b/>
                <w:bCs/>
                <w:sz w:val="28"/>
                <w:szCs w:val="28"/>
              </w:rPr>
            </w:rPrChange>
          </w:rPr>
          <w:t>một</w:t>
        </w:r>
        <w:r w:rsidR="003D4E27" w:rsidRPr="0049233F" w:rsidDel="00BC6984">
          <w:rPr>
            <w:rFonts w:ascii="Calibri" w:hAnsi="Calibri"/>
            <w:sz w:val="22"/>
            <w:szCs w:val="22"/>
            <w:rPrChange w:id="1276" w:author="The Si Tran" w:date="2012-12-05T23:02:00Z">
              <w:rPr>
                <w:b/>
                <w:bCs/>
                <w:sz w:val="28"/>
                <w:szCs w:val="28"/>
              </w:rPr>
            </w:rPrChange>
          </w:rPr>
          <w:t xml:space="preserve"> biến được g</w:t>
        </w:r>
        <w:r w:rsidR="00F361D0" w:rsidRPr="0049233F" w:rsidDel="00BC6984">
          <w:rPr>
            <w:rFonts w:ascii="Calibri" w:hAnsi="Calibri"/>
            <w:sz w:val="22"/>
            <w:szCs w:val="22"/>
            <w:rPrChange w:id="1277" w:author="The Si Tran" w:date="2012-12-05T23:02:00Z">
              <w:rPr>
                <w:b/>
                <w:bCs/>
                <w:sz w:val="28"/>
                <w:szCs w:val="28"/>
              </w:rPr>
            </w:rPrChange>
          </w:rPr>
          <w:t xml:space="preserve">hi nhận giá </w:t>
        </w:r>
        <w:r w:rsidRPr="0049233F" w:rsidDel="00BC6984">
          <w:rPr>
            <w:rFonts w:ascii="Calibri" w:hAnsi="Calibri"/>
            <w:sz w:val="22"/>
            <w:szCs w:val="22"/>
            <w:rPrChange w:id="1278"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279"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280" w:author="The Si Tran" w:date="2012-12-05T23:02:00Z">
              <w:rPr>
                <w:b/>
                <w:bCs/>
                <w:sz w:val="28"/>
                <w:szCs w:val="28"/>
              </w:rPr>
            </w:rPrChange>
          </w:rPr>
          <w:t>này</w:t>
        </w:r>
        <w:r w:rsidR="006D18A1" w:rsidRPr="0049233F" w:rsidDel="00BC6984">
          <w:rPr>
            <w:rFonts w:ascii="Calibri" w:hAnsi="Calibri"/>
            <w:sz w:val="22"/>
            <w:szCs w:val="22"/>
            <w:rPrChange w:id="1281" w:author="The Si Tran" w:date="2012-12-05T23:02:00Z">
              <w:rPr>
                <w:b/>
                <w:bCs/>
                <w:sz w:val="28"/>
                <w:szCs w:val="28"/>
              </w:rPr>
            </w:rPrChange>
          </w:rPr>
          <w:t>, ta sử dụng hệ số tự tương quan (autocorrelation coefficient).</w:t>
        </w:r>
      </w:moveFrom>
    </w:p>
    <w:moveFromRangeEnd w:id="1271"/>
    <w:p w14:paraId="02B258F9" w14:textId="77777777" w:rsidR="00024D6E" w:rsidRPr="0049233F" w:rsidDel="000E6941" w:rsidRDefault="00024D6E" w:rsidP="00024D6E">
      <w:pPr>
        <w:rPr>
          <w:del w:id="1282" w:author="The Si Tran" w:date="2012-12-11T21:27:00Z"/>
          <w:szCs w:val="26"/>
          <w:rPrChange w:id="1283" w:author="The Si Tran" w:date="2012-12-05T23:02:00Z">
            <w:rPr>
              <w:del w:id="1284" w:author="The Si Tran" w:date="2012-12-11T21:27:00Z"/>
              <w:sz w:val="28"/>
              <w:szCs w:val="28"/>
            </w:rPr>
          </w:rPrChange>
        </w:rPr>
      </w:pPr>
      <w:del w:id="1285" w:author="The Si Tran" w:date="2012-12-11T21:27:00Z">
        <w:r w:rsidRPr="0049233F" w:rsidDel="000E6941">
          <w:rPr>
            <w:b/>
            <w:szCs w:val="26"/>
            <w:rPrChange w:id="1286" w:author="The Si Tran" w:date="2012-12-05T23:02:00Z">
              <w:rPr>
                <w:b/>
                <w:bCs/>
                <w:sz w:val="28"/>
                <w:szCs w:val="28"/>
              </w:rPr>
            </w:rPrChange>
          </w:rPr>
          <w:delText>Định nghĩa:</w:delText>
        </w:r>
        <w:r w:rsidRPr="0049233F" w:rsidDel="000E6941">
          <w:rPr>
            <w:szCs w:val="26"/>
            <w:rPrChange w:id="1287"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88" w:author="The Si Tran" w:date="2012-12-05T23:02:00Z">
              <w:rPr>
                <w:b/>
                <w:bCs/>
                <w:sz w:val="28"/>
                <w:szCs w:val="28"/>
              </w:rPr>
            </w:rPrChange>
          </w:rPr>
          <w:delText xml:space="preserve">độ trễ thời gian khác nhau </w:delText>
        </w:r>
        <w:r w:rsidR="00CD217B" w:rsidRPr="0049233F" w:rsidDel="000E6941">
          <w:rPr>
            <w:szCs w:val="26"/>
            <w:rPrChange w:id="1289" w:author="The Si Tran" w:date="2012-12-05T23:02:00Z">
              <w:rPr>
                <w:b/>
                <w:bCs/>
                <w:sz w:val="28"/>
                <w:szCs w:val="28"/>
              </w:rPr>
            </w:rPrChange>
          </w:rPr>
          <w:fldChar w:fldCharType="begin"/>
        </w:r>
        <w:r w:rsidR="00CD217B" w:rsidRPr="0049233F" w:rsidDel="000E6941">
          <w:rPr>
            <w:szCs w:val="26"/>
            <w:rPrChange w:id="1290"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91" w:author="The Si Tran" w:date="2012-12-05T23:02:00Z">
              <w:rPr>
                <w:b/>
                <w:bCs/>
                <w:sz w:val="28"/>
                <w:szCs w:val="28"/>
              </w:rPr>
            </w:rPrChange>
          </w:rPr>
          <w:fldChar w:fldCharType="separate"/>
        </w:r>
        <w:r w:rsidR="00CD217B" w:rsidRPr="0049233F" w:rsidDel="000E6941">
          <w:rPr>
            <w:szCs w:val="26"/>
            <w:rPrChange w:id="1292" w:author="The Si Tran" w:date="2012-12-05T23:02:00Z">
              <w:rPr>
                <w:b/>
                <w:bCs/>
                <w:sz w:val="20"/>
                <w:szCs w:val="20"/>
              </w:rPr>
            </w:rPrChange>
          </w:rPr>
          <w:delText>[1]</w:delText>
        </w:r>
        <w:r w:rsidR="00CD217B" w:rsidRPr="0049233F" w:rsidDel="000E6941">
          <w:rPr>
            <w:szCs w:val="26"/>
            <w:rPrChange w:id="1293" w:author="The Si Tran" w:date="2012-12-05T23:02:00Z">
              <w:rPr>
                <w:b/>
                <w:bCs/>
                <w:sz w:val="28"/>
                <w:szCs w:val="28"/>
              </w:rPr>
            </w:rPrChange>
          </w:rPr>
          <w:fldChar w:fldCharType="end"/>
        </w:r>
        <w:r w:rsidR="007A78B2" w:rsidRPr="0049233F" w:rsidDel="000E6941">
          <w:rPr>
            <w:szCs w:val="26"/>
            <w:rPrChange w:id="1294" w:author="The Si Tran" w:date="2012-12-05T23:02:00Z">
              <w:rPr>
                <w:b/>
                <w:bCs/>
                <w:sz w:val="28"/>
                <w:szCs w:val="28"/>
              </w:rPr>
            </w:rPrChange>
          </w:rPr>
          <w:delText>.</w:delText>
        </w:r>
        <w:bookmarkStart w:id="1295" w:name="_Toc343083539"/>
        <w:bookmarkStart w:id="1296" w:name="_Toc343083753"/>
        <w:bookmarkStart w:id="1297" w:name="_Toc343083964"/>
        <w:bookmarkStart w:id="1298" w:name="_Toc343220723"/>
        <w:bookmarkStart w:id="1299" w:name="_Toc343232227"/>
        <w:bookmarkStart w:id="1300" w:name="_Toc343232640"/>
        <w:bookmarkStart w:id="1301" w:name="_Toc343232925"/>
        <w:bookmarkStart w:id="1302" w:name="_Toc343415430"/>
        <w:bookmarkStart w:id="1303" w:name="_Toc343415726"/>
        <w:bookmarkStart w:id="1304" w:name="_Toc343452385"/>
        <w:bookmarkStart w:id="1305" w:name="_Toc343461175"/>
        <w:bookmarkEnd w:id="1295"/>
        <w:bookmarkEnd w:id="1296"/>
        <w:bookmarkEnd w:id="1297"/>
        <w:bookmarkEnd w:id="1298"/>
        <w:bookmarkEnd w:id="1299"/>
        <w:bookmarkEnd w:id="1300"/>
        <w:bookmarkEnd w:id="1301"/>
        <w:bookmarkEnd w:id="1302"/>
        <w:bookmarkEnd w:id="1303"/>
        <w:bookmarkEnd w:id="1304"/>
        <w:bookmarkEnd w:id="1305"/>
      </w:del>
    </w:p>
    <w:p w14:paraId="0F0BF651" w14:textId="77777777" w:rsidR="00E50A9B" w:rsidRPr="0049233F" w:rsidDel="000E6941" w:rsidRDefault="00024D6E">
      <w:pPr>
        <w:ind w:left="720" w:firstLine="720"/>
        <w:rPr>
          <w:del w:id="1306" w:author="The Si Tran" w:date="2012-12-11T21:27:00Z"/>
          <w:szCs w:val="26"/>
          <w:rPrChange w:id="1307" w:author="The Si Tran" w:date="2012-12-05T23:02:00Z">
            <w:rPr>
              <w:del w:id="1308" w:author="The Si Tran" w:date="2012-12-11T21:27:00Z"/>
              <w:sz w:val="28"/>
              <w:szCs w:val="28"/>
            </w:rPr>
          </w:rPrChange>
        </w:rPr>
        <w:pPrChange w:id="1309" w:author="The Si Tran" w:date="2012-12-05T22:44:00Z">
          <w:pPr>
            <w:ind w:firstLine="540"/>
          </w:pPr>
        </w:pPrChange>
      </w:pPr>
      <w:del w:id="1310" w:author="The Si Tran" w:date="2012-12-11T21:27:00Z">
        <w:r w:rsidRPr="0049233F" w:rsidDel="000E6941">
          <w:rPr>
            <w:szCs w:val="26"/>
            <w:rPrChange w:id="1311" w:author="The Si Tran" w:date="2012-12-05T23:02:00Z">
              <w:rPr>
                <w:sz w:val="28"/>
                <w:szCs w:val="28"/>
              </w:rPr>
            </w:rPrChange>
          </w:rPr>
          <w:delText xml:space="preserve">Ta tính hê số tự tương quan của biến </w:delText>
        </w:r>
      </w:del>
      <w:del w:id="1312" w:author="The Si Tran" w:date="2012-12-05T22:46:00Z">
        <w:r w:rsidRPr="0049233F" w:rsidDel="00E9719E">
          <w:rPr>
            <w:szCs w:val="26"/>
            <w:rPrChange w:id="1313" w:author="The Si Tran" w:date="2012-12-05T23:02:00Z">
              <w:rPr>
                <w:sz w:val="28"/>
                <w:szCs w:val="28"/>
              </w:rPr>
            </w:rPrChange>
          </w:rPr>
          <w:delText>X</w:delText>
        </w:r>
        <w:r w:rsidRPr="0049233F" w:rsidDel="00E9719E">
          <w:rPr>
            <w:szCs w:val="26"/>
            <w:vertAlign w:val="subscript"/>
            <w:rPrChange w:id="1314" w:author="The Si Tran" w:date="2012-12-05T23:02:00Z">
              <w:rPr>
                <w:sz w:val="28"/>
                <w:szCs w:val="28"/>
                <w:vertAlign w:val="subscript"/>
              </w:rPr>
            </w:rPrChange>
          </w:rPr>
          <w:delText>t</w:delText>
        </w:r>
        <w:r w:rsidRPr="0049233F" w:rsidDel="00E9719E">
          <w:rPr>
            <w:szCs w:val="26"/>
            <w:rPrChange w:id="1315" w:author="The Si Tran" w:date="2012-12-05T23:02:00Z">
              <w:rPr>
                <w:sz w:val="28"/>
                <w:szCs w:val="28"/>
              </w:rPr>
            </w:rPrChange>
          </w:rPr>
          <w:delText xml:space="preserve"> </w:delText>
        </w:r>
      </w:del>
      <w:del w:id="1316" w:author="The Si Tran" w:date="2012-12-11T21:27:00Z">
        <w:r w:rsidRPr="0049233F" w:rsidDel="000E6941">
          <w:rPr>
            <w:szCs w:val="26"/>
            <w:rPrChange w:id="1317" w:author="The Si Tran" w:date="2012-12-05T23:02:00Z">
              <w:rPr>
                <w:sz w:val="28"/>
                <w:szCs w:val="28"/>
              </w:rPr>
            </w:rPrChange>
          </w:rPr>
          <w:delText xml:space="preserve">với độ trễ </w:delText>
        </w:r>
      </w:del>
      <w:del w:id="1318" w:author="The Si Tran" w:date="2012-12-06T20:06:00Z">
        <w:r w:rsidRPr="0049233F" w:rsidDel="00263465">
          <w:rPr>
            <w:szCs w:val="26"/>
            <w:rPrChange w:id="1319" w:author="The Si Tran" w:date="2012-12-05T23:02:00Z">
              <w:rPr>
                <w:sz w:val="28"/>
                <w:szCs w:val="28"/>
              </w:rPr>
            </w:rPrChange>
          </w:rPr>
          <w:delText>k</w:delText>
        </w:r>
      </w:del>
      <w:del w:id="1320" w:author="The Si Tran" w:date="2012-12-11T21:27:00Z">
        <w:r w:rsidRPr="0049233F" w:rsidDel="000E6941">
          <w:rPr>
            <w:szCs w:val="26"/>
            <w:rPrChange w:id="1321" w:author="The Si Tran" w:date="2012-12-05T23:02:00Z">
              <w:rPr>
                <w:sz w:val="28"/>
                <w:szCs w:val="28"/>
              </w:rPr>
            </w:rPrChange>
          </w:rPr>
          <w:delText xml:space="preserve"> theo công thức</w:delText>
        </w:r>
        <w:bookmarkStart w:id="1322" w:name="_Toc343083540"/>
        <w:bookmarkStart w:id="1323" w:name="_Toc343083754"/>
        <w:bookmarkStart w:id="1324" w:name="_Toc343083965"/>
        <w:bookmarkStart w:id="1325" w:name="_Toc343220724"/>
        <w:bookmarkStart w:id="1326" w:name="_Toc343232228"/>
        <w:bookmarkStart w:id="1327" w:name="_Toc343232641"/>
        <w:bookmarkStart w:id="1328" w:name="_Toc343232926"/>
        <w:bookmarkStart w:id="1329" w:name="_Toc343415431"/>
        <w:bookmarkStart w:id="1330" w:name="_Toc343415727"/>
        <w:bookmarkStart w:id="1331" w:name="_Toc343452386"/>
        <w:bookmarkStart w:id="1332" w:name="_Toc343461176"/>
        <w:bookmarkEnd w:id="1322"/>
        <w:bookmarkEnd w:id="1323"/>
        <w:bookmarkEnd w:id="1324"/>
        <w:bookmarkEnd w:id="1325"/>
        <w:bookmarkEnd w:id="1326"/>
        <w:bookmarkEnd w:id="1327"/>
        <w:bookmarkEnd w:id="1328"/>
        <w:bookmarkEnd w:id="1329"/>
        <w:bookmarkEnd w:id="1330"/>
        <w:bookmarkEnd w:id="1331"/>
        <w:bookmarkEnd w:id="1332"/>
      </w:del>
    </w:p>
    <w:p w14:paraId="58F53B32" w14:textId="77777777" w:rsidR="00024D6E" w:rsidRPr="0049233F" w:rsidDel="00E9719E" w:rsidRDefault="00024D6E" w:rsidP="00024D6E">
      <w:pPr>
        <w:rPr>
          <w:del w:id="1333" w:author="The Si Tran" w:date="2012-12-05T22:45:00Z"/>
          <w:szCs w:val="26"/>
          <w:rPrChange w:id="1334" w:author="The Si Tran" w:date="2012-12-05T23:02:00Z">
            <w:rPr>
              <w:del w:id="1335" w:author="The Si Tran" w:date="2012-12-05T22:45:00Z"/>
              <w:sz w:val="28"/>
              <w:szCs w:val="28"/>
            </w:rPr>
          </w:rPrChange>
        </w:rPr>
      </w:pPr>
      <w:del w:id="1336" w:author="The Si Tran" w:date="2012-12-05T22:45:00Z">
        <w:r w:rsidRPr="0049233F" w:rsidDel="00E9719E">
          <w:rPr>
            <w:szCs w:val="26"/>
            <w:rPrChange w:id="1337"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55pt;height:60.75pt" o:ole="">
              <v:imagedata r:id="rId11" o:title=""/>
            </v:shape>
            <o:OLEObject Type="Embed" ProgID="Equation.DSMT4" ShapeID="_x0000_i1025" DrawAspect="Content" ObjectID="_1417211163" r:id="rId12"/>
          </w:object>
        </w:r>
        <w:r w:rsidRPr="0049233F" w:rsidDel="00E9719E">
          <w:rPr>
            <w:szCs w:val="26"/>
            <w:rPrChange w:id="1338" w:author="The Si Tran" w:date="2012-12-05T23:02:00Z">
              <w:rPr>
                <w:sz w:val="28"/>
                <w:szCs w:val="28"/>
              </w:rPr>
            </w:rPrChange>
          </w:rPr>
          <w:delText xml:space="preserve">                 (2.1.1)</w:delText>
        </w:r>
        <w:bookmarkStart w:id="1339" w:name="_Toc343083541"/>
        <w:bookmarkStart w:id="1340" w:name="_Toc343083755"/>
        <w:bookmarkStart w:id="1341" w:name="_Toc343083966"/>
        <w:bookmarkStart w:id="1342" w:name="_Toc343220725"/>
        <w:bookmarkStart w:id="1343" w:name="_Toc343232229"/>
        <w:bookmarkStart w:id="1344" w:name="_Toc343232642"/>
        <w:bookmarkStart w:id="1345" w:name="_Toc343232927"/>
        <w:bookmarkStart w:id="1346" w:name="_Toc343415432"/>
        <w:bookmarkStart w:id="1347" w:name="_Toc343415728"/>
        <w:bookmarkStart w:id="1348" w:name="_Toc343452387"/>
        <w:bookmarkStart w:id="1349" w:name="_Toc343461177"/>
        <w:bookmarkEnd w:id="1339"/>
        <w:bookmarkEnd w:id="1340"/>
        <w:bookmarkEnd w:id="1341"/>
        <w:bookmarkEnd w:id="1342"/>
        <w:bookmarkEnd w:id="1343"/>
        <w:bookmarkEnd w:id="1344"/>
        <w:bookmarkEnd w:id="1345"/>
        <w:bookmarkEnd w:id="1346"/>
        <w:bookmarkEnd w:id="1347"/>
        <w:bookmarkEnd w:id="1348"/>
        <w:bookmarkEnd w:id="1349"/>
      </w:del>
    </w:p>
    <w:p w14:paraId="52ECDFBB" w14:textId="77777777" w:rsidR="00024D6E" w:rsidRPr="0049233F" w:rsidDel="000E6941" w:rsidRDefault="00024D6E" w:rsidP="00024D6E">
      <w:pPr>
        <w:ind w:firstLine="540"/>
        <w:rPr>
          <w:del w:id="1350" w:author="The Si Tran" w:date="2012-12-11T21:27:00Z"/>
          <w:szCs w:val="26"/>
          <w:rPrChange w:id="1351" w:author="The Si Tran" w:date="2012-12-05T23:02:00Z">
            <w:rPr>
              <w:del w:id="1352" w:author="The Si Tran" w:date="2012-12-11T21:27:00Z"/>
              <w:sz w:val="28"/>
              <w:szCs w:val="28"/>
            </w:rPr>
          </w:rPrChange>
        </w:rPr>
      </w:pPr>
      <w:del w:id="1353" w:author="The Si Tran" w:date="2012-12-11T21:27:00Z">
        <w:r w:rsidRPr="0049233F" w:rsidDel="000E6941">
          <w:rPr>
            <w:szCs w:val="26"/>
            <w:rPrChange w:id="1354" w:author="The Si Tran" w:date="2012-12-05T23:02:00Z">
              <w:rPr>
                <w:sz w:val="28"/>
                <w:szCs w:val="28"/>
              </w:rPr>
            </w:rPrChange>
          </w:rPr>
          <w:delText xml:space="preserve">Với </w:delText>
        </w:r>
        <w:bookmarkStart w:id="1355" w:name="_Toc343083542"/>
        <w:bookmarkStart w:id="1356" w:name="_Toc343083756"/>
        <w:bookmarkStart w:id="1357" w:name="_Toc343083967"/>
        <w:bookmarkStart w:id="1358" w:name="_Toc343220726"/>
        <w:bookmarkStart w:id="1359" w:name="_Toc343232230"/>
        <w:bookmarkStart w:id="1360" w:name="_Toc343232643"/>
        <w:bookmarkStart w:id="1361" w:name="_Toc343232928"/>
        <w:bookmarkStart w:id="1362" w:name="_Toc343415433"/>
        <w:bookmarkStart w:id="1363" w:name="_Toc343415729"/>
        <w:bookmarkStart w:id="1364" w:name="_Toc343452388"/>
        <w:bookmarkStart w:id="1365" w:name="_Toc343461178"/>
        <w:bookmarkEnd w:id="1355"/>
        <w:bookmarkEnd w:id="1356"/>
        <w:bookmarkEnd w:id="1357"/>
        <w:bookmarkEnd w:id="1358"/>
        <w:bookmarkEnd w:id="1359"/>
        <w:bookmarkEnd w:id="1360"/>
        <w:bookmarkEnd w:id="1361"/>
        <w:bookmarkEnd w:id="1362"/>
        <w:bookmarkEnd w:id="1363"/>
        <w:bookmarkEnd w:id="1364"/>
        <w:bookmarkEnd w:id="1365"/>
      </w:del>
    </w:p>
    <w:p w14:paraId="644FD85B" w14:textId="77777777" w:rsidR="00024D6E" w:rsidRPr="0049233F" w:rsidDel="000E6941" w:rsidRDefault="00024D6E" w:rsidP="00024D6E">
      <w:pPr>
        <w:ind w:firstLine="720"/>
        <w:rPr>
          <w:del w:id="1366" w:author="The Si Tran" w:date="2012-12-11T21:27:00Z"/>
          <w:szCs w:val="26"/>
          <w:rPrChange w:id="1367" w:author="The Si Tran" w:date="2012-12-05T23:02:00Z">
            <w:rPr>
              <w:del w:id="1368" w:author="The Si Tran" w:date="2012-12-11T21:27:00Z"/>
              <w:sz w:val="28"/>
              <w:szCs w:val="28"/>
            </w:rPr>
          </w:rPrChange>
        </w:rPr>
      </w:pPr>
      <w:del w:id="1369" w:author="The Si Tran" w:date="2012-12-11T21:27:00Z">
        <w:r w:rsidRPr="0049233F" w:rsidDel="000E6941">
          <w:rPr>
            <w:szCs w:val="26"/>
            <w:rPrChange w:id="1370" w:author="The Si Tran" w:date="2012-12-05T23:02:00Z">
              <w:rPr>
                <w:sz w:val="28"/>
                <w:szCs w:val="28"/>
              </w:rPr>
            </w:rPrChange>
          </w:rPr>
          <w:delText>*</w:delText>
        </w:r>
      </w:del>
      <w:del w:id="1371" w:author="The Si Tran" w:date="2012-12-05T22:45:00Z">
        <w:r w:rsidRPr="00B312F5" w:rsidDel="00E9719E">
          <w:rPr>
            <w:i/>
            <w:position w:val="-12"/>
            <w:szCs w:val="26"/>
          </w:rPr>
          <w:object w:dxaOrig="300" w:dyaOrig="360" w14:anchorId="1DD27C92">
            <v:shape id="_x0000_i1026" type="#_x0000_t75" style="width:17.55pt;height:21.3pt" o:ole="">
              <v:imagedata r:id="rId13" o:title=""/>
            </v:shape>
            <o:OLEObject Type="Embed" ProgID="Equation.DSMT4" ShapeID="_x0000_i1026" DrawAspect="Content" ObjectID="_1417211164" r:id="rId14"/>
          </w:object>
        </w:r>
      </w:del>
      <w:del w:id="1372" w:author="The Si Tran" w:date="2012-12-11T21:27:00Z">
        <w:r w:rsidRPr="0049233F" w:rsidDel="000E6941">
          <w:rPr>
            <w:szCs w:val="26"/>
            <w:rPrChange w:id="1373" w:author="The Si Tran" w:date="2012-12-05T23:02:00Z">
              <w:rPr>
                <w:sz w:val="28"/>
                <w:szCs w:val="28"/>
              </w:rPr>
            </w:rPrChange>
          </w:rPr>
          <w:delText xml:space="preserve"> là hệ số tự tương quan của </w:delText>
        </w:r>
      </w:del>
      <w:del w:id="1374" w:author="The Si Tran" w:date="2012-12-05T22:47:00Z">
        <w:r w:rsidRPr="0049233F" w:rsidDel="00E9719E">
          <w:rPr>
            <w:szCs w:val="26"/>
            <w:rPrChange w:id="1375" w:author="The Si Tran" w:date="2012-12-05T23:02:00Z">
              <w:rPr>
                <w:sz w:val="28"/>
                <w:szCs w:val="28"/>
              </w:rPr>
            </w:rPrChange>
          </w:rPr>
          <w:delText>X</w:delText>
        </w:r>
      </w:del>
      <w:del w:id="1376" w:author="The Si Tran" w:date="2012-12-11T21:27:00Z">
        <w:r w:rsidRPr="0049233F" w:rsidDel="000E6941">
          <w:rPr>
            <w:szCs w:val="26"/>
            <w:rPrChange w:id="1377" w:author="The Si Tran" w:date="2012-12-05T23:02:00Z">
              <w:rPr>
                <w:sz w:val="28"/>
                <w:szCs w:val="28"/>
              </w:rPr>
            </w:rPrChange>
          </w:rPr>
          <w:delText xml:space="preserve"> ở độ trễ </w:delText>
        </w:r>
      </w:del>
      <w:del w:id="1378" w:author="The Si Tran" w:date="2012-12-06T20:06:00Z">
        <w:r w:rsidRPr="0049233F" w:rsidDel="00263465">
          <w:rPr>
            <w:szCs w:val="26"/>
            <w:rPrChange w:id="1379" w:author="The Si Tran" w:date="2012-12-05T23:02:00Z">
              <w:rPr>
                <w:sz w:val="28"/>
                <w:szCs w:val="28"/>
              </w:rPr>
            </w:rPrChange>
          </w:rPr>
          <w:delText>k</w:delText>
        </w:r>
      </w:del>
      <w:bookmarkStart w:id="1380" w:name="_Toc343083543"/>
      <w:bookmarkStart w:id="1381" w:name="_Toc343083757"/>
      <w:bookmarkStart w:id="1382" w:name="_Toc343083968"/>
      <w:bookmarkStart w:id="1383" w:name="_Toc343220727"/>
      <w:bookmarkStart w:id="1384" w:name="_Toc343232231"/>
      <w:bookmarkStart w:id="1385" w:name="_Toc343232644"/>
      <w:bookmarkStart w:id="1386" w:name="_Toc343232929"/>
      <w:bookmarkStart w:id="1387" w:name="_Toc343415434"/>
      <w:bookmarkStart w:id="1388" w:name="_Toc343415730"/>
      <w:bookmarkStart w:id="1389" w:name="_Toc343452389"/>
      <w:bookmarkStart w:id="1390" w:name="_Toc343461179"/>
      <w:bookmarkEnd w:id="1380"/>
      <w:bookmarkEnd w:id="1381"/>
      <w:bookmarkEnd w:id="1382"/>
      <w:bookmarkEnd w:id="1383"/>
      <w:bookmarkEnd w:id="1384"/>
      <w:bookmarkEnd w:id="1385"/>
      <w:bookmarkEnd w:id="1386"/>
      <w:bookmarkEnd w:id="1387"/>
      <w:bookmarkEnd w:id="1388"/>
      <w:bookmarkEnd w:id="1389"/>
      <w:bookmarkEnd w:id="1390"/>
    </w:p>
    <w:p w14:paraId="662C0993" w14:textId="77777777" w:rsidR="00024D6E" w:rsidRPr="0049233F" w:rsidDel="000E6941" w:rsidRDefault="00024D6E" w:rsidP="00024D6E">
      <w:pPr>
        <w:ind w:firstLine="720"/>
        <w:rPr>
          <w:del w:id="1391" w:author="The Si Tran" w:date="2012-12-11T21:27:00Z"/>
          <w:szCs w:val="26"/>
          <w:rPrChange w:id="1392" w:author="The Si Tran" w:date="2012-12-05T23:02:00Z">
            <w:rPr>
              <w:del w:id="1393" w:author="The Si Tran" w:date="2012-12-11T21:27:00Z"/>
              <w:sz w:val="28"/>
              <w:szCs w:val="28"/>
            </w:rPr>
          </w:rPrChange>
        </w:rPr>
      </w:pPr>
      <w:del w:id="1394" w:author="The Si Tran" w:date="2012-12-11T21:27:00Z">
        <w:r w:rsidRPr="0049233F" w:rsidDel="000E6941">
          <w:rPr>
            <w:szCs w:val="26"/>
            <w:rPrChange w:id="1395" w:author="The Si Tran" w:date="2012-12-05T23:02:00Z">
              <w:rPr>
                <w:sz w:val="28"/>
                <w:szCs w:val="28"/>
              </w:rPr>
            </w:rPrChange>
          </w:rPr>
          <w:delText>*</w:delText>
        </w:r>
      </w:del>
      <w:del w:id="1396" w:author="The Si Tran" w:date="2012-12-05T22:46:00Z">
        <w:r w:rsidRPr="00082976" w:rsidDel="00E9719E">
          <w:rPr>
            <w:position w:val="-10"/>
            <w:szCs w:val="26"/>
          </w:rPr>
          <w:object w:dxaOrig="240" w:dyaOrig="260" w14:anchorId="2F01B6C5">
            <v:shape id="_x0000_i1027" type="#_x0000_t75" style="width:17.55pt;height:17.55pt" o:ole="">
              <v:imagedata r:id="rId15" o:title=""/>
            </v:shape>
            <o:OLEObject Type="Embed" ProgID="Equation.DSMT4" ShapeID="_x0000_i1027" DrawAspect="Content" ObjectID="_1417211165" r:id="rId16"/>
          </w:object>
        </w:r>
      </w:del>
      <w:del w:id="1397" w:author="The Si Tran" w:date="2012-12-11T21:27:00Z">
        <w:r w:rsidRPr="0049233F" w:rsidDel="000E6941">
          <w:rPr>
            <w:szCs w:val="26"/>
            <w:rPrChange w:id="1398" w:author="The Si Tran" w:date="2012-12-05T23:02:00Z">
              <w:rPr>
                <w:sz w:val="28"/>
                <w:szCs w:val="28"/>
              </w:rPr>
            </w:rPrChange>
          </w:rPr>
          <w:delText xml:space="preserve"> là trung bình của </w:delText>
        </w:r>
      </w:del>
      <w:del w:id="1399" w:author="The Si Tran" w:date="2012-12-05T22:47:00Z">
        <w:r w:rsidRPr="0049233F" w:rsidDel="00E9719E">
          <w:rPr>
            <w:szCs w:val="26"/>
            <w:rPrChange w:id="1400" w:author="The Si Tran" w:date="2012-12-05T23:02:00Z">
              <w:rPr>
                <w:sz w:val="28"/>
                <w:szCs w:val="28"/>
              </w:rPr>
            </w:rPrChange>
          </w:rPr>
          <w:delText>X</w:delText>
        </w:r>
        <w:r w:rsidRPr="0049233F" w:rsidDel="00E9719E">
          <w:rPr>
            <w:szCs w:val="26"/>
            <w:vertAlign w:val="subscript"/>
            <w:rPrChange w:id="1401" w:author="The Si Tran" w:date="2012-12-05T23:02:00Z">
              <w:rPr>
                <w:sz w:val="28"/>
                <w:szCs w:val="28"/>
                <w:vertAlign w:val="subscript"/>
              </w:rPr>
            </w:rPrChange>
          </w:rPr>
          <w:delText>t</w:delText>
        </w:r>
      </w:del>
      <w:bookmarkStart w:id="1402" w:name="_Toc343083544"/>
      <w:bookmarkStart w:id="1403" w:name="_Toc343083758"/>
      <w:bookmarkStart w:id="1404" w:name="_Toc343083969"/>
      <w:bookmarkStart w:id="1405" w:name="_Toc343220728"/>
      <w:bookmarkStart w:id="1406" w:name="_Toc343232232"/>
      <w:bookmarkStart w:id="1407" w:name="_Toc343232645"/>
      <w:bookmarkStart w:id="1408" w:name="_Toc343232930"/>
      <w:bookmarkStart w:id="1409" w:name="_Toc343415435"/>
      <w:bookmarkStart w:id="1410" w:name="_Toc343415731"/>
      <w:bookmarkStart w:id="1411" w:name="_Toc343452390"/>
      <w:bookmarkStart w:id="1412" w:name="_Toc343461180"/>
      <w:bookmarkEnd w:id="1402"/>
      <w:bookmarkEnd w:id="1403"/>
      <w:bookmarkEnd w:id="1404"/>
      <w:bookmarkEnd w:id="1405"/>
      <w:bookmarkEnd w:id="1406"/>
      <w:bookmarkEnd w:id="1407"/>
      <w:bookmarkEnd w:id="1408"/>
      <w:bookmarkEnd w:id="1409"/>
      <w:bookmarkEnd w:id="1410"/>
      <w:bookmarkEnd w:id="1411"/>
      <w:bookmarkEnd w:id="1412"/>
    </w:p>
    <w:p w14:paraId="42784988" w14:textId="77777777" w:rsidR="00024D6E" w:rsidRPr="0049233F" w:rsidDel="000E6941" w:rsidRDefault="00024D6E" w:rsidP="00024D6E">
      <w:pPr>
        <w:ind w:firstLine="540"/>
        <w:rPr>
          <w:del w:id="1413" w:author="The Si Tran" w:date="2012-12-11T21:27:00Z"/>
          <w:szCs w:val="26"/>
          <w:rPrChange w:id="1414" w:author="The Si Tran" w:date="2012-12-05T23:02:00Z">
            <w:rPr>
              <w:del w:id="1415" w:author="The Si Tran" w:date="2012-12-11T21:27:00Z"/>
              <w:sz w:val="28"/>
              <w:szCs w:val="28"/>
            </w:rPr>
          </w:rPrChange>
        </w:rPr>
      </w:pPr>
      <w:del w:id="1416" w:author="The Si Tran" w:date="2012-12-11T21:27:00Z">
        <w:r w:rsidRPr="0049233F" w:rsidDel="000E6941">
          <w:rPr>
            <w:szCs w:val="26"/>
            <w:rPrChange w:id="1417" w:author="The Si Tran" w:date="2012-12-05T23:02:00Z">
              <w:rPr>
                <w:sz w:val="28"/>
                <w:szCs w:val="28"/>
              </w:rPr>
            </w:rPrChange>
          </w:rPr>
          <w:delText xml:space="preserve">Nếu </w:delText>
        </w:r>
      </w:del>
      <w:del w:id="1418" w:author="The Si Tran" w:date="2012-12-06T20:07:00Z">
        <w:r w:rsidRPr="00082976" w:rsidDel="00263465">
          <w:rPr>
            <w:position w:val="-12"/>
            <w:szCs w:val="26"/>
          </w:rPr>
          <w:object w:dxaOrig="300" w:dyaOrig="360" w14:anchorId="6FCD7336">
            <v:shape id="_x0000_i1028" type="#_x0000_t75" style="width:17.55pt;height:21.3pt" o:ole="">
              <v:imagedata r:id="rId13" o:title=""/>
            </v:shape>
            <o:OLEObject Type="Embed" ProgID="Equation.DSMT4" ShapeID="_x0000_i1028" DrawAspect="Content" ObjectID="_1417211166" r:id="rId17"/>
          </w:object>
        </w:r>
      </w:del>
      <w:del w:id="1419" w:author="The Si Tran" w:date="2012-12-11T21:27:00Z">
        <w:r w:rsidRPr="0049233F" w:rsidDel="000E6941">
          <w:rPr>
            <w:szCs w:val="26"/>
            <w:rPrChange w:id="1420" w:author="The Si Tran" w:date="2012-12-05T23:02:00Z">
              <w:rPr>
                <w:sz w:val="28"/>
                <w:szCs w:val="28"/>
              </w:rPr>
            </w:rPrChange>
          </w:rPr>
          <w:delText xml:space="preserve"> khác không thì giữa </w:delText>
        </w:r>
      </w:del>
      <w:del w:id="1421" w:author="The Si Tran" w:date="2012-12-05T22:47:00Z">
        <w:r w:rsidRPr="0049233F" w:rsidDel="00E9719E">
          <w:rPr>
            <w:szCs w:val="26"/>
            <w:rPrChange w:id="1422" w:author="The Si Tran" w:date="2012-12-05T23:02:00Z">
              <w:rPr>
                <w:sz w:val="28"/>
                <w:szCs w:val="28"/>
              </w:rPr>
            </w:rPrChange>
          </w:rPr>
          <w:delText>X</w:delText>
        </w:r>
        <w:r w:rsidRPr="0049233F" w:rsidDel="00E9719E">
          <w:rPr>
            <w:szCs w:val="26"/>
            <w:vertAlign w:val="subscript"/>
            <w:rPrChange w:id="1423" w:author="The Si Tran" w:date="2012-12-05T23:02:00Z">
              <w:rPr>
                <w:sz w:val="28"/>
                <w:szCs w:val="28"/>
                <w:vertAlign w:val="subscript"/>
              </w:rPr>
            </w:rPrChange>
          </w:rPr>
          <w:delText>t</w:delText>
        </w:r>
      </w:del>
      <w:del w:id="1424" w:author="The Si Tran" w:date="2012-12-11T21:27:00Z">
        <w:r w:rsidRPr="0049233F" w:rsidDel="000E6941">
          <w:rPr>
            <w:szCs w:val="26"/>
            <w:rPrChange w:id="1425" w:author="The Si Tran" w:date="2012-12-05T23:02:00Z">
              <w:rPr>
                <w:sz w:val="28"/>
                <w:szCs w:val="28"/>
              </w:rPr>
            </w:rPrChange>
          </w:rPr>
          <w:delText xml:space="preserve"> và </w:delText>
        </w:r>
      </w:del>
      <w:del w:id="1426" w:author="The Si Tran" w:date="2012-12-05T22:47:00Z">
        <w:r w:rsidRPr="0049233F" w:rsidDel="00E9719E">
          <w:rPr>
            <w:szCs w:val="26"/>
            <w:rPrChange w:id="1427" w:author="The Si Tran" w:date="2012-12-05T23:02:00Z">
              <w:rPr>
                <w:sz w:val="28"/>
                <w:szCs w:val="28"/>
              </w:rPr>
            </w:rPrChange>
          </w:rPr>
          <w:delText>X</w:delText>
        </w:r>
        <w:r w:rsidRPr="0049233F" w:rsidDel="00E9719E">
          <w:rPr>
            <w:szCs w:val="26"/>
            <w:vertAlign w:val="subscript"/>
            <w:rPrChange w:id="1428" w:author="The Si Tran" w:date="2012-12-05T23:02:00Z">
              <w:rPr>
                <w:sz w:val="28"/>
                <w:szCs w:val="28"/>
                <w:vertAlign w:val="subscript"/>
              </w:rPr>
            </w:rPrChange>
          </w:rPr>
          <w:delText>t+k</w:delText>
        </w:r>
        <w:r w:rsidRPr="0049233F" w:rsidDel="00E9719E">
          <w:rPr>
            <w:szCs w:val="26"/>
            <w:rPrChange w:id="1429" w:author="The Si Tran" w:date="2012-12-05T23:02:00Z">
              <w:rPr>
                <w:sz w:val="28"/>
                <w:szCs w:val="28"/>
              </w:rPr>
            </w:rPrChange>
          </w:rPr>
          <w:delText xml:space="preserve"> </w:delText>
        </w:r>
      </w:del>
      <w:del w:id="1430" w:author="The Si Tran" w:date="2012-12-11T21:27:00Z">
        <w:r w:rsidRPr="0049233F" w:rsidDel="000E6941">
          <w:rPr>
            <w:szCs w:val="26"/>
            <w:rPrChange w:id="1431" w:author="The Si Tran" w:date="2012-12-05T23:02:00Z">
              <w:rPr>
                <w:sz w:val="28"/>
                <w:szCs w:val="28"/>
              </w:rPr>
            </w:rPrChange>
          </w:rPr>
          <w:delText>có sự tương quan với nhau.</w:delText>
        </w:r>
        <w:bookmarkStart w:id="1432" w:name="_Toc343083545"/>
        <w:bookmarkStart w:id="1433" w:name="_Toc343083759"/>
        <w:bookmarkStart w:id="1434" w:name="_Toc343083970"/>
        <w:bookmarkStart w:id="1435" w:name="_Toc343220729"/>
        <w:bookmarkStart w:id="1436" w:name="_Toc343232233"/>
        <w:bookmarkStart w:id="1437" w:name="_Toc343232646"/>
        <w:bookmarkStart w:id="1438" w:name="_Toc343232931"/>
        <w:bookmarkStart w:id="1439" w:name="_Toc343415436"/>
        <w:bookmarkStart w:id="1440" w:name="_Toc343415732"/>
        <w:bookmarkStart w:id="1441" w:name="_Toc343452391"/>
        <w:bookmarkStart w:id="1442" w:name="_Toc343461181"/>
        <w:bookmarkEnd w:id="1432"/>
        <w:bookmarkEnd w:id="1433"/>
        <w:bookmarkEnd w:id="1434"/>
        <w:bookmarkEnd w:id="1435"/>
        <w:bookmarkEnd w:id="1436"/>
        <w:bookmarkEnd w:id="1437"/>
        <w:bookmarkEnd w:id="1438"/>
        <w:bookmarkEnd w:id="1439"/>
        <w:bookmarkEnd w:id="1440"/>
        <w:bookmarkEnd w:id="1441"/>
        <w:bookmarkEnd w:id="1442"/>
      </w:del>
    </w:p>
    <w:p w14:paraId="1BA9CD49" w14:textId="77777777" w:rsidR="00024D6E" w:rsidRPr="0049233F" w:rsidDel="000E6941" w:rsidRDefault="00024D6E" w:rsidP="00024D6E">
      <w:pPr>
        <w:ind w:firstLine="540"/>
        <w:rPr>
          <w:del w:id="1443" w:author="The Si Tran" w:date="2012-12-11T21:27:00Z"/>
          <w:szCs w:val="26"/>
          <w:rPrChange w:id="1444" w:author="The Si Tran" w:date="2012-12-05T23:02:00Z">
            <w:rPr>
              <w:del w:id="1445" w:author="The Si Tran" w:date="2012-12-11T21:27:00Z"/>
              <w:sz w:val="28"/>
              <w:szCs w:val="28"/>
            </w:rPr>
          </w:rPrChange>
        </w:rPr>
      </w:pPr>
      <w:del w:id="1446" w:author="The Si Tran" w:date="2012-12-11T21:27:00Z">
        <w:r w:rsidRPr="0049233F" w:rsidDel="000E6941">
          <w:rPr>
            <w:szCs w:val="26"/>
            <w:rPrChange w:id="1447"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48" w:name="_Toc343083546"/>
        <w:bookmarkStart w:id="1449" w:name="_Toc343083760"/>
        <w:bookmarkStart w:id="1450" w:name="_Toc343083971"/>
        <w:bookmarkStart w:id="1451" w:name="_Toc343220730"/>
        <w:bookmarkStart w:id="1452" w:name="_Toc343232234"/>
        <w:bookmarkStart w:id="1453" w:name="_Toc343232647"/>
        <w:bookmarkStart w:id="1454" w:name="_Toc343232932"/>
        <w:bookmarkStart w:id="1455" w:name="_Toc343415437"/>
        <w:bookmarkStart w:id="1456" w:name="_Toc343415733"/>
        <w:bookmarkStart w:id="1457" w:name="_Toc343452392"/>
        <w:bookmarkStart w:id="1458" w:name="_Toc343461182"/>
        <w:bookmarkEnd w:id="1448"/>
        <w:bookmarkEnd w:id="1449"/>
        <w:bookmarkEnd w:id="1450"/>
        <w:bookmarkEnd w:id="1451"/>
        <w:bookmarkEnd w:id="1452"/>
        <w:bookmarkEnd w:id="1453"/>
        <w:bookmarkEnd w:id="1454"/>
        <w:bookmarkEnd w:id="1455"/>
        <w:bookmarkEnd w:id="1456"/>
        <w:bookmarkEnd w:id="1457"/>
        <w:bookmarkEnd w:id="1458"/>
      </w:del>
    </w:p>
    <w:p w14:paraId="5C352C0E" w14:textId="77777777" w:rsidR="00024D6E" w:rsidRPr="0049233F" w:rsidDel="000E6941" w:rsidRDefault="00024D6E" w:rsidP="00024D6E">
      <w:pPr>
        <w:rPr>
          <w:del w:id="1459" w:author="The Si Tran" w:date="2012-12-11T21:27:00Z"/>
          <w:szCs w:val="26"/>
          <w:rPrChange w:id="1460" w:author="The Si Tran" w:date="2012-12-05T23:02:00Z">
            <w:rPr>
              <w:del w:id="1461" w:author="The Si Tran" w:date="2012-12-11T21:27:00Z"/>
              <w:sz w:val="28"/>
              <w:szCs w:val="28"/>
            </w:rPr>
          </w:rPrChange>
        </w:rPr>
      </w:pPr>
      <w:del w:id="1462" w:author="The Si Tran" w:date="2012-12-11T21:27:00Z">
        <w:r w:rsidRPr="0049233F" w:rsidDel="000E6941">
          <w:rPr>
            <w:b/>
            <w:szCs w:val="26"/>
            <w:rPrChange w:id="1463" w:author="The Si Tran" w:date="2012-12-05T23:02:00Z">
              <w:rPr>
                <w:b/>
                <w:sz w:val="28"/>
                <w:szCs w:val="28"/>
              </w:rPr>
            </w:rPrChange>
          </w:rPr>
          <w:delText>Định nghĩa:</w:delText>
        </w:r>
        <w:r w:rsidRPr="0049233F" w:rsidDel="000E6941">
          <w:rPr>
            <w:szCs w:val="26"/>
            <w:rPrChange w:id="1464" w:author="The Si Tran" w:date="2012-12-05T23:02:00Z">
              <w:rPr>
                <w:sz w:val="28"/>
                <w:szCs w:val="28"/>
              </w:rPr>
            </w:rPrChange>
          </w:rPr>
          <w:delText xml:space="preserve"> Hàm tự tương quan là một đồ thị biểu diễn các hệ số tự tương quan theo các độ trễ khác nhau [1].</w:delText>
        </w:r>
        <w:bookmarkStart w:id="1465" w:name="_Toc343083547"/>
        <w:bookmarkStart w:id="1466" w:name="_Toc343083761"/>
        <w:bookmarkStart w:id="1467" w:name="_Toc343083972"/>
        <w:bookmarkStart w:id="1468" w:name="_Toc343220731"/>
        <w:bookmarkStart w:id="1469" w:name="_Toc343232235"/>
        <w:bookmarkStart w:id="1470" w:name="_Toc343232648"/>
        <w:bookmarkStart w:id="1471" w:name="_Toc343232933"/>
        <w:bookmarkStart w:id="1472" w:name="_Toc343415438"/>
        <w:bookmarkStart w:id="1473" w:name="_Toc343415734"/>
        <w:bookmarkStart w:id="1474" w:name="_Toc343452393"/>
        <w:bookmarkStart w:id="1475" w:name="_Toc343461183"/>
        <w:bookmarkEnd w:id="1465"/>
        <w:bookmarkEnd w:id="1466"/>
        <w:bookmarkEnd w:id="1467"/>
        <w:bookmarkEnd w:id="1468"/>
        <w:bookmarkEnd w:id="1469"/>
        <w:bookmarkEnd w:id="1470"/>
        <w:bookmarkEnd w:id="1471"/>
        <w:bookmarkEnd w:id="1472"/>
        <w:bookmarkEnd w:id="1473"/>
        <w:bookmarkEnd w:id="1474"/>
        <w:bookmarkEnd w:id="1475"/>
      </w:del>
    </w:p>
    <w:p w14:paraId="7EE7FA4F" w14:textId="77777777" w:rsidR="00024D6E" w:rsidRPr="0049233F" w:rsidDel="000E6941" w:rsidRDefault="00024D6E" w:rsidP="00CD217B">
      <w:pPr>
        <w:ind w:firstLine="540"/>
        <w:rPr>
          <w:del w:id="1476" w:author="The Si Tran" w:date="2012-12-11T21:27:00Z"/>
          <w:szCs w:val="26"/>
          <w:rPrChange w:id="1477" w:author="The Si Tran" w:date="2012-12-05T23:02:00Z">
            <w:rPr>
              <w:del w:id="1478" w:author="The Si Tran" w:date="2012-12-11T21:27:00Z"/>
              <w:sz w:val="28"/>
              <w:szCs w:val="28"/>
            </w:rPr>
          </w:rPrChange>
        </w:rPr>
      </w:pPr>
      <w:del w:id="1479" w:author="The Si Tran" w:date="2012-12-11T21:27:00Z">
        <w:r w:rsidRPr="0049233F" w:rsidDel="000E6941">
          <w:rPr>
            <w:szCs w:val="26"/>
            <w:rPrChange w:id="1480" w:author="The Si Tran" w:date="2012-12-05T23:02:00Z">
              <w:rPr>
                <w:sz w:val="28"/>
                <w:szCs w:val="28"/>
              </w:rPr>
            </w:rPrChange>
          </w:rPr>
          <w:delText>Hình 2 là một ví dụ về hàm tự tương quan.</w:delText>
        </w:r>
        <w:bookmarkStart w:id="1481" w:name="_Toc343083548"/>
        <w:bookmarkStart w:id="1482" w:name="_Toc343083762"/>
        <w:bookmarkStart w:id="1483" w:name="_Toc343083973"/>
        <w:bookmarkStart w:id="1484" w:name="_Toc343220732"/>
        <w:bookmarkStart w:id="1485" w:name="_Toc343232236"/>
        <w:bookmarkStart w:id="1486" w:name="_Toc343232649"/>
        <w:bookmarkStart w:id="1487" w:name="_Toc343232934"/>
        <w:bookmarkStart w:id="1488" w:name="_Toc343415439"/>
        <w:bookmarkStart w:id="1489" w:name="_Toc343415735"/>
        <w:bookmarkStart w:id="1490" w:name="_Toc343452394"/>
        <w:bookmarkStart w:id="1491" w:name="_Toc343461184"/>
        <w:bookmarkEnd w:id="1481"/>
        <w:bookmarkEnd w:id="1482"/>
        <w:bookmarkEnd w:id="1483"/>
        <w:bookmarkEnd w:id="1484"/>
        <w:bookmarkEnd w:id="1485"/>
        <w:bookmarkEnd w:id="1486"/>
        <w:bookmarkEnd w:id="1487"/>
        <w:bookmarkEnd w:id="1488"/>
        <w:bookmarkEnd w:id="1489"/>
        <w:bookmarkEnd w:id="1490"/>
        <w:bookmarkEnd w:id="1491"/>
      </w:del>
    </w:p>
    <w:p w14:paraId="247AB81D" w14:textId="77777777" w:rsidR="00024D6E" w:rsidRPr="0049233F" w:rsidDel="000E6941" w:rsidRDefault="00024D6E" w:rsidP="00024D6E">
      <w:pPr>
        <w:rPr>
          <w:del w:id="1492" w:author="The Si Tran" w:date="2012-12-11T21:27:00Z"/>
          <w:szCs w:val="26"/>
          <w:rPrChange w:id="1493" w:author="The Si Tran" w:date="2012-12-05T23:02:00Z">
            <w:rPr>
              <w:del w:id="1494" w:author="The Si Tran" w:date="2012-12-11T21:27:00Z"/>
              <w:sz w:val="28"/>
              <w:szCs w:val="28"/>
            </w:rPr>
          </w:rPrChange>
        </w:rPr>
      </w:pPr>
      <w:del w:id="1495" w:author="The Si Tran" w:date="2012-12-11T21:27:00Z">
        <w:r w:rsidRPr="0049233F" w:rsidDel="000E6941">
          <w:rPr>
            <w:noProof/>
            <w:szCs w:val="26"/>
            <w:rPrChange w:id="1496">
              <w:rPr>
                <w:noProof/>
                <w:sz w:val="28"/>
                <w:szCs w:val="28"/>
              </w:rPr>
            </w:rPrChange>
          </w:rPr>
          <w:drawing>
            <wp:inline distT="0" distB="0" distL="0" distR="0" wp14:anchorId="37C9E20B" wp14:editId="264EAD1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497" w:name="_Toc343083549"/>
        <w:bookmarkStart w:id="1498" w:name="_Toc343083763"/>
        <w:bookmarkStart w:id="1499" w:name="_Toc343083974"/>
        <w:bookmarkStart w:id="1500" w:name="_Toc343220733"/>
        <w:bookmarkStart w:id="1501" w:name="_Toc343232237"/>
        <w:bookmarkStart w:id="1502" w:name="_Toc343232650"/>
        <w:bookmarkStart w:id="1503" w:name="_Toc343232935"/>
        <w:bookmarkStart w:id="1504" w:name="_Toc343415440"/>
        <w:bookmarkStart w:id="1505" w:name="_Toc343415736"/>
        <w:bookmarkStart w:id="1506" w:name="_Toc343452395"/>
        <w:bookmarkStart w:id="1507" w:name="_Toc343461185"/>
        <w:bookmarkEnd w:id="1497"/>
        <w:bookmarkEnd w:id="1498"/>
        <w:bookmarkEnd w:id="1499"/>
        <w:bookmarkEnd w:id="1500"/>
        <w:bookmarkEnd w:id="1501"/>
        <w:bookmarkEnd w:id="1502"/>
        <w:bookmarkEnd w:id="1503"/>
        <w:bookmarkEnd w:id="1504"/>
        <w:bookmarkEnd w:id="1505"/>
        <w:bookmarkEnd w:id="1506"/>
        <w:bookmarkEnd w:id="1507"/>
      </w:del>
    </w:p>
    <w:p w14:paraId="12F5FD7D" w14:textId="77777777" w:rsidR="00024D6E" w:rsidRPr="0049233F" w:rsidDel="000E6941" w:rsidRDefault="00024D6E" w:rsidP="008E6A9A">
      <w:pPr>
        <w:pStyle w:val="Caption"/>
        <w:ind w:firstLine="540"/>
        <w:jc w:val="center"/>
        <w:rPr>
          <w:del w:id="1508" w:author="The Si Tran" w:date="2012-12-11T21:27:00Z"/>
          <w:sz w:val="26"/>
          <w:szCs w:val="26"/>
          <w:rPrChange w:id="1509" w:author="The Si Tran" w:date="2012-12-05T23:02:00Z">
            <w:rPr>
              <w:del w:id="1510" w:author="The Si Tran" w:date="2012-12-11T21:27:00Z"/>
              <w:sz w:val="28"/>
              <w:szCs w:val="28"/>
            </w:rPr>
          </w:rPrChange>
        </w:rPr>
      </w:pPr>
      <w:bookmarkStart w:id="1511" w:name="_Toc312142076"/>
      <w:del w:id="1512" w:author="The Si Tran" w:date="2012-12-11T21:27:00Z">
        <w:r w:rsidRPr="0049233F" w:rsidDel="000E6941">
          <w:rPr>
            <w:b w:val="0"/>
            <w:bCs w:val="0"/>
            <w:sz w:val="26"/>
            <w:szCs w:val="26"/>
            <w:rPrChange w:id="1513" w:author="The Si Tran" w:date="2012-12-05T23:02:00Z">
              <w:rPr>
                <w:b w:val="0"/>
                <w:bCs w:val="0"/>
                <w:sz w:val="28"/>
                <w:szCs w:val="28"/>
              </w:rPr>
            </w:rPrChange>
          </w:rPr>
          <w:delText xml:space="preserve">Hình </w:delText>
        </w:r>
        <w:r w:rsidRPr="0049233F" w:rsidDel="000E6941">
          <w:rPr>
            <w:b w:val="0"/>
            <w:bCs w:val="0"/>
            <w:sz w:val="26"/>
            <w:szCs w:val="26"/>
            <w:rPrChange w:id="1514" w:author="The Si Tran" w:date="2012-12-05T23:02:00Z">
              <w:rPr>
                <w:b w:val="0"/>
                <w:bCs w:val="0"/>
                <w:sz w:val="28"/>
                <w:szCs w:val="28"/>
              </w:rPr>
            </w:rPrChange>
          </w:rPr>
          <w:fldChar w:fldCharType="begin"/>
        </w:r>
        <w:r w:rsidRPr="0049233F" w:rsidDel="000E6941">
          <w:rPr>
            <w:b w:val="0"/>
            <w:bCs w:val="0"/>
            <w:sz w:val="26"/>
            <w:szCs w:val="26"/>
            <w:rPrChange w:id="1515" w:author="The Si Tran" w:date="2012-12-05T23:02:00Z">
              <w:rPr>
                <w:b w:val="0"/>
                <w:bCs w:val="0"/>
                <w:sz w:val="28"/>
                <w:szCs w:val="28"/>
              </w:rPr>
            </w:rPrChange>
          </w:rPr>
          <w:delInstrText xml:space="preserve"> SEQ Hình \* ARABIC </w:delInstrText>
        </w:r>
        <w:r w:rsidRPr="0049233F" w:rsidDel="000E6941">
          <w:rPr>
            <w:b w:val="0"/>
            <w:bCs w:val="0"/>
            <w:sz w:val="26"/>
            <w:szCs w:val="26"/>
            <w:rPrChange w:id="1516" w:author="The Si Tran" w:date="2012-12-05T23:02:00Z">
              <w:rPr>
                <w:b w:val="0"/>
                <w:bCs w:val="0"/>
                <w:sz w:val="28"/>
                <w:szCs w:val="28"/>
              </w:rPr>
            </w:rPrChange>
          </w:rPr>
          <w:fldChar w:fldCharType="separate"/>
        </w:r>
        <w:r w:rsidRPr="0049233F" w:rsidDel="000E6941">
          <w:rPr>
            <w:b w:val="0"/>
            <w:bCs w:val="0"/>
            <w:noProof/>
            <w:sz w:val="26"/>
            <w:szCs w:val="26"/>
            <w:rPrChange w:id="1517" w:author="The Si Tran" w:date="2012-12-05T23:02:00Z">
              <w:rPr>
                <w:b w:val="0"/>
                <w:bCs w:val="0"/>
                <w:noProof/>
                <w:sz w:val="28"/>
                <w:szCs w:val="28"/>
              </w:rPr>
            </w:rPrChange>
          </w:rPr>
          <w:delText>2</w:delText>
        </w:r>
        <w:r w:rsidRPr="0049233F" w:rsidDel="000E6941">
          <w:rPr>
            <w:b w:val="0"/>
            <w:bCs w:val="0"/>
            <w:sz w:val="26"/>
            <w:szCs w:val="26"/>
            <w:rPrChange w:id="1518" w:author="The Si Tran" w:date="2012-12-05T23:02:00Z">
              <w:rPr>
                <w:b w:val="0"/>
                <w:bCs w:val="0"/>
                <w:sz w:val="28"/>
                <w:szCs w:val="28"/>
              </w:rPr>
            </w:rPrChange>
          </w:rPr>
          <w:fldChar w:fldCharType="end"/>
        </w:r>
        <w:r w:rsidRPr="0049233F" w:rsidDel="000E6941">
          <w:rPr>
            <w:b w:val="0"/>
            <w:bCs w:val="0"/>
            <w:sz w:val="26"/>
            <w:szCs w:val="26"/>
            <w:rPrChange w:id="1519" w:author="The Si Tran" w:date="2012-12-05T23:02:00Z">
              <w:rPr>
                <w:b w:val="0"/>
                <w:bCs w:val="0"/>
                <w:sz w:val="28"/>
                <w:szCs w:val="28"/>
              </w:rPr>
            </w:rPrChange>
          </w:rPr>
          <w:delText xml:space="preserve"> Hàm tự tương quan</w:delText>
        </w:r>
        <w:bookmarkStart w:id="1520" w:name="_Toc343083550"/>
        <w:bookmarkStart w:id="1521" w:name="_Toc343083764"/>
        <w:bookmarkStart w:id="1522" w:name="_Toc343083975"/>
        <w:bookmarkStart w:id="1523" w:name="_Toc343220734"/>
        <w:bookmarkStart w:id="1524" w:name="_Toc343232238"/>
        <w:bookmarkStart w:id="1525" w:name="_Toc343232651"/>
        <w:bookmarkStart w:id="1526" w:name="_Toc343232936"/>
        <w:bookmarkStart w:id="1527" w:name="_Toc343415441"/>
        <w:bookmarkStart w:id="1528" w:name="_Toc343415737"/>
        <w:bookmarkStart w:id="1529" w:name="_Toc343452396"/>
        <w:bookmarkStart w:id="1530" w:name="_Toc343461186"/>
        <w:bookmarkEnd w:id="1511"/>
        <w:bookmarkEnd w:id="1520"/>
        <w:bookmarkEnd w:id="1521"/>
        <w:bookmarkEnd w:id="1522"/>
        <w:bookmarkEnd w:id="1523"/>
        <w:bookmarkEnd w:id="1524"/>
        <w:bookmarkEnd w:id="1525"/>
        <w:bookmarkEnd w:id="1526"/>
        <w:bookmarkEnd w:id="1527"/>
        <w:bookmarkEnd w:id="1528"/>
        <w:bookmarkEnd w:id="1529"/>
        <w:bookmarkEnd w:id="1530"/>
      </w:del>
    </w:p>
    <w:p w14:paraId="020A6CCC" w14:textId="77777777" w:rsidR="00024D6E" w:rsidRPr="0049233F" w:rsidDel="000E6941" w:rsidRDefault="00024D6E" w:rsidP="00024D6E">
      <w:pPr>
        <w:rPr>
          <w:del w:id="1531" w:author="The Si Tran" w:date="2012-12-11T21:27:00Z"/>
          <w:szCs w:val="26"/>
          <w:rPrChange w:id="1532" w:author="The Si Tran" w:date="2012-12-05T23:02:00Z">
            <w:rPr>
              <w:del w:id="1533" w:author="The Si Tran" w:date="2012-12-11T21:27:00Z"/>
              <w:sz w:val="28"/>
              <w:szCs w:val="28"/>
            </w:rPr>
          </w:rPrChange>
        </w:rPr>
      </w:pPr>
      <w:del w:id="1534" w:author="The Si Tran" w:date="2012-12-11T21:27:00Z">
        <w:r w:rsidRPr="0049233F" w:rsidDel="000E6941">
          <w:rPr>
            <w:szCs w:val="26"/>
            <w:rPrChange w:id="1535" w:author="The Si Tran" w:date="2012-12-05T23:02:00Z">
              <w:rPr>
                <w:sz w:val="28"/>
                <w:szCs w:val="28"/>
              </w:rPr>
            </w:rPrChange>
          </w:rPr>
          <w:tab/>
        </w:r>
        <w:bookmarkStart w:id="1536" w:name="_Toc343083551"/>
        <w:bookmarkStart w:id="1537" w:name="_Toc343083765"/>
        <w:bookmarkStart w:id="1538" w:name="_Toc343083976"/>
        <w:bookmarkStart w:id="1539" w:name="_Toc343220735"/>
        <w:bookmarkStart w:id="1540" w:name="_Toc343232239"/>
        <w:bookmarkStart w:id="1541" w:name="_Toc343232652"/>
        <w:bookmarkStart w:id="1542" w:name="_Toc343232937"/>
        <w:bookmarkStart w:id="1543" w:name="_Toc343415442"/>
        <w:bookmarkStart w:id="1544" w:name="_Toc343415738"/>
        <w:bookmarkStart w:id="1545" w:name="_Toc343452397"/>
        <w:bookmarkStart w:id="1546" w:name="_Toc343461187"/>
        <w:bookmarkEnd w:id="1536"/>
        <w:bookmarkEnd w:id="1537"/>
        <w:bookmarkEnd w:id="1538"/>
        <w:bookmarkEnd w:id="1539"/>
        <w:bookmarkEnd w:id="1540"/>
        <w:bookmarkEnd w:id="1541"/>
        <w:bookmarkEnd w:id="1542"/>
        <w:bookmarkEnd w:id="1543"/>
        <w:bookmarkEnd w:id="1544"/>
        <w:bookmarkEnd w:id="1545"/>
        <w:bookmarkEnd w:id="1546"/>
      </w:del>
    </w:p>
    <w:p w14:paraId="64FC6D0E" w14:textId="77777777" w:rsidR="00024D6E" w:rsidRPr="0049233F" w:rsidDel="000E6941" w:rsidRDefault="00024D6E" w:rsidP="00024D6E">
      <w:pPr>
        <w:ind w:firstLine="720"/>
        <w:rPr>
          <w:del w:id="1547" w:author="The Si Tran" w:date="2012-12-11T21:27:00Z"/>
          <w:szCs w:val="26"/>
          <w:rPrChange w:id="1548" w:author="The Si Tran" w:date="2012-12-05T23:02:00Z">
            <w:rPr>
              <w:del w:id="1549" w:author="The Si Tran" w:date="2012-12-11T21:27:00Z"/>
              <w:sz w:val="28"/>
              <w:szCs w:val="28"/>
            </w:rPr>
          </w:rPrChange>
        </w:rPr>
      </w:pPr>
      <w:del w:id="1550" w:author="The Si Tran" w:date="2012-12-11T21:27:00Z">
        <w:r w:rsidRPr="0049233F" w:rsidDel="000E6941">
          <w:rPr>
            <w:szCs w:val="26"/>
            <w:rPrChange w:id="1551"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552" w:author="The Si Tran" w:date="2012-12-05T22:50:00Z">
        <w:r w:rsidRPr="0049233F" w:rsidDel="008A2D16">
          <w:rPr>
            <w:szCs w:val="26"/>
            <w:rPrChange w:id="1553" w:author="The Si Tran" w:date="2012-12-05T23:02:00Z">
              <w:rPr>
                <w:sz w:val="28"/>
                <w:szCs w:val="28"/>
              </w:rPr>
            </w:rPrChange>
          </w:rPr>
          <w:delText xml:space="preserve"> </w:delText>
        </w:r>
      </w:del>
      <w:del w:id="1554" w:author="The Si Tran" w:date="2012-12-11T21:27:00Z">
        <w:r w:rsidRPr="0049233F" w:rsidDel="000E6941">
          <w:rPr>
            <w:szCs w:val="26"/>
            <w:rPrChange w:id="1555" w:author="The Si Tran" w:date="2012-12-05T23:02:00Z">
              <w:rPr>
                <w:sz w:val="28"/>
                <w:szCs w:val="28"/>
              </w:rPr>
            </w:rPrChange>
          </w:rPr>
          <w:delText>).</w:delText>
        </w:r>
        <w:bookmarkStart w:id="1556" w:name="_Toc343083552"/>
        <w:bookmarkStart w:id="1557" w:name="_Toc343083766"/>
        <w:bookmarkStart w:id="1558" w:name="_Toc343083977"/>
        <w:bookmarkStart w:id="1559" w:name="_Toc343220736"/>
        <w:bookmarkStart w:id="1560" w:name="_Toc343232240"/>
        <w:bookmarkStart w:id="1561" w:name="_Toc343232653"/>
        <w:bookmarkStart w:id="1562" w:name="_Toc343232938"/>
        <w:bookmarkStart w:id="1563" w:name="_Toc343415443"/>
        <w:bookmarkStart w:id="1564" w:name="_Toc343415739"/>
        <w:bookmarkStart w:id="1565" w:name="_Toc343452398"/>
        <w:bookmarkStart w:id="1566" w:name="_Toc343461188"/>
        <w:bookmarkEnd w:id="1556"/>
        <w:bookmarkEnd w:id="1557"/>
        <w:bookmarkEnd w:id="1558"/>
        <w:bookmarkEnd w:id="1559"/>
        <w:bookmarkEnd w:id="1560"/>
        <w:bookmarkEnd w:id="1561"/>
        <w:bookmarkEnd w:id="1562"/>
        <w:bookmarkEnd w:id="1563"/>
        <w:bookmarkEnd w:id="1564"/>
        <w:bookmarkEnd w:id="1565"/>
        <w:bookmarkEnd w:id="1566"/>
      </w:del>
    </w:p>
    <w:p w14:paraId="42F08C9A" w14:textId="77777777" w:rsidR="008A2D16" w:rsidRPr="0049233F" w:rsidDel="004A3B54" w:rsidRDefault="00024D6E">
      <w:pPr>
        <w:ind w:left="1440" w:firstLine="0"/>
        <w:rPr>
          <w:del w:id="1567" w:author="The Si Tran" w:date="2012-12-05T22:54:00Z"/>
          <w:szCs w:val="26"/>
          <w:rPrChange w:id="1568" w:author="The Si Tran" w:date="2012-12-05T23:02:00Z">
            <w:rPr>
              <w:del w:id="1569" w:author="The Si Tran" w:date="2012-12-05T22:54:00Z"/>
              <w:sz w:val="28"/>
              <w:szCs w:val="28"/>
            </w:rPr>
          </w:rPrChange>
        </w:rPr>
        <w:pPrChange w:id="1570" w:author="The Si Tran" w:date="2012-12-05T22:53:00Z">
          <w:pPr>
            <w:ind w:firstLine="720"/>
          </w:pPr>
        </w:pPrChange>
      </w:pPr>
      <w:del w:id="1571" w:author="The Si Tran" w:date="2012-12-11T21:27:00Z">
        <w:r w:rsidRPr="0049233F" w:rsidDel="000E6941">
          <w:rPr>
            <w:szCs w:val="26"/>
            <w:rPrChange w:id="1572" w:author="The Si Tran" w:date="2012-12-05T23:02:00Z">
              <w:rPr>
                <w:sz w:val="28"/>
                <w:szCs w:val="28"/>
              </w:rPr>
            </w:rPrChange>
          </w:rPr>
          <w:delText>Công thức tính hệ số tự tương quan lấy mẫu:</w:delText>
        </w:r>
      </w:del>
      <w:bookmarkStart w:id="1573" w:name="_Toc343083553"/>
      <w:bookmarkStart w:id="1574" w:name="_Toc343083767"/>
      <w:bookmarkStart w:id="1575" w:name="_Toc343083978"/>
      <w:bookmarkStart w:id="1576" w:name="_Toc343220737"/>
      <w:bookmarkStart w:id="1577" w:name="_Toc343232241"/>
      <w:bookmarkStart w:id="1578" w:name="_Toc343232654"/>
      <w:bookmarkStart w:id="1579" w:name="_Toc343232939"/>
      <w:bookmarkStart w:id="1580" w:name="_Toc343415444"/>
      <w:bookmarkStart w:id="1581" w:name="_Toc343415740"/>
      <w:bookmarkStart w:id="1582" w:name="_Toc343452399"/>
      <w:bookmarkStart w:id="1583" w:name="_Toc343461189"/>
      <w:bookmarkEnd w:id="1573"/>
      <w:bookmarkEnd w:id="1574"/>
      <w:bookmarkEnd w:id="1575"/>
      <w:bookmarkEnd w:id="1576"/>
      <w:bookmarkEnd w:id="1577"/>
      <w:bookmarkEnd w:id="1578"/>
      <w:bookmarkEnd w:id="1579"/>
      <w:bookmarkEnd w:id="1580"/>
      <w:bookmarkEnd w:id="1581"/>
      <w:bookmarkEnd w:id="1582"/>
      <w:bookmarkEnd w:id="1583"/>
    </w:p>
    <w:p w14:paraId="214ECA9C" w14:textId="77777777" w:rsidR="00024D6E" w:rsidRPr="0049233F" w:rsidDel="004A3B54" w:rsidRDefault="00024D6E">
      <w:pPr>
        <w:ind w:firstLine="0"/>
        <w:rPr>
          <w:del w:id="1584" w:author="The Si Tran" w:date="2012-12-05T22:54:00Z"/>
          <w:szCs w:val="26"/>
          <w:rPrChange w:id="1585" w:author="The Si Tran" w:date="2012-12-05T23:02:00Z">
            <w:rPr>
              <w:del w:id="1586" w:author="The Si Tran" w:date="2012-12-05T22:54:00Z"/>
              <w:sz w:val="28"/>
              <w:szCs w:val="28"/>
            </w:rPr>
          </w:rPrChange>
        </w:rPr>
        <w:pPrChange w:id="1587" w:author="The Si Tran" w:date="2012-12-05T22:53:00Z">
          <w:pPr>
            <w:ind w:left="720" w:firstLine="720"/>
          </w:pPr>
        </w:pPrChange>
      </w:pPr>
      <w:del w:id="1588" w:author="The Si Tran" w:date="2012-12-05T22:53:00Z">
        <w:r w:rsidRPr="00082976" w:rsidDel="004A3B54">
          <w:rPr>
            <w:position w:val="-4"/>
            <w:szCs w:val="26"/>
          </w:rPr>
          <w:object w:dxaOrig="180" w:dyaOrig="279" w14:anchorId="0B5D12CD">
            <v:shape id="_x0000_i1029" type="#_x0000_t75" style="width:9.4pt;height:13.75pt" o:ole="">
              <v:imagedata r:id="rId19" o:title=""/>
            </v:shape>
            <o:OLEObject Type="Embed" ProgID="Equation.DSMT4" ShapeID="_x0000_i1029" DrawAspect="Content" ObjectID="_1417211167" r:id="rId20"/>
          </w:object>
        </w:r>
        <w:r w:rsidRPr="00E12D24" w:rsidDel="004A3B54">
          <w:rPr>
            <w:position w:val="-38"/>
            <w:szCs w:val="26"/>
          </w:rPr>
          <w:object w:dxaOrig="2940" w:dyaOrig="880" w14:anchorId="0CA6F235">
            <v:shape id="_x0000_i1030" type="#_x0000_t75" style="width:225.4pt;height:68.25pt" o:ole="">
              <v:imagedata r:id="rId21" o:title=""/>
            </v:shape>
            <o:OLEObject Type="Embed" ProgID="Equation.DSMT4" ShapeID="_x0000_i1030" DrawAspect="Content" ObjectID="_1417211168" r:id="rId22"/>
          </w:object>
        </w:r>
        <w:r w:rsidRPr="0049233F" w:rsidDel="004A3B54">
          <w:rPr>
            <w:szCs w:val="26"/>
            <w:rPrChange w:id="1589" w:author="The Si Tran" w:date="2012-12-05T23:02:00Z">
              <w:rPr>
                <w:sz w:val="28"/>
                <w:szCs w:val="28"/>
              </w:rPr>
            </w:rPrChange>
          </w:rPr>
          <w:delText xml:space="preserve">    </w:delText>
        </w:r>
      </w:del>
      <w:del w:id="1590" w:author="The Si Tran" w:date="2012-12-05T22:54:00Z">
        <w:r w:rsidRPr="0049233F" w:rsidDel="004A3B54">
          <w:rPr>
            <w:szCs w:val="26"/>
            <w:rPrChange w:id="1591" w:author="The Si Tran" w:date="2012-12-05T23:02:00Z">
              <w:rPr>
                <w:sz w:val="28"/>
                <w:szCs w:val="28"/>
              </w:rPr>
            </w:rPrChange>
          </w:rPr>
          <w:delText xml:space="preserve"> (2.1.2)</w:delText>
        </w:r>
        <w:bookmarkStart w:id="1592" w:name="_Toc343083554"/>
        <w:bookmarkStart w:id="1593" w:name="_Toc343083768"/>
        <w:bookmarkStart w:id="1594" w:name="_Toc343083979"/>
        <w:bookmarkStart w:id="1595" w:name="_Toc343220738"/>
        <w:bookmarkStart w:id="1596" w:name="_Toc343232242"/>
        <w:bookmarkStart w:id="1597" w:name="_Toc343232655"/>
        <w:bookmarkStart w:id="1598" w:name="_Toc343232940"/>
        <w:bookmarkStart w:id="1599" w:name="_Toc343415445"/>
        <w:bookmarkStart w:id="1600" w:name="_Toc343415741"/>
        <w:bookmarkStart w:id="1601" w:name="_Toc343452400"/>
        <w:bookmarkStart w:id="1602" w:name="_Toc343461190"/>
        <w:bookmarkEnd w:id="1592"/>
        <w:bookmarkEnd w:id="1593"/>
        <w:bookmarkEnd w:id="1594"/>
        <w:bookmarkEnd w:id="1595"/>
        <w:bookmarkEnd w:id="1596"/>
        <w:bookmarkEnd w:id="1597"/>
        <w:bookmarkEnd w:id="1598"/>
        <w:bookmarkEnd w:id="1599"/>
        <w:bookmarkEnd w:id="1600"/>
        <w:bookmarkEnd w:id="1601"/>
        <w:bookmarkEnd w:id="1602"/>
      </w:del>
    </w:p>
    <w:p w14:paraId="66BF9444" w14:textId="77777777" w:rsidR="00024D6E" w:rsidRPr="0049233F" w:rsidDel="000E6941" w:rsidRDefault="00024D6E">
      <w:pPr>
        <w:ind w:left="1440"/>
        <w:rPr>
          <w:del w:id="1603" w:author="The Si Tran" w:date="2012-12-11T21:27:00Z"/>
          <w:szCs w:val="26"/>
          <w:rPrChange w:id="1604" w:author="The Si Tran" w:date="2012-12-05T23:02:00Z">
            <w:rPr>
              <w:del w:id="1605" w:author="The Si Tran" w:date="2012-12-11T21:27:00Z"/>
              <w:sz w:val="28"/>
              <w:szCs w:val="28"/>
            </w:rPr>
          </w:rPrChange>
        </w:rPr>
        <w:pPrChange w:id="1606" w:author="The Si Tran" w:date="2012-12-05T22:54:00Z">
          <w:pPr/>
        </w:pPrChange>
      </w:pPr>
      <w:bookmarkStart w:id="1607" w:name="_Toc343083555"/>
      <w:bookmarkStart w:id="1608" w:name="_Toc343083769"/>
      <w:bookmarkStart w:id="1609" w:name="_Toc343083980"/>
      <w:bookmarkStart w:id="1610" w:name="_Toc343220739"/>
      <w:bookmarkStart w:id="1611" w:name="_Toc343232243"/>
      <w:bookmarkStart w:id="1612" w:name="_Toc343232656"/>
      <w:bookmarkStart w:id="1613" w:name="_Toc343232941"/>
      <w:bookmarkStart w:id="1614" w:name="_Toc343415446"/>
      <w:bookmarkStart w:id="1615" w:name="_Toc343415742"/>
      <w:bookmarkStart w:id="1616" w:name="_Toc343452401"/>
      <w:bookmarkStart w:id="1617" w:name="_Toc343461191"/>
      <w:bookmarkEnd w:id="1607"/>
      <w:bookmarkEnd w:id="1608"/>
      <w:bookmarkEnd w:id="1609"/>
      <w:bookmarkEnd w:id="1610"/>
      <w:bookmarkEnd w:id="1611"/>
      <w:bookmarkEnd w:id="1612"/>
      <w:bookmarkEnd w:id="1613"/>
      <w:bookmarkEnd w:id="1614"/>
      <w:bookmarkEnd w:id="1615"/>
      <w:bookmarkEnd w:id="1616"/>
      <w:bookmarkEnd w:id="1617"/>
    </w:p>
    <w:p w14:paraId="5EA7ED7C" w14:textId="77777777" w:rsidR="00024D6E" w:rsidRPr="0049233F" w:rsidDel="000E6941" w:rsidRDefault="00024D6E" w:rsidP="00024D6E">
      <w:pPr>
        <w:rPr>
          <w:del w:id="1618" w:author="The Si Tran" w:date="2012-12-11T21:27:00Z"/>
          <w:szCs w:val="26"/>
          <w:rPrChange w:id="1619" w:author="The Si Tran" w:date="2012-12-05T23:02:00Z">
            <w:rPr>
              <w:del w:id="1620" w:author="The Si Tran" w:date="2012-12-11T21:27:00Z"/>
              <w:sz w:val="28"/>
              <w:szCs w:val="28"/>
            </w:rPr>
          </w:rPrChange>
        </w:rPr>
      </w:pPr>
      <w:del w:id="1621" w:author="The Si Tran" w:date="2012-12-11T21:27:00Z">
        <w:r w:rsidRPr="0049233F" w:rsidDel="000E6941">
          <w:rPr>
            <w:szCs w:val="26"/>
            <w:rPrChange w:id="1622" w:author="The Si Tran" w:date="2012-12-05T23:02:00Z">
              <w:rPr>
                <w:sz w:val="28"/>
                <w:szCs w:val="28"/>
              </w:rPr>
            </w:rPrChange>
          </w:rPr>
          <w:delText xml:space="preserve">Với </w:delText>
        </w:r>
        <w:bookmarkStart w:id="1623" w:name="_Toc343083556"/>
        <w:bookmarkStart w:id="1624" w:name="_Toc343083770"/>
        <w:bookmarkStart w:id="1625" w:name="_Toc343083981"/>
        <w:bookmarkStart w:id="1626" w:name="_Toc343220740"/>
        <w:bookmarkStart w:id="1627" w:name="_Toc343232244"/>
        <w:bookmarkStart w:id="1628" w:name="_Toc343232657"/>
        <w:bookmarkStart w:id="1629" w:name="_Toc343232942"/>
        <w:bookmarkStart w:id="1630" w:name="_Toc343415447"/>
        <w:bookmarkStart w:id="1631" w:name="_Toc343415743"/>
        <w:bookmarkStart w:id="1632" w:name="_Toc343452402"/>
        <w:bookmarkStart w:id="1633" w:name="_Toc343461192"/>
        <w:bookmarkEnd w:id="1623"/>
        <w:bookmarkEnd w:id="1624"/>
        <w:bookmarkEnd w:id="1625"/>
        <w:bookmarkEnd w:id="1626"/>
        <w:bookmarkEnd w:id="1627"/>
        <w:bookmarkEnd w:id="1628"/>
        <w:bookmarkEnd w:id="1629"/>
        <w:bookmarkEnd w:id="1630"/>
        <w:bookmarkEnd w:id="1631"/>
        <w:bookmarkEnd w:id="1632"/>
        <w:bookmarkEnd w:id="1633"/>
      </w:del>
    </w:p>
    <w:p w14:paraId="6B4EA6C1" w14:textId="77777777" w:rsidR="00024D6E" w:rsidRPr="0049233F" w:rsidDel="000E6941" w:rsidRDefault="00024D6E" w:rsidP="00024D6E">
      <w:pPr>
        <w:rPr>
          <w:del w:id="1634" w:author="The Si Tran" w:date="2012-12-11T21:27:00Z"/>
          <w:szCs w:val="26"/>
          <w:rPrChange w:id="1635" w:author="The Si Tran" w:date="2012-12-05T23:02:00Z">
            <w:rPr>
              <w:del w:id="1636" w:author="The Si Tran" w:date="2012-12-11T21:27:00Z"/>
              <w:sz w:val="28"/>
              <w:szCs w:val="28"/>
            </w:rPr>
          </w:rPrChange>
        </w:rPr>
      </w:pPr>
      <w:del w:id="1637" w:author="The Si Tran" w:date="2012-12-11T21:27:00Z">
        <w:r w:rsidRPr="0049233F" w:rsidDel="000E6941">
          <w:rPr>
            <w:szCs w:val="26"/>
            <w:rPrChange w:id="1638" w:author="The Si Tran" w:date="2012-12-05T23:02:00Z">
              <w:rPr>
                <w:sz w:val="28"/>
                <w:szCs w:val="28"/>
              </w:rPr>
            </w:rPrChange>
          </w:rPr>
          <w:delText xml:space="preserve">               * </w:delText>
        </w:r>
      </w:del>
      <w:del w:id="1639" w:author="The Si Tran" w:date="2012-12-05T22:54:00Z">
        <w:r w:rsidRPr="00082976" w:rsidDel="004A3B54">
          <w:rPr>
            <w:position w:val="-12"/>
            <w:szCs w:val="26"/>
          </w:rPr>
          <w:object w:dxaOrig="220" w:dyaOrig="360" w14:anchorId="7BA6836A">
            <v:shape id="_x0000_i1031" type="#_x0000_t75" style="width:17.55pt;height:28.15pt" o:ole="">
              <v:imagedata r:id="rId23" o:title=""/>
            </v:shape>
            <o:OLEObject Type="Embed" ProgID="Equation.DSMT4" ShapeID="_x0000_i1031" DrawAspect="Content" ObjectID="_1417211169" r:id="rId24"/>
          </w:object>
        </w:r>
      </w:del>
      <w:del w:id="1640" w:author="The Si Tran" w:date="2012-12-11T21:27:00Z">
        <w:r w:rsidRPr="0049233F" w:rsidDel="000E6941">
          <w:rPr>
            <w:szCs w:val="26"/>
            <w:rPrChange w:id="1641" w:author="The Si Tran" w:date="2012-12-05T23:02:00Z">
              <w:rPr>
                <w:sz w:val="28"/>
                <w:szCs w:val="28"/>
              </w:rPr>
            </w:rPrChange>
          </w:rPr>
          <w:delText xml:space="preserve"> là hệ số tự tương quan lấy mẫu ở độ trễ </w:delText>
        </w:r>
      </w:del>
      <w:del w:id="1642" w:author="The Si Tran" w:date="2012-12-06T03:51:00Z">
        <w:r w:rsidRPr="0049233F" w:rsidDel="008C32B7">
          <w:rPr>
            <w:szCs w:val="26"/>
            <w:rPrChange w:id="1643" w:author="The Si Tran" w:date="2012-12-05T23:02:00Z">
              <w:rPr>
                <w:sz w:val="28"/>
                <w:szCs w:val="28"/>
              </w:rPr>
            </w:rPrChange>
          </w:rPr>
          <w:delText>k</w:delText>
        </w:r>
      </w:del>
      <w:bookmarkStart w:id="1644" w:name="_Toc343083557"/>
      <w:bookmarkStart w:id="1645" w:name="_Toc343083771"/>
      <w:bookmarkStart w:id="1646" w:name="_Toc343083982"/>
      <w:bookmarkStart w:id="1647" w:name="_Toc343220741"/>
      <w:bookmarkStart w:id="1648" w:name="_Toc343232245"/>
      <w:bookmarkStart w:id="1649" w:name="_Toc343232658"/>
      <w:bookmarkStart w:id="1650" w:name="_Toc343232943"/>
      <w:bookmarkStart w:id="1651" w:name="_Toc343415448"/>
      <w:bookmarkStart w:id="1652" w:name="_Toc343415744"/>
      <w:bookmarkStart w:id="1653" w:name="_Toc343452403"/>
      <w:bookmarkStart w:id="1654" w:name="_Toc343461193"/>
      <w:bookmarkEnd w:id="1644"/>
      <w:bookmarkEnd w:id="1645"/>
      <w:bookmarkEnd w:id="1646"/>
      <w:bookmarkEnd w:id="1647"/>
      <w:bookmarkEnd w:id="1648"/>
      <w:bookmarkEnd w:id="1649"/>
      <w:bookmarkEnd w:id="1650"/>
      <w:bookmarkEnd w:id="1651"/>
      <w:bookmarkEnd w:id="1652"/>
      <w:bookmarkEnd w:id="1653"/>
      <w:bookmarkEnd w:id="1654"/>
    </w:p>
    <w:p w14:paraId="43602BDB" w14:textId="77777777" w:rsidR="00024D6E" w:rsidRPr="0049233F" w:rsidDel="000E6941" w:rsidRDefault="00024D6E" w:rsidP="00024D6E">
      <w:pPr>
        <w:rPr>
          <w:del w:id="1655" w:author="The Si Tran" w:date="2012-12-11T21:27:00Z"/>
          <w:szCs w:val="26"/>
          <w:rPrChange w:id="1656" w:author="The Si Tran" w:date="2012-12-05T23:02:00Z">
            <w:rPr>
              <w:del w:id="1657" w:author="The Si Tran" w:date="2012-12-11T21:27:00Z"/>
              <w:sz w:val="28"/>
              <w:szCs w:val="28"/>
            </w:rPr>
          </w:rPrChange>
        </w:rPr>
      </w:pPr>
      <w:del w:id="1658" w:author="The Si Tran" w:date="2012-12-11T21:27:00Z">
        <w:r w:rsidRPr="0049233F" w:rsidDel="000E6941">
          <w:rPr>
            <w:szCs w:val="26"/>
            <w:rPrChange w:id="1659" w:author="The Si Tran" w:date="2012-12-05T23:02:00Z">
              <w:rPr>
                <w:sz w:val="28"/>
                <w:szCs w:val="28"/>
              </w:rPr>
            </w:rPrChange>
          </w:rPr>
          <w:delText xml:space="preserve">               </w:delText>
        </w:r>
      </w:del>
      <w:del w:id="1660" w:author="The Si Tran" w:date="2012-12-05T22:55:00Z">
        <w:r w:rsidRPr="0049233F" w:rsidDel="004A3B54">
          <w:rPr>
            <w:szCs w:val="26"/>
            <w:rPrChange w:id="1661" w:author="The Si Tran" w:date="2012-12-05T23:02:00Z">
              <w:rPr>
                <w:sz w:val="28"/>
                <w:szCs w:val="28"/>
              </w:rPr>
            </w:rPrChange>
          </w:rPr>
          <w:delText xml:space="preserve"> </w:delText>
        </w:r>
      </w:del>
      <w:del w:id="1662" w:author="The Si Tran" w:date="2012-12-11T21:27:00Z">
        <w:r w:rsidRPr="0049233F" w:rsidDel="000E6941">
          <w:rPr>
            <w:szCs w:val="26"/>
            <w:rPrChange w:id="1663" w:author="The Si Tran" w:date="2012-12-05T23:02:00Z">
              <w:rPr>
                <w:sz w:val="28"/>
                <w:szCs w:val="28"/>
              </w:rPr>
            </w:rPrChange>
          </w:rPr>
          <w:delText xml:space="preserve">*  </w:delText>
        </w:r>
      </w:del>
      <w:del w:id="1664" w:author="The Si Tran" w:date="2012-12-05T22:55:00Z">
        <w:r w:rsidRPr="00082976" w:rsidDel="004A3B54">
          <w:rPr>
            <w:position w:val="-4"/>
            <w:szCs w:val="26"/>
          </w:rPr>
          <w:object w:dxaOrig="279" w:dyaOrig="300" w14:anchorId="3E0C6122">
            <v:shape id="_x0000_i1032" type="#_x0000_t75" style="width:17.55pt;height:18.8pt" o:ole="">
              <v:imagedata r:id="rId25" o:title=""/>
            </v:shape>
            <o:OLEObject Type="Embed" ProgID="Equation.DSMT4" ShapeID="_x0000_i1032" DrawAspect="Content" ObjectID="_1417211170" r:id="rId26"/>
          </w:object>
        </w:r>
      </w:del>
      <w:del w:id="1665" w:author="The Si Tran" w:date="2012-12-11T21:27:00Z">
        <w:r w:rsidRPr="0049233F" w:rsidDel="000E6941">
          <w:rPr>
            <w:szCs w:val="26"/>
            <w:rPrChange w:id="1666" w:author="The Si Tran" w:date="2012-12-05T23:02:00Z">
              <w:rPr>
                <w:sz w:val="28"/>
                <w:szCs w:val="28"/>
              </w:rPr>
            </w:rPrChange>
          </w:rPr>
          <w:delText xml:space="preserve"> là trung bình mẫu của </w:delText>
        </w:r>
      </w:del>
      <w:del w:id="1667" w:author="The Si Tran" w:date="2012-12-05T22:55:00Z">
        <w:r w:rsidRPr="00082976" w:rsidDel="004A3B54">
          <w:rPr>
            <w:position w:val="-12"/>
            <w:szCs w:val="26"/>
          </w:rPr>
          <w:object w:dxaOrig="320" w:dyaOrig="360" w14:anchorId="7BF73748">
            <v:shape id="_x0000_i1033" type="#_x0000_t75" style="width:18.8pt;height:22.55pt" o:ole="">
              <v:imagedata r:id="rId27" o:title=""/>
            </v:shape>
            <o:OLEObject Type="Embed" ProgID="Equation.DSMT4" ShapeID="_x0000_i1033" DrawAspect="Content" ObjectID="_1417211171" r:id="rId28"/>
          </w:object>
        </w:r>
      </w:del>
      <w:bookmarkStart w:id="1668" w:name="_Toc343083558"/>
      <w:bookmarkStart w:id="1669" w:name="_Toc343083772"/>
      <w:bookmarkStart w:id="1670" w:name="_Toc343083983"/>
      <w:bookmarkStart w:id="1671" w:name="_Toc343220742"/>
      <w:bookmarkStart w:id="1672" w:name="_Toc343232246"/>
      <w:bookmarkStart w:id="1673" w:name="_Toc343232659"/>
      <w:bookmarkStart w:id="1674" w:name="_Toc343232944"/>
      <w:bookmarkStart w:id="1675" w:name="_Toc343415449"/>
      <w:bookmarkStart w:id="1676" w:name="_Toc343415745"/>
      <w:bookmarkStart w:id="1677" w:name="_Toc343452404"/>
      <w:bookmarkStart w:id="1678" w:name="_Toc343461194"/>
      <w:bookmarkEnd w:id="1668"/>
      <w:bookmarkEnd w:id="1669"/>
      <w:bookmarkEnd w:id="1670"/>
      <w:bookmarkEnd w:id="1671"/>
      <w:bookmarkEnd w:id="1672"/>
      <w:bookmarkEnd w:id="1673"/>
      <w:bookmarkEnd w:id="1674"/>
      <w:bookmarkEnd w:id="1675"/>
      <w:bookmarkEnd w:id="1676"/>
      <w:bookmarkEnd w:id="1677"/>
      <w:bookmarkEnd w:id="1678"/>
    </w:p>
    <w:p w14:paraId="5B7F4035" w14:textId="77777777" w:rsidR="00024D6E" w:rsidRPr="0049233F" w:rsidDel="000E6941" w:rsidRDefault="00024D6E" w:rsidP="00024D6E">
      <w:pPr>
        <w:rPr>
          <w:del w:id="1679" w:author="The Si Tran" w:date="2012-12-11T21:27:00Z"/>
          <w:szCs w:val="26"/>
          <w:lang w:val="fr-FR"/>
          <w:rPrChange w:id="1680" w:author="The Si Tran" w:date="2012-12-05T23:02:00Z">
            <w:rPr>
              <w:del w:id="1681" w:author="The Si Tran" w:date="2012-12-11T21:27:00Z"/>
              <w:sz w:val="28"/>
              <w:szCs w:val="28"/>
              <w:lang w:val="fr-FR"/>
            </w:rPr>
          </w:rPrChange>
        </w:rPr>
      </w:pPr>
      <w:del w:id="1682" w:author="The Si Tran" w:date="2012-12-11T21:27:00Z">
        <w:r w:rsidRPr="0049233F" w:rsidDel="000E6941">
          <w:rPr>
            <w:szCs w:val="26"/>
            <w:rPrChange w:id="1683" w:author="The Si Tran" w:date="2012-12-05T23:02:00Z">
              <w:rPr>
                <w:sz w:val="28"/>
                <w:szCs w:val="28"/>
              </w:rPr>
            </w:rPrChange>
          </w:rPr>
          <w:tab/>
          <w:delText xml:space="preserve">    </w:delText>
        </w:r>
      </w:del>
      <w:del w:id="1684" w:author="The Si Tran" w:date="2012-12-05T22:55:00Z">
        <w:r w:rsidRPr="0049233F" w:rsidDel="004A3B54">
          <w:rPr>
            <w:szCs w:val="26"/>
            <w:rPrChange w:id="1685" w:author="The Si Tran" w:date="2012-12-05T23:02:00Z">
              <w:rPr>
                <w:sz w:val="28"/>
                <w:szCs w:val="28"/>
              </w:rPr>
            </w:rPrChange>
          </w:rPr>
          <w:delText xml:space="preserve">  </w:delText>
        </w:r>
      </w:del>
      <w:del w:id="1686" w:author="The Si Tran" w:date="2012-12-11T21:27:00Z">
        <w:r w:rsidRPr="0049233F" w:rsidDel="000E6941">
          <w:rPr>
            <w:szCs w:val="26"/>
            <w:lang w:val="fr-FR"/>
            <w:rPrChange w:id="1687" w:author="The Si Tran" w:date="2012-12-05T23:02:00Z">
              <w:rPr>
                <w:sz w:val="28"/>
                <w:szCs w:val="28"/>
                <w:lang w:val="fr-FR"/>
              </w:rPr>
            </w:rPrChange>
          </w:rPr>
          <w:delText xml:space="preserve">*  </w:delText>
        </w:r>
      </w:del>
      <w:del w:id="1688" w:author="The Si Tran" w:date="2012-12-05T22:55:00Z">
        <w:r w:rsidRPr="0049233F" w:rsidDel="004A3B54">
          <w:rPr>
            <w:szCs w:val="26"/>
            <w:lang w:val="fr-FR"/>
            <w:rPrChange w:id="1689" w:author="The Si Tran" w:date="2012-12-05T23:02:00Z">
              <w:rPr>
                <w:sz w:val="28"/>
                <w:szCs w:val="28"/>
                <w:lang w:val="fr-FR"/>
              </w:rPr>
            </w:rPrChange>
          </w:rPr>
          <w:delText xml:space="preserve"> T</w:delText>
        </w:r>
      </w:del>
      <w:del w:id="1690" w:author="The Si Tran" w:date="2012-12-11T21:27:00Z">
        <w:r w:rsidRPr="0049233F" w:rsidDel="000E6941">
          <w:rPr>
            <w:szCs w:val="26"/>
            <w:lang w:val="fr-FR"/>
            <w:rPrChange w:id="1691" w:author="The Si Tran" w:date="2012-12-05T23:02:00Z">
              <w:rPr>
                <w:sz w:val="28"/>
                <w:szCs w:val="28"/>
                <w:lang w:val="fr-FR"/>
              </w:rPr>
            </w:rPrChange>
          </w:rPr>
          <w:delText xml:space="preserve"> là số phần tử của mẫu.</w:delText>
        </w:r>
        <w:bookmarkStart w:id="1692" w:name="_Toc343083559"/>
        <w:bookmarkStart w:id="1693" w:name="_Toc343083773"/>
        <w:bookmarkStart w:id="1694" w:name="_Toc343083984"/>
        <w:bookmarkStart w:id="1695" w:name="_Toc343220743"/>
        <w:bookmarkStart w:id="1696" w:name="_Toc343232247"/>
        <w:bookmarkStart w:id="1697" w:name="_Toc343232660"/>
        <w:bookmarkStart w:id="1698" w:name="_Toc343232945"/>
        <w:bookmarkStart w:id="1699" w:name="_Toc343415450"/>
        <w:bookmarkStart w:id="1700" w:name="_Toc343415746"/>
        <w:bookmarkStart w:id="1701" w:name="_Toc343452405"/>
        <w:bookmarkStart w:id="1702" w:name="_Toc343461195"/>
        <w:bookmarkEnd w:id="1692"/>
        <w:bookmarkEnd w:id="1693"/>
        <w:bookmarkEnd w:id="1694"/>
        <w:bookmarkEnd w:id="1695"/>
        <w:bookmarkEnd w:id="1696"/>
        <w:bookmarkEnd w:id="1697"/>
        <w:bookmarkEnd w:id="1698"/>
        <w:bookmarkEnd w:id="1699"/>
        <w:bookmarkEnd w:id="1700"/>
        <w:bookmarkEnd w:id="1701"/>
        <w:bookmarkEnd w:id="1702"/>
      </w:del>
    </w:p>
    <w:p w14:paraId="3BCF0E51" w14:textId="77777777" w:rsidR="00024D6E" w:rsidRPr="0049233F" w:rsidDel="000E6941" w:rsidRDefault="00024D6E" w:rsidP="00024D6E">
      <w:pPr>
        <w:rPr>
          <w:del w:id="1703" w:author="The Si Tran" w:date="2012-12-11T21:27:00Z"/>
          <w:szCs w:val="26"/>
          <w:lang w:val="fr-FR"/>
          <w:rPrChange w:id="1704" w:author="The Si Tran" w:date="2012-12-05T23:02:00Z">
            <w:rPr>
              <w:del w:id="1705" w:author="The Si Tran" w:date="2012-12-11T21:27:00Z"/>
              <w:sz w:val="28"/>
              <w:szCs w:val="28"/>
              <w:lang w:val="fr-FR"/>
            </w:rPr>
          </w:rPrChange>
        </w:rPr>
      </w:pPr>
      <w:bookmarkStart w:id="1706" w:name="_Toc343083560"/>
      <w:bookmarkStart w:id="1707" w:name="_Toc343083774"/>
      <w:bookmarkStart w:id="1708" w:name="_Toc343083985"/>
      <w:bookmarkStart w:id="1709" w:name="_Toc343220744"/>
      <w:bookmarkStart w:id="1710" w:name="_Toc343232248"/>
      <w:bookmarkStart w:id="1711" w:name="_Toc343232661"/>
      <w:bookmarkStart w:id="1712" w:name="_Toc343232946"/>
      <w:bookmarkStart w:id="1713" w:name="_Toc343415451"/>
      <w:bookmarkStart w:id="1714" w:name="_Toc343415747"/>
      <w:bookmarkStart w:id="1715" w:name="_Toc343452406"/>
      <w:bookmarkStart w:id="1716" w:name="_Toc343461196"/>
      <w:bookmarkEnd w:id="1706"/>
      <w:bookmarkEnd w:id="1707"/>
      <w:bookmarkEnd w:id="1708"/>
      <w:bookmarkEnd w:id="1709"/>
      <w:bookmarkEnd w:id="1710"/>
      <w:bookmarkEnd w:id="1711"/>
      <w:bookmarkEnd w:id="1712"/>
      <w:bookmarkEnd w:id="1713"/>
      <w:bookmarkEnd w:id="1714"/>
      <w:bookmarkEnd w:id="1715"/>
      <w:bookmarkEnd w:id="1716"/>
    </w:p>
    <w:p w14:paraId="116503D5" w14:textId="77777777" w:rsidR="00024D6E" w:rsidRPr="0049233F" w:rsidDel="000E6941" w:rsidRDefault="00024D6E" w:rsidP="00024D6E">
      <w:pPr>
        <w:ind w:firstLine="720"/>
        <w:rPr>
          <w:del w:id="1717" w:author="The Si Tran" w:date="2012-12-11T21:27:00Z"/>
          <w:szCs w:val="26"/>
          <w:lang w:val="fr-FR"/>
          <w:rPrChange w:id="1718" w:author="The Si Tran" w:date="2012-12-05T23:02:00Z">
            <w:rPr>
              <w:del w:id="1719" w:author="The Si Tran" w:date="2012-12-11T21:27:00Z"/>
              <w:sz w:val="28"/>
              <w:szCs w:val="28"/>
              <w:lang w:val="fr-FR"/>
            </w:rPr>
          </w:rPrChange>
        </w:rPr>
      </w:pPr>
      <w:del w:id="1720" w:author="The Si Tran" w:date="2012-12-11T21:27:00Z">
        <w:r w:rsidRPr="0049233F" w:rsidDel="000E6941">
          <w:rPr>
            <w:szCs w:val="26"/>
            <w:lang w:val="fr-FR"/>
            <w:rPrChange w:id="1721" w:author="The Si Tran" w:date="2012-12-05T23:02:00Z">
              <w:rPr>
                <w:sz w:val="28"/>
                <w:szCs w:val="28"/>
                <w:lang w:val="fr-FR"/>
              </w:rPr>
            </w:rPrChange>
          </w:rPr>
          <w:delText xml:space="preserve">Để kiểm tra xem hệ số tự tương quan ở độ trễ </w:delText>
        </w:r>
      </w:del>
      <w:del w:id="1722" w:author="The Si Tran" w:date="2012-12-05T22:56:00Z">
        <w:r w:rsidRPr="0049233F" w:rsidDel="002B34FE">
          <w:rPr>
            <w:szCs w:val="26"/>
            <w:lang w:val="fr-FR"/>
            <w:rPrChange w:id="1723" w:author="The Si Tran" w:date="2012-12-05T23:02:00Z">
              <w:rPr>
                <w:sz w:val="28"/>
                <w:szCs w:val="28"/>
                <w:lang w:val="fr-FR"/>
              </w:rPr>
            </w:rPrChange>
          </w:rPr>
          <w:delText xml:space="preserve">k </w:delText>
        </w:r>
      </w:del>
      <w:del w:id="1724" w:author="The Si Tran" w:date="2012-12-11T21:27:00Z">
        <w:r w:rsidRPr="0049233F" w:rsidDel="000E6941">
          <w:rPr>
            <w:szCs w:val="26"/>
            <w:lang w:val="fr-FR"/>
            <w:rPrChange w:id="1725" w:author="The Si Tran" w:date="2012-12-05T23:02:00Z">
              <w:rPr>
                <w:sz w:val="28"/>
                <w:szCs w:val="28"/>
                <w:lang w:val="fr-FR"/>
              </w:rPr>
            </w:rPrChange>
          </w:rPr>
          <w:delText xml:space="preserve">của một chuỗi thời gian có khác không hay không, ta dùng phép thử </w:delText>
        </w:r>
      </w:del>
      <w:del w:id="1726" w:author="The Si Tran" w:date="2012-12-05T22:56:00Z">
        <w:r w:rsidRPr="0049233F" w:rsidDel="002B34FE">
          <w:rPr>
            <w:szCs w:val="26"/>
            <w:lang w:val="fr-FR"/>
            <w:rPrChange w:id="1727" w:author="The Si Tran" w:date="2012-12-05T23:02:00Z">
              <w:rPr>
                <w:sz w:val="28"/>
                <w:szCs w:val="28"/>
                <w:lang w:val="fr-FR"/>
              </w:rPr>
            </w:rPrChange>
          </w:rPr>
          <w:delText>t.</w:delText>
        </w:r>
      </w:del>
      <w:bookmarkStart w:id="1728" w:name="_Toc343083561"/>
      <w:bookmarkStart w:id="1729" w:name="_Toc343083775"/>
      <w:bookmarkStart w:id="1730" w:name="_Toc343083986"/>
      <w:bookmarkStart w:id="1731" w:name="_Toc343220745"/>
      <w:bookmarkStart w:id="1732" w:name="_Toc343232249"/>
      <w:bookmarkStart w:id="1733" w:name="_Toc343232662"/>
      <w:bookmarkStart w:id="1734" w:name="_Toc343232947"/>
      <w:bookmarkStart w:id="1735" w:name="_Toc343415452"/>
      <w:bookmarkStart w:id="1736" w:name="_Toc343415748"/>
      <w:bookmarkStart w:id="1737" w:name="_Toc343452407"/>
      <w:bookmarkStart w:id="1738" w:name="_Toc343461197"/>
      <w:bookmarkEnd w:id="1728"/>
      <w:bookmarkEnd w:id="1729"/>
      <w:bookmarkEnd w:id="1730"/>
      <w:bookmarkEnd w:id="1731"/>
      <w:bookmarkEnd w:id="1732"/>
      <w:bookmarkEnd w:id="1733"/>
      <w:bookmarkEnd w:id="1734"/>
      <w:bookmarkEnd w:id="1735"/>
      <w:bookmarkEnd w:id="1736"/>
      <w:bookmarkEnd w:id="1737"/>
      <w:bookmarkEnd w:id="1738"/>
    </w:p>
    <w:p w14:paraId="6B50C404" w14:textId="77777777" w:rsidR="00024D6E" w:rsidRPr="0049233F" w:rsidDel="00570969" w:rsidRDefault="00024D6E" w:rsidP="00024D6E">
      <w:pPr>
        <w:ind w:firstLine="720"/>
        <w:rPr>
          <w:del w:id="1739" w:author="The Si Tran" w:date="2012-12-05T23:43:00Z"/>
          <w:szCs w:val="26"/>
          <w:lang w:val="fr-FR"/>
          <w:rPrChange w:id="1740" w:author="The Si Tran" w:date="2012-12-05T23:02:00Z">
            <w:rPr>
              <w:del w:id="1741" w:author="The Si Tran" w:date="2012-12-05T23:43:00Z"/>
              <w:sz w:val="28"/>
              <w:szCs w:val="28"/>
              <w:lang w:val="fr-FR"/>
            </w:rPr>
          </w:rPrChange>
        </w:rPr>
      </w:pPr>
      <w:del w:id="1742" w:author="The Si Tran" w:date="2012-12-05T23:43:00Z">
        <w:r w:rsidRPr="0049233F" w:rsidDel="00570969">
          <w:rPr>
            <w:szCs w:val="26"/>
            <w:lang w:val="fr-FR"/>
            <w:rPrChange w:id="1743"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35pt;height:108.3pt" o:ole="">
              <v:imagedata r:id="rId29" o:title=""/>
            </v:shape>
            <o:OLEObject Type="Embed" ProgID="Equation.DSMT4" ShapeID="_x0000_i1034" DrawAspect="Content" ObjectID="_1417211172" r:id="rId30"/>
          </w:object>
        </w:r>
        <w:r w:rsidRPr="0049233F" w:rsidDel="00570969">
          <w:rPr>
            <w:szCs w:val="26"/>
            <w:lang w:val="fr-FR"/>
            <w:rPrChange w:id="1744" w:author="The Si Tran" w:date="2012-12-05T23:02:00Z">
              <w:rPr>
                <w:sz w:val="28"/>
                <w:szCs w:val="28"/>
                <w:lang w:val="fr-FR"/>
              </w:rPr>
            </w:rPrChange>
          </w:rPr>
          <w:delText xml:space="preserve">                    (2.1.3)</w:delText>
        </w:r>
        <w:bookmarkStart w:id="1745" w:name="_Toc343083562"/>
        <w:bookmarkStart w:id="1746" w:name="_Toc343083776"/>
        <w:bookmarkStart w:id="1747" w:name="_Toc343083987"/>
        <w:bookmarkStart w:id="1748" w:name="_Toc343220746"/>
        <w:bookmarkStart w:id="1749" w:name="_Toc343232250"/>
        <w:bookmarkStart w:id="1750" w:name="_Toc343232663"/>
        <w:bookmarkStart w:id="1751" w:name="_Toc343232948"/>
        <w:bookmarkStart w:id="1752" w:name="_Toc343415453"/>
        <w:bookmarkStart w:id="1753" w:name="_Toc343415749"/>
        <w:bookmarkStart w:id="1754" w:name="_Toc343452408"/>
        <w:bookmarkStart w:id="1755" w:name="_Toc343461198"/>
        <w:bookmarkEnd w:id="1745"/>
        <w:bookmarkEnd w:id="1746"/>
        <w:bookmarkEnd w:id="1747"/>
        <w:bookmarkEnd w:id="1748"/>
        <w:bookmarkEnd w:id="1749"/>
        <w:bookmarkEnd w:id="1750"/>
        <w:bookmarkEnd w:id="1751"/>
        <w:bookmarkEnd w:id="1752"/>
        <w:bookmarkEnd w:id="1753"/>
        <w:bookmarkEnd w:id="1754"/>
        <w:bookmarkEnd w:id="1755"/>
      </w:del>
    </w:p>
    <w:p w14:paraId="147CABCA" w14:textId="77777777" w:rsidR="009450BA" w:rsidRPr="00570969" w:rsidDel="000E6941" w:rsidRDefault="009450BA">
      <w:pPr>
        <w:ind w:left="1440" w:firstLine="720"/>
        <w:rPr>
          <w:del w:id="1756" w:author="The Si Tran" w:date="2012-12-11T21:27:00Z"/>
          <w:szCs w:val="26"/>
          <w:lang w:val="fr-FR"/>
          <w:rPrChange w:id="1757" w:author="The Si Tran" w:date="2012-12-05T23:43:00Z">
            <w:rPr>
              <w:del w:id="1758" w:author="The Si Tran" w:date="2012-12-11T21:27:00Z"/>
              <w:sz w:val="28"/>
              <w:szCs w:val="28"/>
              <w:lang w:val="fr-FR"/>
            </w:rPr>
          </w:rPrChange>
        </w:rPr>
        <w:pPrChange w:id="1759" w:author="The Si Tran" w:date="2012-12-05T23:43:00Z">
          <w:pPr/>
        </w:pPrChange>
      </w:pPr>
      <w:bookmarkStart w:id="1760" w:name="_Toc343083563"/>
      <w:bookmarkStart w:id="1761" w:name="_Toc343083777"/>
      <w:bookmarkStart w:id="1762" w:name="_Toc343083988"/>
      <w:bookmarkStart w:id="1763" w:name="_Toc343220747"/>
      <w:bookmarkStart w:id="1764" w:name="_Toc343232251"/>
      <w:bookmarkStart w:id="1765" w:name="_Toc343232664"/>
      <w:bookmarkStart w:id="1766" w:name="_Toc343232949"/>
      <w:bookmarkStart w:id="1767" w:name="_Toc343415454"/>
      <w:bookmarkStart w:id="1768" w:name="_Toc343415750"/>
      <w:bookmarkStart w:id="1769" w:name="_Toc343452409"/>
      <w:bookmarkStart w:id="1770" w:name="_Toc343461199"/>
      <w:bookmarkEnd w:id="1760"/>
      <w:bookmarkEnd w:id="1761"/>
      <w:bookmarkEnd w:id="1762"/>
      <w:bookmarkEnd w:id="1763"/>
      <w:bookmarkEnd w:id="1764"/>
      <w:bookmarkEnd w:id="1765"/>
      <w:bookmarkEnd w:id="1766"/>
      <w:bookmarkEnd w:id="1767"/>
      <w:bookmarkEnd w:id="1768"/>
      <w:bookmarkEnd w:id="1769"/>
      <w:bookmarkEnd w:id="1770"/>
    </w:p>
    <w:p w14:paraId="0DD7323D" w14:textId="77777777" w:rsidR="00024D6E" w:rsidRPr="0049233F" w:rsidDel="000E6941" w:rsidRDefault="00024D6E" w:rsidP="00024D6E">
      <w:pPr>
        <w:rPr>
          <w:del w:id="1771" w:author="The Si Tran" w:date="2012-12-11T21:27:00Z"/>
          <w:szCs w:val="26"/>
          <w:lang w:val="fr-FR"/>
          <w:rPrChange w:id="1772" w:author="The Si Tran" w:date="2012-12-05T23:02:00Z">
            <w:rPr>
              <w:del w:id="1773" w:author="The Si Tran" w:date="2012-12-11T21:27:00Z"/>
              <w:sz w:val="28"/>
              <w:szCs w:val="28"/>
              <w:lang w:val="fr-FR"/>
            </w:rPr>
          </w:rPrChange>
        </w:rPr>
      </w:pPr>
      <w:del w:id="1774" w:author="The Si Tran" w:date="2012-12-11T21:27:00Z">
        <w:r w:rsidRPr="0049233F" w:rsidDel="000E6941">
          <w:rPr>
            <w:szCs w:val="26"/>
            <w:lang w:val="fr-FR"/>
            <w:rPrChange w:id="1775" w:author="The Si Tran" w:date="2012-12-05T23:02:00Z">
              <w:rPr>
                <w:sz w:val="28"/>
                <w:szCs w:val="28"/>
                <w:lang w:val="fr-FR"/>
              </w:rPr>
            </w:rPrChange>
          </w:rPr>
          <w:delText>Với :</w:delText>
        </w:r>
        <w:bookmarkStart w:id="1776" w:name="_Toc343083564"/>
        <w:bookmarkStart w:id="1777" w:name="_Toc343083778"/>
        <w:bookmarkStart w:id="1778" w:name="_Toc343083989"/>
        <w:bookmarkStart w:id="1779" w:name="_Toc343220748"/>
        <w:bookmarkStart w:id="1780" w:name="_Toc343232252"/>
        <w:bookmarkStart w:id="1781" w:name="_Toc343232665"/>
        <w:bookmarkStart w:id="1782" w:name="_Toc343232950"/>
        <w:bookmarkStart w:id="1783" w:name="_Toc343415455"/>
        <w:bookmarkStart w:id="1784" w:name="_Toc343415751"/>
        <w:bookmarkStart w:id="1785" w:name="_Toc343452410"/>
        <w:bookmarkStart w:id="1786" w:name="_Toc343461200"/>
        <w:bookmarkEnd w:id="1776"/>
        <w:bookmarkEnd w:id="1777"/>
        <w:bookmarkEnd w:id="1778"/>
        <w:bookmarkEnd w:id="1779"/>
        <w:bookmarkEnd w:id="1780"/>
        <w:bookmarkEnd w:id="1781"/>
        <w:bookmarkEnd w:id="1782"/>
        <w:bookmarkEnd w:id="1783"/>
        <w:bookmarkEnd w:id="1784"/>
        <w:bookmarkEnd w:id="1785"/>
        <w:bookmarkEnd w:id="1786"/>
      </w:del>
    </w:p>
    <w:p w14:paraId="13AEF713" w14:textId="77777777" w:rsidR="00024D6E" w:rsidRPr="0049233F" w:rsidDel="000E6941" w:rsidRDefault="00024D6E" w:rsidP="00024D6E">
      <w:pPr>
        <w:rPr>
          <w:del w:id="1787" w:author="The Si Tran" w:date="2012-12-11T21:27:00Z"/>
          <w:szCs w:val="26"/>
          <w:lang w:val="fr-FR"/>
          <w:rPrChange w:id="1788" w:author="The Si Tran" w:date="2012-12-05T23:02:00Z">
            <w:rPr>
              <w:del w:id="1789" w:author="The Si Tran" w:date="2012-12-11T21:27:00Z"/>
              <w:sz w:val="28"/>
              <w:szCs w:val="28"/>
              <w:lang w:val="fr-FR"/>
            </w:rPr>
          </w:rPrChange>
        </w:rPr>
      </w:pPr>
      <w:del w:id="1790" w:author="The Si Tran" w:date="2012-12-11T21:27:00Z">
        <w:r w:rsidRPr="0049233F" w:rsidDel="000E6941">
          <w:rPr>
            <w:szCs w:val="26"/>
            <w:lang w:val="fr-FR"/>
            <w:rPrChange w:id="1791" w:author="The Si Tran" w:date="2012-12-05T23:02:00Z">
              <w:rPr>
                <w:sz w:val="28"/>
                <w:szCs w:val="28"/>
                <w:lang w:val="fr-FR"/>
              </w:rPr>
            </w:rPrChange>
          </w:rPr>
          <w:delText xml:space="preserve">           *  </w:delText>
        </w:r>
      </w:del>
      <w:del w:id="1792" w:author="The Si Tran" w:date="2012-12-05T23:44:00Z">
        <w:r w:rsidRPr="00082976" w:rsidDel="00570969">
          <w:rPr>
            <w:position w:val="-12"/>
            <w:szCs w:val="26"/>
            <w:lang w:val="fr-FR"/>
          </w:rPr>
          <w:object w:dxaOrig="180" w:dyaOrig="360" w14:anchorId="590373B0">
            <v:shape id="_x0000_i1035" type="#_x0000_t75" style="width:13.15pt;height:25.05pt" o:ole="">
              <v:imagedata r:id="rId31" o:title=""/>
            </v:shape>
            <o:OLEObject Type="Embed" ProgID="Equation.DSMT4" ShapeID="_x0000_i1035" DrawAspect="Content" ObjectID="_1417211173" r:id="rId32"/>
          </w:object>
        </w:r>
      </w:del>
      <w:del w:id="1793" w:author="The Si Tran" w:date="2012-12-11T21:27:00Z">
        <w:r w:rsidRPr="0049233F" w:rsidDel="000E6941">
          <w:rPr>
            <w:szCs w:val="26"/>
            <w:lang w:val="fr-FR"/>
            <w:rPrChange w:id="1794" w:author="The Si Tran" w:date="2012-12-05T23:02:00Z">
              <w:rPr>
                <w:sz w:val="28"/>
                <w:szCs w:val="28"/>
                <w:lang w:val="fr-FR"/>
              </w:rPr>
            </w:rPrChange>
          </w:rPr>
          <w:delText xml:space="preserve"> là hệ số tự tương quan mẫu ở độ trễ </w:delText>
        </w:r>
      </w:del>
      <w:del w:id="1795" w:author="The Si Tran" w:date="2012-12-06T20:08:00Z">
        <w:r w:rsidRPr="0049233F" w:rsidDel="00263465">
          <w:rPr>
            <w:szCs w:val="26"/>
            <w:lang w:val="fr-FR"/>
            <w:rPrChange w:id="1796" w:author="The Si Tran" w:date="2012-12-05T23:02:00Z">
              <w:rPr>
                <w:sz w:val="28"/>
                <w:szCs w:val="28"/>
                <w:lang w:val="fr-FR"/>
              </w:rPr>
            </w:rPrChange>
          </w:rPr>
          <w:delText>i</w:delText>
        </w:r>
      </w:del>
      <w:bookmarkStart w:id="1797" w:name="_Toc343083565"/>
      <w:bookmarkStart w:id="1798" w:name="_Toc343083779"/>
      <w:bookmarkStart w:id="1799" w:name="_Toc343083990"/>
      <w:bookmarkStart w:id="1800" w:name="_Toc343220749"/>
      <w:bookmarkStart w:id="1801" w:name="_Toc343232253"/>
      <w:bookmarkStart w:id="1802" w:name="_Toc343232666"/>
      <w:bookmarkStart w:id="1803" w:name="_Toc343232951"/>
      <w:bookmarkStart w:id="1804" w:name="_Toc343415456"/>
      <w:bookmarkStart w:id="1805" w:name="_Toc343415752"/>
      <w:bookmarkStart w:id="1806" w:name="_Toc343452411"/>
      <w:bookmarkStart w:id="1807" w:name="_Toc343461201"/>
      <w:bookmarkEnd w:id="1797"/>
      <w:bookmarkEnd w:id="1798"/>
      <w:bookmarkEnd w:id="1799"/>
      <w:bookmarkEnd w:id="1800"/>
      <w:bookmarkEnd w:id="1801"/>
      <w:bookmarkEnd w:id="1802"/>
      <w:bookmarkEnd w:id="1803"/>
      <w:bookmarkEnd w:id="1804"/>
      <w:bookmarkEnd w:id="1805"/>
      <w:bookmarkEnd w:id="1806"/>
      <w:bookmarkEnd w:id="1807"/>
    </w:p>
    <w:p w14:paraId="3A494E1F" w14:textId="77777777" w:rsidR="00024D6E" w:rsidRPr="0049233F" w:rsidDel="000E6941" w:rsidRDefault="00024D6E" w:rsidP="00024D6E">
      <w:pPr>
        <w:rPr>
          <w:del w:id="1808" w:author="The Si Tran" w:date="2012-12-11T21:27:00Z"/>
          <w:szCs w:val="26"/>
          <w:lang w:val="fr-FR"/>
          <w:rPrChange w:id="1809" w:author="The Si Tran" w:date="2012-12-05T23:02:00Z">
            <w:rPr>
              <w:del w:id="1810" w:author="The Si Tran" w:date="2012-12-11T21:27:00Z"/>
              <w:sz w:val="28"/>
              <w:szCs w:val="28"/>
              <w:lang w:val="fr-FR"/>
            </w:rPr>
          </w:rPrChange>
        </w:rPr>
      </w:pPr>
      <w:del w:id="1811" w:author="The Si Tran" w:date="2012-12-11T21:27:00Z">
        <w:r w:rsidRPr="0049233F" w:rsidDel="000E6941">
          <w:rPr>
            <w:szCs w:val="26"/>
            <w:lang w:val="fr-FR"/>
            <w:rPrChange w:id="1812" w:author="The Si Tran" w:date="2012-12-05T23:02:00Z">
              <w:rPr>
                <w:sz w:val="28"/>
                <w:szCs w:val="28"/>
                <w:lang w:val="fr-FR"/>
              </w:rPr>
            </w:rPrChange>
          </w:rPr>
          <w:delText xml:space="preserve">           *  </w:delText>
        </w:r>
      </w:del>
      <w:del w:id="1813" w:author="The Si Tran" w:date="2012-12-05T23:45:00Z">
        <w:r w:rsidRPr="0049233F" w:rsidDel="00570969">
          <w:rPr>
            <w:szCs w:val="26"/>
            <w:lang w:val="fr-FR"/>
            <w:rPrChange w:id="1814" w:author="The Si Tran" w:date="2012-12-05T23:02:00Z">
              <w:rPr>
                <w:sz w:val="28"/>
                <w:szCs w:val="28"/>
                <w:lang w:val="fr-FR"/>
              </w:rPr>
            </w:rPrChange>
          </w:rPr>
          <w:delText>k</w:delText>
        </w:r>
      </w:del>
      <w:del w:id="1815" w:author="The Si Tran" w:date="2012-12-11T21:27:00Z">
        <w:r w:rsidRPr="0049233F" w:rsidDel="000E6941">
          <w:rPr>
            <w:szCs w:val="26"/>
            <w:lang w:val="fr-FR"/>
            <w:rPrChange w:id="1816" w:author="The Si Tran" w:date="2012-12-05T23:02:00Z">
              <w:rPr>
                <w:sz w:val="28"/>
                <w:szCs w:val="28"/>
                <w:lang w:val="fr-FR"/>
              </w:rPr>
            </w:rPrChange>
          </w:rPr>
          <w:delText xml:space="preserve"> là độ trễ</w:delText>
        </w:r>
        <w:bookmarkStart w:id="1817" w:name="_Toc343083566"/>
        <w:bookmarkStart w:id="1818" w:name="_Toc343083780"/>
        <w:bookmarkStart w:id="1819" w:name="_Toc343083991"/>
        <w:bookmarkStart w:id="1820" w:name="_Toc343220750"/>
        <w:bookmarkStart w:id="1821" w:name="_Toc343232254"/>
        <w:bookmarkStart w:id="1822" w:name="_Toc343232667"/>
        <w:bookmarkStart w:id="1823" w:name="_Toc343232952"/>
        <w:bookmarkStart w:id="1824" w:name="_Toc343415457"/>
        <w:bookmarkStart w:id="1825" w:name="_Toc343415753"/>
        <w:bookmarkStart w:id="1826" w:name="_Toc343452412"/>
        <w:bookmarkStart w:id="1827" w:name="_Toc343461202"/>
        <w:bookmarkEnd w:id="1817"/>
        <w:bookmarkEnd w:id="1818"/>
        <w:bookmarkEnd w:id="1819"/>
        <w:bookmarkEnd w:id="1820"/>
        <w:bookmarkEnd w:id="1821"/>
        <w:bookmarkEnd w:id="1822"/>
        <w:bookmarkEnd w:id="1823"/>
        <w:bookmarkEnd w:id="1824"/>
        <w:bookmarkEnd w:id="1825"/>
        <w:bookmarkEnd w:id="1826"/>
        <w:bookmarkEnd w:id="1827"/>
      </w:del>
    </w:p>
    <w:p w14:paraId="2946DA46" w14:textId="77777777" w:rsidR="00024D6E" w:rsidRPr="0049233F" w:rsidDel="000E6941" w:rsidRDefault="00024D6E" w:rsidP="00024D6E">
      <w:pPr>
        <w:rPr>
          <w:del w:id="1828" w:author="The Si Tran" w:date="2012-12-11T21:27:00Z"/>
          <w:szCs w:val="26"/>
          <w:lang w:val="fr-FR"/>
          <w:rPrChange w:id="1829" w:author="The Si Tran" w:date="2012-12-05T23:02:00Z">
            <w:rPr>
              <w:del w:id="1830" w:author="The Si Tran" w:date="2012-12-11T21:27:00Z"/>
              <w:sz w:val="28"/>
              <w:szCs w:val="28"/>
              <w:lang w:val="fr-FR"/>
            </w:rPr>
          </w:rPrChange>
        </w:rPr>
      </w:pPr>
      <w:del w:id="1831" w:author="The Si Tran" w:date="2012-12-11T21:27:00Z">
        <w:r w:rsidRPr="0049233F" w:rsidDel="000E6941">
          <w:rPr>
            <w:szCs w:val="26"/>
            <w:lang w:val="fr-FR"/>
            <w:rPrChange w:id="1832" w:author="The Si Tran" w:date="2012-12-05T23:02:00Z">
              <w:rPr>
                <w:sz w:val="28"/>
                <w:szCs w:val="28"/>
                <w:lang w:val="fr-FR"/>
              </w:rPr>
            </w:rPrChange>
          </w:rPr>
          <w:delText xml:space="preserve">           *  </w:delText>
        </w:r>
      </w:del>
      <w:del w:id="1833" w:author="The Si Tran" w:date="2012-12-05T23:45:00Z">
        <w:r w:rsidRPr="0049233F" w:rsidDel="00570969">
          <w:rPr>
            <w:szCs w:val="26"/>
            <w:lang w:val="fr-FR"/>
            <w:rPrChange w:id="1834" w:author="The Si Tran" w:date="2012-12-05T23:02:00Z">
              <w:rPr>
                <w:sz w:val="28"/>
                <w:szCs w:val="28"/>
                <w:lang w:val="fr-FR"/>
              </w:rPr>
            </w:rPrChange>
          </w:rPr>
          <w:delText>n</w:delText>
        </w:r>
      </w:del>
      <w:del w:id="1835" w:author="The Si Tran" w:date="2012-12-11T21:27:00Z">
        <w:r w:rsidRPr="0049233F" w:rsidDel="000E6941">
          <w:rPr>
            <w:szCs w:val="26"/>
            <w:lang w:val="fr-FR"/>
            <w:rPrChange w:id="1836" w:author="The Si Tran" w:date="2012-12-05T23:02:00Z">
              <w:rPr>
                <w:sz w:val="28"/>
                <w:szCs w:val="28"/>
                <w:lang w:val="fr-FR"/>
              </w:rPr>
            </w:rPrChange>
          </w:rPr>
          <w:delText xml:space="preserve"> là kích cỡ mẫu  </w:delText>
        </w:r>
        <w:bookmarkStart w:id="1837" w:name="_Toc343083567"/>
        <w:bookmarkStart w:id="1838" w:name="_Toc343083781"/>
        <w:bookmarkStart w:id="1839" w:name="_Toc343083992"/>
        <w:bookmarkStart w:id="1840" w:name="_Toc343220751"/>
        <w:bookmarkStart w:id="1841" w:name="_Toc343232255"/>
        <w:bookmarkStart w:id="1842" w:name="_Toc343232668"/>
        <w:bookmarkStart w:id="1843" w:name="_Toc343232953"/>
        <w:bookmarkStart w:id="1844" w:name="_Toc343415458"/>
        <w:bookmarkStart w:id="1845" w:name="_Toc343415754"/>
        <w:bookmarkStart w:id="1846" w:name="_Toc343452413"/>
        <w:bookmarkStart w:id="1847" w:name="_Toc343461203"/>
        <w:bookmarkEnd w:id="1837"/>
        <w:bookmarkEnd w:id="1838"/>
        <w:bookmarkEnd w:id="1839"/>
        <w:bookmarkEnd w:id="1840"/>
        <w:bookmarkEnd w:id="1841"/>
        <w:bookmarkEnd w:id="1842"/>
        <w:bookmarkEnd w:id="1843"/>
        <w:bookmarkEnd w:id="1844"/>
        <w:bookmarkEnd w:id="1845"/>
        <w:bookmarkEnd w:id="1846"/>
        <w:bookmarkEnd w:id="1847"/>
      </w:del>
    </w:p>
    <w:p w14:paraId="1E306F32" w14:textId="77777777" w:rsidR="00024D6E" w:rsidRPr="0049233F" w:rsidDel="000E6941" w:rsidRDefault="00024D6E" w:rsidP="00024D6E">
      <w:pPr>
        <w:rPr>
          <w:del w:id="1848" w:author="The Si Tran" w:date="2012-12-11T21:27:00Z"/>
          <w:szCs w:val="26"/>
          <w:lang w:val="fr-FR"/>
          <w:rPrChange w:id="1849" w:author="The Si Tran" w:date="2012-12-05T23:02:00Z">
            <w:rPr>
              <w:del w:id="1850" w:author="The Si Tran" w:date="2012-12-11T21:27:00Z"/>
              <w:sz w:val="28"/>
              <w:szCs w:val="28"/>
              <w:lang w:val="fr-FR"/>
            </w:rPr>
          </w:rPrChange>
        </w:rPr>
      </w:pPr>
      <w:del w:id="1851" w:author="The Si Tran" w:date="2012-12-11T21:27:00Z">
        <w:r w:rsidRPr="0049233F" w:rsidDel="000E6941">
          <w:rPr>
            <w:szCs w:val="26"/>
            <w:lang w:val="fr-FR"/>
            <w:rPrChange w:id="1852" w:author="The Si Tran" w:date="2012-12-05T23:02:00Z">
              <w:rPr>
                <w:sz w:val="28"/>
                <w:szCs w:val="28"/>
                <w:lang w:val="fr-FR"/>
              </w:rPr>
            </w:rPrChange>
          </w:rPr>
          <w:delText xml:space="preserve">Nếu </w:delText>
        </w:r>
      </w:del>
      <w:del w:id="1853" w:author="The Si Tran" w:date="2012-12-05T23:46:00Z">
        <m:oMath>
          <m:r>
            <m:rPr>
              <m:sty m:val="p"/>
            </m:rPr>
            <w:rPr>
              <w:rFonts w:ascii="Cambria Math" w:hAnsi="Cambria Math"/>
              <w:position w:val="-12"/>
              <w:szCs w:val="26"/>
              <w:lang w:val="fr-FR"/>
            </w:rPr>
            <w:object w:dxaOrig="300" w:dyaOrig="360" w14:anchorId="747A0532">
              <v:shape id="_x0000_i1036" type="#_x0000_t75" style="width:24.4pt;height:28.15pt" o:ole="">
                <v:imagedata r:id="rId33" o:title=""/>
              </v:shape>
              <o:OLEObject Type="Embed" ProgID="Equation.DSMT4" ShapeID="_x0000_i1036" DrawAspect="Content" ObjectID="_1417211174" r:id="rId34"/>
            </w:object>
          </m:r>
        </m:oMath>
        <w:r w:rsidRPr="0049233F" w:rsidDel="00570969">
          <w:rPr>
            <w:szCs w:val="26"/>
            <w:lang w:val="fr-FR"/>
            <w:rPrChange w:id="1854" w:author="The Si Tran" w:date="2012-12-05T23:02:00Z">
              <w:rPr>
                <w:sz w:val="28"/>
                <w:szCs w:val="28"/>
                <w:lang w:val="fr-FR"/>
              </w:rPr>
            </w:rPrChange>
          </w:rPr>
          <w:delText xml:space="preserve">= 0 </w:delText>
        </w:r>
      </w:del>
      <w:del w:id="1855" w:author="The Si Tran" w:date="2012-12-11T21:27:00Z">
        <w:r w:rsidRPr="0049233F" w:rsidDel="000E6941">
          <w:rPr>
            <w:szCs w:val="26"/>
            <w:lang w:val="fr-FR"/>
            <w:rPrChange w:id="1856" w:author="The Si Tran" w:date="2012-12-05T23:02:00Z">
              <w:rPr>
                <w:sz w:val="28"/>
                <w:szCs w:val="28"/>
                <w:lang w:val="fr-FR"/>
              </w:rPr>
            </w:rPrChange>
          </w:rPr>
          <w:delText xml:space="preserve">thì </w:delText>
        </w:r>
      </w:del>
      <w:del w:id="1857" w:author="The Si Tran" w:date="2012-12-05T23:46:00Z">
        <w:r w:rsidRPr="0049233F" w:rsidDel="00570969">
          <w:rPr>
            <w:szCs w:val="26"/>
            <w:lang w:val="fr-FR"/>
            <w:rPrChange w:id="1858" w:author="The Si Tran" w:date="2012-12-05T23:02:00Z">
              <w:rPr>
                <w:sz w:val="28"/>
                <w:szCs w:val="28"/>
                <w:lang w:val="fr-FR"/>
              </w:rPr>
            </w:rPrChange>
          </w:rPr>
          <w:delText>t</w:delText>
        </w:r>
      </w:del>
      <w:del w:id="1859" w:author="The Si Tran" w:date="2012-12-11T21:27:00Z">
        <w:r w:rsidRPr="0049233F" w:rsidDel="000E6941">
          <w:rPr>
            <w:szCs w:val="26"/>
            <w:lang w:val="fr-FR"/>
            <w:rPrChange w:id="1860" w:author="The Si Tran" w:date="2012-12-05T23:02:00Z">
              <w:rPr>
                <w:sz w:val="28"/>
                <w:szCs w:val="28"/>
                <w:lang w:val="fr-FR"/>
              </w:rPr>
            </w:rPrChange>
          </w:rPr>
          <w:delText xml:space="preserve"> sẽ có phân phối student với </w:delText>
        </w:r>
      </w:del>
      <w:del w:id="1861" w:author="The Si Tran" w:date="2012-12-05T23:47:00Z">
        <w:r w:rsidRPr="0049233F" w:rsidDel="00570969">
          <w:rPr>
            <w:szCs w:val="26"/>
            <w:lang w:val="fr-FR"/>
            <w:rPrChange w:id="1862" w:author="The Si Tran" w:date="2012-12-05T23:02:00Z">
              <w:rPr>
                <w:sz w:val="28"/>
                <w:szCs w:val="28"/>
                <w:lang w:val="fr-FR"/>
              </w:rPr>
            </w:rPrChange>
          </w:rPr>
          <w:delText>n -1</w:delText>
        </w:r>
      </w:del>
      <w:del w:id="1863" w:author="The Si Tran" w:date="2012-12-11T21:27:00Z">
        <w:r w:rsidRPr="0049233F" w:rsidDel="000E6941">
          <w:rPr>
            <w:szCs w:val="26"/>
            <w:lang w:val="fr-FR"/>
            <w:rPrChange w:id="1864"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865" w:author="The Si Tran" w:date="2012-12-05T23:47:00Z">
        <w:r w:rsidRPr="00082976" w:rsidDel="005B11DB">
          <w:rPr>
            <w:position w:val="-8"/>
            <w:szCs w:val="26"/>
            <w:lang w:val="fr-FR"/>
          </w:rPr>
          <w:object w:dxaOrig="780" w:dyaOrig="360" w14:anchorId="08263C57">
            <v:shape id="_x0000_i1037" type="#_x0000_t75" style="width:40.05pt;height:17.55pt" o:ole="">
              <v:imagedata r:id="rId35" o:title=""/>
            </v:shape>
            <o:OLEObject Type="Embed" ProgID="Equation.DSMT4" ShapeID="_x0000_i1037" DrawAspect="Content" ObjectID="_1417211175" r:id="rId36"/>
          </w:object>
        </w:r>
      </w:del>
      <w:del w:id="1866" w:author="The Si Tran" w:date="2012-12-11T21:27:00Z">
        <w:r w:rsidRPr="0049233F" w:rsidDel="000E6941">
          <w:rPr>
            <w:szCs w:val="26"/>
            <w:lang w:val="fr-FR"/>
            <w:rPrChange w:id="1867" w:author="The Si Tran" w:date="2012-12-05T23:02:00Z">
              <w:rPr>
                <w:sz w:val="28"/>
                <w:szCs w:val="28"/>
                <w:lang w:val="fr-FR"/>
              </w:rPr>
            </w:rPrChange>
          </w:rPr>
          <w:delText xml:space="preserve"> thì ta có thể kết luận hệ số tự tương quan của đám đông bằng không với mức ý nghĩa 5%.</w:delText>
        </w:r>
        <w:bookmarkStart w:id="1868" w:name="_Toc343083568"/>
        <w:bookmarkStart w:id="1869" w:name="_Toc343083782"/>
        <w:bookmarkStart w:id="1870" w:name="_Toc343083993"/>
        <w:bookmarkStart w:id="1871" w:name="_Toc343220752"/>
        <w:bookmarkStart w:id="1872" w:name="_Toc343232256"/>
        <w:bookmarkStart w:id="1873" w:name="_Toc343232669"/>
        <w:bookmarkStart w:id="1874" w:name="_Toc343232954"/>
        <w:bookmarkStart w:id="1875" w:name="_Toc343415459"/>
        <w:bookmarkStart w:id="1876" w:name="_Toc343415755"/>
        <w:bookmarkStart w:id="1877" w:name="_Toc343452414"/>
        <w:bookmarkStart w:id="1878" w:name="_Toc343461204"/>
        <w:bookmarkEnd w:id="1868"/>
        <w:bookmarkEnd w:id="1869"/>
        <w:bookmarkEnd w:id="1870"/>
        <w:bookmarkEnd w:id="1871"/>
        <w:bookmarkEnd w:id="1872"/>
        <w:bookmarkEnd w:id="1873"/>
        <w:bookmarkEnd w:id="1874"/>
        <w:bookmarkEnd w:id="1875"/>
        <w:bookmarkEnd w:id="1876"/>
        <w:bookmarkEnd w:id="1877"/>
        <w:bookmarkEnd w:id="1878"/>
      </w:del>
    </w:p>
    <w:p w14:paraId="43269ABE" w14:textId="77777777" w:rsidR="004D65BA" w:rsidRPr="0049233F" w:rsidDel="000E6941" w:rsidRDefault="00024D6E">
      <w:pPr>
        <w:rPr>
          <w:del w:id="1879" w:author="The Si Tran" w:date="2012-12-11T21:27:00Z"/>
          <w:szCs w:val="26"/>
          <w:lang w:val="fr-FR"/>
          <w:rPrChange w:id="1880" w:author="The Si Tran" w:date="2012-12-05T23:02:00Z">
            <w:rPr>
              <w:del w:id="1881" w:author="The Si Tran" w:date="2012-12-11T21:27:00Z"/>
              <w:sz w:val="28"/>
              <w:szCs w:val="28"/>
              <w:lang w:val="fr-FR"/>
            </w:rPr>
          </w:rPrChange>
        </w:rPr>
      </w:pPr>
      <w:del w:id="1882" w:author="The Si Tran" w:date="2012-12-11T21:27:00Z">
        <w:r w:rsidRPr="0049233F" w:rsidDel="000E6941">
          <w:rPr>
            <w:szCs w:val="26"/>
            <w:lang w:val="fr-FR"/>
            <w:rPrChange w:id="1883"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884" w:author="The Si Tran" w:date="2012-12-05T23:02:00Z">
              <w:rPr>
                <w:sz w:val="28"/>
                <w:szCs w:val="28"/>
                <w:lang w:val="fr-FR"/>
              </w:rPr>
            </w:rPrChange>
          </w:rPr>
          <w:delText>nh giá tính đầy đủ của mô hình.</w:delText>
        </w:r>
        <w:bookmarkStart w:id="1885" w:name="_Toc343083569"/>
        <w:bookmarkStart w:id="1886" w:name="_Toc343083783"/>
        <w:bookmarkStart w:id="1887" w:name="_Toc343083994"/>
        <w:bookmarkStart w:id="1888" w:name="_Toc343220753"/>
        <w:bookmarkStart w:id="1889" w:name="_Toc343232257"/>
        <w:bookmarkStart w:id="1890" w:name="_Toc343232670"/>
        <w:bookmarkStart w:id="1891" w:name="_Toc343232955"/>
        <w:bookmarkStart w:id="1892" w:name="_Toc343415460"/>
        <w:bookmarkStart w:id="1893" w:name="_Toc343415756"/>
        <w:bookmarkStart w:id="1894" w:name="_Toc343452415"/>
        <w:bookmarkStart w:id="1895" w:name="_Toc343461205"/>
        <w:bookmarkEnd w:id="1885"/>
        <w:bookmarkEnd w:id="1886"/>
        <w:bookmarkEnd w:id="1887"/>
        <w:bookmarkEnd w:id="1888"/>
        <w:bookmarkEnd w:id="1889"/>
        <w:bookmarkEnd w:id="1890"/>
        <w:bookmarkEnd w:id="1891"/>
        <w:bookmarkEnd w:id="1892"/>
        <w:bookmarkEnd w:id="1893"/>
        <w:bookmarkEnd w:id="1894"/>
        <w:bookmarkEnd w:id="1895"/>
      </w:del>
    </w:p>
    <w:p w14:paraId="3B0B5319" w14:textId="77777777" w:rsidR="009F530B" w:rsidRDefault="009F530B" w:rsidP="00024D6E">
      <w:pPr>
        <w:pStyle w:val="Heading2"/>
        <w:rPr>
          <w:ins w:id="1896" w:author="The Si Tran" w:date="2012-12-12T07:36:00Z"/>
          <w:sz w:val="26"/>
          <w:szCs w:val="26"/>
        </w:rPr>
      </w:pPr>
      <w:bookmarkStart w:id="1897" w:name="_Toc343461206"/>
      <w:r w:rsidRPr="0049233F">
        <w:rPr>
          <w:sz w:val="26"/>
          <w:szCs w:val="26"/>
          <w:rPrChange w:id="1898" w:author="The Si Tran" w:date="2012-12-05T23:02:00Z">
            <w:rPr>
              <w:rFonts w:cs="Times New Roman"/>
              <w:b w:val="0"/>
              <w:bCs w:val="0"/>
              <w:iCs w:val="0"/>
              <w:sz w:val="26"/>
              <w:szCs w:val="22"/>
            </w:rPr>
          </w:rPrChange>
        </w:rPr>
        <w:t>Dự báo chuỗi thời gian</w:t>
      </w:r>
      <w:bookmarkEnd w:id="1897"/>
    </w:p>
    <w:p w14:paraId="0ABC4A3D" w14:textId="3894F376" w:rsidR="004174BC" w:rsidRDefault="00925766">
      <w:pPr>
        <w:pPrChange w:id="1899" w:author="The Si Tran" w:date="2012-12-16T10:10:00Z">
          <w:pPr>
            <w:jc w:val="center"/>
          </w:pPr>
        </w:pPrChange>
      </w:pPr>
      <w:ins w:id="1900"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1901" w:author="superchickend" w:date="2012-12-12T08:19:00Z"/>
        </w:rPr>
      </w:pPr>
    </w:p>
    <w:p w14:paraId="7478A9D3" w14:textId="77777777" w:rsidR="00925766" w:rsidRPr="003044F7" w:rsidRDefault="00925766">
      <w:pPr>
        <w:rPr>
          <w:ins w:id="1902" w:author="superchickend" w:date="2012-12-12T08:19:00Z"/>
        </w:rPr>
      </w:pPr>
      <w:ins w:id="190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1904" w:author="superchickend" w:date="2012-12-12T08:19:00Z"/>
        </w:rPr>
        <w:pPrChange w:id="1905" w:author="The Si Tran" w:date="2012-12-16T10:07:00Z">
          <w:pPr>
            <w:pStyle w:val="ListParagraph"/>
            <w:numPr>
              <w:numId w:val="47"/>
            </w:numPr>
            <w:spacing w:line="300" w:lineRule="auto"/>
            <w:ind w:left="1440" w:hanging="360"/>
            <w:jc w:val="both"/>
          </w:pPr>
        </w:pPrChange>
      </w:pPr>
      <w:ins w:id="190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907" w:author="superchickend" w:date="2012-12-12T08:19:00Z"/>
        </w:rPr>
        <w:pPrChange w:id="1908" w:author="The Si Tran" w:date="2012-12-16T10:07:00Z">
          <w:pPr>
            <w:pStyle w:val="ListParagraph"/>
            <w:numPr>
              <w:numId w:val="47"/>
            </w:numPr>
            <w:spacing w:line="300" w:lineRule="auto"/>
            <w:ind w:left="1440" w:hanging="360"/>
            <w:jc w:val="both"/>
          </w:pPr>
        </w:pPrChange>
      </w:pPr>
      <w:ins w:id="190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910" w:author="superchickend" w:date="2012-12-12T08:19:00Z"/>
        </w:rPr>
        <w:pPrChange w:id="1911" w:author="The Si Tran" w:date="2012-12-16T10:07:00Z">
          <w:pPr>
            <w:pStyle w:val="ListParagraph"/>
            <w:numPr>
              <w:numId w:val="47"/>
            </w:numPr>
            <w:spacing w:line="300" w:lineRule="auto"/>
            <w:ind w:left="1440" w:hanging="360"/>
            <w:jc w:val="both"/>
          </w:pPr>
        </w:pPrChange>
      </w:pPr>
      <w:ins w:id="191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1913" w:author="superchickend" w:date="2012-12-12T08:19:00Z">
        <w:r w:rsidRPr="003C57D8">
          <w:t>Ngoài ra chúng ta có thể</w:t>
        </w:r>
        <w:r w:rsidRPr="003044F7">
          <w:t xml:space="preserve"> kết hợp hai hoặc nhiều các phương thức nêu trên.</w:t>
        </w:r>
      </w:ins>
    </w:p>
    <w:p w14:paraId="12ED62BE" w14:textId="37F1C1DB" w:rsidR="00FC238C" w:rsidRDefault="00FC238C" w:rsidP="00FC238C">
      <w:pPr>
        <w:ind w:firstLine="0"/>
        <w:jc w:val="center"/>
      </w:pPr>
      <w:ins w:id="1914" w:author="superchickend" w:date="2012-12-12T08:19:00Z">
        <w:r w:rsidRPr="006D6C8D">
          <w:rPr>
            <w:rFonts w:eastAsiaTheme="minorEastAsia"/>
            <w:noProof/>
            <w:rPrChange w:id="1915" w:author="Unknown">
              <w:rPr>
                <w:noProof/>
              </w:rPr>
            </w:rPrChange>
          </w:rPr>
          <w:drawing>
            <wp:inline distT="0" distB="0" distL="0" distR="0" wp14:anchorId="50A6B630" wp14:editId="1832854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1916" w:author="superchickend" w:date="2012-12-12T08:19:00Z"/>
        </w:rPr>
      </w:pPr>
      <w:bookmarkStart w:id="1917" w:name="_Toc343452735"/>
      <w:ins w:id="1918" w:author="superchickend" w:date="2012-12-12T08:19:00Z">
        <w:r w:rsidRPr="00032D83">
          <w:t>Hình 2.</w:t>
        </w:r>
      </w:ins>
      <w:ins w:id="1919" w:author="The Si Tran" w:date="2012-12-14T04:06:00Z">
        <w:r w:rsidRPr="006D6C8D">
          <w:t>2</w:t>
        </w:r>
      </w:ins>
      <w:ins w:id="1920" w:author="The Si Tran" w:date="2012-12-14T04:07:00Z">
        <w:r w:rsidRPr="00454DCE">
          <w:rPr>
            <w:rPrChange w:id="1921" w:author="The Si Tran" w:date="2012-12-16T16:46:00Z">
              <w:rPr>
                <w:szCs w:val="22"/>
              </w:rPr>
            </w:rPrChange>
          </w:rPr>
          <w:t>:</w:t>
        </w:r>
      </w:ins>
      <w:ins w:id="1922" w:author="superchickend" w:date="2012-12-12T08:19:00Z">
        <w:del w:id="1923" w:author="The Si Tran" w:date="2012-12-14T04:06:00Z">
          <w:r w:rsidRPr="00454DCE" w:rsidDel="006A5AA2">
            <w:rPr>
              <w:rPrChange w:id="1924" w:author="The Si Tran" w:date="2012-12-16T16:46:00Z">
                <w:rPr>
                  <w:szCs w:val="22"/>
                </w:rPr>
              </w:rPrChange>
            </w:rPr>
            <w:delText>1.1</w:delText>
          </w:r>
        </w:del>
        <w:r w:rsidRPr="00454DCE">
          <w:rPr>
            <w:rPrChange w:id="1925" w:author="The Si Tran" w:date="2012-12-16T16:46:00Z">
              <w:rPr>
                <w:szCs w:val="22"/>
              </w:rPr>
            </w:rPrChange>
          </w:rPr>
          <w:t xml:space="preserve"> Mô hình bài toán dự báo chuỗi thời gian</w:t>
        </w:r>
        <w:bookmarkEnd w:id="1917"/>
      </w:ins>
    </w:p>
    <w:p w14:paraId="4040AFDA" w14:textId="713ED47A" w:rsidR="00925766" w:rsidRPr="003044F7" w:rsidRDefault="00925766">
      <w:pPr>
        <w:rPr>
          <w:ins w:id="1926" w:author="superchickend" w:date="2012-12-12T08:19:00Z"/>
        </w:rPr>
      </w:pPr>
      <w:ins w:id="1927"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928" w:author="The Si Tran" w:date="2012-12-12T14:00:00Z">
        <w:r w:rsidR="005131C3">
          <w:t>2.3</w:t>
        </w:r>
      </w:ins>
      <w:ins w:id="1929" w:author="superchickend" w:date="2012-12-12T08:19:00Z">
        <w:del w:id="1930"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1931" w:author="superchickend" w:date="2012-12-12T08:19:00Z">
        <w:r w:rsidRPr="003044F7">
          <w:t>.</w:t>
        </w:r>
      </w:ins>
    </w:p>
    <w:p w14:paraId="0CA70FF2" w14:textId="77777777" w:rsidR="00925766" w:rsidRDefault="00925766">
      <w:pPr>
        <w:pStyle w:val="Canhgiua"/>
        <w:rPr>
          <w:ins w:id="1932" w:author="superchickend" w:date="2012-12-12T08:19:00Z"/>
        </w:rPr>
        <w:pPrChange w:id="1933" w:author="The Si Tran" w:date="2012-12-16T16:46:00Z">
          <w:pPr/>
        </w:pPrChange>
      </w:pPr>
      <w:ins w:id="1934" w:author="superchickend" w:date="2012-12-12T08:19:00Z">
        <w:r w:rsidRPr="006D6C8D">
          <w:rPr>
            <w:noProof/>
            <w:rPrChange w:id="1935" w:author="Unknown">
              <w:rPr>
                <w:noProof/>
              </w:rPr>
            </w:rPrChange>
          </w:rPr>
          <w:drawing>
            <wp:inline distT="0" distB="0" distL="0" distR="0" wp14:anchorId="67F70ED2" wp14:editId="6479A897">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1936" w:author="The Si Tran" w:date="2012-12-14T04:21:00Z"/>
        </w:rPr>
        <w:pPrChange w:id="1937" w:author="The Si Tran" w:date="2012-12-16T16:46:00Z">
          <w:pPr>
            <w:jc w:val="center"/>
          </w:pPr>
        </w:pPrChange>
      </w:pPr>
      <w:bookmarkStart w:id="1938" w:name="_Toc343452736"/>
      <w:ins w:id="1939" w:author="superchickend" w:date="2012-12-12T08:19:00Z">
        <w:r w:rsidRPr="003044F7">
          <w:t>Hình 2.</w:t>
        </w:r>
      </w:ins>
      <w:ins w:id="1940" w:author="The Si Tran" w:date="2012-12-14T04:06:00Z">
        <w:r w:rsidR="0005561A">
          <w:t>3:</w:t>
        </w:r>
      </w:ins>
      <w:ins w:id="1941" w:author="superchickend" w:date="2012-12-12T08:19:00Z">
        <w:del w:id="1942" w:author="The Si Tran" w:date="2012-12-14T04:06:00Z">
          <w:r w:rsidRPr="003044F7" w:rsidDel="0005561A">
            <w:delText>1.2</w:delText>
          </w:r>
        </w:del>
        <w:r>
          <w:t xml:space="preserve"> </w:t>
        </w:r>
        <w:r w:rsidRPr="00EB1298">
          <w:t>Cây phân lo</w:t>
        </w:r>
        <w:r w:rsidRPr="00032D83">
          <w:t>ạ</w:t>
        </w:r>
        <w:r w:rsidRPr="006D6C8D">
          <w:t>i các mô hình d</w:t>
        </w:r>
        <w:r w:rsidRPr="004174BC">
          <w:rPr>
            <w:rPrChange w:id="1943" w:author="The Si Tran" w:date="2012-12-12T13:22:00Z">
              <w:rPr>
                <w:bCs/>
              </w:rPr>
            </w:rPrChange>
          </w:rPr>
          <w:t>ự báo</w:t>
        </w:r>
      </w:ins>
      <w:bookmarkEnd w:id="1938"/>
    </w:p>
    <w:p w14:paraId="37C764C0" w14:textId="77777777" w:rsidR="00454557" w:rsidRPr="003C57D8" w:rsidRDefault="00454557">
      <w:pPr>
        <w:pStyle w:val="Hinh"/>
        <w:rPr>
          <w:ins w:id="1944" w:author="superchickend" w:date="2012-12-12T08:19:00Z"/>
        </w:rPr>
        <w:pPrChange w:id="1945" w:author="The Si Tran" w:date="2012-12-16T10:10:00Z">
          <w:pPr>
            <w:jc w:val="center"/>
          </w:pPr>
        </w:pPrChange>
      </w:pPr>
    </w:p>
    <w:p w14:paraId="7770E5E0" w14:textId="77777777" w:rsidR="00925766" w:rsidRPr="003044F7" w:rsidDel="002F74DC" w:rsidRDefault="00925766" w:rsidP="00925766">
      <w:pPr>
        <w:rPr>
          <w:ins w:id="1946" w:author="superchickend" w:date="2012-12-12T08:19:00Z"/>
          <w:del w:id="1947" w:author="The Si Tran" w:date="2012-12-16T10:08:00Z"/>
          <w:szCs w:val="26"/>
        </w:rPr>
      </w:pPr>
      <w:ins w:id="1948"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949" w:author="The Si Tran" w:date="2012-12-12T07:36:00Z"/>
          <w:del w:id="1950" w:author="superchickend" w:date="2012-12-12T08:19:00Z"/>
        </w:rPr>
      </w:pPr>
      <w:ins w:id="1951" w:author="The Si Tran" w:date="2012-12-12T07:36:00Z">
        <w:del w:id="1952"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953" w:author="The Si Tran" w:date="2012-12-12T07:39:00Z"/>
          <w:del w:id="1954" w:author="superchickend" w:date="2012-12-12T08:19:00Z"/>
        </w:rPr>
      </w:pPr>
      <w:ins w:id="1955" w:author="The Si Tran" w:date="2012-12-12T07:36:00Z">
        <w:del w:id="1956" w:author="superchickend" w:date="2012-12-12T08:19:00Z">
          <w:r w:rsidRPr="00E94DAE" w:rsidDel="00925766">
            <w:rPr>
              <w:noProof/>
            </w:rPr>
            <w:drawing>
              <wp:inline distT="0" distB="0" distL="0" distR="0" wp14:anchorId="0C2AEC2A" wp14:editId="50AE70B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1957" w:author="The Si Tran" w:date="2012-12-12T07:39:00Z"/>
          <w:del w:id="1958" w:author="superchickend" w:date="2012-12-12T08:19:00Z"/>
        </w:rPr>
        <w:pPrChange w:id="1959" w:author="The Si Tran" w:date="2012-12-12T07:39:00Z">
          <w:pPr/>
        </w:pPrChange>
      </w:pPr>
      <w:ins w:id="1960" w:author="The Si Tran" w:date="2012-12-12T07:39:00Z">
        <w:del w:id="1961"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1962" w:author="The Si Tran" w:date="2012-12-12T07:36:00Z"/>
          <w:del w:id="1963" w:author="superchickend" w:date="2012-12-12T08:19:00Z"/>
        </w:rPr>
        <w:pPrChange w:id="1964" w:author="The Si Tran" w:date="2012-12-12T07:39:00Z">
          <w:pPr/>
        </w:pPrChange>
      </w:pPr>
    </w:p>
    <w:p w14:paraId="06465EF9" w14:textId="77777777" w:rsidR="00962CF4" w:rsidDel="00925766" w:rsidRDefault="00962CF4" w:rsidP="00962CF4">
      <w:pPr>
        <w:rPr>
          <w:ins w:id="1965" w:author="The Si Tran" w:date="2012-12-12T07:36:00Z"/>
          <w:del w:id="1966" w:author="superchickend" w:date="2012-12-12T08:19:00Z"/>
        </w:rPr>
      </w:pPr>
      <w:ins w:id="1967" w:author="The Si Tran" w:date="2012-12-12T07:36:00Z">
        <w:del w:id="1968"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969" w:author="The Si Tran" w:date="2012-12-12T07:36:00Z"/>
          <w:del w:id="1970" w:author="superchickend" w:date="2012-12-12T08:19:00Z"/>
          <w:rFonts w:ascii="Times New Roman" w:hAnsi="Times New Roman"/>
          <w:sz w:val="26"/>
          <w:szCs w:val="26"/>
          <w:rPrChange w:id="1971" w:author="The Si Tran" w:date="2012-12-12T07:39:00Z">
            <w:rPr>
              <w:ins w:id="1972" w:author="The Si Tran" w:date="2012-12-12T07:36:00Z"/>
              <w:del w:id="1973" w:author="superchickend" w:date="2012-12-12T08:19:00Z"/>
            </w:rPr>
          </w:rPrChange>
        </w:rPr>
      </w:pPr>
      <w:ins w:id="1974" w:author="The Si Tran" w:date="2012-12-12T07:36:00Z">
        <w:del w:id="197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D22561" w:rsidDel="00925766">
            <w:rPr>
              <w:szCs w:val="26"/>
              <w:rPrChange w:id="1976" w:author="The Si Tran" w:date="2012-12-12T07:39:00Z">
                <w:rPr/>
              </w:rPrChange>
            </w:rPr>
            <w:delText>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977" w:author="The Si Tran" w:date="2012-12-12T07:36:00Z"/>
          <w:del w:id="1978" w:author="superchickend" w:date="2012-12-12T08:19:00Z"/>
          <w:rFonts w:ascii="Times New Roman" w:hAnsi="Times New Roman"/>
          <w:sz w:val="26"/>
          <w:szCs w:val="26"/>
          <w:rPrChange w:id="1979" w:author="The Si Tran" w:date="2012-12-12T07:39:00Z">
            <w:rPr>
              <w:ins w:id="1980" w:author="The Si Tran" w:date="2012-12-12T07:36:00Z"/>
              <w:del w:id="1981" w:author="superchickend" w:date="2012-12-12T08:19:00Z"/>
            </w:rPr>
          </w:rPrChange>
        </w:rPr>
      </w:pPr>
      <w:ins w:id="1982" w:author="The Si Tran" w:date="2012-12-12T07:36:00Z">
        <w:del w:id="198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D22561" w:rsidDel="00925766">
            <w:rPr>
              <w:szCs w:val="26"/>
              <w:rPrChange w:id="1984" w:author="The Si Tran" w:date="2012-12-12T07:39:00Z">
                <w:rPr/>
              </w:rPrChange>
            </w:rPr>
            <w:delText>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985" w:author="The Si Tran" w:date="2012-12-12T07:36:00Z"/>
          <w:del w:id="1986" w:author="superchickend" w:date="2012-12-12T08:19:00Z"/>
          <w:rFonts w:ascii="Times New Roman" w:hAnsi="Times New Roman"/>
          <w:sz w:val="26"/>
          <w:szCs w:val="26"/>
          <w:rPrChange w:id="1987" w:author="The Si Tran" w:date="2012-12-12T07:39:00Z">
            <w:rPr>
              <w:ins w:id="1988" w:author="The Si Tran" w:date="2012-12-12T07:36:00Z"/>
              <w:del w:id="1989" w:author="superchickend" w:date="2012-12-12T08:19:00Z"/>
            </w:rPr>
          </w:rPrChange>
        </w:rPr>
      </w:pPr>
      <w:ins w:id="1990" w:author="The Si Tran" w:date="2012-12-12T07:36:00Z">
        <w:del w:id="199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D22561" w:rsidDel="00925766">
            <w:rPr>
              <w:szCs w:val="26"/>
              <w:rPrChange w:id="1992" w:author="The Si Tran" w:date="2012-12-12T07:39:00Z">
                <w:rPr/>
              </w:rPrChange>
            </w:rPr>
            <w:delText>ộc vào nhiều chuỗi dữ liệu.</w:delText>
          </w:r>
        </w:del>
      </w:ins>
    </w:p>
    <w:p w14:paraId="4740C896" w14:textId="77777777" w:rsidR="00962CF4" w:rsidDel="00925766" w:rsidRDefault="00962CF4" w:rsidP="00962CF4">
      <w:pPr>
        <w:rPr>
          <w:ins w:id="1993" w:author="The Si Tran" w:date="2012-12-12T07:36:00Z"/>
          <w:del w:id="1994" w:author="superchickend" w:date="2012-12-12T08:19:00Z"/>
        </w:rPr>
      </w:pPr>
      <w:ins w:id="1995" w:author="The Si Tran" w:date="2012-12-12T07:36:00Z">
        <w:del w:id="199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997" w:author="The Si Tran" w:date="2012-12-12T07:36:00Z"/>
          <w:del w:id="1998" w:author="superchickend" w:date="2012-12-12T08:19:00Z"/>
        </w:rPr>
      </w:pPr>
      <w:ins w:id="1999" w:author="The Si Tran" w:date="2012-12-12T07:36:00Z">
        <w:del w:id="200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01" w:author="The Si Tran" w:date="2012-12-12T07:40:00Z">
        <w:del w:id="2002" w:author="superchickend" w:date="2012-12-12T08:19:00Z">
          <w:r w:rsidR="00BB5797" w:rsidDel="00925766">
            <w:delText>2.2</w:delText>
          </w:r>
        </w:del>
      </w:ins>
      <w:ins w:id="2003" w:author="The Si Tran" w:date="2012-12-12T07:36:00Z">
        <w:del w:id="2004" w:author="superchickend" w:date="2012-12-12T08:19:00Z">
          <w:r w:rsidDel="00925766">
            <w:delText xml:space="preserve"> minh họa cách phân loại này.</w:delText>
          </w:r>
        </w:del>
      </w:ins>
    </w:p>
    <w:p w14:paraId="34E8E3A9" w14:textId="77777777" w:rsidR="00962CF4" w:rsidDel="00925766" w:rsidRDefault="00962CF4" w:rsidP="00962CF4">
      <w:pPr>
        <w:rPr>
          <w:ins w:id="2005" w:author="The Si Tran" w:date="2012-12-12T07:40:00Z"/>
          <w:del w:id="2006" w:author="superchickend" w:date="2012-12-12T08:19:00Z"/>
        </w:rPr>
      </w:pPr>
      <w:ins w:id="2007" w:author="The Si Tran" w:date="2012-12-12T07:36:00Z">
        <w:del w:id="2008" w:author="superchickend" w:date="2012-12-12T08:19:00Z">
          <w:r w:rsidRPr="00E94DAE" w:rsidDel="00925766">
            <w:rPr>
              <w:noProof/>
            </w:rPr>
            <w:drawing>
              <wp:inline distT="0" distB="0" distL="0" distR="0" wp14:anchorId="1619DFCE" wp14:editId="4F26725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09" w:author="The Si Tran" w:date="2012-12-12T07:40:00Z"/>
          <w:del w:id="2010" w:author="superchickend" w:date="2012-12-12T08:19:00Z"/>
          <w:b/>
        </w:rPr>
      </w:pPr>
      <w:ins w:id="2011" w:author="The Si Tran" w:date="2012-12-12T07:40:00Z">
        <w:del w:id="201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13" w:author="The Si Tran" w:date="2012-12-12T07:36:00Z"/>
          <w:del w:id="2014" w:author="superchickend" w:date="2012-12-12T08:19:00Z"/>
        </w:rPr>
      </w:pPr>
      <w:ins w:id="2015" w:author="The Si Tran" w:date="2012-12-12T07:36:00Z">
        <w:del w:id="201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17" w:author="The Si Tran" w:date="2012-12-12T07:36:00Z">
          <w:pPr>
            <w:pStyle w:val="Heading2"/>
          </w:pPr>
        </w:pPrChange>
      </w:pPr>
    </w:p>
    <w:p w14:paraId="644D3E22" w14:textId="34CD310B" w:rsidR="009F530B" w:rsidRDefault="009F530B" w:rsidP="00024D6E">
      <w:pPr>
        <w:pStyle w:val="Heading2"/>
        <w:rPr>
          <w:ins w:id="2018" w:author="superchickend" w:date="2012-12-16T15:05:00Z"/>
          <w:sz w:val="26"/>
          <w:szCs w:val="26"/>
        </w:rPr>
      </w:pPr>
      <w:bookmarkStart w:id="2019" w:name="_Toc343461207"/>
      <w:r w:rsidRPr="0049233F">
        <w:rPr>
          <w:sz w:val="26"/>
          <w:szCs w:val="26"/>
          <w:rPrChange w:id="2020" w:author="The Si Tran" w:date="2012-12-05T23:02:00Z">
            <w:rPr/>
          </w:rPrChange>
        </w:rPr>
        <w:t>Khái niệm thống kê liên quan</w:t>
      </w:r>
      <w:bookmarkEnd w:id="2019"/>
    </w:p>
    <w:p w14:paraId="04DBB0A5" w14:textId="0B9AA19F" w:rsidR="00D11D23" w:rsidRPr="00032D83" w:rsidRDefault="00D11D23">
      <w:pPr>
        <w:rPr>
          <w:ins w:id="2021" w:author="The Si Tran" w:date="2012-12-11T21:26:00Z"/>
        </w:rPr>
        <w:pPrChange w:id="2022" w:author="The Si Tran" w:date="2012-12-16T16:46:00Z">
          <w:pPr>
            <w:pStyle w:val="Heading2"/>
          </w:pPr>
        </w:pPrChange>
      </w:pPr>
      <w:ins w:id="2023" w:author="superchickend" w:date="2012-12-16T15:07:00Z">
        <w:r>
          <w:t xml:space="preserve">Để nhận dạng ra đặc điểm và các thành phần của chuỗi thời gian, các nhà dự báo thường dùng các </w:t>
        </w:r>
      </w:ins>
      <w:r w:rsidR="0069415C">
        <w:t>công cụ toán học</w:t>
      </w:r>
      <w:ins w:id="2024" w:author="superchickend" w:date="2012-12-16T15:07:00Z">
        <w:r>
          <w:t xml:space="preserve">. Đặc biệt, các </w:t>
        </w:r>
      </w:ins>
      <w:r w:rsidR="0069415C">
        <w:t>công cụ</w:t>
      </w:r>
      <w:ins w:id="2025" w:author="superchickend" w:date="2012-12-16T15:07:00Z">
        <w:r>
          <w:t xml:space="preserve"> này được sử dụng nhiều cho lớp mô hình ARIMA. </w:t>
        </w:r>
      </w:ins>
      <w:ins w:id="2026" w:author="superchickend" w:date="2012-12-16T15:10:00Z">
        <w:r w:rsidR="00156046">
          <w:t>Trong phần này c</w:t>
        </w:r>
      </w:ins>
      <w:ins w:id="2027" w:author="superchickend" w:date="2012-12-16T15:07:00Z">
        <w:r>
          <w:t>húng tôi giới thiệu hai công cụ phổ biến và rất quan trọng là hàm tự tương quan</w:t>
        </w:r>
      </w:ins>
      <w:ins w:id="2028" w:author="superchickend" w:date="2012-12-16T15:10:00Z">
        <w:r>
          <w:t xml:space="preserve"> và hàm tự tương quan bán phần.</w:t>
        </w:r>
      </w:ins>
    </w:p>
    <w:p w14:paraId="025597E4" w14:textId="7C32D678" w:rsidR="00CA1785" w:rsidRDefault="00CA1785">
      <w:pPr>
        <w:pStyle w:val="Heading3"/>
        <w:rPr>
          <w:ins w:id="2029" w:author="The Si Tran" w:date="2012-12-12T08:07:00Z"/>
        </w:rPr>
        <w:pPrChange w:id="2030" w:author="The Si Tran" w:date="2012-12-11T21:26:00Z">
          <w:pPr>
            <w:pStyle w:val="Heading2"/>
          </w:pPr>
        </w:pPrChange>
      </w:pPr>
      <w:bookmarkStart w:id="2031" w:name="_Toc343461208"/>
      <w:ins w:id="2032" w:author="The Si Tran" w:date="2012-12-11T21:26:00Z">
        <w:r>
          <w:t>Hệ số tự tương quan</w:t>
        </w:r>
      </w:ins>
      <w:bookmarkEnd w:id="2031"/>
    </w:p>
    <w:p w14:paraId="28B0AAC5" w14:textId="77777777" w:rsidR="00BC6984" w:rsidRPr="00250D4D" w:rsidDel="00BC6984" w:rsidRDefault="00BC6984">
      <w:pPr>
        <w:rPr>
          <w:del w:id="2033" w:author="The Si Tran" w:date="2012-12-12T08:07:00Z"/>
        </w:rPr>
        <w:pPrChange w:id="2034" w:author="The Si Tran" w:date="2012-12-15T07:52:00Z">
          <w:pPr>
            <w:ind w:firstLine="720"/>
          </w:pPr>
        </w:pPrChange>
      </w:pPr>
      <w:moveToRangeStart w:id="2035" w:author="The Si Tran" w:date="2012-12-12T08:07:00Z" w:name="move343062963"/>
      <w:moveTo w:id="2036"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035"/>
    <w:p w14:paraId="1C94101A" w14:textId="77777777" w:rsidR="00BC6984" w:rsidRPr="007C782C" w:rsidRDefault="00BC6984">
      <w:pPr>
        <w:rPr>
          <w:ins w:id="2037" w:author="The Si Tran" w:date="2012-12-11T21:28:00Z"/>
        </w:rPr>
        <w:pPrChange w:id="2038" w:author="The Si Tran" w:date="2012-12-15T07:52:00Z">
          <w:pPr>
            <w:pStyle w:val="Heading2"/>
          </w:pPr>
        </w:pPrChange>
      </w:pPr>
    </w:p>
    <w:p w14:paraId="363517AC" w14:textId="13B7EDED" w:rsidR="00011A74" w:rsidRDefault="000E6941">
      <w:pPr>
        <w:rPr>
          <w:ins w:id="2039" w:author="The Si Tran" w:date="2012-12-14T07:22:00Z"/>
          <w:szCs w:val="26"/>
        </w:rPr>
        <w:pPrChange w:id="2040" w:author="The Si Tran" w:date="2012-12-14T07:22:00Z">
          <w:pPr>
            <w:ind w:firstLine="720"/>
          </w:pPr>
        </w:pPrChange>
      </w:pPr>
      <w:ins w:id="2041"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042" w:author="The Si Tran" w:date="2012-12-11T21:28:00Z"/>
          <w:szCs w:val="26"/>
        </w:rPr>
        <w:pPrChange w:id="2043" w:author="The Si Tran" w:date="2012-12-14T07:22:00Z">
          <w:pPr>
            <w:ind w:firstLine="720"/>
          </w:pPr>
        </w:pPrChange>
      </w:pPr>
      <w:ins w:id="2044"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D35DF6">
      <w:pPr>
        <w:pStyle w:val="Canhgiua"/>
        <w:rPr>
          <w:ins w:id="2045" w:author="The Si Tran" w:date="2012-12-11T21:28:00Z"/>
        </w:rPr>
        <w:pPrChange w:id="2046" w:author="The Si Tran" w:date="2012-12-16T16:47:00Z">
          <w:pPr>
            <w:ind w:left="1440" w:firstLine="720"/>
          </w:pPr>
        </w:pPrChange>
      </w:pPr>
      <m:oMathPara>
        <m:oMathParaPr>
          <m:jc m:val="center"/>
        </m:oMathParaPr>
        <m:oMath>
          <m:sSub>
            <m:sSubPr>
              <m:ctrlPr>
                <w:ins w:id="2047" w:author="The Si Tran" w:date="2012-12-11T21:28:00Z">
                  <w:rPr>
                    <w:rFonts w:ascii="Cambria Math" w:hAnsi="Cambria Math"/>
                  </w:rPr>
                </w:ins>
              </m:ctrlPr>
            </m:sSubPr>
            <m:e>
              <w:ins w:id="2048" w:author="The Si Tran" w:date="2012-12-11T21:28:00Z">
                <m:r>
                  <w:rPr>
                    <w:rFonts w:ascii="Cambria Math" w:hAnsi="Cambria Math"/>
                  </w:rPr>
                  <m:t>ρ</m:t>
                </m:r>
              </w:ins>
            </m:e>
            <m:sub>
              <w:ins w:id="2049" w:author="The Si Tran" w:date="2012-12-11T21:28:00Z">
                <m:r>
                  <w:rPr>
                    <w:rFonts w:ascii="Cambria Math" w:hAnsi="Cambria Math"/>
                  </w:rPr>
                  <m:t>k</m:t>
                </m:r>
              </w:ins>
            </m:sub>
          </m:sSub>
          <w:ins w:id="2050" w:author="The Si Tran" w:date="2012-12-11T21:28:00Z">
            <m:r>
              <m:rPr>
                <m:sty m:val="p"/>
              </m:rPr>
              <w:rPr>
                <w:rFonts w:ascii="Cambria Math" w:hAnsi="Cambria Math"/>
              </w:rPr>
              <m:t>=</m:t>
            </m:r>
          </w:ins>
          <m:f>
            <m:fPr>
              <m:ctrlPr>
                <w:ins w:id="2051" w:author="The Si Tran" w:date="2012-12-11T21:28:00Z">
                  <w:rPr>
                    <w:rFonts w:ascii="Cambria Math" w:hAnsi="Cambria Math"/>
                  </w:rPr>
                </w:ins>
              </m:ctrlPr>
            </m:fPr>
            <m:num>
              <w:ins w:id="2052" w:author="The Si Tran" w:date="2012-12-11T21:28:00Z">
                <m:r>
                  <w:rPr>
                    <w:rFonts w:ascii="Cambria Math" w:hAnsi="Cambria Math"/>
                  </w:rPr>
                  <m:t>E</m:t>
                </m:r>
              </w:ins>
              <m:d>
                <m:dPr>
                  <m:begChr m:val="["/>
                  <m:endChr m:val="]"/>
                  <m:ctrlPr>
                    <w:ins w:id="2053" w:author="The Si Tran" w:date="2012-12-11T21:28:00Z">
                      <w:rPr>
                        <w:rFonts w:ascii="Cambria Math" w:hAnsi="Cambria Math"/>
                      </w:rPr>
                    </w:ins>
                  </m:ctrlPr>
                </m:dPr>
                <m:e>
                  <m:d>
                    <m:dPr>
                      <m:ctrlPr>
                        <w:ins w:id="2054" w:author="The Si Tran" w:date="2012-12-11T21:28:00Z">
                          <w:rPr>
                            <w:rFonts w:ascii="Cambria Math" w:hAnsi="Cambria Math"/>
                          </w:rPr>
                        </w:ins>
                      </m:ctrlPr>
                    </m:dPr>
                    <m:e>
                      <m:sSub>
                        <m:sSubPr>
                          <m:ctrlPr>
                            <w:ins w:id="2055" w:author="The Si Tran" w:date="2012-12-11T21:28:00Z">
                              <w:rPr>
                                <w:rFonts w:ascii="Cambria Math" w:hAnsi="Cambria Math"/>
                              </w:rPr>
                            </w:ins>
                          </m:ctrlPr>
                        </m:sSubPr>
                        <m:e>
                          <w:ins w:id="2056" w:author="The Si Tran" w:date="2012-12-11T21:28:00Z">
                            <m:r>
                              <w:rPr>
                                <w:rFonts w:ascii="Cambria Math" w:hAnsi="Cambria Math"/>
                              </w:rPr>
                              <m:t>X</m:t>
                            </m:r>
                          </w:ins>
                        </m:e>
                        <m:sub>
                          <w:ins w:id="2057" w:author="The Si Tran" w:date="2012-12-11T21:28:00Z">
                            <m:r>
                              <w:rPr>
                                <w:rFonts w:ascii="Cambria Math" w:hAnsi="Cambria Math"/>
                              </w:rPr>
                              <m:t>t</m:t>
                            </m:r>
                          </w:ins>
                        </m:sub>
                      </m:sSub>
                      <w:ins w:id="2058" w:author="The Si Tran" w:date="2012-12-11T21:28:00Z">
                        <m:r>
                          <m:rPr>
                            <m:sty m:val="p"/>
                          </m:rPr>
                          <w:rPr>
                            <w:rFonts w:ascii="Cambria Math" w:hAnsi="Cambria Math"/>
                          </w:rPr>
                          <m:t>-</m:t>
                        </m:r>
                        <m:r>
                          <w:rPr>
                            <w:rFonts w:ascii="Cambria Math" w:hAnsi="Cambria Math"/>
                          </w:rPr>
                          <m:t>μ</m:t>
                        </m:r>
                      </w:ins>
                    </m:e>
                  </m:d>
                  <m:d>
                    <m:dPr>
                      <m:ctrlPr>
                        <w:ins w:id="2059" w:author="The Si Tran" w:date="2012-12-11T21:28:00Z">
                          <w:rPr>
                            <w:rFonts w:ascii="Cambria Math" w:hAnsi="Cambria Math"/>
                          </w:rPr>
                        </w:ins>
                      </m:ctrlPr>
                    </m:dPr>
                    <m:e>
                      <m:sSub>
                        <m:sSubPr>
                          <m:ctrlPr>
                            <w:ins w:id="2060" w:author="The Si Tran" w:date="2012-12-11T21:28:00Z">
                              <w:rPr>
                                <w:rFonts w:ascii="Cambria Math" w:hAnsi="Cambria Math"/>
                              </w:rPr>
                            </w:ins>
                          </m:ctrlPr>
                        </m:sSubPr>
                        <m:e>
                          <w:ins w:id="2061" w:author="The Si Tran" w:date="2012-12-11T21:28:00Z">
                            <m:r>
                              <w:rPr>
                                <w:rFonts w:ascii="Cambria Math" w:hAnsi="Cambria Math"/>
                              </w:rPr>
                              <m:t>X</m:t>
                            </m:r>
                          </w:ins>
                        </m:e>
                        <m:sub>
                          <w:ins w:id="206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63" w:author="The Si Tran" w:date="2012-12-11T21:28:00Z">
                        <m:r>
                          <m:rPr>
                            <m:sty m:val="p"/>
                          </m:rPr>
                          <w:rPr>
                            <w:rFonts w:ascii="Cambria Math" w:hAnsi="Cambria Math"/>
                          </w:rPr>
                          <m:t>-</m:t>
                        </m:r>
                        <m:r>
                          <w:rPr>
                            <w:rFonts w:ascii="Cambria Math" w:hAnsi="Cambria Math"/>
                          </w:rPr>
                          <m:t>μ</m:t>
                        </m:r>
                      </w:ins>
                    </m:e>
                  </m:d>
                </m:e>
              </m:d>
            </m:num>
            <m:den>
              <m:rad>
                <m:radPr>
                  <m:degHide m:val="1"/>
                  <m:ctrlPr>
                    <w:ins w:id="2064" w:author="The Si Tran" w:date="2012-12-11T21:28:00Z">
                      <w:rPr>
                        <w:rFonts w:ascii="Cambria Math" w:hAnsi="Cambria Math"/>
                      </w:rPr>
                    </w:ins>
                  </m:ctrlPr>
                </m:radPr>
                <m:deg/>
                <m:e>
                  <w:ins w:id="2065" w:author="The Si Tran" w:date="2012-12-11T21:28:00Z">
                    <m:r>
                      <w:rPr>
                        <w:rFonts w:ascii="Cambria Math" w:hAnsi="Cambria Math"/>
                      </w:rPr>
                      <m:t>Var</m:t>
                    </m:r>
                  </w:ins>
                  <m:d>
                    <m:dPr>
                      <m:ctrlPr>
                        <w:ins w:id="2066" w:author="The Si Tran" w:date="2012-12-11T21:28:00Z">
                          <w:rPr>
                            <w:rFonts w:ascii="Cambria Math" w:hAnsi="Cambria Math"/>
                          </w:rPr>
                        </w:ins>
                      </m:ctrlPr>
                    </m:dPr>
                    <m:e>
                      <m:sSub>
                        <m:sSubPr>
                          <m:ctrlPr>
                            <w:ins w:id="2067" w:author="The Si Tran" w:date="2012-12-11T21:28:00Z">
                              <w:rPr>
                                <w:rFonts w:ascii="Cambria Math" w:hAnsi="Cambria Math"/>
                              </w:rPr>
                            </w:ins>
                          </m:ctrlPr>
                        </m:sSubPr>
                        <m:e>
                          <w:ins w:id="2068" w:author="The Si Tran" w:date="2012-12-11T21:28:00Z">
                            <m:r>
                              <w:rPr>
                                <w:rFonts w:ascii="Cambria Math" w:hAnsi="Cambria Math"/>
                              </w:rPr>
                              <m:t>X</m:t>
                            </m:r>
                          </w:ins>
                        </m:e>
                        <m:sub>
                          <w:ins w:id="2069" w:author="The Si Tran" w:date="2012-12-11T21:28:00Z">
                            <m:r>
                              <w:rPr>
                                <w:rFonts w:ascii="Cambria Math" w:hAnsi="Cambria Math"/>
                              </w:rPr>
                              <m:t>t</m:t>
                            </m:r>
                          </w:ins>
                        </m:sub>
                      </m:sSub>
                    </m:e>
                  </m:d>
                  <w:ins w:id="2070" w:author="The Si Tran" w:date="2012-12-11T21:28:00Z">
                    <m:r>
                      <w:rPr>
                        <w:rFonts w:ascii="Cambria Math" w:hAnsi="Cambria Math"/>
                      </w:rPr>
                      <m:t>Var</m:t>
                    </m:r>
                  </w:ins>
                  <m:d>
                    <m:dPr>
                      <m:ctrlPr>
                        <w:ins w:id="2071" w:author="The Si Tran" w:date="2012-12-11T21:28:00Z">
                          <w:rPr>
                            <w:rFonts w:ascii="Cambria Math" w:hAnsi="Cambria Math"/>
                          </w:rPr>
                        </w:ins>
                      </m:ctrlPr>
                    </m:dPr>
                    <m:e>
                      <m:sSub>
                        <m:sSubPr>
                          <m:ctrlPr>
                            <w:ins w:id="2072" w:author="The Si Tran" w:date="2012-12-11T21:28:00Z">
                              <w:rPr>
                                <w:rFonts w:ascii="Cambria Math" w:hAnsi="Cambria Math"/>
                              </w:rPr>
                            </w:ins>
                          </m:ctrlPr>
                        </m:sSubPr>
                        <m:e>
                          <w:ins w:id="2073" w:author="The Si Tran" w:date="2012-12-11T21:28:00Z">
                            <m:r>
                              <w:rPr>
                                <w:rFonts w:ascii="Cambria Math" w:hAnsi="Cambria Math"/>
                              </w:rPr>
                              <m:t>X</m:t>
                            </m:r>
                          </w:ins>
                        </m:e>
                        <m:sub>
                          <w:ins w:id="207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075" w:author="The Si Tran" w:date="2012-12-11T21:28:00Z"/>
        </w:rPr>
        <w:pPrChange w:id="2076" w:author="The Si Tran" w:date="2012-12-14T07:23:00Z">
          <w:pPr>
            <w:ind w:firstLine="720"/>
          </w:pPr>
        </w:pPrChange>
      </w:pPr>
      <w:ins w:id="2077" w:author="The Si Tran" w:date="2012-12-11T21:28:00Z">
        <w:r w:rsidRPr="002569E2">
          <w:rPr>
            <w:noProof/>
            <w:szCs w:val="26"/>
            <w:rPrChange w:id="2078">
              <w:rPr>
                <w:rFonts w:cs="Arial"/>
                <w:b/>
                <w:bCs/>
                <w:iCs/>
                <w:noProof/>
                <w:sz w:val="28"/>
                <w:szCs w:val="28"/>
              </w:rPr>
            </w:rPrChange>
          </w:rPr>
          <mc:AlternateContent>
            <mc:Choice Requires="wps">
              <w:drawing>
                <wp:anchor distT="0" distB="0" distL="114300" distR="114300" simplePos="0" relativeHeight="251633152" behindDoc="1" locked="0" layoutInCell="1" allowOverlap="1" wp14:anchorId="49C4EA9E" wp14:editId="10FE7D3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276DB6" w:rsidRDefault="00276DB6">
                              <w:pPr>
                                <w:pStyle w:val="EquationIndex"/>
                                <w:pPrChange w:id="2079" w:author="The Si Tran" w:date="2012-12-16T10:23:00Z">
                                  <w:pPr/>
                                </w:pPrChange>
                              </w:pPr>
                              <w:r>
                                <w:t>(2.</w:t>
                              </w:r>
                              <w:ins w:id="2080" w:author="The Si Tran" w:date="2012-12-11T23:15:00Z">
                                <w:r>
                                  <w:t>1</w:t>
                                </w:r>
                              </w:ins>
                              <w:del w:id="2081" w:author="The Si Tran" w:date="2012-12-11T23:15:00Z">
                                <w:r w:rsidDel="00E04C47">
                                  <w:delText>1</w:delText>
                                </w:r>
                              </w:del>
                              <w:del w:id="208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276DB6" w:rsidRDefault="00276DB6">
                        <w:pPr>
                          <w:pStyle w:val="EquationIndex"/>
                          <w:pPrChange w:id="2083" w:author="The Si Tran" w:date="2012-12-16T10:23:00Z">
                            <w:pPr/>
                          </w:pPrChange>
                        </w:pPr>
                        <w:r>
                          <w:t>(2.</w:t>
                        </w:r>
                        <w:ins w:id="2084" w:author="The Si Tran" w:date="2012-12-11T23:15:00Z">
                          <w:r>
                            <w:t>1</w:t>
                          </w:r>
                        </w:ins>
                        <w:del w:id="2085" w:author="The Si Tran" w:date="2012-12-11T23:15:00Z">
                          <w:r w:rsidDel="00E04C47">
                            <w:delText>1</w:delText>
                          </w:r>
                        </w:del>
                        <w:del w:id="2086"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D35DF6">
      <w:pPr>
        <w:pStyle w:val="BuletL2"/>
        <w:rPr>
          <w:ins w:id="2087" w:author="The Si Tran" w:date="2012-12-11T21:28:00Z"/>
        </w:rPr>
        <w:pPrChange w:id="2088" w:author="The Si Tran" w:date="2012-12-16T16:53:00Z">
          <w:pPr>
            <w:ind w:firstLine="720"/>
          </w:pPr>
        </w:pPrChange>
      </w:pPr>
      <m:oMath>
        <m:sSub>
          <m:sSubPr>
            <m:ctrlPr>
              <w:ins w:id="2089" w:author="The Si Tran" w:date="2012-12-11T21:28:00Z">
                <w:rPr>
                  <w:rFonts w:ascii="Cambria Math" w:hAnsi="Cambria Math"/>
                  <w:i/>
                </w:rPr>
              </w:ins>
            </m:ctrlPr>
          </m:sSubPr>
          <m:e>
            <w:ins w:id="2090" w:author="The Si Tran" w:date="2012-12-11T21:28:00Z">
              <m:r>
                <w:rPr>
                  <w:rFonts w:ascii="Cambria Math" w:hAnsi="Cambria Math"/>
                </w:rPr>
                <m:t>ρ</m:t>
              </m:r>
            </w:ins>
          </m:e>
          <m:sub>
            <w:ins w:id="2091" w:author="The Si Tran" w:date="2012-12-11T21:28:00Z">
              <m:r>
                <w:rPr>
                  <w:rFonts w:ascii="Cambria Math" w:hAnsi="Cambria Math"/>
                </w:rPr>
                <m:t>k</m:t>
              </m:r>
            </w:ins>
          </m:sub>
        </m:sSub>
      </m:oMath>
      <w:ins w:id="2092" w:author="The Si Tran" w:date="2012-12-11T21:28:00Z">
        <w:r w:rsidR="000E6941" w:rsidRPr="00032D83">
          <w:t xml:space="preserve"> là h</w:t>
        </w:r>
        <w:r w:rsidR="000E6941" w:rsidRPr="006D6C8D">
          <w:t>ệ</w:t>
        </w:r>
        <w:r w:rsidR="000E6941" w:rsidRPr="00A718DF">
          <w:rPr>
            <w:rPrChange w:id="2093" w:author="The Si Tran" w:date="2012-12-16T16:49:00Z">
              <w:rPr/>
            </w:rPrChange>
          </w:rPr>
          <w:t xml:space="preserve"> số tự tương quan của </w:t>
        </w:r>
        <m:oMath>
          <m:r>
            <w:rPr>
              <w:rFonts w:ascii="Cambria Math" w:hAnsi="Cambria Math"/>
              <w:rPrChange w:id="2094" w:author="The Si Tran" w:date="2012-12-16T16:49:00Z">
                <w:rPr>
                  <w:rFonts w:ascii="Cambria Math" w:hAnsi="Cambria Math"/>
                </w:rPr>
              </w:rPrChange>
            </w:rPr>
            <m:t>X</m:t>
          </m:r>
        </m:oMath>
        <w:r w:rsidR="000E6941" w:rsidRPr="00A718DF">
          <w:rPr>
            <w:rPrChange w:id="2095" w:author="The Si Tran" w:date="2012-12-16T16:49:00Z">
              <w:rPr/>
            </w:rPrChange>
          </w:rPr>
          <w:t xml:space="preserve"> ở độ trễ </w:t>
        </w:r>
        <m:oMath>
          <m:r>
            <w:rPr>
              <w:rFonts w:ascii="Cambria Math" w:hAnsi="Cambria Math"/>
              <w:rPrChange w:id="2096" w:author="The Si Tran" w:date="2012-12-14T04:23:00Z">
                <w:rPr>
                  <w:rFonts w:ascii="Cambria Math" w:hAnsi="Cambria Math"/>
                </w:rPr>
              </w:rPrChange>
            </w:rPr>
            <m:t>k</m:t>
          </m:r>
        </m:oMath>
      </w:ins>
    </w:p>
    <w:p w14:paraId="52ABF434" w14:textId="77777777" w:rsidR="000E6941" w:rsidRPr="00802E77" w:rsidRDefault="000E6941">
      <w:pPr>
        <w:pStyle w:val="BuletL2"/>
        <w:rPr>
          <w:ins w:id="2097" w:author="The Si Tran" w:date="2012-12-11T21:28:00Z"/>
        </w:rPr>
        <w:pPrChange w:id="2098" w:author="The Si Tran" w:date="2012-12-16T16:53:00Z">
          <w:pPr>
            <w:ind w:firstLine="720"/>
          </w:pPr>
        </w:pPrChange>
      </w:pPr>
      <w:ins w:id="2099" w:author="The Si Tran" w:date="2012-12-11T21:28:00Z">
        <m:oMath>
          <m:r>
            <w:rPr>
              <w:rFonts w:ascii="Cambria Math" w:hAnsi="Cambria Math"/>
            </w:rPr>
            <m:t>μ</m:t>
          </m:r>
        </m:oMath>
        <w:r w:rsidRPr="006D6C8D">
          <w:t xml:space="preserve"> là trung bình c</w:t>
        </w:r>
        <w:r w:rsidRPr="00454557">
          <w:rPr>
            <w:rPrChange w:id="2100" w:author="The Si Tran" w:date="2012-12-14T04:23:00Z">
              <w:rPr/>
            </w:rPrChange>
          </w:rPr>
          <w:t xml:space="preserve">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101" w:author="The Si Tran" w:date="2012-12-11T21:28:00Z"/>
        </w:rPr>
        <w:pPrChange w:id="2102" w:author="The Si Tran" w:date="2012-12-14T07:23:00Z">
          <w:pPr>
            <w:ind w:firstLine="540"/>
          </w:pPr>
        </w:pPrChange>
      </w:pPr>
      <w:ins w:id="2103" w:author="The Si Tran" w:date="2012-12-11T21:28:00Z">
        <w:r w:rsidRPr="004D696B">
          <w:t>Nếu</w:t>
        </w:r>
      </w:ins>
      <w:ins w:id="2104"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05"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106" w:author="The Si Tran" w:date="2012-12-11T21:28:00Z"/>
        </w:rPr>
        <w:pPrChange w:id="2107" w:author="The Si Tran" w:date="2012-12-14T07:23:00Z">
          <w:pPr>
            <w:ind w:firstLine="540"/>
          </w:pPr>
        </w:pPrChange>
      </w:pPr>
      <w:ins w:id="2108" w:author="The Si Tran" w:date="2012-12-11T21:28:00Z">
        <w:r w:rsidRPr="004D696B">
          <w:t xml:space="preserve">Để biểu diễn sự tự tương quan của một biến theo nhiều độ trễ khác nhau một cách trực quan, ta dùng hàm tự tương quan. </w:t>
        </w:r>
      </w:ins>
    </w:p>
    <w:p w14:paraId="4B2B48F3" w14:textId="5C8AB7BC" w:rsidR="000E6941" w:rsidRPr="004A4474" w:rsidRDefault="000E6941">
      <w:pPr>
        <w:rPr>
          <w:ins w:id="2109" w:author="The Si Tran" w:date="2012-12-11T21:28:00Z"/>
          <w:szCs w:val="26"/>
        </w:rPr>
        <w:pPrChange w:id="2110" w:author="The Si Tran" w:date="2012-12-14T07:25:00Z">
          <w:pPr>
            <w:ind w:firstLine="540"/>
          </w:pPr>
        </w:pPrChange>
      </w:pPr>
      <w:ins w:id="2111"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112" w:author="The Si Tran" w:date="2012-12-11T21:28:00Z">
        <w:r w:rsidRPr="004D696B">
          <w:t>Hình 2</w:t>
        </w:r>
      </w:ins>
      <w:ins w:id="2113" w:author="The Si Tran" w:date="2012-12-14T04:11:00Z">
        <w:r w:rsidR="008C7DAC">
          <w:t>.4</w:t>
        </w:r>
      </w:ins>
      <w:ins w:id="2114" w:author="The Si Tran" w:date="2012-12-11T21:28:00Z">
        <w:r w:rsidRPr="004D696B">
          <w:t xml:space="preserve"> là một ví dụ về hàm tự tương quan.</w:t>
        </w:r>
      </w:ins>
    </w:p>
    <w:p w14:paraId="569A61C6" w14:textId="77777777" w:rsidR="000E6941" w:rsidRPr="004D696B" w:rsidRDefault="000E6941">
      <w:pPr>
        <w:pStyle w:val="Canhgiua"/>
        <w:rPr>
          <w:ins w:id="2115" w:author="The Si Tran" w:date="2012-12-11T21:28:00Z"/>
        </w:rPr>
        <w:pPrChange w:id="2116" w:author="The Si Tran" w:date="2012-12-16T10:25:00Z">
          <w:pPr/>
        </w:pPrChange>
      </w:pPr>
      <w:ins w:id="2117" w:author="The Si Tran" w:date="2012-12-11T21:28:00Z">
        <w:r w:rsidRPr="002569E2">
          <w:rPr>
            <w:noProof/>
            <w:rPrChange w:id="2118">
              <w:rPr>
                <w:rFonts w:cs="Arial"/>
                <w:b/>
                <w:bCs/>
                <w:iCs/>
                <w:noProof/>
                <w:sz w:val="28"/>
                <w:szCs w:val="28"/>
              </w:rPr>
            </w:rPrChange>
          </w:rPr>
          <w:lastRenderedPageBreak/>
          <w:drawing>
            <wp:inline distT="0" distB="0" distL="0" distR="0" wp14:anchorId="46AE703A" wp14:editId="005DAD8F">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pPr>
        <w:pStyle w:val="Hinh"/>
        <w:rPr>
          <w:ins w:id="2119" w:author="The Si Tran" w:date="2012-12-11T21:28:00Z"/>
          <w:rPrChange w:id="2120" w:author="The Si Tran" w:date="2012-12-16T16:49:00Z">
            <w:rPr>
              <w:ins w:id="2121" w:author="The Si Tran" w:date="2012-12-11T21:28:00Z"/>
            </w:rPr>
          </w:rPrChange>
        </w:rPr>
        <w:pPrChange w:id="2122" w:author="The Si Tran" w:date="2012-12-16T16:49:00Z">
          <w:pPr>
            <w:pStyle w:val="Caption"/>
            <w:ind w:firstLine="540"/>
            <w:jc w:val="center"/>
          </w:pPr>
        </w:pPrChange>
      </w:pPr>
      <w:bookmarkStart w:id="2123" w:name="_Toc343029951"/>
      <w:bookmarkStart w:id="2124" w:name="_Toc343452737"/>
      <w:ins w:id="2125" w:author="The Si Tran" w:date="2012-12-11T21:28:00Z">
        <w:r w:rsidRPr="00A718DF">
          <w:rPr>
            <w:rStyle w:val="HinhChar"/>
            <w:rFonts w:cs="Times New Roman"/>
            <w:bCs/>
            <w:rPrChange w:id="2126" w:author="The Si Tran" w:date="2012-12-16T16:49:00Z">
              <w:rPr>
                <w:b w:val="0"/>
              </w:rPr>
            </w:rPrChange>
          </w:rPr>
          <w:t xml:space="preserve">Hình </w:t>
        </w:r>
      </w:ins>
      <w:ins w:id="2127" w:author="The Si Tran" w:date="2012-12-14T04:10:00Z">
        <w:r w:rsidR="00E45C52" w:rsidRPr="00032D83">
          <w:rPr>
            <w:rStyle w:val="HinhChar"/>
            <w:rFonts w:cs="Times New Roman"/>
            <w:bCs/>
          </w:rPr>
          <w:t>2.4</w:t>
        </w:r>
        <w:r w:rsidR="00AE7DA7" w:rsidRPr="006D6C8D">
          <w:rPr>
            <w:rStyle w:val="HinhChar"/>
            <w:rFonts w:cs="Times New Roman"/>
            <w:bCs/>
          </w:rPr>
          <w:t>:</w:t>
        </w:r>
      </w:ins>
      <w:ins w:id="2128" w:author="The Si Tran" w:date="2012-12-11T21:28:00Z">
        <w:r w:rsidRPr="00A718DF">
          <w:rPr>
            <w:rPrChange w:id="2129" w:author="The Si Tran" w:date="2012-12-16T16:49:00Z">
              <w:rPr>
                <w:b w:val="0"/>
              </w:rPr>
            </w:rPrChange>
          </w:rPr>
          <w:t xml:space="preserve"> Hàm tự tương quan</w:t>
        </w:r>
        <w:bookmarkEnd w:id="2123"/>
        <w:bookmarkEnd w:id="2124"/>
      </w:ins>
    </w:p>
    <w:p w14:paraId="25528185" w14:textId="77777777" w:rsidR="000E6941" w:rsidRPr="004D696B" w:rsidRDefault="000E6941" w:rsidP="000E6941">
      <w:pPr>
        <w:rPr>
          <w:ins w:id="2130" w:author="The Si Tran" w:date="2012-12-11T21:28:00Z"/>
          <w:szCs w:val="26"/>
        </w:rPr>
      </w:pPr>
      <w:ins w:id="2131" w:author="The Si Tran" w:date="2012-12-11T21:28:00Z">
        <w:r w:rsidRPr="004D696B">
          <w:rPr>
            <w:szCs w:val="26"/>
          </w:rPr>
          <w:tab/>
        </w:r>
      </w:ins>
    </w:p>
    <w:p w14:paraId="693F8C47" w14:textId="77777777" w:rsidR="000E6941" w:rsidRPr="004D696B" w:rsidRDefault="000E6941">
      <w:pPr>
        <w:rPr>
          <w:ins w:id="2132" w:author="The Si Tran" w:date="2012-12-11T21:28:00Z"/>
        </w:rPr>
        <w:pPrChange w:id="2133" w:author="The Si Tran" w:date="2012-12-16T10:09:00Z">
          <w:pPr>
            <w:ind w:firstLine="720"/>
          </w:pPr>
        </w:pPrChange>
      </w:pPr>
      <w:ins w:id="2134"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135" w:author="The Si Tran" w:date="2012-12-11T21:28:00Z"/>
        </w:rPr>
        <w:pPrChange w:id="2136" w:author="The Si Tran" w:date="2012-12-14T07:25:00Z">
          <w:pPr>
            <w:ind w:firstLine="720"/>
          </w:pPr>
        </w:pPrChange>
      </w:pPr>
      <w:ins w:id="2137" w:author="The Si Tran" w:date="2012-12-11T21:28:00Z">
        <w:r w:rsidRPr="004D696B">
          <w:t>Công thức tính hệ số tự tương quan lấy mẫu:</w:t>
        </w:r>
      </w:ins>
    </w:p>
    <w:p w14:paraId="73426D94" w14:textId="77777777" w:rsidR="000E6941" w:rsidRPr="00097101" w:rsidRDefault="00D35DF6">
      <w:pPr>
        <w:pStyle w:val="Canhgiua"/>
        <w:rPr>
          <w:ins w:id="2138" w:author="The Si Tran" w:date="2012-12-11T21:28:00Z"/>
        </w:rPr>
        <w:pPrChange w:id="2139" w:author="The Si Tran" w:date="2012-12-16T10:25:00Z">
          <w:pPr>
            <w:ind w:left="1440"/>
          </w:pPr>
        </w:pPrChange>
      </w:pPr>
      <m:oMathPara>
        <m:oMath>
          <m:sSub>
            <m:sSubPr>
              <m:ctrlPr>
                <w:ins w:id="2140" w:author="The Si Tran" w:date="2012-12-11T21:28:00Z">
                  <w:rPr>
                    <w:rFonts w:ascii="Cambria Math" w:hAnsi="Cambria Math"/>
                  </w:rPr>
                </w:ins>
              </m:ctrlPr>
            </m:sSubPr>
            <m:e>
              <w:ins w:id="2141" w:author="The Si Tran" w:date="2012-12-11T21:28:00Z">
                <m:r>
                  <w:rPr>
                    <w:rFonts w:ascii="Cambria Math" w:hAnsi="Cambria Math"/>
                  </w:rPr>
                  <m:t>r</m:t>
                </m:r>
              </w:ins>
            </m:e>
            <m:sub>
              <w:ins w:id="2142" w:author="The Si Tran" w:date="2012-12-11T21:28:00Z">
                <m:r>
                  <w:rPr>
                    <w:rFonts w:ascii="Cambria Math" w:hAnsi="Cambria Math"/>
                  </w:rPr>
                  <m:t>k</m:t>
                </m:r>
              </w:ins>
            </m:sub>
          </m:sSub>
          <w:ins w:id="2143" w:author="The Si Tran" w:date="2012-12-11T21:28:00Z">
            <m:r>
              <m:rPr>
                <m:sty m:val="p"/>
              </m:rPr>
              <w:rPr>
                <w:rFonts w:ascii="Cambria Math" w:hAnsi="Cambria Math"/>
              </w:rPr>
              <m:t>=</m:t>
            </m:r>
          </w:ins>
          <m:f>
            <m:fPr>
              <m:ctrlPr>
                <w:ins w:id="2144" w:author="The Si Tran" w:date="2012-12-11T21:28:00Z">
                  <w:rPr>
                    <w:rFonts w:ascii="Cambria Math" w:hAnsi="Cambria Math"/>
                  </w:rPr>
                </w:ins>
              </m:ctrlPr>
            </m:fPr>
            <m:num>
              <m:nary>
                <m:naryPr>
                  <m:chr m:val="∑"/>
                  <m:limLoc m:val="subSup"/>
                  <m:ctrlPr>
                    <w:ins w:id="2145" w:author="The Si Tran" w:date="2012-12-11T21:28:00Z">
                      <w:rPr>
                        <w:rFonts w:ascii="Cambria Math" w:hAnsi="Cambria Math"/>
                      </w:rPr>
                    </w:ins>
                  </m:ctrlPr>
                </m:naryPr>
                <m:sub>
                  <w:ins w:id="2146" w:author="The Si Tran" w:date="2012-12-11T21:28:00Z">
                    <m:r>
                      <w:rPr>
                        <w:rFonts w:ascii="Cambria Math" w:hAnsi="Cambria Math"/>
                      </w:rPr>
                      <m:t>k</m:t>
                    </m:r>
                    <m:r>
                      <m:rPr>
                        <m:sty m:val="p"/>
                      </m:rPr>
                      <w:rPr>
                        <w:rFonts w:ascii="Cambria Math" w:hAnsi="Cambria Math"/>
                      </w:rPr>
                      <m:t>=1</m:t>
                    </m:r>
                  </w:ins>
                </m:sub>
                <m:sup>
                  <w:ins w:id="2147"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148" w:author="The Si Tran" w:date="2012-12-11T21:28:00Z">
                          <w:rPr>
                            <w:rFonts w:ascii="Cambria Math" w:hAnsi="Cambria Math"/>
                          </w:rPr>
                        </w:ins>
                      </m:ctrlPr>
                    </m:dPr>
                    <m:e>
                      <m:sSub>
                        <m:sSubPr>
                          <m:ctrlPr>
                            <w:ins w:id="2149" w:author="The Si Tran" w:date="2012-12-11T21:28:00Z">
                              <w:rPr>
                                <w:rFonts w:ascii="Cambria Math" w:hAnsi="Cambria Math"/>
                              </w:rPr>
                            </w:ins>
                          </m:ctrlPr>
                        </m:sSubPr>
                        <m:e>
                          <w:ins w:id="2150" w:author="The Si Tran" w:date="2012-12-11T21:28:00Z">
                            <m:r>
                              <w:rPr>
                                <w:rFonts w:ascii="Cambria Math" w:hAnsi="Cambria Math"/>
                              </w:rPr>
                              <m:t>X</m:t>
                            </m:r>
                          </w:ins>
                        </m:e>
                        <m:sub>
                          <w:ins w:id="2151" w:author="The Si Tran" w:date="2012-12-11T21:28:00Z">
                            <m:r>
                              <w:rPr>
                                <w:rFonts w:ascii="Cambria Math" w:hAnsi="Cambria Math"/>
                              </w:rPr>
                              <m:t>t</m:t>
                            </m:r>
                          </w:ins>
                        </m:sub>
                      </m:sSub>
                      <w:ins w:id="2152" w:author="The Si Tran" w:date="2012-12-11T21:28:00Z">
                        <m:r>
                          <m:rPr>
                            <m:sty m:val="p"/>
                          </m:rPr>
                          <w:rPr>
                            <w:rFonts w:ascii="Cambria Math" w:hAnsi="Cambria Math"/>
                          </w:rPr>
                          <m:t>-</m:t>
                        </m:r>
                      </w:ins>
                      <m:acc>
                        <m:accPr>
                          <m:chr m:val="̅"/>
                          <m:ctrlPr>
                            <w:ins w:id="2153" w:author="The Si Tran" w:date="2012-12-11T21:28:00Z">
                              <w:rPr>
                                <w:rFonts w:ascii="Cambria Math" w:hAnsi="Cambria Math"/>
                              </w:rPr>
                            </w:ins>
                          </m:ctrlPr>
                        </m:accPr>
                        <m:e>
                          <w:ins w:id="2154" w:author="The Si Tran" w:date="2012-12-11T21:28:00Z">
                            <m:r>
                              <w:rPr>
                                <w:rFonts w:ascii="Cambria Math" w:hAnsi="Cambria Math"/>
                              </w:rPr>
                              <m:t>X</m:t>
                            </m:r>
                          </w:ins>
                        </m:e>
                      </m:acc>
                    </m:e>
                  </m:d>
                  <m:d>
                    <m:dPr>
                      <m:ctrlPr>
                        <w:ins w:id="2155" w:author="The Si Tran" w:date="2012-12-11T21:28:00Z">
                          <w:rPr>
                            <w:rFonts w:ascii="Cambria Math" w:hAnsi="Cambria Math"/>
                          </w:rPr>
                        </w:ins>
                      </m:ctrlPr>
                    </m:dPr>
                    <m:e>
                      <m:sSub>
                        <m:sSubPr>
                          <m:ctrlPr>
                            <w:ins w:id="2156" w:author="The Si Tran" w:date="2012-12-11T21:28:00Z">
                              <w:rPr>
                                <w:rFonts w:ascii="Cambria Math" w:hAnsi="Cambria Math"/>
                              </w:rPr>
                            </w:ins>
                          </m:ctrlPr>
                        </m:sSubPr>
                        <m:e>
                          <w:ins w:id="2157" w:author="The Si Tran" w:date="2012-12-11T21:28:00Z">
                            <m:r>
                              <w:rPr>
                                <w:rFonts w:ascii="Cambria Math" w:hAnsi="Cambria Math"/>
                              </w:rPr>
                              <m:t>X</m:t>
                            </m:r>
                          </w:ins>
                        </m:e>
                        <m:sub>
                          <w:ins w:id="215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59" w:author="The Si Tran" w:date="2012-12-11T21:28:00Z">
                        <m:r>
                          <m:rPr>
                            <m:sty m:val="p"/>
                          </m:rPr>
                          <w:rPr>
                            <w:rFonts w:ascii="Cambria Math" w:hAnsi="Cambria Math"/>
                          </w:rPr>
                          <m:t>-</m:t>
                        </m:r>
                      </w:ins>
                      <m:acc>
                        <m:accPr>
                          <m:chr m:val="̅"/>
                          <m:ctrlPr>
                            <w:ins w:id="2160" w:author="The Si Tran" w:date="2012-12-11T21:28:00Z">
                              <w:rPr>
                                <w:rFonts w:ascii="Cambria Math" w:hAnsi="Cambria Math"/>
                              </w:rPr>
                            </w:ins>
                          </m:ctrlPr>
                        </m:accPr>
                        <m:e>
                          <w:ins w:id="2161" w:author="The Si Tran" w:date="2012-12-11T21:28:00Z">
                            <m:r>
                              <w:rPr>
                                <w:rFonts w:ascii="Cambria Math" w:hAnsi="Cambria Math"/>
                              </w:rPr>
                              <m:t>X</m:t>
                            </m:r>
                          </w:ins>
                        </m:e>
                      </m:acc>
                    </m:e>
                  </m:d>
                </m:e>
              </m:nary>
            </m:num>
            <m:den>
              <m:nary>
                <m:naryPr>
                  <m:chr m:val="∑"/>
                  <m:limLoc m:val="subSup"/>
                  <m:ctrlPr>
                    <w:ins w:id="2162" w:author="The Si Tran" w:date="2012-12-11T21:28:00Z">
                      <w:rPr>
                        <w:rFonts w:ascii="Cambria Math" w:hAnsi="Cambria Math"/>
                      </w:rPr>
                    </w:ins>
                  </m:ctrlPr>
                </m:naryPr>
                <m:sub>
                  <w:ins w:id="2163" w:author="The Si Tran" w:date="2012-12-11T21:28:00Z">
                    <m:r>
                      <w:rPr>
                        <w:rFonts w:ascii="Cambria Math" w:hAnsi="Cambria Math"/>
                      </w:rPr>
                      <m:t>t</m:t>
                    </m:r>
                    <m:r>
                      <m:rPr>
                        <m:sty m:val="p"/>
                      </m:rPr>
                      <w:rPr>
                        <w:rFonts w:ascii="Cambria Math" w:hAnsi="Cambria Math"/>
                      </w:rPr>
                      <m:t>=1</m:t>
                    </m:r>
                  </w:ins>
                </m:sub>
                <m:sup>
                  <w:ins w:id="2164" w:author="The Si Tran" w:date="2012-12-11T21:28:00Z">
                    <m:r>
                      <w:rPr>
                        <w:rFonts w:ascii="Cambria Math" w:hAnsi="Cambria Math"/>
                      </w:rPr>
                      <m:t>T</m:t>
                    </m:r>
                  </w:ins>
                </m:sup>
                <m:e>
                  <m:sSup>
                    <m:sSupPr>
                      <m:ctrlPr>
                        <w:ins w:id="2165" w:author="The Si Tran" w:date="2012-12-11T21:28:00Z">
                          <w:rPr>
                            <w:rFonts w:ascii="Cambria Math" w:hAnsi="Cambria Math"/>
                          </w:rPr>
                        </w:ins>
                      </m:ctrlPr>
                    </m:sSupPr>
                    <m:e>
                      <m:d>
                        <m:dPr>
                          <m:ctrlPr>
                            <w:ins w:id="2166" w:author="The Si Tran" w:date="2012-12-11T21:28:00Z">
                              <w:rPr>
                                <w:rFonts w:ascii="Cambria Math" w:hAnsi="Cambria Math"/>
                              </w:rPr>
                            </w:ins>
                          </m:ctrlPr>
                        </m:dPr>
                        <m:e>
                          <m:sSub>
                            <m:sSubPr>
                              <m:ctrlPr>
                                <w:ins w:id="2167" w:author="The Si Tran" w:date="2012-12-11T21:28:00Z">
                                  <w:rPr>
                                    <w:rFonts w:ascii="Cambria Math" w:hAnsi="Cambria Math"/>
                                  </w:rPr>
                                </w:ins>
                              </m:ctrlPr>
                            </m:sSubPr>
                            <m:e>
                              <w:ins w:id="2168" w:author="The Si Tran" w:date="2012-12-11T21:28:00Z">
                                <m:r>
                                  <w:rPr>
                                    <w:rFonts w:ascii="Cambria Math" w:hAnsi="Cambria Math"/>
                                  </w:rPr>
                                  <m:t>X</m:t>
                                </m:r>
                              </w:ins>
                            </m:e>
                            <m:sub>
                              <w:ins w:id="2169" w:author="The Si Tran" w:date="2012-12-11T21:28:00Z">
                                <m:r>
                                  <w:rPr>
                                    <w:rFonts w:ascii="Cambria Math" w:hAnsi="Cambria Math"/>
                                  </w:rPr>
                                  <m:t>t</m:t>
                                </m:r>
                              </w:ins>
                            </m:sub>
                          </m:sSub>
                          <w:ins w:id="2170" w:author="The Si Tran" w:date="2012-12-11T21:28:00Z">
                            <m:r>
                              <m:rPr>
                                <m:sty m:val="p"/>
                              </m:rPr>
                              <w:rPr>
                                <w:rFonts w:ascii="Cambria Math" w:hAnsi="Cambria Math"/>
                              </w:rPr>
                              <m:t>-</m:t>
                            </m:r>
                          </w:ins>
                          <m:acc>
                            <m:accPr>
                              <m:chr m:val="̅"/>
                              <m:ctrlPr>
                                <w:ins w:id="2171" w:author="The Si Tran" w:date="2012-12-11T21:28:00Z">
                                  <w:rPr>
                                    <w:rFonts w:ascii="Cambria Math" w:hAnsi="Cambria Math"/>
                                  </w:rPr>
                                </w:ins>
                              </m:ctrlPr>
                            </m:accPr>
                            <m:e>
                              <w:ins w:id="2172" w:author="The Si Tran" w:date="2012-12-11T21:28:00Z">
                                <m:r>
                                  <w:rPr>
                                    <w:rFonts w:ascii="Cambria Math" w:hAnsi="Cambria Math"/>
                                  </w:rPr>
                                  <m:t>X</m:t>
                                </m:r>
                              </w:ins>
                            </m:e>
                          </m:acc>
                        </m:e>
                      </m:d>
                    </m:e>
                    <m:sup>
                      <w:ins w:id="2173"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174" w:author="The Si Tran" w:date="2012-12-11T21:28:00Z"/>
        </w:rPr>
      </w:pPr>
      <w:ins w:id="2175" w:author="The Si Tran" w:date="2012-12-11T21:28:00Z">
        <w:r w:rsidRPr="002569E2">
          <w:rPr>
            <w:noProof/>
            <w:rPrChange w:id="2176">
              <w:rPr>
                <w:b/>
                <w:bCs/>
                <w:noProof/>
                <w:sz w:val="20"/>
                <w:szCs w:val="20"/>
              </w:rPr>
            </w:rPrChange>
          </w:rPr>
          <mc:AlternateContent>
            <mc:Choice Requires="wps">
              <w:drawing>
                <wp:anchor distT="0" distB="0" distL="114300" distR="114300" simplePos="0" relativeHeight="251695616" behindDoc="1" locked="0" layoutInCell="1" allowOverlap="1" wp14:anchorId="0D78AAF8" wp14:editId="0002662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276DB6" w:rsidRDefault="00276DB6">
                              <w:pPr>
                                <w:pStyle w:val="EquationIndex"/>
                                <w:pPrChange w:id="2177" w:author="The Si Tran" w:date="2012-12-16T16:54:00Z">
                                  <w:pPr/>
                                </w:pPrChange>
                              </w:pPr>
                              <w:r>
                                <w:t>(2.</w:t>
                              </w:r>
                              <w:ins w:id="2178" w:author="The Si Tran" w:date="2012-12-14T04:12:00Z">
                                <w:r>
                                  <w:t>2</w:t>
                                </w:r>
                              </w:ins>
                              <w:del w:id="2179"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276DB6" w:rsidRDefault="00276DB6">
                        <w:pPr>
                          <w:pStyle w:val="EquationIndex"/>
                          <w:pPrChange w:id="2180" w:author="The Si Tran" w:date="2012-12-16T16:54:00Z">
                            <w:pPr/>
                          </w:pPrChange>
                        </w:pPr>
                        <w:r>
                          <w:t>(2.</w:t>
                        </w:r>
                        <w:ins w:id="2181" w:author="The Si Tran" w:date="2012-12-14T04:12:00Z">
                          <w:r>
                            <w:t>2</w:t>
                          </w:r>
                        </w:ins>
                        <w:del w:id="2182"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D35DF6">
      <w:pPr>
        <w:pStyle w:val="BuletL2"/>
        <w:rPr>
          <w:ins w:id="2183" w:author="The Si Tran" w:date="2012-12-11T21:28:00Z"/>
        </w:rPr>
        <w:pPrChange w:id="2184" w:author="The Si Tran" w:date="2012-12-16T16:53:00Z">
          <w:pPr/>
        </w:pPrChange>
      </w:pPr>
      <m:oMath>
        <m:sSub>
          <m:sSubPr>
            <m:ctrlPr>
              <w:ins w:id="2185" w:author="The Si Tran" w:date="2012-12-11T21:28:00Z">
                <w:rPr>
                  <w:rFonts w:ascii="Cambria Math" w:hAnsi="Cambria Math"/>
                  <w:i/>
                </w:rPr>
              </w:ins>
            </m:ctrlPr>
          </m:sSubPr>
          <m:e>
            <w:ins w:id="2186" w:author="The Si Tran" w:date="2012-12-11T21:28:00Z">
              <m:r>
                <w:rPr>
                  <w:rFonts w:ascii="Cambria Math" w:hAnsi="Cambria Math"/>
                </w:rPr>
                <m:t>r</m:t>
              </m:r>
            </w:ins>
          </m:e>
          <m:sub>
            <w:ins w:id="2187" w:author="The Si Tran" w:date="2012-12-11T21:28:00Z">
              <m:r>
                <w:rPr>
                  <w:rFonts w:ascii="Cambria Math" w:hAnsi="Cambria Math"/>
                </w:rPr>
                <m:t>k</m:t>
              </m:r>
            </w:ins>
          </m:sub>
        </m:sSub>
      </m:oMath>
      <w:ins w:id="2188" w:author="The Si Tran" w:date="2012-12-11T21:28:00Z">
        <w:r w:rsidR="000E6941" w:rsidRPr="00032D83">
          <w:t xml:space="preserve"> là h</w:t>
        </w:r>
        <w:r w:rsidR="000E6941" w:rsidRPr="006D6C8D">
          <w:t>ệ</w:t>
        </w:r>
        <w:r w:rsidR="000E6941" w:rsidRPr="00454557">
          <w:rPr>
            <w:rPrChange w:id="2189" w:author="The Si Tran" w:date="2012-12-14T04:24:00Z">
              <w:rPr/>
            </w:rPrChange>
          </w:rPr>
          <w:t xml:space="preserve"> số tự tươn</w:t>
        </w:r>
        <w:r w:rsidR="000E6941" w:rsidRPr="00E81674">
          <w:rPr>
            <w:rPrChange w:id="2190" w:author="The Si Tran" w:date="2012-12-16T16:53:00Z">
              <w:rPr/>
            </w:rPrChange>
          </w:rPr>
          <w:t>g</w:t>
        </w:r>
        <w:r w:rsidR="000E6941" w:rsidRPr="00454557">
          <w:rPr>
            <w:rPrChange w:id="2191" w:author="The Si Tran" w:date="2012-12-14T04:24:00Z">
              <w:rPr/>
            </w:rPrChange>
          </w:rPr>
          <w:t xml:space="preserve"> quan lấy mẫu ở độ trễ </w:t>
        </w:r>
        <m:oMath>
          <m:r>
            <w:rPr>
              <w:rFonts w:ascii="Cambria Math" w:hAnsi="Cambria Math"/>
              <w:rPrChange w:id="2192" w:author="The Si Tran" w:date="2012-12-14T04:24:00Z">
                <w:rPr>
                  <w:rFonts w:ascii="Cambria Math" w:hAnsi="Cambria Math"/>
                </w:rPr>
              </w:rPrChange>
            </w:rPr>
            <m:t>k</m:t>
          </m:r>
        </m:oMath>
      </w:ins>
    </w:p>
    <w:p w14:paraId="0F22761A" w14:textId="77777777" w:rsidR="000E6941" w:rsidRPr="00802E77" w:rsidRDefault="00D35DF6">
      <w:pPr>
        <w:pStyle w:val="BuletL2"/>
        <w:rPr>
          <w:ins w:id="2193" w:author="The Si Tran" w:date="2012-12-11T21:28:00Z"/>
        </w:rPr>
        <w:pPrChange w:id="2194" w:author="The Si Tran" w:date="2012-12-16T16:53:00Z">
          <w:pPr/>
        </w:pPrChange>
      </w:pPr>
      <m:oMath>
        <m:acc>
          <m:accPr>
            <m:chr m:val="̅"/>
            <m:ctrlPr>
              <w:ins w:id="2195" w:author="The Si Tran" w:date="2012-12-11T21:28:00Z">
                <w:rPr>
                  <w:rFonts w:ascii="Cambria Math" w:hAnsi="Cambria Math"/>
                  <w:i/>
                </w:rPr>
              </w:ins>
            </m:ctrlPr>
          </m:accPr>
          <m:e>
            <w:ins w:id="2196" w:author="The Si Tran" w:date="2012-12-11T21:28:00Z">
              <m:r>
                <w:rPr>
                  <w:rFonts w:ascii="Cambria Math" w:hAnsi="Cambria Math"/>
                </w:rPr>
                <m:t>X</m:t>
              </m:r>
            </w:ins>
          </m:e>
        </m:acc>
      </m:oMath>
      <w:ins w:id="2197" w:author="The Si Tran" w:date="2012-12-11T21:28:00Z">
        <w:r w:rsidR="000E6941" w:rsidRPr="00032D83">
          <w:t xml:space="preserve"> là trung bình m</w:t>
        </w:r>
        <w:r w:rsidR="000E6941" w:rsidRPr="006D6C8D">
          <w:t>ẫ</w:t>
        </w:r>
        <w:r w:rsidR="000E6941" w:rsidRPr="00454557">
          <w:rPr>
            <w:rPrChange w:id="2198" w:author="The Si Tran" w:date="2012-12-14T04:24:00Z">
              <w:rPr/>
            </w:rPrChange>
          </w:rPr>
          <w:t xml:space="preserve">u của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199" w:author="The Si Tran" w:date="2012-12-11T21:28:00Z"/>
          <w:lang w:val="fr-FR"/>
        </w:rPr>
        <w:pPrChange w:id="2200" w:author="The Si Tran" w:date="2012-12-16T16:53:00Z">
          <w:pPr/>
        </w:pPrChange>
      </w:pPr>
      <w:ins w:id="2201" w:author="The Si Tran" w:date="2012-12-11T21:28:00Z">
        <m:oMath>
          <m:r>
            <w:rPr>
              <w:rFonts w:ascii="Cambria Math" w:hAnsi="Cambria Math"/>
              <w:lang w:val="fr-FR"/>
            </w:rPr>
            <m:t>T</m:t>
          </m:r>
        </m:oMath>
        <w:r w:rsidRPr="006D6C8D">
          <w:rPr>
            <w:lang w:val="fr-FR"/>
          </w:rPr>
          <w:t xml:space="preserve"> là s</w:t>
        </w:r>
        <w:r w:rsidRPr="00454557">
          <w:rPr>
            <w:lang w:val="fr-FR"/>
            <w:rPrChange w:id="2202" w:author="The Si Tran" w:date="2012-12-14T04:24:00Z">
              <w:rPr>
                <w:lang w:val="fr-FR"/>
              </w:rPr>
            </w:rPrChange>
          </w:rPr>
          <w:t>ố phần tử của mẫu.</w:t>
        </w:r>
      </w:ins>
    </w:p>
    <w:p w14:paraId="7CD95DB3" w14:textId="77777777" w:rsidR="000E6941" w:rsidRPr="004D696B" w:rsidRDefault="00454557">
      <w:pPr>
        <w:rPr>
          <w:ins w:id="2203" w:author="The Si Tran" w:date="2012-12-11T21:28:00Z"/>
          <w:lang w:val="fr-FR"/>
        </w:rPr>
        <w:pPrChange w:id="2204" w:author="The Si Tran" w:date="2012-12-14T07:27:00Z">
          <w:pPr>
            <w:ind w:firstLine="720"/>
          </w:pPr>
        </w:pPrChange>
      </w:pPr>
      <w:ins w:id="2205" w:author="The Si Tran" w:date="2012-12-11T21:28:00Z">
        <w:r w:rsidRPr="002569E2">
          <w:rPr>
            <w:noProof/>
            <w:rPrChange w:id="2206">
              <w:rPr>
                <w:b/>
                <w:bCs/>
                <w:noProof/>
                <w:sz w:val="20"/>
                <w:szCs w:val="20"/>
              </w:rPr>
            </w:rPrChange>
          </w:rPr>
          <mc:AlternateContent>
            <mc:Choice Requires="wps">
              <w:drawing>
                <wp:anchor distT="0" distB="0" distL="114300" distR="114300" simplePos="0" relativeHeight="251634176" behindDoc="0" locked="0" layoutInCell="1" allowOverlap="1" wp14:anchorId="2F103CE2" wp14:editId="7714E4D7">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276DB6" w:rsidRDefault="00276DB6" w:rsidP="000E6941">
                              <w:r>
                                <w:t>(2.</w:t>
                              </w:r>
                              <w:ins w:id="2207" w:author="The Si Tran" w:date="2012-12-14T04:12:00Z">
                                <w:r>
                                  <w:t>3</w:t>
                                </w:r>
                              </w:ins>
                              <w:del w:id="2208"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276DB6" w:rsidRDefault="00276DB6" w:rsidP="000E6941">
                        <w:r>
                          <w:t>(2.</w:t>
                        </w:r>
                        <w:ins w:id="2209" w:author="The Si Tran" w:date="2012-12-14T04:12:00Z">
                          <w:r>
                            <w:t>3</w:t>
                          </w:r>
                        </w:ins>
                        <w:del w:id="2210"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211" w:author="The Si Tran" w:date="2012-12-11T21:28:00Z"/>
          <w:lang w:val="fr-FR"/>
        </w:rPr>
        <w:pPrChange w:id="2212" w:author="The Si Tran" w:date="2012-12-16T10:25:00Z">
          <w:pPr>
            <w:ind w:left="1440" w:firstLine="720"/>
          </w:pPr>
        </w:pPrChange>
      </w:pPr>
      <w:ins w:id="221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214" w:author="The Si Tran" w:date="2012-12-11T21:28:00Z"/>
          <w:lang w:val="fr-FR"/>
        </w:rPr>
      </w:pPr>
      <w:ins w:id="2215" w:author="The Si Tran" w:date="2012-12-11T21:28:00Z">
        <w:r w:rsidRPr="004D696B">
          <w:rPr>
            <w:lang w:val="fr-FR"/>
          </w:rPr>
          <w:t>Với :</w:t>
        </w:r>
      </w:ins>
    </w:p>
    <w:p w14:paraId="4B1A748A" w14:textId="77777777" w:rsidR="000E6941" w:rsidRPr="00802E77" w:rsidRDefault="00D35DF6">
      <w:pPr>
        <w:pStyle w:val="BuletL2"/>
        <w:rPr>
          <w:ins w:id="2216" w:author="The Si Tran" w:date="2012-12-11T21:28:00Z"/>
          <w:lang w:val="fr-FR"/>
        </w:rPr>
        <w:pPrChange w:id="2217" w:author="The Si Tran" w:date="2012-12-16T16:55:00Z">
          <w:pPr/>
        </w:pPrChange>
      </w:pPr>
      <m:oMath>
        <m:sSub>
          <m:sSubPr>
            <m:ctrlPr>
              <w:ins w:id="2218" w:author="The Si Tran" w:date="2012-12-11T21:28:00Z">
                <w:rPr>
                  <w:rFonts w:ascii="Cambria Math" w:hAnsi="Cambria Math"/>
                  <w:i/>
                  <w:lang w:val="fr-FR"/>
                </w:rPr>
              </w:ins>
            </m:ctrlPr>
          </m:sSubPr>
          <m:e>
            <w:ins w:id="2219" w:author="The Si Tran" w:date="2012-12-11T21:28:00Z">
              <m:r>
                <w:rPr>
                  <w:rFonts w:ascii="Cambria Math" w:hAnsi="Cambria Math"/>
                  <w:lang w:val="fr-FR"/>
                </w:rPr>
                <m:t>r</m:t>
              </m:r>
            </w:ins>
          </m:e>
          <m:sub>
            <w:ins w:id="2220" w:author="The Si Tran" w:date="2012-12-11T21:28:00Z">
              <m:r>
                <w:rPr>
                  <w:rFonts w:ascii="Cambria Math" w:hAnsi="Cambria Math"/>
                  <w:lang w:val="fr-FR"/>
                </w:rPr>
                <m:t>k</m:t>
              </m:r>
            </w:ins>
          </m:sub>
        </m:sSub>
      </m:oMath>
      <w:ins w:id="2221" w:author="The Si Tran" w:date="2012-12-11T21:28:00Z">
        <w:r w:rsidR="000E6941" w:rsidRPr="00032D83">
          <w:rPr>
            <w:lang w:val="fr-FR"/>
          </w:rPr>
          <w:t xml:space="preserve"> là h</w:t>
        </w:r>
        <w:r w:rsidR="000E6941" w:rsidRPr="006D6C8D">
          <w:rPr>
            <w:lang w:val="fr-FR"/>
          </w:rPr>
          <w:t>ệ</w:t>
        </w:r>
        <w:r w:rsidR="000E6941" w:rsidRPr="00454557">
          <w:rPr>
            <w:lang w:val="fr-FR"/>
            <w:rPrChange w:id="2222" w:author="The Si Tran" w:date="2012-12-14T04:27:00Z">
              <w:rPr>
                <w:lang w:val="fr-FR"/>
              </w:rPr>
            </w:rPrChange>
          </w:rPr>
          <w:t xml:space="preserve"> số tự tương quan mẫu ở độ trễ </w:t>
        </w:r>
        <m:oMath>
          <m:r>
            <w:rPr>
              <w:rFonts w:ascii="Cambria Math" w:hAnsi="Cambria Math"/>
              <w:lang w:val="fr-FR"/>
              <w:rPrChange w:id="2223"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224" w:author="The Si Tran" w:date="2012-12-11T21:28:00Z"/>
          <w:lang w:val="fr-FR"/>
        </w:rPr>
        <w:pPrChange w:id="2225" w:author="The Si Tran" w:date="2012-12-16T16:55:00Z">
          <w:pPr/>
        </w:pPrChange>
      </w:pPr>
      <w:ins w:id="2226" w:author="The Si Tran" w:date="2012-12-11T21:28:00Z">
        <m:oMath>
          <m:r>
            <w:rPr>
              <w:rFonts w:ascii="Cambria Math" w:hAnsi="Cambria Math"/>
              <w:lang w:val="fr-FR"/>
            </w:rPr>
            <m:t>k</m:t>
          </m:r>
        </m:oMath>
        <w:r w:rsidRPr="006D6C8D">
          <w:rPr>
            <w:lang w:val="fr-FR"/>
          </w:rPr>
          <w:t xml:space="preserve"> là đ</w:t>
        </w:r>
        <w:r w:rsidRPr="00454557">
          <w:rPr>
            <w:lang w:val="fr-FR"/>
            <w:rPrChange w:id="2227" w:author="The Si Tran" w:date="2012-12-14T04:27:00Z">
              <w:rPr>
                <w:lang w:val="fr-FR"/>
              </w:rPr>
            </w:rPrChange>
          </w:rPr>
          <w:t>ộ trễ</w:t>
        </w:r>
      </w:ins>
    </w:p>
    <w:p w14:paraId="7D76EE3E" w14:textId="77777777" w:rsidR="000E6941" w:rsidRPr="00802E77" w:rsidRDefault="000E6941">
      <w:pPr>
        <w:pStyle w:val="BuletL2"/>
        <w:rPr>
          <w:ins w:id="2228" w:author="The Si Tran" w:date="2012-12-11T21:28:00Z"/>
          <w:lang w:val="fr-FR"/>
        </w:rPr>
        <w:pPrChange w:id="2229" w:author="The Si Tran" w:date="2012-12-16T16:55:00Z">
          <w:pPr/>
        </w:pPrChange>
      </w:pPr>
      <w:ins w:id="2230" w:author="The Si Tran" w:date="2012-12-11T21:28:00Z">
        <m:oMath>
          <m:r>
            <w:rPr>
              <w:rFonts w:ascii="Cambria Math" w:hAnsi="Cambria Math"/>
              <w:lang w:val="fr-FR"/>
            </w:rPr>
            <m:t>n</m:t>
          </m:r>
        </m:oMath>
        <w:r w:rsidRPr="006D6C8D">
          <w:rPr>
            <w:lang w:val="fr-FR"/>
          </w:rPr>
          <w:t xml:space="preserve"> là kích c</w:t>
        </w:r>
        <w:r w:rsidRPr="00454557">
          <w:rPr>
            <w:lang w:val="fr-FR"/>
            <w:rPrChange w:id="2231" w:author="The Si Tran" w:date="2012-12-14T04:27:00Z">
              <w:rPr>
                <w:lang w:val="fr-FR"/>
              </w:rPr>
            </w:rPrChange>
          </w:rPr>
          <w:t xml:space="preserve">ỡ mẫu  </w:t>
        </w:r>
      </w:ins>
    </w:p>
    <w:p w14:paraId="569ECC6A" w14:textId="77777777" w:rsidR="000E6941" w:rsidRPr="004D696B" w:rsidRDefault="000E6941">
      <w:pPr>
        <w:rPr>
          <w:ins w:id="2232" w:author="The Si Tran" w:date="2012-12-11T21:28:00Z"/>
          <w:lang w:val="fr-FR"/>
        </w:rPr>
        <w:pPrChange w:id="2233" w:author="The Si Tran" w:date="2012-12-14T07:27:00Z">
          <w:pPr>
            <w:ind w:firstLine="720"/>
          </w:pPr>
        </w:pPrChange>
      </w:pPr>
      <w:ins w:id="2234"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235" w:author="The Si Tran" w:date="2012-12-11T21:26:00Z"/>
          <w:lang w:val="fr-FR"/>
          <w:rPrChange w:id="2236" w:author="The Si Tran" w:date="2012-12-11T21:40:00Z">
            <w:rPr>
              <w:ins w:id="2237" w:author="The Si Tran" w:date="2012-12-11T21:26:00Z"/>
            </w:rPr>
          </w:rPrChange>
        </w:rPr>
        <w:pPrChange w:id="2238" w:author="The Si Tran" w:date="2012-12-14T07:27:00Z">
          <w:pPr>
            <w:pStyle w:val="Heading2"/>
          </w:pPr>
        </w:pPrChange>
      </w:pPr>
      <w:ins w:id="2239"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240" w:author="The Si Tran" w:date="2012-12-11T23:05:00Z"/>
        </w:rPr>
        <w:pPrChange w:id="2241" w:author="The Si Tran" w:date="2012-12-11T21:26:00Z">
          <w:pPr>
            <w:pStyle w:val="Heading2"/>
          </w:pPr>
        </w:pPrChange>
      </w:pPr>
      <w:bookmarkStart w:id="2242" w:name="_Toc343461209"/>
      <w:ins w:id="2243" w:author="The Si Tran" w:date="2012-12-11T21:26:00Z">
        <w:r>
          <w:t>Hệ số tự tương quan riêng phần</w:t>
        </w:r>
      </w:ins>
      <w:bookmarkEnd w:id="2242"/>
    </w:p>
    <w:p w14:paraId="0FED98C2" w14:textId="30FF7DBE" w:rsidR="00177321" w:rsidRDefault="00177321">
      <w:pPr>
        <w:rPr>
          <w:ins w:id="2244" w:author="The Si Tran" w:date="2012-12-11T23:05:00Z"/>
        </w:rPr>
        <w:pPrChange w:id="2245" w:author="The Si Tran" w:date="2012-12-14T07:27:00Z">
          <w:pPr>
            <w:pStyle w:val="ListParagraph"/>
            <w:ind w:left="0"/>
          </w:pPr>
        </w:pPrChange>
      </w:pPr>
      <w:ins w:id="2246"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247" w:author="The Si Tran" w:date="2012-12-11T23:05:00Z"/>
        </w:rPr>
        <w:pPrChange w:id="2248" w:author="The Si Tran" w:date="2012-12-16T10:25:00Z">
          <w:pPr>
            <w:pStyle w:val="ListParagraph"/>
            <w:ind w:left="0"/>
          </w:pPr>
        </w:pPrChange>
      </w:pPr>
      <w:ins w:id="2249" w:author="The Si Tran" w:date="2012-12-11T23:06:00Z">
        <w:r>
          <w:tab/>
        </w:r>
      </w:ins>
      <w:ins w:id="2250"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251" w:author="The Si Tran" w:date="2012-12-11T23:05:00Z"/>
          <w:rFonts w:ascii="Times New Roman" w:eastAsiaTheme="minorEastAsia" w:hAnsi="Times New Roman"/>
          <w:sz w:val="26"/>
          <w:szCs w:val="26"/>
        </w:rPr>
      </w:pPr>
      <w:ins w:id="2252"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253" w:author="The Si Tran" w:date="2012-12-16T21:04:00Z">
        <w:r w:rsidR="00A01806">
          <w:rPr>
            <w:rFonts w:ascii="Times New Roman" w:eastAsiaTheme="minorEastAsia" w:hAnsi="Times New Roman"/>
            <w:sz w:val="26"/>
            <w:szCs w:val="26"/>
          </w:rPr>
          <w:t xml:space="preserve"> </w:t>
        </w:r>
      </w:ins>
      <w:ins w:id="2254" w:author="The Si Tran" w:date="2012-12-16T21:03:00Z">
        <w:r w:rsidR="00723164">
          <w:rPr>
            <w:rFonts w:ascii="Times New Roman" w:eastAsiaTheme="minorEastAsia" w:hAnsi="Times New Roman"/>
            <w:sz w:val="26"/>
            <w:szCs w:val="26"/>
          </w:rPr>
          <w:t>[13]</w:t>
        </w:r>
      </w:ins>
      <w:ins w:id="2255" w:author="The Si Tran" w:date="2012-12-11T23:05:00Z">
        <w:r w:rsidR="00A01806">
          <w:rPr>
            <w:rFonts w:ascii="Times New Roman" w:eastAsiaTheme="minorEastAsia" w:hAnsi="Times New Roman"/>
            <w:sz w:val="26"/>
            <w:szCs w:val="26"/>
          </w:rPr>
          <w:t>:</w:t>
        </w:r>
      </w:ins>
    </w:p>
    <w:p w14:paraId="3F985569" w14:textId="424DCCFD" w:rsidR="00177321" w:rsidRPr="001E0FF2" w:rsidRDefault="00D35DF6">
      <w:pPr>
        <w:pStyle w:val="Canhgiua"/>
        <w:rPr>
          <w:ins w:id="2256" w:author="The Si Tran" w:date="2012-12-11T23:05:00Z"/>
        </w:rPr>
        <w:pPrChange w:id="2257" w:author="The Si Tran" w:date="2012-12-16T10:25:00Z">
          <w:pPr>
            <w:pStyle w:val="ListParagraph"/>
            <w:ind w:left="0"/>
          </w:pPr>
        </w:pPrChange>
      </w:pPr>
      <m:oMathPara>
        <m:oMath>
          <m:sSub>
            <m:sSubPr>
              <m:ctrlPr>
                <w:ins w:id="2258" w:author="The Si Tran" w:date="2012-12-11T23:05:00Z">
                  <w:rPr>
                    <w:rFonts w:ascii="Cambria Math" w:hAnsi="Cambria Math"/>
                  </w:rPr>
                </w:ins>
              </m:ctrlPr>
            </m:sSubPr>
            <m:e>
              <w:ins w:id="2259" w:author="The Si Tran" w:date="2012-12-11T23:05:00Z">
                <m:r>
                  <w:rPr>
                    <w:rFonts w:ascii="Cambria Math" w:hAnsi="Cambria Math"/>
                  </w:rPr>
                  <m:t>C</m:t>
                </m:r>
              </w:ins>
            </m:e>
            <m:sub>
              <w:ins w:id="2260" w:author="The Si Tran" w:date="2012-12-11T23:05:00Z">
                <m:r>
                  <w:rPr>
                    <w:rFonts w:ascii="Cambria Math" w:hAnsi="Cambria Math"/>
                  </w:rPr>
                  <m:t>kk</m:t>
                </m:r>
              </w:ins>
            </m:sub>
          </m:sSub>
          <w:ins w:id="2261" w:author="The Si Tran" w:date="2012-12-11T23:05:00Z">
            <m:r>
              <m:rPr>
                <m:sty m:val="p"/>
              </m:rPr>
              <w:rPr>
                <w:rFonts w:ascii="Cambria Math" w:hAnsi="Cambria Math"/>
              </w:rPr>
              <m:t>=</m:t>
            </m:r>
          </w:ins>
          <m:f>
            <m:fPr>
              <m:ctrlPr>
                <w:ins w:id="2262" w:author="The Si Tran" w:date="2012-12-11T23:05:00Z">
                  <w:rPr>
                    <w:rFonts w:ascii="Cambria Math" w:hAnsi="Cambria Math"/>
                  </w:rPr>
                </w:ins>
              </m:ctrlPr>
            </m:fPr>
            <m:num>
              <m:sSub>
                <m:sSubPr>
                  <m:ctrlPr>
                    <w:ins w:id="2263" w:author="The Si Tran" w:date="2012-12-11T23:05:00Z">
                      <w:rPr>
                        <w:rFonts w:ascii="Cambria Math" w:hAnsi="Cambria Math"/>
                      </w:rPr>
                    </w:ins>
                  </m:ctrlPr>
                </m:sSubPr>
                <m:e>
                  <w:ins w:id="2264" w:author="The Si Tran" w:date="2012-12-11T23:05:00Z">
                    <m:r>
                      <w:rPr>
                        <w:rFonts w:ascii="Cambria Math" w:hAnsi="Cambria Math"/>
                      </w:rPr>
                      <m:t>r</m:t>
                    </m:r>
                  </w:ins>
                </m:e>
                <m:sub>
                  <w:ins w:id="2265" w:author="The Si Tran" w:date="2012-12-11T23:05:00Z">
                    <m:r>
                      <w:rPr>
                        <w:rFonts w:ascii="Cambria Math" w:hAnsi="Cambria Math"/>
                      </w:rPr>
                      <m:t>k</m:t>
                    </m:r>
                  </w:ins>
                </m:sub>
              </m:sSub>
              <w:ins w:id="2266" w:author="The Si Tran" w:date="2012-12-11T23:05:00Z">
                <m:r>
                  <m:rPr>
                    <m:sty m:val="p"/>
                  </m:rPr>
                  <w:rPr>
                    <w:rFonts w:ascii="Cambria Math" w:hAnsi="Cambria Math"/>
                  </w:rPr>
                  <m:t>-</m:t>
                </m:r>
              </w:ins>
              <m:nary>
                <m:naryPr>
                  <m:chr m:val="∑"/>
                  <m:limLoc m:val="subSup"/>
                  <m:ctrlPr>
                    <w:ins w:id="2267" w:author="The Si Tran" w:date="2012-12-11T23:05:00Z">
                      <w:rPr>
                        <w:rFonts w:ascii="Cambria Math" w:hAnsi="Cambria Math"/>
                      </w:rPr>
                    </w:ins>
                  </m:ctrlPr>
                </m:naryPr>
                <m:sub>
                  <w:ins w:id="2268" w:author="The Si Tran" w:date="2012-12-11T23:05:00Z">
                    <m:r>
                      <w:rPr>
                        <w:rFonts w:ascii="Cambria Math" w:hAnsi="Cambria Math"/>
                      </w:rPr>
                      <m:t>j</m:t>
                    </m:r>
                  </w:ins>
                </m:sub>
                <m:sup>
                  <w:ins w:id="2269" w:author="The Si Tran" w:date="2012-12-11T23:05:00Z">
                    <m:r>
                      <w:rPr>
                        <w:rFonts w:ascii="Cambria Math" w:hAnsi="Cambria Math"/>
                      </w:rPr>
                      <m:t>k</m:t>
                    </m:r>
                    <m:r>
                      <m:rPr>
                        <m:sty m:val="p"/>
                      </m:rPr>
                      <w:rPr>
                        <w:rFonts w:ascii="Cambria Math" w:hAnsi="Cambria Math"/>
                      </w:rPr>
                      <m:t>-1</m:t>
                    </m:r>
                  </w:ins>
                </m:sup>
                <m:e>
                  <m:sSub>
                    <m:sSubPr>
                      <m:ctrlPr>
                        <w:ins w:id="2270" w:author="The Si Tran" w:date="2012-12-11T23:05:00Z">
                          <w:rPr>
                            <w:rFonts w:ascii="Cambria Math" w:hAnsi="Cambria Math"/>
                          </w:rPr>
                        </w:ins>
                      </m:ctrlPr>
                    </m:sSubPr>
                    <m:e>
                      <w:ins w:id="2271" w:author="The Si Tran" w:date="2012-12-11T23:05:00Z">
                        <m:r>
                          <w:rPr>
                            <w:rFonts w:ascii="Cambria Math" w:hAnsi="Cambria Math"/>
                          </w:rPr>
                          <m:t>C</m:t>
                        </m:r>
                      </w:ins>
                    </m:e>
                    <m:sub>
                      <w:ins w:id="227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73" w:author="The Si Tran" w:date="2012-12-11T23:05:00Z">
                    <m:r>
                      <m:rPr>
                        <m:sty m:val="p"/>
                      </m:rPr>
                      <w:rPr>
                        <w:rFonts w:ascii="Cambria Math" w:hAnsi="Cambria Math"/>
                      </w:rPr>
                      <m:t>×</m:t>
                    </m:r>
                  </w:ins>
                  <m:sSub>
                    <m:sSubPr>
                      <m:ctrlPr>
                        <w:ins w:id="2274" w:author="The Si Tran" w:date="2012-12-11T23:05:00Z">
                          <w:rPr>
                            <w:rFonts w:ascii="Cambria Math" w:hAnsi="Cambria Math"/>
                          </w:rPr>
                        </w:ins>
                      </m:ctrlPr>
                    </m:sSubPr>
                    <m:e>
                      <w:ins w:id="2275" w:author="The Si Tran" w:date="2012-12-11T23:05:00Z">
                        <m:r>
                          <w:rPr>
                            <w:rFonts w:ascii="Cambria Math" w:hAnsi="Cambria Math"/>
                          </w:rPr>
                          <m:t>r</m:t>
                        </m:r>
                      </w:ins>
                    </m:e>
                    <m:sub>
                      <w:ins w:id="2276"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277" w:author="The Si Tran" w:date="2012-12-11T23:05:00Z">
                <m:r>
                  <m:rPr>
                    <m:sty m:val="p"/>
                  </m:rPr>
                  <w:rPr>
                    <w:rFonts w:ascii="Cambria Math" w:hAnsi="Cambria Math"/>
                  </w:rPr>
                  <m:t>1-</m:t>
                </m:r>
              </w:ins>
              <m:nary>
                <m:naryPr>
                  <m:chr m:val="∑"/>
                  <m:limLoc m:val="subSup"/>
                  <m:ctrlPr>
                    <w:ins w:id="2278" w:author="The Si Tran" w:date="2012-12-11T23:05:00Z">
                      <w:rPr>
                        <w:rFonts w:ascii="Cambria Math" w:hAnsi="Cambria Math"/>
                      </w:rPr>
                    </w:ins>
                  </m:ctrlPr>
                </m:naryPr>
                <m:sub>
                  <w:ins w:id="2279" w:author="The Si Tran" w:date="2012-12-11T23:05:00Z">
                    <m:r>
                      <w:rPr>
                        <w:rFonts w:ascii="Cambria Math" w:hAnsi="Cambria Math"/>
                      </w:rPr>
                      <m:t>j</m:t>
                    </m:r>
                  </w:ins>
                </m:sub>
                <m:sup>
                  <w:ins w:id="2280" w:author="The Si Tran" w:date="2012-12-11T23:05:00Z">
                    <m:r>
                      <w:rPr>
                        <w:rFonts w:ascii="Cambria Math" w:hAnsi="Cambria Math"/>
                      </w:rPr>
                      <m:t>k</m:t>
                    </m:r>
                    <m:r>
                      <m:rPr>
                        <m:sty m:val="p"/>
                      </m:rPr>
                      <w:rPr>
                        <w:rFonts w:ascii="Cambria Math" w:hAnsi="Cambria Math"/>
                      </w:rPr>
                      <m:t>-1</m:t>
                    </m:r>
                  </w:ins>
                </m:sup>
                <m:e>
                  <m:sSub>
                    <m:sSubPr>
                      <m:ctrlPr>
                        <w:ins w:id="2281" w:author="The Si Tran" w:date="2012-12-11T23:05:00Z">
                          <w:rPr>
                            <w:rFonts w:ascii="Cambria Math" w:hAnsi="Cambria Math"/>
                          </w:rPr>
                        </w:ins>
                      </m:ctrlPr>
                    </m:sSubPr>
                    <m:e>
                      <w:ins w:id="2282" w:author="The Si Tran" w:date="2012-12-11T23:05:00Z">
                        <m:r>
                          <w:rPr>
                            <w:rFonts w:ascii="Cambria Math" w:hAnsi="Cambria Math"/>
                          </w:rPr>
                          <m:t>C</m:t>
                        </m:r>
                      </w:ins>
                    </m:e>
                    <m:sub>
                      <w:ins w:id="228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84" w:author="The Si Tran" w:date="2012-12-11T23:05:00Z">
                    <m:r>
                      <m:rPr>
                        <m:sty m:val="p"/>
                      </m:rPr>
                      <w:rPr>
                        <w:rFonts w:ascii="Cambria Math" w:hAnsi="Cambria Math"/>
                      </w:rPr>
                      <m:t>×</m:t>
                    </m:r>
                  </w:ins>
                  <m:sSub>
                    <m:sSubPr>
                      <m:ctrlPr>
                        <w:ins w:id="2285" w:author="The Si Tran" w:date="2012-12-11T23:05:00Z">
                          <w:rPr>
                            <w:rFonts w:ascii="Cambria Math" w:hAnsi="Cambria Math"/>
                          </w:rPr>
                        </w:ins>
                      </m:ctrlPr>
                    </m:sSubPr>
                    <m:e>
                      <w:ins w:id="2286" w:author="The Si Tran" w:date="2012-12-11T23:05:00Z">
                        <m:r>
                          <w:rPr>
                            <w:rFonts w:ascii="Cambria Math" w:hAnsi="Cambria Math"/>
                          </w:rPr>
                          <m:t>r</m:t>
                        </m:r>
                      </w:ins>
                    </m:e>
                    <m:sub>
                      <w:ins w:id="2287" w:author="The Si Tran" w:date="2012-12-11T23:05:00Z">
                        <m:r>
                          <w:rPr>
                            <w:rFonts w:ascii="Cambria Math" w:hAnsi="Cambria Math"/>
                          </w:rPr>
                          <m:t>j</m:t>
                        </m:r>
                      </w:ins>
                    </m:sub>
                  </m:sSub>
                </m:e>
              </m:nary>
            </m:den>
          </m:f>
        </m:oMath>
      </m:oMathPara>
    </w:p>
    <w:p w14:paraId="04D4AA41" w14:textId="3DBDE884" w:rsidR="00177321" w:rsidRPr="00891415" w:rsidRDefault="00D35DF6">
      <w:pPr>
        <w:pStyle w:val="Canhgiua"/>
        <w:rPr>
          <w:rFonts w:ascii="Calibri" w:hAnsi="Calibri"/>
          <w:rPrChange w:id="2288" w:author="The Si Tran" w:date="2012-12-16T10:25:00Z">
            <w:rPr/>
          </w:rPrChange>
        </w:rPr>
        <w:pPrChange w:id="2289" w:author="The Si Tran" w:date="2012-12-16T10:25:00Z">
          <w:pPr>
            <w:pStyle w:val="Heading2"/>
          </w:pPr>
        </w:pPrChange>
      </w:pPr>
      <m:oMathPara>
        <m:oMathParaPr>
          <m:jc m:val="center"/>
        </m:oMathParaPr>
        <m:oMath>
          <m:sSub>
            <m:sSubPr>
              <m:ctrlPr>
                <w:ins w:id="2290" w:author="The Si Tran" w:date="2012-12-11T23:05:00Z">
                  <w:rPr>
                    <w:rFonts w:ascii="Cambria Math" w:hAnsi="Cambria Math"/>
                  </w:rPr>
                </w:ins>
              </m:ctrlPr>
            </m:sSubPr>
            <m:e>
              <w:ins w:id="2291" w:author="The Si Tran" w:date="2012-12-11T23:05:00Z">
                <m:r>
                  <w:rPr>
                    <w:rFonts w:ascii="Cambria Math" w:hAnsi="Cambria Math"/>
                  </w:rPr>
                  <m:t>C</m:t>
                </m:r>
              </w:ins>
            </m:e>
            <m:sub>
              <w:ins w:id="229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93" w:author="The Si Tran" w:date="2012-12-11T23:05:00Z">
            <m:r>
              <m:rPr>
                <m:sty m:val="p"/>
              </m:rPr>
              <w:rPr>
                <w:rFonts w:ascii="Cambria Math" w:hAnsi="Cambria Math"/>
              </w:rPr>
              <m:t>=</m:t>
            </m:r>
          </w:ins>
          <m:sSub>
            <m:sSubPr>
              <m:ctrlPr>
                <w:ins w:id="2294" w:author="The Si Tran" w:date="2012-12-11T23:05:00Z">
                  <w:rPr>
                    <w:rFonts w:ascii="Cambria Math" w:hAnsi="Cambria Math"/>
                  </w:rPr>
                </w:ins>
              </m:ctrlPr>
            </m:sSubPr>
            <m:e>
              <w:ins w:id="2295" w:author="The Si Tran" w:date="2012-12-11T23:05:00Z">
                <m:r>
                  <w:rPr>
                    <w:rFonts w:ascii="Cambria Math" w:hAnsi="Cambria Math"/>
                  </w:rPr>
                  <m:t>C</m:t>
                </m:r>
              </w:ins>
            </m:e>
            <m:sub>
              <w:ins w:id="2296" w:author="The Si Tran" w:date="2012-12-11T23:05:00Z">
                <m:r>
                  <w:rPr>
                    <w:rFonts w:ascii="Cambria Math" w:hAnsi="Cambria Math"/>
                  </w:rPr>
                  <m:t>kj</m:t>
                </m:r>
              </w:ins>
            </m:sub>
          </m:sSub>
          <w:ins w:id="2297" w:author="The Si Tran" w:date="2012-12-11T23:05:00Z">
            <m:r>
              <m:rPr>
                <m:sty m:val="p"/>
              </m:rPr>
              <w:rPr>
                <w:rFonts w:ascii="Cambria Math" w:hAnsi="Cambria Math"/>
              </w:rPr>
              <m:t>-</m:t>
            </m:r>
          </w:ins>
          <m:sSub>
            <m:sSubPr>
              <m:ctrlPr>
                <w:ins w:id="2298" w:author="The Si Tran" w:date="2012-12-11T23:05:00Z">
                  <w:rPr>
                    <w:rFonts w:ascii="Cambria Math" w:hAnsi="Cambria Math"/>
                  </w:rPr>
                </w:ins>
              </m:ctrlPr>
            </m:sSubPr>
            <m:e>
              <w:ins w:id="2299" w:author="The Si Tran" w:date="2012-12-11T23:05:00Z">
                <m:r>
                  <w:rPr>
                    <w:rFonts w:ascii="Cambria Math" w:hAnsi="Cambria Math"/>
                  </w:rPr>
                  <m:t>C</m:t>
                </m:r>
              </w:ins>
            </m:e>
            <m:sub>
              <w:ins w:id="2300"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01" w:author="The Si Tran" w:date="2012-12-11T23:05:00Z">
            <m:r>
              <m:rPr>
                <m:sty m:val="p"/>
              </m:rPr>
              <w:rPr>
                <w:rFonts w:ascii="Cambria Math" w:hAnsi="Cambria Math"/>
              </w:rPr>
              <m:t>×</m:t>
            </m:r>
          </w:ins>
          <m:sSub>
            <m:sSubPr>
              <m:ctrlPr>
                <w:ins w:id="2302" w:author="The Si Tran" w:date="2012-12-11T23:05:00Z">
                  <w:rPr>
                    <w:rFonts w:ascii="Cambria Math" w:hAnsi="Cambria Math"/>
                  </w:rPr>
                </w:ins>
              </m:ctrlPr>
            </m:sSubPr>
            <m:e>
              <w:ins w:id="2303" w:author="The Si Tran" w:date="2012-12-11T23:05:00Z">
                <m:r>
                  <w:rPr>
                    <w:rFonts w:ascii="Cambria Math" w:hAnsi="Cambria Math"/>
                  </w:rPr>
                  <m:t>C</m:t>
                </m:r>
              </w:ins>
            </m:e>
            <m:sub>
              <w:ins w:id="2304"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05" w:author="The Si Tran" w:date="2012-12-05T23:02:00Z">
            <w:rPr/>
          </w:rPrChange>
        </w:rPr>
      </w:pPr>
      <w:bookmarkStart w:id="2306" w:name="_Toc343461210"/>
      <w:r w:rsidRPr="0049233F">
        <w:rPr>
          <w:sz w:val="26"/>
          <w:szCs w:val="26"/>
          <w:rPrChange w:id="2307" w:author="The Si Tran" w:date="2012-12-05T23:02:00Z">
            <w:rPr/>
          </w:rPrChange>
        </w:rPr>
        <w:t>Nhận biết c</w:t>
      </w:r>
      <w:r w:rsidR="00024D6E" w:rsidRPr="0049233F">
        <w:rPr>
          <w:sz w:val="26"/>
          <w:szCs w:val="26"/>
          <w:rPrChange w:id="2308" w:author="The Si Tran" w:date="2012-12-05T23:02:00Z">
            <w:rPr/>
          </w:rPrChange>
        </w:rPr>
        <w:t>ác</w:t>
      </w:r>
      <w:r w:rsidRPr="0049233F">
        <w:rPr>
          <w:sz w:val="26"/>
          <w:szCs w:val="26"/>
          <w:rPrChange w:id="2309" w:author="The Si Tran" w:date="2012-12-05T23:02:00Z">
            <w:rPr/>
          </w:rPrChange>
        </w:rPr>
        <w:t xml:space="preserve"> thành phần của chuỗi thời gian bằng phương pháp phân tích </w:t>
      </w:r>
      <w:r w:rsidR="000E05CE" w:rsidRPr="0049233F">
        <w:rPr>
          <w:sz w:val="26"/>
          <w:szCs w:val="26"/>
          <w:rPrChange w:id="2310" w:author="The Si Tran" w:date="2012-12-05T23:02:00Z">
            <w:rPr/>
          </w:rPrChange>
        </w:rPr>
        <w:t>hệ số tự tương quan:</w:t>
      </w:r>
      <w:bookmarkEnd w:id="2306"/>
    </w:p>
    <w:p w14:paraId="685C37D4" w14:textId="77777777" w:rsidR="005E5CD3" w:rsidRPr="0049233F" w:rsidRDefault="000E05CE">
      <w:pPr>
        <w:rPr>
          <w:lang w:val="fr-FR"/>
          <w:rPrChange w:id="2311" w:author="The Si Tran" w:date="2012-12-05T23:02:00Z">
            <w:rPr>
              <w:sz w:val="28"/>
              <w:szCs w:val="28"/>
              <w:lang w:val="fr-FR"/>
            </w:rPr>
          </w:rPrChange>
        </w:rPr>
      </w:pPr>
      <w:r w:rsidRPr="0049233F">
        <w:rPr>
          <w:lang w:val="fr-FR"/>
          <w:rPrChange w:id="2312"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13" w:author="The Si Tran" w:date="2012-12-05T23:02:00Z">
            <w:rPr>
              <w:rFonts w:cs="Arial"/>
              <w:b/>
              <w:bCs/>
              <w:iCs/>
              <w:sz w:val="28"/>
              <w:szCs w:val="28"/>
              <w:lang w:val="fr-FR"/>
            </w:rPr>
          </w:rPrChange>
        </w:rPr>
        <w:t>xu hướng (trend), chu kỳ (cyclical), mùa (seasonal), bất quy tắc</w:t>
      </w:r>
      <w:ins w:id="2314" w:author="The Si Tran" w:date="2012-12-05T23:48:00Z">
        <w:r w:rsidR="005B11DB">
          <w:rPr>
            <w:lang w:val="fr-FR"/>
          </w:rPr>
          <w:t xml:space="preserve"> </w:t>
        </w:r>
      </w:ins>
      <w:r w:rsidR="005E5CD3" w:rsidRPr="0049233F">
        <w:rPr>
          <w:lang w:val="fr-FR"/>
          <w:rPrChange w:id="2315"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316" w:author="The Si Tran" w:date="2012-12-14T07:28:00Z">
            <w:rPr>
              <w:sz w:val="28"/>
              <w:szCs w:val="28"/>
              <w:lang w:val="fr-FR"/>
            </w:rPr>
          </w:rPrChange>
        </w:rPr>
        <w:pPrChange w:id="2317" w:author="The Si Tran" w:date="2012-12-14T07:28:00Z">
          <w:pPr>
            <w:ind w:firstLine="540"/>
          </w:pPr>
        </w:pPrChange>
      </w:pPr>
      <w:r w:rsidRPr="00444FC1">
        <w:rPr>
          <w:b/>
          <w:lang w:val="fr-FR"/>
          <w:rPrChange w:id="2318" w:author="The Si Tran" w:date="2012-12-14T07:28:00Z">
            <w:rPr>
              <w:rFonts w:cs="Arial"/>
              <w:b/>
              <w:bCs/>
              <w:iCs/>
              <w:sz w:val="28"/>
              <w:szCs w:val="28"/>
              <w:lang w:val="fr-FR"/>
            </w:rPr>
          </w:rPrChange>
        </w:rPr>
        <w:t>Thành phần xu hướng</w:t>
      </w:r>
      <w:ins w:id="2319" w:author="The Si Tran" w:date="2012-12-05T23:48:00Z">
        <w:r w:rsidR="005B11DB" w:rsidRPr="00444FC1">
          <w:rPr>
            <w:b/>
            <w:lang w:val="fr-FR"/>
            <w:rPrChange w:id="2320" w:author="The Si Tran" w:date="2012-12-14T07:28:00Z">
              <w:rPr>
                <w:lang w:val="fr-FR"/>
              </w:rPr>
            </w:rPrChange>
          </w:rPr>
          <w:t xml:space="preserve"> </w:t>
        </w:r>
      </w:ins>
      <w:r w:rsidRPr="00444FC1">
        <w:rPr>
          <w:b/>
          <w:lang w:val="fr-FR"/>
          <w:rPrChange w:id="2321"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322" w:author="The Si Tran" w:date="2012-12-14T04:38:00Z"/>
          <w:lang w:val="fr-FR"/>
          <w:rPrChange w:id="2323" w:author="The Si Tran" w:date="2012-12-05T23:02:00Z">
            <w:rPr>
              <w:del w:id="2324" w:author="The Si Tran" w:date="2012-12-14T04:38:00Z"/>
              <w:sz w:val="28"/>
              <w:szCs w:val="28"/>
              <w:lang w:val="fr-FR"/>
            </w:rPr>
          </w:rPrChange>
        </w:rPr>
        <w:pPrChange w:id="2325" w:author="The Si Tran" w:date="2012-12-16T10:09:00Z">
          <w:pPr>
            <w:ind w:firstLine="540"/>
          </w:pPr>
        </w:pPrChange>
      </w:pPr>
      <w:r w:rsidRPr="0049233F">
        <w:rPr>
          <w:lang w:val="fr-FR"/>
          <w:rPrChange w:id="2326"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327" w:author="The Si Tran" w:date="2012-12-05T23:02:00Z">
            <w:rPr>
              <w:rFonts w:cs="Arial"/>
              <w:b/>
              <w:bCs/>
              <w:iCs/>
              <w:sz w:val="28"/>
              <w:szCs w:val="28"/>
              <w:lang w:val="fr-FR"/>
            </w:rPr>
          </w:rPrChange>
        </w:rPr>
        <w:t>ột giai đoạn dài hạn nào đó [1]</w:t>
      </w:r>
      <w:r w:rsidRPr="0049233F">
        <w:rPr>
          <w:lang w:val="fr-FR"/>
          <w:rPrChange w:id="2328" w:author="The Si Tran" w:date="2012-12-05T23:02:00Z">
            <w:rPr>
              <w:rFonts w:cs="Arial"/>
              <w:b/>
              <w:bCs/>
              <w:iCs/>
              <w:sz w:val="28"/>
              <w:szCs w:val="28"/>
              <w:lang w:val="fr-FR"/>
            </w:rPr>
          </w:rPrChange>
        </w:rPr>
        <w:t xml:space="preserve">. Nếu một chuỗi thời gian có </w:t>
      </w:r>
      <w:r w:rsidR="002702C6" w:rsidRPr="0049233F">
        <w:rPr>
          <w:lang w:val="fr-FR"/>
          <w:rPrChange w:id="2329" w:author="The Si Tran" w:date="2012-12-05T23:02:00Z">
            <w:rPr>
              <w:rFonts w:cs="Arial"/>
              <w:b/>
              <w:bCs/>
              <w:iCs/>
              <w:sz w:val="28"/>
              <w:szCs w:val="28"/>
              <w:lang w:val="fr-FR"/>
            </w:rPr>
          </w:rPrChange>
        </w:rPr>
        <w:t xml:space="preserve">chứa </w:t>
      </w:r>
      <w:r w:rsidRPr="0049233F">
        <w:rPr>
          <w:lang w:val="fr-FR"/>
          <w:rPrChange w:id="2330"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331" w:author="The Si Tran" w:date="2012-12-05T23:02:00Z">
            <w:rPr>
              <w:rFonts w:cs="Arial"/>
              <w:b/>
              <w:bCs/>
              <w:iCs/>
              <w:sz w:val="28"/>
              <w:szCs w:val="28"/>
              <w:lang w:val="fr-FR"/>
            </w:rPr>
          </w:rPrChange>
        </w:rPr>
        <w:lastRenderedPageBreak/>
        <w:t>lên.</w:t>
      </w:r>
      <w:r w:rsidR="000E05CE" w:rsidRPr="0049233F">
        <w:rPr>
          <w:lang w:val="fr-FR"/>
          <w:rPrChange w:id="2332" w:author="The Si Tran" w:date="2012-12-05T23:02:00Z">
            <w:rPr>
              <w:rFonts w:cs="Arial"/>
              <w:b/>
              <w:bCs/>
              <w:iCs/>
              <w:sz w:val="28"/>
              <w:szCs w:val="28"/>
              <w:lang w:val="fr-FR"/>
            </w:rPr>
          </w:rPrChange>
        </w:rPr>
        <w:t xml:space="preserve"> Hình </w:t>
      </w:r>
      <w:ins w:id="2333" w:author="The Si Tran" w:date="2012-12-14T04:29:00Z">
        <w:r w:rsidR="007F6AD1">
          <w:rPr>
            <w:lang w:val="fr-FR"/>
          </w:rPr>
          <w:t>2.5</w:t>
        </w:r>
      </w:ins>
      <w:del w:id="2334" w:author="The Si Tran" w:date="2012-12-14T04:29:00Z">
        <w:r w:rsidR="000E05CE" w:rsidRPr="0049233F" w:rsidDel="007F6AD1">
          <w:rPr>
            <w:lang w:val="fr-FR"/>
            <w:rPrChange w:id="2335" w:author="The Si Tran" w:date="2012-12-05T23:02:00Z">
              <w:rPr>
                <w:rFonts w:cs="Arial"/>
                <w:b/>
                <w:bCs/>
                <w:iCs/>
                <w:sz w:val="28"/>
                <w:szCs w:val="28"/>
                <w:lang w:val="fr-FR"/>
              </w:rPr>
            </w:rPrChange>
          </w:rPr>
          <w:delText>3</w:delText>
        </w:r>
      </w:del>
      <w:r w:rsidR="000E05CE" w:rsidRPr="0049233F">
        <w:rPr>
          <w:lang w:val="fr-FR"/>
          <w:rPrChange w:id="2336" w:author="The Si Tran" w:date="2012-12-05T23:02:00Z">
            <w:rPr>
              <w:rFonts w:cs="Arial"/>
              <w:b/>
              <w:bCs/>
              <w:iCs/>
              <w:sz w:val="28"/>
              <w:szCs w:val="28"/>
              <w:lang w:val="fr-FR"/>
            </w:rPr>
          </w:rPrChange>
        </w:rPr>
        <w:t xml:space="preserve"> và </w:t>
      </w:r>
      <w:ins w:id="2337" w:author="The Si Tran" w:date="2012-12-14T04:29:00Z">
        <w:r w:rsidR="007F6AD1">
          <w:rPr>
            <w:lang w:val="fr-FR"/>
          </w:rPr>
          <w:t>2.6</w:t>
        </w:r>
      </w:ins>
      <w:del w:id="2338" w:author="The Si Tran" w:date="2012-12-14T04:29:00Z">
        <w:r w:rsidR="000E05CE" w:rsidRPr="0049233F" w:rsidDel="007F6AD1">
          <w:rPr>
            <w:lang w:val="fr-FR"/>
            <w:rPrChange w:id="2339" w:author="The Si Tran" w:date="2012-12-05T23:02:00Z">
              <w:rPr>
                <w:rFonts w:cs="Arial"/>
                <w:b/>
                <w:bCs/>
                <w:iCs/>
                <w:sz w:val="28"/>
                <w:szCs w:val="28"/>
                <w:lang w:val="fr-FR"/>
              </w:rPr>
            </w:rPrChange>
          </w:rPr>
          <w:delText>4</w:delText>
        </w:r>
      </w:del>
      <w:r w:rsidR="000E05CE" w:rsidRPr="0049233F">
        <w:rPr>
          <w:lang w:val="fr-FR"/>
          <w:rPrChange w:id="2340" w:author="The Si Tran" w:date="2012-12-05T23:02:00Z">
            <w:rPr>
              <w:rFonts w:cs="Arial"/>
              <w:b/>
              <w:bCs/>
              <w:iCs/>
              <w:sz w:val="28"/>
              <w:szCs w:val="28"/>
              <w:lang w:val="fr-FR"/>
            </w:rPr>
          </w:rPrChange>
        </w:rPr>
        <w:t xml:space="preserve"> là một minh họa </w:t>
      </w:r>
      <w:r w:rsidRPr="0049233F">
        <w:rPr>
          <w:lang w:val="fr-FR"/>
          <w:rPrChange w:id="2341"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342"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343" w:author="The Si Tran" w:date="2012-12-05T23:02:00Z">
            <w:rPr>
              <w:sz w:val="28"/>
              <w:szCs w:val="28"/>
              <w:lang w:val="fr-FR"/>
            </w:rPr>
          </w:rPrChange>
        </w:rPr>
      </w:pPr>
    </w:p>
    <w:p w14:paraId="397695C3" w14:textId="77777777" w:rsidR="005E5CD3" w:rsidDel="00B14D71" w:rsidRDefault="005E5CD3">
      <w:pPr>
        <w:pStyle w:val="Canhgiua"/>
        <w:rPr>
          <w:del w:id="2344" w:author="The Si Tran" w:date="2012-12-11T23:19:00Z"/>
          <w:lang w:val="fr-FR"/>
        </w:rPr>
        <w:pPrChange w:id="2345" w:author="The Si Tran" w:date="2012-12-16T16:58:00Z">
          <w:pPr/>
        </w:pPrChange>
      </w:pPr>
      <w:r w:rsidRPr="0049233F">
        <w:rPr>
          <w:noProof/>
          <w:rPrChange w:id="2346">
            <w:rPr>
              <w:noProof/>
              <w:sz w:val="28"/>
              <w:szCs w:val="28"/>
            </w:rPr>
          </w:rPrChange>
        </w:rPr>
        <w:drawing>
          <wp:inline distT="0" distB="0" distL="0" distR="0" wp14:anchorId="1ABE0FFF" wp14:editId="779BF8A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347" w:author="The Si Tran" w:date="2012-12-11T23:19:00Z"/>
          <w:lang w:val="fr-FR"/>
          <w:rPrChange w:id="2348" w:author="The Si Tran" w:date="2012-12-05T23:02:00Z">
            <w:rPr>
              <w:del w:id="2349" w:author="The Si Tran" w:date="2012-12-11T23:19:00Z"/>
              <w:sz w:val="28"/>
              <w:szCs w:val="28"/>
              <w:lang w:val="fr-FR"/>
            </w:rPr>
          </w:rPrChange>
        </w:rPr>
        <w:pPrChange w:id="2350" w:author="The Si Tran" w:date="2012-12-16T16:58:00Z">
          <w:pPr/>
        </w:pPrChange>
      </w:pPr>
    </w:p>
    <w:p w14:paraId="0EB2DAD1" w14:textId="77777777" w:rsidR="005E5CD3" w:rsidRPr="0049233F" w:rsidRDefault="005E5CD3">
      <w:pPr>
        <w:pStyle w:val="Canhgiua"/>
        <w:rPr>
          <w:lang w:val="fr-FR"/>
          <w:rPrChange w:id="2351" w:author="The Si Tran" w:date="2012-12-05T23:02:00Z">
            <w:rPr>
              <w:sz w:val="28"/>
              <w:szCs w:val="28"/>
              <w:lang w:val="fr-FR"/>
            </w:rPr>
          </w:rPrChange>
        </w:rPr>
        <w:pPrChange w:id="2352" w:author="The Si Tran" w:date="2012-12-16T16:58:00Z">
          <w:pPr/>
        </w:pPrChange>
      </w:pPr>
    </w:p>
    <w:p w14:paraId="7E81300E" w14:textId="52AFD164" w:rsidR="005E5CD3" w:rsidRPr="00032D83" w:rsidDel="00B14D71" w:rsidRDefault="005E5CD3">
      <w:pPr>
        <w:pStyle w:val="Hinh"/>
        <w:rPr>
          <w:del w:id="2353" w:author="The Si Tran" w:date="2012-12-14T04:39:00Z"/>
        </w:rPr>
        <w:pPrChange w:id="2354" w:author="The Si Tran" w:date="2012-12-16T16:58:00Z">
          <w:pPr/>
        </w:pPrChange>
      </w:pPr>
      <w:bookmarkStart w:id="2355" w:name="_Toc312142077"/>
      <w:bookmarkStart w:id="2356" w:name="_Toc343029952"/>
      <w:bookmarkStart w:id="2357" w:name="_Toc343452738"/>
      <w:r w:rsidRPr="00BA1F80">
        <w:rPr>
          <w:rPrChange w:id="2358" w:author="The Si Tran" w:date="2012-12-16T16:58:00Z">
            <w:rPr>
              <w:sz w:val="28"/>
              <w:szCs w:val="28"/>
              <w:lang w:val="fr-FR"/>
            </w:rPr>
          </w:rPrChange>
        </w:rPr>
        <w:t xml:space="preserve">Hình </w:t>
      </w:r>
      <w:del w:id="2359" w:author="The Si Tran" w:date="2012-12-11T23:18:00Z">
        <w:r w:rsidRPr="00BA1F80" w:rsidDel="00D9284D">
          <w:rPr>
            <w:rPrChange w:id="2360" w:author="The Si Tran" w:date="2012-12-16T16:58:00Z">
              <w:rPr>
                <w:sz w:val="28"/>
                <w:szCs w:val="28"/>
              </w:rPr>
            </w:rPrChange>
          </w:rPr>
          <w:fldChar w:fldCharType="begin"/>
        </w:r>
        <w:r w:rsidRPr="00BA1F80" w:rsidDel="00D9284D">
          <w:rPr>
            <w:rPrChange w:id="2361" w:author="The Si Tran" w:date="2012-12-16T16:58:00Z">
              <w:rPr>
                <w:sz w:val="28"/>
                <w:szCs w:val="28"/>
                <w:lang w:val="fr-FR"/>
              </w:rPr>
            </w:rPrChange>
          </w:rPr>
          <w:delInstrText xml:space="preserve"> SEQ Hình \* ARABIC </w:delInstrText>
        </w:r>
        <w:r w:rsidRPr="00BA1F80" w:rsidDel="00D9284D">
          <w:rPr>
            <w:rPrChange w:id="2362" w:author="The Si Tran" w:date="2012-12-16T16:58:00Z">
              <w:rPr>
                <w:sz w:val="28"/>
                <w:szCs w:val="28"/>
              </w:rPr>
            </w:rPrChange>
          </w:rPr>
          <w:fldChar w:fldCharType="separate"/>
        </w:r>
        <w:r w:rsidRPr="00BA1F80" w:rsidDel="00D9284D">
          <w:rPr>
            <w:rPrChange w:id="2363" w:author="The Si Tran" w:date="2012-12-16T16:58:00Z">
              <w:rPr>
                <w:noProof/>
                <w:sz w:val="28"/>
                <w:szCs w:val="28"/>
                <w:lang w:val="fr-FR"/>
              </w:rPr>
            </w:rPrChange>
          </w:rPr>
          <w:delText>3</w:delText>
        </w:r>
        <w:r w:rsidRPr="00BA1F80" w:rsidDel="00D9284D">
          <w:rPr>
            <w:rPrChange w:id="2364" w:author="The Si Tran" w:date="2012-12-16T16:58:00Z">
              <w:rPr>
                <w:sz w:val="28"/>
                <w:szCs w:val="28"/>
              </w:rPr>
            </w:rPrChange>
          </w:rPr>
          <w:fldChar w:fldCharType="end"/>
        </w:r>
        <w:r w:rsidRPr="00BA1F80" w:rsidDel="00D9284D">
          <w:rPr>
            <w:rPrChange w:id="2365" w:author="The Si Tran" w:date="2012-12-16T16:58:00Z">
              <w:rPr>
                <w:sz w:val="28"/>
                <w:szCs w:val="28"/>
                <w:lang w:val="fr-FR"/>
              </w:rPr>
            </w:rPrChange>
          </w:rPr>
          <w:delText xml:space="preserve"> </w:delText>
        </w:r>
      </w:del>
      <w:ins w:id="2366" w:author="The Si Tran" w:date="2012-12-11T23:18:00Z">
        <w:r w:rsidR="00D9284D" w:rsidRPr="00032D83">
          <w:t>2.</w:t>
        </w:r>
        <w:r w:rsidR="007F6AD1" w:rsidRPr="006D6C8D">
          <w:t>5:</w:t>
        </w:r>
        <w:r w:rsidR="00D9284D" w:rsidRPr="00BA1F80">
          <w:rPr>
            <w:rPrChange w:id="2367" w:author="The Si Tran" w:date="2012-12-16T16:58:00Z">
              <w:rPr>
                <w:sz w:val="28"/>
                <w:szCs w:val="28"/>
                <w:lang w:val="fr-FR"/>
              </w:rPr>
            </w:rPrChange>
          </w:rPr>
          <w:t xml:space="preserve"> </w:t>
        </w:r>
      </w:ins>
      <w:r w:rsidRPr="00BA1F80">
        <w:rPr>
          <w:rPrChange w:id="2368" w:author="The Si Tran" w:date="2012-12-16T16:58:00Z">
            <w:rPr>
              <w:sz w:val="28"/>
              <w:szCs w:val="28"/>
              <w:lang w:val="fr-FR"/>
            </w:rPr>
          </w:rPrChange>
        </w:rPr>
        <w:t>Độ tăng nhiệt độ trung bình hàng năm từ 1856 đến 2005</w:t>
      </w:r>
      <w:bookmarkEnd w:id="2355"/>
      <w:bookmarkEnd w:id="2356"/>
      <w:bookmarkEnd w:id="2357"/>
    </w:p>
    <w:p w14:paraId="3D1D88C4" w14:textId="77777777" w:rsidR="00B14D71" w:rsidRPr="00D9284D" w:rsidRDefault="00B14D71">
      <w:pPr>
        <w:pStyle w:val="Hinh"/>
        <w:rPr>
          <w:ins w:id="2369" w:author="The Si Tran" w:date="2012-12-14T04:39:00Z"/>
          <w:rPrChange w:id="2370" w:author="The Si Tran" w:date="2012-12-11T23:18:00Z">
            <w:rPr>
              <w:ins w:id="2371" w:author="The Si Tran" w:date="2012-12-14T04:39:00Z"/>
              <w:sz w:val="28"/>
              <w:szCs w:val="28"/>
              <w:lang w:val="fr-FR"/>
            </w:rPr>
          </w:rPrChange>
        </w:rPr>
        <w:pPrChange w:id="2372" w:author="The Si Tran" w:date="2012-12-16T16:58:00Z">
          <w:pPr>
            <w:pStyle w:val="Caption"/>
            <w:ind w:firstLine="540"/>
          </w:pPr>
        </w:pPrChange>
      </w:pPr>
    </w:p>
    <w:p w14:paraId="31148E76" w14:textId="77777777" w:rsidR="005E5CD3" w:rsidRPr="0049233F" w:rsidDel="00B14D71" w:rsidRDefault="005E5CD3">
      <w:pPr>
        <w:pStyle w:val="Hinh"/>
        <w:rPr>
          <w:del w:id="2373" w:author="The Si Tran" w:date="2012-12-14T04:39:00Z"/>
          <w:lang w:val="fr-FR"/>
          <w:rPrChange w:id="2374" w:author="The Si Tran" w:date="2012-12-05T23:02:00Z">
            <w:rPr>
              <w:del w:id="2375" w:author="The Si Tran" w:date="2012-12-14T04:39:00Z"/>
              <w:sz w:val="28"/>
              <w:szCs w:val="28"/>
              <w:lang w:val="fr-FR"/>
            </w:rPr>
          </w:rPrChange>
        </w:rPr>
        <w:pPrChange w:id="2376" w:author="The Si Tran" w:date="2012-12-16T10:10:00Z">
          <w:pPr/>
        </w:pPrChange>
      </w:pPr>
    </w:p>
    <w:p w14:paraId="7CAA14BD" w14:textId="77777777" w:rsidR="005E5CD3" w:rsidRPr="0049233F" w:rsidRDefault="005E5CD3">
      <w:pPr>
        <w:pStyle w:val="Hinh"/>
        <w:rPr>
          <w:lang w:val="fr-FR"/>
          <w:rPrChange w:id="2377" w:author="The Si Tran" w:date="2012-12-05T23:02:00Z">
            <w:rPr>
              <w:sz w:val="28"/>
              <w:szCs w:val="28"/>
              <w:lang w:val="fr-FR"/>
            </w:rPr>
          </w:rPrChange>
        </w:rPr>
        <w:pPrChange w:id="2378" w:author="The Si Tran" w:date="2012-12-16T10:10:00Z">
          <w:pPr/>
        </w:pPrChange>
      </w:pPr>
    </w:p>
    <w:p w14:paraId="23EA88A1" w14:textId="77777777" w:rsidR="005E5CD3" w:rsidRPr="0049233F" w:rsidRDefault="005E5CD3">
      <w:pPr>
        <w:pStyle w:val="Canhgiua"/>
        <w:rPr>
          <w:lang w:val="fr-FR"/>
          <w:rPrChange w:id="2379" w:author="The Si Tran" w:date="2012-12-05T23:02:00Z">
            <w:rPr>
              <w:sz w:val="28"/>
              <w:szCs w:val="28"/>
              <w:lang w:val="fr-FR"/>
            </w:rPr>
          </w:rPrChange>
        </w:rPr>
        <w:pPrChange w:id="2380" w:author="The Si Tran" w:date="2012-12-16T10:43:00Z">
          <w:pPr/>
        </w:pPrChange>
      </w:pPr>
      <w:r w:rsidRPr="0049233F">
        <w:rPr>
          <w:noProof/>
          <w:rPrChange w:id="2381">
            <w:rPr>
              <w:b/>
              <w:bCs/>
              <w:noProof/>
              <w:sz w:val="28"/>
              <w:szCs w:val="28"/>
            </w:rPr>
          </w:rPrChange>
        </w:rPr>
        <w:drawing>
          <wp:inline distT="0" distB="0" distL="0" distR="0" wp14:anchorId="1089E5D1" wp14:editId="359FF41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382" w:author="The Si Tran" w:date="2012-12-11T23:21:00Z"/>
          <w:lang w:val="fr-FR"/>
        </w:rPr>
        <w:pPrChange w:id="2383" w:author="The Si Tran" w:date="2012-12-16T10:10:00Z">
          <w:pPr/>
        </w:pPrChange>
      </w:pPr>
      <w:bookmarkStart w:id="2384" w:name="_Toc343452739"/>
      <w:bookmarkStart w:id="2385" w:name="_Toc312142078"/>
      <w:bookmarkStart w:id="2386" w:name="_Toc343029953"/>
      <w:r w:rsidRPr="0049233F">
        <w:rPr>
          <w:lang w:val="fr-FR"/>
          <w:rPrChange w:id="2387" w:author="The Si Tran" w:date="2012-12-05T23:02:00Z">
            <w:rPr>
              <w:sz w:val="28"/>
              <w:szCs w:val="28"/>
              <w:lang w:val="fr-FR"/>
            </w:rPr>
          </w:rPrChange>
        </w:rPr>
        <w:t xml:space="preserve">Hình </w:t>
      </w:r>
      <w:del w:id="2388" w:author="The Si Tran" w:date="2012-12-11T23:21:00Z">
        <w:r w:rsidRPr="0049233F" w:rsidDel="00F9196F">
          <w:rPr>
            <w:rPrChange w:id="2389" w:author="The Si Tran" w:date="2012-12-05T23:02:00Z">
              <w:rPr>
                <w:sz w:val="28"/>
                <w:szCs w:val="28"/>
              </w:rPr>
            </w:rPrChange>
          </w:rPr>
          <w:fldChar w:fldCharType="begin"/>
        </w:r>
        <w:r w:rsidRPr="0049233F" w:rsidDel="00F9196F">
          <w:rPr>
            <w:lang w:val="fr-FR"/>
            <w:rPrChange w:id="2390" w:author="The Si Tran" w:date="2012-12-05T23:02:00Z">
              <w:rPr>
                <w:sz w:val="28"/>
                <w:szCs w:val="28"/>
                <w:lang w:val="fr-FR"/>
              </w:rPr>
            </w:rPrChange>
          </w:rPr>
          <w:delInstrText xml:space="preserve"> SEQ Hình \* ARABIC </w:delInstrText>
        </w:r>
        <w:r w:rsidRPr="0049233F" w:rsidDel="00F9196F">
          <w:rPr>
            <w:rPrChange w:id="2391" w:author="The Si Tran" w:date="2012-12-05T23:02:00Z">
              <w:rPr>
                <w:sz w:val="28"/>
                <w:szCs w:val="28"/>
              </w:rPr>
            </w:rPrChange>
          </w:rPr>
          <w:fldChar w:fldCharType="separate"/>
        </w:r>
        <w:r w:rsidRPr="0049233F" w:rsidDel="00F9196F">
          <w:rPr>
            <w:noProof/>
            <w:lang w:val="fr-FR"/>
            <w:rPrChange w:id="2392" w:author="The Si Tran" w:date="2012-12-05T23:02:00Z">
              <w:rPr>
                <w:noProof/>
                <w:sz w:val="28"/>
                <w:szCs w:val="28"/>
                <w:lang w:val="fr-FR"/>
              </w:rPr>
            </w:rPrChange>
          </w:rPr>
          <w:delText>4</w:delText>
        </w:r>
        <w:r w:rsidRPr="0049233F" w:rsidDel="00F9196F">
          <w:rPr>
            <w:rPrChange w:id="2393" w:author="The Si Tran" w:date="2012-12-05T23:02:00Z">
              <w:rPr>
                <w:sz w:val="28"/>
                <w:szCs w:val="28"/>
              </w:rPr>
            </w:rPrChange>
          </w:rPr>
          <w:fldChar w:fldCharType="end"/>
        </w:r>
        <w:r w:rsidRPr="0049233F" w:rsidDel="00F9196F">
          <w:rPr>
            <w:lang w:val="fr-FR"/>
            <w:rPrChange w:id="2394" w:author="The Si Tran" w:date="2012-12-05T23:02:00Z">
              <w:rPr>
                <w:sz w:val="28"/>
                <w:szCs w:val="28"/>
                <w:lang w:val="fr-FR"/>
              </w:rPr>
            </w:rPrChange>
          </w:rPr>
          <w:delText xml:space="preserve"> </w:delText>
        </w:r>
      </w:del>
      <w:ins w:id="2395" w:author="The Si Tran" w:date="2012-12-11T23:21:00Z">
        <w:r w:rsidR="00F9196F">
          <w:t>2.</w:t>
        </w:r>
        <w:r w:rsidR="007F6AD1">
          <w:t>6:</w:t>
        </w:r>
        <w:r w:rsidR="00F9196F" w:rsidRPr="0049233F">
          <w:rPr>
            <w:lang w:val="fr-FR"/>
            <w:rPrChange w:id="2396" w:author="The Si Tran" w:date="2012-12-05T23:02:00Z">
              <w:rPr>
                <w:sz w:val="28"/>
                <w:szCs w:val="28"/>
                <w:lang w:val="fr-FR"/>
              </w:rPr>
            </w:rPrChange>
          </w:rPr>
          <w:t xml:space="preserve"> </w:t>
        </w:r>
      </w:ins>
      <w:r w:rsidRPr="00444FC1">
        <w:rPr>
          <w:lang w:val="fr-FR"/>
          <w:rPrChange w:id="2397" w:author="The Si Tran" w:date="2012-12-14T07:28:00Z">
            <w:rPr>
              <w:sz w:val="28"/>
              <w:szCs w:val="28"/>
              <w:lang w:val="fr-FR"/>
            </w:rPr>
          </w:rPrChange>
        </w:rPr>
        <w:t>Hàm tự tương quan của chuỗi tăng nhiệt độ trung bình hàng năm từ 1856 đến 2005</w:t>
      </w:r>
      <w:bookmarkEnd w:id="2384"/>
      <w:del w:id="2398" w:author="The Si Tran" w:date="2012-12-11T23:21:00Z">
        <w:r w:rsidRPr="00F9196F" w:rsidDel="00CF6224">
          <w:rPr>
            <w:lang w:val="fr-FR"/>
            <w:rPrChange w:id="2399" w:author="The Si Tran" w:date="2012-12-11T23:20:00Z">
              <w:rPr>
                <w:sz w:val="28"/>
                <w:szCs w:val="28"/>
                <w:lang w:val="fr-FR"/>
              </w:rPr>
            </w:rPrChange>
          </w:rPr>
          <w:delText>.</w:delText>
        </w:r>
        <w:bookmarkEnd w:id="2385"/>
        <w:bookmarkEnd w:id="2386"/>
      </w:del>
    </w:p>
    <w:p w14:paraId="4209720A" w14:textId="77777777" w:rsidR="00CF6224" w:rsidRPr="0049233F" w:rsidRDefault="00CF6224">
      <w:pPr>
        <w:pStyle w:val="Hinh"/>
        <w:rPr>
          <w:ins w:id="2400" w:author="The Si Tran" w:date="2012-12-11T23:21:00Z"/>
          <w:lang w:val="fr-FR"/>
          <w:rPrChange w:id="2401" w:author="The Si Tran" w:date="2012-12-05T23:02:00Z">
            <w:rPr>
              <w:ins w:id="2402" w:author="The Si Tran" w:date="2012-12-11T23:21:00Z"/>
              <w:sz w:val="28"/>
              <w:szCs w:val="28"/>
              <w:lang w:val="fr-FR"/>
            </w:rPr>
          </w:rPrChange>
        </w:rPr>
        <w:pPrChange w:id="2403" w:author="The Si Tran" w:date="2012-12-16T10:10:00Z">
          <w:pPr>
            <w:pStyle w:val="Caption"/>
            <w:ind w:firstLine="540"/>
          </w:pPr>
        </w:pPrChange>
      </w:pPr>
    </w:p>
    <w:p w14:paraId="7F68B947" w14:textId="77777777" w:rsidR="005E5CD3" w:rsidRPr="0049233F" w:rsidDel="00B14D71" w:rsidRDefault="005E5CD3">
      <w:pPr>
        <w:pStyle w:val="Hinh"/>
        <w:rPr>
          <w:del w:id="2404" w:author="The Si Tran" w:date="2012-12-14T04:39:00Z"/>
          <w:b/>
          <w:lang w:val="fr-FR"/>
          <w:rPrChange w:id="2405" w:author="The Si Tran" w:date="2012-12-05T23:02:00Z">
            <w:rPr>
              <w:del w:id="2406" w:author="The Si Tran" w:date="2012-12-14T04:39:00Z"/>
              <w:sz w:val="28"/>
              <w:szCs w:val="28"/>
              <w:lang w:val="fr-FR"/>
            </w:rPr>
          </w:rPrChange>
        </w:rPr>
        <w:pPrChange w:id="2407" w:author="The Si Tran" w:date="2012-12-11T23:21:00Z">
          <w:pPr/>
        </w:pPrChange>
      </w:pPr>
    </w:p>
    <w:p w14:paraId="6F98DC37" w14:textId="77777777" w:rsidR="000E05CE" w:rsidDel="00444FC1" w:rsidRDefault="000E05CE">
      <w:pPr>
        <w:rPr>
          <w:del w:id="2408" w:author="The Si Tran" w:date="2012-12-14T07:29:00Z"/>
          <w:szCs w:val="26"/>
          <w:lang w:val="fr-FR"/>
        </w:rPr>
        <w:pPrChange w:id="2409" w:author="The Si Tran" w:date="2012-12-14T07:29:00Z">
          <w:pPr>
            <w:ind w:firstLine="720"/>
          </w:pPr>
        </w:pPrChange>
      </w:pPr>
      <w:del w:id="2410" w:author="The Si Tran" w:date="2012-12-14T07:29:00Z">
        <w:r w:rsidRPr="0049233F" w:rsidDel="00444FC1">
          <w:rPr>
            <w:lang w:val="fr-FR"/>
            <w:rPrChange w:id="2411" w:author="The Si Tran" w:date="2012-12-05T23:02:00Z">
              <w:rPr>
                <w:sz w:val="28"/>
                <w:szCs w:val="28"/>
                <w:lang w:val="fr-FR"/>
              </w:rPr>
            </w:rPrChange>
          </w:rPr>
          <w:tab/>
        </w:r>
      </w:del>
      <w:r w:rsidRPr="0049233F">
        <w:rPr>
          <w:lang w:val="fr-FR"/>
          <w:rPrChange w:id="2412" w:author="The Si Tran" w:date="2012-12-05T23:02:00Z">
            <w:rPr>
              <w:sz w:val="28"/>
              <w:szCs w:val="28"/>
              <w:lang w:val="fr-FR"/>
            </w:rPr>
          </w:rPrChange>
        </w:rPr>
        <w:t>Chuỗi thời gian tĩnh (stationary time series) là chuỗi thời gian có trung bình và phương sai độc lập với thời gian</w:t>
      </w:r>
      <w:del w:id="2413" w:author="The Si Tran" w:date="2012-12-16T21:05:00Z">
        <w:r w:rsidRPr="0049233F" w:rsidDel="006D7A41">
          <w:rPr>
            <w:lang w:val="fr-FR"/>
            <w:rPrChange w:id="2414" w:author="The Si Tran" w:date="2012-12-05T23:02:00Z">
              <w:rPr>
                <w:sz w:val="28"/>
                <w:szCs w:val="28"/>
                <w:lang w:val="fr-FR"/>
              </w:rPr>
            </w:rPrChange>
          </w:rPr>
          <w:delText xml:space="preserve"> </w:delText>
        </w:r>
      </w:del>
      <w:r w:rsidRPr="0049233F">
        <w:rPr>
          <w:lang w:val="fr-FR"/>
          <w:rPrChange w:id="2415" w:author="The Si Tran" w:date="2012-12-05T23:02:00Z">
            <w:rPr>
              <w:sz w:val="28"/>
              <w:szCs w:val="28"/>
              <w:lang w:val="fr-FR"/>
            </w:rPr>
          </w:rPrChange>
        </w:rPr>
        <w:fldChar w:fldCharType="begin"/>
      </w:r>
      <w:r w:rsidRPr="0049233F">
        <w:rPr>
          <w:lang w:val="fr-FR"/>
          <w:rPrChange w:id="2416"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417" w:author="The Si Tran" w:date="2012-12-05T23:02:00Z">
            <w:rPr>
              <w:sz w:val="28"/>
              <w:szCs w:val="28"/>
              <w:lang w:val="fr-FR"/>
            </w:rPr>
          </w:rPrChange>
        </w:rPr>
        <w:fldChar w:fldCharType="end"/>
      </w:r>
      <w:r w:rsidRPr="0049233F">
        <w:rPr>
          <w:lang w:val="fr-FR"/>
          <w:rPrChange w:id="2418" w:author="The Si Tran" w:date="2012-12-05T23:02:00Z">
            <w:rPr>
              <w:sz w:val="28"/>
              <w:szCs w:val="28"/>
              <w:lang w:val="fr-FR"/>
            </w:rPr>
          </w:rPrChange>
        </w:rPr>
        <w:t xml:space="preserve">. Có nghĩa rằng, </w:t>
      </w:r>
      <w:del w:id="2419" w:author="The Si Tran" w:date="2012-12-14T07:29:00Z">
        <w:r w:rsidRPr="0049233F" w:rsidDel="00444FC1">
          <w:rPr>
            <w:lang w:val="fr-FR"/>
            <w:rPrChange w:id="2420" w:author="The Si Tran" w:date="2012-12-05T23:02:00Z">
              <w:rPr>
                <w:sz w:val="28"/>
                <w:szCs w:val="28"/>
                <w:lang w:val="fr-FR"/>
              </w:rPr>
            </w:rPrChange>
          </w:rPr>
          <w:delText xml:space="preserve"> </w:delText>
        </w:r>
      </w:del>
      <w:r w:rsidRPr="0049233F">
        <w:rPr>
          <w:lang w:val="fr-FR"/>
          <w:rPrChange w:id="2421"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422" w:author="The Si Tran" w:date="2012-12-14T07:29:00Z"/>
          <w:lang w:val="fr-FR"/>
          <w:rPrChange w:id="2423" w:author="The Si Tran" w:date="2012-12-05T23:02:00Z">
            <w:rPr>
              <w:ins w:id="2424" w:author="The Si Tran" w:date="2012-12-14T07:29:00Z"/>
              <w:sz w:val="28"/>
              <w:szCs w:val="28"/>
              <w:lang w:val="fr-FR"/>
            </w:rPr>
          </w:rPrChange>
        </w:rPr>
      </w:pPr>
    </w:p>
    <w:p w14:paraId="56451AE5" w14:textId="77777777" w:rsidR="00024E93" w:rsidRPr="0049233F" w:rsidRDefault="00024E93">
      <w:pPr>
        <w:rPr>
          <w:szCs w:val="26"/>
          <w:lang w:val="fr-FR"/>
          <w:rPrChange w:id="2425" w:author="The Si Tran" w:date="2012-12-05T23:02:00Z">
            <w:rPr>
              <w:sz w:val="28"/>
              <w:szCs w:val="28"/>
              <w:lang w:val="fr-FR"/>
            </w:rPr>
          </w:rPrChange>
        </w:rPr>
        <w:pPrChange w:id="2426" w:author="The Si Tran" w:date="2012-12-14T07:29:00Z">
          <w:pPr>
            <w:ind w:firstLine="720"/>
          </w:pPr>
        </w:pPrChange>
      </w:pPr>
      <w:r w:rsidRPr="0049233F">
        <w:rPr>
          <w:szCs w:val="26"/>
          <w:lang w:val="fr-FR"/>
          <w:rPrChange w:id="2427"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428" w:author="The Si Tran" w:date="2012-12-05T23:02:00Z">
            <w:rPr>
              <w:sz w:val="28"/>
              <w:szCs w:val="28"/>
              <w:lang w:val="fr-FR"/>
            </w:rPr>
          </w:rPrChange>
        </w:rPr>
      </w:pPr>
      <w:r w:rsidRPr="0049233F">
        <w:rPr>
          <w:b/>
          <w:szCs w:val="26"/>
          <w:lang w:val="fr-FR"/>
          <w:rPrChange w:id="2429" w:author="The Si Tran" w:date="2012-12-05T23:02:00Z">
            <w:rPr>
              <w:b/>
              <w:sz w:val="28"/>
              <w:szCs w:val="28"/>
              <w:lang w:val="fr-FR"/>
            </w:rPr>
          </w:rPrChange>
        </w:rPr>
        <w:lastRenderedPageBreak/>
        <w:t xml:space="preserve">Định </w:t>
      </w:r>
      <w:ins w:id="2430" w:author="The Si Tran" w:date="2012-12-16T21:05:00Z">
        <w:r w:rsidR="006D7A41">
          <w:rPr>
            <w:b/>
            <w:szCs w:val="26"/>
            <w:lang w:val="fr-FR"/>
          </w:rPr>
          <w:t>n</w:t>
        </w:r>
      </w:ins>
      <w:del w:id="2431" w:author="The Si Tran" w:date="2012-12-16T21:05:00Z">
        <w:r w:rsidRPr="0049233F" w:rsidDel="006D7A41">
          <w:rPr>
            <w:b/>
            <w:szCs w:val="26"/>
            <w:lang w:val="fr-FR"/>
            <w:rPrChange w:id="2432" w:author="The Si Tran" w:date="2012-12-05T23:02:00Z">
              <w:rPr>
                <w:b/>
                <w:sz w:val="28"/>
                <w:szCs w:val="28"/>
                <w:lang w:val="fr-FR"/>
              </w:rPr>
            </w:rPrChange>
          </w:rPr>
          <w:delText>N</w:delText>
        </w:r>
      </w:del>
      <w:r w:rsidRPr="0049233F">
        <w:rPr>
          <w:b/>
          <w:szCs w:val="26"/>
          <w:lang w:val="fr-FR"/>
          <w:rPrChange w:id="2433" w:author="The Si Tran" w:date="2012-12-05T23:02:00Z">
            <w:rPr>
              <w:b/>
              <w:sz w:val="28"/>
              <w:szCs w:val="28"/>
              <w:lang w:val="fr-FR"/>
            </w:rPr>
          </w:rPrChange>
        </w:rPr>
        <w:t>ghĩa :</w:t>
      </w:r>
      <w:r w:rsidRPr="0049233F">
        <w:rPr>
          <w:szCs w:val="26"/>
          <w:lang w:val="fr-FR"/>
          <w:rPrChange w:id="2434" w:author="The Si Tran" w:date="2012-12-05T23:02:00Z">
            <w:rPr>
              <w:sz w:val="28"/>
              <w:szCs w:val="28"/>
              <w:lang w:val="fr-FR"/>
            </w:rPr>
          </w:rPrChange>
        </w:rPr>
        <w:t xml:space="preserve"> Một chuỗi thời gian </w:t>
      </w:r>
      <m:oMath>
        <m:d>
          <m:dPr>
            <m:begChr m:val="{"/>
            <m:endChr m:val="}"/>
            <m:ctrlPr>
              <w:ins w:id="2435" w:author="The Si Tran" w:date="2012-12-05T23:48:00Z">
                <w:rPr>
                  <w:rFonts w:ascii="Cambria Math" w:hAnsi="Cambria Math"/>
                  <w:i/>
                  <w:szCs w:val="26"/>
                  <w:lang w:val="fr-FR"/>
                </w:rPr>
              </w:ins>
            </m:ctrlPr>
          </m:dPr>
          <m:e>
            <m:sSub>
              <m:sSubPr>
                <m:ctrlPr>
                  <w:ins w:id="2436" w:author="The Si Tran" w:date="2012-12-05T23:48:00Z">
                    <w:rPr>
                      <w:rFonts w:ascii="Cambria Math" w:hAnsi="Cambria Math"/>
                      <w:i/>
                      <w:szCs w:val="26"/>
                      <w:lang w:val="fr-FR"/>
                    </w:rPr>
                  </w:ins>
                </m:ctrlPr>
              </m:sSubPr>
              <m:e>
                <w:ins w:id="2437" w:author="The Si Tran" w:date="2012-12-05T23:48:00Z">
                  <m:r>
                    <w:rPr>
                      <w:rFonts w:ascii="Cambria Math" w:hAnsi="Cambria Math"/>
                      <w:szCs w:val="26"/>
                      <w:lang w:val="fr-FR"/>
                    </w:rPr>
                    <m:t>X</m:t>
                  </m:r>
                </w:ins>
              </m:e>
              <m:sub>
                <w:ins w:id="2438" w:author="The Si Tran" w:date="2012-12-05T23:48:00Z">
                  <m:r>
                    <w:rPr>
                      <w:rFonts w:ascii="Cambria Math" w:hAnsi="Cambria Math"/>
                      <w:szCs w:val="26"/>
                      <w:lang w:val="fr-FR"/>
                    </w:rPr>
                    <m:t>t</m:t>
                  </m:r>
                </w:ins>
              </m:sub>
            </m:sSub>
          </m:e>
        </m:d>
      </m:oMath>
      <w:del w:id="2439" w:author="The Si Tran" w:date="2012-12-05T23:48:00Z">
        <w:r w:rsidRPr="0049233F" w:rsidDel="005B11DB">
          <w:rPr>
            <w:szCs w:val="26"/>
            <w:lang w:val="fr-FR"/>
            <w:rPrChange w:id="2440" w:author="The Si Tran" w:date="2012-12-05T23:02:00Z">
              <w:rPr>
                <w:sz w:val="28"/>
                <w:szCs w:val="28"/>
                <w:lang w:val="fr-FR"/>
              </w:rPr>
            </w:rPrChange>
          </w:rPr>
          <w:delText>{X</w:delText>
        </w:r>
        <w:r w:rsidRPr="0049233F" w:rsidDel="005B11DB">
          <w:rPr>
            <w:szCs w:val="26"/>
            <w:vertAlign w:val="subscript"/>
            <w:lang w:val="fr-FR"/>
            <w:rPrChange w:id="2441" w:author="The Si Tran" w:date="2012-12-05T23:02:00Z">
              <w:rPr>
                <w:sz w:val="28"/>
                <w:szCs w:val="28"/>
                <w:vertAlign w:val="subscript"/>
                <w:lang w:val="fr-FR"/>
              </w:rPr>
            </w:rPrChange>
          </w:rPr>
          <w:delText>t</w:delText>
        </w:r>
        <w:r w:rsidRPr="0049233F" w:rsidDel="005B11DB">
          <w:rPr>
            <w:szCs w:val="26"/>
            <w:lang w:val="fr-FR"/>
            <w:rPrChange w:id="2442" w:author="The Si Tran" w:date="2012-12-05T23:02:00Z">
              <w:rPr>
                <w:sz w:val="28"/>
                <w:szCs w:val="28"/>
                <w:lang w:val="fr-FR"/>
              </w:rPr>
            </w:rPrChange>
          </w:rPr>
          <w:delText>}</w:delText>
        </w:r>
      </w:del>
      <w:r w:rsidRPr="0049233F">
        <w:rPr>
          <w:szCs w:val="26"/>
          <w:lang w:val="fr-FR"/>
          <w:rPrChange w:id="2443" w:author="The Si Tran" w:date="2012-12-05T23:02:00Z">
            <w:rPr>
              <w:sz w:val="28"/>
              <w:szCs w:val="28"/>
              <w:lang w:val="fr-FR"/>
            </w:rPr>
          </w:rPrChange>
        </w:rPr>
        <w:t xml:space="preserve"> có tính chất tĩnh hay gọi là chuỗi thời gian tĩnh nếu nó thỏa mãn hai tính chất sau</w:t>
      </w:r>
      <w:ins w:id="2444" w:author="The Si Tran" w:date="2012-12-16T21:05:00Z">
        <w:r w:rsidR="006D7A41">
          <w:rPr>
            <w:szCs w:val="26"/>
            <w:lang w:val="fr-FR"/>
          </w:rPr>
          <w:t>:</w:t>
        </w:r>
      </w:ins>
      <w:del w:id="2445" w:author="The Si Tran" w:date="2012-12-16T21:05:00Z">
        <w:r w:rsidRPr="0049233F" w:rsidDel="006D7A41">
          <w:rPr>
            <w:szCs w:val="26"/>
            <w:lang w:val="fr-FR"/>
            <w:rPrChange w:id="2446"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447" w:author="The Si Tran" w:date="2012-12-05T23:02:00Z">
            <w:rPr>
              <w:sz w:val="28"/>
              <w:szCs w:val="28"/>
              <w:lang w:val="fr-FR"/>
            </w:rPr>
          </w:rPrChange>
        </w:rPr>
      </w:pPr>
      <w:r w:rsidRPr="0049233F">
        <w:rPr>
          <w:szCs w:val="26"/>
          <w:lang w:val="fr-FR"/>
          <w:rPrChange w:id="2448" w:author="The Si Tran" w:date="2012-12-05T23:02:00Z">
            <w:rPr>
              <w:sz w:val="28"/>
              <w:szCs w:val="28"/>
              <w:lang w:val="fr-FR"/>
            </w:rPr>
          </w:rPrChange>
        </w:rPr>
        <w:t xml:space="preserve">         (1) </w:t>
      </w:r>
      <w:ins w:id="2449"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450" w:author="The Si Tran" w:date="2012-12-05T23:49:00Z">
        <m:oMath>
          <m:r>
            <w:rPr>
              <w:rFonts w:ascii="Cambria Math" w:hAnsi="Cambria Math"/>
              <w:szCs w:val="26"/>
              <w:lang w:val="fr-FR"/>
            </w:rPr>
            <m:t>=μ ∀t</m:t>
          </m:r>
        </m:oMath>
      </w:ins>
      <w:r w:rsidRPr="0049233F">
        <w:rPr>
          <w:szCs w:val="26"/>
          <w:lang w:val="fr-FR"/>
          <w:rPrChange w:id="2451" w:author="The Si Tran" w:date="2012-12-05T23:02:00Z">
            <w:rPr>
              <w:sz w:val="28"/>
              <w:szCs w:val="28"/>
              <w:lang w:val="fr-FR"/>
            </w:rPr>
          </w:rPrChange>
        </w:rPr>
        <w:t xml:space="preserve"> </w:t>
      </w:r>
      <w:del w:id="2452" w:author="The Si Tran" w:date="2012-12-05T23:49:00Z">
        <w:r w:rsidRPr="00082976" w:rsidDel="00CB56EB">
          <w:rPr>
            <w:position w:val="-12"/>
            <w:szCs w:val="26"/>
            <w:lang w:val="fr-FR"/>
          </w:rPr>
          <w:object w:dxaOrig="1400" w:dyaOrig="360" w14:anchorId="29CEAC57">
            <v:shape id="_x0000_i1038" type="#_x0000_t75" style="width:89.55pt;height:24.4pt" o:ole="">
              <v:imagedata r:id="rId41" o:title=""/>
            </v:shape>
            <o:OLEObject Type="Embed" ProgID="Equation.DSMT4" ShapeID="_x0000_i1038" DrawAspect="Content" ObjectID="_1417211176" r:id="rId42"/>
          </w:object>
        </w:r>
      </w:del>
    </w:p>
    <w:p w14:paraId="54AF470B" w14:textId="77777777" w:rsidR="00024E93" w:rsidRPr="0049233F" w:rsidRDefault="00024E93" w:rsidP="00024E93">
      <w:pPr>
        <w:rPr>
          <w:szCs w:val="26"/>
          <w:lang w:val="fr-FR"/>
          <w:rPrChange w:id="2453" w:author="The Si Tran" w:date="2012-12-05T23:02:00Z">
            <w:rPr>
              <w:sz w:val="28"/>
              <w:szCs w:val="28"/>
              <w:lang w:val="fr-FR"/>
            </w:rPr>
          </w:rPrChange>
        </w:rPr>
      </w:pPr>
      <w:r w:rsidRPr="0049233F">
        <w:rPr>
          <w:szCs w:val="26"/>
          <w:lang w:val="fr-FR"/>
          <w:rPrChange w:id="2454" w:author="The Si Tran" w:date="2012-12-05T23:02:00Z">
            <w:rPr>
              <w:sz w:val="28"/>
              <w:szCs w:val="28"/>
              <w:lang w:val="fr-FR"/>
            </w:rPr>
          </w:rPrChange>
        </w:rPr>
        <w:t xml:space="preserve">         (2)</w:t>
      </w:r>
      <w:del w:id="2455" w:author="The Si Tran" w:date="2012-12-05T23:51:00Z">
        <w:r w:rsidRPr="0049233F" w:rsidDel="00187396">
          <w:rPr>
            <w:szCs w:val="26"/>
            <w:lang w:val="fr-FR"/>
            <w:rPrChange w:id="2456" w:author="The Si Tran" w:date="2012-12-05T23:02:00Z">
              <w:rPr>
                <w:sz w:val="28"/>
                <w:szCs w:val="28"/>
                <w:lang w:val="fr-FR"/>
              </w:rPr>
            </w:rPrChange>
          </w:rPr>
          <w:delText xml:space="preserve"> </w:delText>
        </w:r>
        <w:r w:rsidRPr="0049233F" w:rsidDel="00623920">
          <w:rPr>
            <w:szCs w:val="26"/>
            <w:lang w:val="fr-FR"/>
            <w:rPrChange w:id="2457" w:author="The Si Tran" w:date="2012-12-05T23:02:00Z">
              <w:rPr>
                <w:sz w:val="28"/>
                <w:szCs w:val="28"/>
                <w:lang w:val="fr-FR"/>
              </w:rPr>
            </w:rPrChange>
          </w:rPr>
          <w:delText xml:space="preserve"> </w:delText>
        </w:r>
      </w:del>
      <w:r w:rsidRPr="0049233F">
        <w:rPr>
          <w:szCs w:val="26"/>
          <w:lang w:val="fr-FR"/>
          <w:rPrChange w:id="2458" w:author="The Si Tran" w:date="2012-12-05T23:02:00Z">
            <w:rPr>
              <w:sz w:val="28"/>
              <w:szCs w:val="28"/>
              <w:lang w:val="fr-FR"/>
            </w:rPr>
          </w:rPrChange>
        </w:rPr>
        <w:t xml:space="preserve"> </w:t>
      </w:r>
      <w:ins w:id="2459"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460" w:author="The Si Tran" w:date="2012-12-05T23:51:00Z">
        <w:r w:rsidRPr="00082976" w:rsidDel="003019D0">
          <w:rPr>
            <w:position w:val="-12"/>
            <w:szCs w:val="26"/>
            <w:lang w:val="fr-FR"/>
          </w:rPr>
          <w:object w:dxaOrig="2200" w:dyaOrig="360" w14:anchorId="78B648E3">
            <v:shape id="_x0000_i1039" type="#_x0000_t75" style="width:168.4pt;height:28.15pt" o:ole="">
              <v:imagedata r:id="rId43" o:title=""/>
            </v:shape>
            <o:OLEObject Type="Embed" ProgID="Equation.DSMT4" ShapeID="_x0000_i1039" DrawAspect="Content" ObjectID="_1417211177" r:id="rId44"/>
          </w:object>
        </w:r>
      </w:del>
      <w:r w:rsidRPr="00B312F5">
        <w:rPr>
          <w:position w:val="-4"/>
          <w:szCs w:val="26"/>
          <w:lang w:val="fr-FR"/>
        </w:rPr>
        <w:object w:dxaOrig="180" w:dyaOrig="279" w14:anchorId="04173104">
          <v:shape id="_x0000_i1040" type="#_x0000_t75" style="width:9.4pt;height:13.75pt" o:ole="">
            <v:imagedata r:id="rId19" o:title=""/>
          </v:shape>
          <o:OLEObject Type="Embed" ProgID="Equation.DSMT4" ShapeID="_x0000_i1040" DrawAspect="Content" ObjectID="_1417211178" r:id="rId45"/>
        </w:object>
      </w:r>
    </w:p>
    <w:p w14:paraId="634558FF" w14:textId="65831145" w:rsidR="00AC34B6" w:rsidRPr="0049233F" w:rsidRDefault="00024E93">
      <w:pPr>
        <w:rPr>
          <w:lang w:val="fr-FR"/>
          <w:rPrChange w:id="2461" w:author="The Si Tran" w:date="2012-12-05T23:02:00Z">
            <w:rPr>
              <w:sz w:val="28"/>
              <w:szCs w:val="28"/>
              <w:lang w:val="fr-FR"/>
            </w:rPr>
          </w:rPrChange>
        </w:rPr>
      </w:pPr>
      <w:del w:id="2462" w:author="The Si Tran" w:date="2012-12-16T16:59:00Z">
        <w:r w:rsidRPr="0049233F" w:rsidDel="00C5193F">
          <w:rPr>
            <w:lang w:val="fr-FR"/>
            <w:rPrChange w:id="2463" w:author="The Si Tran" w:date="2012-12-05T23:02:00Z">
              <w:rPr>
                <w:sz w:val="28"/>
                <w:szCs w:val="28"/>
                <w:lang w:val="fr-FR"/>
              </w:rPr>
            </w:rPrChange>
          </w:rPr>
          <w:tab/>
        </w:r>
      </w:del>
      <w:r w:rsidRPr="0049233F">
        <w:rPr>
          <w:lang w:val="fr-FR"/>
          <w:rPrChange w:id="2464" w:author="The Si Tran" w:date="2012-12-05T23:02:00Z">
            <w:rPr>
              <w:sz w:val="28"/>
              <w:szCs w:val="28"/>
              <w:lang w:val="fr-FR"/>
            </w:rPr>
          </w:rPrChange>
        </w:rPr>
        <w:t xml:space="preserve">Ngược lại, một chuỗi thời gian có chứa thành phần </w:t>
      </w:r>
      <w:del w:id="2465" w:author="The Si Tran" w:date="2012-12-16T21:10:00Z">
        <w:r w:rsidRPr="0049233F" w:rsidDel="006D7A41">
          <w:rPr>
            <w:lang w:val="fr-FR"/>
            <w:rPrChange w:id="2466" w:author="The Si Tran" w:date="2012-12-05T23:02:00Z">
              <w:rPr>
                <w:sz w:val="28"/>
                <w:szCs w:val="28"/>
                <w:lang w:val="fr-FR"/>
              </w:rPr>
            </w:rPrChange>
          </w:rPr>
          <w:delText xml:space="preserve">mùa </w:delText>
        </w:r>
      </w:del>
      <w:ins w:id="2467" w:author="The Si Tran" w:date="2012-12-16T21:10:00Z">
        <w:r w:rsidR="006D7A41">
          <w:rPr>
            <w:lang w:val="fr-FR"/>
          </w:rPr>
          <w:t>xu hướng</w:t>
        </w:r>
        <w:r w:rsidR="006D7A41" w:rsidRPr="0049233F">
          <w:rPr>
            <w:lang w:val="fr-FR"/>
            <w:rPrChange w:id="2468" w:author="The Si Tran" w:date="2012-12-05T23:02:00Z">
              <w:rPr>
                <w:sz w:val="28"/>
                <w:szCs w:val="28"/>
                <w:lang w:val="fr-FR"/>
              </w:rPr>
            </w:rPrChange>
          </w:rPr>
          <w:t xml:space="preserve"> </w:t>
        </w:r>
      </w:ins>
      <w:r w:rsidRPr="0049233F">
        <w:rPr>
          <w:lang w:val="fr-FR"/>
          <w:rPrChange w:id="2469"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470" w:author="The Si Tran" w:date="2012-12-05T23:02:00Z">
            <w:rPr>
              <w:sz w:val="28"/>
              <w:szCs w:val="28"/>
              <w:lang w:val="fr-FR"/>
            </w:rPr>
          </w:rPrChange>
        </w:rPr>
        <w:pPrChange w:id="2471" w:author="The Si Tran" w:date="2012-12-16T10:25:00Z">
          <w:pPr/>
        </w:pPrChange>
      </w:pPr>
      <w:r w:rsidRPr="0049233F">
        <w:rPr>
          <w:noProof/>
          <w:rPrChange w:id="2472">
            <w:rPr>
              <w:noProof/>
              <w:sz w:val="28"/>
              <w:szCs w:val="28"/>
            </w:rPr>
          </w:rPrChange>
        </w:rPr>
        <w:drawing>
          <wp:inline distT="0" distB="0" distL="0" distR="0" wp14:anchorId="08C0265F" wp14:editId="5464F2B2">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473" w:author="The Si Tran" w:date="2012-12-05T23:02:00Z">
            <w:rPr>
              <w:sz w:val="28"/>
              <w:szCs w:val="28"/>
              <w:lang w:val="fr-FR"/>
            </w:rPr>
          </w:rPrChange>
        </w:rPr>
      </w:pPr>
      <w:r w:rsidRPr="0049233F">
        <w:rPr>
          <w:szCs w:val="26"/>
          <w:lang w:val="fr-FR"/>
          <w:rPrChange w:id="2474"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475" w:author="The Si Tran" w:date="2012-12-05T23:02:00Z">
            <w:rPr>
              <w:sz w:val="28"/>
              <w:szCs w:val="28"/>
              <w:lang w:val="fr-FR"/>
            </w:rPr>
          </w:rPrChange>
        </w:rPr>
        <w:pPrChange w:id="2476" w:author="The Si Tran" w:date="2012-12-16T10:26:00Z">
          <w:pPr/>
        </w:pPrChange>
      </w:pPr>
      <w:r w:rsidRPr="0049233F">
        <w:rPr>
          <w:lang w:val="fr-FR"/>
          <w:rPrChange w:id="2477" w:author="The Si Tran" w:date="2012-12-05T23:02:00Z">
            <w:rPr>
              <w:sz w:val="28"/>
              <w:szCs w:val="28"/>
              <w:lang w:val="fr-FR"/>
            </w:rPr>
          </w:rPrChange>
        </w:rPr>
        <w:t xml:space="preserve">   </w:t>
      </w:r>
      <w:r w:rsidRPr="0049233F">
        <w:rPr>
          <w:noProof/>
          <w:rPrChange w:id="2478">
            <w:rPr>
              <w:noProof/>
              <w:sz w:val="28"/>
              <w:szCs w:val="28"/>
            </w:rPr>
          </w:rPrChange>
        </w:rPr>
        <w:drawing>
          <wp:inline distT="0" distB="0" distL="0" distR="0" wp14:anchorId="08084898" wp14:editId="3FBF81A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479" w:author="The Si Tran" w:date="2012-12-05T23:02:00Z">
            <w:rPr>
              <w:sz w:val="28"/>
              <w:szCs w:val="28"/>
              <w:lang w:val="fr-FR"/>
            </w:rPr>
          </w:rPrChange>
        </w:rPr>
      </w:pPr>
      <w:r w:rsidRPr="0049233F">
        <w:rPr>
          <w:szCs w:val="26"/>
          <w:lang w:val="fr-FR"/>
          <w:rPrChange w:id="2480"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481" w:author="The Si Tran" w:date="2012-12-05T23:02:00Z">
            <w:rPr>
              <w:sz w:val="28"/>
              <w:szCs w:val="28"/>
              <w:lang w:val="fr-FR"/>
            </w:rPr>
          </w:rPrChange>
        </w:rPr>
        <w:pPrChange w:id="2482" w:author="The Si Tran" w:date="2012-12-16T10:10:00Z">
          <w:pPr>
            <w:pStyle w:val="Caption"/>
            <w:ind w:firstLine="540"/>
          </w:pPr>
        </w:pPrChange>
      </w:pPr>
      <w:r w:rsidRPr="0049233F">
        <w:rPr>
          <w:lang w:val="fr-FR"/>
          <w:rPrChange w:id="2483" w:author="The Si Tran" w:date="2012-12-05T23:02:00Z">
            <w:rPr>
              <w:b w:val="0"/>
              <w:sz w:val="28"/>
              <w:szCs w:val="28"/>
              <w:lang w:val="fr-FR"/>
            </w:rPr>
          </w:rPrChange>
        </w:rPr>
        <w:t xml:space="preserve">    </w:t>
      </w:r>
      <w:bookmarkStart w:id="2484" w:name="_Toc312142080"/>
      <w:bookmarkStart w:id="2485" w:name="_Toc343029954"/>
      <w:bookmarkStart w:id="2486" w:name="_Toc343452740"/>
      <w:r w:rsidRPr="0049233F">
        <w:rPr>
          <w:lang w:val="fr-FR"/>
          <w:rPrChange w:id="2487" w:author="The Si Tran" w:date="2012-12-05T23:02:00Z">
            <w:rPr>
              <w:b w:val="0"/>
              <w:sz w:val="32"/>
              <w:szCs w:val="32"/>
              <w:lang w:val="fr-FR"/>
            </w:rPr>
          </w:rPrChange>
        </w:rPr>
        <w:t xml:space="preserve">Hình </w:t>
      </w:r>
      <w:del w:id="2488" w:author="The Si Tran" w:date="2012-12-11T23:21:00Z">
        <w:r w:rsidRPr="0049233F" w:rsidDel="004F02C0">
          <w:rPr>
            <w:rPrChange w:id="2489" w:author="The Si Tran" w:date="2012-12-05T23:02:00Z">
              <w:rPr>
                <w:b w:val="0"/>
                <w:sz w:val="32"/>
                <w:szCs w:val="32"/>
              </w:rPr>
            </w:rPrChange>
          </w:rPr>
          <w:fldChar w:fldCharType="begin"/>
        </w:r>
        <w:r w:rsidRPr="0049233F" w:rsidDel="004F02C0">
          <w:rPr>
            <w:lang w:val="fr-FR"/>
            <w:rPrChange w:id="2490" w:author="The Si Tran" w:date="2012-12-05T23:02:00Z">
              <w:rPr>
                <w:b w:val="0"/>
                <w:sz w:val="32"/>
                <w:szCs w:val="32"/>
                <w:lang w:val="fr-FR"/>
              </w:rPr>
            </w:rPrChange>
          </w:rPr>
          <w:delInstrText xml:space="preserve"> SEQ Hình \* ARABIC </w:delInstrText>
        </w:r>
        <w:r w:rsidRPr="0049233F" w:rsidDel="004F02C0">
          <w:rPr>
            <w:rPrChange w:id="2491" w:author="The Si Tran" w:date="2012-12-05T23:02:00Z">
              <w:rPr>
                <w:b w:val="0"/>
                <w:sz w:val="32"/>
                <w:szCs w:val="32"/>
              </w:rPr>
            </w:rPrChange>
          </w:rPr>
          <w:fldChar w:fldCharType="separate"/>
        </w:r>
        <w:r w:rsidRPr="0049233F" w:rsidDel="004F02C0">
          <w:rPr>
            <w:noProof/>
            <w:lang w:val="fr-FR"/>
            <w:rPrChange w:id="2492" w:author="The Si Tran" w:date="2012-12-05T23:02:00Z">
              <w:rPr>
                <w:b w:val="0"/>
                <w:noProof/>
                <w:sz w:val="32"/>
                <w:szCs w:val="32"/>
                <w:lang w:val="fr-FR"/>
              </w:rPr>
            </w:rPrChange>
          </w:rPr>
          <w:delText>6</w:delText>
        </w:r>
        <w:r w:rsidRPr="0049233F" w:rsidDel="004F02C0">
          <w:rPr>
            <w:rPrChange w:id="2493" w:author="The Si Tran" w:date="2012-12-05T23:02:00Z">
              <w:rPr>
                <w:b w:val="0"/>
                <w:sz w:val="32"/>
                <w:szCs w:val="32"/>
              </w:rPr>
            </w:rPrChange>
          </w:rPr>
          <w:fldChar w:fldCharType="end"/>
        </w:r>
        <w:r w:rsidRPr="0049233F" w:rsidDel="004F02C0">
          <w:rPr>
            <w:lang w:val="fr-FR"/>
            <w:rPrChange w:id="2494" w:author="The Si Tran" w:date="2012-12-05T23:02:00Z">
              <w:rPr>
                <w:b w:val="0"/>
                <w:sz w:val="28"/>
                <w:szCs w:val="28"/>
                <w:lang w:val="fr-FR"/>
              </w:rPr>
            </w:rPrChange>
          </w:rPr>
          <w:delText xml:space="preserve"> </w:delText>
        </w:r>
      </w:del>
      <w:ins w:id="2495" w:author="The Si Tran" w:date="2012-12-11T23:21:00Z">
        <w:r w:rsidR="004F02C0">
          <w:t>2.</w:t>
        </w:r>
        <w:r w:rsidR="00B14D71">
          <w:t>7</w:t>
        </w:r>
        <w:r w:rsidR="004F02C0" w:rsidRPr="0049233F">
          <w:rPr>
            <w:lang w:val="fr-FR"/>
            <w:rPrChange w:id="2496" w:author="The Si Tran" w:date="2012-12-05T23:02:00Z">
              <w:rPr>
                <w:b w:val="0"/>
                <w:sz w:val="28"/>
                <w:szCs w:val="28"/>
                <w:lang w:val="fr-FR"/>
              </w:rPr>
            </w:rPrChange>
          </w:rPr>
          <w:t xml:space="preserve"> </w:t>
        </w:r>
      </w:ins>
      <w:r w:rsidRPr="004F02C0">
        <w:rPr>
          <w:lang w:val="fr-FR"/>
          <w:rPrChange w:id="2497" w:author="The Si Tran" w:date="2012-12-11T23:21:00Z">
            <w:rPr>
              <w:b w:val="0"/>
              <w:sz w:val="28"/>
              <w:szCs w:val="28"/>
              <w:lang w:val="fr-FR"/>
            </w:rPr>
          </w:rPrChange>
        </w:rPr>
        <w:t>(a)</w:t>
      </w:r>
      <w:r w:rsidRPr="0049233F">
        <w:rPr>
          <w:lang w:val="fr-FR"/>
          <w:rPrChange w:id="2498" w:author="The Si Tran" w:date="2012-12-05T23:02:00Z">
            <w:rPr>
              <w:b w:val="0"/>
              <w:sz w:val="28"/>
              <w:szCs w:val="28"/>
              <w:lang w:val="fr-FR"/>
            </w:rPr>
          </w:rPrChange>
        </w:rPr>
        <w:t xml:space="preserve"> </w:t>
      </w:r>
      <w:r w:rsidRPr="004F02C0">
        <w:rPr>
          <w:lang w:val="fr-FR"/>
          <w:rPrChange w:id="2499" w:author="The Si Tran" w:date="2012-12-11T23:21:00Z">
            <w:rPr>
              <w:b w:val="0"/>
              <w:sz w:val="28"/>
              <w:szCs w:val="28"/>
              <w:lang w:val="fr-FR"/>
            </w:rPr>
          </w:rPrChange>
        </w:rPr>
        <w:t>Chuỗi thời gian tĩnh, (b) chuỗi thời gian không tĩnh.</w:t>
      </w:r>
      <w:bookmarkEnd w:id="2484"/>
      <w:bookmarkEnd w:id="2485"/>
      <w:bookmarkEnd w:id="2486"/>
    </w:p>
    <w:p w14:paraId="787DB4BD" w14:textId="77777777" w:rsidR="00AC34B6" w:rsidRPr="0049233F" w:rsidRDefault="00AC34B6" w:rsidP="005E5CD3">
      <w:pPr>
        <w:rPr>
          <w:szCs w:val="26"/>
          <w:lang w:val="fr-FR"/>
          <w:rPrChange w:id="2500" w:author="The Si Tran" w:date="2012-12-05T23:02:00Z">
            <w:rPr>
              <w:sz w:val="28"/>
              <w:szCs w:val="28"/>
              <w:lang w:val="fr-FR"/>
            </w:rPr>
          </w:rPrChange>
        </w:rPr>
      </w:pPr>
      <w:r w:rsidRPr="0049233F">
        <w:rPr>
          <w:szCs w:val="26"/>
          <w:lang w:val="fr-FR"/>
          <w:rPrChange w:id="2501" w:author="The Si Tran" w:date="2012-12-05T23:02:00Z">
            <w:rPr>
              <w:b/>
              <w:bCs/>
              <w:sz w:val="28"/>
              <w:szCs w:val="28"/>
              <w:lang w:val="fr-FR"/>
            </w:rPr>
          </w:rPrChange>
        </w:rPr>
        <w:tab/>
      </w:r>
    </w:p>
    <w:p w14:paraId="098BB42B" w14:textId="77777777" w:rsidR="00AC34B6" w:rsidRPr="0049233F" w:rsidRDefault="00AC34B6">
      <w:pPr>
        <w:rPr>
          <w:lang w:val="fr-FR"/>
          <w:rPrChange w:id="2502" w:author="The Si Tran" w:date="2012-12-05T23:02:00Z">
            <w:rPr>
              <w:sz w:val="28"/>
              <w:szCs w:val="28"/>
              <w:lang w:val="fr-FR"/>
            </w:rPr>
          </w:rPrChange>
        </w:rPr>
      </w:pPr>
      <w:del w:id="2503" w:author="The Si Tran" w:date="2012-12-16T16:59:00Z">
        <w:r w:rsidRPr="0049233F" w:rsidDel="00C5193F">
          <w:rPr>
            <w:lang w:val="fr-FR"/>
            <w:rPrChange w:id="2504" w:author="The Si Tran" w:date="2012-12-05T23:02:00Z">
              <w:rPr>
                <w:b/>
                <w:bCs/>
                <w:sz w:val="28"/>
                <w:szCs w:val="28"/>
                <w:lang w:val="fr-FR"/>
              </w:rPr>
            </w:rPrChange>
          </w:rPr>
          <w:tab/>
        </w:r>
      </w:del>
      <w:r w:rsidR="00B87EB5" w:rsidRPr="0049233F">
        <w:rPr>
          <w:lang w:val="fr-FR"/>
          <w:rPrChange w:id="2505" w:author="The Si Tran" w:date="2012-12-05T23:02:00Z">
            <w:rPr>
              <w:b/>
              <w:bCs/>
              <w:sz w:val="28"/>
              <w:szCs w:val="28"/>
              <w:lang w:val="fr-FR"/>
            </w:rPr>
          </w:rPrChange>
        </w:rPr>
        <w:t>C</w:t>
      </w:r>
      <w:r w:rsidRPr="0049233F">
        <w:rPr>
          <w:lang w:val="fr-FR"/>
          <w:rPrChange w:id="2506" w:author="The Si Tran" w:date="2012-12-05T23:02:00Z">
            <w:rPr>
              <w:b/>
              <w:bCs/>
              <w:sz w:val="28"/>
              <w:szCs w:val="28"/>
              <w:lang w:val="fr-FR"/>
            </w:rPr>
          </w:rPrChange>
        </w:rPr>
        <w:t xml:space="preserve">huỗi thời gian không tĩnh </w:t>
      </w:r>
      <w:r w:rsidR="00B87EB5" w:rsidRPr="0049233F">
        <w:rPr>
          <w:lang w:val="fr-FR"/>
          <w:rPrChange w:id="2507" w:author="The Si Tran" w:date="2012-12-05T23:02:00Z">
            <w:rPr>
              <w:b/>
              <w:bCs/>
              <w:sz w:val="28"/>
              <w:szCs w:val="28"/>
              <w:lang w:val="fr-FR"/>
            </w:rPr>
          </w:rPrChange>
        </w:rPr>
        <w:t xml:space="preserve">rất khó để biểu diễn </w:t>
      </w:r>
      <w:r w:rsidRPr="0049233F">
        <w:rPr>
          <w:lang w:val="fr-FR"/>
          <w:rPrChange w:id="2508" w:author="The Si Tran" w:date="2012-12-05T23:02:00Z">
            <w:rPr>
              <w:b/>
              <w:bCs/>
              <w:sz w:val="28"/>
              <w:szCs w:val="28"/>
              <w:lang w:val="fr-FR"/>
            </w:rPr>
          </w:rPrChange>
        </w:rPr>
        <w:t>bằng mô hình toán học</w:t>
      </w:r>
      <w:r w:rsidR="00B87EB5" w:rsidRPr="0049233F">
        <w:rPr>
          <w:lang w:val="fr-FR"/>
          <w:rPrChange w:id="2509" w:author="The Si Tran" w:date="2012-12-05T23:02:00Z">
            <w:rPr>
              <w:b/>
              <w:bCs/>
              <w:sz w:val="28"/>
              <w:szCs w:val="28"/>
              <w:lang w:val="fr-FR"/>
            </w:rPr>
          </w:rPrChange>
        </w:rPr>
        <w:t xml:space="preserve"> và thực hiên dự báo</w:t>
      </w:r>
      <w:del w:id="2510" w:author="The Si Tran" w:date="2012-12-16T21:09:00Z">
        <w:r w:rsidR="00B87EB5" w:rsidRPr="0049233F" w:rsidDel="006D7A41">
          <w:rPr>
            <w:lang w:val="fr-FR"/>
            <w:rPrChange w:id="2511" w:author="The Si Tran" w:date="2012-12-05T23:02:00Z">
              <w:rPr>
                <w:b/>
                <w:bCs/>
                <w:sz w:val="28"/>
                <w:szCs w:val="28"/>
                <w:lang w:val="fr-FR"/>
              </w:rPr>
            </w:rPrChange>
          </w:rPr>
          <w:delText xml:space="preserve"> </w:delText>
        </w:r>
      </w:del>
      <w:r w:rsidR="00B87EB5" w:rsidRPr="0049233F">
        <w:rPr>
          <w:lang w:val="fr-FR"/>
          <w:rPrChange w:id="2512" w:author="The Si Tran" w:date="2012-12-05T23:02:00Z">
            <w:rPr>
              <w:b/>
              <w:bCs/>
              <w:sz w:val="28"/>
              <w:szCs w:val="28"/>
              <w:lang w:val="fr-FR"/>
            </w:rPr>
          </w:rPrChange>
        </w:rPr>
        <w:fldChar w:fldCharType="begin"/>
      </w:r>
      <w:r w:rsidR="00B87EB5" w:rsidRPr="0049233F">
        <w:rPr>
          <w:lang w:val="fr-FR"/>
          <w:rPrChange w:id="2513"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514" w:author="The Si Tran" w:date="2012-12-05T23:02:00Z">
            <w:rPr>
              <w:b/>
              <w:bCs/>
              <w:sz w:val="28"/>
              <w:szCs w:val="28"/>
              <w:lang w:val="fr-FR"/>
            </w:rPr>
          </w:rPrChange>
        </w:rPr>
        <w:fldChar w:fldCharType="end"/>
      </w:r>
      <w:r w:rsidR="00B87EB5" w:rsidRPr="0049233F">
        <w:rPr>
          <w:lang w:val="fr-FR"/>
          <w:rPrChange w:id="2515" w:author="The Si Tran" w:date="2012-12-05T23:02:00Z">
            <w:rPr>
              <w:b/>
              <w:bCs/>
              <w:sz w:val="28"/>
              <w:szCs w:val="28"/>
              <w:lang w:val="fr-FR"/>
            </w:rPr>
          </w:rPrChange>
        </w:rPr>
        <w:t>. Tuy nhiên,</w:t>
      </w:r>
      <w:r w:rsidRPr="0049233F">
        <w:rPr>
          <w:lang w:val="fr-FR"/>
          <w:rPrChange w:id="2516" w:author="The Si Tran" w:date="2012-12-05T23:02:00Z">
            <w:rPr>
              <w:b/>
              <w:bCs/>
              <w:sz w:val="28"/>
              <w:szCs w:val="28"/>
              <w:lang w:val="fr-FR"/>
            </w:rPr>
          </w:rPrChange>
        </w:rPr>
        <w:t xml:space="preserve"> </w:t>
      </w:r>
      <w:r w:rsidR="00B87EB5" w:rsidRPr="0049233F">
        <w:rPr>
          <w:lang w:val="fr-FR"/>
          <w:rPrChange w:id="2517"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518"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519" w:author="The Si Tran" w:date="2012-12-05T23:02:00Z">
            <w:rPr>
              <w:b/>
              <w:bCs/>
              <w:sz w:val="28"/>
              <w:szCs w:val="28"/>
              <w:lang w:val="fr-FR"/>
            </w:rPr>
          </w:rPrChange>
        </w:rPr>
        <w:t xml:space="preserve">. </w:t>
      </w:r>
      <w:r w:rsidR="00B87EB5" w:rsidRPr="0049233F">
        <w:rPr>
          <w:lang w:val="fr-FR"/>
          <w:rPrChange w:id="2520" w:author="The Si Tran" w:date="2012-12-05T23:02:00Z">
            <w:rPr>
              <w:b/>
              <w:bCs/>
              <w:sz w:val="28"/>
              <w:szCs w:val="28"/>
              <w:lang w:val="fr-FR"/>
            </w:rPr>
          </w:rPrChange>
        </w:rPr>
        <w:lastRenderedPageBreak/>
        <w:t xml:space="preserve">Một trong những phương </w:t>
      </w:r>
      <w:r w:rsidR="000F1F6F" w:rsidRPr="0049233F">
        <w:rPr>
          <w:lang w:val="fr-FR"/>
          <w:rPrChange w:id="2521"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pPr>
        <w:rPr>
          <w:del w:id="2522" w:author="The Si Tran" w:date="2012-12-16T10:27:00Z"/>
          <w:lang w:val="fr-FR"/>
        </w:rPr>
      </w:pPr>
      <w:del w:id="2523" w:author="The Si Tran" w:date="2012-12-16T16:59:00Z">
        <w:r w:rsidRPr="0049233F" w:rsidDel="00C5193F">
          <w:rPr>
            <w:lang w:val="fr-FR"/>
            <w:rPrChange w:id="2524" w:author="The Si Tran" w:date="2012-12-05T23:02:00Z">
              <w:rPr>
                <w:b/>
                <w:bCs/>
                <w:sz w:val="28"/>
                <w:szCs w:val="28"/>
                <w:lang w:val="fr-FR"/>
              </w:rPr>
            </w:rPrChange>
          </w:rPr>
          <w:tab/>
        </w:r>
      </w:del>
      <w:r w:rsidR="003219CB" w:rsidRPr="0049233F">
        <w:rPr>
          <w:lang w:val="fr-FR"/>
          <w:rPrChange w:id="2525" w:author="The Si Tran" w:date="2012-12-05T23:02:00Z">
            <w:rPr>
              <w:b/>
              <w:bCs/>
              <w:sz w:val="28"/>
              <w:szCs w:val="28"/>
              <w:lang w:val="fr-FR"/>
            </w:rPr>
          </w:rPrChange>
        </w:rPr>
        <w:t xml:space="preserve">Đối với một chuỗi thời gian không tĩnh </w:t>
      </w:r>
      <m:oMath>
        <m:d>
          <m:dPr>
            <m:begChr m:val="{"/>
            <m:endChr m:val="}"/>
            <m:ctrlPr>
              <w:ins w:id="2526" w:author="The Si Tran" w:date="2012-12-05T23:52:00Z">
                <w:rPr>
                  <w:rFonts w:ascii="Cambria Math" w:hAnsi="Cambria Math"/>
                  <w:i/>
                  <w:lang w:val="fr-FR"/>
                </w:rPr>
              </w:ins>
            </m:ctrlPr>
          </m:dPr>
          <m:e>
            <m:sSub>
              <m:sSubPr>
                <m:ctrlPr>
                  <w:ins w:id="2527" w:author="The Si Tran" w:date="2012-12-05T23:52:00Z">
                    <w:rPr>
                      <w:rFonts w:ascii="Cambria Math" w:hAnsi="Cambria Math"/>
                      <w:i/>
                      <w:lang w:val="fr-FR"/>
                    </w:rPr>
                  </w:ins>
                </m:ctrlPr>
              </m:sSubPr>
              <m:e>
                <w:ins w:id="2528" w:author="The Si Tran" w:date="2012-12-05T23:52:00Z">
                  <m:r>
                    <w:rPr>
                      <w:rFonts w:ascii="Cambria Math" w:hAnsi="Cambria Math"/>
                      <w:lang w:val="fr-FR"/>
                    </w:rPr>
                    <m:t>X</m:t>
                  </m:r>
                </w:ins>
              </m:e>
              <m:sub>
                <w:ins w:id="2529" w:author="The Si Tran" w:date="2012-12-05T23:52:00Z">
                  <m:r>
                    <w:rPr>
                      <w:rFonts w:ascii="Cambria Math" w:hAnsi="Cambria Math"/>
                      <w:lang w:val="fr-FR"/>
                    </w:rPr>
                    <m:t>t</m:t>
                  </m:r>
                </w:ins>
              </m:sub>
            </m:sSub>
          </m:e>
        </m:d>
      </m:oMath>
      <w:ins w:id="2530" w:author="The Si Tran" w:date="2012-12-05T23:52:00Z">
        <w:r w:rsidR="00623920" w:rsidRPr="00100B8E">
          <w:rPr>
            <w:lang w:val="fr-FR"/>
          </w:rPr>
          <w:t xml:space="preserve"> </w:t>
        </w:r>
      </w:ins>
      <w:del w:id="2531" w:author="The Si Tran" w:date="2012-12-05T23:51:00Z">
        <w:r w:rsidR="003219CB" w:rsidRPr="0049233F" w:rsidDel="00623920">
          <w:rPr>
            <w:lang w:val="fr-FR"/>
            <w:rPrChange w:id="2532" w:author="The Si Tran" w:date="2012-12-05T23:02:00Z">
              <w:rPr>
                <w:b/>
                <w:bCs/>
                <w:sz w:val="28"/>
                <w:szCs w:val="28"/>
                <w:lang w:val="fr-FR"/>
              </w:rPr>
            </w:rPrChange>
          </w:rPr>
          <w:delText>{X</w:delText>
        </w:r>
        <w:r w:rsidR="003219CB" w:rsidRPr="0049233F" w:rsidDel="00623920">
          <w:rPr>
            <w:vertAlign w:val="subscript"/>
            <w:lang w:val="fr-FR"/>
            <w:rPrChange w:id="2533" w:author="The Si Tran" w:date="2012-12-05T23:02:00Z">
              <w:rPr>
                <w:b/>
                <w:bCs/>
                <w:sz w:val="28"/>
                <w:szCs w:val="28"/>
                <w:vertAlign w:val="subscript"/>
                <w:lang w:val="fr-FR"/>
              </w:rPr>
            </w:rPrChange>
          </w:rPr>
          <w:delText>t</w:delText>
        </w:r>
        <w:r w:rsidR="003219CB" w:rsidRPr="0049233F" w:rsidDel="00623920">
          <w:rPr>
            <w:lang w:val="fr-FR"/>
            <w:rPrChange w:id="2534" w:author="The Si Tran" w:date="2012-12-05T23:02:00Z">
              <w:rPr>
                <w:b/>
                <w:bCs/>
                <w:sz w:val="28"/>
                <w:szCs w:val="28"/>
                <w:lang w:val="fr-FR"/>
              </w:rPr>
            </w:rPrChange>
          </w:rPr>
          <w:delText>}</w:delText>
        </w:r>
      </w:del>
      <w:r w:rsidR="003219CB" w:rsidRPr="0049233F">
        <w:rPr>
          <w:lang w:val="fr-FR"/>
          <w:rPrChange w:id="2535" w:author="The Si Tran" w:date="2012-12-05T23:02:00Z">
            <w:rPr>
              <w:b/>
              <w:bCs/>
              <w:sz w:val="28"/>
              <w:szCs w:val="28"/>
              <w:lang w:val="fr-FR"/>
            </w:rPr>
          </w:rPrChange>
        </w:rPr>
        <w:t xml:space="preserve">, ta áp dụng toán tử lấy hiệu </w:t>
      </w:r>
      <w:ins w:id="2536" w:author="The Si Tran" w:date="2012-12-05T23:52:00Z">
        <m:oMath>
          <m:r>
            <w:rPr>
              <w:rFonts w:ascii="Cambria Math" w:hAnsi="Cambria Math"/>
              <w:lang w:val="fr-FR"/>
            </w:rPr>
            <m:t>∆</m:t>
          </m:r>
        </m:oMath>
      </w:ins>
      <w:del w:id="2537" w:author="The Si Tran" w:date="2012-12-05T23:52:00Z">
        <w:r w:rsidR="003219CB" w:rsidRPr="0049233F" w:rsidDel="00623920">
          <w:rPr>
            <w:lang w:val="fr-FR"/>
            <w:rPrChange w:id="2538" w:author="The Si Tran" w:date="2012-12-05T23:02:00Z">
              <w:rPr>
                <w:b/>
                <w:bCs/>
                <w:sz w:val="28"/>
                <w:szCs w:val="28"/>
                <w:lang w:val="fr-FR"/>
              </w:rPr>
            </w:rPrChange>
          </w:rPr>
          <w:delText>∆</w:delText>
        </w:r>
      </w:del>
      <w:r w:rsidR="003219CB" w:rsidRPr="0049233F">
        <w:rPr>
          <w:lang w:val="fr-FR"/>
          <w:rPrChange w:id="2539" w:author="The Si Tran" w:date="2012-12-05T23:02:00Z">
            <w:rPr>
              <w:b/>
              <w:bCs/>
              <w:sz w:val="28"/>
              <w:szCs w:val="28"/>
              <w:lang w:val="fr-FR"/>
            </w:rPr>
          </w:rPrChange>
        </w:rPr>
        <w:t xml:space="preserve"> lên </w:t>
      </w:r>
      <m:oMath>
        <m:sSub>
          <m:sSubPr>
            <m:ctrlPr>
              <w:ins w:id="2540" w:author="The Si Tran" w:date="2012-12-05T23:52:00Z">
                <w:rPr>
                  <w:rFonts w:ascii="Cambria Math" w:hAnsi="Cambria Math"/>
                  <w:i/>
                  <w:lang w:val="fr-FR"/>
                </w:rPr>
              </w:ins>
            </m:ctrlPr>
          </m:sSubPr>
          <m:e>
            <w:ins w:id="2541" w:author="The Si Tran" w:date="2012-12-05T23:52:00Z">
              <m:r>
                <w:rPr>
                  <w:rFonts w:ascii="Cambria Math" w:hAnsi="Cambria Math"/>
                  <w:lang w:val="fr-FR"/>
                </w:rPr>
                <m:t>X</m:t>
              </m:r>
            </w:ins>
          </m:e>
          <m:sub>
            <w:ins w:id="2542" w:author="The Si Tran" w:date="2012-12-05T23:52:00Z">
              <m:r>
                <w:rPr>
                  <w:rFonts w:ascii="Cambria Math" w:hAnsi="Cambria Math"/>
                  <w:lang w:val="fr-FR"/>
                </w:rPr>
                <m:t>t</m:t>
              </m:r>
            </w:ins>
          </m:sub>
        </m:sSub>
      </m:oMath>
      <w:del w:id="2543" w:author="The Si Tran" w:date="2012-12-05T23:52:00Z">
        <w:r w:rsidR="003219CB" w:rsidRPr="0049233F" w:rsidDel="00623920">
          <w:rPr>
            <w:lang w:val="fr-FR"/>
            <w:rPrChange w:id="2544" w:author="The Si Tran" w:date="2012-12-05T23:02:00Z">
              <w:rPr>
                <w:b/>
                <w:bCs/>
                <w:sz w:val="28"/>
                <w:szCs w:val="28"/>
                <w:lang w:val="fr-FR"/>
              </w:rPr>
            </w:rPrChange>
          </w:rPr>
          <w:delText>X</w:delText>
        </w:r>
        <w:r w:rsidR="003219CB" w:rsidRPr="0049233F" w:rsidDel="00623920">
          <w:rPr>
            <w:vertAlign w:val="subscript"/>
            <w:lang w:val="fr-FR"/>
            <w:rPrChange w:id="2545" w:author="The Si Tran" w:date="2012-12-05T23:02:00Z">
              <w:rPr>
                <w:b/>
                <w:bCs/>
                <w:sz w:val="28"/>
                <w:szCs w:val="28"/>
                <w:vertAlign w:val="subscript"/>
                <w:lang w:val="fr-FR"/>
              </w:rPr>
            </w:rPrChange>
          </w:rPr>
          <w:delText>t</w:delText>
        </w:r>
      </w:del>
      <w:r w:rsidR="003219CB" w:rsidRPr="0049233F">
        <w:rPr>
          <w:lang w:val="fr-FR"/>
          <w:rPrChange w:id="2546" w:author="The Si Tran" w:date="2012-12-05T23:02:00Z">
            <w:rPr>
              <w:b/>
              <w:bCs/>
              <w:sz w:val="28"/>
              <w:szCs w:val="28"/>
              <w:lang w:val="fr-FR"/>
            </w:rPr>
          </w:rPrChange>
        </w:rPr>
        <w:t xml:space="preserve"> để được một chuỗi thời gian mới </w:t>
      </w:r>
      <w:ins w:id="2547" w:author="The Si Tran" w:date="2012-12-05T23:52:00Z">
        <m:oMath>
          <m:r>
            <w:rPr>
              <w:rFonts w:ascii="Cambria Math" w:hAnsi="Cambria Math"/>
              <w:lang w:val="fr-FR"/>
            </w:rPr>
            <m:t>∆</m:t>
          </m:r>
        </m:oMath>
      </w:ins>
      <m:oMath>
        <m:sSub>
          <m:sSubPr>
            <m:ctrlPr>
              <w:ins w:id="2548" w:author="The Si Tran" w:date="2012-12-05T23:53:00Z">
                <w:rPr>
                  <w:rFonts w:ascii="Cambria Math" w:hAnsi="Cambria Math"/>
                  <w:i/>
                  <w:lang w:val="fr-FR"/>
                </w:rPr>
              </w:ins>
            </m:ctrlPr>
          </m:sSubPr>
          <m:e>
            <w:ins w:id="2549" w:author="The Si Tran" w:date="2012-12-05T23:53:00Z">
              <m:r>
                <w:rPr>
                  <w:rFonts w:ascii="Cambria Math" w:hAnsi="Cambria Math"/>
                  <w:lang w:val="fr-FR"/>
                </w:rPr>
                <m:t>X</m:t>
              </m:r>
            </w:ins>
          </m:e>
          <m:sub>
            <w:ins w:id="2550" w:author="The Si Tran" w:date="2012-12-05T23:53:00Z">
              <m:r>
                <w:rPr>
                  <w:rFonts w:ascii="Cambria Math" w:hAnsi="Cambria Math"/>
                  <w:lang w:val="fr-FR"/>
                </w:rPr>
                <m:t>t</m:t>
              </m:r>
            </w:ins>
          </m:sub>
        </m:sSub>
      </m:oMath>
      <w:del w:id="2551" w:author="The Si Tran" w:date="2012-12-05T23:52:00Z">
        <w:r w:rsidR="003219CB" w:rsidRPr="0049233F" w:rsidDel="00623920">
          <w:rPr>
            <w:lang w:val="fr-FR"/>
            <w:rPrChange w:id="2552" w:author="The Si Tran" w:date="2012-12-05T23:02:00Z">
              <w:rPr>
                <w:b/>
                <w:bCs/>
                <w:sz w:val="28"/>
                <w:szCs w:val="28"/>
                <w:lang w:val="fr-FR"/>
              </w:rPr>
            </w:rPrChange>
          </w:rPr>
          <w:delText>∆X</w:delText>
        </w:r>
        <w:r w:rsidR="003219CB" w:rsidRPr="0049233F" w:rsidDel="00623920">
          <w:rPr>
            <w:vertAlign w:val="subscript"/>
            <w:lang w:val="fr-FR"/>
            <w:rPrChange w:id="2553" w:author="The Si Tran" w:date="2012-12-05T23:02:00Z">
              <w:rPr>
                <w:b/>
                <w:bCs/>
                <w:sz w:val="28"/>
                <w:szCs w:val="28"/>
                <w:vertAlign w:val="subscript"/>
                <w:lang w:val="fr-FR"/>
              </w:rPr>
            </w:rPrChange>
          </w:rPr>
          <w:delText>t</w:delText>
        </w:r>
      </w:del>
      <w:r w:rsidR="003219CB" w:rsidRPr="0049233F">
        <w:rPr>
          <w:lang w:val="fr-FR"/>
          <w:rPrChange w:id="2554" w:author="The Si Tran" w:date="2012-12-05T23:02:00Z">
            <w:rPr>
              <w:b/>
              <w:bCs/>
              <w:sz w:val="28"/>
              <w:szCs w:val="28"/>
              <w:lang w:val="fr-FR"/>
            </w:rPr>
          </w:rPrChange>
        </w:rPr>
        <w:t xml:space="preserve"> với </w:t>
      </w:r>
      <w:del w:id="2555" w:author="The Si Tran" w:date="2012-12-05T23:52:00Z">
        <w:r w:rsidR="003219CB" w:rsidRPr="0049233F" w:rsidDel="00623920">
          <w:rPr>
            <w:lang w:val="fr-FR"/>
            <w:rPrChange w:id="2556" w:author="The Si Tran" w:date="2012-12-05T23:02:00Z">
              <w:rPr>
                <w:b/>
                <w:bCs/>
                <w:sz w:val="28"/>
                <w:szCs w:val="28"/>
                <w:lang w:val="fr-FR"/>
              </w:rPr>
            </w:rPrChange>
          </w:rPr>
          <w:delText>:</w:delText>
        </w:r>
      </w:del>
    </w:p>
    <w:p w14:paraId="0A6C57D4" w14:textId="77777777" w:rsidR="00891415" w:rsidRPr="0049233F" w:rsidRDefault="00891415">
      <w:pPr>
        <w:rPr>
          <w:ins w:id="2557" w:author="The Si Tran" w:date="2012-12-16T10:27:00Z"/>
          <w:lang w:val="fr-FR"/>
          <w:rPrChange w:id="2558" w:author="The Si Tran" w:date="2012-12-05T23:02:00Z">
            <w:rPr>
              <w:ins w:id="2559" w:author="The Si Tran" w:date="2012-12-16T10:27:00Z"/>
              <w:sz w:val="28"/>
              <w:szCs w:val="28"/>
              <w:lang w:val="fr-FR"/>
            </w:rPr>
          </w:rPrChange>
        </w:rPr>
      </w:pPr>
    </w:p>
    <w:p w14:paraId="38874533" w14:textId="25A7AA5D" w:rsidR="003219CB" w:rsidRPr="00891415" w:rsidRDefault="003219CB">
      <w:pPr>
        <w:pStyle w:val="Canhgiua"/>
        <w:rPr>
          <w:rPrChange w:id="2560" w:author="The Si Tran" w:date="2012-12-16T10:26:00Z">
            <w:rPr>
              <w:sz w:val="28"/>
              <w:szCs w:val="28"/>
              <w:lang w:val="fr-FR"/>
            </w:rPr>
          </w:rPrChange>
        </w:rPr>
        <w:pPrChange w:id="2561" w:author="The Si Tran" w:date="2012-12-16T10:27:00Z">
          <w:pPr/>
        </w:pPrChange>
      </w:pPr>
      <w:del w:id="2562" w:author="The Si Tran" w:date="2012-12-16T10:27:00Z">
        <w:r w:rsidRPr="0049233F" w:rsidDel="00891415">
          <w:rPr>
            <w:lang w:val="fr-FR"/>
            <w:rPrChange w:id="2563" w:author="The Si Tran" w:date="2012-12-05T23:02:00Z">
              <w:rPr>
                <w:b/>
                <w:bCs/>
                <w:sz w:val="28"/>
                <w:szCs w:val="28"/>
                <w:lang w:val="fr-FR"/>
              </w:rPr>
            </w:rPrChange>
          </w:rPr>
          <w:delText xml:space="preserve">                        </w:delText>
        </w:r>
      </w:del>
      <w:del w:id="2564" w:author="The Si Tran" w:date="2012-12-16T10:26:00Z">
        <w:r w:rsidRPr="0049233F" w:rsidDel="00891415">
          <w:rPr>
            <w:lang w:val="fr-FR"/>
            <w:rPrChange w:id="2565" w:author="The Si Tran" w:date="2012-12-05T23:02:00Z">
              <w:rPr>
                <w:b/>
                <w:bCs/>
                <w:sz w:val="28"/>
                <w:szCs w:val="28"/>
                <w:lang w:val="fr-FR"/>
              </w:rPr>
            </w:rPrChange>
          </w:rPr>
          <w:delText xml:space="preserve">  </w:delText>
        </w:r>
      </w:del>
      <w:ins w:id="2566" w:author="The Si Tran" w:date="2012-12-05T23:53:00Z">
        <m:oMath>
          <m:r>
            <m:rPr>
              <m:sty m:val="p"/>
            </m:rPr>
            <w:rPr>
              <w:rFonts w:ascii="Cambria Math" w:hAnsi="Cambria Math"/>
              <w:rPrChange w:id="256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68" w:author="The Si Tran" w:date="2012-12-16T10:26:00Z">
                    <w:rPr>
                      <w:rFonts w:ascii="Cambria Math" w:hAnsi="Cambria Math"/>
                      <w:lang w:val="fr-FR"/>
                    </w:rPr>
                  </w:rPrChange>
                </w:rPr>
                <m:t>X</m:t>
              </m:r>
            </m:e>
            <m:sub>
              <m:r>
                <w:rPr>
                  <w:rFonts w:ascii="Cambria Math" w:hAnsi="Cambria Math"/>
                  <w:rPrChange w:id="2569" w:author="The Si Tran" w:date="2012-12-16T10:26:00Z">
                    <w:rPr>
                      <w:rFonts w:ascii="Cambria Math" w:hAnsi="Cambria Math"/>
                      <w:lang w:val="fr-FR"/>
                    </w:rPr>
                  </w:rPrChange>
                </w:rPr>
                <m:t>t</m:t>
              </m:r>
            </m:sub>
          </m:sSub>
          <m:r>
            <m:rPr>
              <m:sty m:val="p"/>
            </m:rPr>
            <w:rPr>
              <w:rFonts w:ascii="Cambria Math" w:hAnsi="Cambria Math"/>
              <w:rPrChange w:id="2570"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71" w:author="The Si Tran" w:date="2012-12-16T10:26:00Z">
                    <w:rPr>
                      <w:rFonts w:ascii="Cambria Math" w:hAnsi="Cambria Math"/>
                      <w:lang w:val="fr-FR"/>
                    </w:rPr>
                  </w:rPrChange>
                </w:rPr>
                <m:t>X</m:t>
              </m:r>
            </m:e>
            <m:sub>
              <m:r>
                <w:rPr>
                  <w:rFonts w:ascii="Cambria Math" w:hAnsi="Cambria Math"/>
                  <w:rPrChange w:id="2572" w:author="The Si Tran" w:date="2012-12-16T10:26:00Z">
                    <w:rPr>
                      <w:rFonts w:ascii="Cambria Math" w:hAnsi="Cambria Math"/>
                      <w:lang w:val="fr-FR"/>
                    </w:rPr>
                  </w:rPrChange>
                </w:rPr>
                <m:t>t</m:t>
              </m:r>
            </m:sub>
          </m:sSub>
          <m:r>
            <m:rPr>
              <m:sty m:val="p"/>
            </m:rPr>
            <w:rPr>
              <w:rFonts w:ascii="Cambria Math" w:hAnsi="Cambria Math"/>
              <w:rPrChange w:id="257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74" w:author="The Si Tran" w:date="2012-12-16T10:26:00Z">
                    <w:rPr>
                      <w:rFonts w:ascii="Cambria Math" w:hAnsi="Cambria Math"/>
                      <w:lang w:val="fr-FR"/>
                    </w:rPr>
                  </w:rPrChange>
                </w:rPr>
                <m:t>X</m:t>
              </m:r>
            </m:e>
            <m:sub>
              <m:r>
                <w:rPr>
                  <w:rFonts w:ascii="Cambria Math" w:hAnsi="Cambria Math"/>
                  <w:rPrChange w:id="2575" w:author="The Si Tran" w:date="2012-12-16T10:26:00Z">
                    <w:rPr>
                      <w:rFonts w:ascii="Cambria Math" w:hAnsi="Cambria Math"/>
                      <w:lang w:val="fr-FR"/>
                    </w:rPr>
                  </w:rPrChange>
                </w:rPr>
                <m:t>t</m:t>
              </m:r>
              <m:r>
                <m:rPr>
                  <m:sty m:val="p"/>
                </m:rPr>
                <w:rPr>
                  <w:rFonts w:ascii="Cambria Math" w:hAnsi="Cambria Math"/>
                  <w:rPrChange w:id="2576" w:author="The Si Tran" w:date="2012-12-16T10:26:00Z">
                    <w:rPr>
                      <w:rFonts w:ascii="Cambria Math" w:hAnsi="Cambria Math"/>
                      <w:lang w:val="fr-FR"/>
                    </w:rPr>
                  </w:rPrChange>
                </w:rPr>
                <m:t>-1</m:t>
              </m:r>
            </m:sub>
          </m:sSub>
        </m:oMath>
      </w:ins>
      <w:del w:id="2577" w:author="The Si Tran" w:date="2012-12-05T23:53:00Z">
        <w:r w:rsidRPr="00891415" w:rsidDel="003967AA">
          <w:rPr>
            <w:rPrChange w:id="2578"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579" w:author="The Si Tran" w:date="2012-12-05T23:02:00Z">
            <w:rPr>
              <w:sz w:val="28"/>
              <w:szCs w:val="28"/>
              <w:vertAlign w:val="subscript"/>
              <w:lang w:val="fr-FR"/>
            </w:rPr>
          </w:rPrChange>
        </w:rPr>
      </w:pPr>
      <w:r w:rsidRPr="0049233F">
        <w:rPr>
          <w:szCs w:val="26"/>
          <w:lang w:val="fr-FR"/>
          <w:rPrChange w:id="2580" w:author="The Si Tran" w:date="2012-12-05T23:02:00Z">
            <w:rPr>
              <w:b/>
              <w:bCs/>
              <w:sz w:val="28"/>
              <w:szCs w:val="28"/>
              <w:lang w:val="fr-FR"/>
            </w:rPr>
          </w:rPrChange>
        </w:rPr>
        <w:t xml:space="preserve">Nếu </w:t>
      </w:r>
      <w:ins w:id="258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582" w:author="The Si Tran" w:date="2012-12-05T23:54:00Z">
        <w:r w:rsidRPr="0049233F" w:rsidDel="00D10148">
          <w:rPr>
            <w:szCs w:val="26"/>
            <w:lang w:val="fr-FR"/>
            <w:rPrChange w:id="2583" w:author="The Si Tran" w:date="2012-12-05T23:02:00Z">
              <w:rPr>
                <w:b/>
                <w:bCs/>
                <w:sz w:val="28"/>
                <w:szCs w:val="28"/>
                <w:lang w:val="fr-FR"/>
              </w:rPr>
            </w:rPrChange>
          </w:rPr>
          <w:delText>∆X</w:delText>
        </w:r>
        <w:r w:rsidRPr="0049233F" w:rsidDel="00D10148">
          <w:rPr>
            <w:szCs w:val="26"/>
            <w:vertAlign w:val="subscript"/>
            <w:lang w:val="fr-FR"/>
            <w:rPrChange w:id="2584" w:author="The Si Tran" w:date="2012-12-05T23:02:00Z">
              <w:rPr>
                <w:b/>
                <w:bCs/>
                <w:sz w:val="28"/>
                <w:szCs w:val="28"/>
                <w:vertAlign w:val="subscript"/>
                <w:lang w:val="fr-FR"/>
              </w:rPr>
            </w:rPrChange>
          </w:rPr>
          <w:delText>t</w:delText>
        </w:r>
        <w:r w:rsidRPr="0049233F" w:rsidDel="00D10148">
          <w:rPr>
            <w:szCs w:val="26"/>
            <w:lang w:val="fr-FR"/>
            <w:rPrChange w:id="2585" w:author="The Si Tran" w:date="2012-12-05T23:02:00Z">
              <w:rPr>
                <w:b/>
                <w:bCs/>
                <w:sz w:val="28"/>
                <w:szCs w:val="28"/>
                <w:lang w:val="fr-FR"/>
              </w:rPr>
            </w:rPrChange>
          </w:rPr>
          <w:delText xml:space="preserve"> </w:delText>
        </w:r>
      </w:del>
      <w:r w:rsidRPr="0049233F">
        <w:rPr>
          <w:szCs w:val="26"/>
          <w:lang w:val="fr-FR"/>
          <w:rPrChange w:id="2586" w:author="The Si Tran" w:date="2012-12-05T23:02:00Z">
            <w:rPr>
              <w:b/>
              <w:bCs/>
              <w:sz w:val="28"/>
              <w:szCs w:val="28"/>
              <w:lang w:val="fr-FR"/>
            </w:rPr>
          </w:rPrChange>
        </w:rPr>
        <w:t xml:space="preserve">là chuỗi tĩnh thì ta xây dựng mô hình mô tả </w:t>
      </w:r>
      <w:del w:id="2587" w:author="The Si Tran" w:date="2012-12-05T23:54:00Z">
        <w:r w:rsidRPr="0049233F" w:rsidDel="00271306">
          <w:rPr>
            <w:szCs w:val="26"/>
            <w:lang w:val="fr-FR"/>
            <w:rPrChange w:id="2588" w:author="The Si Tran" w:date="2012-12-05T23:02:00Z">
              <w:rPr>
                <w:b/>
                <w:bCs/>
                <w:sz w:val="28"/>
                <w:szCs w:val="28"/>
                <w:lang w:val="fr-FR"/>
              </w:rPr>
            </w:rPrChange>
          </w:rPr>
          <w:delText>∆X</w:delText>
        </w:r>
        <w:r w:rsidRPr="0049233F" w:rsidDel="00271306">
          <w:rPr>
            <w:szCs w:val="26"/>
            <w:vertAlign w:val="subscript"/>
            <w:lang w:val="fr-FR"/>
            <w:rPrChange w:id="2589" w:author="The Si Tran" w:date="2012-12-05T23:02:00Z">
              <w:rPr>
                <w:b/>
                <w:bCs/>
                <w:sz w:val="28"/>
                <w:szCs w:val="28"/>
                <w:vertAlign w:val="subscript"/>
                <w:lang w:val="fr-FR"/>
              </w:rPr>
            </w:rPrChange>
          </w:rPr>
          <w:delText>t</w:delText>
        </w:r>
        <w:r w:rsidRPr="0049233F" w:rsidDel="00271306">
          <w:rPr>
            <w:szCs w:val="26"/>
            <w:lang w:val="fr-FR"/>
            <w:rPrChange w:id="2590" w:author="The Si Tran" w:date="2012-12-05T23:02:00Z">
              <w:rPr>
                <w:b/>
                <w:bCs/>
                <w:sz w:val="28"/>
                <w:szCs w:val="28"/>
                <w:lang w:val="fr-FR"/>
              </w:rPr>
            </w:rPrChange>
          </w:rPr>
          <w:delText xml:space="preserve"> </w:delText>
        </w:r>
      </w:del>
      <w:ins w:id="259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592" w:author="The Si Tran" w:date="2012-12-05T23:02:00Z">
            <w:rPr>
              <w:b/>
              <w:bCs/>
              <w:sz w:val="28"/>
              <w:szCs w:val="28"/>
              <w:lang w:val="fr-FR"/>
            </w:rPr>
          </w:rPrChange>
        </w:rPr>
        <w:t xml:space="preserve">rồi từ đó suy ra </w:t>
      </w:r>
      <m:oMath>
        <m:sSub>
          <m:sSubPr>
            <m:ctrlPr>
              <w:ins w:id="2593" w:author="The Si Tran" w:date="2012-12-05T23:54:00Z">
                <w:rPr>
                  <w:rFonts w:ascii="Cambria Math" w:hAnsi="Cambria Math"/>
                  <w:i/>
                  <w:szCs w:val="26"/>
                  <w:lang w:val="fr-FR"/>
                </w:rPr>
              </w:ins>
            </m:ctrlPr>
          </m:sSubPr>
          <m:e>
            <w:ins w:id="2594" w:author="The Si Tran" w:date="2012-12-05T23:54:00Z">
              <m:r>
                <w:rPr>
                  <w:rFonts w:ascii="Cambria Math" w:hAnsi="Cambria Math"/>
                  <w:szCs w:val="26"/>
                  <w:lang w:val="fr-FR"/>
                </w:rPr>
                <m:t>X</m:t>
              </m:r>
            </w:ins>
          </m:e>
          <m:sub>
            <w:ins w:id="2595" w:author="The Si Tran" w:date="2012-12-05T23:54:00Z">
              <m:r>
                <w:rPr>
                  <w:rFonts w:ascii="Cambria Math" w:hAnsi="Cambria Math"/>
                  <w:szCs w:val="26"/>
                  <w:lang w:val="fr-FR"/>
                </w:rPr>
                <m:t>t</m:t>
              </m:r>
            </w:ins>
          </m:sub>
        </m:sSub>
      </m:oMath>
      <w:del w:id="2596" w:author="The Si Tran" w:date="2012-12-05T23:54:00Z">
        <w:r w:rsidRPr="0049233F" w:rsidDel="00271306">
          <w:rPr>
            <w:szCs w:val="26"/>
            <w:lang w:val="fr-FR"/>
            <w:rPrChange w:id="2597" w:author="The Si Tran" w:date="2012-12-05T23:02:00Z">
              <w:rPr>
                <w:b/>
                <w:bCs/>
                <w:sz w:val="28"/>
                <w:szCs w:val="28"/>
                <w:lang w:val="fr-FR"/>
              </w:rPr>
            </w:rPrChange>
          </w:rPr>
          <w:delText>X</w:delText>
        </w:r>
        <w:r w:rsidRPr="0049233F" w:rsidDel="00271306">
          <w:rPr>
            <w:szCs w:val="26"/>
            <w:vertAlign w:val="subscript"/>
            <w:lang w:val="fr-FR"/>
            <w:rPrChange w:id="2598" w:author="The Si Tran" w:date="2012-12-05T23:02:00Z">
              <w:rPr>
                <w:b/>
                <w:bCs/>
                <w:sz w:val="28"/>
                <w:szCs w:val="28"/>
                <w:vertAlign w:val="subscript"/>
                <w:lang w:val="fr-FR"/>
              </w:rPr>
            </w:rPrChange>
          </w:rPr>
          <w:delText>t</w:delText>
        </w:r>
      </w:del>
      <w:r w:rsidRPr="0049233F">
        <w:rPr>
          <w:szCs w:val="26"/>
          <w:lang w:val="fr-FR"/>
          <w:rPrChange w:id="2599" w:author="The Si Tran" w:date="2012-12-05T23:02:00Z">
            <w:rPr>
              <w:b/>
              <w:bCs/>
              <w:sz w:val="28"/>
              <w:szCs w:val="28"/>
              <w:lang w:val="fr-FR"/>
            </w:rPr>
          </w:rPrChange>
        </w:rPr>
        <w:t>. Nếu</w:t>
      </w:r>
      <w:ins w:id="2600"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01" w:author="The Si Tran" w:date="2012-12-05T23:54:00Z">
        <w:r w:rsidRPr="0049233F" w:rsidDel="0023677B">
          <w:rPr>
            <w:szCs w:val="26"/>
            <w:lang w:val="fr-FR"/>
            <w:rPrChange w:id="2602" w:author="The Si Tran" w:date="2012-12-05T23:02:00Z">
              <w:rPr>
                <w:b/>
                <w:bCs/>
                <w:sz w:val="28"/>
                <w:szCs w:val="28"/>
                <w:lang w:val="fr-FR"/>
              </w:rPr>
            </w:rPrChange>
          </w:rPr>
          <w:delText xml:space="preserve"> ∆X</w:delText>
        </w:r>
        <w:r w:rsidRPr="0049233F" w:rsidDel="0023677B">
          <w:rPr>
            <w:szCs w:val="26"/>
            <w:vertAlign w:val="subscript"/>
            <w:lang w:val="fr-FR"/>
            <w:rPrChange w:id="2603" w:author="The Si Tran" w:date="2012-12-05T23:02:00Z">
              <w:rPr>
                <w:b/>
                <w:bCs/>
                <w:sz w:val="28"/>
                <w:szCs w:val="28"/>
                <w:vertAlign w:val="subscript"/>
                <w:lang w:val="fr-FR"/>
              </w:rPr>
            </w:rPrChange>
          </w:rPr>
          <w:delText>t</w:delText>
        </w:r>
      </w:del>
      <w:r w:rsidRPr="0049233F">
        <w:rPr>
          <w:szCs w:val="26"/>
          <w:lang w:val="fr-FR"/>
          <w:rPrChange w:id="2604" w:author="The Si Tran" w:date="2012-12-05T23:02:00Z">
            <w:rPr>
              <w:b/>
              <w:bCs/>
              <w:sz w:val="28"/>
              <w:szCs w:val="28"/>
              <w:lang w:val="fr-FR"/>
            </w:rPr>
          </w:rPrChange>
        </w:rPr>
        <w:t xml:space="preserve"> vẫn là chuỗi không tĩnh, ta tiếp tục áp dụng toán tử </w:t>
      </w:r>
      <w:ins w:id="2605" w:author="The Si Tran" w:date="2012-12-05T23:54:00Z">
        <m:oMath>
          <m:r>
            <w:rPr>
              <w:rFonts w:ascii="Cambria Math" w:hAnsi="Cambria Math"/>
              <w:szCs w:val="26"/>
              <w:lang w:val="fr-FR"/>
            </w:rPr>
            <m:t>∆</m:t>
          </m:r>
        </m:oMath>
      </w:ins>
      <w:ins w:id="2606" w:author="The Si Tran" w:date="2012-12-05T23:55:00Z">
        <w:r w:rsidR="00013058">
          <w:rPr>
            <w:szCs w:val="26"/>
            <w:lang w:val="fr-FR"/>
          </w:rPr>
          <w:t xml:space="preserve"> </w:t>
        </w:r>
      </w:ins>
      <w:del w:id="2607" w:author="The Si Tran" w:date="2012-12-05T23:54:00Z">
        <w:r w:rsidRPr="0049233F" w:rsidDel="0023677B">
          <w:rPr>
            <w:szCs w:val="26"/>
            <w:lang w:val="fr-FR"/>
            <w:rPrChange w:id="2608" w:author="The Si Tran" w:date="2012-12-05T23:02:00Z">
              <w:rPr>
                <w:b/>
                <w:bCs/>
                <w:sz w:val="28"/>
                <w:szCs w:val="28"/>
                <w:lang w:val="fr-FR"/>
              </w:rPr>
            </w:rPrChange>
          </w:rPr>
          <w:delText xml:space="preserve">∆ </w:delText>
        </w:r>
      </w:del>
      <w:r w:rsidRPr="0049233F">
        <w:rPr>
          <w:szCs w:val="26"/>
          <w:lang w:val="fr-FR"/>
          <w:rPrChange w:id="2609" w:author="The Si Tran" w:date="2012-12-05T23:02:00Z">
            <w:rPr>
              <w:b/>
              <w:bCs/>
              <w:sz w:val="28"/>
              <w:szCs w:val="28"/>
              <w:lang w:val="fr-FR"/>
            </w:rPr>
          </w:rPrChange>
        </w:rPr>
        <w:t xml:space="preserve">cho chuỗi </w:t>
      </w:r>
      <w:ins w:id="261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11" w:author="The Si Tran" w:date="2012-12-05T23:54:00Z">
        <w:r w:rsidRPr="0049233F" w:rsidDel="0023677B">
          <w:rPr>
            <w:szCs w:val="26"/>
            <w:lang w:val="fr-FR"/>
            <w:rPrChange w:id="2612" w:author="The Si Tran" w:date="2012-12-05T23:02:00Z">
              <w:rPr>
                <w:b/>
                <w:bCs/>
                <w:sz w:val="28"/>
                <w:szCs w:val="28"/>
                <w:lang w:val="fr-FR"/>
              </w:rPr>
            </w:rPrChange>
          </w:rPr>
          <w:delText>∆X</w:delText>
        </w:r>
        <w:r w:rsidRPr="0049233F" w:rsidDel="0023677B">
          <w:rPr>
            <w:szCs w:val="26"/>
            <w:vertAlign w:val="subscript"/>
            <w:lang w:val="fr-FR"/>
            <w:rPrChange w:id="2613"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614" w:author="The Si Tran" w:date="2012-12-16T16:59:00Z"/>
          <w:szCs w:val="26"/>
          <w:lang w:val="fr-FR"/>
        </w:rPr>
        <w:pPrChange w:id="2615" w:author="The Si Tran" w:date="2012-12-16T16:59:00Z">
          <w:pPr>
            <w:ind w:firstLine="540"/>
          </w:pPr>
        </w:pPrChange>
      </w:pPr>
      <w:r w:rsidRPr="004E0A08">
        <w:rPr>
          <w:b/>
          <w:lang w:val="fr-FR"/>
          <w:rPrChange w:id="2616" w:author="The Si Tran" w:date="2012-12-16T16:59:00Z">
            <w:rPr>
              <w:b/>
              <w:bCs/>
              <w:sz w:val="28"/>
              <w:szCs w:val="28"/>
              <w:lang w:val="fr-FR"/>
            </w:rPr>
          </w:rPrChange>
        </w:rPr>
        <w:t>Thành phần chu kỳ (cyclical)</w:t>
      </w:r>
    </w:p>
    <w:p w14:paraId="56DC27CA" w14:textId="77777777" w:rsidR="004E0A08" w:rsidRPr="004E0A08" w:rsidRDefault="004E0A08">
      <w:pPr>
        <w:rPr>
          <w:ins w:id="2617" w:author="The Si Tran" w:date="2012-12-16T16:59:00Z"/>
          <w:b/>
          <w:lang w:val="fr-FR"/>
          <w:rPrChange w:id="2618" w:author="The Si Tran" w:date="2012-12-16T16:59:00Z">
            <w:rPr>
              <w:ins w:id="2619" w:author="The Si Tran" w:date="2012-12-16T16:59:00Z"/>
              <w:b/>
              <w:sz w:val="28"/>
              <w:szCs w:val="28"/>
              <w:lang w:val="fr-FR"/>
            </w:rPr>
          </w:rPrChange>
        </w:rPr>
        <w:pPrChange w:id="2620" w:author="The Si Tran" w:date="2012-12-16T16:59:00Z">
          <w:pPr>
            <w:ind w:firstLine="540"/>
          </w:pPr>
        </w:pPrChange>
      </w:pPr>
    </w:p>
    <w:p w14:paraId="0D73FA58" w14:textId="77777777" w:rsidR="005E5CD3" w:rsidRPr="0049233F" w:rsidRDefault="005E5CD3">
      <w:pPr>
        <w:rPr>
          <w:szCs w:val="26"/>
          <w:lang w:val="fr-FR"/>
          <w:rPrChange w:id="2621" w:author="The Si Tran" w:date="2012-12-05T23:02:00Z">
            <w:rPr>
              <w:sz w:val="28"/>
              <w:szCs w:val="28"/>
              <w:lang w:val="fr-FR"/>
            </w:rPr>
          </w:rPrChange>
        </w:rPr>
        <w:pPrChange w:id="2622" w:author="The Si Tran" w:date="2012-12-16T16:59:00Z">
          <w:pPr>
            <w:ind w:firstLine="540"/>
          </w:pPr>
        </w:pPrChange>
      </w:pPr>
      <w:r w:rsidRPr="0049233F">
        <w:rPr>
          <w:szCs w:val="26"/>
          <w:lang w:val="fr-FR"/>
          <w:rPrChange w:id="2623"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624"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625"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626" w:author="The Si Tran" w:date="2012-12-16T16:59:00Z">
            <w:rPr>
              <w:b/>
              <w:sz w:val="28"/>
              <w:szCs w:val="28"/>
              <w:lang w:val="fr-FR"/>
            </w:rPr>
          </w:rPrChange>
        </w:rPr>
        <w:pPrChange w:id="2627" w:author="The Si Tran" w:date="2012-12-16T16:59:00Z">
          <w:pPr>
            <w:ind w:firstLine="540"/>
          </w:pPr>
        </w:pPrChange>
      </w:pPr>
      <w:r w:rsidRPr="004E0A08">
        <w:rPr>
          <w:b/>
          <w:lang w:val="fr-FR"/>
          <w:rPrChange w:id="2628"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629" w:author="The Si Tran" w:date="2012-12-05T23:02:00Z">
            <w:rPr>
              <w:sz w:val="28"/>
              <w:szCs w:val="28"/>
              <w:lang w:val="fr-FR"/>
            </w:rPr>
          </w:rPrChange>
        </w:rPr>
        <w:pPrChange w:id="2630" w:author="The Si Tran" w:date="2012-12-16T17:00:00Z">
          <w:pPr>
            <w:ind w:firstLine="540"/>
          </w:pPr>
        </w:pPrChange>
      </w:pPr>
      <w:r w:rsidRPr="0049233F">
        <w:rPr>
          <w:lang w:val="fr-FR"/>
          <w:rPrChange w:id="2631"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632" w:author="The Si Tran" w:date="2012-12-16T17:00:00Z">
            <w:rPr>
              <w:b/>
              <w:sz w:val="28"/>
              <w:szCs w:val="28"/>
              <w:lang w:val="fr-FR"/>
            </w:rPr>
          </w:rPrChange>
        </w:rPr>
        <w:pPrChange w:id="2633" w:author="The Si Tran" w:date="2012-12-16T17:00:00Z">
          <w:pPr>
            <w:ind w:firstLine="540"/>
          </w:pPr>
        </w:pPrChange>
      </w:pPr>
      <w:r w:rsidRPr="004E0A08">
        <w:rPr>
          <w:b/>
          <w:lang w:val="fr-FR"/>
          <w:rPrChange w:id="2634" w:author="The Si Tran" w:date="2012-12-16T17:00:00Z">
            <w:rPr>
              <w:b/>
              <w:bCs/>
              <w:sz w:val="28"/>
              <w:szCs w:val="28"/>
              <w:lang w:val="fr-FR"/>
            </w:rPr>
          </w:rPrChange>
        </w:rPr>
        <w:t>Thành phần mùa (Seasonal)</w:t>
      </w:r>
    </w:p>
    <w:p w14:paraId="0F9CFB46" w14:textId="50027214" w:rsidR="005E5CD3" w:rsidRDefault="005E5CD3">
      <w:pPr>
        <w:rPr>
          <w:lang w:val="fr-FR"/>
        </w:rPr>
        <w:pPrChange w:id="2635" w:author="The Si Tran" w:date="2012-12-16T17:00:00Z">
          <w:pPr>
            <w:ind w:firstLine="540"/>
          </w:pPr>
        </w:pPrChange>
      </w:pPr>
      <w:r w:rsidRPr="0049233F">
        <w:rPr>
          <w:lang w:val="fr-FR"/>
          <w:rPrChange w:id="2636" w:author="The Si Tran" w:date="2012-12-05T23:02:00Z">
            <w:rPr>
              <w:b/>
              <w:bCs/>
              <w:sz w:val="28"/>
              <w:szCs w:val="28"/>
              <w:lang w:val="fr-FR"/>
            </w:rPr>
          </w:rPrChange>
        </w:rPr>
        <w:t xml:space="preserve"> </w:t>
      </w:r>
      <w:r w:rsidR="00E26A6D" w:rsidRPr="0049233F">
        <w:rPr>
          <w:lang w:val="fr-FR"/>
          <w:rPrChange w:id="2637" w:author="The Si Tran" w:date="2012-12-05T23:02:00Z">
            <w:rPr>
              <w:b/>
              <w:bCs/>
              <w:sz w:val="28"/>
              <w:szCs w:val="28"/>
              <w:lang w:val="fr-FR"/>
            </w:rPr>
          </w:rPrChange>
        </w:rPr>
        <w:t>Theo như định nghĩa bên trên thì đây l</w:t>
      </w:r>
      <w:r w:rsidRPr="0049233F">
        <w:rPr>
          <w:lang w:val="fr-FR"/>
          <w:rPrChange w:id="2638"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639" w:author="The Si Tran" w:date="2012-12-14T04:30:00Z">
        <w:r w:rsidR="00D20536">
          <w:rPr>
            <w:lang w:val="fr-FR"/>
          </w:rPr>
          <w:t>2.</w:t>
        </w:r>
        <w:r w:rsidR="00891415">
          <w:rPr>
            <w:lang w:val="fr-FR"/>
          </w:rPr>
          <w:t>8</w:t>
        </w:r>
      </w:ins>
      <w:del w:id="2640" w:author="The Si Tran" w:date="2012-12-14T04:30:00Z">
        <w:r w:rsidRPr="0049233F" w:rsidDel="00D20536">
          <w:rPr>
            <w:lang w:val="fr-FR"/>
            <w:rPrChange w:id="2641" w:author="The Si Tran" w:date="2012-12-05T23:02:00Z">
              <w:rPr>
                <w:b/>
                <w:bCs/>
                <w:sz w:val="28"/>
                <w:szCs w:val="28"/>
                <w:lang w:val="fr-FR"/>
              </w:rPr>
            </w:rPrChange>
          </w:rPr>
          <w:delText>5</w:delText>
        </w:r>
      </w:del>
      <w:r w:rsidRPr="0049233F">
        <w:rPr>
          <w:lang w:val="fr-FR"/>
          <w:rPrChange w:id="2642" w:author="The Si Tran" w:date="2012-12-05T23:02:00Z">
            <w:rPr>
              <w:b/>
              <w:bCs/>
              <w:sz w:val="28"/>
              <w:szCs w:val="28"/>
              <w:lang w:val="fr-FR"/>
            </w:rPr>
          </w:rPrChange>
        </w:rPr>
        <w:t xml:space="preserve"> là đồ thị của một chuỗi thời gian có tính mùa</w:t>
      </w:r>
      <w:ins w:id="2643"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644" w:author="The Si Tran" w:date="2012-12-05T23:02:00Z">
            <w:rPr>
              <w:sz w:val="28"/>
              <w:szCs w:val="28"/>
              <w:lang w:val="fr-FR"/>
            </w:rPr>
          </w:rPrChange>
        </w:rPr>
        <w:pPrChange w:id="2645" w:author="The Si Tran" w:date="2012-12-16T17:00:00Z">
          <w:pPr>
            <w:ind w:firstLine="720"/>
          </w:pPr>
        </w:pPrChange>
      </w:pPr>
      <w:del w:id="2646" w:author="The Si Tran" w:date="2012-12-14T04:33:00Z">
        <w:r w:rsidRPr="0049233F" w:rsidDel="00565563">
          <w:rPr>
            <w:lang w:val="fr-FR"/>
            <w:rPrChange w:id="2647" w:author="The Si Tran" w:date="2012-12-05T23:02:00Z">
              <w:rPr>
                <w:b/>
                <w:bCs/>
                <w:sz w:val="28"/>
                <w:szCs w:val="28"/>
                <w:lang w:val="fr-FR"/>
              </w:rPr>
            </w:rPrChange>
          </w:rPr>
          <w:tab/>
        </w:r>
      </w:del>
      <w:r w:rsidRPr="0049233F">
        <w:rPr>
          <w:lang w:val="fr-FR"/>
          <w:rPrChange w:id="2648"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649"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650"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651" w:author="The Si Tran" w:date="2012-12-05T23:02:00Z">
            <w:rPr>
              <w:b/>
              <w:bCs/>
              <w:sz w:val="28"/>
              <w:szCs w:val="28"/>
              <w:lang w:val="fr-FR"/>
            </w:rPr>
          </w:rPrChange>
        </w:rPr>
        <w:t xml:space="preserve">tóm tắt một số kĩ thuật dự đoán cho từng thành phần của chuỗi thời gian </w:t>
      </w:r>
      <w:r w:rsidRPr="0049233F">
        <w:rPr>
          <w:szCs w:val="26"/>
          <w:lang w:val="fr-FR"/>
          <w:rPrChange w:id="2652" w:author="The Si Tran" w:date="2012-12-05T23:02:00Z">
            <w:rPr>
              <w:b/>
              <w:bCs/>
              <w:sz w:val="28"/>
              <w:szCs w:val="28"/>
              <w:lang w:val="fr-FR"/>
            </w:rPr>
          </w:rPrChange>
        </w:rPr>
        <w:fldChar w:fldCharType="begin"/>
      </w:r>
      <w:r w:rsidRPr="0049233F">
        <w:rPr>
          <w:szCs w:val="26"/>
          <w:lang w:val="fr-FR"/>
          <w:rPrChange w:id="2653"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654" w:author="The Si Tran" w:date="2012-12-05T23:02:00Z">
            <w:rPr>
              <w:b/>
              <w:bCs/>
              <w:sz w:val="28"/>
              <w:szCs w:val="28"/>
              <w:lang w:val="fr-FR"/>
            </w:rPr>
          </w:rPrChange>
        </w:rPr>
        <w:fldChar w:fldCharType="end"/>
      </w:r>
      <w:r w:rsidRPr="0049233F">
        <w:rPr>
          <w:szCs w:val="26"/>
          <w:lang w:val="fr-FR"/>
          <w:rPrChange w:id="2655" w:author="The Si Tran" w:date="2012-12-05T23:02:00Z">
            <w:rPr>
              <w:b/>
              <w:bCs/>
              <w:sz w:val="28"/>
              <w:szCs w:val="28"/>
              <w:lang w:val="fr-FR"/>
            </w:rPr>
          </w:rPrChange>
        </w:rPr>
        <w:t>.</w:t>
      </w:r>
    </w:p>
    <w:p w14:paraId="16F0A85D" w14:textId="77777777" w:rsidR="00CE67EE" w:rsidRPr="0049233F" w:rsidRDefault="00CE67EE" w:rsidP="00CE67EE">
      <w:pPr>
        <w:rPr>
          <w:lang w:val="fr-FR"/>
          <w:rPrChange w:id="2656" w:author="The Si Tran" w:date="2012-12-05T23:02:00Z">
            <w:rPr>
              <w:sz w:val="28"/>
              <w:szCs w:val="28"/>
              <w:lang w:val="fr-FR"/>
            </w:rPr>
          </w:rPrChange>
        </w:rPr>
      </w:pPr>
    </w:p>
    <w:p w14:paraId="1460691C" w14:textId="77777777" w:rsidR="005E5CD3" w:rsidRPr="0049233F" w:rsidRDefault="005E5CD3">
      <w:pPr>
        <w:pStyle w:val="Canhgiua"/>
        <w:rPr>
          <w:lang w:val="fr-FR"/>
          <w:rPrChange w:id="2657" w:author="The Si Tran" w:date="2012-12-05T23:02:00Z">
            <w:rPr>
              <w:sz w:val="28"/>
              <w:szCs w:val="28"/>
              <w:lang w:val="fr-FR"/>
            </w:rPr>
          </w:rPrChange>
        </w:rPr>
        <w:pPrChange w:id="2658" w:author="The Si Tran" w:date="2012-12-16T17:00:00Z">
          <w:pPr/>
        </w:pPrChange>
      </w:pPr>
      <w:r w:rsidRPr="0049233F">
        <w:rPr>
          <w:noProof/>
          <w:rPrChange w:id="2659">
            <w:rPr>
              <w:noProof/>
              <w:sz w:val="28"/>
              <w:szCs w:val="28"/>
            </w:rPr>
          </w:rPrChange>
        </w:rPr>
        <w:lastRenderedPageBreak/>
        <w:drawing>
          <wp:inline distT="0" distB="0" distL="0" distR="0" wp14:anchorId="60A3E341" wp14:editId="40E97F71">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660" w:author="The Si Tran" w:date="2012-12-14T04:34:00Z"/>
          <w:rPrChange w:id="2661" w:author="The Si Tran" w:date="2012-12-16T17:00:00Z">
            <w:rPr>
              <w:del w:id="2662" w:author="The Si Tran" w:date="2012-12-14T04:34:00Z"/>
              <w:sz w:val="28"/>
              <w:szCs w:val="28"/>
              <w:lang w:val="fr-FR"/>
            </w:rPr>
          </w:rPrChange>
        </w:rPr>
        <w:pPrChange w:id="2663" w:author="The Si Tran" w:date="2012-12-16T17:00:00Z">
          <w:pPr>
            <w:pStyle w:val="Caption"/>
            <w:ind w:left="720" w:firstLine="720"/>
          </w:pPr>
        </w:pPrChange>
      </w:pPr>
      <w:bookmarkStart w:id="2664" w:name="_Toc343452741"/>
      <w:bookmarkStart w:id="2665" w:name="_Toc312142079"/>
      <w:bookmarkStart w:id="2666" w:name="_Toc343029955"/>
      <w:r w:rsidRPr="004E0A08">
        <w:rPr>
          <w:bCs w:val="0"/>
          <w:rPrChange w:id="2667" w:author="The Si Tran" w:date="2012-12-16T17:00:00Z">
            <w:rPr>
              <w:b w:val="0"/>
              <w:bCs w:val="0"/>
              <w:sz w:val="28"/>
              <w:szCs w:val="28"/>
              <w:lang w:val="fr-FR"/>
            </w:rPr>
          </w:rPrChange>
        </w:rPr>
        <w:t xml:space="preserve">Hình </w:t>
      </w:r>
      <w:del w:id="2668" w:author="The Si Tran" w:date="2012-12-11T23:22:00Z">
        <w:r w:rsidRPr="004E0A08" w:rsidDel="000D0624">
          <w:rPr>
            <w:bCs w:val="0"/>
            <w:rPrChange w:id="2669" w:author="The Si Tran" w:date="2012-12-16T17:00:00Z">
              <w:rPr>
                <w:b w:val="0"/>
                <w:bCs w:val="0"/>
                <w:sz w:val="28"/>
                <w:szCs w:val="28"/>
              </w:rPr>
            </w:rPrChange>
          </w:rPr>
          <w:fldChar w:fldCharType="begin"/>
        </w:r>
        <w:r w:rsidRPr="004E0A08" w:rsidDel="000D0624">
          <w:rPr>
            <w:bCs w:val="0"/>
            <w:rPrChange w:id="2670" w:author="The Si Tran" w:date="2012-12-16T17:00:00Z">
              <w:rPr>
                <w:b w:val="0"/>
                <w:bCs w:val="0"/>
                <w:sz w:val="28"/>
                <w:szCs w:val="28"/>
                <w:lang w:val="fr-FR"/>
              </w:rPr>
            </w:rPrChange>
          </w:rPr>
          <w:delInstrText xml:space="preserve"> SEQ Hình \* ARABIC </w:delInstrText>
        </w:r>
        <w:r w:rsidRPr="004E0A08" w:rsidDel="000D0624">
          <w:rPr>
            <w:bCs w:val="0"/>
            <w:rPrChange w:id="2671" w:author="The Si Tran" w:date="2012-12-16T17:00:00Z">
              <w:rPr>
                <w:b w:val="0"/>
                <w:bCs w:val="0"/>
                <w:sz w:val="28"/>
                <w:szCs w:val="28"/>
              </w:rPr>
            </w:rPrChange>
          </w:rPr>
          <w:fldChar w:fldCharType="separate"/>
        </w:r>
        <w:r w:rsidRPr="004E0A08" w:rsidDel="000D0624">
          <w:rPr>
            <w:bCs w:val="0"/>
            <w:rPrChange w:id="2672" w:author="The Si Tran" w:date="2012-12-16T17:00:00Z">
              <w:rPr>
                <w:b w:val="0"/>
                <w:bCs w:val="0"/>
                <w:noProof/>
                <w:sz w:val="28"/>
                <w:szCs w:val="28"/>
                <w:lang w:val="fr-FR"/>
              </w:rPr>
            </w:rPrChange>
          </w:rPr>
          <w:delText>5</w:delText>
        </w:r>
        <w:r w:rsidRPr="004E0A08" w:rsidDel="000D0624">
          <w:rPr>
            <w:bCs w:val="0"/>
            <w:rPrChange w:id="2673" w:author="The Si Tran" w:date="2012-12-16T17:00:00Z">
              <w:rPr>
                <w:b w:val="0"/>
                <w:bCs w:val="0"/>
                <w:sz w:val="28"/>
                <w:szCs w:val="28"/>
              </w:rPr>
            </w:rPrChange>
          </w:rPr>
          <w:fldChar w:fldCharType="end"/>
        </w:r>
        <w:r w:rsidRPr="004E0A08" w:rsidDel="000D0624">
          <w:rPr>
            <w:bCs w:val="0"/>
            <w:rPrChange w:id="2674" w:author="The Si Tran" w:date="2012-12-16T17:00:00Z">
              <w:rPr>
                <w:b w:val="0"/>
                <w:bCs w:val="0"/>
                <w:sz w:val="28"/>
                <w:szCs w:val="28"/>
                <w:lang w:val="fr-FR"/>
              </w:rPr>
            </w:rPrChange>
          </w:rPr>
          <w:delText xml:space="preserve"> </w:delText>
        </w:r>
      </w:del>
      <w:ins w:id="2675" w:author="The Si Tran" w:date="2012-12-11T23:22:00Z">
        <w:r w:rsidR="00891415" w:rsidRPr="00032D83">
          <w:rPr>
            <w:bCs w:val="0"/>
          </w:rPr>
          <w:t>2.8</w:t>
        </w:r>
      </w:ins>
      <w:ins w:id="2676" w:author="The Si Tran" w:date="2012-12-14T04:30:00Z">
        <w:r w:rsidR="00D20536" w:rsidRPr="00032D83">
          <w:rPr>
            <w:bCs w:val="0"/>
          </w:rPr>
          <w:t>:</w:t>
        </w:r>
      </w:ins>
      <w:ins w:id="2677" w:author="The Si Tran" w:date="2012-12-11T23:22:00Z">
        <w:r w:rsidR="000D0624" w:rsidRPr="004E0A08">
          <w:rPr>
            <w:bCs w:val="0"/>
            <w:rPrChange w:id="2678" w:author="The Si Tran" w:date="2012-12-16T17:00:00Z">
              <w:rPr>
                <w:b w:val="0"/>
                <w:bCs w:val="0"/>
                <w:sz w:val="28"/>
                <w:szCs w:val="28"/>
                <w:lang w:val="fr-FR"/>
              </w:rPr>
            </w:rPrChange>
          </w:rPr>
          <w:t xml:space="preserve"> </w:t>
        </w:r>
      </w:ins>
      <w:r w:rsidRPr="004E0A08">
        <w:rPr>
          <w:bCs w:val="0"/>
          <w:rPrChange w:id="2679" w:author="The Si Tran" w:date="2012-12-16T17:00:00Z">
            <w:rPr>
              <w:b w:val="0"/>
              <w:bCs w:val="0"/>
              <w:sz w:val="28"/>
              <w:szCs w:val="28"/>
              <w:lang w:val="fr-FR"/>
            </w:rPr>
          </w:rPrChange>
        </w:rPr>
        <w:t>Chuỗi thời gian có tính mùa</w:t>
      </w:r>
      <w:bookmarkEnd w:id="2664"/>
      <w:del w:id="2680" w:author="The Si Tran" w:date="2012-12-14T04:34:00Z">
        <w:r w:rsidRPr="004E0A08" w:rsidDel="00565563">
          <w:rPr>
            <w:bCs w:val="0"/>
            <w:rPrChange w:id="2681" w:author="The Si Tran" w:date="2012-12-16T17:00:00Z">
              <w:rPr>
                <w:b w:val="0"/>
                <w:bCs w:val="0"/>
                <w:sz w:val="28"/>
                <w:szCs w:val="28"/>
                <w:lang w:val="fr-FR"/>
              </w:rPr>
            </w:rPrChange>
          </w:rPr>
          <w:delText>.</w:delText>
        </w:r>
        <w:bookmarkEnd w:id="2665"/>
        <w:bookmarkEnd w:id="2666"/>
      </w:del>
    </w:p>
    <w:p w14:paraId="5959B91B" w14:textId="6B486675" w:rsidR="00BE19A7" w:rsidRDefault="005E5CD3" w:rsidP="00CE67EE">
      <w:pPr>
        <w:pStyle w:val="Hinh"/>
        <w:rPr>
          <w:lang w:val="fr-FR"/>
        </w:rPr>
      </w:pPr>
      <w:del w:id="2682" w:author="The Si Tran" w:date="2012-12-14T04:34:00Z">
        <w:r w:rsidRPr="0049233F" w:rsidDel="00565563">
          <w:rPr>
            <w:lang w:val="fr-FR"/>
            <w:rPrChange w:id="2683"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684" w:author="The Si Tran" w:date="2012-12-14T04:35:00Z"/>
          <w:szCs w:val="26"/>
          <w:lang w:val="fr-FR"/>
        </w:rPr>
      </w:pPr>
    </w:p>
    <w:p w14:paraId="6B00FEF5" w14:textId="77777777" w:rsidR="00B828F5" w:rsidRPr="0049233F" w:rsidRDefault="00B828F5" w:rsidP="001A7D30">
      <w:pPr>
        <w:ind w:firstLine="0"/>
        <w:rPr>
          <w:ins w:id="2685" w:author="The Si Tran" w:date="2012-12-14T04:35:00Z"/>
          <w:szCs w:val="26"/>
          <w:lang w:val="fr-FR"/>
          <w:rPrChange w:id="2686" w:author="The Si Tran" w:date="2012-12-05T23:02:00Z">
            <w:rPr>
              <w:ins w:id="2687" w:author="The Si Tran" w:date="2012-12-14T04:35:00Z"/>
              <w:sz w:val="28"/>
              <w:szCs w:val="28"/>
              <w:lang w:val="fr-FR"/>
            </w:rPr>
          </w:rPrChange>
        </w:rPr>
      </w:pPr>
    </w:p>
    <w:p w14:paraId="2041ECB9" w14:textId="2DE0448B" w:rsidR="008D6389" w:rsidRPr="0049233F" w:rsidDel="00565563" w:rsidRDefault="00565563">
      <w:pPr>
        <w:pStyle w:val="Bang"/>
        <w:rPr>
          <w:del w:id="2688" w:author="The Si Tran" w:date="2012-12-14T04:33:00Z"/>
          <w:lang w:val="fr-FR"/>
          <w:rPrChange w:id="2689" w:author="The Si Tran" w:date="2012-12-05T23:02:00Z">
            <w:rPr>
              <w:del w:id="2690" w:author="The Si Tran" w:date="2012-12-14T04:33:00Z"/>
              <w:sz w:val="28"/>
              <w:szCs w:val="28"/>
              <w:lang w:val="fr-FR"/>
            </w:rPr>
          </w:rPrChange>
        </w:rPr>
        <w:pPrChange w:id="2691" w:author="The Si Tran" w:date="2012-12-16T10:03:00Z">
          <w:pPr/>
        </w:pPrChange>
      </w:pPr>
      <w:bookmarkStart w:id="2692" w:name="_Toc343415624"/>
      <w:ins w:id="2693" w:author="The Si Tran" w:date="2012-12-14T04:34:00Z">
        <w:r w:rsidRPr="00565563">
          <w:rPr>
            <w:b/>
            <w:lang w:val="fr-FR"/>
            <w:rPrChange w:id="2694" w:author="The Si Tran" w:date="2012-12-14T04:35:00Z">
              <w:rPr>
                <w:lang w:val="fr-FR"/>
              </w:rPr>
            </w:rPrChange>
          </w:rPr>
          <w:t>Bảng 2.1</w:t>
        </w:r>
      </w:ins>
      <w:ins w:id="2695" w:author="The Si Tran" w:date="2012-12-14T04:35:00Z">
        <w:r w:rsidRPr="00565563">
          <w:rPr>
            <w:b/>
            <w:lang w:val="fr-FR"/>
            <w:rPrChange w:id="2696" w:author="The Si Tran" w:date="2012-12-14T04:35:00Z">
              <w:rPr>
                <w:lang w:val="fr-FR"/>
              </w:rPr>
            </w:rPrChange>
          </w:rPr>
          <w:t> :</w:t>
        </w:r>
      </w:ins>
      <w:ins w:id="2697" w:author="The Si Tran" w:date="2012-12-14T04:34:00Z">
        <w:r>
          <w:rPr>
            <w:lang w:val="fr-FR"/>
          </w:rPr>
          <w:t xml:space="preserve"> M</w:t>
        </w:r>
        <w:r w:rsidRPr="004A02BE">
          <w:rPr>
            <w:lang w:val="fr-FR"/>
          </w:rPr>
          <w:t>ột số kĩ thuật dự đoán cho từng thành phần của chuỗi thời gian</w:t>
        </w:r>
      </w:ins>
      <w:bookmarkEnd w:id="2692"/>
    </w:p>
    <w:p w14:paraId="1C234874" w14:textId="77777777" w:rsidR="008D6389" w:rsidRPr="0049233F" w:rsidRDefault="008D6389">
      <w:pPr>
        <w:pStyle w:val="Bang"/>
        <w:rPr>
          <w:lang w:val="fr-FR"/>
          <w:rPrChange w:id="2698" w:author="The Si Tran" w:date="2012-12-05T23:02:00Z">
            <w:rPr>
              <w:sz w:val="28"/>
              <w:szCs w:val="28"/>
              <w:lang w:val="fr-FR"/>
            </w:rPr>
          </w:rPrChange>
        </w:rPr>
        <w:pPrChange w:id="2699" w:author="The Si Tran" w:date="2012-12-16T10:03:00Z">
          <w:pPr/>
        </w:pPrChange>
      </w:pPr>
      <w:del w:id="2700" w:author="The Si Tran" w:date="2012-12-14T04:33:00Z">
        <w:r w:rsidRPr="0049233F" w:rsidDel="00565563">
          <w:rPr>
            <w:lang w:val="fr-FR"/>
            <w:rPrChange w:id="2701"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02"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03">
          <w:tblGrid>
            <w:gridCol w:w="1638"/>
            <w:gridCol w:w="1444"/>
            <w:gridCol w:w="2516"/>
            <w:gridCol w:w="613"/>
            <w:gridCol w:w="3077"/>
            <w:gridCol w:w="33"/>
          </w:tblGrid>
        </w:tblGridChange>
      </w:tblGrid>
      <w:tr w:rsidR="008D6389" w:rsidRPr="00565563" w:rsidDel="006B12AA" w14:paraId="0E2BA307" w14:textId="1D95D6F1" w:rsidTr="00B828F5">
        <w:trPr>
          <w:del w:id="2704" w:author="The Si Tran" w:date="2012-12-16T17:03:00Z"/>
        </w:trPr>
        <w:tc>
          <w:tcPr>
            <w:tcW w:w="1638" w:type="dxa"/>
            <w:tcPrChange w:id="2705" w:author="The Si Tran" w:date="2012-12-14T04:36:00Z">
              <w:tcPr>
                <w:tcW w:w="3192" w:type="dxa"/>
                <w:gridSpan w:val="2"/>
              </w:tcPr>
            </w:tcPrChange>
          </w:tcPr>
          <w:p w14:paraId="109F5C6A" w14:textId="32452574" w:rsidR="008D6389" w:rsidRPr="00DC2B95" w:rsidDel="006B12AA" w:rsidRDefault="008D6389">
            <w:pPr>
              <w:pStyle w:val="BangBody"/>
              <w:jc w:val="center"/>
              <w:rPr>
                <w:del w:id="2706" w:author="The Si Tran" w:date="2012-12-16T17:03:00Z"/>
                <w:b/>
                <w:sz w:val="26"/>
                <w:szCs w:val="26"/>
                <w:lang w:val="fr-FR"/>
                <w:rPrChange w:id="2707" w:author="The Si Tran" w:date="2012-12-16T10:44:00Z">
                  <w:rPr>
                    <w:del w:id="2708" w:author="The Si Tran" w:date="2012-12-16T17:03:00Z"/>
                    <w:sz w:val="28"/>
                    <w:szCs w:val="28"/>
                    <w:lang w:val="fr-FR"/>
                  </w:rPr>
                </w:rPrChange>
              </w:rPr>
              <w:pPrChange w:id="2709" w:author="The Si Tran" w:date="2012-12-16T10:44:00Z">
                <w:pPr/>
              </w:pPrChange>
            </w:pPr>
            <w:del w:id="2710" w:author="The Si Tran" w:date="2012-12-16T17:03:00Z">
              <w:r w:rsidRPr="00DC2B95" w:rsidDel="006B12AA">
                <w:rPr>
                  <w:b/>
                  <w:sz w:val="26"/>
                  <w:szCs w:val="26"/>
                  <w:lang w:val="fr-FR"/>
                  <w:rPrChange w:id="2711" w:author="The Si Tran" w:date="2012-12-16T10:44:00Z">
                    <w:rPr>
                      <w:b/>
                      <w:bCs/>
                      <w:sz w:val="28"/>
                      <w:szCs w:val="28"/>
                      <w:lang w:val="fr-FR"/>
                    </w:rPr>
                  </w:rPrChange>
                </w:rPr>
                <w:delText>Thành ph t</w:delText>
              </w:r>
            </w:del>
          </w:p>
        </w:tc>
        <w:tc>
          <w:tcPr>
            <w:tcW w:w="3960" w:type="dxa"/>
            <w:tcPrChange w:id="2712" w:author="The Si Tran" w:date="2012-12-14T04:36:00Z">
              <w:tcPr>
                <w:tcW w:w="3192" w:type="dxa"/>
                <w:gridSpan w:val="2"/>
              </w:tcPr>
            </w:tcPrChange>
          </w:tcPr>
          <w:p w14:paraId="4CA912EB" w14:textId="0DFE93BA" w:rsidR="008D6389" w:rsidRPr="00DC2B95" w:rsidDel="006B12AA" w:rsidRDefault="008D6389">
            <w:pPr>
              <w:pStyle w:val="BangBody"/>
              <w:jc w:val="center"/>
              <w:rPr>
                <w:del w:id="2713" w:author="The Si Tran" w:date="2012-12-16T17:03:00Z"/>
                <w:b/>
                <w:sz w:val="26"/>
                <w:szCs w:val="26"/>
                <w:lang w:val="fr-FR"/>
                <w:rPrChange w:id="2714" w:author="The Si Tran" w:date="2012-12-16T10:44:00Z">
                  <w:rPr>
                    <w:del w:id="2715" w:author="The Si Tran" w:date="2012-12-16T17:03:00Z"/>
                    <w:sz w:val="28"/>
                    <w:szCs w:val="28"/>
                    <w:lang w:val="fr-FR"/>
                  </w:rPr>
                </w:rPrChange>
              </w:rPr>
              <w:pPrChange w:id="2716" w:author="The Si Tran" w:date="2012-12-16T10:44:00Z">
                <w:pPr/>
              </w:pPrChange>
            </w:pPr>
            <w:del w:id="2717" w:author="The Si Tran" w:date="2012-12-16T17:03:00Z">
              <w:r w:rsidRPr="00DC2B95" w:rsidDel="006B12AA">
                <w:rPr>
                  <w:b/>
                  <w:sz w:val="26"/>
                  <w:szCs w:val="26"/>
                  <w:lang w:val="fr-FR"/>
                  <w:rPrChange w:id="2718" w:author="The Si Tran" w:date="2012-12-16T10:44:00Z">
                    <w:rPr>
                      <w:b/>
                      <w:bCs/>
                      <w:sz w:val="28"/>
                      <w:szCs w:val="28"/>
                      <w:lang w:val="fr-FR"/>
                    </w:rPr>
                  </w:rPrChange>
                </w:rPr>
                <w:delText xml:space="preserve">Kĩ thuph thuật </w:delText>
              </w:r>
            </w:del>
          </w:p>
        </w:tc>
        <w:tc>
          <w:tcPr>
            <w:tcW w:w="3690" w:type="dxa"/>
            <w:tcPrChange w:id="2719" w:author="The Si Tran" w:date="2012-12-14T04:36:00Z">
              <w:tcPr>
                <w:tcW w:w="3192" w:type="dxa"/>
                <w:gridSpan w:val="2"/>
              </w:tcPr>
            </w:tcPrChange>
          </w:tcPr>
          <w:p w14:paraId="0D4794FF" w14:textId="3BAAAC04" w:rsidR="008D6389" w:rsidRPr="00DC2B95" w:rsidDel="006B12AA" w:rsidRDefault="00075CBD">
            <w:pPr>
              <w:pStyle w:val="BangBody"/>
              <w:jc w:val="center"/>
              <w:rPr>
                <w:del w:id="2720" w:author="The Si Tran" w:date="2012-12-16T17:03:00Z"/>
                <w:b/>
                <w:sz w:val="26"/>
                <w:szCs w:val="26"/>
                <w:lang w:val="fr-FR"/>
                <w:rPrChange w:id="2721" w:author="The Si Tran" w:date="2012-12-16T10:44:00Z">
                  <w:rPr>
                    <w:del w:id="2722" w:author="The Si Tran" w:date="2012-12-16T17:03:00Z"/>
                    <w:sz w:val="28"/>
                    <w:szCs w:val="28"/>
                    <w:lang w:val="fr-FR"/>
                  </w:rPr>
                </w:rPrChange>
              </w:rPr>
              <w:pPrChange w:id="2723" w:author="The Si Tran" w:date="2012-12-16T10:44:00Z">
                <w:pPr/>
              </w:pPrChange>
            </w:pPr>
            <w:del w:id="2724" w:author="The Si Tran" w:date="2012-12-12T13:59:00Z">
              <w:r w:rsidRPr="00DC2B95" w:rsidDel="000064E1">
                <w:rPr>
                  <w:b/>
                  <w:sz w:val="26"/>
                  <w:szCs w:val="26"/>
                  <w:lang w:val="fr-FR"/>
                  <w:rPrChange w:id="2725"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726" w:author="The Si Tran" w:date="2012-12-16T17:03:00Z"/>
          <w:trPrChange w:id="2727" w:author="The Si Tran" w:date="2012-12-16T10:45:00Z">
            <w:trPr>
              <w:gridAfter w:val="1"/>
            </w:trPr>
          </w:trPrChange>
        </w:trPr>
        <w:tc>
          <w:tcPr>
            <w:tcW w:w="1638" w:type="dxa"/>
            <w:vAlign w:val="center"/>
            <w:tcPrChange w:id="2728" w:author="The Si Tran" w:date="2012-12-16T10:45:00Z">
              <w:tcPr>
                <w:tcW w:w="3192" w:type="dxa"/>
                <w:gridSpan w:val="2"/>
              </w:tcPr>
            </w:tcPrChange>
          </w:tcPr>
          <w:p w14:paraId="3B19F359" w14:textId="42C85F4C" w:rsidR="008D6389" w:rsidRPr="00DC2B95" w:rsidDel="006B12AA" w:rsidRDefault="002A35A8">
            <w:pPr>
              <w:pStyle w:val="BangBody"/>
              <w:jc w:val="center"/>
              <w:rPr>
                <w:del w:id="2729" w:author="The Si Tran" w:date="2012-12-16T17:03:00Z"/>
                <w:sz w:val="26"/>
                <w:szCs w:val="26"/>
                <w:lang w:val="fr-FR"/>
                <w:rPrChange w:id="2730" w:author="The Si Tran" w:date="2012-12-16T10:43:00Z">
                  <w:rPr>
                    <w:del w:id="2731" w:author="The Si Tran" w:date="2012-12-16T17:03:00Z"/>
                    <w:sz w:val="28"/>
                    <w:szCs w:val="28"/>
                    <w:lang w:val="fr-FR"/>
                  </w:rPr>
                </w:rPrChange>
              </w:rPr>
              <w:pPrChange w:id="2732" w:author="The Si Tran" w:date="2012-12-16T10:45:00Z">
                <w:pPr/>
              </w:pPrChange>
            </w:pPr>
            <w:del w:id="2733" w:author="The Si Tran" w:date="2012-12-16T17:03:00Z">
              <w:r w:rsidRPr="00DC2B95" w:rsidDel="006B12AA">
                <w:rPr>
                  <w:sz w:val="26"/>
                  <w:szCs w:val="26"/>
                  <w:lang w:val="fr-FR"/>
                  <w:rPrChange w:id="2734" w:author="The Si Tran" w:date="2012-12-16T10:43:00Z">
                    <w:rPr>
                      <w:b/>
                      <w:bCs/>
                      <w:sz w:val="28"/>
                      <w:szCs w:val="28"/>
                      <w:lang w:val="fr-FR"/>
                    </w:rPr>
                  </w:rPrChange>
                </w:rPr>
                <w:delText>Chunever ?</w:delText>
              </w:r>
            </w:del>
          </w:p>
        </w:tc>
        <w:tc>
          <w:tcPr>
            <w:tcW w:w="3960" w:type="dxa"/>
            <w:tcPrChange w:id="2735" w:author="The Si Tran" w:date="2012-12-16T10:45:00Z">
              <w:tcPr>
                <w:tcW w:w="3192" w:type="dxa"/>
                <w:gridSpan w:val="2"/>
              </w:tcPr>
            </w:tcPrChange>
          </w:tcPr>
          <w:p w14:paraId="6D9972D3" w14:textId="47B26D01" w:rsidR="008D6389" w:rsidRPr="00DC2B95" w:rsidDel="006B12AA" w:rsidRDefault="002A35A8">
            <w:pPr>
              <w:pStyle w:val="BangBody"/>
              <w:rPr>
                <w:del w:id="2736" w:author="The Si Tran" w:date="2012-12-16T17:03:00Z"/>
                <w:sz w:val="26"/>
                <w:szCs w:val="26"/>
                <w:lang w:val="fr-FR"/>
                <w:rPrChange w:id="2737" w:author="The Si Tran" w:date="2012-12-16T10:43:00Z">
                  <w:rPr>
                    <w:del w:id="2738" w:author="The Si Tran" w:date="2012-12-16T17:03:00Z"/>
                    <w:sz w:val="28"/>
                    <w:szCs w:val="28"/>
                    <w:lang w:val="fr-FR"/>
                  </w:rPr>
                </w:rPrChange>
              </w:rPr>
              <w:pPrChange w:id="2739" w:author="The Si Tran" w:date="2012-12-16T10:28:00Z">
                <w:pPr>
                  <w:spacing w:before="0"/>
                </w:pPr>
              </w:pPrChange>
            </w:pPr>
            <w:del w:id="2740" w:author="The Si Tran" w:date="2012-12-16T17:03:00Z">
              <w:r w:rsidRPr="00DC2B95" w:rsidDel="006B12AA">
                <w:rPr>
                  <w:sz w:val="26"/>
                  <w:szCs w:val="26"/>
                  <w:lang w:val="fr-FR"/>
                  <w:rPrChange w:id="2741"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742" w:author="The Si Tran" w:date="2012-12-16T17:03:00Z"/>
                <w:sz w:val="26"/>
                <w:szCs w:val="26"/>
                <w:lang w:val="fr-FR"/>
                <w:rPrChange w:id="2743" w:author="The Si Tran" w:date="2012-12-16T10:43:00Z">
                  <w:rPr>
                    <w:del w:id="2744" w:author="The Si Tran" w:date="2012-12-16T17:03:00Z"/>
                    <w:sz w:val="28"/>
                    <w:szCs w:val="28"/>
                    <w:lang w:val="fr-FR"/>
                  </w:rPr>
                </w:rPrChange>
              </w:rPr>
              <w:pPrChange w:id="2745" w:author="The Si Tran" w:date="2012-12-16T10:28:00Z">
                <w:pPr>
                  <w:spacing w:before="0"/>
                </w:pPr>
              </w:pPrChange>
            </w:pPr>
            <w:del w:id="2746" w:author="The Si Tran" w:date="2012-12-16T17:03:00Z">
              <w:r w:rsidRPr="00DC2B95" w:rsidDel="006B12AA">
                <w:rPr>
                  <w:sz w:val="26"/>
                  <w:szCs w:val="26"/>
                  <w:lang w:val="fr-FR"/>
                  <w:rPrChange w:id="2747" w:author="The Si Tran" w:date="2012-12-16T10:43:00Z">
                    <w:rPr>
                      <w:sz w:val="28"/>
                      <w:szCs w:val="28"/>
                      <w:lang w:val="fr-FR"/>
                    </w:rPr>
                  </w:rPrChange>
                </w:rPr>
                <w:delText xml:space="preserve">Trung bình di đgi đoán cho từng thành phần của chuỗi thời gianthời gian ình dự đoán phù hợp hay giúp cải tiến mô hình </w:delText>
              </w:r>
              <w:r w:rsidR="0040359E" w:rsidRPr="00DC2B95" w:rsidDel="006B12AA">
                <w:rPr>
                  <w:sz w:val="26"/>
                  <w:szCs w:val="26"/>
                  <w:lang w:val="fr-FR"/>
                  <w:rPrChange w:id="2748" w:author="The Si Tran" w:date="2012-12-16T10:43:00Z">
                    <w:rPr>
                      <w:sz w:val="28"/>
                      <w:szCs w:val="28"/>
                      <w:lang w:val="fr-FR"/>
                    </w:rPr>
                  </w:rPrChange>
                </w:rPr>
                <w:delText>Mô hình đơn giđgi đoán cho từng thành phần của chuỗi thời gianthời  mô hình dự đoán phù hợp hang bài toán dự ất quan ti thời gian. Nó giúp ta lựa chọn được mô hình dự đ</w:delText>
              </w:r>
            </w:del>
          </w:p>
        </w:tc>
      </w:tr>
      <w:tr w:rsidR="00572933" w:rsidRPr="00565563" w:rsidDel="006B12AA" w14:paraId="144C77CF" w14:textId="7392D3A9" w:rsidTr="00DC2B95">
        <w:trPr>
          <w:gridAfter w:val="1"/>
          <w:wAfter w:w="3690" w:type="dxa"/>
          <w:del w:id="2749" w:author="The Si Tran" w:date="2012-12-16T17:03:00Z"/>
          <w:trPrChange w:id="2750" w:author="The Si Tran" w:date="2012-12-16T10:45:00Z">
            <w:trPr>
              <w:gridAfter w:val="1"/>
            </w:trPr>
          </w:trPrChange>
        </w:trPr>
        <w:tc>
          <w:tcPr>
            <w:tcW w:w="1638" w:type="dxa"/>
            <w:vAlign w:val="center"/>
            <w:tcPrChange w:id="2751" w:author="The Si Tran" w:date="2012-12-16T10:45:00Z">
              <w:tcPr>
                <w:tcW w:w="3192" w:type="dxa"/>
                <w:gridSpan w:val="2"/>
              </w:tcPr>
            </w:tcPrChange>
          </w:tcPr>
          <w:p w14:paraId="4CB62FE8" w14:textId="3E9EA29A" w:rsidR="00572933" w:rsidRPr="00DC2B95" w:rsidDel="006B12AA" w:rsidRDefault="00572933">
            <w:pPr>
              <w:pStyle w:val="BangBody"/>
              <w:jc w:val="center"/>
              <w:rPr>
                <w:del w:id="2752" w:author="The Si Tran" w:date="2012-12-16T17:03:00Z"/>
                <w:sz w:val="26"/>
                <w:szCs w:val="26"/>
                <w:lang w:val="fr-FR"/>
                <w:rPrChange w:id="2753" w:author="The Si Tran" w:date="2012-12-16T10:43:00Z">
                  <w:rPr>
                    <w:del w:id="2754" w:author="The Si Tran" w:date="2012-12-16T17:03:00Z"/>
                    <w:sz w:val="28"/>
                    <w:szCs w:val="28"/>
                    <w:lang w:val="fr-FR"/>
                  </w:rPr>
                </w:rPrChange>
              </w:rPr>
              <w:pPrChange w:id="2755" w:author="The Si Tran" w:date="2012-12-16T10:45:00Z">
                <w:pPr/>
              </w:pPrChange>
            </w:pPr>
            <w:del w:id="2756" w:author="The Si Tran" w:date="2012-12-16T17:03:00Z">
              <w:r w:rsidRPr="00DC2B95" w:rsidDel="006B12AA">
                <w:rPr>
                  <w:sz w:val="26"/>
                  <w:szCs w:val="26"/>
                  <w:lang w:val="fr-FR"/>
                  <w:rPrChange w:id="2757" w:author="The Si Tran" w:date="2012-12-16T10:43:00Z">
                    <w:rPr>
                      <w:sz w:val="28"/>
                      <w:szCs w:val="28"/>
                      <w:lang w:val="fr-FR"/>
                    </w:rPr>
                  </w:rPrChange>
                </w:rPr>
                <w:delText xml:space="preserve">Xu hưnh </w:delText>
              </w:r>
            </w:del>
          </w:p>
        </w:tc>
        <w:tc>
          <w:tcPr>
            <w:tcW w:w="3960" w:type="dxa"/>
            <w:tcPrChange w:id="2758" w:author="The Si Tran" w:date="2012-12-16T10:45:00Z">
              <w:tcPr>
                <w:tcW w:w="3192" w:type="dxa"/>
                <w:gridSpan w:val="2"/>
              </w:tcPr>
            </w:tcPrChange>
          </w:tcPr>
          <w:p w14:paraId="0458B685" w14:textId="200B7BA3" w:rsidR="00572933" w:rsidRPr="00DC2B95" w:rsidDel="006B12AA" w:rsidRDefault="00572933">
            <w:pPr>
              <w:pStyle w:val="BangBody"/>
              <w:rPr>
                <w:del w:id="2759" w:author="The Si Tran" w:date="2012-12-16T17:03:00Z"/>
                <w:sz w:val="26"/>
                <w:szCs w:val="26"/>
                <w:lang w:val="fr-FR"/>
                <w:rPrChange w:id="2760" w:author="The Si Tran" w:date="2012-12-16T10:43:00Z">
                  <w:rPr>
                    <w:del w:id="2761" w:author="The Si Tran" w:date="2012-12-16T17:03:00Z"/>
                    <w:sz w:val="28"/>
                    <w:szCs w:val="28"/>
                    <w:lang w:val="fr-FR"/>
                  </w:rPr>
                </w:rPrChange>
              </w:rPr>
              <w:pPrChange w:id="2762" w:author="The Si Tran" w:date="2012-12-16T10:28:00Z">
                <w:pPr>
                  <w:spacing w:before="0"/>
                </w:pPr>
              </w:pPrChange>
            </w:pPr>
            <w:del w:id="2763" w:author="The Si Tran" w:date="2012-12-16T17:03:00Z">
              <w:r w:rsidRPr="00DC2B95" w:rsidDel="006B12AA">
                <w:rPr>
                  <w:sz w:val="26"/>
                  <w:szCs w:val="26"/>
                  <w:lang w:val="fr-FR"/>
                  <w:rPrChange w:id="2764" w:author="The Si Tran" w:date="2012-12-16T10:43:00Z">
                    <w:rPr>
                      <w:sz w:val="28"/>
                      <w:szCs w:val="28"/>
                      <w:lang w:val="fr-FR"/>
                    </w:rPr>
                  </w:rPrChange>
                </w:rPr>
                <w:delText>Trung bình di đgi đoán cTrung bình di đgi đoán cho t thời gianthời  mô hình dự đoán phù hợp hang bài toán dự ất qu</w:delText>
              </w:r>
              <w:r w:rsidR="006C1D46" w:rsidRPr="00DC2B95" w:rsidDel="006B12AA">
                <w:rPr>
                  <w:sz w:val="26"/>
                  <w:szCs w:val="26"/>
                  <w:lang w:val="fr-FR"/>
                  <w:rPrChange w:id="2765" w:author="The Si Tran" w:date="2012-12-16T10:43:00Z">
                    <w:rPr>
                      <w:sz w:val="28"/>
                      <w:szCs w:val="28"/>
                      <w:lang w:val="fr-FR"/>
                    </w:rPr>
                  </w:rPrChange>
                </w:rPr>
                <w:delText>Xuung bình di đgi đoán cho tg bình di đgi đoán cho t thời gianthời  mô hình dự đoán phù hợp hang bài toán dự ất quan ti thời gian. Nó giúp ta lựa chọn được mô hình dự đ tại những thời</w:delText>
              </w:r>
            </w:del>
          </w:p>
        </w:tc>
      </w:tr>
      <w:tr w:rsidR="00F077A6" w:rsidRPr="00565563" w:rsidDel="006B12AA" w14:paraId="2E2BF25E" w14:textId="29C25E62" w:rsidTr="00DC2B95">
        <w:trPr>
          <w:del w:id="2766" w:author="The Si Tran" w:date="2012-12-16T17:03:00Z"/>
        </w:trPr>
        <w:tc>
          <w:tcPr>
            <w:tcW w:w="1638" w:type="dxa"/>
            <w:vAlign w:val="center"/>
            <w:tcPrChange w:id="2767" w:author="The Si Tran" w:date="2012-12-16T10:45:00Z">
              <w:tcPr>
                <w:tcW w:w="3192" w:type="dxa"/>
                <w:gridSpan w:val="2"/>
              </w:tcPr>
            </w:tcPrChange>
          </w:tcPr>
          <w:p w14:paraId="549CF493" w14:textId="62CEE41E" w:rsidR="00F077A6" w:rsidRPr="00DC2B95" w:rsidDel="006B12AA" w:rsidRDefault="00F077A6">
            <w:pPr>
              <w:pStyle w:val="BangBody"/>
              <w:jc w:val="center"/>
              <w:rPr>
                <w:del w:id="2768" w:author="The Si Tran" w:date="2012-12-16T17:03:00Z"/>
                <w:sz w:val="26"/>
                <w:szCs w:val="26"/>
                <w:lang w:val="fr-FR"/>
                <w:rPrChange w:id="2769" w:author="The Si Tran" w:date="2012-12-16T10:43:00Z">
                  <w:rPr>
                    <w:del w:id="2770" w:author="The Si Tran" w:date="2012-12-16T17:03:00Z"/>
                    <w:sz w:val="28"/>
                    <w:szCs w:val="28"/>
                    <w:lang w:val="fr-FR"/>
                  </w:rPr>
                </w:rPrChange>
              </w:rPr>
              <w:pPrChange w:id="2771" w:author="The Si Tran" w:date="2012-12-16T10:45:00Z">
                <w:pPr/>
              </w:pPrChange>
            </w:pPr>
            <w:del w:id="2772" w:author="The Si Tran" w:date="2012-12-16T17:03:00Z">
              <w:r w:rsidRPr="00DC2B95" w:rsidDel="006B12AA">
                <w:rPr>
                  <w:sz w:val="26"/>
                  <w:szCs w:val="26"/>
                  <w:lang w:val="fr-FR"/>
                  <w:rPrChange w:id="2773" w:author="The Si Tran" w:date="2012-12-16T10:43:00Z">
                    <w:rPr>
                      <w:sz w:val="28"/>
                      <w:szCs w:val="28"/>
                      <w:lang w:val="fr-FR"/>
                    </w:rPr>
                  </w:rPrChange>
                </w:rPr>
                <w:delText>Mùa</w:delText>
              </w:r>
            </w:del>
          </w:p>
        </w:tc>
        <w:tc>
          <w:tcPr>
            <w:tcW w:w="3960" w:type="dxa"/>
            <w:tcPrChange w:id="2774" w:author="The Si Tran" w:date="2012-12-16T10:45:00Z">
              <w:tcPr>
                <w:tcW w:w="3192" w:type="dxa"/>
                <w:gridSpan w:val="2"/>
              </w:tcPr>
            </w:tcPrChange>
          </w:tcPr>
          <w:p w14:paraId="245F83F8" w14:textId="48926230" w:rsidR="00F077A6" w:rsidRPr="00DC2B95" w:rsidDel="006B12AA" w:rsidRDefault="00F077A6">
            <w:pPr>
              <w:pStyle w:val="BangBody"/>
              <w:rPr>
                <w:del w:id="2775" w:author="The Si Tran" w:date="2012-12-16T17:03:00Z"/>
                <w:sz w:val="26"/>
                <w:szCs w:val="26"/>
                <w:lang w:val="fr-FR"/>
                <w:rPrChange w:id="2776" w:author="The Si Tran" w:date="2012-12-16T10:43:00Z">
                  <w:rPr>
                    <w:del w:id="2777" w:author="The Si Tran" w:date="2012-12-16T17:03:00Z"/>
                    <w:sz w:val="28"/>
                    <w:szCs w:val="28"/>
                    <w:lang w:val="fr-FR"/>
                  </w:rPr>
                </w:rPrChange>
              </w:rPr>
              <w:pPrChange w:id="2778" w:author="The Si Tran" w:date="2012-12-16T10:28:00Z">
                <w:pPr>
                  <w:spacing w:before="0"/>
                </w:pPr>
              </w:pPrChange>
            </w:pPr>
            <w:del w:id="2779" w:author="The Si Tran" w:date="2012-12-16T17:03:00Z">
              <w:r w:rsidRPr="00DC2B95" w:rsidDel="006B12AA">
                <w:rPr>
                  <w:sz w:val="26"/>
                  <w:szCs w:val="26"/>
                  <w:lang w:val="fr-FR"/>
                  <w:rPrChange w:id="2780" w:author="The Si Tran" w:date="2012-12-16T10:43:00Z">
                    <w:rPr>
                      <w:sz w:val="28"/>
                      <w:szCs w:val="28"/>
                      <w:lang w:val="fr-FR"/>
                    </w:rPr>
                  </w:rPrChange>
                </w:rPr>
                <w:delText>Mô hình làm trơn theo hàm mũ cg thành phi đoán cho t th phgianhuỗi thời g</w:delText>
              </w:r>
              <w:r w:rsidR="00CF32C5" w:rsidRPr="00DC2B95" w:rsidDel="006B12AA">
                <w:rPr>
                  <w:sz w:val="26"/>
                  <w:szCs w:val="26"/>
                  <w:lang w:val="fr-FR"/>
                  <w:rPrChange w:id="2781" w:author="The Si Tran" w:date="2012-12-16T10:43:00Z">
                    <w:rPr>
                      <w:sz w:val="28"/>
                      <w:szCs w:val="28"/>
                      <w:lang w:val="fr-FR"/>
                    </w:rPr>
                  </w:rPrChange>
                </w:rPr>
                <w:delText>Tô hình làm trơn theo hàm mũ cg thành  (ARIMA)</w:delText>
              </w:r>
            </w:del>
          </w:p>
        </w:tc>
        <w:tc>
          <w:tcPr>
            <w:tcW w:w="3690" w:type="dxa"/>
            <w:tcPrChange w:id="2782" w:author="The Si Tran" w:date="2012-12-16T10:45:00Z">
              <w:tcPr>
                <w:tcW w:w="3192" w:type="dxa"/>
                <w:gridSpan w:val="2"/>
              </w:tcPr>
            </w:tcPrChange>
          </w:tcPr>
          <w:p w14:paraId="36C7E86A" w14:textId="157E4FA6" w:rsidR="00F077A6" w:rsidRPr="00DC2B95" w:rsidDel="006B12AA" w:rsidRDefault="00AC4149">
            <w:pPr>
              <w:pStyle w:val="BangBody"/>
              <w:rPr>
                <w:del w:id="2783" w:author="The Si Tran" w:date="2012-12-16T17:03:00Z"/>
                <w:sz w:val="26"/>
                <w:szCs w:val="26"/>
                <w:lang w:val="fr-FR"/>
                <w:rPrChange w:id="2784" w:author="The Si Tran" w:date="2012-12-16T10:43:00Z">
                  <w:rPr>
                    <w:del w:id="2785" w:author="The Si Tran" w:date="2012-12-16T17:03:00Z"/>
                    <w:sz w:val="28"/>
                    <w:szCs w:val="28"/>
                    <w:lang w:val="fr-FR"/>
                  </w:rPr>
                </w:rPrChange>
              </w:rPr>
              <w:pPrChange w:id="2786" w:author="The Si Tran" w:date="2012-12-16T10:28:00Z">
                <w:pPr/>
              </w:pPrChange>
            </w:pPr>
            <w:del w:id="2787" w:author="The Si Tran" w:date="2012-12-16T17:03:00Z">
              <w:r w:rsidRPr="00DC2B95" w:rsidDel="006B12AA">
                <w:rPr>
                  <w:sz w:val="26"/>
                  <w:szCs w:val="26"/>
                  <w:lang w:val="fr-FR"/>
                  <w:rPrChange w:id="2788" w:author="The Si Tran" w:date="2012-12-16T10:43:00Z">
                    <w:rPr>
                      <w:sz w:val="28"/>
                      <w:szCs w:val="28"/>
                      <w:lang w:val="fr-FR"/>
                    </w:rPr>
                  </w:rPrChange>
                </w:rPr>
                <w:delText>Nh hình làm trơn theo hàm mũ cg thành  (ARIMA)đcho t th phgianhuỗi thời gnh dự đoán phù hợp hang bài toán dự ất quan ti thời gian</w:delText>
              </w:r>
            </w:del>
          </w:p>
        </w:tc>
      </w:tr>
      <w:tr w:rsidR="006B12AA" w:rsidRPr="0049233F" w14:paraId="0753914B" w14:textId="77777777" w:rsidTr="006B12AA">
        <w:trPr>
          <w:ins w:id="2789" w:author="The Si Tran" w:date="2012-12-16T17:03:00Z"/>
        </w:trPr>
        <w:tc>
          <w:tcPr>
            <w:tcW w:w="1638" w:type="dxa"/>
          </w:tcPr>
          <w:p w14:paraId="20ABAF98" w14:textId="77777777" w:rsidR="006B12AA" w:rsidRPr="001625BA" w:rsidRDefault="006B12AA" w:rsidP="00276DB6">
            <w:pPr>
              <w:pStyle w:val="NoFormat"/>
              <w:jc w:val="center"/>
              <w:rPr>
                <w:ins w:id="2790" w:author="The Si Tran" w:date="2012-12-16T17:03:00Z"/>
                <w:b/>
              </w:rPr>
            </w:pPr>
            <w:ins w:id="2791"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792" w:author="The Si Tran" w:date="2012-12-16T17:03:00Z"/>
                <w:b/>
              </w:rPr>
            </w:pPr>
            <w:ins w:id="2793"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794" w:author="The Si Tran" w:date="2012-12-16T17:03:00Z"/>
                <w:b/>
              </w:rPr>
            </w:pPr>
            <w:ins w:id="2795" w:author="The Si Tran" w:date="2012-12-16T17:03:00Z">
              <w:r w:rsidRPr="001625BA">
                <w:rPr>
                  <w:b/>
                </w:rPr>
                <w:t>Áp dụng</w:t>
              </w:r>
            </w:ins>
          </w:p>
        </w:tc>
      </w:tr>
      <w:tr w:rsidR="006B12AA" w:rsidRPr="0049233F" w14:paraId="1C85701C" w14:textId="77777777" w:rsidTr="00BE19A7">
        <w:trPr>
          <w:ins w:id="2796" w:author="The Si Tran" w:date="2012-12-16T17:03:00Z"/>
        </w:trPr>
        <w:tc>
          <w:tcPr>
            <w:tcW w:w="1638" w:type="dxa"/>
            <w:vAlign w:val="center"/>
          </w:tcPr>
          <w:p w14:paraId="2BF98F90" w14:textId="77777777" w:rsidR="006B12AA" w:rsidRPr="00BE19A7" w:rsidRDefault="006B12AA" w:rsidP="00BE19A7">
            <w:pPr>
              <w:pStyle w:val="NoFormat"/>
              <w:jc w:val="center"/>
              <w:rPr>
                <w:ins w:id="2797" w:author="The Si Tran" w:date="2012-12-16T17:03:00Z"/>
                <w:b/>
              </w:rPr>
            </w:pPr>
            <w:ins w:id="2798"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799" w:author="The Si Tran" w:date="2012-12-16T17:03:00Z"/>
              </w:rPr>
            </w:pPr>
            <w:ins w:id="2800"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801" w:author="The Si Tran" w:date="2012-12-16T17:03:00Z"/>
              </w:rPr>
            </w:pPr>
            <w:ins w:id="2802"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803" w:author="The Si Tran" w:date="2012-12-16T17:03:00Z"/>
              </w:rPr>
            </w:pPr>
            <w:ins w:id="2804"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805" w:author="The Si Tran" w:date="2012-12-16T17:03:00Z"/>
              </w:rPr>
            </w:pPr>
            <w:ins w:id="2806"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807" w:author="The Si Tran" w:date="2012-12-16T17:03:00Z"/>
        </w:trPr>
        <w:tc>
          <w:tcPr>
            <w:tcW w:w="1638" w:type="dxa"/>
            <w:vAlign w:val="center"/>
          </w:tcPr>
          <w:p w14:paraId="462AA1F0" w14:textId="77777777" w:rsidR="006B12AA" w:rsidRPr="00BE19A7" w:rsidRDefault="006B12AA" w:rsidP="00BE19A7">
            <w:pPr>
              <w:pStyle w:val="NoFormat"/>
              <w:jc w:val="center"/>
              <w:rPr>
                <w:ins w:id="2808" w:author="The Si Tran" w:date="2012-12-16T17:03:00Z"/>
                <w:b/>
              </w:rPr>
            </w:pPr>
            <w:ins w:id="2809"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810" w:author="The Si Tran" w:date="2012-12-16T17:03:00Z"/>
              </w:rPr>
            </w:pPr>
            <w:ins w:id="2811" w:author="The Si Tran" w:date="2012-12-16T17:03:00Z">
              <w:r w:rsidRPr="004B1D5C">
                <w:t xml:space="preserve"> Trung bình di động (MA)</w:t>
              </w:r>
            </w:ins>
          </w:p>
          <w:p w14:paraId="67B57047" w14:textId="77777777" w:rsidR="006B12AA" w:rsidRPr="004B1D5C" w:rsidRDefault="006B12AA" w:rsidP="00276DB6">
            <w:pPr>
              <w:pStyle w:val="NoFormat"/>
              <w:rPr>
                <w:ins w:id="2812" w:author="The Si Tran" w:date="2012-12-16T17:03:00Z"/>
              </w:rPr>
            </w:pPr>
            <w:ins w:id="2813"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814" w:author="The Si Tran" w:date="2012-12-16T17:03:00Z"/>
              </w:rPr>
            </w:pPr>
            <w:ins w:id="2815"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816" w:author="The Si Tran" w:date="2012-12-16T17:03:00Z"/>
        </w:trPr>
        <w:tc>
          <w:tcPr>
            <w:tcW w:w="1638" w:type="dxa"/>
            <w:vAlign w:val="center"/>
          </w:tcPr>
          <w:p w14:paraId="454BAE3B" w14:textId="77777777" w:rsidR="006B12AA" w:rsidRPr="00BE19A7" w:rsidRDefault="006B12AA" w:rsidP="00BE19A7">
            <w:pPr>
              <w:pStyle w:val="NoFormat"/>
              <w:jc w:val="center"/>
              <w:rPr>
                <w:ins w:id="2817" w:author="The Si Tran" w:date="2012-12-16T17:03:00Z"/>
                <w:b/>
              </w:rPr>
            </w:pPr>
            <w:ins w:id="2818"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819" w:author="The Si Tran" w:date="2012-12-16T17:03:00Z"/>
              </w:rPr>
            </w:pPr>
            <w:ins w:id="2820"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821" w:author="The Si Tran" w:date="2012-12-16T17:03:00Z"/>
              </w:rPr>
            </w:pPr>
            <w:ins w:id="2822"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823" w:author="The Si Tran" w:date="2012-12-16T17:03:00Z"/>
              </w:rPr>
            </w:pPr>
            <w:ins w:id="2824"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825" w:author="The Si Tran" w:date="2012-12-14T04:33:00Z">
            <w:rPr>
              <w:sz w:val="28"/>
              <w:szCs w:val="28"/>
              <w:lang w:val="fr-FR"/>
            </w:rPr>
          </w:rPrChange>
        </w:rPr>
      </w:pPr>
    </w:p>
    <w:p w14:paraId="2EFD65FF" w14:textId="77777777" w:rsidR="00B35C7A" w:rsidRPr="0049233F" w:rsidRDefault="00B35C7A">
      <w:pPr>
        <w:rPr>
          <w:lang w:val="fr-FR"/>
          <w:rPrChange w:id="2826" w:author="The Si Tran" w:date="2012-12-05T23:02:00Z">
            <w:rPr>
              <w:sz w:val="28"/>
              <w:szCs w:val="28"/>
              <w:lang w:val="fr-FR"/>
            </w:rPr>
          </w:rPrChange>
        </w:rPr>
      </w:pPr>
      <w:del w:id="2827" w:author="The Si Tran" w:date="2012-12-16T17:03:00Z">
        <w:r w:rsidRPr="0049233F" w:rsidDel="006B12AA">
          <w:rPr>
            <w:lang w:val="fr-FR"/>
            <w:rPrChange w:id="2828" w:author="The Si Tran" w:date="2012-12-05T23:02:00Z">
              <w:rPr>
                <w:sz w:val="28"/>
                <w:szCs w:val="28"/>
                <w:lang w:val="fr-FR"/>
              </w:rPr>
            </w:rPrChange>
          </w:rPr>
          <w:tab/>
        </w:r>
      </w:del>
      <w:r w:rsidRPr="0049233F">
        <w:rPr>
          <w:lang w:val="fr-FR"/>
          <w:rPrChange w:id="2829"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830" w:author="The Si Tran" w:date="2012-12-05T23:02:00Z">
            <w:rPr>
              <w:sz w:val="28"/>
              <w:szCs w:val="28"/>
              <w:lang w:val="fr-FR"/>
            </w:rPr>
          </w:rPrChange>
        </w:rPr>
      </w:pPr>
      <w:r w:rsidRPr="0049233F">
        <w:rPr>
          <w:szCs w:val="26"/>
          <w:lang w:val="fr-FR"/>
          <w:rPrChange w:id="2831"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832" w:author="The Si Tran" w:date="2012-12-05T23:02:00Z">
            <w:rPr>
              <w:sz w:val="28"/>
              <w:szCs w:val="28"/>
              <w:lang w:val="fr-FR"/>
            </w:rPr>
          </w:rPrChange>
        </w:rPr>
      </w:pPr>
      <w:del w:id="2833" w:author="The Si Tran" w:date="2012-12-16T17:03:00Z">
        <w:r w:rsidRPr="0049233F" w:rsidDel="006B12AA">
          <w:rPr>
            <w:szCs w:val="26"/>
            <w:lang w:val="fr-FR"/>
            <w:rPrChange w:id="2834" w:author="The Si Tran" w:date="2012-12-05T23:02:00Z">
              <w:rPr>
                <w:sz w:val="28"/>
                <w:szCs w:val="28"/>
                <w:lang w:val="fr-FR"/>
              </w:rPr>
            </w:rPrChange>
          </w:rPr>
          <w:tab/>
        </w:r>
      </w:del>
      <w:r w:rsidRPr="0049233F">
        <w:rPr>
          <w:szCs w:val="26"/>
          <w:lang w:val="fr-FR"/>
          <w:rPrChange w:id="2835"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836" w:author="The Si Tran" w:date="2012-12-16T10:29:00Z">
          <w:pPr>
            <w:ind w:left="1440"/>
          </w:pPr>
        </w:pPrChange>
      </w:pPr>
      <w:del w:id="2837" w:author="The Si Tran" w:date="2012-12-14T04:42:00Z">
        <w:r w:rsidRPr="0049233F" w:rsidDel="001E051F">
          <w:rPr>
            <w:lang w:val="fr-FR"/>
            <w:rPrChange w:id="2838" w:author="The Si Tran" w:date="2012-12-05T23:02:00Z">
              <w:rPr>
                <w:sz w:val="28"/>
                <w:szCs w:val="28"/>
                <w:lang w:val="fr-FR"/>
              </w:rPr>
            </w:rPrChange>
          </w:rPr>
          <w:tab/>
        </w:r>
        <w:r w:rsidRPr="0049233F" w:rsidDel="001E051F">
          <w:rPr>
            <w:lang w:val="fr-FR"/>
            <w:rPrChange w:id="2839" w:author="The Si Tran" w:date="2012-12-05T23:02:00Z">
              <w:rPr>
                <w:sz w:val="28"/>
                <w:szCs w:val="28"/>
                <w:lang w:val="fr-FR"/>
              </w:rPr>
            </w:rPrChange>
          </w:rPr>
          <w:tab/>
        </w:r>
        <w:r w:rsidRPr="0049233F" w:rsidDel="001E051F">
          <w:rPr>
            <w:lang w:val="fr-FR"/>
            <w:rPrChange w:id="2840" w:author="The Si Tran" w:date="2012-12-05T23:02:00Z">
              <w:rPr>
                <w:sz w:val="28"/>
                <w:szCs w:val="28"/>
                <w:lang w:val="fr-FR"/>
              </w:rPr>
            </w:rPrChange>
          </w:rPr>
          <w:tab/>
        </w:r>
      </w:del>
      <m:oMath>
        <m:sSub>
          <m:sSubPr>
            <m:ctrlPr>
              <w:ins w:id="2841" w:author="The Si Tran" w:date="2012-12-05T23:55:00Z">
                <w:rPr>
                  <w:rFonts w:ascii="Cambria Math" w:hAnsi="Cambria Math"/>
                  <w:i/>
                  <w:lang w:val="fr-FR"/>
                </w:rPr>
              </w:ins>
            </m:ctrlPr>
          </m:sSubPr>
          <m:e>
            <w:ins w:id="2842" w:author="The Si Tran" w:date="2012-12-05T23:55:00Z">
              <m:r>
                <w:rPr>
                  <w:rFonts w:ascii="Cambria Math" w:hAnsi="Cambria Math"/>
                  <w:lang w:val="fr-FR"/>
                </w:rPr>
                <m:t>e</m:t>
              </m:r>
            </w:ins>
          </m:e>
          <m:sub>
            <w:ins w:id="2843" w:author="The Si Tran" w:date="2012-12-05T23:55:00Z">
              <m:r>
                <w:rPr>
                  <w:rFonts w:ascii="Cambria Math" w:hAnsi="Cambria Math"/>
                  <w:lang w:val="fr-FR"/>
                </w:rPr>
                <m:t>t</m:t>
              </m:r>
            </w:ins>
          </m:sub>
        </m:sSub>
        <w:ins w:id="2844" w:author="The Si Tran" w:date="2012-12-05T23:55:00Z">
          <m:r>
            <w:rPr>
              <w:rFonts w:ascii="Cambria Math" w:hAnsi="Cambria Math"/>
              <w:lang w:val="fr-FR"/>
            </w:rPr>
            <m:t>=</m:t>
          </m:r>
        </w:ins>
        <m:sSub>
          <m:sSubPr>
            <m:ctrlPr>
              <w:ins w:id="2845" w:author="The Si Tran" w:date="2012-12-05T23:55:00Z">
                <w:rPr>
                  <w:rFonts w:ascii="Cambria Math" w:hAnsi="Cambria Math"/>
                  <w:i/>
                  <w:lang w:val="fr-FR"/>
                </w:rPr>
              </w:ins>
            </m:ctrlPr>
          </m:sSubPr>
          <m:e>
            <w:ins w:id="2846" w:author="The Si Tran" w:date="2012-12-05T23:55:00Z">
              <m:r>
                <w:rPr>
                  <w:rFonts w:ascii="Cambria Math" w:hAnsi="Cambria Math"/>
                  <w:lang w:val="fr-FR"/>
                </w:rPr>
                <m:t>Y</m:t>
              </m:r>
            </w:ins>
          </m:e>
          <m:sub>
            <w:ins w:id="2847" w:author="The Si Tran" w:date="2012-12-05T23:55:00Z">
              <m:r>
                <w:rPr>
                  <w:rFonts w:ascii="Cambria Math" w:hAnsi="Cambria Math"/>
                  <w:lang w:val="fr-FR"/>
                </w:rPr>
                <m:t>t</m:t>
              </m:r>
            </w:ins>
          </m:sub>
        </m:sSub>
        <w:ins w:id="2848" w:author="The Si Tran" w:date="2012-12-05T23:55:00Z">
          <m:r>
            <w:rPr>
              <w:rFonts w:ascii="Cambria Math" w:hAnsi="Cambria Math"/>
              <w:lang w:val="fr-FR"/>
            </w:rPr>
            <m:t>-</m:t>
          </m:r>
        </w:ins>
        <m:sSub>
          <m:sSubPr>
            <m:ctrlPr>
              <w:ins w:id="2849" w:author="The Si Tran" w:date="2012-12-05T23:56:00Z">
                <w:rPr>
                  <w:rFonts w:ascii="Cambria Math" w:hAnsi="Cambria Math"/>
                  <w:i/>
                  <w:lang w:val="fr-FR"/>
                </w:rPr>
              </w:ins>
            </m:ctrlPr>
          </m:sSubPr>
          <m:e>
            <m:acc>
              <m:accPr>
                <m:ctrlPr>
                  <w:ins w:id="2850" w:author="The Si Tran" w:date="2012-12-05T23:56:00Z">
                    <w:rPr>
                      <w:rFonts w:ascii="Cambria Math" w:hAnsi="Cambria Math"/>
                      <w:i/>
                      <w:lang w:val="fr-FR"/>
                    </w:rPr>
                  </w:ins>
                </m:ctrlPr>
              </m:accPr>
              <m:e>
                <w:ins w:id="2851" w:author="The Si Tran" w:date="2012-12-05T23:56:00Z">
                  <m:r>
                    <w:rPr>
                      <w:rFonts w:ascii="Cambria Math" w:hAnsi="Cambria Math"/>
                      <w:lang w:val="fr-FR"/>
                    </w:rPr>
                    <m:t>Y</m:t>
                  </m:r>
                </w:ins>
              </m:e>
            </m:acc>
          </m:e>
          <m:sub>
            <w:ins w:id="2852" w:author="The Si Tran" w:date="2012-12-05T23:56:00Z">
              <m:r>
                <w:rPr>
                  <w:rFonts w:ascii="Cambria Math" w:hAnsi="Cambria Math"/>
                  <w:lang w:val="fr-FR"/>
                </w:rPr>
                <m:t>t</m:t>
              </m:r>
            </w:ins>
          </m:sub>
        </m:sSub>
      </m:oMath>
      <w:del w:id="2853" w:author="The Si Tran" w:date="2012-12-05T23:56:00Z">
        <w:r w:rsidRPr="0049233F" w:rsidDel="009F0701">
          <w:rPr>
            <w:lang w:val="fr-FR"/>
            <w:rPrChange w:id="2854" w:author="The Si Tran" w:date="2012-12-05T23:02:00Z">
              <w:rPr>
                <w:sz w:val="28"/>
                <w:szCs w:val="28"/>
                <w:lang w:val="fr-FR"/>
              </w:rPr>
            </w:rPrChange>
          </w:rPr>
          <w:delText>e</w:delText>
        </w:r>
        <w:r w:rsidRPr="0049233F" w:rsidDel="009F0701">
          <w:rPr>
            <w:vertAlign w:val="subscript"/>
            <w:lang w:val="fr-FR"/>
            <w:rPrChange w:id="2855" w:author="The Si Tran" w:date="2012-12-05T23:02:00Z">
              <w:rPr>
                <w:sz w:val="28"/>
                <w:szCs w:val="28"/>
                <w:vertAlign w:val="subscript"/>
                <w:lang w:val="fr-FR"/>
              </w:rPr>
            </w:rPrChange>
          </w:rPr>
          <w:delText xml:space="preserve">t  </w:delText>
        </w:r>
        <w:r w:rsidRPr="0049233F" w:rsidDel="009F0701">
          <w:rPr>
            <w:lang w:val="fr-FR"/>
            <w:rPrChange w:id="2856" w:author="The Si Tran" w:date="2012-12-05T23:02:00Z">
              <w:rPr>
                <w:sz w:val="28"/>
                <w:szCs w:val="28"/>
                <w:lang w:val="fr-FR"/>
              </w:rPr>
            </w:rPrChange>
          </w:rPr>
          <w:delText>= Υ</w:delText>
        </w:r>
        <w:r w:rsidR="003176F1" w:rsidRPr="0049233F" w:rsidDel="009F0701">
          <w:rPr>
            <w:vertAlign w:val="subscript"/>
            <w:lang w:val="fr-FR"/>
            <w:rPrChange w:id="2857" w:author="The Si Tran" w:date="2012-12-05T23:02:00Z">
              <w:rPr>
                <w:sz w:val="28"/>
                <w:szCs w:val="28"/>
                <w:vertAlign w:val="subscript"/>
                <w:lang w:val="fr-FR"/>
              </w:rPr>
            </w:rPrChange>
          </w:rPr>
          <w:delText>t</w:delText>
        </w:r>
        <w:r w:rsidRPr="0049233F" w:rsidDel="009F0701">
          <w:rPr>
            <w:lang w:val="fr-FR"/>
            <w:rPrChange w:id="2858"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2pt;height:15pt" o:ole="">
              <v:imagedata r:id="rId49" o:title=""/>
            </v:shape>
            <o:OLEObject Type="Embed" ProgID="Equation.DSMT4" ShapeID="_x0000_i1041" DrawAspect="Content" ObjectID="_1417211179" r:id="rId50"/>
          </w:object>
        </w:r>
        <w:r w:rsidR="003176F1" w:rsidRPr="002B1464" w:rsidDel="009F0701">
          <w:rPr>
            <w:vertAlign w:val="subscript"/>
          </w:rPr>
          <w:delText>t</w:delText>
        </w:r>
      </w:del>
    </w:p>
    <w:p w14:paraId="3C709FDE" w14:textId="77777777" w:rsidR="00B14D71" w:rsidRDefault="00926939" w:rsidP="005A22B0">
      <w:pPr>
        <w:rPr>
          <w:ins w:id="2859" w:author="The Si Tran" w:date="2012-12-14T04:41:00Z"/>
          <w:rFonts w:eastAsiaTheme="minorEastAsia"/>
          <w:szCs w:val="26"/>
        </w:rPr>
      </w:pPr>
      <w:del w:id="2860" w:author="The Si Tran" w:date="2012-12-16T17:03:00Z">
        <w:r w:rsidRPr="005947EE" w:rsidDel="006B12AA">
          <w:rPr>
            <w:szCs w:val="26"/>
          </w:rPr>
          <w:tab/>
        </w:r>
      </w:del>
      <w:ins w:id="2861" w:author="The Si Tran" w:date="2012-12-14T04:41:00Z">
        <w:r w:rsidR="00B14D71">
          <w:rPr>
            <w:szCs w:val="26"/>
          </w:rPr>
          <w:t>T</w:t>
        </w:r>
      </w:ins>
      <w:del w:id="2862"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D35DF6">
      <w:pPr>
        <w:pStyle w:val="BuletL2"/>
        <w:pPrChange w:id="2863" w:author="The Si Tran" w:date="2012-12-16T17:03:00Z">
          <w:pPr/>
        </w:pPrChange>
      </w:pPr>
      <m:oMath>
        <m:sSub>
          <m:sSubPr>
            <m:ctrlPr>
              <w:ins w:id="2864" w:author="The Si Tran" w:date="2012-12-05T23:56:00Z">
                <w:rPr>
                  <w:rFonts w:ascii="Cambria Math" w:hAnsi="Cambria Math"/>
                  <w:i/>
                  <w:lang w:val="fr-FR"/>
                </w:rPr>
              </w:ins>
            </m:ctrlPr>
          </m:sSubPr>
          <m:e>
            <w:ins w:id="2865" w:author="The Si Tran" w:date="2012-12-05T23:56:00Z">
              <m:r>
                <w:rPr>
                  <w:rFonts w:ascii="Cambria Math" w:hAnsi="Cambria Math"/>
                  <w:lang w:val="fr-FR"/>
                </w:rPr>
                <m:t>e</m:t>
              </m:r>
            </w:ins>
          </m:e>
          <m:sub>
            <w:ins w:id="2866" w:author="The Si Tran" w:date="2012-12-05T23:56:00Z">
              <m:r>
                <w:rPr>
                  <w:rFonts w:ascii="Cambria Math" w:hAnsi="Cambria Math"/>
                  <w:lang w:val="fr-FR"/>
                </w:rPr>
                <m:t>t</m:t>
              </m:r>
            </w:ins>
          </m:sub>
        </m:sSub>
      </m:oMath>
      <w:del w:id="2867" w:author="The Si Tran" w:date="2012-12-05T23:56:00Z">
        <w:r w:rsidR="00926939" w:rsidRPr="00032D83" w:rsidDel="009F0701">
          <w:delText>e</w:delText>
        </w:r>
        <w:r w:rsidR="00926939" w:rsidRPr="006D6C8D" w:rsidDel="009F0701">
          <w:rPr>
            <w:vertAlign w:val="subscript"/>
          </w:rPr>
          <w:delText>t</w:delText>
        </w:r>
      </w:del>
      <w:r w:rsidR="00926939" w:rsidRPr="001E051F">
        <w:rPr>
          <w:rPrChange w:id="2868" w:author="The Si Tran" w:date="2012-12-14T04:43:00Z">
            <w:rPr/>
          </w:rPrChange>
        </w:rPr>
        <w:t xml:space="preserve"> : lỗi</w:t>
      </w:r>
    </w:p>
    <w:p w14:paraId="0E3E28EC" w14:textId="77777777" w:rsidR="00926939" w:rsidRPr="00F445BC" w:rsidRDefault="00926939">
      <w:pPr>
        <w:pStyle w:val="BuletL2"/>
        <w:pPrChange w:id="2869" w:author="The Si Tran" w:date="2012-12-16T17:03:00Z">
          <w:pPr/>
        </w:pPrChange>
      </w:pPr>
      <w:del w:id="2870" w:author="The Si Tran" w:date="2012-12-14T04:42:00Z">
        <w:r w:rsidRPr="00032D83" w:rsidDel="001E051F">
          <w:tab/>
        </w:r>
        <w:r w:rsidRPr="00032D83" w:rsidDel="001E051F">
          <w:tab/>
        </w:r>
        <w:r w:rsidRPr="00032D83" w:rsidDel="001E051F">
          <w:tab/>
        </w:r>
      </w:del>
      <m:oMath>
        <m:sSub>
          <m:sSubPr>
            <m:ctrlPr>
              <w:ins w:id="2871" w:author="The Si Tran" w:date="2012-12-05T23:57:00Z">
                <w:rPr>
                  <w:rFonts w:ascii="Cambria Math" w:hAnsi="Cambria Math"/>
                  <w:i/>
                  <w:lang w:val="fr-FR"/>
                </w:rPr>
              </w:ins>
            </m:ctrlPr>
          </m:sSubPr>
          <m:e>
            <w:ins w:id="2872" w:author="The Si Tran" w:date="2012-12-05T23:57:00Z">
              <m:r>
                <w:rPr>
                  <w:rFonts w:ascii="Cambria Math" w:hAnsi="Cambria Math"/>
                  <w:lang w:val="fr-FR"/>
                </w:rPr>
                <m:t>Y</m:t>
              </m:r>
            </w:ins>
          </m:e>
          <m:sub>
            <w:ins w:id="2873" w:author="The Si Tran" w:date="2012-12-05T23:57:00Z">
              <m:r>
                <w:rPr>
                  <w:rFonts w:ascii="Cambria Math" w:hAnsi="Cambria Math"/>
                  <w:lang w:val="fr-FR"/>
                </w:rPr>
                <m:t>t</m:t>
              </m:r>
            </w:ins>
          </m:sub>
        </m:sSub>
      </m:oMath>
      <w:del w:id="2874" w:author="The Si Tran" w:date="2012-12-05T23:57:00Z">
        <w:r w:rsidRPr="00032D83" w:rsidDel="009F0701">
          <w:delText>Y</w:delText>
        </w:r>
      </w:del>
      <w:r w:rsidRPr="006D6C8D">
        <w:t xml:space="preserve"> : giá tr</w:t>
      </w:r>
      <w:r w:rsidRPr="001E051F">
        <w:rPr>
          <w:rPrChange w:id="2875" w:author="The Si Tran" w:date="2012-12-14T04:43:00Z">
            <w:rPr/>
          </w:rPrChange>
        </w:rPr>
        <w:t>ị thực của biến quan sát</w:t>
      </w:r>
    </w:p>
    <w:p w14:paraId="01B49A0A" w14:textId="77777777" w:rsidR="00926939" w:rsidRPr="00F445BC" w:rsidRDefault="00926939">
      <w:pPr>
        <w:pStyle w:val="BuletL2"/>
        <w:pPrChange w:id="2876" w:author="The Si Tran" w:date="2012-12-16T17:03:00Z">
          <w:pPr/>
        </w:pPrChange>
      </w:pPr>
      <w:del w:id="2877" w:author="The Si Tran" w:date="2012-12-14T04:42:00Z">
        <w:r w:rsidRPr="00032D83" w:rsidDel="001E051F">
          <w:tab/>
        </w:r>
        <w:r w:rsidRPr="00032D83" w:rsidDel="001E051F">
          <w:tab/>
        </w:r>
        <w:r w:rsidRPr="00032D83" w:rsidDel="001E051F">
          <w:tab/>
        </w:r>
      </w:del>
      <w:del w:id="2878" w:author="The Si Tran" w:date="2012-12-05T23:57:00Z">
        <w:r w:rsidRPr="001E051F" w:rsidDel="009F0701">
          <w:rPr>
            <w:position w:val="-4"/>
            <w:rPrChange w:id="2879" w:author="The Si Tran" w:date="2012-12-14T04:43:00Z">
              <w:rPr>
                <w:position w:val="-4"/>
              </w:rPr>
            </w:rPrChange>
          </w:rPr>
          <w:object w:dxaOrig="240" w:dyaOrig="300" w14:anchorId="1ADCE12B">
            <v:shape id="_x0000_i1042" type="#_x0000_t75" style="width:9.2pt;height:15pt" o:ole="">
              <v:imagedata r:id="rId49" o:title=""/>
            </v:shape>
            <o:OLEObject Type="Embed" ProgID="Equation.DSMT4" ShapeID="_x0000_i1042" DrawAspect="Content" ObjectID="_1417211180" r:id="rId51"/>
          </w:object>
        </w:r>
      </w:del>
      <m:oMath>
        <m:sSub>
          <m:sSubPr>
            <m:ctrlPr>
              <w:ins w:id="2880" w:author="The Si Tran" w:date="2012-12-05T23:57:00Z">
                <w:rPr>
                  <w:rFonts w:ascii="Cambria Math" w:hAnsi="Cambria Math"/>
                  <w:i/>
                  <w:lang w:val="fr-FR"/>
                </w:rPr>
              </w:ins>
            </m:ctrlPr>
          </m:sSubPr>
          <m:e>
            <m:acc>
              <m:accPr>
                <m:ctrlPr>
                  <w:ins w:id="2881" w:author="The Si Tran" w:date="2012-12-05T23:57:00Z">
                    <w:rPr>
                      <w:rFonts w:ascii="Cambria Math" w:hAnsi="Cambria Math"/>
                      <w:i/>
                      <w:lang w:val="fr-FR"/>
                    </w:rPr>
                  </w:ins>
                </m:ctrlPr>
              </m:accPr>
              <m:e>
                <w:ins w:id="2882" w:author="The Si Tran" w:date="2012-12-05T23:57:00Z">
                  <m:r>
                    <w:rPr>
                      <w:rFonts w:ascii="Cambria Math" w:hAnsi="Cambria Math"/>
                      <w:lang w:val="fr-FR"/>
                    </w:rPr>
                    <m:t>Y</m:t>
                  </m:r>
                </w:ins>
              </m:e>
            </m:acc>
          </m:e>
          <m:sub>
            <w:ins w:id="2883" w:author="The Si Tran" w:date="2012-12-05T23:57:00Z">
              <m:r>
                <w:rPr>
                  <w:rFonts w:ascii="Cambria Math" w:hAnsi="Cambria Math"/>
                  <w:lang w:val="fr-FR"/>
                </w:rPr>
                <m:t>t</m:t>
              </m:r>
            </w:ins>
          </m:sub>
        </m:sSub>
      </m:oMath>
      <w:r w:rsidRPr="00032D83">
        <w:t> : giá tr</w:t>
      </w:r>
      <w:r w:rsidRPr="006D6C8D">
        <w:t>ị</w:t>
      </w:r>
      <w:r w:rsidRPr="001E051F">
        <w:rPr>
          <w:rPrChange w:id="2884" w:author="The Si Tran" w:date="2012-12-14T04:43:00Z">
            <w:rPr/>
          </w:rPrChange>
        </w:rPr>
        <w:t xml:space="preserve"> dự đoán được của biến quan sát</w:t>
      </w:r>
    </w:p>
    <w:p w14:paraId="08861CDF" w14:textId="77777777" w:rsidR="00926939" w:rsidRPr="001E051F" w:rsidRDefault="00926939">
      <w:pPr>
        <w:pStyle w:val="BuletL2"/>
        <w:rPr>
          <w:lang w:val="fr-FR"/>
          <w:rPrChange w:id="2885" w:author="The Si Tran" w:date="2012-12-14T04:43:00Z">
            <w:rPr>
              <w:sz w:val="28"/>
              <w:szCs w:val="28"/>
              <w:lang w:val="fr-FR"/>
            </w:rPr>
          </w:rPrChange>
        </w:rPr>
        <w:pPrChange w:id="2886" w:author="The Si Tran" w:date="2012-12-16T17:03:00Z">
          <w:pPr/>
        </w:pPrChange>
      </w:pPr>
      <w:del w:id="2887" w:author="The Si Tran" w:date="2012-12-14T04:42:00Z">
        <w:r w:rsidRPr="00032D83" w:rsidDel="001E051F">
          <w:tab/>
        </w:r>
        <w:r w:rsidRPr="00032D83" w:rsidDel="001E051F">
          <w:tab/>
        </w:r>
        <w:r w:rsidRPr="00032D83" w:rsidDel="001E051F">
          <w:tab/>
        </w:r>
      </w:del>
      <w:ins w:id="2888" w:author="The Si Tran" w:date="2012-12-05T23:57:00Z">
        <m:oMath>
          <m:r>
            <w:rPr>
              <w:rFonts w:ascii="Cambria Math" w:hAnsi="Cambria Math"/>
            </w:rPr>
            <m:t>t</m:t>
          </m:r>
        </m:oMath>
      </w:ins>
      <w:del w:id="2889" w:author="The Si Tran" w:date="2012-12-05T23:57:00Z">
        <w:r w:rsidRPr="001E051F" w:rsidDel="009F0701">
          <w:rPr>
            <w:rPrChange w:id="2890" w:author="The Si Tran" w:date="2012-12-14T04:43:00Z">
              <w:rPr/>
            </w:rPrChange>
          </w:rPr>
          <w:delText>t</w:delText>
        </w:r>
      </w:del>
      <w:r w:rsidRPr="001E051F">
        <w:rPr>
          <w:rPrChange w:id="2891" w:author="The Si Tran" w:date="2012-12-14T04:43:00Z">
            <w:rPr/>
          </w:rPrChange>
        </w:rPr>
        <w:t xml:space="preserve"> : biến giá trị thời gian</w:t>
      </w:r>
    </w:p>
    <w:p w14:paraId="1C0E4313" w14:textId="77777777" w:rsidR="00926939" w:rsidDel="00B9548F" w:rsidRDefault="00926939">
      <w:pPr>
        <w:rPr>
          <w:del w:id="2892" w:author="The Si Tran" w:date="2012-12-16T10:29:00Z"/>
          <w:szCs w:val="26"/>
          <w:lang w:val="fr-FR"/>
        </w:rPr>
      </w:pPr>
      <w:del w:id="2893" w:author="The Si Tran" w:date="2012-12-16T17:03:00Z">
        <w:r w:rsidRPr="0049233F" w:rsidDel="006B12AA">
          <w:rPr>
            <w:szCs w:val="26"/>
            <w:lang w:val="fr-FR"/>
            <w:rPrChange w:id="2894" w:author="The Si Tran" w:date="2012-12-05T23:02:00Z">
              <w:rPr>
                <w:sz w:val="28"/>
                <w:szCs w:val="28"/>
                <w:lang w:val="fr-FR"/>
              </w:rPr>
            </w:rPrChange>
          </w:rPr>
          <w:tab/>
        </w:r>
      </w:del>
      <w:r w:rsidRPr="0049233F">
        <w:rPr>
          <w:szCs w:val="26"/>
          <w:lang w:val="fr-FR"/>
          <w:rPrChange w:id="2895" w:author="The Si Tran" w:date="2012-12-05T23:02:00Z">
            <w:rPr>
              <w:sz w:val="28"/>
              <w:szCs w:val="28"/>
              <w:lang w:val="fr-FR"/>
            </w:rPr>
          </w:rPrChange>
        </w:rPr>
        <w:t>Phương thức đánh giá phổ biến là trung bình lỗi tuyệt đối.</w:t>
      </w:r>
      <w:r w:rsidR="003176F1" w:rsidRPr="0049233F">
        <w:rPr>
          <w:szCs w:val="26"/>
          <w:lang w:val="fr-FR"/>
          <w:rPrChange w:id="2896" w:author="The Si Tran" w:date="2012-12-05T23:02:00Z">
            <w:rPr>
              <w:sz w:val="28"/>
              <w:szCs w:val="28"/>
              <w:lang w:val="fr-FR"/>
            </w:rPr>
          </w:rPrChange>
        </w:rPr>
        <w:t xml:space="preserve"> </w:t>
      </w:r>
    </w:p>
    <w:p w14:paraId="26A7DD6F" w14:textId="77777777" w:rsidR="00B9548F" w:rsidRPr="0049233F" w:rsidRDefault="00B9548F" w:rsidP="005A22B0">
      <w:pPr>
        <w:rPr>
          <w:ins w:id="2897" w:author="The Si Tran" w:date="2012-12-16T10:29:00Z"/>
          <w:szCs w:val="26"/>
          <w:lang w:val="fr-FR"/>
          <w:rPrChange w:id="2898" w:author="The Si Tran" w:date="2012-12-05T23:02:00Z">
            <w:rPr>
              <w:ins w:id="2899" w:author="The Si Tran" w:date="2012-12-16T10:29:00Z"/>
              <w:sz w:val="28"/>
              <w:szCs w:val="28"/>
              <w:lang w:val="fr-FR"/>
            </w:rPr>
          </w:rPrChange>
        </w:rPr>
      </w:pPr>
    </w:p>
    <w:p w14:paraId="6D6BE701" w14:textId="77777777" w:rsidR="00B9548F" w:rsidRDefault="007B0D12">
      <w:pPr>
        <w:pStyle w:val="Canhgiua"/>
        <w:rPr>
          <w:ins w:id="2900" w:author="The Si Tran" w:date="2012-12-16T10:30:00Z"/>
          <w:lang w:val="fr-FR"/>
        </w:rPr>
        <w:pPrChange w:id="2901" w:author="The Si Tran" w:date="2012-12-16T10:30:00Z">
          <w:pPr/>
        </w:pPrChange>
      </w:pPr>
      <w:del w:id="2902" w:author="The Si Tran" w:date="2012-12-16T10:29:00Z">
        <w:r w:rsidRPr="0049233F" w:rsidDel="00B9548F">
          <w:rPr>
            <w:lang w:val="fr-FR"/>
            <w:rPrChange w:id="2903" w:author="The Si Tran" w:date="2012-12-05T23:02:00Z">
              <w:rPr>
                <w:sz w:val="28"/>
                <w:szCs w:val="28"/>
                <w:lang w:val="fr-FR"/>
              </w:rPr>
            </w:rPrChange>
          </w:rPr>
          <w:tab/>
        </w:r>
        <w:r w:rsidRPr="0049233F" w:rsidDel="00B9548F">
          <w:rPr>
            <w:lang w:val="fr-FR"/>
            <w:rPrChange w:id="2904" w:author="The Si Tran" w:date="2012-12-05T23:02:00Z">
              <w:rPr>
                <w:sz w:val="28"/>
                <w:szCs w:val="28"/>
                <w:lang w:val="fr-FR"/>
              </w:rPr>
            </w:rPrChange>
          </w:rPr>
          <w:tab/>
        </w:r>
      </w:del>
      <w:del w:id="2905" w:author="The Si Tran" w:date="2012-12-14T04:43:00Z">
        <w:r w:rsidRPr="0049233F" w:rsidDel="001E051F">
          <w:rPr>
            <w:lang w:val="fr-FR"/>
            <w:rPrChange w:id="2906" w:author="The Si Tran" w:date="2012-12-05T23:02:00Z">
              <w:rPr>
                <w:sz w:val="28"/>
                <w:szCs w:val="28"/>
                <w:lang w:val="fr-FR"/>
              </w:rPr>
            </w:rPrChange>
          </w:rPr>
          <w:tab/>
        </w:r>
      </w:del>
      <w:ins w:id="2907" w:author="The Si Tran" w:date="2012-12-06T00:09:00Z">
        <m:oMath>
          <m:r>
            <w:rPr>
              <w:rFonts w:ascii="Cambria Math" w:hAnsi="Cambria Math"/>
            </w:rPr>
            <m:t>MA</m:t>
          </m:r>
        </m:oMath>
      </w:ins>
      <w:ins w:id="2908" w:author="The Si Tran" w:date="2012-12-08T15:24:00Z">
        <m:oMath>
          <m:r>
            <w:rPr>
              <w:rFonts w:ascii="Cambria Math" w:hAnsi="Cambria Math"/>
            </w:rPr>
            <m:t>E</m:t>
          </m:r>
        </m:oMath>
      </w:ins>
      <w:ins w:id="2909"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910" w:author="The Si Tran" w:date="2012-12-06T00:08:00Z"/>
          <w:lang w:val="fr-FR"/>
          <w:rPrChange w:id="2911" w:author="The Si Tran" w:date="2012-12-16T10:30:00Z">
            <w:rPr>
              <w:del w:id="2912" w:author="The Si Tran" w:date="2012-12-06T00:08:00Z"/>
            </w:rPr>
          </w:rPrChange>
        </w:rPr>
        <w:pPrChange w:id="2913" w:author="The Si Tran" w:date="2012-12-16T10:30:00Z">
          <w:pPr/>
        </w:pPrChange>
      </w:pPr>
      <w:del w:id="2914" w:author="The Si Tran" w:date="2012-12-06T00:08:00Z">
        <w:r w:rsidRPr="0049233F" w:rsidDel="00D767FA">
          <w:rPr>
            <w:lang w:val="fr-FR"/>
            <w:rPrChange w:id="2915"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8pt;height:32.85pt" o:ole="">
              <v:imagedata r:id="rId52" o:title=""/>
            </v:shape>
            <o:OLEObject Type="Embed" ProgID="Equation.DSMT4" ShapeID="_x0000_i1043" DrawAspect="Content" ObjectID="_1417211181" r:id="rId53"/>
          </w:object>
        </w:r>
      </w:del>
    </w:p>
    <w:p w14:paraId="37D2DF1D" w14:textId="77777777" w:rsidR="00C318D3" w:rsidRPr="00082976" w:rsidDel="0082455D" w:rsidRDefault="00C318D3">
      <w:pPr>
        <w:pStyle w:val="Canhgiua"/>
        <w:rPr>
          <w:del w:id="2916" w:author="The Si Tran" w:date="2012-12-06T00:08:00Z"/>
        </w:rPr>
        <w:pPrChange w:id="2917" w:author="The Si Tran" w:date="2012-12-16T10:30:00Z">
          <w:pPr/>
        </w:pPrChange>
      </w:pPr>
      <w:del w:id="2918" w:author="The Si Tran" w:date="2012-12-06T00:04:00Z">
        <w:r w:rsidRPr="00082976" w:rsidDel="00D767FA">
          <w:tab/>
        </w:r>
      </w:del>
      <w:del w:id="2919" w:author="The Si Tran" w:date="2012-12-06T00:08:00Z">
        <w:r w:rsidRPr="00082976" w:rsidDel="00D767FA">
          <w:tab/>
        </w:r>
      </w:del>
    </w:p>
    <w:p w14:paraId="2FC621BF" w14:textId="77777777" w:rsidR="00C318D3" w:rsidRPr="00E12D24" w:rsidDel="00D767FA" w:rsidRDefault="00C318D3">
      <w:pPr>
        <w:pStyle w:val="Canhgiua"/>
        <w:rPr>
          <w:del w:id="2920" w:author="The Si Tran" w:date="2012-12-06T00:04:00Z"/>
        </w:rPr>
        <w:pPrChange w:id="2921" w:author="The Si Tran" w:date="2012-12-16T10:30:00Z">
          <w:pPr/>
        </w:pPrChange>
      </w:pPr>
      <w:del w:id="2922" w:author="The Si Tran" w:date="2012-12-06T00:09:00Z">
        <w:r w:rsidRPr="005947EE" w:rsidDel="0050145A">
          <w:tab/>
        </w:r>
        <w:r w:rsidRPr="005947EE" w:rsidDel="0050145A">
          <w:tab/>
        </w:r>
      </w:del>
      <w:ins w:id="2923" w:author="The Si Tran" w:date="2012-12-05T23:58:00Z">
        <m:oMath>
          <m:r>
            <w:rPr>
              <w:rFonts w:ascii="Cambria Math" w:hAnsi="Cambria Math"/>
            </w:rPr>
            <m:t>MSE=</m:t>
          </m:r>
        </m:oMath>
      </w:ins>
      <m:oMath>
        <m:f>
          <m:fPr>
            <m:ctrlPr>
              <w:ins w:id="2924" w:author="The Si Tran" w:date="2012-12-06T00:00:00Z">
                <w:rPr>
                  <w:rFonts w:ascii="Cambria Math" w:hAnsi="Cambria Math"/>
                  <w:i/>
                </w:rPr>
              </w:ins>
            </m:ctrlPr>
          </m:fPr>
          <m:num>
            <w:ins w:id="2925" w:author="The Si Tran" w:date="2012-12-06T00:00:00Z">
              <m:r>
                <w:rPr>
                  <w:rFonts w:ascii="Cambria Math" w:hAnsi="Cambria Math"/>
                </w:rPr>
                <m:t>1</m:t>
              </m:r>
            </w:ins>
          </m:num>
          <m:den>
            <w:ins w:id="2926" w:author="The Si Tran" w:date="2012-12-06T00:00:00Z">
              <m:r>
                <w:rPr>
                  <w:rFonts w:ascii="Cambria Math" w:hAnsi="Cambria Math"/>
                </w:rPr>
                <m:t>n</m:t>
              </m:r>
            </w:ins>
          </m:den>
        </m:f>
        <m:nary>
          <m:naryPr>
            <m:chr m:val="∑"/>
            <m:limLoc m:val="subSup"/>
            <m:ctrlPr>
              <w:ins w:id="2927" w:author="The Si Tran" w:date="2012-12-06T00:00:00Z">
                <w:rPr>
                  <w:rFonts w:ascii="Cambria Math" w:hAnsi="Cambria Math"/>
                  <w:i/>
                </w:rPr>
              </w:ins>
            </m:ctrlPr>
          </m:naryPr>
          <m:sub>
            <w:ins w:id="2928" w:author="The Si Tran" w:date="2012-12-06T00:01:00Z">
              <m:r>
                <w:rPr>
                  <w:rFonts w:ascii="Cambria Math" w:hAnsi="Cambria Math"/>
                </w:rPr>
                <m:t>t</m:t>
              </m:r>
            </w:ins>
            <w:ins w:id="2929" w:author="The Si Tran" w:date="2012-12-06T00:00:00Z">
              <m:r>
                <w:rPr>
                  <w:rFonts w:ascii="Cambria Math" w:hAnsi="Cambria Math"/>
                </w:rPr>
                <m:t>=1</m:t>
              </m:r>
            </w:ins>
          </m:sub>
          <m:sup>
            <w:ins w:id="2930" w:author="The Si Tran" w:date="2012-12-06T00:00:00Z">
              <m:r>
                <w:rPr>
                  <w:rFonts w:ascii="Cambria Math" w:hAnsi="Cambria Math"/>
                </w:rPr>
                <m:t>n</m:t>
              </m:r>
            </w:ins>
          </m:sup>
          <m:e>
            <m:sSup>
              <m:sSupPr>
                <m:ctrlPr>
                  <w:ins w:id="2931" w:author="The Si Tran" w:date="2012-12-06T00:01:00Z">
                    <w:rPr>
                      <w:rFonts w:ascii="Cambria Math" w:hAnsi="Cambria Math"/>
                      <w:i/>
                    </w:rPr>
                  </w:ins>
                </m:ctrlPr>
              </m:sSupPr>
              <m:e>
                <m:d>
                  <m:dPr>
                    <m:ctrlPr>
                      <w:ins w:id="2932" w:author="The Si Tran" w:date="2012-12-06T00:01:00Z">
                        <w:rPr>
                          <w:rFonts w:ascii="Cambria Math" w:hAnsi="Cambria Math"/>
                          <w:i/>
                        </w:rPr>
                      </w:ins>
                    </m:ctrlPr>
                  </m:dPr>
                  <m:e>
                    <m:sSub>
                      <m:sSubPr>
                        <m:ctrlPr>
                          <w:ins w:id="2933" w:author="The Si Tran" w:date="2012-12-06T00:01:00Z">
                            <w:rPr>
                              <w:rFonts w:ascii="Cambria Math" w:hAnsi="Cambria Math"/>
                              <w:i/>
                            </w:rPr>
                          </w:ins>
                        </m:ctrlPr>
                      </m:sSubPr>
                      <m:e>
                        <m:acc>
                          <m:accPr>
                            <m:ctrlPr>
                              <w:ins w:id="2934" w:author="The Si Tran" w:date="2012-12-06T00:01:00Z">
                                <w:rPr>
                                  <w:rFonts w:ascii="Cambria Math" w:hAnsi="Cambria Math"/>
                                  <w:i/>
                                </w:rPr>
                              </w:ins>
                            </m:ctrlPr>
                          </m:accPr>
                          <m:e>
                            <w:ins w:id="2935" w:author="The Si Tran" w:date="2012-12-06T00:01:00Z">
                              <m:r>
                                <w:rPr>
                                  <w:rFonts w:ascii="Cambria Math" w:hAnsi="Cambria Math"/>
                                </w:rPr>
                                <m:t>Y</m:t>
                              </m:r>
                            </w:ins>
                          </m:e>
                        </m:acc>
                      </m:e>
                      <m:sub>
                        <w:ins w:id="2936" w:author="The Si Tran" w:date="2012-12-06T00:01:00Z">
                          <m:r>
                            <w:rPr>
                              <w:rFonts w:ascii="Cambria Math" w:hAnsi="Cambria Math"/>
                            </w:rPr>
                            <m:t>t</m:t>
                          </m:r>
                        </w:ins>
                      </m:sub>
                    </m:sSub>
                    <w:ins w:id="2937" w:author="The Si Tran" w:date="2012-12-06T00:01:00Z">
                      <m:r>
                        <w:rPr>
                          <w:rFonts w:ascii="Cambria Math" w:hAnsi="Cambria Math"/>
                        </w:rPr>
                        <m:t>-</m:t>
                      </m:r>
                    </w:ins>
                    <m:sSub>
                      <m:sSubPr>
                        <m:ctrlPr>
                          <w:ins w:id="2938" w:author="The Si Tran" w:date="2012-12-06T00:02:00Z">
                            <w:rPr>
                              <w:rFonts w:ascii="Cambria Math" w:hAnsi="Cambria Math"/>
                              <w:i/>
                            </w:rPr>
                          </w:ins>
                        </m:ctrlPr>
                      </m:sSubPr>
                      <m:e>
                        <w:ins w:id="2939" w:author="The Si Tran" w:date="2012-12-06T00:02:00Z">
                          <m:r>
                            <w:rPr>
                              <w:rFonts w:ascii="Cambria Math" w:hAnsi="Cambria Math"/>
                            </w:rPr>
                            <m:t>Y</m:t>
                          </m:r>
                        </w:ins>
                      </m:e>
                      <m:sub>
                        <w:ins w:id="2940" w:author="The Si Tran" w:date="2012-12-06T00:02:00Z">
                          <m:r>
                            <w:rPr>
                              <w:rFonts w:ascii="Cambria Math" w:hAnsi="Cambria Math"/>
                            </w:rPr>
                            <m:t>t</m:t>
                          </m:r>
                        </w:ins>
                      </m:sub>
                    </m:sSub>
                  </m:e>
                </m:d>
              </m:e>
              <m:sup>
                <w:ins w:id="2941" w:author="The Si Tran" w:date="2012-12-06T00:01:00Z">
                  <m:r>
                    <w:rPr>
                      <w:rFonts w:ascii="Cambria Math" w:hAnsi="Cambria Math"/>
                    </w:rPr>
                    <m:t>2</m:t>
                  </m:r>
                </w:ins>
              </m:sup>
            </m:sSup>
          </m:e>
        </m:nary>
      </m:oMath>
      <w:del w:id="2942" w:author="The Si Tran" w:date="2012-12-05T23:58:00Z">
        <w:r w:rsidRPr="005947EE" w:rsidDel="00ED7D29">
          <w:tab/>
          <w:delText>MSE</w:delText>
        </w:r>
      </w:del>
    </w:p>
    <w:p w14:paraId="5F09576E" w14:textId="77777777" w:rsidR="00C318D3" w:rsidDel="00B9548F" w:rsidRDefault="00C318D3" w:rsidP="005A22B0">
      <w:pPr>
        <w:rPr>
          <w:del w:id="2943" w:author="The Si Tran" w:date="2012-12-16T10:30:00Z"/>
          <w:szCs w:val="26"/>
        </w:rPr>
      </w:pPr>
    </w:p>
    <w:p w14:paraId="4C77F487" w14:textId="77777777" w:rsidR="00B9548F" w:rsidRPr="00263465" w:rsidRDefault="00B9548F">
      <w:pPr>
        <w:pStyle w:val="Canhgiua"/>
        <w:rPr>
          <w:ins w:id="2944" w:author="The Si Tran" w:date="2012-12-16T10:30:00Z"/>
        </w:rPr>
        <w:pPrChange w:id="2945" w:author="The Si Tran" w:date="2012-12-16T10:30:00Z">
          <w:pPr/>
        </w:pPrChange>
      </w:pPr>
    </w:p>
    <w:p w14:paraId="046BF5E6" w14:textId="77777777" w:rsidR="00C318D3" w:rsidRPr="005947EE" w:rsidDel="00D767FA" w:rsidRDefault="00C318D3">
      <w:pPr>
        <w:pStyle w:val="Canhgiua"/>
        <w:rPr>
          <w:del w:id="2946" w:author="The Si Tran" w:date="2012-12-06T00:08:00Z"/>
        </w:rPr>
        <w:pPrChange w:id="2947" w:author="The Si Tran" w:date="2012-12-16T10:30:00Z">
          <w:pPr/>
        </w:pPrChange>
      </w:pPr>
      <w:del w:id="2948" w:author="The Si Tran" w:date="2012-12-16T10:30:00Z">
        <w:r w:rsidRPr="00B312F5" w:rsidDel="00B9548F">
          <w:tab/>
        </w:r>
        <w:r w:rsidRPr="00B312F5" w:rsidDel="00B9548F">
          <w:tab/>
        </w:r>
      </w:del>
      <w:del w:id="2949" w:author="The Si Tran" w:date="2012-12-14T04:43:00Z">
        <w:r w:rsidRPr="00B312F5" w:rsidDel="001E051F">
          <w:tab/>
        </w:r>
      </w:del>
      <w:del w:id="2950" w:author="The Si Tran" w:date="2012-12-06T00:02:00Z">
        <w:r w:rsidRPr="00B312F5" w:rsidDel="00734CBA">
          <w:delText>MAPE</w:delText>
        </w:r>
      </w:del>
      <w:ins w:id="2951"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52" w:author="The Si Tran" w:date="2012-12-06T00:03:00Z">
                <w:rPr>
                  <w:rFonts w:ascii="Cambria Math" w:hAnsi="Cambria Math"/>
                </w:rPr>
              </w:ins>
            </m:ctrlPr>
          </m:naryPr>
          <m:sub>
            <w:ins w:id="2953" w:author="The Si Tran" w:date="2012-12-06T00:03:00Z">
              <m:r>
                <w:rPr>
                  <w:rFonts w:ascii="Cambria Math" w:hAnsi="Cambria Math"/>
                </w:rPr>
                <m:t>t</m:t>
              </m:r>
              <m:r>
                <m:rPr>
                  <m:sty m:val="p"/>
                </m:rPr>
                <w:rPr>
                  <w:rFonts w:ascii="Cambria Math" w:hAnsi="Cambria Math"/>
                </w:rPr>
                <m:t>=1</m:t>
              </m:r>
            </w:ins>
          </m:sub>
          <m:sup>
            <w:ins w:id="2954" w:author="The Si Tran" w:date="2012-12-06T00:03:00Z">
              <m:r>
                <w:rPr>
                  <w:rFonts w:ascii="Cambria Math" w:hAnsi="Cambria Math"/>
                </w:rPr>
                <m:t>n</m:t>
              </m:r>
            </w:ins>
          </m:sup>
          <m:e>
            <m:d>
              <m:dPr>
                <m:begChr m:val="|"/>
                <m:endChr m:val="|"/>
                <m:ctrlPr>
                  <w:ins w:id="2955" w:author="The Si Tran" w:date="2012-12-06T00:03:00Z">
                    <w:rPr>
                      <w:rFonts w:ascii="Cambria Math" w:hAnsi="Cambria Math"/>
                    </w:rPr>
                  </w:ins>
                </m:ctrlPr>
              </m:dPr>
              <m:e>
                <m:f>
                  <m:fPr>
                    <m:ctrlPr>
                      <w:ins w:id="2956" w:author="The Si Tran" w:date="2012-12-06T00:03:00Z">
                        <w:rPr>
                          <w:rFonts w:ascii="Cambria Math" w:hAnsi="Cambria Math"/>
                        </w:rPr>
                      </w:ins>
                    </m:ctrlPr>
                  </m:fPr>
                  <m:num>
                    <m:sSub>
                      <m:sSubPr>
                        <m:ctrlPr>
                          <w:ins w:id="2957" w:author="The Si Tran" w:date="2012-12-06T00:03:00Z">
                            <w:rPr>
                              <w:rFonts w:ascii="Cambria Math" w:hAnsi="Cambria Math"/>
                            </w:rPr>
                          </w:ins>
                        </m:ctrlPr>
                      </m:sSubPr>
                      <m:e>
                        <m:acc>
                          <m:accPr>
                            <m:ctrlPr>
                              <w:ins w:id="2958" w:author="The Si Tran" w:date="2012-12-06T00:03:00Z">
                                <w:rPr>
                                  <w:rFonts w:ascii="Cambria Math" w:hAnsi="Cambria Math"/>
                                </w:rPr>
                              </w:ins>
                            </m:ctrlPr>
                          </m:accPr>
                          <m:e>
                            <w:ins w:id="2959" w:author="The Si Tran" w:date="2012-12-06T00:03:00Z">
                              <m:r>
                                <w:rPr>
                                  <w:rFonts w:ascii="Cambria Math" w:hAnsi="Cambria Math"/>
                                </w:rPr>
                                <m:t>Y</m:t>
                              </m:r>
                            </w:ins>
                          </m:e>
                        </m:acc>
                      </m:e>
                      <m:sub>
                        <w:ins w:id="2960" w:author="The Si Tran" w:date="2012-12-06T00:03:00Z">
                          <m:r>
                            <w:rPr>
                              <w:rFonts w:ascii="Cambria Math" w:hAnsi="Cambria Math"/>
                            </w:rPr>
                            <m:t>t</m:t>
                          </m:r>
                          <m:r>
                            <m:rPr>
                              <m:sty m:val="p"/>
                            </m:rPr>
                            <w:rPr>
                              <w:rFonts w:ascii="Cambria Math" w:hAnsi="Cambria Math"/>
                            </w:rPr>
                            <m:t>-</m:t>
                          </m:r>
                        </w:ins>
                      </m:sub>
                    </m:sSub>
                    <m:sSub>
                      <m:sSubPr>
                        <m:ctrlPr>
                          <w:ins w:id="2961" w:author="The Si Tran" w:date="2012-12-06T00:04:00Z">
                            <w:rPr>
                              <w:rFonts w:ascii="Cambria Math" w:hAnsi="Cambria Math"/>
                            </w:rPr>
                          </w:ins>
                        </m:ctrlPr>
                      </m:sSubPr>
                      <m:e>
                        <w:ins w:id="2962" w:author="The Si Tran" w:date="2012-12-06T00:04:00Z">
                          <m:r>
                            <w:rPr>
                              <w:rFonts w:ascii="Cambria Math" w:hAnsi="Cambria Math"/>
                            </w:rPr>
                            <m:t>Y</m:t>
                          </m:r>
                        </w:ins>
                      </m:e>
                      <m:sub>
                        <w:ins w:id="2963" w:author="The Si Tran" w:date="2012-12-06T00:04:00Z">
                          <m:r>
                            <w:rPr>
                              <w:rFonts w:ascii="Cambria Math" w:hAnsi="Cambria Math"/>
                            </w:rPr>
                            <m:t>t</m:t>
                          </m:r>
                        </w:ins>
                      </m:sub>
                    </m:sSub>
                  </m:num>
                  <m:den>
                    <m:sSub>
                      <m:sSubPr>
                        <m:ctrlPr>
                          <w:ins w:id="2964" w:author="The Si Tran" w:date="2012-12-06T00:04:00Z">
                            <w:rPr>
                              <w:rFonts w:ascii="Cambria Math" w:hAnsi="Cambria Math"/>
                            </w:rPr>
                          </w:ins>
                        </m:ctrlPr>
                      </m:sSubPr>
                      <m:e>
                        <w:ins w:id="2965" w:author="The Si Tran" w:date="2012-12-06T00:04:00Z">
                          <m:r>
                            <w:rPr>
                              <w:rFonts w:ascii="Cambria Math" w:hAnsi="Cambria Math"/>
                            </w:rPr>
                            <m:t>Y</m:t>
                          </m:r>
                        </w:ins>
                      </m:e>
                      <m:sub>
                        <w:ins w:id="2966"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2967" w:author="The Si Tran" w:date="2012-12-16T10:30:00Z">
          <w:pPr/>
        </w:pPrChange>
      </w:pPr>
    </w:p>
    <w:p w14:paraId="74031765" w14:textId="77777777" w:rsidR="00726875" w:rsidRDefault="00C318D3" w:rsidP="005A22B0">
      <w:pPr>
        <w:rPr>
          <w:ins w:id="2968"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69" w:author="The Si Tran" w:date="2012-12-12T07:56:00Z"/>
        </w:rPr>
        <w:pPrChange w:id="2970" w:author="The Si Tran" w:date="2012-12-12T07:56:00Z">
          <w:pPr>
            <w:spacing w:before="0" w:after="200" w:line="276" w:lineRule="auto"/>
            <w:jc w:val="left"/>
          </w:pPr>
        </w:pPrChange>
      </w:pPr>
      <w:ins w:id="2971" w:author="The Si Tran" w:date="2012-12-12T07:56:00Z">
        <w:r>
          <w:br w:type="page"/>
        </w:r>
      </w:ins>
    </w:p>
    <w:p w14:paraId="252F9628" w14:textId="793C8924" w:rsidR="00C318D3" w:rsidRPr="0095710D" w:rsidDel="004F5E08" w:rsidRDefault="0069274D" w:rsidP="005A22B0">
      <w:pPr>
        <w:rPr>
          <w:del w:id="2972" w:author="The Si Tran" w:date="2012-12-11T21:17:00Z"/>
          <w:sz w:val="32"/>
          <w:szCs w:val="32"/>
          <w:lang w:val="fr-FR"/>
          <w:rPrChange w:id="2973" w:author="The Si Tran" w:date="2012-12-12T13:54:00Z">
            <w:rPr>
              <w:del w:id="2974" w:author="The Si Tran" w:date="2012-12-11T21:17:00Z"/>
              <w:sz w:val="28"/>
              <w:szCs w:val="28"/>
              <w:lang w:val="fr-FR"/>
            </w:rPr>
          </w:rPrChange>
        </w:rPr>
      </w:pPr>
      <w:ins w:id="2975" w:author="superchickend" w:date="2012-12-16T14:58:00Z">
        <w:r>
          <w:lastRenderedPageBreak/>
          <w:t xml:space="preserve">   </w:t>
        </w:r>
      </w:ins>
      <w:ins w:id="2976" w:author="superchickend" w:date="2012-12-16T14:59:00Z">
        <w:r>
          <w:t xml:space="preserve"> </w:t>
        </w:r>
      </w:ins>
      <w:del w:id="2977" w:author="The Si Tran" w:date="2012-12-08T15:24:00Z">
        <w:r w:rsidR="00C318D3" w:rsidRPr="0095710D" w:rsidDel="004E0543">
          <w:rPr>
            <w:sz w:val="32"/>
            <w:szCs w:val="32"/>
            <w:rPrChange w:id="2978" w:author="The Si Tran" w:date="2012-12-12T13:54:00Z">
              <w:rPr>
                <w:szCs w:val="26"/>
              </w:rPr>
            </w:rPrChange>
          </w:rPr>
          <w:delText>MPE</w:delText>
        </w:r>
      </w:del>
      <w:bookmarkStart w:id="2979" w:name="_Toc343083575"/>
      <w:bookmarkStart w:id="2980" w:name="_Toc343083789"/>
      <w:bookmarkStart w:id="2981" w:name="_Toc343084000"/>
      <w:bookmarkStart w:id="2982" w:name="_Toc343220759"/>
      <w:bookmarkStart w:id="2983" w:name="_Toc343232263"/>
      <w:bookmarkStart w:id="2984" w:name="_Toc343232676"/>
      <w:bookmarkStart w:id="2985" w:name="_Toc343232961"/>
      <w:bookmarkStart w:id="2986" w:name="_Toc343415466"/>
      <w:bookmarkStart w:id="2987" w:name="_Toc343415762"/>
      <w:bookmarkStart w:id="2988" w:name="_Toc343452421"/>
      <w:bookmarkStart w:id="2989" w:name="_Toc343461211"/>
      <w:bookmarkEnd w:id="2979"/>
      <w:bookmarkEnd w:id="2980"/>
      <w:bookmarkEnd w:id="2981"/>
      <w:bookmarkEnd w:id="2982"/>
      <w:bookmarkEnd w:id="2983"/>
      <w:bookmarkEnd w:id="2984"/>
      <w:bookmarkEnd w:id="2985"/>
      <w:bookmarkEnd w:id="2986"/>
      <w:bookmarkEnd w:id="2987"/>
      <w:bookmarkEnd w:id="2988"/>
      <w:bookmarkEnd w:id="2989"/>
    </w:p>
    <w:p w14:paraId="2DA0346E" w14:textId="77777777" w:rsidR="00D92047" w:rsidRPr="0095710D" w:rsidDel="004F5E08" w:rsidRDefault="00D92047" w:rsidP="005A22B0">
      <w:pPr>
        <w:rPr>
          <w:del w:id="2990" w:author="The Si Tran" w:date="2012-12-11T21:17:00Z"/>
          <w:sz w:val="32"/>
          <w:szCs w:val="32"/>
          <w:lang w:val="fr-FR"/>
          <w:rPrChange w:id="2991" w:author="The Si Tran" w:date="2012-12-12T13:54:00Z">
            <w:rPr>
              <w:del w:id="2992" w:author="The Si Tran" w:date="2012-12-11T21:17:00Z"/>
              <w:sz w:val="28"/>
              <w:szCs w:val="28"/>
              <w:lang w:val="fr-FR"/>
            </w:rPr>
          </w:rPrChange>
        </w:rPr>
      </w:pPr>
      <w:bookmarkStart w:id="2993" w:name="_Toc343083576"/>
      <w:bookmarkStart w:id="2994" w:name="_Toc343083790"/>
      <w:bookmarkStart w:id="2995" w:name="_Toc343084001"/>
      <w:bookmarkStart w:id="2996" w:name="_Toc343220760"/>
      <w:bookmarkStart w:id="2997" w:name="_Toc343232264"/>
      <w:bookmarkStart w:id="2998" w:name="_Toc343232677"/>
      <w:bookmarkStart w:id="2999" w:name="_Toc343232962"/>
      <w:bookmarkStart w:id="3000" w:name="_Toc343415467"/>
      <w:bookmarkStart w:id="3001" w:name="_Toc343415763"/>
      <w:bookmarkStart w:id="3002" w:name="_Toc343452422"/>
      <w:bookmarkStart w:id="3003" w:name="_Toc343461212"/>
      <w:bookmarkEnd w:id="2993"/>
      <w:bookmarkEnd w:id="2994"/>
      <w:bookmarkEnd w:id="2995"/>
      <w:bookmarkEnd w:id="2996"/>
      <w:bookmarkEnd w:id="2997"/>
      <w:bookmarkEnd w:id="2998"/>
      <w:bookmarkEnd w:id="2999"/>
      <w:bookmarkEnd w:id="3000"/>
      <w:bookmarkEnd w:id="3001"/>
      <w:bookmarkEnd w:id="3002"/>
      <w:bookmarkEnd w:id="3003"/>
    </w:p>
    <w:p w14:paraId="760826C4" w14:textId="77777777" w:rsidR="006A21F7" w:rsidRPr="0095710D" w:rsidDel="00726875" w:rsidRDefault="006A21F7" w:rsidP="005A22B0">
      <w:pPr>
        <w:rPr>
          <w:del w:id="3004" w:author="The Si Tran" w:date="2012-12-12T07:56:00Z"/>
          <w:sz w:val="32"/>
          <w:szCs w:val="32"/>
          <w:rPrChange w:id="3005" w:author="The Si Tran" w:date="2012-12-12T13:54:00Z">
            <w:rPr>
              <w:del w:id="3006" w:author="The Si Tran" w:date="2012-12-12T07:56:00Z"/>
              <w:szCs w:val="26"/>
            </w:rPr>
          </w:rPrChange>
        </w:rPr>
      </w:pPr>
      <w:bookmarkStart w:id="3007" w:name="_Toc343083577"/>
      <w:bookmarkStart w:id="3008" w:name="_Toc343083791"/>
      <w:bookmarkStart w:id="3009" w:name="_Toc343084002"/>
      <w:bookmarkStart w:id="3010" w:name="_Toc343220761"/>
      <w:bookmarkStart w:id="3011" w:name="_Toc343232265"/>
      <w:bookmarkStart w:id="3012" w:name="_Toc343232678"/>
      <w:bookmarkStart w:id="3013" w:name="_Toc343232963"/>
      <w:bookmarkStart w:id="3014" w:name="_Toc343415468"/>
      <w:bookmarkStart w:id="3015" w:name="_Toc343415764"/>
      <w:bookmarkStart w:id="3016" w:name="_Toc343452423"/>
      <w:bookmarkStart w:id="3017" w:name="_Toc343461213"/>
      <w:bookmarkEnd w:id="3007"/>
      <w:bookmarkEnd w:id="3008"/>
      <w:bookmarkEnd w:id="3009"/>
      <w:bookmarkEnd w:id="3010"/>
      <w:bookmarkEnd w:id="3011"/>
      <w:bookmarkEnd w:id="3012"/>
      <w:bookmarkEnd w:id="3013"/>
      <w:bookmarkEnd w:id="3014"/>
      <w:bookmarkEnd w:id="3015"/>
      <w:bookmarkEnd w:id="3016"/>
      <w:bookmarkEnd w:id="3017"/>
    </w:p>
    <w:p w14:paraId="31C41FFF" w14:textId="355479D9" w:rsidR="006A21F7" w:rsidRPr="0095710D" w:rsidRDefault="006A21F7">
      <w:pPr>
        <w:pStyle w:val="Heading1"/>
        <w:pPrChange w:id="3018" w:author="The Si Tran" w:date="2012-12-16T09:44:00Z">
          <w:pPr>
            <w:pStyle w:val="Heading1"/>
            <w:jc w:val="left"/>
          </w:pPr>
        </w:pPrChange>
      </w:pPr>
      <w:del w:id="3019" w:author="superchickend" w:date="2012-12-16T14:57:00Z">
        <w:r w:rsidRPr="0095710D" w:rsidDel="005E0155">
          <w:rPr>
            <w:rPrChange w:id="3020" w:author="The Si Tran" w:date="2012-12-12T13:54:00Z">
              <w:rPr>
                <w:rFonts w:cs="Times New Roman"/>
                <w:b w:val="0"/>
                <w:bCs w:val="0"/>
                <w:kern w:val="0"/>
                <w:sz w:val="26"/>
                <w:szCs w:val="22"/>
              </w:rPr>
            </w:rPrChange>
          </w:rPr>
          <w:delText xml:space="preserve">: </w:delText>
        </w:r>
      </w:del>
      <w:del w:id="3021" w:author="The Si Tran" w:date="2012-12-12T13:54:00Z">
        <w:r w:rsidRPr="0095710D" w:rsidDel="0095710D">
          <w:rPr>
            <w:rPrChange w:id="3022" w:author="The Si Tran" w:date="2012-12-12T13:54:00Z">
              <w:rPr>
                <w:rFonts w:cs="Times New Roman"/>
                <w:b w:val="0"/>
                <w:bCs w:val="0"/>
                <w:kern w:val="0"/>
                <w:sz w:val="26"/>
                <w:szCs w:val="22"/>
              </w:rPr>
            </w:rPrChange>
          </w:rPr>
          <w:delText>Mô hình ARIMA</w:delText>
        </w:r>
      </w:del>
      <w:bookmarkStart w:id="3023" w:name="_Toc343461214"/>
      <w:ins w:id="3024" w:author="The Si Tran" w:date="2012-12-12T13:54:00Z">
        <w:r w:rsidR="0095710D" w:rsidRPr="0095710D">
          <w:rPr>
            <w:rPrChange w:id="3025" w:author="The Si Tran" w:date="2012-12-12T13:54:00Z">
              <w:rPr>
                <w:sz w:val="26"/>
                <w:szCs w:val="26"/>
              </w:rPr>
            </w:rPrChange>
          </w:rPr>
          <w:t xml:space="preserve">MÔ HÌNH </w:t>
        </w:r>
      </w:ins>
      <w:ins w:id="3026" w:author="The Si Tran" w:date="2012-12-16T20:30:00Z">
        <w:r w:rsidR="008E24BE">
          <w:t>S</w:t>
        </w:r>
      </w:ins>
      <w:ins w:id="3027" w:author="The Si Tran" w:date="2012-12-12T13:54:00Z">
        <w:r w:rsidR="0095710D" w:rsidRPr="0095710D">
          <w:rPr>
            <w:rPrChange w:id="3028" w:author="The Si Tran" w:date="2012-12-12T13:54:00Z">
              <w:rPr>
                <w:sz w:val="26"/>
                <w:szCs w:val="26"/>
              </w:rPr>
            </w:rPrChange>
          </w:rPr>
          <w:t>ARIMA</w:t>
        </w:r>
      </w:ins>
      <w:bookmarkEnd w:id="3023"/>
    </w:p>
    <w:p w14:paraId="4C0C379A" w14:textId="77777777" w:rsidR="006A21F7" w:rsidRPr="0049233F" w:rsidDel="00555D32" w:rsidRDefault="006A21F7" w:rsidP="006A21F7">
      <w:pPr>
        <w:ind w:firstLine="547"/>
        <w:rPr>
          <w:del w:id="3029" w:author="The Si Tran" w:date="2012-12-14T04:45:00Z"/>
          <w:szCs w:val="26"/>
          <w:lang w:val="fr-FR"/>
          <w:rPrChange w:id="3030" w:author="The Si Tran" w:date="2012-12-05T23:02:00Z">
            <w:rPr>
              <w:del w:id="3031" w:author="The Si Tran" w:date="2012-12-14T04:45:00Z"/>
              <w:sz w:val="28"/>
              <w:szCs w:val="28"/>
              <w:lang w:val="fr-FR"/>
            </w:rPr>
          </w:rPrChange>
        </w:rPr>
      </w:pPr>
      <w:r w:rsidRPr="0049233F">
        <w:rPr>
          <w:szCs w:val="26"/>
          <w:lang w:val="fr-FR"/>
          <w:rPrChange w:id="3032"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033"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034" w:author="The Si Tran" w:date="2012-12-05T23:02:00Z">
            <w:rPr>
              <w:lang w:val="fr-FR"/>
            </w:rPr>
          </w:rPrChange>
        </w:rPr>
      </w:pPr>
      <w:bookmarkStart w:id="3035" w:name="_Toc312142550"/>
      <w:bookmarkStart w:id="3036" w:name="_Toc343461215"/>
      <w:r w:rsidRPr="0049233F">
        <w:rPr>
          <w:sz w:val="26"/>
          <w:szCs w:val="26"/>
          <w:lang w:val="fr-FR"/>
          <w:rPrChange w:id="3037" w:author="The Si Tran" w:date="2012-12-05T23:02:00Z">
            <w:rPr>
              <w:rFonts w:cs="Times New Roman"/>
              <w:b w:val="0"/>
              <w:bCs w:val="0"/>
              <w:iCs w:val="0"/>
              <w:kern w:val="32"/>
              <w:sz w:val="26"/>
              <w:szCs w:val="22"/>
              <w:lang w:val="fr-FR"/>
            </w:rPr>
          </w:rPrChange>
        </w:rPr>
        <w:t>Mô hình trung bình di động bậc q, MA(q)</w:t>
      </w:r>
      <w:bookmarkEnd w:id="3035"/>
      <w:bookmarkEnd w:id="3036"/>
    </w:p>
    <w:p w14:paraId="2E4BA18E" w14:textId="0EF10C11" w:rsidR="006A21F7" w:rsidRPr="0049233F" w:rsidDel="007B42A6" w:rsidRDefault="004F6C5F">
      <w:pPr>
        <w:rPr>
          <w:del w:id="3038" w:author="The Si Tran" w:date="2012-12-12T00:09:00Z"/>
          <w:rPrChange w:id="3039" w:author="The Si Tran" w:date="2012-12-05T23:02:00Z">
            <w:rPr>
              <w:del w:id="3040" w:author="The Si Tran" w:date="2012-12-12T00:09:00Z"/>
              <w:color w:val="FF0000"/>
              <w:sz w:val="36"/>
              <w:lang w:val="fr-FR"/>
            </w:rPr>
          </w:rPrChange>
        </w:rPr>
        <w:pPrChange w:id="3041" w:author="The Si Tran" w:date="2012-12-16T17:05:00Z">
          <w:pPr>
            <w:ind w:left="540"/>
          </w:pPr>
        </w:pPrChange>
      </w:pPr>
      <w:ins w:id="3042" w:author="The Si Tran" w:date="2012-12-16T17:05:00Z">
        <w:r>
          <w:rPr>
            <w:noProof/>
            <w:rPrChange w:id="3043">
              <w:rPr>
                <w:b/>
                <w:bCs/>
                <w:noProof/>
                <w:sz w:val="20"/>
                <w:szCs w:val="20"/>
              </w:rPr>
            </w:rPrChange>
          </w:rPr>
          <mc:AlternateContent>
            <mc:Choice Requires="wps">
              <w:drawing>
                <wp:anchor distT="0" distB="0" distL="114300" distR="114300" simplePos="0" relativeHeight="251681280" behindDoc="0" locked="0" layoutInCell="1" allowOverlap="1" wp14:anchorId="3F0685D8" wp14:editId="536ED81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276DB6" w:rsidRDefault="00276DB6">
                              <w:pPr>
                                <w:pStyle w:val="EquationIndex"/>
                                <w:pPrChange w:id="3044" w:author="The Si Tran" w:date="2012-12-16T10:46:00Z">
                                  <w:pPr>
                                    <w:jc w:val="left"/>
                                  </w:pPr>
                                </w:pPrChange>
                              </w:pPr>
                              <w:r>
                                <w:t>(3.</w:t>
                              </w:r>
                              <w:ins w:id="3045" w:author="The Si Tran" w:date="2012-12-14T04:55:00Z">
                                <w:r>
                                  <w:t>1</w:t>
                                </w:r>
                              </w:ins>
                              <w:del w:id="304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276DB6" w:rsidRDefault="00276DB6">
                        <w:pPr>
                          <w:pStyle w:val="EquationIndex"/>
                          <w:pPrChange w:id="3047" w:author="The Si Tran" w:date="2012-12-16T10:46:00Z">
                            <w:pPr>
                              <w:jc w:val="left"/>
                            </w:pPr>
                          </w:pPrChange>
                        </w:pPr>
                        <w:r>
                          <w:t>(3.</w:t>
                        </w:r>
                        <w:ins w:id="3048" w:author="The Si Tran" w:date="2012-12-14T04:55:00Z">
                          <w:r>
                            <w:t>1</w:t>
                          </w:r>
                        </w:ins>
                        <w:del w:id="3049" w:author="The Si Tran" w:date="2012-12-14T04:55:00Z">
                          <w:r w:rsidDel="004505B3">
                            <w:delText>2.1</w:delText>
                          </w:r>
                        </w:del>
                        <w:r>
                          <w:t>)</w:t>
                        </w:r>
                      </w:p>
                    </w:txbxContent>
                  </v:textbox>
                  <w10:wrap type="square"/>
                </v:shape>
              </w:pict>
            </mc:Fallback>
          </mc:AlternateContent>
        </w:r>
      </w:ins>
      <w:del w:id="3050" w:author="The Si Tran" w:date="2012-12-12T00:09:00Z">
        <w:r w:rsidR="006A21F7" w:rsidRPr="0049233F" w:rsidDel="007B42A6">
          <w:rPr>
            <w:rPrChange w:id="3051"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052" w:author="The Si Tran" w:date="2012-12-06T03:56:00Z"/>
          <w:rPrChange w:id="3053" w:author="The Si Tran" w:date="2012-12-05T23:02:00Z">
            <w:rPr>
              <w:del w:id="3054" w:author="The Si Tran" w:date="2012-12-06T03:56:00Z"/>
              <w:color w:val="FF0000"/>
              <w:sz w:val="36"/>
              <w:lang w:val="fr-FR"/>
            </w:rPr>
          </w:rPrChange>
        </w:rPr>
        <w:pPrChange w:id="3055" w:author="The Si Tran" w:date="2012-12-16T17:05:00Z">
          <w:pPr>
            <w:ind w:left="540"/>
          </w:pPr>
        </w:pPrChange>
      </w:pPr>
      <w:del w:id="3056" w:author="The Si Tran" w:date="2012-12-06T03:56:00Z">
        <w:r w:rsidRPr="0049233F" w:rsidDel="004657FC">
          <w:rPr>
            <w:rPrChange w:id="3057"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058" w:author="The Si Tran" w:date="2012-12-06T00:09:00Z"/>
        </w:rPr>
        <w:pPrChange w:id="3059" w:author="The Si Tran" w:date="2012-12-16T17:05:00Z">
          <w:pPr>
            <w:ind w:firstLine="540"/>
          </w:pPr>
        </w:pPrChange>
      </w:pPr>
      <w:r w:rsidRPr="0049233F">
        <w:rPr>
          <w:rPrChange w:id="3060" w:author="The Si Tran" w:date="2012-12-05T23:02:00Z">
            <w:rPr>
              <w:rFonts w:cs="Arial"/>
              <w:b/>
              <w:bCs/>
              <w:kern w:val="32"/>
              <w:sz w:val="28"/>
              <w:szCs w:val="28"/>
              <w:lang w:val="fr-FR"/>
            </w:rPr>
          </w:rPrChange>
        </w:rPr>
        <w:t xml:space="preserve">Mô hình MA(q) là mô hình có dạng </w:t>
      </w:r>
    </w:p>
    <w:p w14:paraId="591515B3" w14:textId="67CB0EE6" w:rsidR="003D0FA1" w:rsidRPr="00B9548F" w:rsidDel="004657FC" w:rsidRDefault="00D35DF6">
      <w:pPr>
        <w:pStyle w:val="Canhgiua"/>
        <w:rPr>
          <w:del w:id="3061" w:author="The Si Tran" w:date="2012-12-06T03:55:00Z"/>
          <w:lang w:val="fr-FR"/>
          <w:rPrChange w:id="3062" w:author="The Si Tran" w:date="2012-12-16T10:30:00Z">
            <w:rPr>
              <w:del w:id="3063" w:author="The Si Tran" w:date="2012-12-06T03:55:00Z"/>
              <w:sz w:val="28"/>
              <w:szCs w:val="28"/>
              <w:lang w:val="fr-FR"/>
            </w:rPr>
          </w:rPrChange>
        </w:rPr>
        <w:pPrChange w:id="3064" w:author="The Si Tran" w:date="2012-12-16T10:30:00Z">
          <w:pPr>
            <w:ind w:firstLine="540"/>
          </w:pPr>
        </w:pPrChange>
      </w:pPr>
      <m:oMathPara>
        <m:oMathParaPr>
          <m:jc m:val="center"/>
        </m:oMathParaPr>
        <m:oMath>
          <m:sSub>
            <m:sSubPr>
              <m:ctrlPr>
                <w:ins w:id="3065" w:author="The Si Tran" w:date="2012-12-06T00:10:00Z">
                  <w:rPr>
                    <w:rFonts w:ascii="Cambria Math" w:hAnsi="Cambria Math"/>
                    <w:lang w:val="fr-FR"/>
                  </w:rPr>
                </w:ins>
              </m:ctrlPr>
            </m:sSubPr>
            <m:e>
              <w:ins w:id="3066" w:author="The Si Tran" w:date="2012-12-06T00:10:00Z">
                <m:r>
                  <w:rPr>
                    <w:rFonts w:ascii="Cambria Math" w:hAnsi="Cambria Math"/>
                    <w:lang w:val="fr-FR"/>
                  </w:rPr>
                  <m:t>y</m:t>
                </m:r>
              </w:ins>
            </m:e>
            <m:sub>
              <w:ins w:id="3067" w:author="The Si Tran" w:date="2012-12-06T00:10:00Z">
                <m:r>
                  <w:rPr>
                    <w:rFonts w:ascii="Cambria Math" w:hAnsi="Cambria Math"/>
                    <w:lang w:val="fr-FR"/>
                  </w:rPr>
                  <m:t>t</m:t>
                </m:r>
              </w:ins>
            </m:sub>
          </m:sSub>
          <w:ins w:id="3068"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69" w:author="The Si Tran" w:date="2012-12-06T00:10:00Z">
                  <w:rPr>
                    <w:rFonts w:ascii="Cambria Math" w:hAnsi="Cambria Math"/>
                    <w:lang w:val="fr-FR"/>
                  </w:rPr>
                </w:ins>
              </m:ctrlPr>
            </m:sSubPr>
            <m:e>
              <w:ins w:id="3070" w:author="The Si Tran" w:date="2012-12-06T00:10:00Z">
                <m:r>
                  <w:rPr>
                    <w:rFonts w:ascii="Cambria Math" w:hAnsi="Cambria Math"/>
                    <w:lang w:val="fr-FR"/>
                  </w:rPr>
                  <m:t>ε</m:t>
                </m:r>
              </w:ins>
            </m:e>
            <m:sub>
              <w:ins w:id="3071" w:author="The Si Tran" w:date="2012-12-06T00:10:00Z">
                <m:r>
                  <w:rPr>
                    <w:rFonts w:ascii="Cambria Math" w:hAnsi="Cambria Math"/>
                    <w:lang w:val="fr-FR"/>
                  </w:rPr>
                  <m:t>t</m:t>
                </m:r>
              </w:ins>
            </m:sub>
          </m:sSub>
          <w:ins w:id="3072" w:author="The Si Tran" w:date="2012-12-06T00:10:00Z">
            <m:r>
              <m:rPr>
                <m:sty m:val="p"/>
              </m:rPr>
              <w:rPr>
                <w:rFonts w:ascii="Cambria Math" w:hAnsi="Cambria Math"/>
                <w:lang w:val="fr-FR"/>
              </w:rPr>
              <m:t>-</m:t>
            </m:r>
          </w:ins>
          <m:sSub>
            <m:sSubPr>
              <m:ctrlPr>
                <w:ins w:id="3073" w:author="The Si Tran" w:date="2012-12-06T00:10:00Z">
                  <w:rPr>
                    <w:rFonts w:ascii="Cambria Math" w:hAnsi="Cambria Math"/>
                    <w:lang w:val="fr-FR"/>
                  </w:rPr>
                </w:ins>
              </m:ctrlPr>
            </m:sSubPr>
            <m:e>
              <w:ins w:id="3074" w:author="The Si Tran" w:date="2012-12-06T00:10:00Z">
                <m:r>
                  <w:rPr>
                    <w:rFonts w:ascii="Cambria Math" w:hAnsi="Cambria Math"/>
                    <w:lang w:val="fr-FR"/>
                  </w:rPr>
                  <m:t>θ</m:t>
                </m:r>
              </w:ins>
            </m:e>
            <m:sub>
              <w:ins w:id="3075" w:author="The Si Tran" w:date="2012-12-06T00:10:00Z">
                <m:r>
                  <m:rPr>
                    <m:sty m:val="p"/>
                  </m:rPr>
                  <w:rPr>
                    <w:rFonts w:ascii="Cambria Math" w:hAnsi="Cambria Math"/>
                    <w:lang w:val="fr-FR"/>
                  </w:rPr>
                  <m:t>1</m:t>
                </m:r>
              </w:ins>
            </m:sub>
          </m:sSub>
          <m:sSub>
            <m:sSubPr>
              <m:ctrlPr>
                <w:ins w:id="3076" w:author="The Si Tran" w:date="2012-12-06T00:10:00Z">
                  <w:rPr>
                    <w:rFonts w:ascii="Cambria Math" w:hAnsi="Cambria Math"/>
                    <w:lang w:val="fr-FR"/>
                  </w:rPr>
                </w:ins>
              </m:ctrlPr>
            </m:sSubPr>
            <m:e>
              <w:ins w:id="3077" w:author="The Si Tran" w:date="2012-12-06T00:10:00Z">
                <m:r>
                  <w:rPr>
                    <w:rFonts w:ascii="Cambria Math" w:hAnsi="Cambria Math"/>
                    <w:lang w:val="fr-FR"/>
                  </w:rPr>
                  <m:t>ε</m:t>
                </m:r>
              </w:ins>
            </m:e>
            <m:sub>
              <w:ins w:id="3078" w:author="The Si Tran" w:date="2012-12-06T00:10:00Z">
                <m:r>
                  <w:rPr>
                    <w:rFonts w:ascii="Cambria Math" w:hAnsi="Cambria Math"/>
                    <w:lang w:val="fr-FR"/>
                  </w:rPr>
                  <m:t>t</m:t>
                </m:r>
              </w:ins>
              <w:ins w:id="3079" w:author="The Si Tran" w:date="2012-12-06T00:11:00Z">
                <m:r>
                  <m:rPr>
                    <m:sty m:val="p"/>
                  </m:rPr>
                  <w:rPr>
                    <w:rFonts w:ascii="Cambria Math" w:hAnsi="Cambria Math"/>
                    <w:lang w:val="fr-FR"/>
                  </w:rPr>
                  <m:t>-1</m:t>
                </m:r>
              </w:ins>
            </m:sub>
          </m:sSub>
          <w:ins w:id="3080" w:author="The Si Tran" w:date="2012-12-06T00:11:00Z">
            <m:r>
              <m:rPr>
                <m:sty m:val="p"/>
              </m:rPr>
              <w:rPr>
                <w:rFonts w:ascii="Cambria Math" w:hAnsi="Cambria Math"/>
                <w:lang w:val="fr-FR"/>
              </w:rPr>
              <m:t>-…-</m:t>
            </m:r>
          </w:ins>
          <m:sSub>
            <m:sSubPr>
              <m:ctrlPr>
                <w:ins w:id="3081" w:author="The Si Tran" w:date="2012-12-06T00:11:00Z">
                  <w:rPr>
                    <w:rFonts w:ascii="Cambria Math" w:hAnsi="Cambria Math"/>
                    <w:lang w:val="fr-FR"/>
                  </w:rPr>
                </w:ins>
              </m:ctrlPr>
            </m:sSubPr>
            <m:e>
              <w:ins w:id="3082" w:author="The Si Tran" w:date="2012-12-06T00:11:00Z">
                <m:r>
                  <w:rPr>
                    <w:rFonts w:ascii="Cambria Math" w:hAnsi="Cambria Math"/>
                    <w:lang w:val="fr-FR"/>
                  </w:rPr>
                  <m:t>θ</m:t>
                </m:r>
              </w:ins>
            </m:e>
            <m:sub>
              <w:ins w:id="3083" w:author="The Si Tran" w:date="2012-12-06T00:11:00Z">
                <m:r>
                  <w:rPr>
                    <w:rFonts w:ascii="Cambria Math" w:hAnsi="Cambria Math"/>
                    <w:lang w:val="fr-FR"/>
                  </w:rPr>
                  <m:t>q</m:t>
                </m:r>
              </w:ins>
            </m:sub>
          </m:sSub>
          <m:sSub>
            <m:sSubPr>
              <m:ctrlPr>
                <w:ins w:id="3084" w:author="The Si Tran" w:date="2012-12-06T00:11:00Z">
                  <w:rPr>
                    <w:rFonts w:ascii="Cambria Math" w:hAnsi="Cambria Math"/>
                    <w:lang w:val="fr-FR"/>
                  </w:rPr>
                </w:ins>
              </m:ctrlPr>
            </m:sSubPr>
            <m:e>
              <w:ins w:id="3085" w:author="The Si Tran" w:date="2012-12-06T00:11:00Z">
                <m:r>
                  <w:rPr>
                    <w:rFonts w:ascii="Cambria Math" w:hAnsi="Cambria Math"/>
                    <w:lang w:val="fr-FR"/>
                  </w:rPr>
                  <m:t>ε</m:t>
                </m:r>
              </w:ins>
            </m:e>
            <m:sub>
              <w:ins w:id="3086"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087" w:author="The Si Tran" w:date="2012-12-05T23:02:00Z">
            <w:rPr>
              <w:sz w:val="28"/>
              <w:szCs w:val="28"/>
              <w:lang w:val="fr-FR"/>
            </w:rPr>
          </w:rPrChange>
        </w:rPr>
        <w:pPrChange w:id="3088" w:author="The Si Tran" w:date="2012-12-16T10:30:00Z">
          <w:pPr>
            <w:ind w:firstLine="540"/>
          </w:pPr>
        </w:pPrChange>
      </w:pPr>
      <w:del w:id="3089" w:author="The Si Tran" w:date="2012-12-06T00:12:00Z">
        <w:r w:rsidRPr="00082976" w:rsidDel="00A81DD7">
          <w:rPr>
            <w:position w:val="-14"/>
            <w:lang w:val="fr-FR"/>
          </w:rPr>
          <w:object w:dxaOrig="2880" w:dyaOrig="380" w14:anchorId="5190E4CE">
            <v:shape id="_x0000_i1044" type="#_x0000_t75" style="width:206.8pt;height:28.2pt" o:ole="">
              <v:imagedata r:id="rId54" o:title=""/>
            </v:shape>
            <o:OLEObject Type="Embed" ProgID="Equation.DSMT4" ShapeID="_x0000_i1044" DrawAspect="Content" ObjectID="_1417211182" r:id="rId55"/>
          </w:object>
        </w:r>
      </w:del>
      <w:del w:id="3090" w:author="The Si Tran" w:date="2012-12-06T03:52:00Z">
        <w:r w:rsidRPr="0049233F" w:rsidDel="008C32B7">
          <w:rPr>
            <w:lang w:val="fr-FR"/>
            <w:rPrChange w:id="3091" w:author="The Si Tran" w:date="2012-12-05T23:02:00Z">
              <w:rPr>
                <w:sz w:val="28"/>
                <w:szCs w:val="28"/>
                <w:lang w:val="fr-FR"/>
              </w:rPr>
            </w:rPrChange>
          </w:rPr>
          <w:delText xml:space="preserve">             </w:delText>
        </w:r>
      </w:del>
      <w:del w:id="3092" w:author="The Si Tran" w:date="2012-12-06T03:54:00Z">
        <w:r w:rsidRPr="0049233F" w:rsidDel="004657FC">
          <w:rPr>
            <w:lang w:val="fr-FR"/>
            <w:rPrChange w:id="3093" w:author="The Si Tran" w:date="2012-12-05T23:02:00Z">
              <w:rPr>
                <w:sz w:val="28"/>
                <w:szCs w:val="28"/>
                <w:lang w:val="fr-FR"/>
              </w:rPr>
            </w:rPrChange>
          </w:rPr>
          <w:delText>(3.1.1)</w:delText>
        </w:r>
      </w:del>
    </w:p>
    <w:p w14:paraId="0CA6475D" w14:textId="77777777" w:rsidR="006A21F7" w:rsidRPr="0049233F" w:rsidRDefault="006A21F7">
      <w:pPr>
        <w:rPr>
          <w:lang w:val="fr-FR"/>
          <w:rPrChange w:id="3094" w:author="The Si Tran" w:date="2012-12-05T23:02:00Z">
            <w:rPr>
              <w:sz w:val="28"/>
              <w:szCs w:val="28"/>
              <w:lang w:val="fr-FR"/>
            </w:rPr>
          </w:rPrChange>
        </w:rPr>
        <w:pPrChange w:id="3095" w:author="The Si Tran" w:date="2012-12-16T17:05:00Z">
          <w:pPr>
            <w:ind w:firstLine="547"/>
          </w:pPr>
        </w:pPrChange>
      </w:pPr>
      <w:r w:rsidRPr="0049233F">
        <w:rPr>
          <w:lang w:val="fr-FR"/>
          <w:rPrChange w:id="3096" w:author="The Si Tran" w:date="2012-12-05T23:02:00Z">
            <w:rPr>
              <w:sz w:val="28"/>
              <w:szCs w:val="28"/>
              <w:lang w:val="fr-FR"/>
            </w:rPr>
          </w:rPrChange>
        </w:rPr>
        <w:t>Với :</w:t>
      </w:r>
    </w:p>
    <w:p w14:paraId="620C6664" w14:textId="77777777" w:rsidR="006A21F7" w:rsidRPr="00555D32" w:rsidRDefault="006A21F7">
      <w:pPr>
        <w:pStyle w:val="BuletL2"/>
        <w:rPr>
          <w:lang w:val="fr-FR"/>
          <w:rPrChange w:id="3097" w:author="The Si Tran" w:date="2012-12-14T04:46:00Z">
            <w:rPr>
              <w:sz w:val="28"/>
              <w:szCs w:val="28"/>
              <w:lang w:val="fr-FR"/>
            </w:rPr>
          </w:rPrChange>
        </w:rPr>
        <w:pPrChange w:id="3098" w:author="The Si Tran" w:date="2012-12-16T17:04:00Z">
          <w:pPr>
            <w:ind w:firstLine="547"/>
          </w:pPr>
        </w:pPrChange>
      </w:pPr>
      <w:del w:id="3099" w:author="The Si Tran" w:date="2012-12-06T00:16:00Z">
        <w:r w:rsidRPr="00555D32" w:rsidDel="004939AB">
          <w:rPr>
            <w:position w:val="-10"/>
            <w:lang w:val="fr-FR"/>
            <w:rPrChange w:id="3100" w:author="The Si Tran" w:date="2012-12-14T04:46:00Z">
              <w:rPr>
                <w:position w:val="-10"/>
                <w:lang w:val="fr-FR"/>
              </w:rPr>
            </w:rPrChange>
          </w:rPr>
          <w:object w:dxaOrig="240" w:dyaOrig="260" w14:anchorId="3EA68E79">
            <v:shape id="_x0000_i1045" type="#_x0000_t75" style="width:17.85pt;height:17.85pt" o:ole="">
              <v:imagedata r:id="rId56" o:title=""/>
            </v:shape>
            <o:OLEObject Type="Embed" ProgID="Equation.DSMT4" ShapeID="_x0000_i1045" DrawAspect="Content" ObjectID="_1417211183" r:id="rId57"/>
          </w:object>
        </w:r>
        <w:r w:rsidRPr="00555D32" w:rsidDel="004939AB">
          <w:rPr>
            <w:lang w:val="fr-FR"/>
            <w:rPrChange w:id="3101" w:author="The Si Tran" w:date="2012-12-14T04:46:00Z">
              <w:rPr>
                <w:sz w:val="28"/>
                <w:szCs w:val="28"/>
                <w:lang w:val="fr-FR"/>
              </w:rPr>
            </w:rPrChange>
          </w:rPr>
          <w:delText xml:space="preserve"> </w:delText>
        </w:r>
      </w:del>
      <w:ins w:id="3102"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103" w:author="The Si Tran" w:date="2012-12-14T04:46:00Z">
            <w:rPr>
              <w:sz w:val="28"/>
              <w:szCs w:val="28"/>
              <w:lang w:val="fr-FR"/>
            </w:rPr>
          </w:rPrChange>
        </w:rPr>
        <w:t>là trung bình của chuỗi thời gian tĩnh</w:t>
      </w:r>
      <w:del w:id="3104" w:author="The Si Tran" w:date="2012-12-06T20:09:00Z">
        <w:r w:rsidRPr="00555D32" w:rsidDel="00263465">
          <w:rPr>
            <w:lang w:val="fr-FR"/>
            <w:rPrChange w:id="3105" w:author="The Si Tran" w:date="2012-12-14T04:46:00Z">
              <w:rPr>
                <w:sz w:val="28"/>
                <w:szCs w:val="28"/>
                <w:lang w:val="fr-FR"/>
              </w:rPr>
            </w:rPrChange>
          </w:rPr>
          <w:delText xml:space="preserve"> {y</w:delText>
        </w:r>
        <w:r w:rsidRPr="00555D32" w:rsidDel="00263465">
          <w:rPr>
            <w:vertAlign w:val="subscript"/>
            <w:lang w:val="fr-FR"/>
            <w:rPrChange w:id="3106" w:author="The Si Tran" w:date="2012-12-14T04:46:00Z">
              <w:rPr>
                <w:sz w:val="28"/>
                <w:szCs w:val="28"/>
                <w:vertAlign w:val="subscript"/>
                <w:lang w:val="fr-FR"/>
              </w:rPr>
            </w:rPrChange>
          </w:rPr>
          <w:delText>t</w:delText>
        </w:r>
        <w:r w:rsidRPr="00555D32" w:rsidDel="00263465">
          <w:rPr>
            <w:lang w:val="fr-FR"/>
            <w:rPrChange w:id="3107" w:author="The Si Tran" w:date="2012-12-14T04:46:00Z">
              <w:rPr>
                <w:sz w:val="28"/>
                <w:szCs w:val="28"/>
                <w:lang w:val="fr-FR"/>
              </w:rPr>
            </w:rPrChange>
          </w:rPr>
          <w:delText>}</w:delText>
        </w:r>
      </w:del>
      <w:ins w:id="3108" w:author="The Si Tran" w:date="2012-12-06T20:09:00Z">
        <w:r w:rsidR="00263465" w:rsidRPr="00032D83">
          <w:rPr>
            <w:lang w:val="fr-FR"/>
          </w:rPr>
          <w:t xml:space="preserve"> </w:t>
        </w:r>
      </w:ins>
      <m:oMath>
        <m:d>
          <m:dPr>
            <m:begChr m:val="{"/>
            <m:endChr m:val="}"/>
            <m:ctrlPr>
              <w:ins w:id="3109" w:author="The Si Tran" w:date="2012-12-06T20:10:00Z">
                <w:rPr>
                  <w:rFonts w:ascii="Cambria Math" w:hAnsi="Cambria Math"/>
                  <w:i/>
                  <w:lang w:val="fr-FR"/>
                </w:rPr>
              </w:ins>
            </m:ctrlPr>
          </m:dPr>
          <m:e>
            <m:sSub>
              <m:sSubPr>
                <m:ctrlPr>
                  <w:ins w:id="3110" w:author="The Si Tran" w:date="2012-12-06T20:10:00Z">
                    <w:rPr>
                      <w:rFonts w:ascii="Cambria Math" w:hAnsi="Cambria Math"/>
                      <w:i/>
                      <w:lang w:val="fr-FR"/>
                    </w:rPr>
                  </w:ins>
                </m:ctrlPr>
              </m:sSubPr>
              <m:e>
                <w:ins w:id="3111" w:author="The Si Tran" w:date="2012-12-06T20:10:00Z">
                  <m:r>
                    <w:rPr>
                      <w:rFonts w:ascii="Cambria Math" w:hAnsi="Cambria Math"/>
                      <w:lang w:val="fr-FR"/>
                    </w:rPr>
                    <m:t>y</m:t>
                  </m:r>
                </w:ins>
              </m:e>
              <m:sub>
                <w:ins w:id="3112" w:author="The Si Tran" w:date="2012-12-06T20:10:00Z">
                  <m:r>
                    <w:rPr>
                      <w:rFonts w:ascii="Cambria Math" w:hAnsi="Cambria Math"/>
                      <w:lang w:val="fr-FR"/>
                    </w:rPr>
                    <m:t>t</m:t>
                  </m:r>
                </w:ins>
              </m:sub>
            </m:sSub>
          </m:e>
        </m:d>
      </m:oMath>
      <w:r w:rsidRPr="00555D32">
        <w:rPr>
          <w:lang w:val="fr-FR"/>
          <w:rPrChange w:id="3113" w:author="The Si Tran" w:date="2012-12-14T04:46:00Z">
            <w:rPr>
              <w:sz w:val="28"/>
              <w:szCs w:val="28"/>
              <w:lang w:val="fr-FR"/>
            </w:rPr>
          </w:rPrChange>
        </w:rPr>
        <w:t>.</w:t>
      </w:r>
    </w:p>
    <w:p w14:paraId="10C0FF98" w14:textId="77777777" w:rsidR="006A21F7" w:rsidRPr="00555D32" w:rsidRDefault="00D35DF6">
      <w:pPr>
        <w:pStyle w:val="BuletL2"/>
        <w:rPr>
          <w:lang w:val="fr-FR"/>
          <w:rPrChange w:id="3114" w:author="The Si Tran" w:date="2012-12-14T04:46:00Z">
            <w:rPr>
              <w:sz w:val="28"/>
              <w:szCs w:val="28"/>
              <w:lang w:val="fr-FR"/>
            </w:rPr>
          </w:rPrChange>
        </w:rPr>
        <w:pPrChange w:id="3115" w:author="The Si Tran" w:date="2012-12-16T17:04:00Z">
          <w:pPr>
            <w:ind w:firstLine="547"/>
          </w:pPr>
        </w:pPrChange>
      </w:pPr>
      <m:oMath>
        <m:sSub>
          <m:sSubPr>
            <m:ctrlPr>
              <w:ins w:id="3116" w:author="The Si Tran" w:date="2012-12-06T00:16:00Z">
                <w:rPr>
                  <w:rFonts w:ascii="Cambria Math" w:hAnsi="Cambria Math"/>
                  <w:i/>
                  <w:lang w:val="fr-FR"/>
                </w:rPr>
              </w:ins>
            </m:ctrlPr>
          </m:sSubPr>
          <m:e>
            <w:ins w:id="3117" w:author="The Si Tran" w:date="2012-12-06T00:16:00Z">
              <m:r>
                <w:rPr>
                  <w:rFonts w:ascii="Cambria Math" w:hAnsi="Cambria Math"/>
                  <w:lang w:val="fr-FR"/>
                </w:rPr>
                <m:t>ε</m:t>
              </m:r>
            </w:ins>
          </m:e>
          <m:sub>
            <w:ins w:id="3118" w:author="The Si Tran" w:date="2012-12-06T00:16:00Z">
              <m:r>
                <w:rPr>
                  <w:rFonts w:ascii="Cambria Math" w:hAnsi="Cambria Math"/>
                  <w:lang w:val="fr-FR"/>
                </w:rPr>
                <m:t>i</m:t>
              </m:r>
            </w:ins>
          </m:sub>
        </m:sSub>
      </m:oMath>
      <w:ins w:id="3119" w:author="The Si Tran" w:date="2012-12-06T00:17:00Z">
        <w:r w:rsidR="00F413E4" w:rsidRPr="00032D83">
          <w:rPr>
            <w:lang w:val="fr-FR"/>
          </w:rPr>
          <w:t xml:space="preserve"> </w:t>
        </w:r>
      </w:ins>
      <w:del w:id="3120" w:author="The Si Tran" w:date="2012-12-06T00:16:00Z">
        <w:r w:rsidR="006A21F7" w:rsidRPr="00555D32" w:rsidDel="004939AB">
          <w:rPr>
            <w:position w:val="-12"/>
            <w:lang w:val="fr-FR"/>
            <w:rPrChange w:id="3121" w:author="The Si Tran" w:date="2012-12-14T04:46:00Z">
              <w:rPr>
                <w:position w:val="-12"/>
                <w:lang w:val="fr-FR"/>
              </w:rPr>
            </w:rPrChange>
          </w:rPr>
          <w:object w:dxaOrig="240" w:dyaOrig="360" w14:anchorId="16B4976B">
            <v:shape id="_x0000_i1046" type="#_x0000_t75" style="width:13.8pt;height:21.3pt" o:ole="">
              <v:imagedata r:id="rId58" o:title=""/>
            </v:shape>
            <o:OLEObject Type="Embed" ProgID="Equation.DSMT4" ShapeID="_x0000_i1046" DrawAspect="Content" ObjectID="_1417211184" r:id="rId59"/>
          </w:object>
        </w:r>
        <w:r w:rsidR="006A21F7" w:rsidRPr="00555D32" w:rsidDel="004939AB">
          <w:rPr>
            <w:lang w:val="fr-FR"/>
            <w:rPrChange w:id="3122" w:author="The Si Tran" w:date="2012-12-14T04:46:00Z">
              <w:rPr>
                <w:sz w:val="28"/>
                <w:szCs w:val="28"/>
                <w:lang w:val="fr-FR"/>
              </w:rPr>
            </w:rPrChange>
          </w:rPr>
          <w:delText xml:space="preserve"> </w:delText>
        </w:r>
      </w:del>
      <w:r w:rsidR="006A21F7" w:rsidRPr="00555D32">
        <w:rPr>
          <w:lang w:val="fr-FR"/>
          <w:rPrChange w:id="3123" w:author="The Si Tran" w:date="2012-12-14T04:46:00Z">
            <w:rPr>
              <w:sz w:val="28"/>
              <w:szCs w:val="28"/>
              <w:lang w:val="fr-FR"/>
            </w:rPr>
          </w:rPrChange>
        </w:rPr>
        <w:t>là sai số, biểu diễn thành phần không thể dự đoán được</w:t>
      </w:r>
      <w:del w:id="3124" w:author="The Si Tran" w:date="2012-12-06T03:56:00Z">
        <w:r w:rsidR="006A21F7" w:rsidRPr="00555D32" w:rsidDel="004657FC">
          <w:rPr>
            <w:lang w:val="fr-FR"/>
            <w:rPrChange w:id="3125" w:author="The Si Tran" w:date="2012-12-14T04:46:00Z">
              <w:rPr>
                <w:sz w:val="28"/>
                <w:szCs w:val="28"/>
                <w:lang w:val="fr-FR"/>
              </w:rPr>
            </w:rPrChange>
          </w:rPr>
          <w:delText xml:space="preserve"> từ mô hình</w:delText>
        </w:r>
      </w:del>
      <w:r w:rsidR="006A21F7" w:rsidRPr="00555D32">
        <w:rPr>
          <w:lang w:val="fr-FR"/>
          <w:rPrChange w:id="3126" w:author="The Si Tran" w:date="2012-12-14T04:46:00Z">
            <w:rPr>
              <w:sz w:val="28"/>
              <w:szCs w:val="28"/>
              <w:lang w:val="fr-FR"/>
            </w:rPr>
          </w:rPrChange>
        </w:rPr>
        <w:t xml:space="preserve"> ở thời điểm i.</w:t>
      </w:r>
    </w:p>
    <w:p w14:paraId="571A27F5" w14:textId="77777777" w:rsidR="006A21F7" w:rsidRPr="00555D32" w:rsidRDefault="00D35DF6">
      <w:pPr>
        <w:pStyle w:val="BuletL2"/>
        <w:rPr>
          <w:lang w:val="fr-FR"/>
          <w:rPrChange w:id="3127" w:author="The Si Tran" w:date="2012-12-14T04:46:00Z">
            <w:rPr>
              <w:sz w:val="28"/>
              <w:szCs w:val="28"/>
              <w:lang w:val="fr-FR"/>
            </w:rPr>
          </w:rPrChange>
        </w:rPr>
        <w:pPrChange w:id="3128" w:author="The Si Tran" w:date="2012-12-16T17:04:00Z">
          <w:pPr>
            <w:ind w:firstLine="547"/>
          </w:pPr>
        </w:pPrChange>
      </w:pPr>
      <m:oMath>
        <m:sSub>
          <m:sSubPr>
            <m:ctrlPr>
              <w:ins w:id="3129" w:author="The Si Tran" w:date="2012-12-06T00:17:00Z">
                <w:rPr>
                  <w:rFonts w:ascii="Cambria Math" w:hAnsi="Cambria Math"/>
                  <w:i/>
                  <w:lang w:val="fr-FR"/>
                </w:rPr>
              </w:ins>
            </m:ctrlPr>
          </m:sSubPr>
          <m:e>
            <w:ins w:id="3130" w:author="The Si Tran" w:date="2012-12-06T00:17:00Z">
              <m:r>
                <w:rPr>
                  <w:rFonts w:ascii="Cambria Math" w:hAnsi="Cambria Math"/>
                  <w:lang w:val="fr-FR"/>
                </w:rPr>
                <m:t>θ</m:t>
              </m:r>
            </w:ins>
          </m:e>
          <m:sub>
            <w:ins w:id="3131" w:author="The Si Tran" w:date="2012-12-06T00:17:00Z">
              <m:r>
                <w:rPr>
                  <w:rFonts w:ascii="Cambria Math" w:hAnsi="Cambria Math"/>
                  <w:lang w:val="fr-FR"/>
                </w:rPr>
                <m:t>i</m:t>
              </m:r>
            </w:ins>
          </m:sub>
        </m:sSub>
      </m:oMath>
      <w:ins w:id="3132" w:author="The Si Tran" w:date="2012-12-06T00:17:00Z">
        <w:r w:rsidR="00233EFD" w:rsidRPr="00032D83">
          <w:rPr>
            <w:lang w:val="fr-FR"/>
          </w:rPr>
          <w:t xml:space="preserve"> </w:t>
        </w:r>
      </w:ins>
      <w:del w:id="3133" w:author="The Si Tran" w:date="2012-12-06T00:17:00Z">
        <w:r w:rsidR="006A21F7" w:rsidRPr="00555D32" w:rsidDel="00233EFD">
          <w:rPr>
            <w:position w:val="-12"/>
            <w:lang w:val="fr-FR"/>
            <w:rPrChange w:id="3134" w:author="The Si Tran" w:date="2012-12-14T04:46:00Z">
              <w:rPr>
                <w:position w:val="-12"/>
                <w:lang w:val="fr-FR"/>
              </w:rPr>
            </w:rPrChange>
          </w:rPr>
          <w:object w:dxaOrig="240" w:dyaOrig="360" w14:anchorId="2921A715">
            <v:shape id="_x0000_i1047" type="#_x0000_t75" style="width:17.85pt;height:25.9pt" o:ole="">
              <v:imagedata r:id="rId60" o:title=""/>
            </v:shape>
            <o:OLEObject Type="Embed" ProgID="Equation.DSMT4" ShapeID="_x0000_i1047" DrawAspect="Content" ObjectID="_1417211185" r:id="rId61"/>
          </w:object>
        </w:r>
        <w:r w:rsidR="006A21F7" w:rsidRPr="00555D32" w:rsidDel="00233EFD">
          <w:rPr>
            <w:lang w:val="fr-FR"/>
            <w:rPrChange w:id="3135" w:author="The Si Tran" w:date="2012-12-14T04:46:00Z">
              <w:rPr>
                <w:sz w:val="28"/>
                <w:szCs w:val="28"/>
                <w:lang w:val="fr-FR"/>
              </w:rPr>
            </w:rPrChange>
          </w:rPr>
          <w:delText xml:space="preserve"> </w:delText>
        </w:r>
      </w:del>
      <w:r w:rsidR="006A21F7" w:rsidRPr="00555D32">
        <w:rPr>
          <w:lang w:val="fr-FR"/>
          <w:rPrChange w:id="3136" w:author="The Si Tran" w:date="2012-12-14T04:46:00Z">
            <w:rPr>
              <w:sz w:val="28"/>
              <w:szCs w:val="28"/>
              <w:lang w:val="fr-FR"/>
            </w:rPr>
          </w:rPrChange>
        </w:rPr>
        <w:t xml:space="preserve">là các hệ số ước lượng mức ảnh hưởng </w:t>
      </w:r>
      <m:oMath>
        <m:sSub>
          <m:sSubPr>
            <m:ctrlPr>
              <w:ins w:id="3137" w:author="The Si Tran" w:date="2012-12-06T00:17:00Z">
                <w:rPr>
                  <w:rFonts w:ascii="Cambria Math" w:hAnsi="Cambria Math"/>
                  <w:i/>
                  <w:lang w:val="fr-FR"/>
                </w:rPr>
              </w:ins>
            </m:ctrlPr>
          </m:sSubPr>
          <m:e>
            <w:ins w:id="3138" w:author="The Si Tran" w:date="2012-12-06T00:17:00Z">
              <m:r>
                <w:rPr>
                  <w:rFonts w:ascii="Cambria Math" w:hAnsi="Cambria Math"/>
                  <w:lang w:val="fr-FR"/>
                </w:rPr>
                <m:t>ε</m:t>
              </m:r>
            </w:ins>
          </m:e>
          <m:sub>
            <w:ins w:id="3139" w:author="The Si Tran" w:date="2012-12-06T00:17:00Z">
              <m:r>
                <w:rPr>
                  <w:rFonts w:ascii="Cambria Math" w:hAnsi="Cambria Math"/>
                  <w:lang w:val="fr-FR"/>
                </w:rPr>
                <m:t>t-</m:t>
              </m:r>
              <m:r>
                <w:rPr>
                  <w:rFonts w:ascii="Cambria Math" w:hAnsi="Cambria Math"/>
                  <w:lang w:val="fr-FR"/>
                  <w:rPrChange w:id="3140" w:author="The Si Tran" w:date="2012-12-14T04:46:00Z">
                    <w:rPr>
                      <w:rFonts w:ascii="Cambria Math" w:hAnsi="Cambria Math"/>
                      <w:lang w:val="fr-FR"/>
                    </w:rPr>
                  </w:rPrChange>
                </w:rPr>
                <m:t>i</m:t>
              </m:r>
            </w:ins>
          </m:sub>
        </m:sSub>
      </m:oMath>
      <w:ins w:id="3141" w:author="The Si Tran" w:date="2012-12-06T00:17:00Z">
        <w:r w:rsidR="00233EFD" w:rsidRPr="00032D83">
          <w:rPr>
            <w:lang w:val="fr-FR"/>
          </w:rPr>
          <w:t xml:space="preserve"> </w:t>
        </w:r>
      </w:ins>
      <w:r w:rsidR="006A21F7" w:rsidRPr="00555D32">
        <w:rPr>
          <w:lang w:val="fr-FR"/>
          <w:rPrChange w:id="3142" w:author="The Si Tran" w:date="2012-12-14T04:46:00Z">
            <w:rPr>
              <w:sz w:val="28"/>
              <w:szCs w:val="28"/>
              <w:lang w:val="fr-FR"/>
            </w:rPr>
          </w:rPrChange>
        </w:rPr>
        <w:t xml:space="preserve">của </w:t>
      </w:r>
      <w:del w:id="3143" w:author="The Si Tran" w:date="2012-12-06T00:17:00Z">
        <w:r w:rsidR="006A21F7" w:rsidRPr="00555D32" w:rsidDel="00233EFD">
          <w:rPr>
            <w:position w:val="-12"/>
            <w:lang w:val="fr-FR"/>
            <w:rPrChange w:id="3144" w:author="The Si Tran" w:date="2012-12-14T04:46:00Z">
              <w:rPr>
                <w:position w:val="-12"/>
                <w:lang w:val="fr-FR"/>
              </w:rPr>
            </w:rPrChange>
          </w:rPr>
          <w:object w:dxaOrig="360" w:dyaOrig="360" w14:anchorId="0B13A7D9">
            <v:shape id="_x0000_i1048" type="#_x0000_t75" style="width:21.3pt;height:21.3pt" o:ole="">
              <v:imagedata r:id="rId62" o:title=""/>
            </v:shape>
            <o:OLEObject Type="Embed" ProgID="Equation.DSMT4" ShapeID="_x0000_i1048" DrawAspect="Content" ObjectID="_1417211186" r:id="rId63"/>
          </w:object>
        </w:r>
      </w:del>
      <w:r w:rsidR="006A21F7" w:rsidRPr="00555D32">
        <w:rPr>
          <w:lang w:val="fr-FR"/>
          <w:rPrChange w:id="3145" w:author="The Si Tran" w:date="2012-12-14T04:46:00Z">
            <w:rPr>
              <w:sz w:val="28"/>
              <w:szCs w:val="28"/>
              <w:lang w:val="fr-FR"/>
            </w:rPr>
          </w:rPrChange>
        </w:rPr>
        <w:t xml:space="preserve"> lên </w:t>
      </w:r>
      <m:oMath>
        <m:sSub>
          <m:sSubPr>
            <m:ctrlPr>
              <w:ins w:id="3146" w:author="The Si Tran" w:date="2012-12-06T00:17:00Z">
                <w:rPr>
                  <w:rFonts w:ascii="Cambria Math" w:hAnsi="Cambria Math"/>
                  <w:i/>
                  <w:lang w:val="fr-FR"/>
                </w:rPr>
              </w:ins>
            </m:ctrlPr>
          </m:sSubPr>
          <m:e>
            <w:ins w:id="3147" w:author="The Si Tran" w:date="2012-12-06T00:17:00Z">
              <m:r>
                <w:rPr>
                  <w:rFonts w:ascii="Cambria Math" w:hAnsi="Cambria Math"/>
                  <w:lang w:val="fr-FR"/>
                </w:rPr>
                <m:t>y</m:t>
              </m:r>
            </w:ins>
          </m:e>
          <m:sub>
            <w:ins w:id="3148" w:author="The Si Tran" w:date="2012-12-06T00:17:00Z">
              <m:r>
                <w:rPr>
                  <w:rFonts w:ascii="Cambria Math" w:hAnsi="Cambria Math"/>
                  <w:lang w:val="fr-FR"/>
                </w:rPr>
                <m:t>t</m:t>
              </m:r>
            </w:ins>
          </m:sub>
        </m:sSub>
      </m:oMath>
      <w:del w:id="3149" w:author="The Si Tran" w:date="2012-12-06T00:17:00Z">
        <w:r w:rsidR="006A21F7" w:rsidRPr="00555D32" w:rsidDel="00233EFD">
          <w:rPr>
            <w:lang w:val="fr-FR"/>
            <w:rPrChange w:id="3150" w:author="The Si Tran" w:date="2012-12-14T04:46:00Z">
              <w:rPr>
                <w:sz w:val="28"/>
                <w:szCs w:val="28"/>
                <w:lang w:val="fr-FR"/>
              </w:rPr>
            </w:rPrChange>
          </w:rPr>
          <w:delText>y</w:delText>
        </w:r>
        <w:r w:rsidR="006A21F7" w:rsidRPr="00555D32" w:rsidDel="00233EFD">
          <w:rPr>
            <w:vertAlign w:val="subscript"/>
            <w:lang w:val="fr-FR"/>
            <w:rPrChange w:id="3151" w:author="The Si Tran" w:date="2012-12-14T04:46:00Z">
              <w:rPr>
                <w:sz w:val="28"/>
                <w:szCs w:val="28"/>
                <w:vertAlign w:val="subscript"/>
                <w:lang w:val="fr-FR"/>
              </w:rPr>
            </w:rPrChange>
          </w:rPr>
          <w:delText>t</w:delText>
        </w:r>
      </w:del>
      <w:r w:rsidR="006A21F7" w:rsidRPr="00555D32">
        <w:rPr>
          <w:lang w:val="fr-FR"/>
          <w:rPrChange w:id="3152" w:author="The Si Tran" w:date="2012-12-14T04:46:00Z">
            <w:rPr>
              <w:sz w:val="28"/>
              <w:szCs w:val="28"/>
              <w:lang w:val="fr-FR"/>
            </w:rPr>
          </w:rPrChange>
        </w:rPr>
        <w:t>.</w:t>
      </w:r>
    </w:p>
    <w:p w14:paraId="217BD59F" w14:textId="77777777" w:rsidR="006A21F7" w:rsidRPr="0049233F" w:rsidDel="007B4E58" w:rsidRDefault="006A21F7">
      <w:pPr>
        <w:rPr>
          <w:del w:id="3153" w:author="The Si Tran" w:date="2012-12-06T00:22:00Z"/>
          <w:lang w:val="fr-FR"/>
          <w:rPrChange w:id="3154" w:author="The Si Tran" w:date="2012-12-05T23:02:00Z">
            <w:rPr>
              <w:del w:id="3155" w:author="The Si Tran" w:date="2012-12-06T00:22:00Z"/>
              <w:sz w:val="28"/>
              <w:szCs w:val="28"/>
              <w:lang w:val="fr-FR"/>
            </w:rPr>
          </w:rPrChange>
        </w:rPr>
        <w:pPrChange w:id="3156" w:author="The Si Tran" w:date="2012-12-15T07:53:00Z">
          <w:pPr>
            <w:ind w:firstLine="547"/>
          </w:pPr>
        </w:pPrChange>
      </w:pPr>
      <w:r w:rsidRPr="0049233F">
        <w:rPr>
          <w:lang w:val="fr-FR"/>
          <w:rPrChange w:id="3157" w:author="The Si Tran" w:date="2012-12-05T23:02:00Z">
            <w:rPr>
              <w:sz w:val="28"/>
              <w:szCs w:val="28"/>
              <w:lang w:val="fr-FR"/>
            </w:rPr>
          </w:rPrChange>
        </w:rPr>
        <w:t>Biểu diễn (3.1</w:t>
      </w:r>
      <w:del w:id="3158" w:author="The Si Tran" w:date="2012-12-16T17:04:00Z">
        <w:r w:rsidRPr="0049233F" w:rsidDel="00776549">
          <w:rPr>
            <w:lang w:val="fr-FR"/>
            <w:rPrChange w:id="3159" w:author="The Si Tran" w:date="2012-12-05T23:02:00Z">
              <w:rPr>
                <w:sz w:val="28"/>
                <w:szCs w:val="28"/>
                <w:lang w:val="fr-FR"/>
              </w:rPr>
            </w:rPrChange>
          </w:rPr>
          <w:delText>.1</w:delText>
        </w:r>
      </w:del>
      <w:r w:rsidRPr="0049233F">
        <w:rPr>
          <w:lang w:val="fr-FR"/>
          <w:rPrChange w:id="3160" w:author="The Si Tran" w:date="2012-12-05T23:02:00Z">
            <w:rPr>
              <w:sz w:val="28"/>
              <w:szCs w:val="28"/>
              <w:lang w:val="fr-FR"/>
            </w:rPr>
          </w:rPrChange>
        </w:rPr>
        <w:t xml:space="preserve">) bằng toán tử lấy hiệu </w:t>
      </w:r>
      <w:r w:rsidRPr="0049233F">
        <w:rPr>
          <w:i/>
          <w:lang w:val="fr-FR"/>
          <w:rPrChange w:id="3161" w:author="The Si Tran" w:date="2012-12-05T23:02:00Z">
            <w:rPr>
              <w:i/>
              <w:sz w:val="28"/>
              <w:szCs w:val="28"/>
              <w:lang w:val="fr-FR"/>
            </w:rPr>
          </w:rPrChange>
        </w:rPr>
        <w:t>B</w:t>
      </w:r>
      <w:r w:rsidRPr="0049233F">
        <w:rPr>
          <w:lang w:val="fr-FR"/>
          <w:rPrChange w:id="3162" w:author="The Si Tran" w:date="2012-12-05T23:02:00Z">
            <w:rPr>
              <w:sz w:val="28"/>
              <w:szCs w:val="28"/>
              <w:lang w:val="fr-FR"/>
            </w:rPr>
          </w:rPrChange>
        </w:rPr>
        <w:t xml:space="preserve"> ta được</w:t>
      </w:r>
    </w:p>
    <w:p w14:paraId="26BEF2A8" w14:textId="77777777" w:rsidR="006A21F7" w:rsidRPr="0049233F" w:rsidDel="007B4E58" w:rsidRDefault="006A21F7">
      <w:pPr>
        <w:rPr>
          <w:del w:id="3163" w:author="The Si Tran" w:date="2012-12-06T00:22:00Z"/>
          <w:lang w:val="fr-FR"/>
          <w:rPrChange w:id="3164" w:author="The Si Tran" w:date="2012-12-05T23:02:00Z">
            <w:rPr>
              <w:del w:id="3165" w:author="The Si Tran" w:date="2012-12-06T00:22:00Z"/>
              <w:sz w:val="28"/>
              <w:szCs w:val="28"/>
              <w:lang w:val="fr-FR"/>
            </w:rPr>
          </w:rPrChange>
        </w:rPr>
        <w:pPrChange w:id="3166" w:author="The Si Tran" w:date="2012-12-15T07:53:00Z">
          <w:pPr>
            <w:ind w:firstLine="547"/>
          </w:pPr>
        </w:pPrChange>
      </w:pPr>
      <w:del w:id="3167" w:author="The Si Tran" w:date="2012-12-06T00:22:00Z">
        <w:r w:rsidRPr="00082976" w:rsidDel="008F2FA0">
          <w:rPr>
            <w:position w:val="-14"/>
            <w:lang w:val="fr-FR"/>
          </w:rPr>
          <w:object w:dxaOrig="2880" w:dyaOrig="400" w14:anchorId="0C1AF3CC">
            <v:shape id="_x0000_i1049" type="#_x0000_t75" style="width:210.25pt;height:28.8pt" o:ole="">
              <v:imagedata r:id="rId64" o:title=""/>
            </v:shape>
            <o:OLEObject Type="Embed" ProgID="Equation.DSMT4" ShapeID="_x0000_i1049" DrawAspect="Content" ObjectID="_1417211187" r:id="rId65"/>
          </w:object>
        </w:r>
      </w:del>
    </w:p>
    <w:p w14:paraId="066FCBDC" w14:textId="77777777" w:rsidR="006A21F7" w:rsidRPr="0049233F" w:rsidDel="007B4E58" w:rsidRDefault="006A21F7">
      <w:pPr>
        <w:rPr>
          <w:del w:id="3168" w:author="The Si Tran" w:date="2012-12-06T00:22:00Z"/>
          <w:lang w:val="fr-FR"/>
          <w:rPrChange w:id="3169" w:author="The Si Tran" w:date="2012-12-05T23:02:00Z">
            <w:rPr>
              <w:del w:id="3170" w:author="The Si Tran" w:date="2012-12-06T00:22:00Z"/>
              <w:sz w:val="28"/>
              <w:szCs w:val="28"/>
              <w:lang w:val="fr-FR"/>
            </w:rPr>
          </w:rPrChange>
        </w:rPr>
        <w:pPrChange w:id="3171" w:author="The Si Tran" w:date="2012-12-15T07:53:00Z">
          <w:pPr>
            <w:ind w:firstLine="547"/>
          </w:pPr>
        </w:pPrChange>
      </w:pPr>
      <w:del w:id="3172" w:author="The Si Tran" w:date="2012-12-06T00:22:00Z">
        <w:r w:rsidRPr="0049233F" w:rsidDel="007B4E58">
          <w:rPr>
            <w:lang w:val="fr-FR"/>
            <w:rPrChange w:id="317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3.05pt;height:46.65pt" o:ole="">
              <v:imagedata r:id="rId66" o:title=""/>
            </v:shape>
            <o:OLEObject Type="Embed" ProgID="Equation.DSMT4" ShapeID="_x0000_i1050" DrawAspect="Content" ObjectID="_1417211188" r:id="rId67"/>
          </w:object>
        </w:r>
      </w:del>
    </w:p>
    <w:p w14:paraId="09EC6C93" w14:textId="77777777" w:rsidR="006A21F7" w:rsidRDefault="006A21F7">
      <w:pPr>
        <w:rPr>
          <w:ins w:id="3174" w:author="The Si Tran" w:date="2012-12-06T00:18:00Z"/>
          <w:lang w:val="fr-FR"/>
        </w:rPr>
        <w:pPrChange w:id="3175" w:author="The Si Tran" w:date="2012-12-15T07:53:00Z">
          <w:pPr>
            <w:ind w:firstLine="547"/>
          </w:pPr>
        </w:pPrChange>
      </w:pPr>
      <w:del w:id="3176" w:author="The Si Tran" w:date="2012-12-06T00:22:00Z">
        <w:r w:rsidRPr="0049233F" w:rsidDel="007B4E58">
          <w:rPr>
            <w:lang w:val="fr-FR"/>
            <w:rPrChange w:id="3177" w:author="The Si Tran" w:date="2012-12-05T23:02:00Z">
              <w:rPr>
                <w:sz w:val="28"/>
                <w:szCs w:val="28"/>
                <w:lang w:val="fr-FR"/>
              </w:rPr>
            </w:rPrChange>
          </w:rPr>
          <w:delText xml:space="preserve">  </w:delText>
        </w:r>
      </w:del>
      <w:r w:rsidRPr="0049233F">
        <w:rPr>
          <w:lang w:val="fr-FR"/>
          <w:rPrChange w:id="3178" w:author="The Si Tran" w:date="2012-12-05T23:02:00Z">
            <w:rPr>
              <w:sz w:val="28"/>
              <w:szCs w:val="28"/>
              <w:lang w:val="fr-FR"/>
            </w:rPr>
          </w:rPrChange>
        </w:rPr>
        <w:t xml:space="preserve">   </w:t>
      </w:r>
      <w:del w:id="3179" w:author="The Si Tran" w:date="2012-12-06T00:22:00Z">
        <w:r w:rsidRPr="00082976" w:rsidDel="008F2FA0">
          <w:rPr>
            <w:position w:val="-12"/>
            <w:lang w:val="fr-FR"/>
          </w:rPr>
          <w:object w:dxaOrig="1320" w:dyaOrig="360" w14:anchorId="183658DA">
            <v:shape id="_x0000_i1051" type="#_x0000_t75" style="width:92.75pt;height:25.35pt" o:ole="">
              <v:imagedata r:id="rId68" o:title=""/>
            </v:shape>
            <o:OLEObject Type="Embed" ProgID="Equation.DSMT4" ShapeID="_x0000_i1051" DrawAspect="Content" ObjectID="_1417211189" r:id="rId69"/>
          </w:object>
        </w:r>
      </w:del>
    </w:p>
    <w:p w14:paraId="4E0DF8FA" w14:textId="77777777" w:rsidR="00EF2D1F" w:rsidRPr="007B4E58" w:rsidRDefault="00D35DF6">
      <w:pPr>
        <w:ind w:firstLine="0"/>
        <w:rPr>
          <w:szCs w:val="26"/>
          <w:lang w:val="fr-FR"/>
          <w:rPrChange w:id="3180" w:author="The Si Tran" w:date="2012-12-06T00:23:00Z">
            <w:rPr>
              <w:sz w:val="28"/>
              <w:szCs w:val="28"/>
              <w:lang w:val="fr-FR"/>
            </w:rPr>
          </w:rPrChange>
        </w:rPr>
        <w:pPrChange w:id="3181" w:author="The Si Tran" w:date="2012-12-06T00:23:00Z">
          <w:pPr>
            <w:ind w:firstLine="547"/>
          </w:pPr>
        </w:pPrChange>
      </w:pPr>
      <m:oMathPara>
        <m:oMath>
          <m:sSub>
            <m:sSubPr>
              <m:ctrlPr>
                <w:ins w:id="3182" w:author="The Si Tran" w:date="2012-12-06T00:18:00Z">
                  <w:rPr>
                    <w:rFonts w:ascii="Cambria Math" w:hAnsi="Cambria Math"/>
                    <w:i/>
                    <w:szCs w:val="26"/>
                    <w:lang w:val="fr-FR"/>
                  </w:rPr>
                </w:ins>
              </m:ctrlPr>
            </m:sSubPr>
            <m:e>
              <w:ins w:id="3183" w:author="The Si Tran" w:date="2012-12-06T00:18:00Z">
                <m:r>
                  <w:rPr>
                    <w:rFonts w:ascii="Cambria Math" w:hAnsi="Cambria Math"/>
                    <w:szCs w:val="26"/>
                    <w:lang w:val="fr-FR"/>
                  </w:rPr>
                  <m:t>y</m:t>
                </m:r>
              </w:ins>
            </m:e>
            <m:sub>
              <w:ins w:id="3184" w:author="The Si Tran" w:date="2012-12-06T00:18:00Z">
                <m:r>
                  <w:rPr>
                    <w:rFonts w:ascii="Cambria Math" w:hAnsi="Cambria Math"/>
                    <w:szCs w:val="26"/>
                    <w:lang w:val="fr-FR"/>
                  </w:rPr>
                  <m:t>t</m:t>
                </m:r>
              </w:ins>
            </m:sub>
          </m:sSub>
          <w:ins w:id="3185" w:author="The Si Tran" w:date="2012-12-06T00:18:00Z">
            <m:r>
              <w:rPr>
                <w:rFonts w:ascii="Cambria Math" w:hAnsi="Cambria Math"/>
                <w:szCs w:val="26"/>
                <w:lang w:val="fr-FR"/>
              </w:rPr>
              <m:t>=μ+</m:t>
            </m:r>
          </w:ins>
          <m:d>
            <m:dPr>
              <m:ctrlPr>
                <w:ins w:id="3186" w:author="The Si Tran" w:date="2012-12-06T00:19:00Z">
                  <w:rPr>
                    <w:rFonts w:ascii="Cambria Math" w:hAnsi="Cambria Math"/>
                    <w:i/>
                    <w:szCs w:val="26"/>
                    <w:lang w:val="fr-FR"/>
                  </w:rPr>
                </w:ins>
              </m:ctrlPr>
            </m:dPr>
            <m:e>
              <w:ins w:id="3187" w:author="The Si Tran" w:date="2012-12-06T00:19:00Z">
                <m:r>
                  <w:rPr>
                    <w:rFonts w:ascii="Cambria Math" w:hAnsi="Cambria Math"/>
                    <w:szCs w:val="26"/>
                    <w:lang w:val="fr-FR"/>
                  </w:rPr>
                  <m:t>1-</m:t>
                </m:r>
              </w:ins>
              <m:sSub>
                <m:sSubPr>
                  <m:ctrlPr>
                    <w:ins w:id="3188" w:author="The Si Tran" w:date="2012-12-06T00:19:00Z">
                      <w:rPr>
                        <w:rFonts w:ascii="Cambria Math" w:hAnsi="Cambria Math"/>
                        <w:i/>
                        <w:szCs w:val="26"/>
                        <w:lang w:val="fr-FR"/>
                      </w:rPr>
                    </w:ins>
                  </m:ctrlPr>
                </m:sSubPr>
                <m:e>
                  <w:ins w:id="3189" w:author="The Si Tran" w:date="2012-12-06T00:19:00Z">
                    <m:r>
                      <w:rPr>
                        <w:rFonts w:ascii="Cambria Math" w:hAnsi="Cambria Math"/>
                        <w:szCs w:val="26"/>
                        <w:lang w:val="fr-FR"/>
                      </w:rPr>
                      <m:t>θ</m:t>
                    </m:r>
                  </w:ins>
                </m:e>
                <m:sub>
                  <w:ins w:id="3190" w:author="The Si Tran" w:date="2012-12-06T00:19:00Z">
                    <m:r>
                      <w:rPr>
                        <w:rFonts w:ascii="Cambria Math" w:hAnsi="Cambria Math"/>
                        <w:szCs w:val="26"/>
                        <w:lang w:val="fr-FR"/>
                      </w:rPr>
                      <m:t>1</m:t>
                    </m:r>
                  </w:ins>
                </m:sub>
              </m:sSub>
              <w:ins w:id="3191" w:author="The Si Tran" w:date="2012-12-06T00:19:00Z">
                <m:r>
                  <w:rPr>
                    <w:rFonts w:ascii="Cambria Math" w:hAnsi="Cambria Math"/>
                    <w:szCs w:val="26"/>
                    <w:lang w:val="fr-FR"/>
                  </w:rPr>
                  <m:t>B-…-</m:t>
                </m:r>
              </w:ins>
              <m:sSub>
                <m:sSubPr>
                  <m:ctrlPr>
                    <w:ins w:id="3192" w:author="The Si Tran" w:date="2012-12-06T00:19:00Z">
                      <w:rPr>
                        <w:rFonts w:ascii="Cambria Math" w:hAnsi="Cambria Math"/>
                        <w:i/>
                        <w:szCs w:val="26"/>
                        <w:lang w:val="fr-FR"/>
                      </w:rPr>
                    </w:ins>
                  </m:ctrlPr>
                </m:sSubPr>
                <m:e>
                  <w:ins w:id="3193" w:author="The Si Tran" w:date="2012-12-06T00:19:00Z">
                    <m:r>
                      <w:rPr>
                        <w:rFonts w:ascii="Cambria Math" w:hAnsi="Cambria Math"/>
                        <w:szCs w:val="26"/>
                        <w:lang w:val="fr-FR"/>
                      </w:rPr>
                      <m:t>θ</m:t>
                    </m:r>
                  </w:ins>
                </m:e>
                <m:sub>
                  <w:ins w:id="3194" w:author="The Si Tran" w:date="2012-12-06T00:19:00Z">
                    <m:r>
                      <w:rPr>
                        <w:rFonts w:ascii="Cambria Math" w:hAnsi="Cambria Math"/>
                        <w:szCs w:val="26"/>
                        <w:lang w:val="fr-FR"/>
                      </w:rPr>
                      <m:t>q</m:t>
                    </m:r>
                  </w:ins>
                </m:sub>
              </m:sSub>
              <m:sSup>
                <m:sSupPr>
                  <m:ctrlPr>
                    <w:ins w:id="3195" w:author="The Si Tran" w:date="2012-12-06T00:19:00Z">
                      <w:rPr>
                        <w:rFonts w:ascii="Cambria Math" w:hAnsi="Cambria Math"/>
                        <w:i/>
                        <w:szCs w:val="26"/>
                        <w:lang w:val="fr-FR"/>
                      </w:rPr>
                    </w:ins>
                  </m:ctrlPr>
                </m:sSupPr>
                <m:e>
                  <w:ins w:id="3196" w:author="The Si Tran" w:date="2012-12-06T00:19:00Z">
                    <m:r>
                      <w:rPr>
                        <w:rFonts w:ascii="Cambria Math" w:hAnsi="Cambria Math"/>
                        <w:szCs w:val="26"/>
                        <w:lang w:val="fr-FR"/>
                      </w:rPr>
                      <m:t>B</m:t>
                    </m:r>
                  </w:ins>
                </m:e>
                <m:sup>
                  <w:ins w:id="3197" w:author="The Si Tran" w:date="2012-12-06T00:19:00Z">
                    <m:r>
                      <w:rPr>
                        <w:rFonts w:ascii="Cambria Math" w:hAnsi="Cambria Math"/>
                        <w:szCs w:val="26"/>
                        <w:lang w:val="fr-FR"/>
                      </w:rPr>
                      <m:t>q</m:t>
                    </m:r>
                  </w:ins>
                </m:sup>
              </m:sSup>
            </m:e>
          </m:d>
          <m:sSub>
            <m:sSubPr>
              <m:ctrlPr>
                <w:ins w:id="3198" w:author="The Si Tran" w:date="2012-12-06T00:18:00Z">
                  <w:rPr>
                    <w:rFonts w:ascii="Cambria Math" w:hAnsi="Cambria Math"/>
                    <w:i/>
                    <w:szCs w:val="26"/>
                    <w:lang w:val="fr-FR"/>
                  </w:rPr>
                </w:ins>
              </m:ctrlPr>
            </m:sSubPr>
            <m:e>
              <w:ins w:id="3199" w:author="The Si Tran" w:date="2012-12-06T00:18:00Z">
                <m:r>
                  <w:rPr>
                    <w:rFonts w:ascii="Cambria Math" w:hAnsi="Cambria Math"/>
                    <w:szCs w:val="26"/>
                    <w:lang w:val="fr-FR"/>
                  </w:rPr>
                  <m:t>ε</m:t>
                </m:r>
              </w:ins>
            </m:e>
            <m:sub>
              <w:ins w:id="3200" w:author="The Si Tran" w:date="2012-12-06T00:19:00Z">
                <m:r>
                  <w:rPr>
                    <w:rFonts w:ascii="Cambria Math" w:hAnsi="Cambria Math"/>
                    <w:szCs w:val="26"/>
                    <w:lang w:val="fr-FR"/>
                  </w:rPr>
                  <m:t>t</m:t>
                </m:r>
              </w:ins>
            </m:sub>
          </m:sSub>
          <w:ins w:id="3201" w:author="The Si Tran" w:date="2012-12-06T00:20:00Z">
            <m:r>
              <w:rPr>
                <w:rFonts w:ascii="Cambria Math" w:hAnsi="Cambria Math"/>
                <w:szCs w:val="26"/>
                <w:lang w:val="fr-FR"/>
              </w:rPr>
              <m:t>=μ+</m:t>
            </m:r>
          </w:ins>
          <m:d>
            <m:dPr>
              <m:ctrlPr>
                <w:ins w:id="3202" w:author="The Si Tran" w:date="2012-12-06T00:21:00Z">
                  <w:rPr>
                    <w:rFonts w:ascii="Cambria Math" w:hAnsi="Cambria Math"/>
                    <w:i/>
                    <w:szCs w:val="26"/>
                    <w:lang w:val="fr-FR"/>
                  </w:rPr>
                </w:ins>
              </m:ctrlPr>
            </m:dPr>
            <m:e>
              <w:ins w:id="3203" w:author="The Si Tran" w:date="2012-12-06T00:21:00Z">
                <m:r>
                  <w:rPr>
                    <w:rFonts w:ascii="Cambria Math" w:hAnsi="Cambria Math"/>
                    <w:szCs w:val="26"/>
                    <w:lang w:val="fr-FR"/>
                  </w:rPr>
                  <m:t>1-</m:t>
                </m:r>
              </w:ins>
              <m:nary>
                <m:naryPr>
                  <m:chr m:val="∑"/>
                  <m:limLoc m:val="subSup"/>
                  <m:ctrlPr>
                    <w:ins w:id="3204" w:author="The Si Tran" w:date="2012-12-06T00:21:00Z">
                      <w:rPr>
                        <w:rFonts w:ascii="Cambria Math" w:hAnsi="Cambria Math"/>
                        <w:i/>
                        <w:szCs w:val="26"/>
                        <w:lang w:val="fr-FR"/>
                      </w:rPr>
                    </w:ins>
                  </m:ctrlPr>
                </m:naryPr>
                <m:sub>
                  <w:ins w:id="3205" w:author="The Si Tran" w:date="2012-12-06T00:21:00Z">
                    <m:r>
                      <w:rPr>
                        <w:rFonts w:ascii="Cambria Math" w:hAnsi="Cambria Math"/>
                        <w:szCs w:val="26"/>
                        <w:lang w:val="fr-FR"/>
                      </w:rPr>
                      <m:t>i=1</m:t>
                    </m:r>
                  </w:ins>
                </m:sub>
                <m:sup>
                  <w:ins w:id="3206" w:author="The Si Tran" w:date="2012-12-06T00:21:00Z">
                    <m:r>
                      <w:rPr>
                        <w:rFonts w:ascii="Cambria Math" w:hAnsi="Cambria Math"/>
                        <w:szCs w:val="26"/>
                        <w:lang w:val="fr-FR"/>
                      </w:rPr>
                      <m:t>q</m:t>
                    </m:r>
                  </w:ins>
                </m:sup>
                <m:e>
                  <m:sSub>
                    <m:sSubPr>
                      <m:ctrlPr>
                        <w:ins w:id="3207" w:author="The Si Tran" w:date="2012-12-06T00:21:00Z">
                          <w:rPr>
                            <w:rFonts w:ascii="Cambria Math" w:hAnsi="Cambria Math"/>
                            <w:i/>
                            <w:szCs w:val="26"/>
                            <w:lang w:val="fr-FR"/>
                          </w:rPr>
                        </w:ins>
                      </m:ctrlPr>
                    </m:sSubPr>
                    <m:e>
                      <w:ins w:id="3208" w:author="The Si Tran" w:date="2012-12-06T00:21:00Z">
                        <m:r>
                          <w:rPr>
                            <w:rFonts w:ascii="Cambria Math" w:hAnsi="Cambria Math"/>
                            <w:szCs w:val="26"/>
                            <w:lang w:val="fr-FR"/>
                          </w:rPr>
                          <m:t>θ</m:t>
                        </m:r>
                      </w:ins>
                    </m:e>
                    <m:sub>
                      <w:ins w:id="3209" w:author="The Si Tran" w:date="2012-12-06T00:21:00Z">
                        <m:r>
                          <w:rPr>
                            <w:rFonts w:ascii="Cambria Math" w:hAnsi="Cambria Math"/>
                            <w:szCs w:val="26"/>
                            <w:lang w:val="fr-FR"/>
                          </w:rPr>
                          <m:t>i</m:t>
                        </m:r>
                      </w:ins>
                    </m:sub>
                  </m:sSub>
                  <m:sSup>
                    <m:sSupPr>
                      <m:ctrlPr>
                        <w:ins w:id="3210" w:author="The Si Tran" w:date="2012-12-06T00:21:00Z">
                          <w:rPr>
                            <w:rFonts w:ascii="Cambria Math" w:hAnsi="Cambria Math"/>
                            <w:i/>
                            <w:szCs w:val="26"/>
                            <w:lang w:val="fr-FR"/>
                          </w:rPr>
                        </w:ins>
                      </m:ctrlPr>
                    </m:sSupPr>
                    <m:e>
                      <w:ins w:id="3211" w:author="The Si Tran" w:date="2012-12-06T00:21:00Z">
                        <m:r>
                          <w:rPr>
                            <w:rFonts w:ascii="Cambria Math" w:hAnsi="Cambria Math"/>
                            <w:szCs w:val="26"/>
                            <w:lang w:val="fr-FR"/>
                          </w:rPr>
                          <m:t>B</m:t>
                        </m:r>
                      </w:ins>
                    </m:e>
                    <m:sup>
                      <w:ins w:id="3212" w:author="The Si Tran" w:date="2012-12-06T00:21:00Z">
                        <m:r>
                          <w:rPr>
                            <w:rFonts w:ascii="Cambria Math" w:hAnsi="Cambria Math"/>
                            <w:szCs w:val="26"/>
                            <w:lang w:val="fr-FR"/>
                          </w:rPr>
                          <m:t>i</m:t>
                        </m:r>
                      </w:ins>
                    </m:sup>
                  </m:sSup>
                </m:e>
              </m:nary>
            </m:e>
          </m:d>
          <m:sSub>
            <m:sSubPr>
              <m:ctrlPr>
                <w:ins w:id="3213" w:author="The Si Tran" w:date="2012-12-06T00:20:00Z">
                  <w:rPr>
                    <w:rFonts w:ascii="Cambria Math" w:hAnsi="Cambria Math"/>
                    <w:i/>
                    <w:szCs w:val="26"/>
                    <w:lang w:val="fr-FR"/>
                  </w:rPr>
                </w:ins>
              </m:ctrlPr>
            </m:sSubPr>
            <m:e>
              <w:ins w:id="3214" w:author="The Si Tran" w:date="2012-12-06T00:20:00Z">
                <m:r>
                  <w:rPr>
                    <w:rFonts w:ascii="Cambria Math" w:hAnsi="Cambria Math"/>
                    <w:szCs w:val="26"/>
                    <w:lang w:val="fr-FR"/>
                  </w:rPr>
                  <m:t>ε</m:t>
                </m:r>
              </w:ins>
            </m:e>
            <m:sub>
              <w:ins w:id="3215" w:author="The Si Tran" w:date="2012-12-06T00:20:00Z">
                <m:r>
                  <w:rPr>
                    <w:rFonts w:ascii="Cambria Math" w:hAnsi="Cambria Math"/>
                    <w:szCs w:val="26"/>
                    <w:lang w:val="fr-FR"/>
                  </w:rPr>
                  <m:t>t</m:t>
                </m:r>
              </w:ins>
            </m:sub>
          </m:sSub>
          <w:ins w:id="3216" w:author="The Si Tran" w:date="2012-12-06T00:21:00Z">
            <m:r>
              <w:rPr>
                <w:rFonts w:ascii="Cambria Math" w:hAnsi="Cambria Math"/>
                <w:szCs w:val="26"/>
                <w:lang w:val="fr-FR"/>
              </w:rPr>
              <m:t>=μ+</m:t>
            </m:r>
          </w:ins>
          <w:ins w:id="3217" w:author="The Si Tran" w:date="2012-12-06T00:22:00Z">
            <m:r>
              <m:rPr>
                <m:sty m:val="p"/>
              </m:rPr>
              <w:rPr>
                <w:rFonts w:ascii="Cambria Math" w:hAnsi="Cambria Math" w:hint="eastAsia"/>
                <w:szCs w:val="26"/>
                <w:lang w:val="fr-FR"/>
              </w:rPr>
              <m:t>Θ</m:t>
            </m:r>
          </w:ins>
          <m:d>
            <m:dPr>
              <m:ctrlPr>
                <w:ins w:id="3218" w:author="The Si Tran" w:date="2012-12-06T00:22:00Z">
                  <w:rPr>
                    <w:rFonts w:ascii="Cambria Math" w:hAnsi="Cambria Math"/>
                    <w:szCs w:val="26"/>
                    <w:lang w:val="fr-FR"/>
                  </w:rPr>
                </w:ins>
              </m:ctrlPr>
            </m:dPr>
            <m:e>
              <w:ins w:id="3219" w:author="The Si Tran" w:date="2012-12-06T00:22:00Z">
                <m:r>
                  <w:rPr>
                    <w:rFonts w:ascii="Cambria Math" w:hAnsi="Cambria Math"/>
                    <w:szCs w:val="26"/>
                    <w:lang w:val="fr-FR"/>
                  </w:rPr>
                  <m:t>B</m:t>
                </m:r>
              </w:ins>
            </m:e>
          </m:d>
          <m:sSub>
            <m:sSubPr>
              <m:ctrlPr>
                <w:ins w:id="3220" w:author="The Si Tran" w:date="2012-12-06T00:22:00Z">
                  <w:rPr>
                    <w:rFonts w:ascii="Cambria Math" w:hAnsi="Cambria Math"/>
                    <w:i/>
                    <w:szCs w:val="26"/>
                    <w:lang w:val="fr-FR"/>
                  </w:rPr>
                </w:ins>
              </m:ctrlPr>
            </m:sSubPr>
            <m:e>
              <w:ins w:id="3221" w:author="The Si Tran" w:date="2012-12-06T00:22:00Z">
                <m:r>
                  <w:rPr>
                    <w:rFonts w:ascii="Cambria Math" w:hAnsi="Cambria Math"/>
                    <w:szCs w:val="26"/>
                    <w:lang w:val="fr-FR"/>
                  </w:rPr>
                  <m:t>ε</m:t>
                </m:r>
              </w:ins>
            </m:e>
            <m:sub>
              <w:ins w:id="3222" w:author="The Si Tran" w:date="2012-12-06T00:22:00Z">
                <m:r>
                  <w:rPr>
                    <w:rFonts w:ascii="Cambria Math" w:hAnsi="Cambria Math"/>
                    <w:szCs w:val="26"/>
                    <w:lang w:val="fr-FR"/>
                  </w:rPr>
                  <m:t>t</m:t>
                </m:r>
              </w:ins>
            </m:sub>
          </m:sSub>
        </m:oMath>
      </m:oMathPara>
    </w:p>
    <w:p w14:paraId="091563CB" w14:textId="77777777" w:rsidR="0005400A" w:rsidRDefault="00F26466">
      <w:pPr>
        <w:rPr>
          <w:ins w:id="3223" w:author="The Si Tran" w:date="2012-12-06T04:00:00Z"/>
          <w:lang w:val="fr-FR"/>
        </w:rPr>
        <w:pPrChange w:id="3224" w:author="The Si Tran" w:date="2012-12-15T07:53:00Z">
          <w:pPr>
            <w:ind w:left="547"/>
          </w:pPr>
        </w:pPrChange>
      </w:pPr>
      <w:ins w:id="322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226" w:author="The Si Tran" w:date="2012-12-06T00:25:00Z"/>
          <w:lang w:val="fr-FR"/>
          <w:rPrChange w:id="3227" w:author="The Si Tran" w:date="2012-12-05T23:02:00Z">
            <w:rPr>
              <w:del w:id="3228" w:author="The Si Tran" w:date="2012-12-06T00:25:00Z"/>
              <w:sz w:val="28"/>
              <w:szCs w:val="28"/>
              <w:lang w:val="fr-FR"/>
            </w:rPr>
          </w:rPrChange>
        </w:rPr>
        <w:pPrChange w:id="3229" w:author="The Si Tran" w:date="2012-12-15T07:53:00Z">
          <w:pPr>
            <w:ind w:firstLine="547"/>
          </w:pPr>
        </w:pPrChange>
      </w:pPr>
      <w:del w:id="3230" w:author="The Si Tran" w:date="2012-12-06T00:25:00Z">
        <w:r w:rsidRPr="0049233F" w:rsidDel="006C7117">
          <w:rPr>
            <w:lang w:val="fr-FR"/>
            <w:rPrChange w:id="323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25pt;height:25.35pt" o:ole="">
              <v:imagedata r:id="rId70" o:title=""/>
            </v:shape>
            <o:OLEObject Type="Embed" ProgID="Equation.DSMT4" ShapeID="_x0000_i1052" DrawAspect="Content" ObjectID="_1417211190" r:id="rId71"/>
          </w:object>
        </w:r>
        <w:r w:rsidRPr="0049233F" w:rsidDel="006C7117">
          <w:rPr>
            <w:lang w:val="fr-FR"/>
            <w:rPrChange w:id="323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85pt;height:40.3pt" o:ole="">
              <v:imagedata r:id="rId72" o:title=""/>
            </v:shape>
            <o:OLEObject Type="Embed" ProgID="Equation.DSMT4" ShapeID="_x0000_i1053" DrawAspect="Content" ObjectID="_1417211191" r:id="rId73"/>
          </w:object>
        </w:r>
      </w:del>
    </w:p>
    <w:p w14:paraId="291E9BAD" w14:textId="77777777" w:rsidR="006A21F7" w:rsidRPr="008308F4" w:rsidDel="008308F4" w:rsidRDefault="006A21F7">
      <w:pPr>
        <w:rPr>
          <w:del w:id="3233" w:author="The Si Tran" w:date="2012-12-06T00:30:00Z"/>
          <w:lang w:val="fr-FR"/>
        </w:rPr>
        <w:pPrChange w:id="3234" w:author="The Si Tran" w:date="2012-12-15T07:53:00Z">
          <w:pPr>
            <w:ind w:firstLine="547"/>
          </w:pPr>
        </w:pPrChange>
      </w:pPr>
      <w:r w:rsidRPr="0049233F">
        <w:rPr>
          <w:lang w:val="fr-FR"/>
          <w:rPrChange w:id="3235" w:author="The Si Tran" w:date="2012-12-05T23:02:00Z">
            <w:rPr>
              <w:sz w:val="28"/>
              <w:szCs w:val="28"/>
              <w:lang w:val="fr-FR"/>
            </w:rPr>
          </w:rPrChange>
        </w:rPr>
        <w:t xml:space="preserve">Vì chuỗi </w:t>
      </w:r>
      <w:del w:id="3236" w:author="The Si Tran" w:date="2012-12-06T00:26:00Z">
        <w:r w:rsidRPr="00082976" w:rsidDel="008B2829">
          <w:rPr>
            <w:position w:val="-14"/>
            <w:lang w:val="fr-FR"/>
          </w:rPr>
          <w:object w:dxaOrig="460" w:dyaOrig="400" w14:anchorId="197B24D2">
            <v:shape id="_x0000_i1054" type="#_x0000_t75" style="width:28.2pt;height:25.35pt" o:ole="">
              <v:imagedata r:id="rId74" o:title=""/>
            </v:shape>
            <o:OLEObject Type="Embed" ProgID="Equation.DSMT4" ShapeID="_x0000_i1054" DrawAspect="Content" ObjectID="_1417211192" r:id="rId75"/>
          </w:object>
        </w:r>
      </w:del>
      <m:oMath>
        <m:d>
          <m:dPr>
            <m:begChr m:val="{"/>
            <m:endChr m:val="}"/>
            <m:ctrlPr>
              <w:ins w:id="3237" w:author="The Si Tran" w:date="2012-12-06T00:26:00Z">
                <w:rPr>
                  <w:rFonts w:ascii="Cambria Math" w:hAnsi="Cambria Math"/>
                  <w:i/>
                  <w:lang w:val="fr-FR"/>
                </w:rPr>
              </w:ins>
            </m:ctrlPr>
          </m:dPr>
          <m:e>
            <m:sSub>
              <m:sSubPr>
                <m:ctrlPr>
                  <w:ins w:id="3238" w:author="The Si Tran" w:date="2012-12-06T00:26:00Z">
                    <w:rPr>
                      <w:rFonts w:ascii="Cambria Math" w:hAnsi="Cambria Math"/>
                      <w:i/>
                      <w:lang w:val="fr-FR"/>
                    </w:rPr>
                  </w:ins>
                </m:ctrlPr>
              </m:sSubPr>
              <m:e>
                <w:ins w:id="3239" w:author="The Si Tran" w:date="2012-12-06T00:26:00Z">
                  <m:r>
                    <w:rPr>
                      <w:rFonts w:ascii="Cambria Math" w:hAnsi="Cambria Math"/>
                      <w:lang w:val="fr-FR"/>
                    </w:rPr>
                    <m:t>ε</m:t>
                  </m:r>
                </w:ins>
              </m:e>
              <m:sub>
                <w:ins w:id="3240" w:author="The Si Tran" w:date="2012-12-06T00:26:00Z">
                  <m:r>
                    <w:rPr>
                      <w:rFonts w:ascii="Cambria Math" w:hAnsi="Cambria Math"/>
                      <w:lang w:val="fr-FR"/>
                    </w:rPr>
                    <m:t>t</m:t>
                  </m:r>
                </w:ins>
              </m:sub>
            </m:sSub>
          </m:e>
        </m:d>
      </m:oMath>
      <w:r w:rsidRPr="0049233F">
        <w:rPr>
          <w:lang w:val="fr-FR"/>
          <w:rPrChange w:id="3241" w:author="The Si Tran" w:date="2012-12-05T23:02:00Z">
            <w:rPr>
              <w:sz w:val="28"/>
              <w:szCs w:val="28"/>
              <w:lang w:val="fr-FR"/>
            </w:rPr>
          </w:rPrChange>
        </w:rPr>
        <w:t xml:space="preserve"> là chuỗi nhiễu trắng</w:t>
      </w:r>
      <w:ins w:id="3242" w:author="The Si Tran" w:date="2012-12-06T00:15:00Z">
        <w:r w:rsidR="004939AB">
          <w:rPr>
            <w:lang w:val="fr-FR"/>
          </w:rPr>
          <w:t xml:space="preserve"> </w:t>
        </w:r>
      </w:ins>
      <w:r w:rsidRPr="0049233F">
        <w:rPr>
          <w:lang w:val="fr-FR"/>
          <w:rPrChange w:id="3243" w:author="The Si Tran" w:date="2012-12-05T23:02:00Z">
            <w:rPr>
              <w:sz w:val="28"/>
              <w:szCs w:val="28"/>
              <w:lang w:val="fr-FR"/>
            </w:rPr>
          </w:rPrChange>
        </w:rPr>
        <w:t xml:space="preserve">(white noise), tức là </w:t>
      </w:r>
      <w:ins w:id="324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245" w:author="The Si Tran" w:date="2012-12-06T00:27:00Z">
        <w:r w:rsidRPr="00082976" w:rsidDel="00031BC2">
          <w:rPr>
            <w:position w:val="-12"/>
            <w:lang w:val="fr-FR"/>
          </w:rPr>
          <w:object w:dxaOrig="960" w:dyaOrig="360" w14:anchorId="24405B0A">
            <v:shape id="_x0000_i1055" type="#_x0000_t75" style="width:58.2pt;height:21.3pt" o:ole="">
              <v:imagedata r:id="rId76" o:title=""/>
            </v:shape>
            <o:OLEObject Type="Embed" ProgID="Equation.DSMT4" ShapeID="_x0000_i1055" DrawAspect="Content" ObjectID="_1417211193" r:id="rId77"/>
          </w:object>
        </w:r>
      </w:del>
      <w:ins w:id="3246" w:author="The Si Tran" w:date="2012-12-06T00:27:00Z">
        <w:r w:rsidR="00031BC2">
          <w:rPr>
            <w:lang w:val="fr-FR"/>
          </w:rPr>
          <w:t xml:space="preserve"> </w:t>
        </w:r>
      </w:ins>
      <w:r w:rsidRPr="0049233F">
        <w:rPr>
          <w:lang w:val="fr-FR"/>
          <w:rPrChange w:id="3247" w:author="The Si Tran" w:date="2012-12-05T23:02:00Z">
            <w:rPr>
              <w:sz w:val="28"/>
              <w:szCs w:val="28"/>
              <w:lang w:val="fr-FR"/>
            </w:rPr>
          </w:rPrChange>
        </w:rPr>
        <w:t xml:space="preserve">và </w:t>
      </w:r>
      <w:del w:id="3248" w:author="The Si Tran" w:date="2012-12-06T00:30:00Z">
        <w:r w:rsidRPr="00082976" w:rsidDel="008308F4">
          <w:rPr>
            <w:position w:val="-32"/>
            <w:lang w:val="fr-FR"/>
          </w:rPr>
          <w:object w:dxaOrig="2140" w:dyaOrig="760" w14:anchorId="53F164CD">
            <v:shape id="_x0000_i1056" type="#_x0000_t75" style="width:140.55pt;height:50.7pt" o:ole="">
              <v:imagedata r:id="rId78" o:title=""/>
            </v:shape>
            <o:OLEObject Type="Embed" ProgID="Equation.DSMT4" ShapeID="_x0000_i1056" DrawAspect="Content" ObjectID="_1417211194" r:id="rId79"/>
          </w:object>
        </w:r>
      </w:del>
    </w:p>
    <w:p w14:paraId="1646F1B9" w14:textId="77777777" w:rsidR="008308F4" w:rsidRPr="008308F4" w:rsidRDefault="008308F4">
      <w:pPr>
        <w:rPr>
          <w:ins w:id="3249" w:author="The Si Tran" w:date="2012-12-06T00:30:00Z"/>
          <w:lang w:val="fr-FR"/>
          <w:rPrChange w:id="3250" w:author="The Si Tran" w:date="2012-12-06T00:30:00Z">
            <w:rPr>
              <w:ins w:id="3251" w:author="The Si Tran" w:date="2012-12-06T00:30:00Z"/>
              <w:sz w:val="28"/>
              <w:szCs w:val="28"/>
              <w:lang w:val="fr-FR"/>
            </w:rPr>
          </w:rPrChange>
        </w:rPr>
        <w:pPrChange w:id="3252" w:author="The Si Tran" w:date="2012-12-15T07:53:00Z">
          <w:pPr>
            <w:ind w:left="547"/>
          </w:pPr>
        </w:pPrChange>
      </w:pPr>
    </w:p>
    <w:p w14:paraId="3AB410B0" w14:textId="77777777" w:rsidR="008308F4" w:rsidRPr="00E231FB" w:rsidRDefault="00D35DF6">
      <w:pPr>
        <w:rPr>
          <w:ins w:id="3253" w:author="The Si Tran" w:date="2012-12-06T00:28:00Z"/>
          <w:lang w:val="fr-FR"/>
        </w:rPr>
        <w:pPrChange w:id="3254" w:author="The Si Tran" w:date="2012-12-15T07:54:00Z">
          <w:pPr>
            <w:ind w:firstLine="547"/>
          </w:pPr>
        </w:pPrChange>
      </w:pPr>
      <m:oMathPara>
        <m:oMathParaPr>
          <m:jc m:val="center"/>
        </m:oMathParaPr>
        <m:oMath>
          <m:sSub>
            <m:sSubPr>
              <m:ctrlPr>
                <w:ins w:id="3255" w:author="The Si Tran" w:date="2012-12-06T00:28:00Z">
                  <w:rPr>
                    <w:rFonts w:ascii="Cambria Math" w:hAnsi="Cambria Math"/>
                    <w:lang w:val="fr-FR"/>
                  </w:rPr>
                </w:ins>
              </m:ctrlPr>
            </m:sSubPr>
            <m:e>
              <w:ins w:id="3256" w:author="The Si Tran" w:date="2012-12-06T00:28:00Z">
                <m:r>
                  <w:rPr>
                    <w:rFonts w:ascii="Cambria Math" w:hAnsi="Cambria Math"/>
                    <w:lang w:val="fr-FR"/>
                  </w:rPr>
                  <m:t>γ</m:t>
                </m:r>
              </w:ins>
            </m:e>
            <m:sub>
              <w:ins w:id="3257" w:author="The Si Tran" w:date="2012-12-06T00:28:00Z">
                <m:r>
                  <w:rPr>
                    <w:rFonts w:ascii="Cambria Math" w:hAnsi="Cambria Math"/>
                    <w:lang w:val="fr-FR"/>
                  </w:rPr>
                  <m:t>ε</m:t>
                </m:r>
              </w:ins>
            </m:sub>
          </m:sSub>
          <m:d>
            <m:dPr>
              <m:ctrlPr>
                <w:ins w:id="3258" w:author="The Si Tran" w:date="2012-12-06T00:28:00Z">
                  <w:rPr>
                    <w:rFonts w:ascii="Cambria Math" w:hAnsi="Cambria Math"/>
                    <w:lang w:val="fr-FR"/>
                  </w:rPr>
                </w:ins>
              </m:ctrlPr>
            </m:dPr>
            <m:e>
              <w:ins w:id="3259" w:author="The Si Tran" w:date="2012-12-06T00:28:00Z">
                <m:r>
                  <w:rPr>
                    <w:rFonts w:ascii="Cambria Math" w:hAnsi="Cambria Math"/>
                    <w:lang w:val="fr-FR"/>
                  </w:rPr>
                  <m:t>h</m:t>
                </m:r>
              </w:ins>
            </m:e>
          </m:d>
          <w:ins w:id="3260" w:author="The Si Tran" w:date="2012-12-06T00:29:00Z">
            <m:r>
              <m:rPr>
                <m:sty m:val="p"/>
              </m:rPr>
              <w:rPr>
                <w:rFonts w:ascii="Cambria Math" w:hAnsi="Cambria Math"/>
                <w:lang w:val="fr-FR"/>
              </w:rPr>
              <m:t>=</m:t>
            </m:r>
          </w:ins>
          <m:d>
            <m:dPr>
              <m:begChr m:val="{"/>
              <m:endChr m:val=""/>
              <m:ctrlPr>
                <w:ins w:id="3261" w:author="The Si Tran" w:date="2012-12-06T00:30:00Z">
                  <w:rPr>
                    <w:rFonts w:ascii="Cambria Math" w:hAnsi="Cambria Math"/>
                    <w:lang w:val="fr-FR"/>
                  </w:rPr>
                </w:ins>
              </m:ctrlPr>
            </m:dPr>
            <m:e>
              <m:eqArr>
                <m:eqArrPr>
                  <m:ctrlPr>
                    <w:ins w:id="3262" w:author="The Si Tran" w:date="2012-12-06T00:30:00Z">
                      <w:rPr>
                        <w:rFonts w:ascii="Cambria Math" w:hAnsi="Cambria Math"/>
                        <w:lang w:val="fr-FR"/>
                      </w:rPr>
                    </w:ins>
                  </m:ctrlPr>
                </m:eqArrPr>
                <m:e>
                  <m:sSup>
                    <m:sSupPr>
                      <m:ctrlPr>
                        <w:ins w:id="3263" w:author="The Si Tran" w:date="2012-12-06T00:30:00Z">
                          <w:rPr>
                            <w:rFonts w:ascii="Cambria Math" w:hAnsi="Cambria Math"/>
                            <w:lang w:val="fr-FR"/>
                          </w:rPr>
                        </w:ins>
                      </m:ctrlPr>
                    </m:sSupPr>
                    <m:e>
                      <w:ins w:id="3264" w:author="The Si Tran" w:date="2012-12-06T00:30:00Z">
                        <m:r>
                          <w:rPr>
                            <w:rFonts w:ascii="Cambria Math" w:hAnsi="Cambria Math"/>
                            <w:lang w:val="fr-FR"/>
                          </w:rPr>
                          <m:t>σ</m:t>
                        </m:r>
                      </w:ins>
                    </m:e>
                    <m:sup>
                      <w:ins w:id="3265" w:author="The Si Tran" w:date="2012-12-06T00:30:00Z">
                        <m:r>
                          <m:rPr>
                            <m:sty m:val="p"/>
                          </m:rPr>
                          <w:rPr>
                            <w:rFonts w:ascii="Cambria Math" w:hAnsi="Cambria Math"/>
                            <w:lang w:val="fr-FR"/>
                          </w:rPr>
                          <m:t>2</m:t>
                        </m:r>
                      </w:ins>
                    </m:sup>
                  </m:sSup>
                  <w:ins w:id="326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6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68" w:author="The Si Tran" w:date="2012-12-05T23:02:00Z">
            <w:rPr>
              <w:sz w:val="28"/>
              <w:szCs w:val="28"/>
              <w:lang w:val="fr-FR"/>
            </w:rPr>
          </w:rPrChange>
        </w:rPr>
        <w:pPrChange w:id="3269" w:author="The Si Tran" w:date="2012-12-15T07:53:00Z">
          <w:pPr>
            <w:ind w:firstLine="547"/>
          </w:pPr>
        </w:pPrChange>
      </w:pPr>
      <w:r w:rsidRPr="0049233F">
        <w:rPr>
          <w:lang w:val="fr-FR"/>
          <w:rPrChange w:id="327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71" w:author="The Si Tran" w:date="2012-12-15T07:53:00Z">
            <w:rPr>
              <w:sz w:val="28"/>
              <w:szCs w:val="28"/>
              <w:lang w:val="fr-FR"/>
            </w:rPr>
          </w:rPrChange>
        </w:rPr>
        <w:pPrChange w:id="3272" w:author="The Si Tran" w:date="2012-12-15T08:05:00Z">
          <w:pPr>
            <w:ind w:firstLine="547"/>
          </w:pPr>
        </w:pPrChange>
      </w:pPr>
      <w:ins w:id="327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7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75" w:author="The Si Tran" w:date="2012-12-06T00:37:00Z"/>
          <w:lang w:val="fr-FR"/>
          <w:rPrChange w:id="3276" w:author="The Si Tran" w:date="2012-12-06T00:37:00Z">
            <w:rPr>
              <w:ins w:id="3277" w:author="The Si Tran" w:date="2012-12-06T00:37:00Z"/>
              <w:rFonts w:ascii="Cambria Math" w:hAnsi="Cambria Math"/>
              <w:i/>
              <w:szCs w:val="26"/>
              <w:lang w:val="fr-FR"/>
            </w:rPr>
          </w:rPrChange>
        </w:rPr>
        <w:pPrChange w:id="3278" w:author="The Si Tran" w:date="2012-12-15T07:54:00Z">
          <w:pPr>
            <w:ind w:firstLine="547"/>
          </w:pPr>
        </w:pPrChange>
      </w:pPr>
      <w:del w:id="3279" w:author="The Si Tran" w:date="2012-12-06T00:33:00Z">
        <w:r w:rsidRPr="00B312F5" w:rsidDel="00CF4667">
          <w:rPr>
            <w:position w:val="-14"/>
            <w:lang w:val="fr-FR"/>
          </w:rPr>
          <w:object w:dxaOrig="3960" w:dyaOrig="380" w14:anchorId="6EB4E1F7">
            <v:shape id="_x0000_i1057" type="#_x0000_t75" style="width:4in;height:28.2pt" o:ole="">
              <v:imagedata r:id="rId80" o:title=""/>
            </v:shape>
            <o:OLEObject Type="Embed" ProgID="Equation.DSMT4" ShapeID="_x0000_i1057" DrawAspect="Content" ObjectID="_1417211195" r:id="rId81"/>
          </w:object>
        </w:r>
        <w:r w:rsidRPr="0049233F" w:rsidDel="00CF4667">
          <w:rPr>
            <w:lang w:val="fr-FR"/>
            <w:rPrChange w:id="3280" w:author="The Si Tran" w:date="2012-12-05T23:02:00Z">
              <w:rPr>
                <w:sz w:val="28"/>
                <w:szCs w:val="28"/>
                <w:lang w:val="fr-FR"/>
              </w:rPr>
            </w:rPrChange>
          </w:rPr>
          <w:delText>.</w:delText>
        </w:r>
      </w:del>
      <w:ins w:id="328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282" w:author="The Si Tran" w:date="2012-12-15T07:54:00Z">
            <w:rPr>
              <w:sz w:val="28"/>
              <w:szCs w:val="28"/>
              <w:lang w:val="fr-FR"/>
            </w:rPr>
          </w:rPrChange>
        </w:rPr>
        <w:pPrChange w:id="3283" w:author="The Si Tran" w:date="2012-12-15T07:54:00Z">
          <w:pPr>
            <w:ind w:firstLine="547"/>
          </w:pPr>
        </w:pPrChange>
      </w:pPr>
      <w:ins w:id="328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285" w:author="The Si Tran" w:date="2012-12-06T00:37:00Z"/>
          <w:szCs w:val="26"/>
          <w:lang w:val="fr-FR"/>
          <w:rPrChange w:id="3286" w:author="The Si Tran" w:date="2012-12-05T23:02:00Z">
            <w:rPr>
              <w:del w:id="3287" w:author="The Si Tran" w:date="2012-12-06T00:37:00Z"/>
              <w:sz w:val="28"/>
              <w:szCs w:val="28"/>
              <w:lang w:val="fr-FR"/>
            </w:rPr>
          </w:rPrChange>
        </w:rPr>
      </w:pPr>
      <w:ins w:id="3288"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289" w:author="The Si Tran" w:date="2012-12-06T00:37:00Z"/>
          <w:szCs w:val="26"/>
          <w:lang w:val="fr-FR"/>
          <w:rPrChange w:id="3290" w:author="The Si Tran" w:date="2012-12-05T23:02:00Z">
            <w:rPr>
              <w:del w:id="3291" w:author="The Si Tran" w:date="2012-12-06T00:37:00Z"/>
              <w:sz w:val="28"/>
              <w:szCs w:val="28"/>
              <w:lang w:val="fr-FR"/>
            </w:rPr>
          </w:rPrChange>
        </w:rPr>
      </w:pPr>
      <w:del w:id="3292" w:author="The Si Tran" w:date="2012-12-06T00:35:00Z">
        <w:r w:rsidRPr="00B312F5" w:rsidDel="00A35187">
          <w:rPr>
            <w:position w:val="-14"/>
            <w:szCs w:val="26"/>
            <w:lang w:val="fr-FR"/>
          </w:rPr>
          <w:object w:dxaOrig="4599" w:dyaOrig="380" w14:anchorId="2C4DA43D">
            <v:shape id="_x0000_i1058" type="#_x0000_t75" style="width:331.8pt;height:28.2pt" o:ole="">
              <v:imagedata r:id="rId82" o:title=""/>
            </v:shape>
            <o:OLEObject Type="Embed" ProgID="Equation.DSMT4" ShapeID="_x0000_i1058" DrawAspect="Content" ObjectID="_1417211196" r:id="rId83"/>
          </w:object>
        </w:r>
      </w:del>
    </w:p>
    <w:p w14:paraId="170D0928" w14:textId="6599E7AC" w:rsidR="005947EE" w:rsidRPr="00097101" w:rsidRDefault="006A21F7">
      <w:pPr>
        <w:tabs>
          <w:tab w:val="left" w:pos="1440"/>
        </w:tabs>
        <w:rPr>
          <w:ins w:id="3293" w:author="The Si Tran" w:date="2012-12-06T00:43:00Z"/>
          <w:lang w:val="fr-FR"/>
          <w:rPrChange w:id="3294" w:author="The Si Tran" w:date="2012-12-15T07:55:00Z">
            <w:rPr>
              <w:ins w:id="3295" w:author="The Si Tran" w:date="2012-12-06T00:43:00Z"/>
              <w:rFonts w:ascii="Cambria Math" w:hAnsi="Cambria Math"/>
              <w:i/>
              <w:szCs w:val="26"/>
              <w:lang w:val="fr-FR"/>
            </w:rPr>
          </w:rPrChange>
        </w:rPr>
        <w:pPrChange w:id="3296" w:author="The Si Tran" w:date="2012-12-15T07:55:00Z">
          <w:pPr>
            <w:ind w:firstLine="547"/>
          </w:pPr>
        </w:pPrChange>
      </w:pPr>
      <w:del w:id="3297" w:author="The Si Tran" w:date="2012-12-06T00:37:00Z">
        <w:r w:rsidRPr="0049233F" w:rsidDel="00A92BAB">
          <w:rPr>
            <w:lang w:val="fr-FR"/>
            <w:rPrChange w:id="3298" w:author="The Si Tran" w:date="2012-12-05T23:02:00Z">
              <w:rPr>
                <w:sz w:val="28"/>
                <w:szCs w:val="28"/>
                <w:lang w:val="fr-FR"/>
              </w:rPr>
            </w:rPrChange>
          </w:rPr>
          <w:delText xml:space="preserve">                </w:delText>
        </w:r>
      </w:del>
      <w:del w:id="3299" w:author="The Si Tran" w:date="2012-12-06T00:39:00Z">
        <w:r w:rsidRPr="0049233F" w:rsidDel="00E270B0">
          <w:rPr>
            <w:lang w:val="fr-FR"/>
            <w:rPrChange w:id="3300" w:author="The Si Tran" w:date="2012-12-05T23:02:00Z">
              <w:rPr>
                <w:sz w:val="28"/>
                <w:szCs w:val="28"/>
                <w:lang w:val="fr-FR"/>
              </w:rPr>
            </w:rPrChange>
          </w:rPr>
          <w:delText xml:space="preserve">              </w:delText>
        </w:r>
      </w:del>
      <w:ins w:id="330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302" w:author="The Si Tran" w:date="2012-12-14T04:51:00Z"/>
          <w:szCs w:val="26"/>
          <w:lang w:val="fr-FR"/>
          <w:rPrChange w:id="3303" w:author="The Si Tran" w:date="2012-12-05T23:02:00Z">
            <w:rPr>
              <w:del w:id="3304" w:author="The Si Tran" w:date="2012-12-14T04:51:00Z"/>
              <w:sz w:val="28"/>
              <w:szCs w:val="28"/>
              <w:lang w:val="fr-FR"/>
            </w:rPr>
          </w:rPrChange>
        </w:rPr>
        <w:pPrChange w:id="3305" w:author="The Si Tran" w:date="2012-12-06T00:39:00Z">
          <w:pPr>
            <w:ind w:firstLine="547"/>
          </w:pPr>
        </w:pPrChange>
      </w:pPr>
      <w:ins w:id="3306" w:author="The Si Tran" w:date="2012-12-06T00:39:00Z">
        <m:oMath>
          <m:r>
            <w:rPr>
              <w:rFonts w:ascii="Cambria Math" w:hAnsi="Cambria Math"/>
              <w:szCs w:val="26"/>
              <w:lang w:val="fr-FR"/>
            </w:rPr>
            <w:lastRenderedPageBreak/>
            <m:t>=</m:t>
          </m:r>
        </m:oMath>
      </w:ins>
      <m:oMath>
        <m:d>
          <m:dPr>
            <m:begChr m:val="{"/>
            <m:endChr m:val=""/>
            <m:ctrlPr>
              <w:ins w:id="3307" w:author="The Si Tran" w:date="2012-12-06T00:41:00Z">
                <w:rPr>
                  <w:rFonts w:ascii="Cambria Math" w:hAnsi="Cambria Math"/>
                  <w:i/>
                  <w:szCs w:val="26"/>
                  <w:lang w:val="fr-FR"/>
                </w:rPr>
              </w:ins>
            </m:ctrlPr>
          </m:dPr>
          <m:e>
            <m:eqArr>
              <m:eqArrPr>
                <m:ctrlPr>
                  <w:ins w:id="3308" w:author="The Si Tran" w:date="2012-12-06T00:41:00Z">
                    <w:rPr>
                      <w:rFonts w:ascii="Cambria Math" w:hAnsi="Cambria Math"/>
                      <w:i/>
                      <w:szCs w:val="26"/>
                      <w:lang w:val="fr-FR"/>
                    </w:rPr>
                  </w:ins>
                </m:ctrlPr>
              </m:eqArrPr>
              <m:e>
                <m:sSup>
                  <m:sSupPr>
                    <m:ctrlPr>
                      <w:ins w:id="3309" w:author="The Si Tran" w:date="2012-12-06T00:42:00Z">
                        <w:rPr>
                          <w:rFonts w:ascii="Cambria Math" w:hAnsi="Cambria Math"/>
                          <w:i/>
                          <w:szCs w:val="26"/>
                          <w:lang w:val="fr-FR"/>
                        </w:rPr>
                      </w:ins>
                    </m:ctrlPr>
                  </m:sSupPr>
                  <m:e>
                    <w:ins w:id="3310" w:author="The Si Tran" w:date="2012-12-06T00:42:00Z">
                      <m:r>
                        <w:rPr>
                          <w:rFonts w:ascii="Cambria Math" w:hAnsi="Cambria Math"/>
                          <w:szCs w:val="26"/>
                          <w:lang w:val="fr-FR"/>
                        </w:rPr>
                        <m:t>σ</m:t>
                      </m:r>
                    </w:ins>
                  </m:e>
                  <m:sup>
                    <w:ins w:id="3311" w:author="The Si Tran" w:date="2012-12-06T00:42:00Z">
                      <m:r>
                        <w:rPr>
                          <w:rFonts w:ascii="Cambria Math" w:hAnsi="Cambria Math"/>
                          <w:szCs w:val="26"/>
                          <w:lang w:val="fr-FR"/>
                        </w:rPr>
                        <m:t>2</m:t>
                      </m:r>
                    </w:ins>
                  </m:sup>
                </m:sSup>
                <m:d>
                  <m:dPr>
                    <m:ctrlPr>
                      <w:ins w:id="3312" w:author="The Si Tran" w:date="2012-12-06T00:42:00Z">
                        <w:rPr>
                          <w:rFonts w:ascii="Cambria Math" w:hAnsi="Cambria Math"/>
                          <w:i/>
                          <w:szCs w:val="26"/>
                          <w:lang w:val="fr-FR"/>
                        </w:rPr>
                      </w:ins>
                    </m:ctrlPr>
                  </m:dPr>
                  <m:e>
                    <w:ins w:id="3313" w:author="The Si Tran" w:date="2012-12-06T00:42:00Z">
                      <m:r>
                        <w:rPr>
                          <w:rFonts w:ascii="Cambria Math" w:hAnsi="Cambria Math"/>
                          <w:szCs w:val="26"/>
                          <w:lang w:val="fr-FR"/>
                        </w:rPr>
                        <m:t>-</m:t>
                      </m:r>
                    </w:ins>
                    <m:sSub>
                      <m:sSubPr>
                        <m:ctrlPr>
                          <w:ins w:id="3314" w:author="The Si Tran" w:date="2012-12-06T00:42:00Z">
                            <w:rPr>
                              <w:rFonts w:ascii="Cambria Math" w:hAnsi="Cambria Math"/>
                              <w:i/>
                              <w:szCs w:val="26"/>
                              <w:lang w:val="fr-FR"/>
                            </w:rPr>
                          </w:ins>
                        </m:ctrlPr>
                      </m:sSubPr>
                      <m:e>
                        <w:ins w:id="3315" w:author="The Si Tran" w:date="2012-12-06T00:43:00Z">
                          <m:r>
                            <w:rPr>
                              <w:rFonts w:ascii="Cambria Math" w:hAnsi="Cambria Math"/>
                              <w:szCs w:val="26"/>
                              <w:lang w:val="fr-FR"/>
                            </w:rPr>
                            <m:t>θ</m:t>
                          </m:r>
                        </w:ins>
                      </m:e>
                      <m:sub>
                        <w:ins w:id="3316" w:author="The Si Tran" w:date="2012-12-06T00:42:00Z">
                          <m:r>
                            <w:rPr>
                              <w:rFonts w:ascii="Cambria Math" w:hAnsi="Cambria Math"/>
                              <w:szCs w:val="26"/>
                              <w:lang w:val="fr-FR"/>
                            </w:rPr>
                            <m:t>k</m:t>
                          </m:r>
                        </w:ins>
                      </m:sub>
                    </m:sSub>
                    <w:ins w:id="3317" w:author="The Si Tran" w:date="2012-12-06T00:43:00Z">
                      <m:r>
                        <w:rPr>
                          <w:rFonts w:ascii="Cambria Math" w:hAnsi="Cambria Math"/>
                          <w:szCs w:val="26"/>
                          <w:lang w:val="fr-FR"/>
                        </w:rPr>
                        <m:t>+</m:t>
                      </m:r>
                    </w:ins>
                    <m:sSub>
                      <m:sSubPr>
                        <m:ctrlPr>
                          <w:ins w:id="3318" w:author="The Si Tran" w:date="2012-12-06T00:43:00Z">
                            <w:rPr>
                              <w:rFonts w:ascii="Cambria Math" w:hAnsi="Cambria Math"/>
                              <w:i/>
                              <w:szCs w:val="26"/>
                              <w:lang w:val="fr-FR"/>
                            </w:rPr>
                          </w:ins>
                        </m:ctrlPr>
                      </m:sSubPr>
                      <m:e>
                        <w:ins w:id="3319" w:author="The Si Tran" w:date="2012-12-06T00:43:00Z">
                          <m:r>
                            <w:rPr>
                              <w:rFonts w:ascii="Cambria Math" w:hAnsi="Cambria Math"/>
                              <w:szCs w:val="26"/>
                              <w:lang w:val="fr-FR"/>
                            </w:rPr>
                            <m:t>θ</m:t>
                          </m:r>
                        </w:ins>
                      </m:e>
                      <m:sub>
                        <w:ins w:id="3320" w:author="The Si Tran" w:date="2012-12-06T00:43:00Z">
                          <m:r>
                            <w:rPr>
                              <w:rFonts w:ascii="Cambria Math" w:hAnsi="Cambria Math"/>
                              <w:szCs w:val="26"/>
                              <w:lang w:val="fr-FR"/>
                            </w:rPr>
                            <m:t>1</m:t>
                          </m:r>
                        </w:ins>
                      </m:sub>
                    </m:sSub>
                    <m:sSub>
                      <m:sSubPr>
                        <m:ctrlPr>
                          <w:ins w:id="3321" w:author="The Si Tran" w:date="2012-12-06T00:43:00Z">
                            <w:rPr>
                              <w:rFonts w:ascii="Cambria Math" w:hAnsi="Cambria Math"/>
                              <w:i/>
                              <w:szCs w:val="26"/>
                              <w:lang w:val="fr-FR"/>
                            </w:rPr>
                          </w:ins>
                        </m:ctrlPr>
                      </m:sSubPr>
                      <m:e>
                        <w:ins w:id="3322" w:author="The Si Tran" w:date="2012-12-06T00:43:00Z">
                          <m:r>
                            <w:rPr>
                              <w:rFonts w:ascii="Cambria Math" w:hAnsi="Cambria Math"/>
                              <w:szCs w:val="26"/>
                              <w:lang w:val="fr-FR"/>
                            </w:rPr>
                            <m:t>θ</m:t>
                          </m:r>
                        </w:ins>
                      </m:e>
                      <m:sub>
                        <w:ins w:id="3323" w:author="The Si Tran" w:date="2012-12-06T00:43:00Z">
                          <m:r>
                            <w:rPr>
                              <w:rFonts w:ascii="Cambria Math" w:hAnsi="Cambria Math"/>
                              <w:szCs w:val="26"/>
                              <w:lang w:val="fr-FR"/>
                            </w:rPr>
                            <m:t>k+1</m:t>
                          </m:r>
                        </w:ins>
                      </m:sub>
                    </m:sSub>
                    <w:ins w:id="3324" w:author="The Si Tran" w:date="2012-12-06T00:43:00Z">
                      <m:r>
                        <w:rPr>
                          <w:rFonts w:ascii="Cambria Math" w:hAnsi="Cambria Math"/>
                          <w:szCs w:val="26"/>
                          <w:lang w:val="fr-FR"/>
                        </w:rPr>
                        <m:t>+…+</m:t>
                      </m:r>
                    </w:ins>
                    <m:sSub>
                      <m:sSubPr>
                        <m:ctrlPr>
                          <w:ins w:id="3325" w:author="The Si Tran" w:date="2012-12-06T00:43:00Z">
                            <w:rPr>
                              <w:rFonts w:ascii="Cambria Math" w:hAnsi="Cambria Math"/>
                              <w:i/>
                              <w:szCs w:val="26"/>
                              <w:lang w:val="fr-FR"/>
                            </w:rPr>
                          </w:ins>
                        </m:ctrlPr>
                      </m:sSubPr>
                      <m:e>
                        <w:ins w:id="3326" w:author="The Si Tran" w:date="2012-12-06T00:43:00Z">
                          <m:r>
                            <w:rPr>
                              <w:rFonts w:ascii="Cambria Math" w:hAnsi="Cambria Math"/>
                              <w:szCs w:val="26"/>
                              <w:lang w:val="fr-FR"/>
                            </w:rPr>
                            <m:t>θ</m:t>
                          </m:r>
                        </w:ins>
                      </m:e>
                      <m:sub>
                        <w:ins w:id="3327" w:author="The Si Tran" w:date="2012-12-06T00:43:00Z">
                          <m:r>
                            <w:rPr>
                              <w:rFonts w:ascii="Cambria Math" w:hAnsi="Cambria Math"/>
                              <w:szCs w:val="26"/>
                              <w:lang w:val="fr-FR"/>
                            </w:rPr>
                            <m:t>q-k</m:t>
                          </m:r>
                        </w:ins>
                      </m:sub>
                    </m:sSub>
                    <m:sSub>
                      <m:sSubPr>
                        <m:ctrlPr>
                          <w:ins w:id="3328" w:author="The Si Tran" w:date="2012-12-06T00:43:00Z">
                            <w:rPr>
                              <w:rFonts w:ascii="Cambria Math" w:hAnsi="Cambria Math"/>
                              <w:i/>
                              <w:szCs w:val="26"/>
                              <w:lang w:val="fr-FR"/>
                            </w:rPr>
                          </w:ins>
                        </m:ctrlPr>
                      </m:sSubPr>
                      <m:e>
                        <w:ins w:id="3329" w:author="The Si Tran" w:date="2012-12-06T00:43:00Z">
                          <m:r>
                            <w:rPr>
                              <w:rFonts w:ascii="Cambria Math" w:hAnsi="Cambria Math"/>
                              <w:szCs w:val="26"/>
                              <w:lang w:val="fr-FR"/>
                            </w:rPr>
                            <m:t>θ</m:t>
                          </m:r>
                        </w:ins>
                      </m:e>
                      <m:sub>
                        <w:ins w:id="3330" w:author="The Si Tran" w:date="2012-12-06T00:43:00Z">
                          <m:r>
                            <w:rPr>
                              <w:rFonts w:ascii="Cambria Math" w:hAnsi="Cambria Math"/>
                              <w:szCs w:val="26"/>
                              <w:lang w:val="fr-FR"/>
                            </w:rPr>
                            <m:t>k</m:t>
                          </m:r>
                        </w:ins>
                      </m:sub>
                    </m:sSub>
                  </m:e>
                </m:d>
                <w:ins w:id="3331" w:author="The Si Tran" w:date="2012-12-06T00:42:00Z">
                  <m:r>
                    <w:rPr>
                      <w:rFonts w:ascii="Cambria Math" w:hAnsi="Cambria Math"/>
                      <w:szCs w:val="26"/>
                      <w:lang w:val="fr-FR"/>
                    </w:rPr>
                    <m:t>,   k=1,2,…,q</m:t>
                  </m:r>
                </w:ins>
              </m:e>
              <m:e>
                <w:ins w:id="3332" w:author="The Si Tran" w:date="2012-12-06T00:44:00Z">
                  <m:r>
                    <w:rPr>
                      <w:rFonts w:ascii="Cambria Math" w:hAnsi="Cambria Math"/>
                      <w:szCs w:val="26"/>
                      <w:lang w:val="fr-FR"/>
                    </w:rPr>
                    <m:t xml:space="preserve">0,                                         k&gt;q </m:t>
                  </m:r>
                </w:ins>
              </m:e>
            </m:eqArr>
          </m:e>
        </m:d>
      </m:oMath>
      <w:del w:id="3333" w:author="The Si Tran" w:date="2012-12-06T00:37:00Z">
        <w:r w:rsidRPr="00B312F5" w:rsidDel="00A92BAB">
          <w:rPr>
            <w:position w:val="-14"/>
            <w:szCs w:val="26"/>
            <w:lang w:val="fr-FR"/>
          </w:rPr>
          <w:object w:dxaOrig="2040" w:dyaOrig="400" w14:anchorId="39A27407">
            <v:shape id="_x0000_i1059" type="#_x0000_t75" style="width:136.5pt;height:28.2pt" o:ole="">
              <v:imagedata r:id="rId84" o:title=""/>
            </v:shape>
            <o:OLEObject Type="Embed" ProgID="Equation.DSMT4" ShapeID="_x0000_i1059" DrawAspect="Content" ObjectID="_1417211197" r:id="rId85"/>
          </w:object>
        </w:r>
        <w:r w:rsidRPr="0049233F" w:rsidDel="00A92BAB">
          <w:rPr>
            <w:szCs w:val="26"/>
            <w:lang w:val="fr-FR"/>
            <w:rPrChange w:id="333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335" w:author="The Si Tran" w:date="2012-12-06T00:45:00Z"/>
          <w:szCs w:val="26"/>
          <w:lang w:val="fr-FR"/>
          <w:rPrChange w:id="3336" w:author="The Si Tran" w:date="2012-12-05T23:02:00Z">
            <w:rPr>
              <w:del w:id="3337" w:author="The Si Tran" w:date="2012-12-06T00:45:00Z"/>
              <w:sz w:val="28"/>
              <w:szCs w:val="28"/>
              <w:lang w:val="fr-FR"/>
            </w:rPr>
          </w:rPrChange>
        </w:rPr>
      </w:pPr>
      <w:del w:id="3338" w:author="The Si Tran" w:date="2012-12-06T00:41:00Z">
        <w:r w:rsidRPr="00B312F5" w:rsidDel="005947EE">
          <w:rPr>
            <w:position w:val="-12"/>
            <w:szCs w:val="26"/>
            <w:lang w:val="fr-FR"/>
          </w:rPr>
          <w:object w:dxaOrig="1960" w:dyaOrig="360" w14:anchorId="284A0F67">
            <v:shape id="_x0000_i1060" type="#_x0000_t75" style="width:151.5pt;height:28.2pt" o:ole="">
              <v:imagedata r:id="rId86" o:title=""/>
            </v:shape>
            <o:OLEObject Type="Embed" ProgID="Equation.DSMT4" ShapeID="_x0000_i1060" DrawAspect="Content" ObjectID="_1417211198" r:id="rId87"/>
          </w:object>
        </w:r>
      </w:del>
    </w:p>
    <w:p w14:paraId="21F18D80" w14:textId="77777777" w:rsidR="006A21F7" w:rsidRPr="0049233F" w:rsidDel="00EE6AC2" w:rsidRDefault="006A21F7">
      <w:pPr>
        <w:ind w:left="1980" w:firstLine="0"/>
        <w:rPr>
          <w:del w:id="3339" w:author="The Si Tran" w:date="2012-12-06T00:44:00Z"/>
          <w:szCs w:val="26"/>
          <w:lang w:val="pt-BR"/>
          <w:rPrChange w:id="3340" w:author="The Si Tran" w:date="2012-12-05T23:02:00Z">
            <w:rPr>
              <w:del w:id="3341" w:author="The Si Tran" w:date="2012-12-06T00:44:00Z"/>
              <w:sz w:val="28"/>
              <w:szCs w:val="28"/>
              <w:lang w:val="pt-BR"/>
            </w:rPr>
          </w:rPrChange>
        </w:rPr>
        <w:pPrChange w:id="3342" w:author="The Si Tran" w:date="2012-12-06T00:45:00Z">
          <w:pPr>
            <w:ind w:firstLine="547"/>
          </w:pPr>
        </w:pPrChange>
      </w:pPr>
      <w:del w:id="3343" w:author="The Si Tran" w:date="2012-12-06T00:45:00Z">
        <w:r w:rsidRPr="0049233F" w:rsidDel="001D36B5">
          <w:rPr>
            <w:szCs w:val="26"/>
            <w:lang w:val="pt-BR"/>
            <w:rPrChange w:id="3344" w:author="The Si Tran" w:date="2012-12-05T23:02:00Z">
              <w:rPr>
                <w:sz w:val="28"/>
                <w:szCs w:val="28"/>
                <w:lang w:val="pt-BR"/>
              </w:rPr>
            </w:rPrChange>
          </w:rPr>
          <w:delText xml:space="preserve">            </w:delText>
        </w:r>
      </w:del>
      <w:del w:id="3345" w:author="The Si Tran" w:date="2012-12-06T00:44:00Z">
        <w:r w:rsidRPr="00B312F5" w:rsidDel="00EE6AC2">
          <w:rPr>
            <w:position w:val="-34"/>
            <w:szCs w:val="26"/>
            <w:lang w:val="fr-FR"/>
          </w:rPr>
          <w:object w:dxaOrig="4400" w:dyaOrig="800" w14:anchorId="3C3DBA9C">
            <v:shape id="_x0000_i1061" type="#_x0000_t75" style="width:316.2pt;height:58.2pt" o:ole="">
              <v:imagedata r:id="rId88" o:title=""/>
            </v:shape>
            <o:OLEObject Type="Embed" ProgID="Equation.DSMT4" ShapeID="_x0000_i1061" DrawAspect="Content" ObjectID="_1417211199" r:id="rId89"/>
          </w:object>
        </w:r>
      </w:del>
    </w:p>
    <w:p w14:paraId="4ACE3B0B" w14:textId="77777777" w:rsidR="006A21F7" w:rsidRPr="0049233F" w:rsidRDefault="006A21F7">
      <w:pPr>
        <w:ind w:left="1980" w:firstLine="0"/>
        <w:jc w:val="left"/>
        <w:rPr>
          <w:szCs w:val="26"/>
          <w:lang w:val="pt-BR"/>
          <w:rPrChange w:id="3346" w:author="The Si Tran" w:date="2012-12-05T23:02:00Z">
            <w:rPr>
              <w:sz w:val="28"/>
              <w:szCs w:val="28"/>
              <w:lang w:val="pt-BR"/>
            </w:rPr>
          </w:rPrChange>
        </w:rPr>
        <w:pPrChange w:id="3347" w:author="The Si Tran" w:date="2012-12-14T04:51:00Z">
          <w:pPr>
            <w:ind w:firstLine="547"/>
          </w:pPr>
        </w:pPrChange>
      </w:pPr>
      <w:del w:id="3348" w:author="The Si Tran" w:date="2012-12-06T00:44:00Z">
        <w:r w:rsidRPr="0049233F" w:rsidDel="00EE6AC2">
          <w:rPr>
            <w:szCs w:val="26"/>
            <w:lang w:val="pt-BR"/>
            <w:rPrChange w:id="3349" w:author="The Si Tran" w:date="2012-12-05T23:02:00Z">
              <w:rPr>
                <w:sz w:val="28"/>
                <w:szCs w:val="28"/>
                <w:lang w:val="pt-BR"/>
              </w:rPr>
            </w:rPrChange>
          </w:rPr>
          <w:tab/>
        </w:r>
      </w:del>
    </w:p>
    <w:p w14:paraId="64BC0324" w14:textId="77777777" w:rsidR="006A21F7" w:rsidRDefault="006A21F7" w:rsidP="006A21F7">
      <w:pPr>
        <w:ind w:firstLine="547"/>
        <w:rPr>
          <w:ins w:id="3350" w:author="The Si Tran" w:date="2012-12-06T00:45:00Z"/>
          <w:szCs w:val="26"/>
          <w:lang w:val="pt-BR"/>
        </w:rPr>
      </w:pPr>
      <w:r w:rsidRPr="0049233F">
        <w:rPr>
          <w:szCs w:val="26"/>
          <w:lang w:val="pt-BR"/>
          <w:rPrChange w:id="3351" w:author="The Si Tran" w:date="2012-12-05T23:02:00Z">
            <w:rPr>
              <w:sz w:val="28"/>
              <w:szCs w:val="28"/>
              <w:lang w:val="pt-BR"/>
            </w:rPr>
          </w:rPrChange>
        </w:rPr>
        <w:t xml:space="preserve">Từ đó ta có hàm tự tương quan của chuỗi </w:t>
      </w:r>
      <w:del w:id="3352" w:author="The Si Tran" w:date="2012-12-06T00:45:00Z">
        <w:r w:rsidRPr="0049233F" w:rsidDel="001D36B5">
          <w:rPr>
            <w:szCs w:val="26"/>
            <w:lang w:val="pt-BR"/>
            <w:rPrChange w:id="3353" w:author="The Si Tran" w:date="2012-12-05T23:02:00Z">
              <w:rPr>
                <w:sz w:val="28"/>
                <w:szCs w:val="28"/>
                <w:lang w:val="pt-BR"/>
              </w:rPr>
            </w:rPrChange>
          </w:rPr>
          <w:delText>{y</w:delText>
        </w:r>
        <w:r w:rsidRPr="0049233F" w:rsidDel="001D36B5">
          <w:rPr>
            <w:szCs w:val="26"/>
            <w:vertAlign w:val="subscript"/>
            <w:lang w:val="pt-BR"/>
            <w:rPrChange w:id="3354" w:author="The Si Tran" w:date="2012-12-05T23:02:00Z">
              <w:rPr>
                <w:sz w:val="28"/>
                <w:szCs w:val="28"/>
                <w:vertAlign w:val="subscript"/>
                <w:lang w:val="pt-BR"/>
              </w:rPr>
            </w:rPrChange>
          </w:rPr>
          <w:delText>t</w:delText>
        </w:r>
        <w:r w:rsidRPr="0049233F" w:rsidDel="001D36B5">
          <w:rPr>
            <w:szCs w:val="26"/>
            <w:lang w:val="pt-BR"/>
            <w:rPrChange w:id="3355" w:author="The Si Tran" w:date="2012-12-05T23:02:00Z">
              <w:rPr>
                <w:sz w:val="28"/>
                <w:szCs w:val="28"/>
                <w:lang w:val="pt-BR"/>
              </w:rPr>
            </w:rPrChange>
          </w:rPr>
          <w:delText>}.</w:delText>
        </w:r>
      </w:del>
      <m:oMath>
        <m:d>
          <m:dPr>
            <m:begChr m:val="{"/>
            <m:endChr m:val="}"/>
            <m:ctrlPr>
              <w:ins w:id="3356" w:author="The Si Tran" w:date="2012-12-06T00:45:00Z">
                <w:rPr>
                  <w:rFonts w:ascii="Cambria Math" w:hAnsi="Cambria Math"/>
                  <w:i/>
                  <w:szCs w:val="26"/>
                  <w:lang w:val="pt-BR"/>
                </w:rPr>
              </w:ins>
            </m:ctrlPr>
          </m:dPr>
          <m:e>
            <m:sSub>
              <m:sSubPr>
                <m:ctrlPr>
                  <w:ins w:id="3357" w:author="The Si Tran" w:date="2012-12-06T00:45:00Z">
                    <w:rPr>
                      <w:rFonts w:ascii="Cambria Math" w:hAnsi="Cambria Math"/>
                      <w:i/>
                      <w:szCs w:val="26"/>
                      <w:lang w:val="pt-BR"/>
                    </w:rPr>
                  </w:ins>
                </m:ctrlPr>
              </m:sSubPr>
              <m:e>
                <w:ins w:id="3358" w:author="The Si Tran" w:date="2012-12-06T00:45:00Z">
                  <m:r>
                    <w:rPr>
                      <w:rFonts w:ascii="Cambria Math" w:hAnsi="Cambria Math"/>
                      <w:szCs w:val="26"/>
                      <w:lang w:val="pt-BR"/>
                    </w:rPr>
                    <m:t>y</m:t>
                  </m:r>
                </w:ins>
              </m:e>
              <m:sub>
                <w:ins w:id="335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60" w:author="The Si Tran" w:date="2012-12-06T00:48:00Z"/>
          <w:sz w:val="28"/>
          <w:szCs w:val="28"/>
          <w:lang w:val="pt-BR"/>
        </w:rPr>
      </w:pPr>
      <w:ins w:id="3361" w:author="The Si Tran" w:date="2012-12-06T04:00:00Z">
        <w:r>
          <w:rPr>
            <w:szCs w:val="26"/>
            <w:lang w:val="pt-BR"/>
          </w:rPr>
          <w:tab/>
        </w:r>
        <w:r>
          <w:rPr>
            <w:szCs w:val="26"/>
            <w:lang w:val="pt-BR"/>
          </w:rPr>
          <w:tab/>
        </w:r>
      </w:ins>
      <w:ins w:id="3362" w:author="The Si Tran" w:date="2012-12-06T00:48:00Z">
        <m:oMath>
          <m:r>
            <w:rPr>
              <w:rFonts w:ascii="Cambria Math" w:hAnsi="Cambria Math"/>
              <w:sz w:val="28"/>
              <w:szCs w:val="28"/>
              <w:lang w:val="pt-BR"/>
              <w:rPrChange w:id="336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64" w:author="The Si Tran" w:date="2012-12-14T04:46:00Z">
                    <w:rPr>
                      <w:rFonts w:ascii="Cambria Math" w:hAnsi="Cambria Math"/>
                      <w:szCs w:val="26"/>
                      <w:lang w:val="pt-BR"/>
                    </w:rPr>
                  </w:rPrChange>
                </w:rPr>
                <m:t>k</m:t>
              </m:r>
            </m:e>
          </m:d>
          <m:r>
            <w:rPr>
              <w:rFonts w:ascii="Cambria Math" w:hAnsi="Cambria Math"/>
              <w:sz w:val="28"/>
              <w:szCs w:val="28"/>
              <w:lang w:val="pt-BR"/>
              <w:rPrChange w:id="336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66" w:author="The Si Tran" w:date="2012-12-14T04:46:00Z">
                    <w:rPr>
                      <w:rFonts w:ascii="Cambria Math" w:hAnsi="Cambria Math"/>
                      <w:szCs w:val="26"/>
                      <w:lang w:val="pt-BR"/>
                    </w:rPr>
                  </w:rPrChange>
                </w:rPr>
                <m:t>γ(k)</m:t>
              </m:r>
            </m:num>
            <m:den>
              <m:r>
                <w:rPr>
                  <w:rFonts w:ascii="Cambria Math" w:hAnsi="Cambria Math"/>
                  <w:sz w:val="28"/>
                  <w:szCs w:val="28"/>
                  <w:lang w:val="pt-BR"/>
                  <w:rPrChange w:id="3367" w:author="The Si Tran" w:date="2012-12-14T04:46:00Z">
                    <w:rPr>
                      <w:rFonts w:ascii="Cambria Math" w:hAnsi="Cambria Math"/>
                      <w:szCs w:val="26"/>
                      <w:lang w:val="pt-BR"/>
                    </w:rPr>
                  </w:rPrChange>
                </w:rPr>
                <m:t>γ(0)</m:t>
              </m:r>
            </m:den>
          </m:f>
          <m:r>
            <w:rPr>
              <w:rFonts w:ascii="Cambria Math" w:hAnsi="Cambria Math"/>
              <w:sz w:val="28"/>
              <w:szCs w:val="28"/>
              <w:lang w:val="pt-BR"/>
              <w:rPrChange w:id="336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6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70" w:author="The Si Tran" w:date="2012-12-14T04:46:00Z">
                                <w:rPr>
                                  <w:rFonts w:ascii="Cambria Math" w:hAnsi="Cambria Math"/>
                                  <w:szCs w:val="26"/>
                                  <w:lang w:val="fr-FR"/>
                                </w:rPr>
                              </w:rPrChange>
                            </w:rPr>
                            <m:t>θ</m:t>
                          </m:r>
                        </m:e>
                        <m:sub>
                          <m:r>
                            <w:rPr>
                              <w:rFonts w:ascii="Cambria Math" w:hAnsi="Cambria Math"/>
                              <w:sz w:val="28"/>
                              <w:szCs w:val="28"/>
                              <w:lang w:val="fr-FR"/>
                              <w:rPrChange w:id="3371" w:author="The Si Tran" w:date="2012-12-14T04:46:00Z">
                                <w:rPr>
                                  <w:rFonts w:ascii="Cambria Math" w:hAnsi="Cambria Math"/>
                                  <w:szCs w:val="26"/>
                                  <w:lang w:val="fr-FR"/>
                                </w:rPr>
                              </w:rPrChange>
                            </w:rPr>
                            <m:t>k</m:t>
                          </m:r>
                        </m:sub>
                      </m:sSub>
                      <m:r>
                        <w:rPr>
                          <w:rFonts w:ascii="Cambria Math" w:hAnsi="Cambria Math"/>
                          <w:sz w:val="28"/>
                          <w:szCs w:val="28"/>
                          <w:lang w:val="fr-FR"/>
                          <w:rPrChange w:id="337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73" w:author="The Si Tran" w:date="2012-12-14T04:46:00Z">
                                <w:rPr>
                                  <w:rFonts w:ascii="Cambria Math" w:hAnsi="Cambria Math"/>
                                  <w:szCs w:val="26"/>
                                  <w:lang w:val="fr-FR"/>
                                </w:rPr>
                              </w:rPrChange>
                            </w:rPr>
                            <m:t>θ</m:t>
                          </m:r>
                        </m:e>
                        <m:sub>
                          <m:r>
                            <w:rPr>
                              <w:rFonts w:ascii="Cambria Math" w:hAnsi="Cambria Math"/>
                              <w:sz w:val="28"/>
                              <w:szCs w:val="28"/>
                              <w:lang w:val="fr-FR"/>
                              <w:rPrChange w:id="337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75" w:author="The Si Tran" w:date="2012-12-14T04:46:00Z">
                                <w:rPr>
                                  <w:rFonts w:ascii="Cambria Math" w:hAnsi="Cambria Math"/>
                                  <w:szCs w:val="26"/>
                                  <w:lang w:val="fr-FR"/>
                                </w:rPr>
                              </w:rPrChange>
                            </w:rPr>
                            <m:t>θ</m:t>
                          </m:r>
                        </m:e>
                        <m:sub>
                          <m:r>
                            <w:rPr>
                              <w:rFonts w:ascii="Cambria Math" w:hAnsi="Cambria Math"/>
                              <w:sz w:val="28"/>
                              <w:szCs w:val="28"/>
                              <w:lang w:val="fr-FR"/>
                              <w:rPrChange w:id="3376" w:author="The Si Tran" w:date="2012-12-14T04:46:00Z">
                                <w:rPr>
                                  <w:rFonts w:ascii="Cambria Math" w:hAnsi="Cambria Math"/>
                                  <w:szCs w:val="26"/>
                                  <w:lang w:val="fr-FR"/>
                                </w:rPr>
                              </w:rPrChange>
                            </w:rPr>
                            <m:t>k+1</m:t>
                          </m:r>
                        </m:sub>
                      </m:sSub>
                      <m:r>
                        <w:rPr>
                          <w:rFonts w:ascii="Cambria Math" w:hAnsi="Cambria Math"/>
                          <w:sz w:val="28"/>
                          <w:szCs w:val="28"/>
                          <w:lang w:val="fr-FR"/>
                          <w:rPrChange w:id="3377" w:author="The Si Tran" w:date="2012-12-14T04:46:00Z">
                            <w:rPr>
                              <w:rFonts w:ascii="Cambria Math" w:hAnsi="Cambria Math"/>
                              <w:szCs w:val="26"/>
                              <w:lang w:val="fr-FR"/>
                            </w:rPr>
                          </w:rPrChange>
                        </w:rPr>
                        <m:t>+</m:t>
                      </m:r>
                      <m:r>
                        <w:rPr>
                          <w:rFonts w:ascii="Cambria Math" w:hAnsi="Cambria Math" w:hint="eastAsia"/>
                          <w:sz w:val="28"/>
                          <w:szCs w:val="28"/>
                          <w:lang w:val="fr-FR"/>
                          <w:rPrChange w:id="3378" w:author="The Si Tran" w:date="2012-12-14T04:46:00Z">
                            <w:rPr>
                              <w:rFonts w:ascii="Cambria Math" w:hAnsi="Cambria Math" w:hint="eastAsia"/>
                              <w:szCs w:val="26"/>
                              <w:lang w:val="fr-FR"/>
                            </w:rPr>
                          </w:rPrChange>
                        </w:rPr>
                        <m:t>…</m:t>
                      </m:r>
                      <m:r>
                        <w:rPr>
                          <w:rFonts w:ascii="Cambria Math" w:hAnsi="Cambria Math"/>
                          <w:sz w:val="28"/>
                          <w:szCs w:val="28"/>
                          <w:lang w:val="fr-FR"/>
                          <w:rPrChange w:id="337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80" w:author="The Si Tran" w:date="2012-12-14T04:46:00Z">
                                <w:rPr>
                                  <w:rFonts w:ascii="Cambria Math" w:hAnsi="Cambria Math"/>
                                  <w:szCs w:val="26"/>
                                  <w:lang w:val="fr-FR"/>
                                </w:rPr>
                              </w:rPrChange>
                            </w:rPr>
                            <m:t>θ</m:t>
                          </m:r>
                        </m:e>
                        <m:sub>
                          <m:r>
                            <w:rPr>
                              <w:rFonts w:ascii="Cambria Math" w:hAnsi="Cambria Math"/>
                              <w:sz w:val="28"/>
                              <w:szCs w:val="28"/>
                              <w:lang w:val="fr-FR"/>
                              <w:rPrChange w:id="338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382" w:author="The Si Tran" w:date="2012-12-14T04:46:00Z">
                                <w:rPr>
                                  <w:rFonts w:ascii="Cambria Math" w:hAnsi="Cambria Math"/>
                                  <w:szCs w:val="26"/>
                                  <w:lang w:val="fr-FR"/>
                                </w:rPr>
                              </w:rPrChange>
                            </w:rPr>
                            <m:t>θ</m:t>
                          </m:r>
                        </m:e>
                        <m:sub>
                          <m:r>
                            <w:rPr>
                              <w:rFonts w:ascii="Cambria Math" w:hAnsi="Cambria Math"/>
                              <w:sz w:val="28"/>
                              <w:szCs w:val="28"/>
                              <w:lang w:val="fr-FR"/>
                              <w:rPrChange w:id="338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38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385" w:author="The Si Tran" w:date="2012-12-14T04:46:00Z">
                                <w:rPr>
                                  <w:rFonts w:ascii="Cambria Math" w:hAnsi="Cambria Math"/>
                                  <w:szCs w:val="26"/>
                                  <w:lang w:val="fr-FR"/>
                                </w:rPr>
                              </w:rPrChange>
                            </w:rPr>
                            <m:t>θ</m:t>
                          </m:r>
                        </m:e>
                        <m:sub>
                          <m:r>
                            <w:rPr>
                              <w:rFonts w:ascii="Cambria Math" w:hAnsi="Cambria Math"/>
                              <w:sz w:val="28"/>
                              <w:szCs w:val="28"/>
                              <w:lang w:val="fr-FR"/>
                              <w:rPrChange w:id="3386" w:author="The Si Tran" w:date="2012-12-14T04:46:00Z">
                                <w:rPr>
                                  <w:rFonts w:ascii="Cambria Math" w:hAnsi="Cambria Math"/>
                                  <w:szCs w:val="26"/>
                                  <w:lang w:val="fr-FR"/>
                                </w:rPr>
                              </w:rPrChange>
                            </w:rPr>
                            <m:t>1</m:t>
                          </m:r>
                        </m:sub>
                        <m:sup>
                          <m:r>
                            <w:rPr>
                              <w:rFonts w:ascii="Cambria Math" w:hAnsi="Cambria Math"/>
                              <w:sz w:val="28"/>
                              <w:szCs w:val="28"/>
                              <w:lang w:val="fr-FR"/>
                              <w:rPrChange w:id="3387" w:author="The Si Tran" w:date="2012-12-14T04:46:00Z">
                                <w:rPr>
                                  <w:rFonts w:ascii="Cambria Math" w:hAnsi="Cambria Math"/>
                                  <w:szCs w:val="26"/>
                                  <w:lang w:val="fr-FR"/>
                                </w:rPr>
                              </w:rPrChange>
                            </w:rPr>
                            <m:t>2</m:t>
                          </m:r>
                        </m:sup>
                      </m:sSubSup>
                      <m:r>
                        <w:rPr>
                          <w:rFonts w:ascii="Cambria Math" w:hAnsi="Cambria Math"/>
                          <w:sz w:val="28"/>
                          <w:szCs w:val="28"/>
                          <w:lang w:val="fr-FR"/>
                          <w:rPrChange w:id="3388" w:author="The Si Tran" w:date="2012-12-14T04:46:00Z">
                            <w:rPr>
                              <w:rFonts w:ascii="Cambria Math" w:hAnsi="Cambria Math"/>
                              <w:szCs w:val="26"/>
                              <w:lang w:val="fr-FR"/>
                            </w:rPr>
                          </w:rPrChange>
                        </w:rPr>
                        <m:t>+</m:t>
                      </m:r>
                      <m:r>
                        <w:rPr>
                          <w:rFonts w:ascii="Cambria Math" w:hAnsi="Cambria Math" w:hint="eastAsia"/>
                          <w:sz w:val="28"/>
                          <w:szCs w:val="28"/>
                          <w:lang w:val="fr-FR"/>
                          <w:rPrChange w:id="3389" w:author="The Si Tran" w:date="2012-12-14T04:46:00Z">
                            <w:rPr>
                              <w:rFonts w:ascii="Cambria Math" w:hAnsi="Cambria Math" w:hint="eastAsia"/>
                              <w:szCs w:val="26"/>
                              <w:lang w:val="fr-FR"/>
                            </w:rPr>
                          </w:rPrChange>
                        </w:rPr>
                        <m:t>…</m:t>
                      </m:r>
                      <m:r>
                        <w:rPr>
                          <w:rFonts w:ascii="Cambria Math" w:hAnsi="Cambria Math"/>
                          <w:sz w:val="28"/>
                          <w:szCs w:val="28"/>
                          <w:lang w:val="fr-FR"/>
                          <w:rPrChange w:id="339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391" w:author="The Si Tran" w:date="2012-12-14T04:46:00Z">
                                <w:rPr>
                                  <w:rFonts w:ascii="Cambria Math" w:hAnsi="Cambria Math"/>
                                  <w:szCs w:val="26"/>
                                  <w:lang w:val="fr-FR"/>
                                </w:rPr>
                              </w:rPrChange>
                            </w:rPr>
                            <m:t>θ</m:t>
                          </m:r>
                        </m:e>
                        <m:sub>
                          <m:r>
                            <w:rPr>
                              <w:rFonts w:ascii="Cambria Math" w:hAnsi="Cambria Math"/>
                              <w:sz w:val="28"/>
                              <w:szCs w:val="28"/>
                              <w:lang w:val="fr-FR"/>
                              <w:rPrChange w:id="3392" w:author="The Si Tran" w:date="2012-12-14T04:46:00Z">
                                <w:rPr>
                                  <w:rFonts w:ascii="Cambria Math" w:hAnsi="Cambria Math"/>
                                  <w:szCs w:val="26"/>
                                  <w:lang w:val="fr-FR"/>
                                </w:rPr>
                              </w:rPrChange>
                            </w:rPr>
                            <m:t>q</m:t>
                          </m:r>
                        </m:sub>
                        <m:sup>
                          <m:r>
                            <w:rPr>
                              <w:rFonts w:ascii="Cambria Math" w:hAnsi="Cambria Math"/>
                              <w:sz w:val="28"/>
                              <w:szCs w:val="28"/>
                              <w:lang w:val="fr-FR"/>
                              <w:rPrChange w:id="339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394" w:author="The Si Tran" w:date="2012-12-14T04:46:00Z">
                        <w:rPr>
                          <w:rFonts w:ascii="Cambria Math" w:hAnsi="Cambria Math"/>
                          <w:szCs w:val="26"/>
                          <w:lang w:val="pt-BR"/>
                        </w:rPr>
                      </w:rPrChange>
                    </w:rPr>
                    <m:t>,  k=1,2,</m:t>
                  </m:r>
                  <m:r>
                    <w:rPr>
                      <w:rFonts w:ascii="Cambria Math" w:hAnsi="Cambria Math" w:hint="eastAsia"/>
                      <w:sz w:val="28"/>
                      <w:szCs w:val="28"/>
                      <w:lang w:val="pt-BR"/>
                      <w:rPrChange w:id="3395" w:author="The Si Tran" w:date="2012-12-14T04:46:00Z">
                        <w:rPr>
                          <w:rFonts w:ascii="Cambria Math" w:hAnsi="Cambria Math" w:hint="eastAsia"/>
                          <w:szCs w:val="26"/>
                          <w:lang w:val="pt-BR"/>
                        </w:rPr>
                      </w:rPrChange>
                    </w:rPr>
                    <m:t>…</m:t>
                  </m:r>
                  <m:r>
                    <w:rPr>
                      <w:rFonts w:ascii="Cambria Math" w:hAnsi="Cambria Math"/>
                      <w:sz w:val="28"/>
                      <w:szCs w:val="28"/>
                      <w:lang w:val="pt-BR"/>
                      <w:rPrChange w:id="3396" w:author="The Si Tran" w:date="2012-12-14T04:46:00Z">
                        <w:rPr>
                          <w:rFonts w:ascii="Cambria Math" w:hAnsi="Cambria Math"/>
                          <w:szCs w:val="26"/>
                          <w:lang w:val="pt-BR"/>
                        </w:rPr>
                      </w:rPrChange>
                    </w:rPr>
                    <m:t>,q</m:t>
                  </m:r>
                </m:e>
                <m:e>
                  <m:r>
                    <w:rPr>
                      <w:rFonts w:ascii="Cambria Math" w:hAnsi="Cambria Math"/>
                      <w:sz w:val="28"/>
                      <w:szCs w:val="28"/>
                      <w:lang w:val="pt-BR"/>
                      <w:rPrChange w:id="339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398" w:author="The Si Tran" w:date="2012-12-06T00:48:00Z">
        <w:r w:rsidRPr="00EB4744" w:rsidDel="007701F2">
          <w:rPr>
            <w:position w:val="-52"/>
            <w:sz w:val="28"/>
            <w:szCs w:val="28"/>
            <w:lang w:val="pt-BR"/>
            <w:rPrChange w:id="3399" w:author="The Si Tran" w:date="2012-12-14T04:46:00Z">
              <w:rPr>
                <w:position w:val="-52"/>
                <w:sz w:val="28"/>
                <w:szCs w:val="28"/>
                <w:lang w:val="pt-BR"/>
              </w:rPr>
            </w:rPrChange>
          </w:rPr>
          <w:object w:dxaOrig="5440" w:dyaOrig="1160" w14:anchorId="272CC47F">
            <v:shape id="_x0000_i1062" type="#_x0000_t75" style="width:5in;height:1in" o:ole="">
              <v:imagedata r:id="rId90" o:title=""/>
            </v:shape>
            <o:OLEObject Type="Embed" ProgID="Equation.DSMT4" ShapeID="_x0000_i1062" DrawAspect="Content" ObjectID="_1417211200" r:id="rId91"/>
          </w:object>
        </w:r>
      </w:del>
    </w:p>
    <w:p w14:paraId="009AFCBC" w14:textId="77777777" w:rsidR="006A21F7" w:rsidRPr="0049233F" w:rsidDel="004505B3" w:rsidRDefault="006A21F7">
      <w:pPr>
        <w:rPr>
          <w:del w:id="3400" w:author="The Si Tran" w:date="2012-12-14T04:52:00Z"/>
          <w:lang w:val="pt-BR"/>
          <w:rPrChange w:id="3401" w:author="The Si Tran" w:date="2012-12-05T23:02:00Z">
            <w:rPr>
              <w:del w:id="3402" w:author="The Si Tran" w:date="2012-12-14T04:52:00Z"/>
              <w:sz w:val="28"/>
              <w:szCs w:val="28"/>
              <w:lang w:val="pt-BR"/>
            </w:rPr>
          </w:rPrChange>
        </w:rPr>
        <w:pPrChange w:id="3403" w:author="The Si Tran" w:date="2012-12-15T07:57:00Z">
          <w:pPr>
            <w:ind w:firstLine="547"/>
          </w:pPr>
        </w:pPrChange>
      </w:pPr>
      <w:r w:rsidRPr="0049233F">
        <w:rPr>
          <w:lang w:val="pt-BR"/>
          <w:rPrChange w:id="3404"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405" w:author="The Si Tran" w:date="2012-12-06T20:10:00Z">
        <w:r w:rsidRPr="0049233F" w:rsidDel="00263465">
          <w:rPr>
            <w:lang w:val="pt-BR"/>
            <w:rPrChange w:id="3406" w:author="The Si Tran" w:date="2012-12-05T23:02:00Z">
              <w:rPr>
                <w:sz w:val="28"/>
                <w:szCs w:val="28"/>
                <w:lang w:val="pt-BR"/>
              </w:rPr>
            </w:rPrChange>
          </w:rPr>
          <w:delText xml:space="preserve">q </w:delText>
        </w:r>
      </w:del>
      <w:ins w:id="3407" w:author="The Si Tran" w:date="2012-12-06T20:10:00Z">
        <m:oMath>
          <m:r>
            <w:rPr>
              <w:rFonts w:ascii="Cambria Math" w:hAnsi="Cambria Math"/>
              <w:lang w:val="pt-BR"/>
            </w:rPr>
            <m:t>q</m:t>
          </m:r>
        </m:oMath>
      </w:ins>
      <w:ins w:id="3408" w:author="The Si Tran" w:date="2012-12-06T20:11:00Z">
        <w:r w:rsidR="00263465">
          <w:rPr>
            <w:lang w:val="pt-BR"/>
          </w:rPr>
          <w:t xml:space="preserve"> </w:t>
        </w:r>
      </w:ins>
      <w:r w:rsidRPr="0049233F">
        <w:rPr>
          <w:lang w:val="pt-BR"/>
          <w:rPrChange w:id="3409" w:author="The Si Tran" w:date="2012-12-05T23:02:00Z">
            <w:rPr>
              <w:sz w:val="28"/>
              <w:szCs w:val="28"/>
              <w:lang w:val="pt-BR"/>
            </w:rPr>
          </w:rPrChange>
        </w:rPr>
        <w:t xml:space="preserve">thì hệ số tự tương quan của nó sẽ bằng không với những độ trễ lớn hơn </w:t>
      </w:r>
      <w:ins w:id="3410" w:author="The Si Tran" w:date="2012-12-06T20:11:00Z">
        <m:oMath>
          <m:r>
            <w:rPr>
              <w:rFonts w:ascii="Cambria Math" w:hAnsi="Cambria Math"/>
              <w:lang w:val="pt-BR"/>
            </w:rPr>
            <m:t>q</m:t>
          </m:r>
        </m:oMath>
        <w:r w:rsidR="00542651" w:rsidRPr="0049233F">
          <w:rPr>
            <w:lang w:val="pt-BR"/>
          </w:rPr>
          <w:t xml:space="preserve"> </w:t>
        </w:r>
      </w:ins>
      <w:del w:id="3411" w:author="The Si Tran" w:date="2012-12-06T20:11:00Z">
        <w:r w:rsidRPr="0049233F" w:rsidDel="00542651">
          <w:rPr>
            <w:lang w:val="pt-BR"/>
            <w:rPrChange w:id="3412" w:author="The Si Tran" w:date="2012-12-05T23:02:00Z">
              <w:rPr>
                <w:sz w:val="28"/>
                <w:szCs w:val="28"/>
                <w:lang w:val="pt-BR"/>
              </w:rPr>
            </w:rPrChange>
          </w:rPr>
          <w:delText>q</w:delText>
        </w:r>
      </w:del>
      <w:r w:rsidRPr="0049233F">
        <w:rPr>
          <w:lang w:val="pt-BR"/>
          <w:rPrChange w:id="3413" w:author="The Si Tran" w:date="2012-12-05T23:02:00Z">
            <w:rPr>
              <w:sz w:val="28"/>
              <w:szCs w:val="28"/>
              <w:lang w:val="pt-BR"/>
            </w:rPr>
          </w:rPrChange>
        </w:rPr>
        <w:t xml:space="preserve">. Trong thực tế do sai biệt khi lấy mẫu, hệ số tương quan mẫu có thể khác không ở những độ trễ lớn hơn </w:t>
      </w:r>
      <w:ins w:id="3414" w:author="The Si Tran" w:date="2012-12-06T20:11:00Z">
        <m:oMath>
          <m:r>
            <w:rPr>
              <w:rFonts w:ascii="Cambria Math" w:hAnsi="Cambria Math"/>
              <w:lang w:val="pt-BR"/>
            </w:rPr>
            <m:t>q</m:t>
          </m:r>
        </m:oMath>
      </w:ins>
      <w:del w:id="3415" w:author="The Si Tran" w:date="2012-12-06T20:11:00Z">
        <w:r w:rsidRPr="0049233F" w:rsidDel="00542651">
          <w:rPr>
            <w:lang w:val="pt-BR"/>
            <w:rPrChange w:id="3416" w:author="The Si Tran" w:date="2012-12-05T23:02:00Z">
              <w:rPr>
                <w:sz w:val="28"/>
                <w:szCs w:val="28"/>
                <w:lang w:val="pt-BR"/>
              </w:rPr>
            </w:rPrChange>
          </w:rPr>
          <w:delText>q</w:delText>
        </w:r>
      </w:del>
      <w:r w:rsidRPr="0049233F">
        <w:rPr>
          <w:lang w:val="pt-BR"/>
          <w:rPrChange w:id="3417" w:author="The Si Tran" w:date="2012-12-05T23:02:00Z">
            <w:rPr>
              <w:sz w:val="28"/>
              <w:szCs w:val="28"/>
              <w:lang w:val="pt-BR"/>
            </w:rPr>
          </w:rPrChange>
        </w:rPr>
        <w:t>. Tuy vậy, nếu hệ số tương quan mẫu nằm trong khoảng</w:t>
      </w:r>
      <w:ins w:id="3418"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419" w:author="The Si Tran" w:date="2012-12-06T00:48:00Z">
        <w:r w:rsidRPr="0049233F" w:rsidDel="007701F2">
          <w:rPr>
            <w:lang w:val="pt-BR"/>
            <w:rPrChange w:id="3420"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8.2pt;height:21.3pt" o:ole="">
              <v:imagedata r:id="rId92" o:title=""/>
            </v:shape>
            <o:OLEObject Type="Embed" ProgID="Equation.DSMT4" ShapeID="_x0000_i1063" DrawAspect="Content" ObjectID="_1417211201" r:id="rId93"/>
          </w:object>
        </w:r>
      </w:del>
      <w:r w:rsidRPr="0049233F">
        <w:rPr>
          <w:lang w:val="pt-BR"/>
          <w:rPrChange w:id="3421" w:author="The Si Tran" w:date="2012-12-05T23:02:00Z">
            <w:rPr>
              <w:sz w:val="28"/>
              <w:szCs w:val="28"/>
              <w:lang w:val="pt-BR"/>
            </w:rPr>
          </w:rPrChange>
        </w:rPr>
        <w:t xml:space="preserve">, </w:t>
      </w:r>
      <w:ins w:id="3422" w:author="The Si Tran" w:date="2012-12-06T20:11:00Z">
        <m:oMath>
          <m:r>
            <w:rPr>
              <w:rFonts w:ascii="Cambria Math" w:hAnsi="Cambria Math"/>
              <w:lang w:val="pt-BR"/>
            </w:rPr>
            <m:t>N</m:t>
          </m:r>
        </m:oMath>
        <w:r w:rsidR="00542651" w:rsidRPr="0049233F" w:rsidDel="00542651">
          <w:rPr>
            <w:lang w:val="pt-BR"/>
          </w:rPr>
          <w:t xml:space="preserve"> </w:t>
        </w:r>
      </w:ins>
      <w:del w:id="3423" w:author="The Si Tran" w:date="2012-12-06T20:11:00Z">
        <w:r w:rsidRPr="0049233F" w:rsidDel="00542651">
          <w:rPr>
            <w:lang w:val="pt-BR"/>
            <w:rPrChange w:id="3424" w:author="The Si Tran" w:date="2012-12-05T23:02:00Z">
              <w:rPr>
                <w:sz w:val="28"/>
                <w:szCs w:val="28"/>
                <w:lang w:val="pt-BR"/>
              </w:rPr>
            </w:rPrChange>
          </w:rPr>
          <w:delText>N</w:delText>
        </w:r>
      </w:del>
      <w:r w:rsidRPr="0049233F">
        <w:rPr>
          <w:lang w:val="pt-BR"/>
          <w:rPrChange w:id="3425"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426" w:author="The Si Tran" w:date="2012-12-06T00:50:00Z"/>
          <w:lang w:val="pt-BR"/>
          <w:rPrChange w:id="3427" w:author="The Si Tran" w:date="2012-12-06T00:49:00Z">
            <w:rPr>
              <w:del w:id="3428" w:author="The Si Tran" w:date="2012-12-06T00:50:00Z"/>
              <w:sz w:val="28"/>
              <w:szCs w:val="28"/>
              <w:lang w:val="pt-BR"/>
            </w:rPr>
          </w:rPrChange>
        </w:rPr>
        <w:pPrChange w:id="3429" w:author="The Si Tran" w:date="2012-12-15T07:57:00Z">
          <w:pPr>
            <w:ind w:firstLine="547"/>
          </w:pPr>
        </w:pPrChange>
      </w:pPr>
      <w:del w:id="3430" w:author="The Si Tran" w:date="2012-12-12T13:58:00Z">
        <w:r w:rsidRPr="0049233F" w:rsidDel="000064E1">
          <w:rPr>
            <w:lang w:val="pt-BR"/>
            <w:rPrChange w:id="3431"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432" w:author="The Si Tran" w:date="2012-12-12T13:58:00Z"/>
          <w:lang w:val="pt-BR"/>
          <w:rPrChange w:id="3433" w:author="The Si Tran" w:date="2012-12-05T23:02:00Z">
            <w:rPr>
              <w:del w:id="3434" w:author="The Si Tran" w:date="2012-12-12T13:58:00Z"/>
              <w:sz w:val="28"/>
              <w:szCs w:val="28"/>
              <w:lang w:val="pt-BR"/>
            </w:rPr>
          </w:rPrChange>
        </w:rPr>
        <w:pPrChange w:id="3435" w:author="The Si Tran" w:date="2012-12-15T07:57:00Z">
          <w:pPr>
            <w:ind w:firstLine="547"/>
          </w:pPr>
        </w:pPrChange>
      </w:pPr>
      <w:del w:id="3436" w:author="The Si Tran" w:date="2012-12-06T00:50:00Z">
        <w:r w:rsidRPr="00B312F5" w:rsidDel="00247293">
          <w:rPr>
            <w:position w:val="-12"/>
            <w:lang w:val="pt-BR"/>
          </w:rPr>
          <w:object w:dxaOrig="2940" w:dyaOrig="360" w14:anchorId="384C946E">
            <v:shape id="_x0000_i1064" type="#_x0000_t75" style="width:202.2pt;height:21.3pt" o:ole="">
              <v:imagedata r:id="rId94" o:title=""/>
            </v:shape>
            <o:OLEObject Type="Embed" ProgID="Equation.DSMT4" ShapeID="_x0000_i1064" DrawAspect="Content" ObjectID="_1417211202" r:id="rId95"/>
          </w:object>
        </w:r>
      </w:del>
    </w:p>
    <w:p w14:paraId="1C60B078" w14:textId="77777777" w:rsidR="006A21F7" w:rsidRPr="0049233F" w:rsidDel="000064E1" w:rsidRDefault="006A21F7">
      <w:pPr>
        <w:rPr>
          <w:del w:id="3437" w:author="The Si Tran" w:date="2012-12-12T13:58:00Z"/>
          <w:rPrChange w:id="3438" w:author="The Si Tran" w:date="2012-12-05T23:02:00Z">
            <w:rPr>
              <w:del w:id="3439" w:author="The Si Tran" w:date="2012-12-12T13:58:00Z"/>
              <w:sz w:val="28"/>
              <w:szCs w:val="28"/>
            </w:rPr>
          </w:rPrChange>
        </w:rPr>
        <w:pPrChange w:id="3440" w:author="The Si Tran" w:date="2012-12-15T07:57:00Z">
          <w:pPr>
            <w:ind w:firstLine="547"/>
          </w:pPr>
        </w:pPrChange>
      </w:pPr>
      <w:del w:id="3441" w:author="The Si Tran" w:date="2012-12-12T13:58:00Z">
        <w:r w:rsidRPr="0049233F" w:rsidDel="000064E1">
          <w:rPr>
            <w:rPrChange w:id="3442" w:author="The Si Tran" w:date="2012-12-05T23:02:00Z">
              <w:rPr>
                <w:sz w:val="28"/>
                <w:szCs w:val="28"/>
              </w:rPr>
            </w:rPrChange>
          </w:rPr>
          <w:delText xml:space="preserve">Ở đây, </w:delText>
        </w:r>
      </w:del>
      <w:del w:id="3443" w:author="The Si Tran" w:date="2012-12-06T00:51:00Z">
        <w:r w:rsidRPr="00B312F5" w:rsidDel="00354FE7">
          <w:rPr>
            <w:position w:val="-10"/>
            <w:lang w:val="pt-BR"/>
          </w:rPr>
          <w:object w:dxaOrig="720" w:dyaOrig="320" w14:anchorId="6CE70C9C">
            <v:shape id="_x0000_i1065" type="#_x0000_t75" style="width:36.3pt;height:13.8pt" o:ole="">
              <v:imagedata r:id="rId96" o:title=""/>
            </v:shape>
            <o:OLEObject Type="Embed" ProgID="Equation.DSMT4" ShapeID="_x0000_i1065" DrawAspect="Content" ObjectID="_1417211203" r:id="rId97"/>
          </w:object>
        </w:r>
        <w:r w:rsidRPr="0049233F" w:rsidDel="00354FE7">
          <w:rPr>
            <w:rPrChange w:id="3444"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3pt;height:13.8pt" o:ole="">
              <v:imagedata r:id="rId98" o:title=""/>
            </v:shape>
            <o:OLEObject Type="Embed" ProgID="Equation.DSMT4" ShapeID="_x0000_i1066" DrawAspect="Content" ObjectID="_1417211204" r:id="rId99"/>
          </w:object>
        </w:r>
      </w:del>
    </w:p>
    <w:p w14:paraId="445EA969" w14:textId="77777777" w:rsidR="006A21F7" w:rsidRPr="0049233F" w:rsidDel="000064E1" w:rsidRDefault="006A21F7">
      <w:pPr>
        <w:rPr>
          <w:del w:id="3445" w:author="The Si Tran" w:date="2012-12-12T13:58:00Z"/>
          <w:rPrChange w:id="3446" w:author="The Si Tran" w:date="2012-12-05T23:02:00Z">
            <w:rPr>
              <w:del w:id="3447" w:author="The Si Tran" w:date="2012-12-12T13:58:00Z"/>
              <w:sz w:val="28"/>
              <w:szCs w:val="28"/>
            </w:rPr>
          </w:rPrChange>
        </w:rPr>
        <w:pPrChange w:id="3448" w:author="The Si Tran" w:date="2012-12-15T07:57:00Z">
          <w:pPr>
            <w:ind w:firstLine="547"/>
          </w:pPr>
        </w:pPrChange>
      </w:pPr>
    </w:p>
    <w:p w14:paraId="7E95F55C" w14:textId="77777777" w:rsidR="006A21F7" w:rsidRPr="0049233F" w:rsidDel="000064E1" w:rsidRDefault="006A21F7">
      <w:pPr>
        <w:rPr>
          <w:del w:id="3449" w:author="The Si Tran" w:date="2012-12-12T13:58:00Z"/>
          <w:i/>
          <w:rPrChange w:id="3450" w:author="The Si Tran" w:date="2012-12-05T23:02:00Z">
            <w:rPr>
              <w:del w:id="3451" w:author="The Si Tran" w:date="2012-12-12T13:58:00Z"/>
              <w:i/>
              <w:sz w:val="28"/>
              <w:szCs w:val="28"/>
            </w:rPr>
          </w:rPrChange>
        </w:rPr>
        <w:pPrChange w:id="3452" w:author="The Si Tran" w:date="2012-12-15T07:57:00Z">
          <w:pPr>
            <w:ind w:firstLine="547"/>
          </w:pPr>
        </w:pPrChange>
      </w:pPr>
      <w:del w:id="3453" w:author="The Si Tran" w:date="2012-12-12T13:58:00Z">
        <w:r w:rsidRPr="0049233F" w:rsidDel="000064E1">
          <w:rPr>
            <w:i/>
            <w:rPrChange w:id="3454"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55" w:author="The Si Tran" w:date="2012-12-12T13:58:00Z"/>
          <w:i/>
          <w:rPrChange w:id="3456" w:author="The Si Tran" w:date="2012-12-05T23:02:00Z">
            <w:rPr>
              <w:del w:id="3457" w:author="The Si Tran" w:date="2012-12-12T13:58:00Z"/>
              <w:i/>
              <w:sz w:val="28"/>
              <w:szCs w:val="28"/>
            </w:rPr>
          </w:rPrChange>
        </w:rPr>
        <w:pPrChange w:id="3458" w:author="The Si Tran" w:date="2012-12-15T07:57:00Z">
          <w:pPr>
            <w:ind w:firstLine="547"/>
          </w:pPr>
        </w:pPrChange>
      </w:pPr>
      <w:del w:id="3459" w:author="The Si Tran" w:date="2012-12-12T13:58:00Z">
        <w:r w:rsidRPr="0049233F" w:rsidDel="000064E1">
          <w:rPr>
            <w:i/>
            <w:rPrChange w:id="3460"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61" w:author="The Si Tran" w:date="2012-12-12T13:58:00Z"/>
          <w:i/>
          <w:rPrChange w:id="3462" w:author="The Si Tran" w:date="2012-12-05T23:02:00Z">
            <w:rPr>
              <w:del w:id="3463" w:author="The Si Tran" w:date="2012-12-12T13:58:00Z"/>
              <w:i/>
              <w:sz w:val="28"/>
              <w:szCs w:val="28"/>
            </w:rPr>
          </w:rPrChange>
        </w:rPr>
        <w:pPrChange w:id="3464" w:author="The Si Tran" w:date="2012-12-15T07:57:00Z">
          <w:pPr>
            <w:ind w:firstLine="547"/>
          </w:pPr>
        </w:pPrChange>
      </w:pPr>
      <w:del w:id="3465" w:author="The Si Tran" w:date="2012-12-12T13:58:00Z">
        <w:r w:rsidRPr="0049233F" w:rsidDel="000064E1">
          <w:rPr>
            <w:i/>
            <w:rPrChange w:id="3466"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67" w:author="The Si Tran" w:date="2012-12-12T13:58:00Z"/>
          <w:i/>
          <w:lang w:val="fr-FR"/>
          <w:rPrChange w:id="3468" w:author="The Si Tran" w:date="2012-12-05T23:02:00Z">
            <w:rPr>
              <w:del w:id="3469" w:author="The Si Tran" w:date="2012-12-12T13:58:00Z"/>
              <w:i/>
              <w:sz w:val="28"/>
              <w:szCs w:val="28"/>
              <w:lang w:val="fr-FR"/>
            </w:rPr>
          </w:rPrChange>
        </w:rPr>
        <w:pPrChange w:id="3470" w:author="The Si Tran" w:date="2012-12-15T07:57:00Z">
          <w:pPr>
            <w:ind w:firstLine="547"/>
          </w:pPr>
        </w:pPrChange>
      </w:pPr>
      <w:del w:id="3471" w:author="The Si Tran" w:date="2012-12-12T13:58:00Z">
        <w:r w:rsidRPr="0049233F" w:rsidDel="000064E1">
          <w:rPr>
            <w:i/>
            <w:lang w:val="fr-FR"/>
            <w:rPrChange w:id="3472"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73" w:author="The Si Tran" w:date="2012-12-12T13:58:00Z"/>
          <w:i/>
          <w:lang w:val="fr-FR"/>
          <w:rPrChange w:id="3474" w:author="The Si Tran" w:date="2012-12-05T23:02:00Z">
            <w:rPr>
              <w:del w:id="3475" w:author="The Si Tran" w:date="2012-12-12T13:58:00Z"/>
              <w:i/>
              <w:sz w:val="28"/>
              <w:szCs w:val="28"/>
              <w:lang w:val="fr-FR"/>
            </w:rPr>
          </w:rPrChange>
        </w:rPr>
        <w:pPrChange w:id="3476" w:author="The Si Tran" w:date="2012-12-15T07:57:00Z">
          <w:pPr>
            <w:ind w:firstLine="547"/>
          </w:pPr>
        </w:pPrChange>
      </w:pPr>
      <w:del w:id="3477" w:author="The Si Tran" w:date="2012-12-12T13:58:00Z">
        <w:r w:rsidRPr="0049233F" w:rsidDel="000064E1">
          <w:rPr>
            <w:i/>
            <w:lang w:val="fr-FR"/>
            <w:rPrChange w:id="3478"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479" w:author="The Si Tran" w:date="2012-12-12T13:58:00Z"/>
          <w:i/>
          <w:rPrChange w:id="3480" w:author="The Si Tran" w:date="2012-12-05T23:02:00Z">
            <w:rPr>
              <w:del w:id="3481" w:author="The Si Tran" w:date="2012-12-12T13:58:00Z"/>
              <w:i/>
              <w:sz w:val="28"/>
              <w:szCs w:val="28"/>
            </w:rPr>
          </w:rPrChange>
        </w:rPr>
        <w:pPrChange w:id="3482" w:author="The Si Tran" w:date="2012-12-15T07:57:00Z">
          <w:pPr>
            <w:ind w:firstLine="547"/>
          </w:pPr>
        </w:pPrChange>
      </w:pPr>
      <w:del w:id="3483" w:author="The Si Tran" w:date="2012-12-12T13:58:00Z">
        <w:r w:rsidRPr="0049233F" w:rsidDel="000064E1">
          <w:rPr>
            <w:i/>
            <w:rPrChange w:id="3484"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485" w:author="The Si Tran" w:date="2012-12-12T13:58:00Z"/>
          <w:i/>
          <w:lang w:val="fr-FR"/>
          <w:rPrChange w:id="3486" w:author="The Si Tran" w:date="2012-12-05T23:02:00Z">
            <w:rPr>
              <w:del w:id="3487" w:author="The Si Tran" w:date="2012-12-12T13:58:00Z"/>
              <w:i/>
              <w:sz w:val="28"/>
              <w:szCs w:val="28"/>
              <w:lang w:val="fr-FR"/>
            </w:rPr>
          </w:rPrChange>
        </w:rPr>
        <w:pPrChange w:id="3488" w:author="The Si Tran" w:date="2012-12-15T07:57:00Z">
          <w:pPr>
            <w:ind w:firstLine="547"/>
          </w:pPr>
        </w:pPrChange>
      </w:pPr>
      <w:del w:id="3489" w:author="The Si Tran" w:date="2012-12-12T13:58:00Z">
        <w:r w:rsidRPr="0049233F" w:rsidDel="000064E1">
          <w:rPr>
            <w:i/>
            <w:rPrChange w:id="3490" w:author="The Si Tran" w:date="2012-12-05T23:02:00Z">
              <w:rPr>
                <w:i/>
                <w:sz w:val="28"/>
                <w:szCs w:val="28"/>
              </w:rPr>
            </w:rPrChange>
          </w:rPr>
          <w:delText xml:space="preserve">  </w:delText>
        </w:r>
        <w:r w:rsidRPr="0049233F" w:rsidDel="000064E1">
          <w:rPr>
            <w:i/>
            <w:lang w:val="fr-FR"/>
            <w:rPrChange w:id="3491" w:author="The Si Tran" w:date="2012-12-05T23:02:00Z">
              <w:rPr>
                <w:i/>
                <w:sz w:val="28"/>
                <w:szCs w:val="28"/>
                <w:lang w:val="fr-FR"/>
              </w:rPr>
            </w:rPrChange>
          </w:rPr>
          <w:delText>&gt; acf(y)</w:delText>
        </w:r>
      </w:del>
    </w:p>
    <w:p w14:paraId="298021C1" w14:textId="77777777" w:rsidR="006A21F7" w:rsidRPr="0049233F" w:rsidDel="000064E1" w:rsidRDefault="006A21F7">
      <w:pPr>
        <w:rPr>
          <w:del w:id="3492" w:author="The Si Tran" w:date="2012-12-12T13:58:00Z"/>
          <w:lang w:val="fr-FR"/>
          <w:rPrChange w:id="3493" w:author="The Si Tran" w:date="2012-12-05T23:02:00Z">
            <w:rPr>
              <w:del w:id="3494" w:author="The Si Tran" w:date="2012-12-12T13:58:00Z"/>
              <w:sz w:val="28"/>
              <w:szCs w:val="28"/>
              <w:lang w:val="fr-FR"/>
            </w:rPr>
          </w:rPrChange>
        </w:rPr>
        <w:pPrChange w:id="3495" w:author="The Si Tran" w:date="2012-12-15T07:57:00Z">
          <w:pPr>
            <w:ind w:firstLine="547"/>
          </w:pPr>
        </w:pPrChange>
      </w:pPr>
      <w:del w:id="3496" w:author="The Si Tran" w:date="2012-12-12T13:58:00Z">
        <w:r w:rsidRPr="0049233F" w:rsidDel="000064E1">
          <w:rPr>
            <w:lang w:val="fr-FR"/>
            <w:rPrChange w:id="3497" w:author="The Si Tran" w:date="2012-12-05T23:02:00Z">
              <w:rPr>
                <w:sz w:val="28"/>
                <w:szCs w:val="28"/>
                <w:lang w:val="fr-FR"/>
              </w:rPr>
            </w:rPrChange>
          </w:rPr>
          <w:delText xml:space="preserve">Hình </w:delText>
        </w:r>
      </w:del>
      <w:del w:id="3498" w:author="The Si Tran" w:date="2012-12-12T00:10:00Z">
        <w:r w:rsidRPr="0049233F" w:rsidDel="007B42A6">
          <w:rPr>
            <w:lang w:val="fr-FR"/>
            <w:rPrChange w:id="3499" w:author="The Si Tran" w:date="2012-12-05T23:02:00Z">
              <w:rPr>
                <w:sz w:val="28"/>
                <w:szCs w:val="28"/>
                <w:lang w:val="fr-FR"/>
              </w:rPr>
            </w:rPrChange>
          </w:rPr>
          <w:delText>7</w:delText>
        </w:r>
      </w:del>
      <w:del w:id="3500" w:author="The Si Tran" w:date="2012-12-12T13:58:00Z">
        <w:r w:rsidRPr="0049233F" w:rsidDel="000064E1">
          <w:rPr>
            <w:lang w:val="fr-FR"/>
            <w:rPrChange w:id="3501"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502" w:author="The Si Tran" w:date="2012-12-12T13:58:00Z"/>
          <w:lang w:val="fr-FR"/>
          <w:rPrChange w:id="3503" w:author="The Si Tran" w:date="2012-12-05T23:02:00Z">
            <w:rPr>
              <w:del w:id="3504" w:author="The Si Tran" w:date="2012-12-12T13:58:00Z"/>
              <w:sz w:val="28"/>
              <w:szCs w:val="28"/>
              <w:lang w:val="fr-FR"/>
            </w:rPr>
          </w:rPrChange>
        </w:rPr>
        <w:pPrChange w:id="3505" w:author="The Si Tran" w:date="2012-12-15T07:57:00Z">
          <w:pPr>
            <w:ind w:firstLine="547"/>
          </w:pPr>
        </w:pPrChange>
      </w:pPr>
    </w:p>
    <w:p w14:paraId="75DE46FD" w14:textId="77777777" w:rsidR="006A21F7" w:rsidRPr="0049233F" w:rsidRDefault="006A21F7">
      <w:pPr>
        <w:rPr>
          <w:lang w:val="fr-FR"/>
          <w:rPrChange w:id="3506" w:author="The Si Tran" w:date="2012-12-05T23:02:00Z">
            <w:rPr>
              <w:sz w:val="28"/>
              <w:szCs w:val="28"/>
              <w:lang w:val="fr-FR"/>
            </w:rPr>
          </w:rPrChange>
        </w:rPr>
        <w:pPrChange w:id="3507" w:author="The Si Tran" w:date="2012-12-15T07:57:00Z">
          <w:pPr>
            <w:ind w:firstLine="547"/>
          </w:pPr>
        </w:pPrChange>
      </w:pPr>
    </w:p>
    <w:p w14:paraId="6B564288" w14:textId="77777777" w:rsidR="006A21F7" w:rsidRPr="0049233F" w:rsidRDefault="006A21F7" w:rsidP="006A21F7">
      <w:pPr>
        <w:ind w:firstLine="547"/>
        <w:rPr>
          <w:szCs w:val="26"/>
          <w:lang w:val="fr-FR"/>
          <w:rPrChange w:id="3508" w:author="The Si Tran" w:date="2012-12-05T23:02:00Z">
            <w:rPr>
              <w:sz w:val="28"/>
              <w:szCs w:val="28"/>
              <w:lang w:val="fr-FR"/>
            </w:rPr>
          </w:rPrChange>
        </w:rPr>
      </w:pPr>
      <w:del w:id="3509" w:author="The Si Tran" w:date="2012-12-14T04:51:00Z">
        <w:r w:rsidRPr="0049233F" w:rsidDel="004505B3">
          <w:rPr>
            <w:noProof/>
            <w:szCs w:val="26"/>
            <w:rPrChange w:id="3510">
              <w:rPr>
                <w:noProof/>
                <w:sz w:val="28"/>
                <w:szCs w:val="28"/>
              </w:rPr>
            </w:rPrChange>
          </w:rPr>
          <w:drawing>
            <wp:inline distT="0" distB="0" distL="0" distR="0" wp14:anchorId="65DE5B39" wp14:editId="5E65F48D">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511"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6D6C8D">
          <w:rPr>
            <w:noProof/>
            <w:szCs w:val="26"/>
            <w:rPrChange w:id="3512" w:author="Unknown">
              <w:rPr>
                <w:noProof/>
              </w:rPr>
            </w:rPrChange>
          </w:rPr>
          <w:drawing>
            <wp:inline distT="0" distB="0" distL="0" distR="0" wp14:anchorId="2A7D7CC6" wp14:editId="0863B685">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513" w:author="The Si Tran" w:date="2012-12-16T10:01:00Z">
            <w:rPr>
              <w:sz w:val="28"/>
              <w:szCs w:val="28"/>
              <w:lang w:val="fr-FR"/>
            </w:rPr>
          </w:rPrChange>
        </w:rPr>
        <w:pPrChange w:id="3514" w:author="The Si Tran" w:date="2012-12-16T10:10:00Z">
          <w:pPr>
            <w:pStyle w:val="Caption"/>
            <w:ind w:left="1980"/>
          </w:pPr>
        </w:pPrChange>
      </w:pPr>
      <w:bookmarkStart w:id="3515" w:name="_Toc312142081"/>
      <w:bookmarkStart w:id="3516" w:name="_Toc343029956"/>
      <w:bookmarkStart w:id="3517" w:name="_Toc343452742"/>
      <w:r w:rsidRPr="00032D83">
        <w:rPr>
          <w:lang w:val="fr-FR"/>
          <w:rPrChange w:id="3518" w:author="The Si Tran" w:date="2012-12-16T20:17:00Z">
            <w:rPr>
              <w:b w:val="0"/>
              <w:sz w:val="28"/>
              <w:szCs w:val="28"/>
              <w:lang w:val="fr-FR"/>
            </w:rPr>
          </w:rPrChange>
        </w:rPr>
        <w:t xml:space="preserve">Hình </w:t>
      </w:r>
      <w:del w:id="3519" w:author="The Si Tran" w:date="2012-12-11T23:22:00Z">
        <w:r w:rsidRPr="00032D83" w:rsidDel="000D0624">
          <w:rPr>
            <w:rPrChange w:id="3520" w:author="The Si Tran" w:date="2012-12-16T20:17:00Z">
              <w:rPr>
                <w:b w:val="0"/>
                <w:sz w:val="28"/>
                <w:szCs w:val="28"/>
              </w:rPr>
            </w:rPrChange>
          </w:rPr>
          <w:fldChar w:fldCharType="begin"/>
        </w:r>
        <w:r w:rsidRPr="00032D83" w:rsidDel="000D0624">
          <w:rPr>
            <w:lang w:val="fr-FR"/>
            <w:rPrChange w:id="3521" w:author="The Si Tran" w:date="2012-12-16T20:17:00Z">
              <w:rPr>
                <w:b w:val="0"/>
                <w:sz w:val="28"/>
                <w:szCs w:val="28"/>
                <w:lang w:val="fr-FR"/>
              </w:rPr>
            </w:rPrChange>
          </w:rPr>
          <w:delInstrText xml:space="preserve"> SEQ Hình \* ARABIC </w:delInstrText>
        </w:r>
        <w:r w:rsidRPr="00032D83" w:rsidDel="000D0624">
          <w:rPr>
            <w:rPrChange w:id="3522" w:author="The Si Tran" w:date="2012-12-16T20:17:00Z">
              <w:rPr>
                <w:b w:val="0"/>
                <w:sz w:val="28"/>
                <w:szCs w:val="28"/>
              </w:rPr>
            </w:rPrChange>
          </w:rPr>
          <w:fldChar w:fldCharType="separate"/>
        </w:r>
        <w:r w:rsidRPr="00032D83" w:rsidDel="000D0624">
          <w:rPr>
            <w:noProof/>
            <w:lang w:val="fr-FR"/>
            <w:rPrChange w:id="3523" w:author="The Si Tran" w:date="2012-12-16T20:17:00Z">
              <w:rPr>
                <w:b w:val="0"/>
                <w:noProof/>
                <w:sz w:val="28"/>
                <w:szCs w:val="28"/>
                <w:lang w:val="fr-FR"/>
              </w:rPr>
            </w:rPrChange>
          </w:rPr>
          <w:delText>7</w:delText>
        </w:r>
        <w:r w:rsidRPr="00032D83" w:rsidDel="000D0624">
          <w:rPr>
            <w:rPrChange w:id="3524" w:author="The Si Tran" w:date="2012-12-16T20:17:00Z">
              <w:rPr>
                <w:b w:val="0"/>
                <w:sz w:val="28"/>
                <w:szCs w:val="28"/>
              </w:rPr>
            </w:rPrChange>
          </w:rPr>
          <w:fldChar w:fldCharType="end"/>
        </w:r>
        <w:r w:rsidRPr="00032D83" w:rsidDel="000D0624">
          <w:rPr>
            <w:lang w:val="fr-FR"/>
            <w:rPrChange w:id="3525" w:author="The Si Tran" w:date="2012-12-16T20:17:00Z">
              <w:rPr>
                <w:b w:val="0"/>
                <w:sz w:val="28"/>
                <w:szCs w:val="28"/>
                <w:lang w:val="fr-FR"/>
              </w:rPr>
            </w:rPrChange>
          </w:rPr>
          <w:delText xml:space="preserve"> </w:delText>
        </w:r>
      </w:del>
      <w:ins w:id="3526" w:author="The Si Tran" w:date="2012-12-11T23:22:00Z">
        <w:r w:rsidR="000D0624" w:rsidRPr="006D6C8D">
          <w:t>3.1</w:t>
        </w:r>
      </w:ins>
      <w:ins w:id="3527" w:author="The Si Tran" w:date="2012-12-16T10:33:00Z">
        <w:r w:rsidR="00B9548F" w:rsidRPr="00032D83">
          <w:rPr>
            <w:rPrChange w:id="3528" w:author="The Si Tran" w:date="2012-12-16T20:17:00Z">
              <w:rPr>
                <w:b w:val="0"/>
              </w:rPr>
            </w:rPrChange>
          </w:rPr>
          <w:t>:</w:t>
        </w:r>
      </w:ins>
      <w:ins w:id="3529" w:author="The Si Tran" w:date="2012-12-11T23:22:00Z">
        <w:r w:rsidR="000D0624" w:rsidRPr="0049233F">
          <w:rPr>
            <w:lang w:val="fr-FR"/>
            <w:rPrChange w:id="3530" w:author="The Si Tran" w:date="2012-12-05T23:02:00Z">
              <w:rPr>
                <w:b w:val="0"/>
                <w:sz w:val="28"/>
                <w:szCs w:val="28"/>
                <w:lang w:val="fr-FR"/>
              </w:rPr>
            </w:rPrChange>
          </w:rPr>
          <w:t xml:space="preserve"> </w:t>
        </w:r>
      </w:ins>
      <w:r w:rsidRPr="000D0624">
        <w:rPr>
          <w:lang w:val="fr-FR"/>
          <w:rPrChange w:id="3531" w:author="The Si Tran" w:date="2012-12-11T23:23:00Z">
            <w:rPr>
              <w:b w:val="0"/>
              <w:sz w:val="28"/>
              <w:szCs w:val="28"/>
              <w:lang w:val="fr-FR"/>
            </w:rPr>
          </w:rPrChange>
        </w:rPr>
        <w:t xml:space="preserve">Hình ảnh của mô hình  </w:t>
      </w:r>
      <w:del w:id="3532" w:author="The Si Tran" w:date="2012-12-11T23:23:00Z">
        <w:r w:rsidRPr="000D0624" w:rsidDel="000D0624">
          <w:rPr>
            <w:lang w:val="fr-FR"/>
            <w:rPrChange w:id="3533" w:author="The Si Tran" w:date="2012-12-11T23:23:00Z">
              <w:rPr>
                <w:b w:val="0"/>
                <w:sz w:val="28"/>
                <w:szCs w:val="28"/>
                <w:lang w:val="fr-FR"/>
              </w:rPr>
            </w:rPrChange>
          </w:rPr>
          <w:delText xml:space="preserve">                                                  </w:delText>
        </w:r>
      </w:del>
      <w:r w:rsidRPr="000D0624">
        <w:rPr>
          <w:lang w:val="fr-FR"/>
          <w:rPrChange w:id="3534" w:author="The Si Tran" w:date="2012-12-11T23:23:00Z">
            <w:rPr>
              <w:b w:val="0"/>
              <w:sz w:val="28"/>
              <w:szCs w:val="28"/>
              <w:lang w:val="fr-FR"/>
            </w:rPr>
          </w:rPrChange>
        </w:rPr>
        <w:t>MA</w:t>
      </w:r>
      <w:r w:rsidRPr="003343D0">
        <w:rPr>
          <w:lang w:val="fr-FR"/>
          <w:rPrChange w:id="3535" w:author="The Si Tran" w:date="2012-12-16T10:01:00Z">
            <w:rPr>
              <w:b w:val="0"/>
              <w:sz w:val="28"/>
              <w:szCs w:val="28"/>
              <w:lang w:val="fr-FR"/>
            </w:rPr>
          </w:rPrChange>
        </w:rPr>
        <w:t>(2)</w:t>
      </w:r>
      <w:bookmarkEnd w:id="3515"/>
      <w:ins w:id="3536"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516"/>
      <w:bookmarkEnd w:id="3517"/>
      <w:del w:id="3537" w:author="The Si Tran" w:date="2012-12-06T00:51:00Z">
        <w:r w:rsidRPr="00E078AF" w:rsidDel="00F43F86">
          <w:rPr>
            <w:position w:val="-12"/>
            <w:lang w:val="pt-BR"/>
          </w:rPr>
          <w:object w:dxaOrig="2940" w:dyaOrig="360" w14:anchorId="49260105">
            <v:shape id="_x0000_i1067" type="#_x0000_t75" style="width:202.2pt;height:21.3pt" o:ole="">
              <v:imagedata r:id="rId94" o:title=""/>
            </v:shape>
            <o:OLEObject Type="Embed" ProgID="Equation.DSMT4" ShapeID="_x0000_i1067" DrawAspect="Content" ObjectID="_1417211205" r:id="rId102"/>
          </w:object>
        </w:r>
      </w:del>
    </w:p>
    <w:p w14:paraId="1809AB89" w14:textId="57256020" w:rsidR="006A21F7" w:rsidRPr="0049233F" w:rsidRDefault="006A21F7">
      <w:pPr>
        <w:pStyle w:val="Heading2"/>
        <w:rPr>
          <w:lang w:val="pt-BR"/>
        </w:rPr>
      </w:pPr>
      <w:bookmarkStart w:id="3538" w:name="_Toc312142551"/>
      <w:bookmarkStart w:id="3539" w:name="_Toc343461216"/>
      <w:r w:rsidRPr="0049233F">
        <w:rPr>
          <w:lang w:val="pt-BR"/>
        </w:rPr>
        <w:t>Mô hình tự hồi quy bậc p, AR(p)</w:t>
      </w:r>
      <w:bookmarkEnd w:id="3538"/>
      <w:bookmarkEnd w:id="3539"/>
    </w:p>
    <w:p w14:paraId="46065932" w14:textId="16E9277D" w:rsidR="004505B3" w:rsidRDefault="00361F58">
      <w:pPr>
        <w:rPr>
          <w:ins w:id="3540" w:author="The Si Tran" w:date="2012-12-14T04:53:00Z"/>
          <w:lang w:val="pt-BR"/>
        </w:rPr>
        <w:pPrChange w:id="3541" w:author="The Si Tran" w:date="2012-12-15T07:58:00Z">
          <w:pPr>
            <w:ind w:left="720" w:firstLine="720"/>
          </w:pPr>
        </w:pPrChange>
      </w:pPr>
      <w:ins w:id="3542" w:author="The Si Tran" w:date="2012-12-12T00:12:00Z">
        <w:r w:rsidRPr="00465185">
          <w:rPr>
            <w:lang w:val="pt-BR"/>
          </w:rPr>
          <w:t>Mô hình tự hồi quy bậc p là mô hình có dạng</w:t>
        </w:r>
      </w:ins>
    </w:p>
    <w:p w14:paraId="7C98B65E" w14:textId="77777777" w:rsidR="00361F58" w:rsidRPr="0038419C" w:rsidRDefault="00D35DF6">
      <w:pPr>
        <w:pStyle w:val="Canhgiua"/>
        <w:rPr>
          <w:ins w:id="3543" w:author="The Si Tran" w:date="2012-12-12T00:12:00Z"/>
          <w:lang w:val="pt-BR"/>
        </w:rPr>
        <w:pPrChange w:id="3544"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545" w:author="The Si Tran" w:date="2012-12-12T00:12:00Z"/>
          <w:lang w:val="pt-BR"/>
        </w:rPr>
        <w:pPrChange w:id="3546" w:author="The Si Tran" w:date="2012-12-16T17:06:00Z">
          <w:pPr>
            <w:ind w:firstLine="540"/>
          </w:pPr>
        </w:pPrChange>
      </w:pPr>
      <w:ins w:id="3547" w:author="The Si Tran" w:date="2012-12-12T00:12:00Z">
        <w:r>
          <w:rPr>
            <w:noProof/>
            <w:rPrChange w:id="3548">
              <w:rPr>
                <w:b/>
                <w:bCs/>
                <w:noProof/>
                <w:sz w:val="20"/>
                <w:szCs w:val="20"/>
              </w:rPr>
            </w:rPrChange>
          </w:rPr>
          <mc:AlternateContent>
            <mc:Choice Requires="wps">
              <w:drawing>
                <wp:anchor distT="0" distB="0" distL="114300" distR="114300" simplePos="0" relativeHeight="251636224" behindDoc="0" locked="0" layoutInCell="1" allowOverlap="1" wp14:anchorId="520208F0" wp14:editId="745DB201">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276DB6" w:rsidRDefault="00276DB6">
                              <w:pPr>
                                <w:pStyle w:val="EquationIndex"/>
                                <w:pPrChange w:id="3549" w:author="The Si Tran" w:date="2012-12-16T10:46:00Z">
                                  <w:pPr>
                                    <w:jc w:val="left"/>
                                  </w:pPr>
                                </w:pPrChange>
                              </w:pPr>
                              <w:r>
                                <w:t>(3.</w:t>
                              </w:r>
                              <w:ins w:id="3550" w:author="The Si Tran" w:date="2012-12-14T04:55:00Z">
                                <w:r>
                                  <w:t>2</w:t>
                                </w:r>
                              </w:ins>
                              <w:del w:id="355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276DB6" w:rsidRDefault="00276DB6">
                        <w:pPr>
                          <w:pStyle w:val="EquationIndex"/>
                          <w:pPrChange w:id="3552" w:author="The Si Tran" w:date="2012-12-16T10:46:00Z">
                            <w:pPr>
                              <w:jc w:val="left"/>
                            </w:pPr>
                          </w:pPrChange>
                        </w:pPr>
                        <w:r>
                          <w:t>(3.</w:t>
                        </w:r>
                        <w:ins w:id="3553" w:author="The Si Tran" w:date="2012-12-14T04:55:00Z">
                          <w:r>
                            <w:t>2</w:t>
                          </w:r>
                        </w:ins>
                        <w:del w:id="3554"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555" w:author="The Si Tran" w:date="2012-12-12T00:12:00Z"/>
          <w:lang w:val="pt-BR"/>
        </w:rPr>
        <w:pPrChange w:id="3556" w:author="The Si Tran" w:date="2012-12-16T17:06:00Z">
          <w:pPr>
            <w:ind w:firstLine="540"/>
          </w:pPr>
        </w:pPrChange>
      </w:pPr>
      <m:oMath>
        <m:r>
          <w:rPr>
            <w:rFonts w:ascii="Cambria Math" w:hAnsi="Cambria Math"/>
            <w:lang w:val="pt-BR"/>
          </w:rPr>
          <m:t>δ</m:t>
        </m:r>
      </m:oMath>
      <w:ins w:id="3557" w:author="The Si Tran" w:date="2012-12-12T00:12:00Z">
        <w:r w:rsidRPr="006D6C8D">
          <w:rPr>
            <w:lang w:val="pt-BR"/>
          </w:rPr>
          <w:t xml:space="preserve"> là h</w:t>
        </w:r>
        <w:r w:rsidRPr="004505B3">
          <w:rPr>
            <w:lang w:val="pt-BR"/>
            <w:rPrChange w:id="3558" w:author="The Si Tran" w:date="2012-12-14T04:52:00Z">
              <w:rPr>
                <w:lang w:val="pt-BR"/>
              </w:rPr>
            </w:rPrChange>
          </w:rPr>
          <w:t>ằng số.</w:t>
        </w:r>
      </w:ins>
    </w:p>
    <w:p w14:paraId="4C6A6DD6" w14:textId="77777777" w:rsidR="00361F58" w:rsidRPr="00097101" w:rsidRDefault="00D35DF6">
      <w:pPr>
        <w:pStyle w:val="BuletL2"/>
        <w:rPr>
          <w:ins w:id="3559" w:author="The Si Tran" w:date="2012-12-12T00:12:00Z"/>
          <w:lang w:val="pt-BR"/>
        </w:rPr>
        <w:pPrChange w:id="3560"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561" w:author="The Si Tran" w:date="2012-12-12T00:12:00Z">
        <w:r w:rsidR="00361F58" w:rsidRPr="00032D83">
          <w:rPr>
            <w:lang w:val="pt-BR"/>
          </w:rPr>
          <w:t xml:space="preserve"> là sai s</w:t>
        </w:r>
        <w:r w:rsidR="00361F58" w:rsidRPr="006D6C8D">
          <w:rPr>
            <w:lang w:val="pt-BR"/>
          </w:rPr>
          <w:t>ố</w:t>
        </w:r>
        <w:r w:rsidR="00361F58" w:rsidRPr="004505B3">
          <w:rPr>
            <w:lang w:val="pt-BR"/>
            <w:rPrChange w:id="3562" w:author="The Si Tran" w:date="2012-12-14T04:52:00Z">
              <w:rPr>
                <w:lang w:val="pt-BR"/>
              </w:rPr>
            </w:rPrChange>
          </w:rPr>
          <w:t>, biểu diễn thành phần không thể dự đoán được từ mô hình ở thời điểm t.</w:t>
        </w:r>
      </w:ins>
    </w:p>
    <w:p w14:paraId="2A048688" w14:textId="77777777" w:rsidR="00361F58" w:rsidRPr="00097101" w:rsidRDefault="00D35DF6">
      <w:pPr>
        <w:pStyle w:val="BuletL2"/>
        <w:rPr>
          <w:ins w:id="3563" w:author="The Si Tran" w:date="2012-12-12T00:12:00Z"/>
          <w:lang w:val="pt-BR"/>
        </w:rPr>
        <w:pPrChange w:id="3564"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565" w:author="The Si Tran" w:date="2012-12-12T00:12:00Z">
        <w:r w:rsidR="00361F58" w:rsidRPr="00032D83">
          <w:rPr>
            <w:lang w:val="pt-BR"/>
          </w:rPr>
          <w:t xml:space="preserve"> là các tr</w:t>
        </w:r>
        <w:r w:rsidR="00361F58" w:rsidRPr="006D6C8D">
          <w:rPr>
            <w:lang w:val="pt-BR"/>
          </w:rPr>
          <w:t>ọ</w:t>
        </w:r>
        <w:r w:rsidR="00361F58" w:rsidRPr="004505B3">
          <w:rPr>
            <w:lang w:val="pt-BR"/>
            <w:rPrChange w:id="3566" w:author="The Si Tran" w:date="2012-12-14T04:52:00Z">
              <w:rPr>
                <w:lang w:val="pt-BR"/>
              </w:rPr>
            </w:rPrChange>
          </w:rPr>
          <w:t xml:space="preserve">ng số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r>
              <w:rPr>
                <w:rFonts w:ascii="Cambria Math" w:hAnsi="Cambria Math"/>
                <w:lang w:val="pt-BR"/>
                <w:rPrChange w:id="3567" w:author="The Si Tran" w:date="2012-12-14T04:52:00Z">
                  <w:rPr>
                    <w:rFonts w:ascii="Cambria Math" w:hAnsi="Cambria Math"/>
                    <w:lang w:val="pt-BR"/>
                  </w:rPr>
                </w:rPrChange>
              </w:rPr>
              <m:t>i</m:t>
            </m:r>
          </m:sub>
        </m:sSub>
      </m:oMath>
      <w:ins w:id="3568"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569" w:author="The Si Tran" w:date="2012-12-12T00:12:00Z">
        <w:r w:rsidR="00361F58" w:rsidRPr="00032D83">
          <w:rPr>
            <w:lang w:val="pt-BR"/>
          </w:rPr>
          <w:t>.</w:t>
        </w:r>
      </w:ins>
    </w:p>
    <w:p w14:paraId="0AA9D671" w14:textId="35DF7B0A" w:rsidR="00361F58" w:rsidRDefault="00361F58">
      <w:pPr>
        <w:rPr>
          <w:ins w:id="3570" w:author="The Si Tran" w:date="2012-12-12T00:12:00Z"/>
        </w:rPr>
        <w:pPrChange w:id="3571" w:author="The Si Tran" w:date="2012-12-16T17:06:00Z">
          <w:pPr>
            <w:ind w:firstLine="540"/>
          </w:pPr>
        </w:pPrChange>
      </w:pPr>
      <w:ins w:id="3572"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73" w:author="The Si Tran" w:date="2012-12-14T04:59:00Z"/>
          <w:rFonts w:eastAsia="Times New Roman"/>
          <w:szCs w:val="26"/>
        </w:rPr>
      </w:pPr>
      <w:ins w:id="3574" w:author="The Si Tran" w:date="2012-12-14T04:58:00Z">
        <w:r>
          <w:rPr>
            <w:noProof/>
            <w:rPrChange w:id="3575">
              <w:rPr>
                <w:b/>
                <w:bCs/>
                <w:noProof/>
                <w:sz w:val="20"/>
                <w:szCs w:val="20"/>
              </w:rPr>
            </w:rPrChange>
          </w:rPr>
          <mc:AlternateContent>
            <mc:Choice Requires="wps">
              <w:drawing>
                <wp:anchor distT="0" distB="0" distL="114300" distR="114300" simplePos="0" relativeHeight="251656704" behindDoc="0" locked="0" layoutInCell="1" allowOverlap="1" wp14:anchorId="16EE2C1B" wp14:editId="4982B83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276DB6" w:rsidRDefault="00276DB6">
                              <w:pPr>
                                <w:pStyle w:val="EquationIndex"/>
                                <w:pPrChange w:id="3576" w:author="The Si Tran" w:date="2012-12-15T08:10:00Z">
                                  <w:pPr/>
                                </w:pPrChange>
                              </w:pPr>
                              <w:r>
                                <w:t>(3.</w:t>
                              </w:r>
                              <w:ins w:id="3577" w:author="The Si Tran" w:date="2012-12-14T04:55:00Z">
                                <w:r>
                                  <w:t>3</w:t>
                                </w:r>
                              </w:ins>
                              <w:del w:id="357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276DB6" w:rsidRDefault="00276DB6">
                        <w:pPr>
                          <w:pStyle w:val="EquationIndex"/>
                          <w:pPrChange w:id="3579" w:author="The Si Tran" w:date="2012-12-15T08:10:00Z">
                            <w:pPr/>
                          </w:pPrChange>
                        </w:pPr>
                        <w:r>
                          <w:t>(3.</w:t>
                        </w:r>
                        <w:ins w:id="3580" w:author="The Si Tran" w:date="2012-12-14T04:55:00Z">
                          <w:r>
                            <w:t>3</w:t>
                          </w:r>
                        </w:ins>
                        <w:del w:id="3581" w:author="The Si Tran" w:date="2012-12-14T04:55:00Z">
                          <w:r w:rsidDel="004505B3">
                            <w:delText>2.1</w:delText>
                          </w:r>
                        </w:del>
                        <w:r>
                          <w:t>)</w:t>
                        </w:r>
                      </w:p>
                    </w:txbxContent>
                  </v:textbox>
                </v:shape>
              </w:pict>
            </mc:Fallback>
          </mc:AlternateContent>
        </w:r>
      </w:ins>
      <w:ins w:id="3582"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583" w:author="The Si Tran" w:date="2012-12-12T00:12:00Z">
        <w:r w:rsidR="004505B3">
          <w:rPr>
            <w:rFonts w:eastAsia="Times New Roman"/>
            <w:szCs w:val="26"/>
          </w:rPr>
          <w:t xml:space="preserve">              </w:t>
        </w:r>
      </w:ins>
    </w:p>
    <w:p w14:paraId="48675FC8" w14:textId="2B931873" w:rsidR="004505B3" w:rsidRDefault="00307510">
      <w:pPr>
        <w:rPr>
          <w:ins w:id="3584" w:author="The Si Tran" w:date="2012-12-14T04:55:00Z"/>
        </w:rPr>
        <w:pPrChange w:id="3585" w:author="The Si Tran" w:date="2012-12-16T17:06:00Z">
          <w:pPr>
            <w:spacing w:before="100" w:beforeAutospacing="1" w:after="100" w:afterAutospacing="1"/>
          </w:pPr>
        </w:pPrChange>
      </w:pPr>
      <w:ins w:id="3586" w:author="The Si Tran" w:date="2012-12-14T05:00:00Z">
        <w:r>
          <w:rPr>
            <w:noProof/>
            <w:rPrChange w:id="3587">
              <w:rPr>
                <w:b/>
                <w:bCs/>
                <w:noProof/>
                <w:sz w:val="20"/>
                <w:szCs w:val="20"/>
              </w:rPr>
            </w:rPrChange>
          </w:rPr>
          <mc:AlternateContent>
            <mc:Choice Requires="wps">
              <w:drawing>
                <wp:anchor distT="0" distB="0" distL="114300" distR="114300" simplePos="0" relativeHeight="251668992" behindDoc="0" locked="0" layoutInCell="1" allowOverlap="1" wp14:anchorId="18798BE4" wp14:editId="36E1E687">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276DB6" w:rsidRPr="00307510" w:rsidRDefault="00276DB6">
                              <w:pPr>
                                <w:pStyle w:val="EquationIndex"/>
                                <w:rPr>
                                  <w:rPrChange w:id="3588" w:author="The Si Tran" w:date="2012-12-15T08:12:00Z">
                                    <w:rPr/>
                                  </w:rPrChange>
                                </w:rPr>
                                <w:pPrChange w:id="3589" w:author="The Si Tran" w:date="2012-12-15T08:12:00Z">
                                  <w:pPr/>
                                </w:pPrChange>
                              </w:pPr>
                              <w:r w:rsidRPr="00E231FB">
                                <w:t>(</w:t>
                              </w:r>
                              <w:r w:rsidRPr="00307510">
                                <w:rPr>
                                  <w:rStyle w:val="EquationIndexChar"/>
                                  <w:rPrChange w:id="3590" w:author="The Si Tran" w:date="2012-12-15T08:12:00Z">
                                    <w:rPr/>
                                  </w:rPrChange>
                                </w:rPr>
                                <w:t>3</w:t>
                              </w:r>
                              <w:r w:rsidRPr="00E231FB">
                                <w:t>.</w:t>
                              </w:r>
                              <w:ins w:id="3591" w:author="The Si Tran" w:date="2012-12-14T04:55:00Z">
                                <w:r w:rsidRPr="00EB1298">
                                  <w:t>5</w:t>
                                </w:r>
                              </w:ins>
                              <w:del w:id="3592"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276DB6" w:rsidRPr="00307510" w:rsidRDefault="00276DB6">
                        <w:pPr>
                          <w:pStyle w:val="EquationIndex"/>
                          <w:rPr>
                            <w:rPrChange w:id="3593" w:author="The Si Tran" w:date="2012-12-15T08:12:00Z">
                              <w:rPr/>
                            </w:rPrChange>
                          </w:rPr>
                          <w:pPrChange w:id="3594" w:author="The Si Tran" w:date="2012-12-15T08:12:00Z">
                            <w:pPr/>
                          </w:pPrChange>
                        </w:pPr>
                        <w:r w:rsidRPr="00E231FB">
                          <w:t>(</w:t>
                        </w:r>
                        <w:r w:rsidRPr="00307510">
                          <w:rPr>
                            <w:rStyle w:val="EquationIndexChar"/>
                            <w:rPrChange w:id="3595" w:author="The Si Tran" w:date="2012-12-15T08:12:00Z">
                              <w:rPr/>
                            </w:rPrChange>
                          </w:rPr>
                          <w:t>3</w:t>
                        </w:r>
                        <w:r w:rsidRPr="00E231FB">
                          <w:t>.</w:t>
                        </w:r>
                        <w:ins w:id="3596" w:author="The Si Tran" w:date="2012-12-14T04:55:00Z">
                          <w:r w:rsidRPr="00EB1298">
                            <w:t>5</w:t>
                          </w:r>
                        </w:ins>
                        <w:del w:id="3597" w:author="The Si Tran" w:date="2012-12-14T04:55:00Z">
                          <w:r w:rsidRPr="00032D83" w:rsidDel="004505B3">
                            <w:delText>2.1</w:delText>
                          </w:r>
                        </w:del>
                        <w:r w:rsidRPr="006D6C8D">
                          <w:t>)</w:t>
                        </w:r>
                      </w:p>
                    </w:txbxContent>
                  </v:textbox>
                </v:shape>
              </w:pict>
            </mc:Fallback>
          </mc:AlternateContent>
        </w:r>
      </w:ins>
      <w:ins w:id="3598" w:author="The Si Tran" w:date="2012-12-14T04:59:00Z">
        <w:r w:rsidR="0038419C">
          <w:rPr>
            <w:noProof/>
            <w:rPrChange w:id="3599">
              <w:rPr>
                <w:b/>
                <w:bCs/>
                <w:noProof/>
                <w:sz w:val="20"/>
                <w:szCs w:val="20"/>
              </w:rPr>
            </w:rPrChange>
          </w:rPr>
          <mc:AlternateContent>
            <mc:Choice Requires="wps">
              <w:drawing>
                <wp:anchor distT="0" distB="0" distL="114300" distR="114300" simplePos="0" relativeHeight="251662848" behindDoc="0" locked="0" layoutInCell="1" allowOverlap="1" wp14:anchorId="1B7BC458" wp14:editId="1355AD0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276DB6" w:rsidRDefault="00276DB6">
                              <w:pPr>
                                <w:pStyle w:val="EquationIndex"/>
                                <w:pPrChange w:id="3600" w:author="The Si Tran" w:date="2012-12-15T08:11:00Z">
                                  <w:pPr/>
                                </w:pPrChange>
                              </w:pPr>
                              <w:r w:rsidRPr="009211DB">
                                <w:rPr>
                                  <w:rStyle w:val="EquationIndexChar"/>
                                  <w:rPrChange w:id="3601" w:author="The Si Tran" w:date="2012-12-15T08:11:00Z">
                                    <w:rPr/>
                                  </w:rPrChange>
                                </w:rPr>
                                <w:t>(</w:t>
                              </w:r>
                              <w:r>
                                <w:t>3.</w:t>
                              </w:r>
                              <w:ins w:id="3602" w:author="The Si Tran" w:date="2012-12-14T04:55:00Z">
                                <w:r>
                                  <w:t>4</w:t>
                                </w:r>
                              </w:ins>
                              <w:del w:id="360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276DB6" w:rsidRDefault="00276DB6">
                        <w:pPr>
                          <w:pStyle w:val="EquationIndex"/>
                          <w:pPrChange w:id="3604" w:author="The Si Tran" w:date="2012-12-15T08:11:00Z">
                            <w:pPr/>
                          </w:pPrChange>
                        </w:pPr>
                        <w:r w:rsidRPr="009211DB">
                          <w:rPr>
                            <w:rStyle w:val="EquationIndexChar"/>
                            <w:rPrChange w:id="3605" w:author="The Si Tran" w:date="2012-12-15T08:11:00Z">
                              <w:rPr/>
                            </w:rPrChange>
                          </w:rPr>
                          <w:t>(</w:t>
                        </w:r>
                        <w:r>
                          <w:t>3.</w:t>
                        </w:r>
                        <w:ins w:id="3606" w:author="The Si Tran" w:date="2012-12-14T04:55:00Z">
                          <w:r>
                            <w:t>4</w:t>
                          </w:r>
                        </w:ins>
                        <w:del w:id="3607" w:author="The Si Tran" w:date="2012-12-14T04:55:00Z">
                          <w:r w:rsidDel="004505B3">
                            <w:delText>2.1</w:delText>
                          </w:r>
                        </w:del>
                        <w:r>
                          <w:t>)</w:t>
                        </w:r>
                      </w:p>
                    </w:txbxContent>
                  </v:textbox>
                </v:shape>
              </w:pict>
            </mc:Fallback>
          </mc:AlternateContent>
        </w:r>
      </w:ins>
      <w:ins w:id="3608"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609"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610"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D35DF6">
      <w:pPr>
        <w:rPr>
          <w:ins w:id="3611" w:author="The Si Tran" w:date="2012-12-16T17:06:00Z"/>
          <w:rFonts w:eastAsia="Times New Roman"/>
          <w:szCs w:val="26"/>
        </w:rPr>
        <w:pPrChange w:id="3612"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613" w:author="The Si Tran" w:date="2012-12-15T07:59:00Z">
                    <w:rPr>
                      <w:rFonts w:ascii="Cambria Math" w:eastAsia="Times New Roman" w:hAnsi="Cambria Math"/>
                      <w:szCs w:val="26"/>
                    </w:rPr>
                  </w:rPrChange>
                </w:rPr>
                <m:t>γ</m:t>
              </m:r>
            </m:e>
            <m:sub>
              <m:r>
                <m:rPr>
                  <m:sty m:val="p"/>
                </m:rPr>
                <w:rPr>
                  <w:rFonts w:ascii="Cambria Math" w:hAnsi="Cambria Math"/>
                  <w:rPrChange w:id="3614" w:author="The Si Tran" w:date="2012-12-15T07:59:00Z">
                    <w:rPr>
                      <w:rFonts w:ascii="Cambria Math" w:eastAsia="Times New Roman" w:hAnsi="Cambria Math"/>
                      <w:szCs w:val="26"/>
                    </w:rPr>
                  </w:rPrChange>
                </w:rPr>
                <m:t>0</m:t>
              </m:r>
            </m:sub>
          </m:sSub>
          <m:r>
            <m:rPr>
              <m:sty m:val="p"/>
            </m:rPr>
            <w:rPr>
              <w:rFonts w:ascii="Cambria Math" w:hAnsi="Cambria Math"/>
              <w:rPrChange w:id="361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16" w:author="The Si Tran" w:date="2012-12-15T07:59:00Z">
                    <w:rPr>
                      <w:rFonts w:ascii="Cambria Math" w:eastAsia="Times New Roman" w:hAnsi="Cambria Math"/>
                      <w:szCs w:val="26"/>
                    </w:rPr>
                  </w:rPrChange>
                </w:rPr>
                <m:t>ϕ</m:t>
              </m:r>
            </m:e>
            <m:sub>
              <m:r>
                <m:rPr>
                  <m:sty m:val="p"/>
                </m:rPr>
                <w:rPr>
                  <w:rFonts w:ascii="Cambria Math" w:hAnsi="Cambria Math"/>
                  <w:rPrChange w:id="361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18" w:author="The Si Tran" w:date="2012-12-15T07:59:00Z">
                    <w:rPr>
                      <w:rFonts w:ascii="Cambria Math" w:eastAsia="Times New Roman" w:hAnsi="Cambria Math"/>
                      <w:szCs w:val="26"/>
                    </w:rPr>
                  </w:rPrChange>
                </w:rPr>
                <m:t>γ</m:t>
              </m:r>
            </m:e>
            <m:sub>
              <m:r>
                <m:rPr>
                  <m:sty m:val="p"/>
                </m:rPr>
                <w:rPr>
                  <w:rFonts w:ascii="Cambria Math" w:hAnsi="Cambria Math"/>
                  <w:rPrChange w:id="3619" w:author="The Si Tran" w:date="2012-12-15T07:59:00Z">
                    <w:rPr>
                      <w:rFonts w:ascii="Cambria Math" w:eastAsia="Times New Roman" w:hAnsi="Cambria Math"/>
                      <w:szCs w:val="26"/>
                    </w:rPr>
                  </w:rPrChange>
                </w:rPr>
                <m:t>1</m:t>
              </m:r>
            </m:sub>
          </m:sSub>
          <m:r>
            <m:rPr>
              <m:sty m:val="p"/>
            </m:rPr>
            <w:rPr>
              <w:rFonts w:ascii="Cambria Math" w:hAnsi="Cambria Math"/>
              <w:rPrChange w:id="362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21" w:author="The Si Tran" w:date="2012-12-15T07:59:00Z">
                    <w:rPr>
                      <w:rFonts w:ascii="Cambria Math" w:eastAsia="Times New Roman" w:hAnsi="Cambria Math"/>
                      <w:szCs w:val="26"/>
                    </w:rPr>
                  </w:rPrChange>
                </w:rPr>
                <m:t>ϕ</m:t>
              </m:r>
            </m:e>
            <m:sub>
              <m:r>
                <m:rPr>
                  <m:sty m:val="p"/>
                </m:rPr>
                <w:rPr>
                  <w:rFonts w:ascii="Cambria Math" w:hAnsi="Cambria Math"/>
                  <w:rPrChange w:id="362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23" w:author="The Si Tran" w:date="2012-12-15T07:59:00Z">
                    <w:rPr>
                      <w:rFonts w:ascii="Cambria Math" w:eastAsia="Times New Roman" w:hAnsi="Cambria Math"/>
                      <w:szCs w:val="26"/>
                    </w:rPr>
                  </w:rPrChange>
                </w:rPr>
                <m:t>γ</m:t>
              </m:r>
            </m:e>
            <m:sub>
              <m:r>
                <m:rPr>
                  <m:sty m:val="p"/>
                </m:rPr>
                <w:rPr>
                  <w:rFonts w:ascii="Cambria Math" w:hAnsi="Cambria Math"/>
                  <w:rPrChange w:id="3624" w:author="The Si Tran" w:date="2012-12-15T07:59:00Z">
                    <w:rPr>
                      <w:rFonts w:ascii="Cambria Math" w:eastAsia="Times New Roman" w:hAnsi="Cambria Math"/>
                      <w:szCs w:val="26"/>
                    </w:rPr>
                  </w:rPrChange>
                </w:rPr>
                <m:t>2</m:t>
              </m:r>
            </m:sub>
          </m:sSub>
          <m:r>
            <m:rPr>
              <m:sty m:val="p"/>
            </m:rPr>
            <w:rPr>
              <w:rFonts w:ascii="Cambria Math" w:hAnsi="Cambria Math"/>
              <w:rPrChange w:id="3625" w:author="The Si Tran" w:date="2012-12-15T07:59:00Z">
                <w:rPr>
                  <w:rFonts w:ascii="Cambria Math" w:eastAsia="Times New Roman" w:hAnsi="Cambria Math"/>
                  <w:szCs w:val="26"/>
                </w:rPr>
              </w:rPrChange>
            </w:rPr>
            <m:t>+</m:t>
          </m:r>
          <m:r>
            <m:rPr>
              <m:sty m:val="p"/>
            </m:rPr>
            <w:rPr>
              <w:rFonts w:ascii="Cambria Math" w:hAnsi="Cambria Math" w:hint="eastAsia"/>
              <w:rPrChange w:id="3626" w:author="The Si Tran" w:date="2012-12-15T07:59:00Z">
                <w:rPr>
                  <w:rFonts w:ascii="Cambria Math" w:eastAsia="Times New Roman" w:hAnsi="Cambria Math" w:hint="eastAsia"/>
                  <w:szCs w:val="26"/>
                </w:rPr>
              </w:rPrChange>
            </w:rPr>
            <m:t>…</m:t>
          </m:r>
          <m:r>
            <m:rPr>
              <m:sty m:val="p"/>
            </m:rPr>
            <w:rPr>
              <w:rFonts w:ascii="Cambria Math" w:hAnsi="Cambria Math"/>
              <w:rPrChange w:id="362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28" w:author="The Si Tran" w:date="2012-12-15T07:59:00Z">
                    <w:rPr>
                      <w:rFonts w:ascii="Cambria Math" w:eastAsia="Times New Roman" w:hAnsi="Cambria Math"/>
                      <w:szCs w:val="26"/>
                    </w:rPr>
                  </w:rPrChange>
                </w:rPr>
                <m:t>ϕ</m:t>
              </m:r>
            </m:e>
            <m:sub>
              <m:r>
                <w:rPr>
                  <w:rFonts w:ascii="Cambria Math" w:hAnsi="Cambria Math"/>
                  <w:rPrChange w:id="362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30" w:author="The Si Tran" w:date="2012-12-15T07:59:00Z">
                    <w:rPr>
                      <w:rFonts w:ascii="Cambria Math" w:eastAsia="Times New Roman" w:hAnsi="Cambria Math"/>
                      <w:szCs w:val="26"/>
                    </w:rPr>
                  </w:rPrChange>
                </w:rPr>
                <m:t>γ</m:t>
              </m:r>
            </m:e>
            <m:sub>
              <m:r>
                <w:rPr>
                  <w:rFonts w:ascii="Cambria Math" w:hAnsi="Cambria Math"/>
                  <w:rPrChange w:id="3631" w:author="The Si Tran" w:date="2012-12-15T07:59:00Z">
                    <w:rPr>
                      <w:rFonts w:ascii="Cambria Math" w:eastAsia="Times New Roman" w:hAnsi="Cambria Math"/>
                      <w:szCs w:val="26"/>
                    </w:rPr>
                  </w:rPrChange>
                </w:rPr>
                <m:t>p</m:t>
              </m:r>
            </m:sub>
          </m:sSub>
          <m:r>
            <m:rPr>
              <m:sty m:val="p"/>
            </m:rPr>
            <w:rPr>
              <w:rFonts w:ascii="Cambria Math" w:hAnsi="Cambria Math"/>
              <w:rPrChange w:id="3632"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633" w:author="The Si Tran" w:date="2012-12-15T07:59:00Z">
                    <w:rPr>
                      <w:rFonts w:ascii="Cambria Math" w:eastAsia="Times New Roman" w:hAnsi="Cambria Math"/>
                      <w:szCs w:val="26"/>
                    </w:rPr>
                  </w:rPrChange>
                </w:rPr>
                <m:t>σ</m:t>
              </m:r>
            </m:e>
            <m:sub>
              <m:r>
                <w:rPr>
                  <w:rFonts w:ascii="Cambria Math" w:hAnsi="Cambria Math"/>
                  <w:rPrChange w:id="3634" w:author="The Si Tran" w:date="2012-12-15T07:59:00Z">
                    <w:rPr>
                      <w:rFonts w:ascii="Cambria Math" w:eastAsia="Times New Roman" w:hAnsi="Cambria Math"/>
                      <w:szCs w:val="26"/>
                    </w:rPr>
                  </w:rPrChange>
                </w:rPr>
                <m:t>ε</m:t>
              </m:r>
            </m:sub>
            <m:sup>
              <m:r>
                <m:rPr>
                  <m:sty m:val="p"/>
                </m:rPr>
                <w:rPr>
                  <w:rFonts w:ascii="Cambria Math" w:hAnsi="Cambria Math"/>
                  <w:rPrChange w:id="3635" w:author="The Si Tran" w:date="2012-12-15T07:59:00Z">
                    <w:rPr>
                      <w:rFonts w:ascii="Cambria Math" w:eastAsia="Times New Roman" w:hAnsi="Cambria Math"/>
                      <w:szCs w:val="26"/>
                    </w:rPr>
                  </w:rPrChange>
                </w:rPr>
                <m:t>2</m:t>
              </m:r>
            </m:sup>
          </m:sSubSup>
          <w:ins w:id="3636" w:author="The Si Tran" w:date="2012-12-12T00:12:00Z">
            <m:r>
              <m:rPr>
                <m:sty m:val="p"/>
              </m:rPr>
              <w:rPr>
                <w:rFonts w:ascii="Cambria Math" w:hAnsi="Cambria Math"/>
                <w:rPrChange w:id="3637"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638" w:author="The Si Tran" w:date="2012-12-15T07:59:00Z">
                    <w:rPr>
                      <w:rFonts w:ascii="Cambria Math" w:eastAsia="Times New Roman" w:hAnsi="Cambria Math"/>
                      <w:szCs w:val="26"/>
                    </w:rPr>
                  </w:rPrChange>
                </w:rPr>
                <m:t>γ</m:t>
              </m:r>
            </m:e>
            <m:sub>
              <m:r>
                <m:rPr>
                  <m:sty m:val="p"/>
                </m:rPr>
                <w:rPr>
                  <w:rFonts w:ascii="Cambria Math" w:hAnsi="Cambria Math"/>
                  <w:rPrChange w:id="3639" w:author="The Si Tran" w:date="2012-12-15T07:59:00Z">
                    <w:rPr>
                      <w:rFonts w:ascii="Cambria Math" w:eastAsia="Times New Roman" w:hAnsi="Cambria Math"/>
                      <w:szCs w:val="26"/>
                    </w:rPr>
                  </w:rPrChange>
                </w:rPr>
                <m:t>1</m:t>
              </m:r>
            </m:sub>
          </m:sSub>
          <m:r>
            <m:rPr>
              <m:sty m:val="p"/>
            </m:rPr>
            <w:rPr>
              <w:rFonts w:ascii="Cambria Math" w:hAnsi="Cambria Math"/>
              <w:rPrChange w:id="364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1" w:author="The Si Tran" w:date="2012-12-15T07:59:00Z">
                    <w:rPr>
                      <w:rFonts w:ascii="Cambria Math" w:eastAsia="Times New Roman" w:hAnsi="Cambria Math"/>
                      <w:szCs w:val="26"/>
                    </w:rPr>
                  </w:rPrChange>
                </w:rPr>
                <m:t>ϕ</m:t>
              </m:r>
            </m:e>
            <m:sub>
              <m:r>
                <m:rPr>
                  <m:sty m:val="p"/>
                </m:rPr>
                <w:rPr>
                  <w:rFonts w:ascii="Cambria Math" w:hAnsi="Cambria Math"/>
                  <w:rPrChange w:id="364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43" w:author="The Si Tran" w:date="2012-12-15T07:59:00Z">
                    <w:rPr>
                      <w:rFonts w:ascii="Cambria Math" w:eastAsia="Times New Roman" w:hAnsi="Cambria Math"/>
                      <w:szCs w:val="26"/>
                    </w:rPr>
                  </w:rPrChange>
                </w:rPr>
                <m:t>γ</m:t>
              </m:r>
            </m:e>
            <m:sub>
              <m:r>
                <m:rPr>
                  <m:sty m:val="p"/>
                </m:rPr>
                <w:rPr>
                  <w:rFonts w:ascii="Cambria Math" w:hAnsi="Cambria Math"/>
                  <w:rPrChange w:id="3644" w:author="The Si Tran" w:date="2012-12-15T07:59:00Z">
                    <w:rPr>
                      <w:rFonts w:ascii="Cambria Math" w:eastAsia="Times New Roman" w:hAnsi="Cambria Math"/>
                      <w:szCs w:val="26"/>
                    </w:rPr>
                  </w:rPrChange>
                </w:rPr>
                <m:t>0</m:t>
              </m:r>
            </m:sub>
          </m:sSub>
          <m:r>
            <m:rPr>
              <m:sty m:val="p"/>
            </m:rPr>
            <w:rPr>
              <w:rFonts w:ascii="Cambria Math" w:hAnsi="Cambria Math"/>
              <w:rPrChange w:id="364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6" w:author="The Si Tran" w:date="2012-12-15T07:59:00Z">
                    <w:rPr>
                      <w:rFonts w:ascii="Cambria Math" w:eastAsia="Times New Roman" w:hAnsi="Cambria Math"/>
                      <w:szCs w:val="26"/>
                    </w:rPr>
                  </w:rPrChange>
                </w:rPr>
                <m:t>ϕ</m:t>
              </m:r>
            </m:e>
            <m:sub>
              <m:r>
                <m:rPr>
                  <m:sty m:val="p"/>
                </m:rPr>
                <w:rPr>
                  <w:rFonts w:ascii="Cambria Math" w:hAnsi="Cambria Math"/>
                  <w:rPrChange w:id="364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48" w:author="The Si Tran" w:date="2012-12-15T07:59:00Z">
                    <w:rPr>
                      <w:rFonts w:ascii="Cambria Math" w:eastAsia="Times New Roman" w:hAnsi="Cambria Math"/>
                      <w:szCs w:val="26"/>
                    </w:rPr>
                  </w:rPrChange>
                </w:rPr>
                <m:t>γ</m:t>
              </m:r>
            </m:e>
            <m:sub>
              <m:r>
                <m:rPr>
                  <m:sty m:val="p"/>
                </m:rPr>
                <w:rPr>
                  <w:rFonts w:ascii="Cambria Math" w:hAnsi="Cambria Math"/>
                  <w:rPrChange w:id="3649" w:author="The Si Tran" w:date="2012-12-15T07:59:00Z">
                    <w:rPr>
                      <w:rFonts w:ascii="Cambria Math" w:eastAsia="Times New Roman" w:hAnsi="Cambria Math"/>
                      <w:szCs w:val="26"/>
                    </w:rPr>
                  </w:rPrChange>
                </w:rPr>
                <m:t>1</m:t>
              </m:r>
            </m:sub>
          </m:sSub>
          <m:r>
            <m:rPr>
              <m:sty m:val="p"/>
            </m:rPr>
            <w:rPr>
              <w:rFonts w:ascii="Cambria Math" w:hAnsi="Cambria Math"/>
              <w:rPrChange w:id="3650" w:author="The Si Tran" w:date="2012-12-15T07:59:00Z">
                <w:rPr>
                  <w:rFonts w:ascii="Cambria Math" w:eastAsia="Times New Roman" w:hAnsi="Cambria Math"/>
                  <w:szCs w:val="26"/>
                </w:rPr>
              </w:rPrChange>
            </w:rPr>
            <m:t>+</m:t>
          </m:r>
          <m:r>
            <m:rPr>
              <m:sty m:val="p"/>
            </m:rPr>
            <w:rPr>
              <w:rFonts w:ascii="Cambria Math" w:hAnsi="Cambria Math" w:hint="eastAsia"/>
              <w:rPrChange w:id="3651" w:author="The Si Tran" w:date="2012-12-15T07:59:00Z">
                <w:rPr>
                  <w:rFonts w:ascii="Cambria Math" w:eastAsia="Times New Roman" w:hAnsi="Cambria Math" w:hint="eastAsia"/>
                  <w:szCs w:val="26"/>
                </w:rPr>
              </w:rPrChange>
            </w:rPr>
            <m:t>…</m:t>
          </m:r>
          <m:r>
            <m:rPr>
              <m:sty m:val="p"/>
            </m:rPr>
            <w:rPr>
              <w:rFonts w:ascii="Cambria Math" w:hAnsi="Cambria Math"/>
              <w:rPrChange w:id="365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53" w:author="The Si Tran" w:date="2012-12-15T07:59:00Z">
                    <w:rPr>
                      <w:rFonts w:ascii="Cambria Math" w:eastAsia="Times New Roman" w:hAnsi="Cambria Math"/>
                      <w:szCs w:val="26"/>
                    </w:rPr>
                  </w:rPrChange>
                </w:rPr>
                <m:t>ϕ</m:t>
              </m:r>
            </m:e>
            <m:sub>
              <m:r>
                <w:rPr>
                  <w:rFonts w:ascii="Cambria Math" w:hAnsi="Cambria Math"/>
                  <w:rPrChange w:id="365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55" w:author="The Si Tran" w:date="2012-12-15T07:59:00Z">
                    <w:rPr>
                      <w:rFonts w:ascii="Cambria Math" w:eastAsia="Times New Roman" w:hAnsi="Cambria Math"/>
                      <w:szCs w:val="26"/>
                    </w:rPr>
                  </w:rPrChange>
                </w:rPr>
                <m:t>γ</m:t>
              </m:r>
            </m:e>
            <m:sub>
              <m:r>
                <w:rPr>
                  <w:rFonts w:ascii="Cambria Math" w:hAnsi="Cambria Math"/>
                  <w:rPrChange w:id="3656" w:author="The Si Tran" w:date="2012-12-15T07:59:00Z">
                    <w:rPr>
                      <w:rFonts w:ascii="Cambria Math" w:eastAsia="Times New Roman" w:hAnsi="Cambria Math"/>
                      <w:szCs w:val="26"/>
                    </w:rPr>
                  </w:rPrChange>
                </w:rPr>
                <m:t>p</m:t>
              </m:r>
              <m:r>
                <m:rPr>
                  <m:sty m:val="p"/>
                </m:rPr>
                <w:rPr>
                  <w:rFonts w:ascii="Cambria Math" w:hAnsi="Cambria Math"/>
                  <w:rPrChange w:id="3657" w:author="The Si Tran" w:date="2012-12-15T07:59:00Z">
                    <w:rPr>
                      <w:rFonts w:ascii="Cambria Math" w:eastAsia="Times New Roman" w:hAnsi="Cambria Math"/>
                      <w:szCs w:val="26"/>
                    </w:rPr>
                  </w:rPrChange>
                </w:rPr>
                <m:t>-1</m:t>
              </m:r>
            </m:sub>
          </m:sSub>
          <w:ins w:id="3658" w:author="The Si Tran" w:date="2012-12-12T00:12:00Z">
            <m:r>
              <m:rPr>
                <m:sty m:val="p"/>
              </m:rPr>
              <w:rPr>
                <w:rFonts w:ascii="Cambria Math" w:hAnsi="Cambria Math"/>
                <w:rPrChange w:id="3659"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660" w:author="The Si Tran" w:date="2012-12-15T07:59:00Z">
                <w:rPr>
                  <w:rFonts w:ascii="Cambria Math" w:eastAsia="Times New Roman" w:hAnsi="Cambria Math" w:hint="eastAsia"/>
                  <w:szCs w:val="26"/>
                </w:rPr>
              </w:rPrChange>
            </w:rPr>
            <m:t>…………………………………………</m:t>
          </m:r>
          <m:r>
            <m:rPr>
              <m:sty m:val="p"/>
            </m:rPr>
            <w:rPr>
              <w:rFonts w:ascii="Cambria Math" w:hAnsi="Cambria Math"/>
              <w:rPrChange w:id="3661" w:author="The Si Tran" w:date="2012-12-15T07:59:00Z">
                <w:rPr>
                  <w:rFonts w:ascii="Cambria Math" w:eastAsia="Times New Roman" w:hAnsi="Cambria Math"/>
                  <w:szCs w:val="26"/>
                </w:rPr>
              </w:rPrChange>
            </w:rPr>
            <m:t xml:space="preserve"> </m:t>
          </m:r>
          <w:ins w:id="3662" w:author="The Si Tran" w:date="2012-12-12T00:12:00Z">
            <m:r>
              <m:rPr>
                <m:sty m:val="p"/>
              </m:rPr>
              <w:rPr>
                <w:rFonts w:ascii="Cambria Math" w:hAnsi="Cambria Math"/>
                <w:rPrChange w:id="3663" w:author="The Si Tran" w:date="2012-12-15T07:59:00Z">
                  <w:rPr>
                    <w:rFonts w:ascii="Cambria Math" w:eastAsia="Times New Roman" w:hAnsi="Cambria Math"/>
                    <w:szCs w:val="26"/>
                  </w:rPr>
                </w:rPrChange>
              </w:rPr>
              <w:br/>
            </m:r>
          </w:ins>
        </m:oMath>
      </m:oMathPara>
      <w:ins w:id="3664" w:author="The Si Tran" w:date="2012-12-12T00:12:00Z">
        <w:r w:rsidR="00361F58" w:rsidRPr="0038419C">
          <w:rPr>
            <w:rPrChange w:id="3665"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66" w:author="The Si Tran" w:date="2012-12-15T07:59:00Z">
                  <w:rPr>
                    <w:rFonts w:ascii="Cambria Math" w:eastAsia="Times New Roman" w:hAnsi="Cambria Math"/>
                    <w:szCs w:val="26"/>
                  </w:rPr>
                </w:rPrChange>
              </w:rPr>
              <m:t>γ</m:t>
            </m:r>
          </m:e>
          <m:sub>
            <m:r>
              <w:rPr>
                <w:rFonts w:ascii="Cambria Math" w:hAnsi="Cambria Math"/>
                <w:rPrChange w:id="3667" w:author="The Si Tran" w:date="2012-12-15T07:59:00Z">
                  <w:rPr>
                    <w:rFonts w:ascii="Cambria Math" w:eastAsia="Times New Roman" w:hAnsi="Cambria Math"/>
                    <w:szCs w:val="26"/>
                  </w:rPr>
                </w:rPrChange>
              </w:rPr>
              <m:t>p</m:t>
            </m:r>
          </m:sub>
        </m:sSub>
        <m:r>
          <m:rPr>
            <m:sty m:val="p"/>
          </m:rPr>
          <w:rPr>
            <w:rFonts w:ascii="Cambria Math" w:hAnsi="Cambria Math"/>
            <w:rPrChange w:id="366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69" w:author="The Si Tran" w:date="2012-12-15T07:59:00Z">
                  <w:rPr>
                    <w:rFonts w:ascii="Cambria Math" w:eastAsia="Times New Roman" w:hAnsi="Cambria Math"/>
                    <w:szCs w:val="26"/>
                  </w:rPr>
                </w:rPrChange>
              </w:rPr>
              <m:t>ϕ</m:t>
            </m:r>
          </m:e>
          <m:sub>
            <m:r>
              <m:rPr>
                <m:sty m:val="p"/>
              </m:rPr>
              <w:rPr>
                <w:rFonts w:ascii="Cambria Math" w:hAnsi="Cambria Math"/>
                <w:rPrChange w:id="3670"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71" w:author="The Si Tran" w:date="2012-12-15T07:59:00Z">
                  <w:rPr>
                    <w:rFonts w:ascii="Cambria Math" w:eastAsia="Times New Roman" w:hAnsi="Cambria Math"/>
                    <w:szCs w:val="26"/>
                  </w:rPr>
                </w:rPrChange>
              </w:rPr>
              <m:t>γ</m:t>
            </m:r>
          </m:e>
          <m:sub>
            <m:r>
              <w:rPr>
                <w:rFonts w:ascii="Cambria Math" w:hAnsi="Cambria Math"/>
                <w:rPrChange w:id="3672" w:author="The Si Tran" w:date="2012-12-15T07:59:00Z">
                  <w:rPr>
                    <w:rFonts w:ascii="Cambria Math" w:eastAsia="Times New Roman" w:hAnsi="Cambria Math"/>
                    <w:szCs w:val="26"/>
                  </w:rPr>
                </w:rPrChange>
              </w:rPr>
              <m:t>p</m:t>
            </m:r>
            <m:r>
              <m:rPr>
                <m:sty m:val="p"/>
              </m:rPr>
              <w:rPr>
                <w:rFonts w:ascii="Cambria Math" w:hAnsi="Cambria Math"/>
                <w:rPrChange w:id="3673" w:author="The Si Tran" w:date="2012-12-15T07:59:00Z">
                  <w:rPr>
                    <w:rFonts w:ascii="Cambria Math" w:eastAsia="Times New Roman" w:hAnsi="Cambria Math"/>
                    <w:szCs w:val="26"/>
                  </w:rPr>
                </w:rPrChange>
              </w:rPr>
              <m:t>-1</m:t>
            </m:r>
          </m:sub>
        </m:sSub>
        <m:r>
          <m:rPr>
            <m:sty m:val="p"/>
          </m:rPr>
          <w:rPr>
            <w:rFonts w:ascii="Cambria Math" w:hAnsi="Cambria Math"/>
            <w:rPrChange w:id="367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5" w:author="The Si Tran" w:date="2012-12-15T07:59:00Z">
                  <w:rPr>
                    <w:rFonts w:ascii="Cambria Math" w:eastAsia="Times New Roman" w:hAnsi="Cambria Math"/>
                    <w:szCs w:val="26"/>
                  </w:rPr>
                </w:rPrChange>
              </w:rPr>
              <m:t>ϕ</m:t>
            </m:r>
          </m:e>
          <m:sub>
            <m:r>
              <m:rPr>
                <m:sty m:val="p"/>
              </m:rPr>
              <w:rPr>
                <w:rFonts w:ascii="Cambria Math" w:hAnsi="Cambria Math"/>
                <w:rPrChange w:id="367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77" w:author="The Si Tran" w:date="2012-12-15T07:59:00Z">
                  <w:rPr>
                    <w:rFonts w:ascii="Cambria Math" w:eastAsia="Times New Roman" w:hAnsi="Cambria Math"/>
                    <w:szCs w:val="26"/>
                  </w:rPr>
                </w:rPrChange>
              </w:rPr>
              <m:t>γ</m:t>
            </m:r>
          </m:e>
          <m:sub>
            <m:r>
              <w:rPr>
                <w:rFonts w:ascii="Cambria Math" w:hAnsi="Cambria Math"/>
                <w:rPrChange w:id="3678" w:author="The Si Tran" w:date="2012-12-15T07:59:00Z">
                  <w:rPr>
                    <w:rFonts w:ascii="Cambria Math" w:eastAsia="Times New Roman" w:hAnsi="Cambria Math"/>
                    <w:szCs w:val="26"/>
                  </w:rPr>
                </w:rPrChange>
              </w:rPr>
              <m:t>p</m:t>
            </m:r>
            <m:r>
              <m:rPr>
                <m:sty m:val="p"/>
              </m:rPr>
              <w:rPr>
                <w:rFonts w:ascii="Cambria Math" w:hAnsi="Cambria Math"/>
                <w:rPrChange w:id="3679" w:author="The Si Tran" w:date="2012-12-15T07:59:00Z">
                  <w:rPr>
                    <w:rFonts w:ascii="Cambria Math" w:eastAsia="Times New Roman" w:hAnsi="Cambria Math"/>
                    <w:szCs w:val="26"/>
                  </w:rPr>
                </w:rPrChange>
              </w:rPr>
              <m:t>-2</m:t>
            </m:r>
          </m:sub>
        </m:sSub>
        <m:r>
          <m:rPr>
            <m:sty m:val="p"/>
          </m:rPr>
          <w:rPr>
            <w:rFonts w:ascii="Cambria Math" w:hAnsi="Cambria Math"/>
            <w:rPrChange w:id="3680" w:author="The Si Tran" w:date="2012-12-15T07:59:00Z">
              <w:rPr>
                <w:rFonts w:ascii="Cambria Math" w:eastAsia="Times New Roman" w:hAnsi="Cambria Math"/>
                <w:szCs w:val="26"/>
              </w:rPr>
            </w:rPrChange>
          </w:rPr>
          <m:t>+</m:t>
        </m:r>
        <m:r>
          <m:rPr>
            <m:sty m:val="p"/>
          </m:rPr>
          <w:rPr>
            <w:rFonts w:ascii="Cambria Math" w:hAnsi="Cambria Math" w:hint="eastAsia"/>
            <w:rPrChange w:id="3681" w:author="The Si Tran" w:date="2012-12-15T07:59:00Z">
              <w:rPr>
                <w:rFonts w:ascii="Cambria Math" w:eastAsia="Times New Roman" w:hAnsi="Cambria Math" w:hint="eastAsia"/>
                <w:szCs w:val="26"/>
              </w:rPr>
            </w:rPrChange>
          </w:rPr>
          <m:t>…</m:t>
        </m:r>
        <m:r>
          <m:rPr>
            <m:sty m:val="p"/>
          </m:rPr>
          <w:rPr>
            <w:rFonts w:ascii="Cambria Math" w:hAnsi="Cambria Math"/>
            <w:rPrChange w:id="368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83" w:author="The Si Tran" w:date="2012-12-15T07:59:00Z">
                  <w:rPr>
                    <w:rFonts w:ascii="Cambria Math" w:eastAsia="Times New Roman" w:hAnsi="Cambria Math"/>
                    <w:szCs w:val="26"/>
                  </w:rPr>
                </w:rPrChange>
              </w:rPr>
              <m:t>ϕ</m:t>
            </m:r>
          </m:e>
          <m:sub>
            <m:r>
              <w:rPr>
                <w:rFonts w:ascii="Cambria Math" w:hAnsi="Cambria Math"/>
                <w:rPrChange w:id="368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85" w:author="The Si Tran" w:date="2012-12-15T07:59:00Z">
                  <w:rPr>
                    <w:rFonts w:ascii="Cambria Math" w:eastAsia="Times New Roman" w:hAnsi="Cambria Math"/>
                    <w:szCs w:val="26"/>
                  </w:rPr>
                </w:rPrChange>
              </w:rPr>
              <m:t>γ</m:t>
            </m:r>
          </m:e>
          <m:sub>
            <m:r>
              <m:rPr>
                <m:sty m:val="p"/>
              </m:rPr>
              <w:rPr>
                <w:rFonts w:ascii="Cambria Math" w:hAnsi="Cambria Math"/>
                <w:rPrChange w:id="3686" w:author="The Si Tran" w:date="2012-12-15T07:59:00Z">
                  <w:rPr>
                    <w:rFonts w:ascii="Cambria Math" w:eastAsia="Times New Roman" w:hAnsi="Cambria Math"/>
                    <w:szCs w:val="26"/>
                  </w:rPr>
                </w:rPrChange>
              </w:rPr>
              <m:t>0</m:t>
            </m:r>
          </m:sub>
        </m:sSub>
      </m:oMath>
      <w:ins w:id="3687" w:author="The Si Tran" w:date="2012-12-12T00:12:00Z">
        <w:r w:rsidR="005537CE" w:rsidRPr="0038419C">
          <w:rPr>
            <w:rPrChange w:id="3688"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689" w:author="The Si Tran" w:date="2012-12-12T00:12:00Z"/>
          <w:rFonts w:eastAsia="Times New Roman"/>
          <w:szCs w:val="26"/>
        </w:rPr>
        <w:pPrChange w:id="3690" w:author="The Si Tran" w:date="2012-12-16T17:06:00Z">
          <w:pPr>
            <w:spacing w:before="100" w:beforeAutospacing="1" w:after="100" w:afterAutospacing="1"/>
          </w:pPr>
        </w:pPrChange>
      </w:pPr>
      <w:ins w:id="3691" w:author="The Si Tran" w:date="2012-12-12T00:12:00Z">
        <w:r w:rsidRPr="007F6C43">
          <w:rPr>
            <w:rFonts w:eastAsia="Times New Roman"/>
            <w:szCs w:val="26"/>
          </w:rPr>
          <w:t>Với k &gt; p thì:</w:t>
        </w:r>
      </w:ins>
    </w:p>
    <w:p w14:paraId="6190EA83" w14:textId="577757BB" w:rsidR="00361F58" w:rsidRPr="007F6C43" w:rsidRDefault="00D35DF6">
      <w:pPr>
        <w:jc w:val="center"/>
        <w:rPr>
          <w:ins w:id="3692" w:author="The Si Tran" w:date="2012-12-12T00:12:00Z"/>
        </w:rPr>
        <w:pPrChange w:id="3693"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694" w:author="The Si Tran" w:date="2012-12-12T00:12:00Z"/>
          <w:rFonts w:eastAsia="Times New Roman"/>
          <w:szCs w:val="26"/>
        </w:rPr>
      </w:pPr>
      <w:ins w:id="3695" w:author="The Si Tran" w:date="2012-12-14T05:01:00Z">
        <w:r>
          <w:rPr>
            <w:noProof/>
            <w:rPrChange w:id="3696">
              <w:rPr>
                <w:b/>
                <w:bCs/>
                <w:noProof/>
                <w:sz w:val="20"/>
                <w:szCs w:val="20"/>
              </w:rPr>
            </w:rPrChange>
          </w:rPr>
          <mc:AlternateContent>
            <mc:Choice Requires="wps">
              <w:drawing>
                <wp:anchor distT="0" distB="0" distL="114300" distR="114300" simplePos="0" relativeHeight="251673088" behindDoc="0" locked="0" layoutInCell="1" allowOverlap="1" wp14:anchorId="7A57AABF" wp14:editId="58DA9850">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276DB6" w:rsidRPr="009211DB" w:rsidRDefault="00276DB6">
                              <w:pPr>
                                <w:pStyle w:val="EquationIndex"/>
                                <w:rPr>
                                  <w:rPrChange w:id="3697" w:author="The Si Tran" w:date="2012-12-15T08:05:00Z">
                                    <w:rPr/>
                                  </w:rPrChange>
                                </w:rPr>
                                <w:pPrChange w:id="3698" w:author="The Si Tran" w:date="2012-12-15T08:05:00Z">
                                  <w:pPr/>
                                </w:pPrChange>
                              </w:pPr>
                              <w:r w:rsidRPr="00E231FB">
                                <w:t>(3.</w:t>
                              </w:r>
                              <w:ins w:id="3699" w:author="The Si Tran" w:date="2012-12-14T04:55:00Z">
                                <w:r w:rsidRPr="00EB1298">
                                  <w:t>6</w:t>
                                </w:r>
                              </w:ins>
                              <w:del w:id="3700"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276DB6" w:rsidRPr="009211DB" w:rsidRDefault="00276DB6">
                        <w:pPr>
                          <w:pStyle w:val="EquationIndex"/>
                          <w:rPr>
                            <w:rPrChange w:id="3701" w:author="The Si Tran" w:date="2012-12-15T08:05:00Z">
                              <w:rPr/>
                            </w:rPrChange>
                          </w:rPr>
                          <w:pPrChange w:id="3702" w:author="The Si Tran" w:date="2012-12-15T08:05:00Z">
                            <w:pPr/>
                          </w:pPrChange>
                        </w:pPr>
                        <w:r w:rsidRPr="00E231FB">
                          <w:t>(3.</w:t>
                        </w:r>
                        <w:ins w:id="3703" w:author="The Si Tran" w:date="2012-12-14T04:55:00Z">
                          <w:r w:rsidRPr="00EB1298">
                            <w:t>6</w:t>
                          </w:r>
                        </w:ins>
                        <w:del w:id="3704" w:author="The Si Tran" w:date="2012-12-14T04:55:00Z">
                          <w:r w:rsidRPr="00032D83" w:rsidDel="004505B3">
                            <w:delText>2.1</w:delText>
                          </w:r>
                        </w:del>
                        <w:r w:rsidRPr="006D6C8D">
                          <w:t>)</w:t>
                        </w:r>
                      </w:p>
                    </w:txbxContent>
                  </v:textbox>
                </v:shape>
              </w:pict>
            </mc:Fallback>
          </mc:AlternateContent>
        </w:r>
      </w:ins>
      <w:ins w:id="3705"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706"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D35DF6" w:rsidP="00361F58">
      <w:pPr>
        <w:spacing w:before="100" w:beforeAutospacing="1" w:after="100" w:afterAutospacing="1"/>
        <w:rPr>
          <w:ins w:id="3707"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708"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709" w:author="The Si Tran" w:date="2012-12-12T00:12:00Z">
            <m:r>
              <m:rPr>
                <m:sty m:val="p"/>
              </m:rPr>
              <w:rPr>
                <w:rFonts w:ascii="Cambria Math" w:eastAsia="Times New Roman" w:hAnsi="Cambria Math"/>
                <w:szCs w:val="26"/>
              </w:rPr>
              <w:br/>
            </m:r>
          </w:ins>
        </m:oMath>
      </m:oMathPara>
      <w:ins w:id="3710"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11"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712" w:author="The Si Tran" w:date="2012-12-12T00:12:00Z"/>
          <w:rFonts w:eastAsia="Times New Roman"/>
          <w:szCs w:val="26"/>
        </w:rPr>
      </w:pPr>
      <w:ins w:id="3713" w:author="The Si Tran" w:date="2012-12-14T05:03:00Z">
        <w:r>
          <w:rPr>
            <w:noProof/>
            <w:rPrChange w:id="3714">
              <w:rPr>
                <w:b/>
                <w:bCs/>
                <w:noProof/>
                <w:sz w:val="20"/>
                <w:szCs w:val="20"/>
              </w:rPr>
            </w:rPrChange>
          </w:rPr>
          <mc:AlternateContent>
            <mc:Choice Requires="wps">
              <w:drawing>
                <wp:anchor distT="0" distB="0" distL="114300" distR="114300" simplePos="0" relativeHeight="251675136" behindDoc="0" locked="0" layoutInCell="1" allowOverlap="1" wp14:anchorId="4546A330" wp14:editId="5512218F">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276DB6" w:rsidRDefault="00276DB6">
                              <w:pPr>
                                <w:pStyle w:val="EquationIndex"/>
                                <w:pPrChange w:id="3715" w:author="The Si Tran" w:date="2012-12-15T08:12:00Z">
                                  <w:pPr/>
                                </w:pPrChange>
                              </w:pPr>
                              <w:r>
                                <w:t>(3.</w:t>
                              </w:r>
                              <w:ins w:id="3716" w:author="The Si Tran" w:date="2012-12-14T04:55:00Z">
                                <w:r>
                                  <w:t>7</w:t>
                                </w:r>
                              </w:ins>
                              <w:del w:id="371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2pt;margin-top:32.6pt;width:41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" fillcolor="window" stroked="f" strokeweight=".5pt">
                  <v:path arrowok="t"/>
                  <v:textbox>
                    <w:txbxContent>
                      <w:p w14:paraId="1409AF4D" w14:textId="77777777" w:rsidR="00276DB6" w:rsidRDefault="00276DB6">
                        <w:pPr>
                          <w:pStyle w:val="EquationIndex"/>
                          <w:pPrChange w:id="3718" w:author="The Si Tran" w:date="2012-12-15T08:12:00Z">
                            <w:pPr/>
                          </w:pPrChange>
                        </w:pPr>
                        <w:r>
                          <w:t>(3.</w:t>
                        </w:r>
                        <w:ins w:id="3719" w:author="The Si Tran" w:date="2012-12-14T04:55:00Z">
                          <w:r>
                            <w:t>7</w:t>
                          </w:r>
                        </w:ins>
                        <w:del w:id="3720" w:author="The Si Tran" w:date="2012-12-14T04:55:00Z">
                          <w:r w:rsidDel="004505B3">
                            <w:delText>2.1</w:delText>
                          </w:r>
                        </w:del>
                        <w:r>
                          <w:t>)</w:t>
                        </w:r>
                      </w:p>
                    </w:txbxContent>
                  </v:textbox>
                </v:shape>
              </w:pict>
            </mc:Fallback>
          </mc:AlternateContent>
        </w:r>
      </w:ins>
      <w:ins w:id="3721"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722"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723" w:author="The Si Tran" w:date="2012-12-14T05:07:00Z">
              <w:rPr>
                <w:rFonts w:eastAsia="Times New Roman"/>
                <w:szCs w:val="26"/>
              </w:rPr>
            </w:rPrChange>
          </w:rPr>
          <w:t>3.</w:t>
        </w:r>
        <w:commentRangeStart w:id="3724"/>
        <w:r w:rsidR="00361F58" w:rsidRPr="00312F4F">
          <w:rPr>
            <w:rFonts w:eastAsia="Times New Roman"/>
            <w:color w:val="FF0000"/>
            <w:szCs w:val="26"/>
            <w:rPrChange w:id="3725" w:author="The Si Tran" w:date="2012-12-14T05:07:00Z">
              <w:rPr>
                <w:rFonts w:eastAsia="Times New Roman"/>
                <w:szCs w:val="26"/>
              </w:rPr>
            </w:rPrChange>
          </w:rPr>
          <w:t>11</w:t>
        </w:r>
      </w:ins>
      <w:commentRangeEnd w:id="3724"/>
      <w:ins w:id="3726" w:author="The Si Tran" w:date="2012-12-14T05:08:00Z">
        <w:r>
          <w:rPr>
            <w:rStyle w:val="CommentReference"/>
          </w:rPr>
          <w:commentReference w:id="3724"/>
        </w:r>
      </w:ins>
      <w:ins w:id="3727"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728" w:author="The Si Tran" w:date="2012-12-12T00:12:00Z"/>
          <w:rFonts w:eastAsia="Times New Roman"/>
          <w:szCs w:val="26"/>
        </w:rPr>
      </w:pPr>
      <w:ins w:id="372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730"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731" w:author="The Si Tran" w:date="2012-12-12T00:12:00Z"/>
          <w:rFonts w:eastAsia="Times New Roman"/>
          <w:szCs w:val="26"/>
        </w:rPr>
      </w:pPr>
      <w:ins w:id="3732"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733" w:author="The Si Tran" w:date="2012-12-12T00:12:00Z"/>
          <w:rFonts w:eastAsia="Times New Roman"/>
          <w:szCs w:val="26"/>
        </w:rPr>
      </w:pPr>
      <w:ins w:id="3734"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735"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736" w:author="The Si Tran" w:date="2012-12-12T00:12:00Z"/>
          <w:rFonts w:eastAsia="Times New Roman"/>
          <w:szCs w:val="26"/>
        </w:rPr>
      </w:pPr>
      <w:ins w:id="3737" w:author="The Si Tran" w:date="2012-12-12T00:12:00Z">
        <w:r w:rsidRPr="00090AB7">
          <w:rPr>
            <w:rPrChange w:id="3738"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73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74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74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4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74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44"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45"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4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4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48"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749" w:author="The Si Tran" w:date="2012-12-12T00:12:00Z">
        <w:r w:rsidRPr="0019748F">
          <w:rPr>
            <w:rFonts w:eastAsia="Times New Roman"/>
            <w:szCs w:val="26"/>
          </w:rPr>
          <w:t>.</w:t>
        </w:r>
      </w:ins>
    </w:p>
    <w:p w14:paraId="7719F6F5" w14:textId="7F780A52" w:rsidR="00361F58" w:rsidRPr="0019748F" w:rsidRDefault="00361F58">
      <w:pPr>
        <w:rPr>
          <w:ins w:id="3750" w:author="The Si Tran" w:date="2012-12-12T00:12:00Z"/>
        </w:rPr>
        <w:pPrChange w:id="3751" w:author="The Si Tran" w:date="2012-12-16T10:33:00Z">
          <w:pPr>
            <w:spacing w:before="100" w:beforeAutospacing="1" w:after="100" w:afterAutospacing="1"/>
          </w:pPr>
        </w:pPrChange>
      </w:pPr>
      <w:ins w:id="3752"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753"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54"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55"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56"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57"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758" w:author="The Si Tran" w:date="2012-12-12T00:12:00Z">
        <w:r w:rsidRPr="0019748F">
          <w:t xml:space="preserve">. </w:t>
        </w:r>
      </w:ins>
    </w:p>
    <w:p w14:paraId="3A23FA9B" w14:textId="77777777" w:rsidR="00361F58" w:rsidRDefault="00361F58" w:rsidP="00361F58">
      <w:pPr>
        <w:spacing w:before="100" w:beforeAutospacing="1" w:after="100" w:afterAutospacing="1"/>
        <w:rPr>
          <w:ins w:id="3759" w:author="The Si Tran" w:date="2012-12-12T00:12:00Z"/>
          <w:szCs w:val="26"/>
          <w:lang w:val="pt-BR"/>
        </w:rPr>
      </w:pPr>
      <w:ins w:id="3760"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761"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762"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763"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764"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765" w:author="The Si Tran" w:date="2012-12-12T00:12:00Z"/>
          <w:szCs w:val="26"/>
          <w:lang w:val="pt-BR"/>
        </w:rPr>
      </w:pPr>
      <w:ins w:id="3766"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767" w:author="The Si Tran" w:date="2012-12-12T00:12:00Z">
        <w:r w:rsidRPr="00465185">
          <w:rPr>
            <w:position w:val="-8"/>
            <w:szCs w:val="26"/>
            <w:lang w:val="pt-BR"/>
          </w:rPr>
          <w:object w:dxaOrig="859" w:dyaOrig="360" w14:anchorId="11FC98E9">
            <v:shape id="_x0000_i1068" type="#_x0000_t75" style="width:43.8pt;height:13.8pt" o:ole="">
              <v:imagedata r:id="rId105" o:title=""/>
            </v:shape>
            <o:OLEObject Type="Embed" ProgID="Equation.DSMT4" ShapeID="_x0000_i1068" DrawAspect="Content" ObjectID="_1417211206" r:id="rId106"/>
          </w:object>
        </w:r>
      </w:ins>
      <w:ins w:id="3768"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769" w:author="The Si Tran" w:date="2012-12-12T00:11:00Z"/>
          <w:color w:val="FF0000"/>
          <w:szCs w:val="26"/>
          <w:lang w:val="pt-BR"/>
          <w:rPrChange w:id="3770" w:author="The Si Tran" w:date="2012-12-05T23:02:00Z">
            <w:rPr>
              <w:del w:id="3771" w:author="The Si Tran" w:date="2012-12-12T00:11:00Z"/>
              <w:color w:val="FF0000"/>
              <w:sz w:val="32"/>
              <w:lang w:val="pt-BR"/>
            </w:rPr>
          </w:rPrChange>
        </w:rPr>
      </w:pPr>
      <w:del w:id="3772" w:author="The Si Tran" w:date="2012-12-12T00:10:00Z">
        <w:r w:rsidRPr="0049233F" w:rsidDel="00361F58">
          <w:rPr>
            <w:color w:val="FF0000"/>
            <w:szCs w:val="26"/>
            <w:lang w:val="pt-BR"/>
            <w:rPrChange w:id="3773"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74" w:author="The Si Tran" w:date="2012-12-06T04:01:00Z"/>
          <w:color w:val="FF0000"/>
          <w:szCs w:val="26"/>
          <w:lang w:val="pt-BR"/>
          <w:rPrChange w:id="3775" w:author="The Si Tran" w:date="2012-12-05T23:02:00Z">
            <w:rPr>
              <w:del w:id="3776" w:author="The Si Tran" w:date="2012-12-06T04:01:00Z"/>
              <w:color w:val="FF0000"/>
              <w:sz w:val="32"/>
              <w:lang w:val="pt-BR"/>
            </w:rPr>
          </w:rPrChange>
        </w:rPr>
      </w:pPr>
      <w:del w:id="3777" w:author="The Si Tran" w:date="2012-12-06T04:01:00Z">
        <w:r w:rsidRPr="0049233F" w:rsidDel="00667D24">
          <w:rPr>
            <w:color w:val="FF0000"/>
            <w:szCs w:val="26"/>
            <w:lang w:val="pt-BR"/>
            <w:rPrChange w:id="3778"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779" w:author="The Si Tran" w:date="2012-12-12T00:12:00Z"/>
          <w:szCs w:val="26"/>
          <w:lang w:val="pt-BR"/>
          <w:rPrChange w:id="3780" w:author="The Si Tran" w:date="2012-12-06T00:54:00Z">
            <w:rPr>
              <w:del w:id="3781" w:author="The Si Tran" w:date="2012-12-12T00:12:00Z"/>
              <w:sz w:val="28"/>
              <w:szCs w:val="28"/>
              <w:lang w:val="pt-BR"/>
            </w:rPr>
          </w:rPrChange>
        </w:rPr>
        <w:pPrChange w:id="3782" w:author="The Si Tran" w:date="2012-12-06T00:54:00Z">
          <w:pPr>
            <w:ind w:firstLine="540"/>
          </w:pPr>
        </w:pPrChange>
      </w:pPr>
      <w:del w:id="3783" w:author="The Si Tran" w:date="2012-12-12T00:12:00Z">
        <w:r w:rsidRPr="0049233F" w:rsidDel="00361F58">
          <w:rPr>
            <w:szCs w:val="26"/>
            <w:lang w:val="pt-BR"/>
            <w:rPrChange w:id="3784"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785" w:author="The Si Tran" w:date="2012-12-06T00:55:00Z"/>
          <w:szCs w:val="26"/>
          <w:lang w:val="pt-BR"/>
          <w:rPrChange w:id="3786" w:author="The Si Tran" w:date="2012-12-05T23:02:00Z">
            <w:rPr>
              <w:del w:id="3787" w:author="The Si Tran" w:date="2012-12-06T00:55:00Z"/>
              <w:sz w:val="28"/>
              <w:szCs w:val="28"/>
              <w:lang w:val="pt-BR"/>
            </w:rPr>
          </w:rPrChange>
        </w:rPr>
      </w:pPr>
      <w:del w:id="3788" w:author="The Si Tran" w:date="2012-12-06T00:55:00Z">
        <w:r w:rsidRPr="00AF1345" w:rsidDel="00BA51C4">
          <w:rPr>
            <w:position w:val="-14"/>
            <w:szCs w:val="26"/>
            <w:lang w:val="pt-BR"/>
          </w:rPr>
          <w:object w:dxaOrig="2920" w:dyaOrig="380" w14:anchorId="2282CF9B">
            <v:shape id="_x0000_i1069" type="#_x0000_t75" style="width:3in;height:28.2pt" o:ole="">
              <v:imagedata r:id="rId107" o:title=""/>
            </v:shape>
            <o:OLEObject Type="Embed" ProgID="Equation.DSMT4" ShapeID="_x0000_i1069" DrawAspect="Content" ObjectID="_1417211207" r:id="rId108"/>
          </w:object>
        </w:r>
        <w:r w:rsidRPr="0049233F" w:rsidDel="00BA51C4">
          <w:rPr>
            <w:szCs w:val="26"/>
            <w:lang w:val="pt-BR"/>
            <w:rPrChange w:id="3789"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790" w:author="The Si Tran" w:date="2012-12-12T00:12:00Z"/>
          <w:szCs w:val="26"/>
          <w:lang w:val="pt-BR"/>
          <w:rPrChange w:id="3791" w:author="The Si Tran" w:date="2012-12-05T23:02:00Z">
            <w:rPr>
              <w:del w:id="3792" w:author="The Si Tran" w:date="2012-12-12T00:12:00Z"/>
              <w:sz w:val="28"/>
              <w:szCs w:val="28"/>
              <w:lang w:val="pt-BR"/>
            </w:rPr>
          </w:rPrChange>
        </w:rPr>
      </w:pPr>
      <w:del w:id="3793" w:author="The Si Tran" w:date="2012-12-12T00:12:00Z">
        <w:r w:rsidRPr="0049233F" w:rsidDel="00361F58">
          <w:rPr>
            <w:szCs w:val="26"/>
            <w:lang w:val="pt-BR"/>
            <w:rPrChange w:id="3794"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795" w:author="The Si Tran" w:date="2012-12-12T00:12:00Z"/>
          <w:szCs w:val="26"/>
          <w:lang w:val="pt-BR"/>
          <w:rPrChange w:id="3796" w:author="The Si Tran" w:date="2012-12-05T23:02:00Z">
            <w:rPr>
              <w:del w:id="3797" w:author="The Si Tran" w:date="2012-12-12T00:12:00Z"/>
              <w:sz w:val="28"/>
              <w:szCs w:val="28"/>
              <w:lang w:val="pt-BR"/>
            </w:rPr>
          </w:rPrChange>
        </w:rPr>
      </w:pPr>
      <w:del w:id="3798" w:author="The Si Tran" w:date="2012-12-06T00:55:00Z">
        <w:r w:rsidRPr="00AF1345" w:rsidDel="003B3B5B">
          <w:rPr>
            <w:position w:val="-6"/>
            <w:szCs w:val="26"/>
            <w:lang w:val="pt-BR"/>
          </w:rPr>
          <w:object w:dxaOrig="220" w:dyaOrig="279" w14:anchorId="0F632030">
            <v:shape id="_x0000_i1070" type="#_x0000_t75" style="width:13.8pt;height:21.3pt" o:ole="">
              <v:imagedata r:id="rId109" o:title=""/>
            </v:shape>
            <o:OLEObject Type="Embed" ProgID="Equation.DSMT4" ShapeID="_x0000_i1070" DrawAspect="Content" ObjectID="_1417211208" r:id="rId110"/>
          </w:object>
        </w:r>
        <w:r w:rsidRPr="0049233F" w:rsidDel="003B3B5B">
          <w:rPr>
            <w:szCs w:val="26"/>
            <w:lang w:val="pt-BR"/>
            <w:rPrChange w:id="3799" w:author="The Si Tran" w:date="2012-12-05T23:02:00Z">
              <w:rPr>
                <w:sz w:val="28"/>
                <w:szCs w:val="28"/>
                <w:lang w:val="pt-BR"/>
              </w:rPr>
            </w:rPrChange>
          </w:rPr>
          <w:delText xml:space="preserve"> </w:delText>
        </w:r>
      </w:del>
      <w:del w:id="3800" w:author="The Si Tran" w:date="2012-12-12T00:12:00Z">
        <w:r w:rsidRPr="0049233F" w:rsidDel="00361F58">
          <w:rPr>
            <w:szCs w:val="26"/>
            <w:lang w:val="pt-BR"/>
            <w:rPrChange w:id="3801"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802" w:author="The Si Tran" w:date="2012-12-12T00:12:00Z"/>
          <w:szCs w:val="26"/>
          <w:lang w:val="pt-BR"/>
          <w:rPrChange w:id="3803" w:author="The Si Tran" w:date="2012-12-05T23:02:00Z">
            <w:rPr>
              <w:del w:id="3804" w:author="The Si Tran" w:date="2012-12-12T00:12:00Z"/>
              <w:sz w:val="28"/>
              <w:szCs w:val="28"/>
              <w:lang w:val="pt-BR"/>
            </w:rPr>
          </w:rPrChange>
        </w:rPr>
      </w:pPr>
      <w:del w:id="3805" w:author="The Si Tran" w:date="2012-12-06T00:55:00Z">
        <w:r w:rsidRPr="00AF1345" w:rsidDel="003B3B5B">
          <w:rPr>
            <w:position w:val="-12"/>
            <w:szCs w:val="26"/>
            <w:lang w:val="pt-BR"/>
          </w:rPr>
          <w:object w:dxaOrig="240" w:dyaOrig="360" w14:anchorId="68D691B9">
            <v:shape id="_x0000_i1071" type="#_x0000_t75" style="width:13.8pt;height:28.2pt" o:ole="">
              <v:imagedata r:id="rId111" o:title=""/>
            </v:shape>
            <o:OLEObject Type="Embed" ProgID="Equation.DSMT4" ShapeID="_x0000_i1071" DrawAspect="Content" ObjectID="_1417211209" r:id="rId112"/>
          </w:object>
        </w:r>
        <w:r w:rsidRPr="0049233F" w:rsidDel="003B3B5B">
          <w:rPr>
            <w:szCs w:val="26"/>
            <w:lang w:val="pt-BR"/>
            <w:rPrChange w:id="3806" w:author="The Si Tran" w:date="2012-12-05T23:02:00Z">
              <w:rPr>
                <w:sz w:val="28"/>
                <w:szCs w:val="28"/>
                <w:lang w:val="pt-BR"/>
              </w:rPr>
            </w:rPrChange>
          </w:rPr>
          <w:delText xml:space="preserve"> </w:delText>
        </w:r>
      </w:del>
      <w:del w:id="3807" w:author="The Si Tran" w:date="2012-12-12T00:12:00Z">
        <w:r w:rsidRPr="0049233F" w:rsidDel="00361F58">
          <w:rPr>
            <w:szCs w:val="26"/>
            <w:lang w:val="pt-BR"/>
            <w:rPrChange w:id="3808"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809" w:author="The Si Tran" w:date="2012-12-12T00:12:00Z"/>
          <w:szCs w:val="26"/>
          <w:lang w:val="pt-BR"/>
          <w:rPrChange w:id="3810" w:author="The Si Tran" w:date="2012-12-05T23:02:00Z">
            <w:rPr>
              <w:del w:id="3811" w:author="The Si Tran" w:date="2012-12-12T00:12:00Z"/>
              <w:sz w:val="28"/>
              <w:szCs w:val="28"/>
              <w:lang w:val="pt-BR"/>
            </w:rPr>
          </w:rPrChange>
        </w:rPr>
      </w:pPr>
      <w:del w:id="3812" w:author="The Si Tran" w:date="2012-12-12T00:12:00Z">
        <w:r w:rsidRPr="0049233F" w:rsidDel="00361F58">
          <w:rPr>
            <w:szCs w:val="26"/>
            <w:lang w:val="pt-BR"/>
            <w:rPrChange w:id="3813" w:author="The Si Tran" w:date="2012-12-05T23:02:00Z">
              <w:rPr>
                <w:sz w:val="28"/>
                <w:szCs w:val="28"/>
                <w:lang w:val="pt-BR"/>
              </w:rPr>
            </w:rPrChange>
          </w:rPr>
          <w:delText xml:space="preserve"> </w:delText>
        </w:r>
      </w:del>
      <w:del w:id="3814" w:author="The Si Tran" w:date="2012-12-06T00:55:00Z">
        <w:r w:rsidRPr="00AF1345" w:rsidDel="000E7D19">
          <w:rPr>
            <w:position w:val="-12"/>
            <w:szCs w:val="26"/>
            <w:lang w:val="pt-BR"/>
          </w:rPr>
          <w:object w:dxaOrig="220" w:dyaOrig="360" w14:anchorId="0AA16092">
            <v:shape id="_x0000_i1072" type="#_x0000_t75" style="width:13.8pt;height:28.2pt" o:ole="">
              <v:imagedata r:id="rId113" o:title=""/>
            </v:shape>
            <o:OLEObject Type="Embed" ProgID="Equation.DSMT4" ShapeID="_x0000_i1072" DrawAspect="Content" ObjectID="_1417211210" r:id="rId114"/>
          </w:object>
        </w:r>
      </w:del>
      <w:del w:id="3815" w:author="The Si Tran" w:date="2012-12-12T00:12:00Z">
        <w:r w:rsidRPr="0049233F" w:rsidDel="00361F58">
          <w:rPr>
            <w:szCs w:val="26"/>
            <w:lang w:val="pt-BR"/>
            <w:rPrChange w:id="3816" w:author="The Si Tran" w:date="2012-12-05T23:02:00Z">
              <w:rPr>
                <w:sz w:val="28"/>
                <w:szCs w:val="28"/>
                <w:lang w:val="pt-BR"/>
              </w:rPr>
            </w:rPrChange>
          </w:rPr>
          <w:delText xml:space="preserve"> là các trọng số được ước lượng thể hiện sự ảnh hưởng của các giá trị </w:delText>
        </w:r>
      </w:del>
      <w:del w:id="3817" w:author="The Si Tran" w:date="2012-12-06T00:56:00Z">
        <w:r w:rsidRPr="0049233F" w:rsidDel="000E7D19">
          <w:rPr>
            <w:szCs w:val="26"/>
            <w:lang w:val="pt-BR"/>
            <w:rPrChange w:id="3818" w:author="The Si Tran" w:date="2012-12-05T23:02:00Z">
              <w:rPr>
                <w:sz w:val="28"/>
                <w:szCs w:val="28"/>
                <w:lang w:val="pt-BR"/>
              </w:rPr>
            </w:rPrChange>
          </w:rPr>
          <w:delText>y</w:delText>
        </w:r>
        <w:r w:rsidRPr="0049233F" w:rsidDel="000E7D19">
          <w:rPr>
            <w:szCs w:val="26"/>
            <w:vertAlign w:val="subscript"/>
            <w:lang w:val="pt-BR"/>
            <w:rPrChange w:id="3819" w:author="The Si Tran" w:date="2012-12-05T23:02:00Z">
              <w:rPr>
                <w:sz w:val="28"/>
                <w:szCs w:val="28"/>
                <w:vertAlign w:val="subscript"/>
                <w:lang w:val="pt-BR"/>
              </w:rPr>
            </w:rPrChange>
          </w:rPr>
          <w:delText>t-i</w:delText>
        </w:r>
        <w:r w:rsidRPr="0049233F" w:rsidDel="000E7D19">
          <w:rPr>
            <w:szCs w:val="26"/>
            <w:lang w:val="pt-BR"/>
            <w:rPrChange w:id="3820" w:author="The Si Tran" w:date="2012-12-05T23:02:00Z">
              <w:rPr>
                <w:sz w:val="28"/>
                <w:szCs w:val="28"/>
                <w:lang w:val="pt-BR"/>
              </w:rPr>
            </w:rPrChange>
          </w:rPr>
          <w:delText xml:space="preserve"> </w:delText>
        </w:r>
      </w:del>
      <w:del w:id="3821" w:author="The Si Tran" w:date="2012-12-12T00:12:00Z">
        <w:r w:rsidRPr="0049233F" w:rsidDel="00361F58">
          <w:rPr>
            <w:szCs w:val="26"/>
            <w:lang w:val="pt-BR"/>
            <w:rPrChange w:id="3822" w:author="The Si Tran" w:date="2012-12-05T23:02:00Z">
              <w:rPr>
                <w:sz w:val="28"/>
                <w:szCs w:val="28"/>
                <w:lang w:val="pt-BR"/>
              </w:rPr>
            </w:rPrChange>
          </w:rPr>
          <w:delText xml:space="preserve">lên </w:delText>
        </w:r>
      </w:del>
      <w:del w:id="3823" w:author="The Si Tran" w:date="2012-12-06T00:56:00Z">
        <w:r w:rsidRPr="0049233F" w:rsidDel="000E7D19">
          <w:rPr>
            <w:szCs w:val="26"/>
            <w:lang w:val="pt-BR"/>
            <w:rPrChange w:id="3824" w:author="The Si Tran" w:date="2012-12-05T23:02:00Z">
              <w:rPr>
                <w:sz w:val="28"/>
                <w:szCs w:val="28"/>
                <w:lang w:val="pt-BR"/>
              </w:rPr>
            </w:rPrChange>
          </w:rPr>
          <w:delText>y</w:delText>
        </w:r>
        <w:r w:rsidRPr="0049233F" w:rsidDel="000E7D19">
          <w:rPr>
            <w:szCs w:val="26"/>
            <w:vertAlign w:val="subscript"/>
            <w:lang w:val="pt-BR"/>
            <w:rPrChange w:id="3825" w:author="The Si Tran" w:date="2012-12-05T23:02:00Z">
              <w:rPr>
                <w:sz w:val="28"/>
                <w:szCs w:val="28"/>
                <w:vertAlign w:val="subscript"/>
                <w:lang w:val="pt-BR"/>
              </w:rPr>
            </w:rPrChange>
          </w:rPr>
          <w:delText>t</w:delText>
        </w:r>
        <w:r w:rsidRPr="0049233F" w:rsidDel="000E7D19">
          <w:rPr>
            <w:szCs w:val="26"/>
            <w:lang w:val="pt-BR"/>
            <w:rPrChange w:id="3826"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827" w:author="The Si Tran" w:date="2012-12-06T00:59:00Z"/>
          <w:szCs w:val="26"/>
          <w:lang w:val="pt-BR"/>
        </w:rPr>
        <w:pPrChange w:id="3828" w:author="The Si Tran" w:date="2012-12-06T00:59:00Z">
          <w:pPr>
            <w:ind w:firstLine="540"/>
          </w:pPr>
        </w:pPrChange>
      </w:pPr>
      <w:del w:id="3829" w:author="The Si Tran" w:date="2012-12-12T00:12:00Z">
        <w:r w:rsidRPr="0049233F" w:rsidDel="00361F58">
          <w:rPr>
            <w:szCs w:val="26"/>
            <w:lang w:val="pt-BR"/>
            <w:rPrChange w:id="3830"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831" w:author="The Si Tran" w:date="2012-12-06T01:05:00Z"/>
          <w:szCs w:val="26"/>
          <w:lang w:val="pt-BR"/>
          <w:rPrChange w:id="3832" w:author="The Si Tran" w:date="2012-12-05T23:02:00Z">
            <w:rPr>
              <w:del w:id="3833" w:author="The Si Tran" w:date="2012-12-06T01:05:00Z"/>
              <w:sz w:val="28"/>
              <w:szCs w:val="28"/>
              <w:lang w:val="pt-BR"/>
            </w:rPr>
          </w:rPrChange>
        </w:rPr>
        <w:pPrChange w:id="3834" w:author="The Si Tran" w:date="2012-12-06T01:05:00Z">
          <w:pPr>
            <w:ind w:firstLine="540"/>
          </w:pPr>
        </w:pPrChange>
      </w:pPr>
      <w:del w:id="3835" w:author="The Si Tran" w:date="2012-12-06T00:59:00Z">
        <w:r w:rsidRPr="00AF1345" w:rsidDel="007B7F6E">
          <w:rPr>
            <w:position w:val="-32"/>
            <w:szCs w:val="26"/>
            <w:lang w:val="pt-BR"/>
          </w:rPr>
          <w:object w:dxaOrig="2960" w:dyaOrig="700" w14:anchorId="6C0265E7">
            <v:shape id="_x0000_i1073" type="#_x0000_t75" style="width:208.5pt;height:50.7pt" o:ole="">
              <v:imagedata r:id="rId115" o:title=""/>
            </v:shape>
            <o:OLEObject Type="Embed" ProgID="Equation.DSMT4" ShapeID="_x0000_i1073" DrawAspect="Content" ObjectID="_1417211211" r:id="rId116"/>
          </w:object>
        </w:r>
      </w:del>
    </w:p>
    <w:p w14:paraId="25BA803B" w14:textId="77777777" w:rsidR="006A21F7" w:rsidRPr="0049233F" w:rsidDel="00361F58" w:rsidRDefault="006A21F7">
      <w:pPr>
        <w:ind w:left="720" w:firstLine="720"/>
        <w:rPr>
          <w:del w:id="3836" w:author="The Si Tran" w:date="2012-12-12T00:12:00Z"/>
          <w:szCs w:val="26"/>
          <w:lang w:val="pt-BR"/>
          <w:rPrChange w:id="3837" w:author="The Si Tran" w:date="2012-12-05T23:02:00Z">
            <w:rPr>
              <w:del w:id="3838" w:author="The Si Tran" w:date="2012-12-12T00:12:00Z"/>
              <w:sz w:val="28"/>
              <w:szCs w:val="28"/>
              <w:lang w:val="pt-BR"/>
            </w:rPr>
          </w:rPrChange>
        </w:rPr>
        <w:pPrChange w:id="3839" w:author="The Si Tran" w:date="2012-12-06T01:05:00Z">
          <w:pPr>
            <w:ind w:firstLine="540"/>
          </w:pPr>
        </w:pPrChange>
      </w:pPr>
      <w:del w:id="3840" w:author="The Si Tran" w:date="2012-12-06T01:05:00Z">
        <w:r w:rsidRPr="00AF1345" w:rsidDel="00781FC7">
          <w:rPr>
            <w:position w:val="-106"/>
            <w:szCs w:val="26"/>
            <w:lang w:val="pt-BR"/>
          </w:rPr>
          <w:object w:dxaOrig="3940" w:dyaOrig="1840" w14:anchorId="330C36D8">
            <v:shape id="_x0000_i1074" type="#_x0000_t75" style="width:259.8pt;height:122.7pt" o:ole="">
              <v:imagedata r:id="rId117" o:title=""/>
            </v:shape>
            <o:OLEObject Type="Embed" ProgID="Equation.DSMT4" ShapeID="_x0000_i1074" DrawAspect="Content" ObjectID="_1417211212" r:id="rId118"/>
          </w:object>
        </w:r>
      </w:del>
    </w:p>
    <w:p w14:paraId="7ED61313" w14:textId="77777777" w:rsidR="006A21F7" w:rsidRPr="0049233F" w:rsidDel="00361F58" w:rsidRDefault="006A21F7" w:rsidP="006A21F7">
      <w:pPr>
        <w:ind w:firstLine="540"/>
        <w:rPr>
          <w:del w:id="3841" w:author="The Si Tran" w:date="2012-12-12T00:12:00Z"/>
          <w:szCs w:val="26"/>
          <w:lang w:val="pt-BR"/>
          <w:rPrChange w:id="3842" w:author="The Si Tran" w:date="2012-12-05T23:02:00Z">
            <w:rPr>
              <w:del w:id="3843" w:author="The Si Tran" w:date="2012-12-12T00:12:00Z"/>
              <w:sz w:val="28"/>
              <w:szCs w:val="28"/>
              <w:lang w:val="pt-BR"/>
            </w:rPr>
          </w:rPrChange>
        </w:rPr>
      </w:pPr>
      <w:del w:id="3844" w:author="The Si Tran" w:date="2012-12-12T00:12:00Z">
        <w:r w:rsidRPr="0049233F" w:rsidDel="00361F58">
          <w:rPr>
            <w:szCs w:val="26"/>
            <w:lang w:val="pt-BR"/>
            <w:rPrChange w:id="3845"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846" w:author="The Si Tran" w:date="2012-12-06T04:09:00Z"/>
          <w:szCs w:val="26"/>
          <w:lang w:val="pt-BR"/>
          <w:rPrChange w:id="3847" w:author="The Si Tran" w:date="2012-12-05T23:02:00Z">
            <w:rPr>
              <w:del w:id="3848" w:author="The Si Tran" w:date="2012-12-06T04:09:00Z"/>
              <w:sz w:val="28"/>
              <w:szCs w:val="28"/>
              <w:lang w:val="pt-BR"/>
            </w:rPr>
          </w:rPrChange>
        </w:rPr>
        <w:pPrChange w:id="3849" w:author="The Si Tran" w:date="2012-12-06T01:07:00Z">
          <w:pPr>
            <w:ind w:firstLine="540"/>
          </w:pPr>
        </w:pPrChange>
      </w:pPr>
      <w:del w:id="3850" w:author="The Si Tran" w:date="2012-12-06T01:07:00Z">
        <w:r w:rsidRPr="00AF1345" w:rsidDel="00FA67FB">
          <w:rPr>
            <w:position w:val="-28"/>
            <w:szCs w:val="26"/>
            <w:lang w:val="pt-BR"/>
          </w:rPr>
          <w:object w:dxaOrig="4099" w:dyaOrig="680" w14:anchorId="76A0D3E8">
            <v:shape id="_x0000_i1075" type="#_x0000_t75" style="width:316.2pt;height:50.7pt" o:ole="">
              <v:imagedata r:id="rId119" o:title=""/>
            </v:shape>
            <o:OLEObject Type="Embed" ProgID="Equation.DSMT4" ShapeID="_x0000_i1075" DrawAspect="Content" ObjectID="_1417211213" r:id="rId120"/>
          </w:object>
        </w:r>
      </w:del>
      <w:del w:id="3851" w:author="The Si Tran" w:date="2012-12-12T00:12:00Z">
        <w:r w:rsidRPr="0049233F" w:rsidDel="00361F58">
          <w:rPr>
            <w:szCs w:val="26"/>
            <w:lang w:val="pt-BR"/>
            <w:rPrChange w:id="3852" w:author="The Si Tran" w:date="2012-12-05T23:02:00Z">
              <w:rPr>
                <w:sz w:val="28"/>
                <w:szCs w:val="28"/>
                <w:lang w:val="pt-BR"/>
              </w:rPr>
            </w:rPrChange>
          </w:rPr>
          <w:delText xml:space="preserve">  (3.2.2</w:delText>
        </w:r>
      </w:del>
      <w:del w:id="3853" w:author="The Si Tran" w:date="2012-12-06T04:09:00Z">
        <w:r w:rsidRPr="0049233F" w:rsidDel="00187478">
          <w:rPr>
            <w:szCs w:val="26"/>
            <w:lang w:val="pt-BR"/>
            <w:rPrChange w:id="3854"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855" w:author="The Si Tran" w:date="2012-12-12T00:12:00Z"/>
          <w:szCs w:val="26"/>
          <w:lang w:val="pt-BR"/>
          <w:rPrChange w:id="3856" w:author="The Si Tran" w:date="2012-12-06T01:05:00Z">
            <w:rPr>
              <w:del w:id="3857" w:author="The Si Tran" w:date="2012-12-12T00:12:00Z"/>
              <w:sz w:val="28"/>
              <w:szCs w:val="28"/>
              <w:lang w:val="pt-BR"/>
            </w:rPr>
          </w:rPrChange>
        </w:rPr>
        <w:pPrChange w:id="3858" w:author="The Si Tran" w:date="2012-12-06T04:09:00Z">
          <w:pPr>
            <w:ind w:firstLine="540"/>
          </w:pPr>
        </w:pPrChange>
      </w:pPr>
    </w:p>
    <w:p w14:paraId="5A6D8032" w14:textId="77777777" w:rsidR="006A21F7" w:rsidRPr="0049233F" w:rsidDel="00361F58" w:rsidRDefault="006A21F7" w:rsidP="006A21F7">
      <w:pPr>
        <w:ind w:firstLine="540"/>
        <w:rPr>
          <w:del w:id="3859" w:author="The Si Tran" w:date="2012-12-12T00:12:00Z"/>
          <w:szCs w:val="26"/>
          <w:lang w:val="pt-BR"/>
          <w:rPrChange w:id="3860" w:author="The Si Tran" w:date="2012-12-05T23:02:00Z">
            <w:rPr>
              <w:del w:id="3861" w:author="The Si Tran" w:date="2012-12-12T00:12:00Z"/>
              <w:sz w:val="28"/>
              <w:szCs w:val="28"/>
              <w:lang w:val="pt-BR"/>
            </w:rPr>
          </w:rPrChange>
        </w:rPr>
      </w:pPr>
      <w:del w:id="3862" w:author="The Si Tran" w:date="2012-12-12T00:12:00Z">
        <w:r w:rsidRPr="0049233F" w:rsidDel="00361F58">
          <w:rPr>
            <w:szCs w:val="26"/>
            <w:lang w:val="pt-BR"/>
            <w:rPrChange w:id="3863"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864" w:author="The Si Tran" w:date="2012-12-12T00:12:00Z"/>
          <w:szCs w:val="26"/>
          <w:lang w:val="pt-BR"/>
          <w:rPrChange w:id="3865" w:author="The Si Tran" w:date="2012-12-05T23:02:00Z">
            <w:rPr>
              <w:del w:id="3866" w:author="The Si Tran" w:date="2012-12-12T00:12:00Z"/>
              <w:sz w:val="28"/>
              <w:szCs w:val="28"/>
              <w:lang w:val="pt-BR"/>
            </w:rPr>
          </w:rPrChange>
        </w:rPr>
      </w:pPr>
      <w:del w:id="3867" w:author="The Si Tran" w:date="2012-12-12T00:12:00Z">
        <w:r w:rsidRPr="0049233F" w:rsidDel="00361F58">
          <w:rPr>
            <w:szCs w:val="26"/>
            <w:lang w:val="pt-BR"/>
            <w:rPrChange w:id="3868"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69" w:author="The Si Tran" w:date="2012-12-12T00:12:00Z"/>
          <w:b/>
          <w:szCs w:val="26"/>
          <w:lang w:val="pt-BR"/>
          <w:rPrChange w:id="3870" w:author="The Si Tran" w:date="2012-12-05T23:02:00Z">
            <w:rPr>
              <w:del w:id="3871" w:author="The Si Tran" w:date="2012-12-12T00:12:00Z"/>
              <w:b/>
              <w:sz w:val="28"/>
              <w:szCs w:val="28"/>
              <w:lang w:val="pt-BR"/>
            </w:rPr>
          </w:rPrChange>
        </w:rPr>
      </w:pPr>
      <w:del w:id="3872" w:author="The Si Tran" w:date="2012-12-12T00:12:00Z">
        <w:r w:rsidRPr="0049233F" w:rsidDel="00361F58">
          <w:rPr>
            <w:b/>
            <w:szCs w:val="26"/>
            <w:lang w:val="pt-BR"/>
            <w:rPrChange w:id="3873"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74" w:author="The Si Tran" w:date="2012-12-12T00:12:00Z"/>
          <w:szCs w:val="26"/>
          <w:lang w:val="pt-BR"/>
          <w:rPrChange w:id="3875" w:author="The Si Tran" w:date="2012-12-05T23:02:00Z">
            <w:rPr>
              <w:del w:id="3876" w:author="The Si Tran" w:date="2012-12-12T00:12:00Z"/>
              <w:sz w:val="28"/>
              <w:szCs w:val="28"/>
              <w:lang w:val="pt-BR"/>
            </w:rPr>
          </w:rPrChange>
        </w:rPr>
      </w:pPr>
      <w:del w:id="3877" w:author="The Si Tran" w:date="2012-12-12T00:12:00Z">
        <w:r w:rsidRPr="0049233F" w:rsidDel="00361F58">
          <w:rPr>
            <w:szCs w:val="26"/>
            <w:lang w:val="pt-BR"/>
            <w:rPrChange w:id="3878" w:author="The Si Tran" w:date="2012-12-05T23:02:00Z">
              <w:rPr>
                <w:sz w:val="28"/>
                <w:szCs w:val="28"/>
                <w:lang w:val="pt-BR"/>
              </w:rPr>
            </w:rPrChange>
          </w:rPr>
          <w:delText xml:space="preserve">Hàm tự tương quan riêng phần ở độ trễ k là sự tương quan giữa </w:delText>
        </w:r>
      </w:del>
      <w:del w:id="3879" w:author="The Si Tran" w:date="2012-12-06T20:12:00Z">
        <w:r w:rsidRPr="0049233F" w:rsidDel="00542651">
          <w:rPr>
            <w:szCs w:val="26"/>
            <w:lang w:val="pt-BR"/>
            <w:rPrChange w:id="3880" w:author="The Si Tran" w:date="2012-12-05T23:02:00Z">
              <w:rPr>
                <w:sz w:val="28"/>
                <w:szCs w:val="28"/>
                <w:lang w:val="pt-BR"/>
              </w:rPr>
            </w:rPrChange>
          </w:rPr>
          <w:delText>y</w:delText>
        </w:r>
        <w:r w:rsidRPr="0049233F" w:rsidDel="00542651">
          <w:rPr>
            <w:szCs w:val="26"/>
            <w:vertAlign w:val="subscript"/>
            <w:lang w:val="pt-BR"/>
            <w:rPrChange w:id="3881" w:author="The Si Tran" w:date="2012-12-05T23:02:00Z">
              <w:rPr>
                <w:sz w:val="28"/>
                <w:szCs w:val="28"/>
                <w:vertAlign w:val="subscript"/>
                <w:lang w:val="pt-BR"/>
              </w:rPr>
            </w:rPrChange>
          </w:rPr>
          <w:delText>t</w:delText>
        </w:r>
      </w:del>
      <w:del w:id="3882" w:author="The Si Tran" w:date="2012-12-12T00:12:00Z">
        <w:r w:rsidRPr="0049233F" w:rsidDel="00361F58">
          <w:rPr>
            <w:szCs w:val="26"/>
            <w:lang w:val="pt-BR"/>
            <w:rPrChange w:id="3883" w:author="The Si Tran" w:date="2012-12-05T23:02:00Z">
              <w:rPr>
                <w:sz w:val="28"/>
                <w:szCs w:val="28"/>
                <w:lang w:val="pt-BR"/>
              </w:rPr>
            </w:rPrChange>
          </w:rPr>
          <w:delText xml:space="preserve"> và </w:delText>
        </w:r>
      </w:del>
      <w:del w:id="3884" w:author="The Si Tran" w:date="2012-12-06T20:12:00Z">
        <w:r w:rsidRPr="0049233F" w:rsidDel="00542651">
          <w:rPr>
            <w:szCs w:val="26"/>
            <w:lang w:val="pt-BR"/>
            <w:rPrChange w:id="3885" w:author="The Si Tran" w:date="2012-12-05T23:02:00Z">
              <w:rPr>
                <w:sz w:val="28"/>
                <w:szCs w:val="28"/>
                <w:lang w:val="pt-BR"/>
              </w:rPr>
            </w:rPrChange>
          </w:rPr>
          <w:delText>y</w:delText>
        </w:r>
        <w:r w:rsidRPr="0049233F" w:rsidDel="00542651">
          <w:rPr>
            <w:szCs w:val="26"/>
            <w:vertAlign w:val="subscript"/>
            <w:lang w:val="pt-BR"/>
            <w:rPrChange w:id="3886" w:author="The Si Tran" w:date="2012-12-05T23:02:00Z">
              <w:rPr>
                <w:sz w:val="28"/>
                <w:szCs w:val="28"/>
                <w:vertAlign w:val="subscript"/>
                <w:lang w:val="pt-BR"/>
              </w:rPr>
            </w:rPrChange>
          </w:rPr>
          <w:delText>t-k</w:delText>
        </w:r>
      </w:del>
      <w:del w:id="3887" w:author="The Si Tran" w:date="2012-12-12T00:12:00Z">
        <w:r w:rsidRPr="0049233F" w:rsidDel="00361F58">
          <w:rPr>
            <w:szCs w:val="26"/>
            <w:lang w:val="pt-BR"/>
            <w:rPrChange w:id="3888" w:author="The Si Tran" w:date="2012-12-05T23:02:00Z">
              <w:rPr>
                <w:sz w:val="28"/>
                <w:szCs w:val="28"/>
                <w:lang w:val="pt-BR"/>
              </w:rPr>
            </w:rPrChange>
          </w:rPr>
          <w:delText xml:space="preserve"> sau khi đã hiệu chỉnh sự ảnh hưởng của các giá trị </w:delText>
        </w:r>
      </w:del>
      <w:del w:id="3889" w:author="The Si Tran" w:date="2012-12-06T20:13:00Z">
        <w:r w:rsidRPr="0049233F" w:rsidDel="00542651">
          <w:rPr>
            <w:szCs w:val="26"/>
            <w:lang w:val="pt-BR"/>
            <w:rPrChange w:id="3890" w:author="The Si Tran" w:date="2012-12-05T23:02:00Z">
              <w:rPr>
                <w:sz w:val="28"/>
                <w:szCs w:val="28"/>
                <w:lang w:val="pt-BR"/>
              </w:rPr>
            </w:rPrChange>
          </w:rPr>
          <w:delText>y</w:delText>
        </w:r>
        <w:r w:rsidRPr="0049233F" w:rsidDel="00542651">
          <w:rPr>
            <w:szCs w:val="26"/>
            <w:vertAlign w:val="subscript"/>
            <w:lang w:val="pt-BR"/>
            <w:rPrChange w:id="3891" w:author="The Si Tran" w:date="2012-12-05T23:02:00Z">
              <w:rPr>
                <w:sz w:val="28"/>
                <w:szCs w:val="28"/>
                <w:vertAlign w:val="subscript"/>
                <w:lang w:val="pt-BR"/>
              </w:rPr>
            </w:rPrChange>
          </w:rPr>
          <w:delText>t-1</w:delText>
        </w:r>
        <w:r w:rsidRPr="0049233F" w:rsidDel="00542651">
          <w:rPr>
            <w:szCs w:val="26"/>
            <w:lang w:val="pt-BR"/>
            <w:rPrChange w:id="3892" w:author="The Si Tran" w:date="2012-12-05T23:02:00Z">
              <w:rPr>
                <w:sz w:val="28"/>
                <w:szCs w:val="28"/>
                <w:lang w:val="pt-BR"/>
              </w:rPr>
            </w:rPrChange>
          </w:rPr>
          <w:delText>, y</w:delText>
        </w:r>
        <w:r w:rsidRPr="0049233F" w:rsidDel="00542651">
          <w:rPr>
            <w:szCs w:val="26"/>
            <w:vertAlign w:val="subscript"/>
            <w:lang w:val="pt-BR"/>
            <w:rPrChange w:id="3893" w:author="The Si Tran" w:date="2012-12-05T23:02:00Z">
              <w:rPr>
                <w:sz w:val="28"/>
                <w:szCs w:val="28"/>
                <w:vertAlign w:val="subscript"/>
                <w:lang w:val="pt-BR"/>
              </w:rPr>
            </w:rPrChange>
          </w:rPr>
          <w:delText>t-2</w:delText>
        </w:r>
        <w:r w:rsidRPr="0049233F" w:rsidDel="00542651">
          <w:rPr>
            <w:szCs w:val="26"/>
            <w:lang w:val="pt-BR"/>
            <w:rPrChange w:id="3894" w:author="The Si Tran" w:date="2012-12-05T23:02:00Z">
              <w:rPr>
                <w:sz w:val="28"/>
                <w:szCs w:val="28"/>
                <w:lang w:val="pt-BR"/>
              </w:rPr>
            </w:rPrChange>
          </w:rPr>
          <w:delText>, ..., y</w:delText>
        </w:r>
        <w:r w:rsidRPr="0049233F" w:rsidDel="00542651">
          <w:rPr>
            <w:szCs w:val="26"/>
            <w:vertAlign w:val="subscript"/>
            <w:lang w:val="pt-BR"/>
            <w:rPrChange w:id="3895" w:author="The Si Tran" w:date="2012-12-05T23:02:00Z">
              <w:rPr>
                <w:sz w:val="28"/>
                <w:szCs w:val="28"/>
                <w:vertAlign w:val="subscript"/>
                <w:lang w:val="pt-BR"/>
              </w:rPr>
            </w:rPrChange>
          </w:rPr>
          <w:delText>t-k+1</w:delText>
        </w:r>
      </w:del>
      <w:del w:id="3896" w:author="The Si Tran" w:date="2012-12-12T00:12:00Z">
        <w:r w:rsidRPr="0049233F" w:rsidDel="00361F58">
          <w:rPr>
            <w:szCs w:val="26"/>
            <w:lang w:val="pt-BR"/>
            <w:rPrChange w:id="3897" w:author="The Si Tran" w:date="2012-12-05T23:02:00Z">
              <w:rPr>
                <w:sz w:val="28"/>
                <w:szCs w:val="28"/>
                <w:lang w:val="pt-BR"/>
              </w:rPr>
            </w:rPrChange>
          </w:rPr>
          <w:delText xml:space="preserve"> [1]. Trong mô hình AR(p), hàm tự tương quan riêng phần ở độ trễ </w:delText>
        </w:r>
      </w:del>
      <w:del w:id="3898" w:author="The Si Tran" w:date="2012-12-06T20:14:00Z">
        <w:r w:rsidRPr="0049233F" w:rsidDel="00851CA5">
          <w:rPr>
            <w:szCs w:val="26"/>
            <w:lang w:val="pt-BR"/>
            <w:rPrChange w:id="3899" w:author="The Si Tran" w:date="2012-12-05T23:02:00Z">
              <w:rPr>
                <w:sz w:val="28"/>
                <w:szCs w:val="28"/>
                <w:lang w:val="pt-BR"/>
              </w:rPr>
            </w:rPrChange>
          </w:rPr>
          <w:delText xml:space="preserve">k &gt; p </w:delText>
        </w:r>
      </w:del>
      <w:del w:id="3900" w:author="The Si Tran" w:date="2012-12-12T00:12:00Z">
        <w:r w:rsidRPr="0049233F" w:rsidDel="00361F58">
          <w:rPr>
            <w:szCs w:val="26"/>
            <w:lang w:val="pt-BR"/>
            <w:rPrChange w:id="3901"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902" w:author="The Si Tran" w:date="2012-12-06T01:11:00Z"/>
          <w:szCs w:val="26"/>
          <w:lang w:val="pt-BR"/>
          <w:rPrChange w:id="3903" w:author="The Si Tran" w:date="2012-12-06T01:11:00Z">
            <w:rPr>
              <w:del w:id="3904" w:author="The Si Tran" w:date="2012-12-06T01:11:00Z"/>
              <w:sz w:val="28"/>
              <w:szCs w:val="28"/>
              <w:lang w:val="pt-BR"/>
            </w:rPr>
          </w:rPrChange>
        </w:rPr>
        <w:pPrChange w:id="3905" w:author="The Si Tran" w:date="2012-12-06T01:11:00Z">
          <w:pPr>
            <w:ind w:firstLine="540"/>
          </w:pPr>
        </w:pPrChange>
      </w:pPr>
      <w:del w:id="3906" w:author="The Si Tran" w:date="2012-12-12T00:12:00Z">
        <w:r w:rsidRPr="0049233F" w:rsidDel="00361F58">
          <w:rPr>
            <w:szCs w:val="26"/>
            <w:lang w:val="pt-BR"/>
            <w:rPrChange w:id="3907" w:author="The Si Tran" w:date="2012-12-05T23:02:00Z">
              <w:rPr>
                <w:sz w:val="28"/>
                <w:szCs w:val="28"/>
                <w:lang w:val="pt-BR"/>
              </w:rPr>
            </w:rPrChange>
          </w:rPr>
          <w:delText xml:space="preserve">Xét hệ phương trình Yule-Walker cho hàm tự tương quan của mô hình AR(k) với bậc </w:delText>
        </w:r>
      </w:del>
      <w:del w:id="3908" w:author="The Si Tran" w:date="2012-12-06T20:14:00Z">
        <w:r w:rsidRPr="0049233F" w:rsidDel="00940531">
          <w:rPr>
            <w:szCs w:val="26"/>
            <w:lang w:val="pt-BR"/>
            <w:rPrChange w:id="3909" w:author="The Si Tran" w:date="2012-12-05T23:02:00Z">
              <w:rPr>
                <w:sz w:val="28"/>
                <w:szCs w:val="28"/>
                <w:lang w:val="pt-BR"/>
              </w:rPr>
            </w:rPrChange>
          </w:rPr>
          <w:delText>k</w:delText>
        </w:r>
      </w:del>
      <w:del w:id="3910" w:author="The Si Tran" w:date="2012-12-12T00:12:00Z">
        <w:r w:rsidRPr="0049233F" w:rsidDel="00361F58">
          <w:rPr>
            <w:szCs w:val="26"/>
            <w:lang w:val="pt-BR"/>
            <w:rPrChange w:id="3911"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912" w:author="The Si Tran" w:date="2012-12-12T00:12:00Z"/>
          <w:szCs w:val="26"/>
          <w:lang w:val="pt-BR"/>
          <w:rPrChange w:id="3913" w:author="The Si Tran" w:date="2012-12-05T23:02:00Z">
            <w:rPr>
              <w:del w:id="3914" w:author="The Si Tran" w:date="2012-12-12T00:12:00Z"/>
              <w:sz w:val="28"/>
              <w:szCs w:val="28"/>
              <w:lang w:val="pt-BR"/>
            </w:rPr>
          </w:rPrChange>
        </w:rPr>
        <w:pPrChange w:id="3915" w:author="The Si Tran" w:date="2012-12-06T01:11:00Z">
          <w:pPr>
            <w:ind w:firstLine="540"/>
          </w:pPr>
        </w:pPrChange>
      </w:pPr>
      <w:del w:id="3916" w:author="The Si Tran" w:date="2012-12-06T01:11:00Z">
        <w:r w:rsidRPr="00AF1345" w:rsidDel="00E27BFB">
          <w:rPr>
            <w:position w:val="-28"/>
            <w:szCs w:val="26"/>
            <w:lang w:val="pt-BR"/>
          </w:rPr>
          <w:object w:dxaOrig="3940" w:dyaOrig="680" w14:anchorId="12EE6A83">
            <v:shape id="_x0000_i1076" type="#_x0000_t75" style="width:301.8pt;height:50.7pt" o:ole="">
              <v:imagedata r:id="rId121" o:title=""/>
            </v:shape>
            <o:OLEObject Type="Embed" ProgID="Equation.DSMT4" ShapeID="_x0000_i1076" DrawAspect="Content" ObjectID="_1417211214" r:id="rId122"/>
          </w:object>
        </w:r>
      </w:del>
    </w:p>
    <w:p w14:paraId="45997D58" w14:textId="77777777" w:rsidR="00E27BFB" w:rsidRPr="009C05B7" w:rsidDel="00361F58" w:rsidRDefault="006A21F7">
      <w:pPr>
        <w:ind w:firstLine="0"/>
        <w:rPr>
          <w:del w:id="3917" w:author="The Si Tran" w:date="2012-12-12T00:12:00Z"/>
          <w:rFonts w:eastAsiaTheme="minorEastAsia"/>
          <w:szCs w:val="26"/>
          <w:lang w:val="pt-BR"/>
          <w:rPrChange w:id="3918" w:author="The Si Tran" w:date="2012-12-06T01:24:00Z">
            <w:rPr>
              <w:del w:id="3919" w:author="The Si Tran" w:date="2012-12-12T00:12:00Z"/>
              <w:sz w:val="28"/>
              <w:szCs w:val="28"/>
              <w:lang w:val="pt-BR"/>
            </w:rPr>
          </w:rPrChange>
        </w:rPr>
        <w:pPrChange w:id="3920" w:author="The Si Tran" w:date="2012-12-06T01:24:00Z">
          <w:pPr>
            <w:ind w:firstLine="540"/>
          </w:pPr>
        </w:pPrChange>
      </w:pPr>
      <w:del w:id="3921" w:author="The Si Tran" w:date="2012-12-12T00:12:00Z">
        <w:r w:rsidRPr="0049233F" w:rsidDel="00361F58">
          <w:rPr>
            <w:szCs w:val="26"/>
            <w:lang w:val="pt-BR"/>
            <w:rPrChange w:id="3922"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923" w:author="The Si Tran" w:date="2012-12-12T00:12:00Z"/>
          <w:szCs w:val="26"/>
          <w:lang w:val="pt-BR"/>
          <w:rPrChange w:id="3924" w:author="The Si Tran" w:date="2012-12-06T01:24:00Z">
            <w:rPr>
              <w:del w:id="3925" w:author="The Si Tran" w:date="2012-12-12T00:12:00Z"/>
              <w:sz w:val="28"/>
              <w:szCs w:val="28"/>
              <w:lang w:val="pt-BR"/>
            </w:rPr>
          </w:rPrChange>
        </w:rPr>
        <w:pPrChange w:id="3926" w:author="The Si Tran" w:date="2012-12-06T01:27:00Z">
          <w:pPr>
            <w:ind w:firstLine="540"/>
          </w:pPr>
        </w:pPrChange>
      </w:pPr>
      <w:del w:id="3927" w:author="The Si Tran" w:date="2012-12-06T01:24:00Z">
        <w:r w:rsidRPr="00AF1345" w:rsidDel="009C05B7">
          <w:rPr>
            <w:position w:val="-124"/>
            <w:szCs w:val="26"/>
            <w:lang w:val="pt-BR"/>
          </w:rPr>
          <w:object w:dxaOrig="6780" w:dyaOrig="2600" w14:anchorId="5F78E78C">
            <v:shape id="_x0000_i1077" type="#_x0000_t75" style="width:410.7pt;height:157.8pt" o:ole="">
              <v:imagedata r:id="rId123" o:title=""/>
            </v:shape>
            <o:OLEObject Type="Embed" ProgID="Equation.DSMT4" ShapeID="_x0000_i1077" DrawAspect="Content" ObjectID="_1417211215" r:id="rId124"/>
          </w:object>
        </w:r>
      </w:del>
      <w:del w:id="3928" w:author="The Si Tran" w:date="2012-12-12T00:12:00Z">
        <w:r w:rsidRPr="00AC1C82" w:rsidDel="00361F58">
          <w:rPr>
            <w:position w:val="-4"/>
            <w:szCs w:val="26"/>
            <w:lang w:val="pt-BR"/>
          </w:rPr>
          <w:object w:dxaOrig="180" w:dyaOrig="279" w14:anchorId="3C57DC65">
            <v:shape id="_x0000_i1078" type="#_x0000_t75" style="width:7.5pt;height:13.8pt" o:ole="">
              <v:imagedata r:id="rId19" o:title=""/>
            </v:shape>
            <o:OLEObject Type="Embed" ProgID="Equation.DSMT4" ShapeID="_x0000_i1078" DrawAspect="Content" ObjectID="_1417211216" r:id="rId125"/>
          </w:object>
        </w:r>
        <w:r w:rsidRPr="0049233F" w:rsidDel="00361F58">
          <w:rPr>
            <w:szCs w:val="26"/>
            <w:lang w:val="pt-BR"/>
            <w:rPrChange w:id="3929"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930" w:author="The Si Tran" w:date="2012-12-12T00:12:00Z"/>
          <w:szCs w:val="26"/>
          <w:lang w:val="pt-BR"/>
          <w:rPrChange w:id="3931" w:author="The Si Tran" w:date="2012-12-05T23:02:00Z">
            <w:rPr>
              <w:del w:id="3932" w:author="The Si Tran" w:date="2012-12-12T00:12:00Z"/>
              <w:sz w:val="28"/>
              <w:szCs w:val="28"/>
              <w:lang w:val="pt-BR"/>
            </w:rPr>
          </w:rPrChange>
        </w:rPr>
      </w:pPr>
      <w:del w:id="3933" w:author="The Si Tran" w:date="2012-12-06T01:27:00Z">
        <w:r w:rsidRPr="00AF1345" w:rsidDel="00261881">
          <w:rPr>
            <w:position w:val="-12"/>
            <w:szCs w:val="26"/>
            <w:lang w:val="pt-BR"/>
          </w:rPr>
          <w:object w:dxaOrig="1040" w:dyaOrig="360" w14:anchorId="11AEF62C">
            <v:shape id="_x0000_i1079" type="#_x0000_t75" style="width:115.8pt;height:43.8pt" o:ole="">
              <v:imagedata r:id="rId126" o:title=""/>
            </v:shape>
            <o:OLEObject Type="Embed" ProgID="Equation.DSMT4" ShapeID="_x0000_i1079" DrawAspect="Content" ObjectID="_1417211217" r:id="rId127"/>
          </w:object>
        </w:r>
      </w:del>
    </w:p>
    <w:p w14:paraId="1B74205E" w14:textId="77777777" w:rsidR="00261881" w:rsidRPr="0049233F" w:rsidDel="00361F58" w:rsidRDefault="006A21F7" w:rsidP="006A21F7">
      <w:pPr>
        <w:ind w:firstLine="540"/>
        <w:rPr>
          <w:del w:id="3934" w:author="The Si Tran" w:date="2012-12-12T00:12:00Z"/>
          <w:szCs w:val="26"/>
          <w:lang w:val="pt-BR"/>
          <w:rPrChange w:id="3935" w:author="The Si Tran" w:date="2012-12-05T23:02:00Z">
            <w:rPr>
              <w:del w:id="3936" w:author="The Si Tran" w:date="2012-12-12T00:12:00Z"/>
              <w:sz w:val="28"/>
              <w:szCs w:val="28"/>
              <w:lang w:val="pt-BR"/>
            </w:rPr>
          </w:rPrChange>
        </w:rPr>
      </w:pPr>
      <w:del w:id="3937" w:author="The Si Tran" w:date="2012-12-12T00:12:00Z">
        <w:r w:rsidRPr="0049233F" w:rsidDel="00361F58">
          <w:rPr>
            <w:szCs w:val="26"/>
            <w:lang w:val="pt-BR"/>
            <w:rPrChange w:id="3938"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939" w:author="The Si Tran" w:date="2012-12-06T01:28:00Z"/>
          <w:szCs w:val="26"/>
          <w:lang w:val="pt-BR"/>
          <w:rPrChange w:id="3940" w:author="The Si Tran" w:date="2012-12-05T23:02:00Z">
            <w:rPr>
              <w:del w:id="3941" w:author="The Si Tran" w:date="2012-12-06T01:28:00Z"/>
              <w:sz w:val="28"/>
              <w:szCs w:val="28"/>
              <w:lang w:val="pt-BR"/>
            </w:rPr>
          </w:rPrChange>
        </w:rPr>
      </w:pPr>
      <w:del w:id="3942" w:author="The Si Tran" w:date="2012-12-06T01:28:00Z">
        <w:r w:rsidRPr="00AF1345" w:rsidDel="00261881">
          <w:rPr>
            <w:position w:val="-122"/>
            <w:szCs w:val="26"/>
            <w:lang w:val="pt-BR"/>
          </w:rPr>
          <w:object w:dxaOrig="5800" w:dyaOrig="2560" w14:anchorId="0026A38C">
            <v:shape id="_x0000_i1080" type="#_x0000_t75" style="width:353.65pt;height:157.8pt" o:ole="">
              <v:imagedata r:id="rId128" o:title=""/>
            </v:shape>
            <o:OLEObject Type="Embed" ProgID="Equation.DSMT4" ShapeID="_x0000_i1080" DrawAspect="Content" ObjectID="_1417211218" r:id="rId129"/>
          </w:object>
        </w:r>
        <w:r w:rsidRPr="0049233F" w:rsidDel="00261881">
          <w:rPr>
            <w:szCs w:val="26"/>
            <w:lang w:val="pt-BR"/>
            <w:rPrChange w:id="3943"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944" w:author="The Si Tran" w:date="2012-12-06T01:30:00Z"/>
          <w:szCs w:val="26"/>
          <w:lang w:val="pt-BR"/>
          <w:rPrChange w:id="3945" w:author="The Si Tran" w:date="2012-12-05T23:02:00Z">
            <w:rPr>
              <w:del w:id="3946" w:author="The Si Tran" w:date="2012-12-06T01:30:00Z"/>
              <w:sz w:val="28"/>
              <w:szCs w:val="28"/>
              <w:lang w:val="pt-BR"/>
            </w:rPr>
          </w:rPrChange>
        </w:rPr>
      </w:pPr>
    </w:p>
    <w:p w14:paraId="75981A4C" w14:textId="77777777" w:rsidR="006A21F7" w:rsidRPr="0049233F" w:rsidDel="00361F58" w:rsidRDefault="006A21F7" w:rsidP="006A21F7">
      <w:pPr>
        <w:ind w:firstLine="540"/>
        <w:rPr>
          <w:del w:id="3947" w:author="The Si Tran" w:date="2012-12-12T00:12:00Z"/>
          <w:szCs w:val="26"/>
          <w:lang w:val="pt-BR"/>
          <w:rPrChange w:id="3948" w:author="The Si Tran" w:date="2012-12-05T23:02:00Z">
            <w:rPr>
              <w:del w:id="3949" w:author="The Si Tran" w:date="2012-12-12T00:12:00Z"/>
              <w:sz w:val="28"/>
              <w:szCs w:val="28"/>
              <w:lang w:val="pt-BR"/>
            </w:rPr>
          </w:rPrChange>
        </w:rPr>
      </w:pPr>
    </w:p>
    <w:p w14:paraId="6735D7E8" w14:textId="77777777" w:rsidR="006A21F7" w:rsidRPr="0049233F" w:rsidDel="008771FB" w:rsidRDefault="006A21F7" w:rsidP="006A21F7">
      <w:pPr>
        <w:ind w:firstLine="540"/>
        <w:rPr>
          <w:del w:id="3950" w:author="The Si Tran" w:date="2012-12-06T01:30:00Z"/>
          <w:szCs w:val="26"/>
          <w:lang w:val="pt-BR"/>
          <w:rPrChange w:id="3951" w:author="The Si Tran" w:date="2012-12-05T23:02:00Z">
            <w:rPr>
              <w:del w:id="3952" w:author="The Si Tran" w:date="2012-12-06T01:30:00Z"/>
              <w:sz w:val="28"/>
              <w:szCs w:val="28"/>
              <w:lang w:val="pt-BR"/>
            </w:rPr>
          </w:rPrChange>
        </w:rPr>
      </w:pPr>
      <w:del w:id="3953" w:author="The Si Tran" w:date="2012-12-06T01:30:00Z">
        <w:r w:rsidRPr="0049233F" w:rsidDel="008771FB">
          <w:rPr>
            <w:szCs w:val="26"/>
            <w:lang w:val="pt-BR"/>
            <w:rPrChange w:id="3954"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1" type="#_x0000_t75" style="width:1in;height:157.8pt" o:ole="">
              <v:imagedata r:id="rId130" o:title=""/>
            </v:shape>
            <o:OLEObject Type="Embed" ProgID="Equation.DSMT4" ShapeID="_x0000_i1081" DrawAspect="Content" ObjectID="_1417211219" r:id="rId131"/>
          </w:object>
        </w:r>
        <w:r w:rsidRPr="0049233F" w:rsidDel="008771FB">
          <w:rPr>
            <w:szCs w:val="26"/>
            <w:lang w:val="pt-BR"/>
            <w:rPrChange w:id="3955"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2" type="#_x0000_t75" style="width:1in;height:157.8pt" o:ole="">
              <v:imagedata r:id="rId132" o:title=""/>
            </v:shape>
            <o:OLEObject Type="Embed" ProgID="Equation.DSMT4" ShapeID="_x0000_i1082" DrawAspect="Content" ObjectID="_1417211220" r:id="rId133"/>
          </w:object>
        </w:r>
      </w:del>
    </w:p>
    <w:p w14:paraId="17A8DAB1" w14:textId="77777777" w:rsidR="006A21F7" w:rsidRPr="0049233F" w:rsidDel="00361F58" w:rsidRDefault="006A21F7" w:rsidP="006A21F7">
      <w:pPr>
        <w:ind w:firstLine="540"/>
        <w:rPr>
          <w:del w:id="3956" w:author="The Si Tran" w:date="2012-12-12T00:12:00Z"/>
          <w:szCs w:val="26"/>
          <w:lang w:val="pt-BR"/>
          <w:rPrChange w:id="3957" w:author="The Si Tran" w:date="2012-12-05T23:02:00Z">
            <w:rPr>
              <w:del w:id="3958" w:author="The Si Tran" w:date="2012-12-12T00:12:00Z"/>
              <w:sz w:val="28"/>
              <w:szCs w:val="28"/>
              <w:lang w:val="pt-BR"/>
            </w:rPr>
          </w:rPrChange>
        </w:rPr>
      </w:pPr>
      <w:del w:id="3959" w:author="The Si Tran" w:date="2012-12-12T00:12:00Z">
        <w:r w:rsidRPr="0049233F" w:rsidDel="00361F58">
          <w:rPr>
            <w:szCs w:val="26"/>
            <w:lang w:val="pt-BR"/>
            <w:rPrChange w:id="3960" w:author="The Si Tran" w:date="2012-12-05T23:02:00Z">
              <w:rPr>
                <w:sz w:val="28"/>
                <w:szCs w:val="28"/>
                <w:lang w:val="pt-BR"/>
              </w:rPr>
            </w:rPrChange>
          </w:rPr>
          <w:delText xml:space="preserve">Cho mọi </w:delText>
        </w:r>
      </w:del>
      <w:del w:id="3961" w:author="The Si Tran" w:date="2012-12-06T20:15:00Z">
        <w:r w:rsidRPr="0049233F" w:rsidDel="00FF697A">
          <w:rPr>
            <w:szCs w:val="26"/>
            <w:lang w:val="pt-BR"/>
            <w:rPrChange w:id="3962" w:author="The Si Tran" w:date="2012-12-05T23:02:00Z">
              <w:rPr>
                <w:sz w:val="28"/>
                <w:szCs w:val="28"/>
                <w:lang w:val="pt-BR"/>
              </w:rPr>
            </w:rPrChange>
          </w:rPr>
          <w:delText xml:space="preserve">k, k=1,2,3,... </w:delText>
        </w:r>
      </w:del>
      <w:del w:id="3963" w:author="The Si Tran" w:date="2012-12-06T20:16:00Z">
        <w:r w:rsidRPr="0049233F" w:rsidDel="0045340D">
          <w:rPr>
            <w:szCs w:val="26"/>
            <w:lang w:val="pt-BR"/>
            <w:rPrChange w:id="3964" w:author="The Si Tran" w:date="2012-12-05T23:02:00Z">
              <w:rPr>
                <w:sz w:val="28"/>
                <w:szCs w:val="28"/>
                <w:lang w:val="pt-BR"/>
              </w:rPr>
            </w:rPrChange>
          </w:rPr>
          <w:delText xml:space="preserve">hệ số </w:delText>
        </w:r>
      </w:del>
      <w:del w:id="3965" w:author="The Si Tran" w:date="2012-12-06T01:30:00Z">
        <w:r w:rsidRPr="00AF1345" w:rsidDel="008771FB">
          <w:rPr>
            <w:position w:val="-12"/>
            <w:szCs w:val="26"/>
            <w:lang w:val="pt-BR"/>
          </w:rPr>
          <w:object w:dxaOrig="320" w:dyaOrig="360" w14:anchorId="3B080946">
            <v:shape id="_x0000_i1083" type="#_x0000_t75" style="width:13.8pt;height:21.3pt" o:ole="">
              <v:imagedata r:id="rId134" o:title=""/>
            </v:shape>
            <o:OLEObject Type="Embed" ProgID="Equation.DSMT4" ShapeID="_x0000_i1083" DrawAspect="Content" ObjectID="_1417211221" r:id="rId135"/>
          </w:object>
        </w:r>
      </w:del>
      <w:del w:id="3966" w:author="The Si Tran" w:date="2012-12-06T20:16:00Z">
        <w:r w:rsidRPr="0049233F" w:rsidDel="0045340D">
          <w:rPr>
            <w:szCs w:val="26"/>
            <w:lang w:val="pt-BR"/>
            <w:rPrChange w:id="3967" w:author="The Si Tran" w:date="2012-12-05T23:02:00Z">
              <w:rPr>
                <w:sz w:val="28"/>
                <w:szCs w:val="28"/>
                <w:lang w:val="pt-BR"/>
              </w:rPr>
            </w:rPrChange>
          </w:rPr>
          <w:delText xml:space="preserve"> </w:delText>
        </w:r>
      </w:del>
      <w:del w:id="3968" w:author="The Si Tran" w:date="2012-12-12T00:12:00Z">
        <w:r w:rsidRPr="0049233F" w:rsidDel="00361F58">
          <w:rPr>
            <w:szCs w:val="26"/>
            <w:lang w:val="pt-BR"/>
            <w:rPrChange w:id="3969"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70" w:author="The Si Tran" w:date="2012-12-06T01:32:00Z">
        <m:oMath>
          <m:r>
            <m:rPr>
              <m:sty m:val="p"/>
            </m:rPr>
            <w:rPr>
              <w:rFonts w:ascii="Cambria Math" w:hAnsi="Cambria Math"/>
              <w:position w:val="-12"/>
              <w:szCs w:val="26"/>
              <w:lang w:val="pt-BR"/>
            </w:rPr>
            <w:object w:dxaOrig="320" w:dyaOrig="360" w14:anchorId="3E58930E">
              <v:shape id="_x0000_i1084" type="#_x0000_t75" style="width:13.8pt;height:21.3pt" o:ole="">
                <v:imagedata r:id="rId134" o:title=""/>
              </v:shape>
              <o:OLEObject Type="Embed" ProgID="Equation.DSMT4" ShapeID="_x0000_i1084" DrawAspect="Content" ObjectID="_1417211222" r:id="rId136"/>
            </w:object>
          </m:r>
        </m:oMath>
        <w:r w:rsidRPr="0049233F" w:rsidDel="008771FB">
          <w:rPr>
            <w:szCs w:val="26"/>
            <w:lang w:val="pt-BR"/>
            <w:rPrChange w:id="3971" w:author="The Si Tran" w:date="2012-12-05T23:02:00Z">
              <w:rPr>
                <w:sz w:val="28"/>
                <w:szCs w:val="28"/>
                <w:lang w:val="pt-BR"/>
              </w:rPr>
            </w:rPrChange>
          </w:rPr>
          <w:delText xml:space="preserve">= 0 </w:delText>
        </w:r>
      </w:del>
      <w:del w:id="3972" w:author="The Si Tran" w:date="2012-12-12T00:12:00Z">
        <w:r w:rsidRPr="0049233F" w:rsidDel="00361F58">
          <w:rPr>
            <w:szCs w:val="26"/>
            <w:lang w:val="pt-BR"/>
            <w:rPrChange w:id="3973" w:author="The Si Tran" w:date="2012-12-05T23:02:00Z">
              <w:rPr>
                <w:sz w:val="28"/>
                <w:szCs w:val="28"/>
                <w:lang w:val="pt-BR"/>
              </w:rPr>
            </w:rPrChange>
          </w:rPr>
          <w:delText xml:space="preserve">với </w:delText>
        </w:r>
      </w:del>
      <w:del w:id="3974" w:author="The Si Tran" w:date="2012-12-06T20:15:00Z">
        <w:r w:rsidRPr="0049233F" w:rsidDel="00940531">
          <w:rPr>
            <w:szCs w:val="26"/>
            <w:lang w:val="pt-BR"/>
            <w:rPrChange w:id="3975" w:author="The Si Tran" w:date="2012-12-05T23:02:00Z">
              <w:rPr>
                <w:sz w:val="28"/>
                <w:szCs w:val="28"/>
                <w:lang w:val="pt-BR"/>
              </w:rPr>
            </w:rPrChange>
          </w:rPr>
          <w:delText>k &gt; p</w:delText>
        </w:r>
      </w:del>
      <w:del w:id="3976" w:author="The Si Tran" w:date="2012-12-12T00:12:00Z">
        <w:r w:rsidRPr="0049233F" w:rsidDel="00361F58">
          <w:rPr>
            <w:szCs w:val="26"/>
            <w:lang w:val="pt-BR"/>
            <w:rPrChange w:id="3977"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978" w:author="The Si Tran" w:date="2012-12-12T00:12:00Z"/>
          <w:szCs w:val="26"/>
          <w:lang w:val="pt-BR"/>
          <w:rPrChange w:id="3979" w:author="The Si Tran" w:date="2012-12-05T23:02:00Z">
            <w:rPr>
              <w:del w:id="3980" w:author="The Si Tran" w:date="2012-12-12T00:12:00Z"/>
              <w:sz w:val="28"/>
              <w:szCs w:val="28"/>
              <w:lang w:val="pt-BR"/>
            </w:rPr>
          </w:rPrChange>
        </w:rPr>
      </w:pPr>
      <w:del w:id="3981" w:author="The Si Tran" w:date="2012-12-12T00:12:00Z">
        <w:r w:rsidRPr="0049233F" w:rsidDel="00361F58">
          <w:rPr>
            <w:szCs w:val="26"/>
            <w:lang w:val="pt-BR"/>
            <w:rPrChange w:id="3982"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983" w:author="The Si Tran" w:date="2012-12-06T20:17:00Z">
        <w:r w:rsidRPr="00AF1345" w:rsidDel="00D362B7">
          <w:rPr>
            <w:position w:val="-8"/>
            <w:szCs w:val="26"/>
            <w:lang w:val="pt-BR"/>
          </w:rPr>
          <w:object w:dxaOrig="859" w:dyaOrig="360" w14:anchorId="670E44A5">
            <v:shape id="_x0000_i1085" type="#_x0000_t75" style="width:43.8pt;height:13.8pt" o:ole="">
              <v:imagedata r:id="rId105" o:title=""/>
            </v:shape>
            <o:OLEObject Type="Embed" ProgID="Equation.DSMT4" ShapeID="_x0000_i1085" DrawAspect="Content" ObjectID="_1417211223" r:id="rId137"/>
          </w:object>
        </w:r>
      </w:del>
      <w:del w:id="3984" w:author="The Si Tran" w:date="2012-12-12T00:12:00Z">
        <w:r w:rsidRPr="0049233F" w:rsidDel="00361F58">
          <w:rPr>
            <w:szCs w:val="26"/>
            <w:lang w:val="pt-BR"/>
            <w:rPrChange w:id="3985" w:author="The Si Tran" w:date="2012-12-05T23:02:00Z">
              <w:rPr>
                <w:sz w:val="28"/>
                <w:szCs w:val="28"/>
                <w:lang w:val="pt-BR"/>
              </w:rPr>
            </w:rPrChange>
          </w:rPr>
          <w:delText xml:space="preserve">, với </w:delText>
        </w:r>
      </w:del>
      <w:del w:id="3986" w:author="The Si Tran" w:date="2012-12-06T20:17:00Z">
        <w:r w:rsidRPr="0049233F" w:rsidDel="0089241B">
          <w:rPr>
            <w:szCs w:val="26"/>
            <w:lang w:val="pt-BR"/>
            <w:rPrChange w:id="3987" w:author="The Si Tran" w:date="2012-12-05T23:02:00Z">
              <w:rPr>
                <w:sz w:val="28"/>
                <w:szCs w:val="28"/>
                <w:lang w:val="pt-BR"/>
              </w:rPr>
            </w:rPrChange>
          </w:rPr>
          <w:delText>N</w:delText>
        </w:r>
      </w:del>
      <w:del w:id="3988" w:author="The Si Tran" w:date="2012-12-12T00:12:00Z">
        <w:r w:rsidRPr="0049233F" w:rsidDel="00361F58">
          <w:rPr>
            <w:szCs w:val="26"/>
            <w:lang w:val="pt-BR"/>
            <w:rPrChange w:id="3989"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990" w:author="The Si Tran" w:date="2012-12-06T20:19:00Z"/>
          <w:szCs w:val="26"/>
          <w:lang w:val="pt-BR"/>
          <w:rPrChange w:id="3991" w:author="The Si Tran" w:date="2012-12-06T20:18:00Z">
            <w:rPr>
              <w:del w:id="3992" w:author="The Si Tran" w:date="2012-12-06T20:19:00Z"/>
              <w:sz w:val="28"/>
              <w:szCs w:val="28"/>
              <w:lang w:val="pt-BR"/>
            </w:rPr>
          </w:rPrChange>
        </w:rPr>
      </w:pPr>
      <w:del w:id="3993" w:author="The Si Tran" w:date="2012-12-12T13:59:00Z">
        <w:r w:rsidRPr="0049233F" w:rsidDel="000064E1">
          <w:rPr>
            <w:szCs w:val="26"/>
            <w:lang w:val="pt-BR"/>
            <w:rPrChange w:id="3994"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995" w:author="The Si Tran" w:date="2012-12-06T20:19:00Z"/>
          <w:szCs w:val="26"/>
          <w:lang w:val="pt-BR"/>
          <w:rPrChange w:id="3996" w:author="The Si Tran" w:date="2012-12-05T23:02:00Z">
            <w:rPr>
              <w:del w:id="3997" w:author="The Si Tran" w:date="2012-12-06T20:19:00Z"/>
              <w:sz w:val="28"/>
              <w:szCs w:val="28"/>
              <w:lang w:val="pt-BR"/>
            </w:rPr>
          </w:rPrChange>
        </w:rPr>
      </w:pPr>
      <w:del w:id="3998" w:author="The Si Tran" w:date="2012-12-06T20:19:00Z">
        <w:r w:rsidRPr="00AF1345" w:rsidDel="0089241B">
          <w:rPr>
            <w:position w:val="-12"/>
            <w:szCs w:val="26"/>
            <w:lang w:val="pt-BR"/>
          </w:rPr>
          <w:object w:dxaOrig="2740" w:dyaOrig="360" w14:anchorId="296C4F80">
            <v:shape id="_x0000_i1086" type="#_x0000_t75" style="width:157.8pt;height:21.3pt" o:ole="">
              <v:imagedata r:id="rId138" o:title=""/>
            </v:shape>
            <o:OLEObject Type="Embed" ProgID="Equation.DSMT4" ShapeID="_x0000_i1086" DrawAspect="Content" ObjectID="_1417211224" r:id="rId139"/>
          </w:object>
        </w:r>
      </w:del>
    </w:p>
    <w:p w14:paraId="0867CF52" w14:textId="77777777" w:rsidR="006A21F7" w:rsidRPr="0049233F" w:rsidDel="000064E1" w:rsidRDefault="006A21F7" w:rsidP="006A21F7">
      <w:pPr>
        <w:ind w:firstLine="540"/>
        <w:rPr>
          <w:del w:id="3999" w:author="The Si Tran" w:date="2012-12-12T13:59:00Z"/>
          <w:szCs w:val="26"/>
          <w:lang w:val="pt-BR"/>
          <w:rPrChange w:id="4000" w:author="The Si Tran" w:date="2012-12-05T23:02:00Z">
            <w:rPr>
              <w:del w:id="4001" w:author="The Si Tran" w:date="2012-12-12T13:59:00Z"/>
              <w:sz w:val="28"/>
              <w:szCs w:val="28"/>
              <w:lang w:val="pt-BR"/>
            </w:rPr>
          </w:rPrChange>
        </w:rPr>
      </w:pPr>
    </w:p>
    <w:p w14:paraId="118930DE" w14:textId="77777777" w:rsidR="006A21F7" w:rsidRPr="0049233F" w:rsidDel="000064E1" w:rsidRDefault="006A21F7" w:rsidP="006A21F7">
      <w:pPr>
        <w:ind w:firstLine="540"/>
        <w:rPr>
          <w:del w:id="4002" w:author="The Si Tran" w:date="2012-12-12T13:59:00Z"/>
          <w:i/>
          <w:szCs w:val="26"/>
          <w:rPrChange w:id="4003" w:author="The Si Tran" w:date="2012-12-05T23:02:00Z">
            <w:rPr>
              <w:del w:id="4004" w:author="The Si Tran" w:date="2012-12-12T13:59:00Z"/>
              <w:i/>
              <w:sz w:val="28"/>
              <w:szCs w:val="28"/>
            </w:rPr>
          </w:rPrChange>
        </w:rPr>
      </w:pPr>
      <w:del w:id="4005" w:author="The Si Tran" w:date="2012-12-12T13:59:00Z">
        <w:r w:rsidRPr="0049233F" w:rsidDel="000064E1">
          <w:rPr>
            <w:i/>
            <w:szCs w:val="26"/>
            <w:rPrChange w:id="4006"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007" w:author="The Si Tran" w:date="2012-12-12T13:59:00Z"/>
          <w:i/>
          <w:szCs w:val="26"/>
          <w:rPrChange w:id="4008" w:author="The Si Tran" w:date="2012-12-05T23:02:00Z">
            <w:rPr>
              <w:del w:id="4009" w:author="The Si Tran" w:date="2012-12-12T13:59:00Z"/>
              <w:i/>
              <w:sz w:val="28"/>
              <w:szCs w:val="28"/>
            </w:rPr>
          </w:rPrChange>
        </w:rPr>
      </w:pPr>
      <w:del w:id="4010" w:author="The Si Tran" w:date="2012-12-12T13:59:00Z">
        <w:r w:rsidRPr="0049233F" w:rsidDel="000064E1">
          <w:rPr>
            <w:i/>
            <w:szCs w:val="26"/>
            <w:rPrChange w:id="4011"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012" w:author="The Si Tran" w:date="2012-12-12T13:59:00Z"/>
          <w:i/>
          <w:szCs w:val="26"/>
          <w:rPrChange w:id="4013" w:author="The Si Tran" w:date="2012-12-05T23:02:00Z">
            <w:rPr>
              <w:del w:id="4014" w:author="The Si Tran" w:date="2012-12-12T13:59:00Z"/>
              <w:i/>
              <w:sz w:val="28"/>
              <w:szCs w:val="28"/>
            </w:rPr>
          </w:rPrChange>
        </w:rPr>
      </w:pPr>
      <w:del w:id="4015" w:author="The Si Tran" w:date="2012-12-12T13:59:00Z">
        <w:r w:rsidRPr="0049233F" w:rsidDel="000064E1">
          <w:rPr>
            <w:i/>
            <w:szCs w:val="26"/>
            <w:rPrChange w:id="4016"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017" w:author="The Si Tran" w:date="2012-12-12T13:59:00Z"/>
          <w:i/>
          <w:szCs w:val="26"/>
          <w:lang w:val="fr-FR"/>
          <w:rPrChange w:id="4018" w:author="The Si Tran" w:date="2012-12-05T23:02:00Z">
            <w:rPr>
              <w:del w:id="4019" w:author="The Si Tran" w:date="2012-12-12T13:59:00Z"/>
              <w:i/>
              <w:sz w:val="28"/>
              <w:szCs w:val="28"/>
              <w:lang w:val="fr-FR"/>
            </w:rPr>
          </w:rPrChange>
        </w:rPr>
      </w:pPr>
      <w:del w:id="4020" w:author="The Si Tran" w:date="2012-12-12T13:59:00Z">
        <w:r w:rsidRPr="0049233F" w:rsidDel="000064E1">
          <w:rPr>
            <w:i/>
            <w:szCs w:val="26"/>
            <w:lang w:val="fr-FR"/>
            <w:rPrChange w:id="4021"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022" w:author="The Si Tran" w:date="2012-12-12T13:59:00Z"/>
          <w:i/>
          <w:szCs w:val="26"/>
          <w:lang w:val="fr-FR"/>
          <w:rPrChange w:id="4023" w:author="The Si Tran" w:date="2012-12-05T23:02:00Z">
            <w:rPr>
              <w:del w:id="4024" w:author="The Si Tran" w:date="2012-12-12T13:59:00Z"/>
              <w:i/>
              <w:sz w:val="28"/>
              <w:szCs w:val="28"/>
              <w:lang w:val="fr-FR"/>
            </w:rPr>
          </w:rPrChange>
        </w:rPr>
      </w:pPr>
      <w:del w:id="4025" w:author="The Si Tran" w:date="2012-12-12T13:59:00Z">
        <w:r w:rsidRPr="0049233F" w:rsidDel="000064E1">
          <w:rPr>
            <w:i/>
            <w:szCs w:val="26"/>
            <w:lang w:val="fr-FR"/>
            <w:rPrChange w:id="4026"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027" w:author="The Si Tran" w:date="2012-12-12T13:59:00Z"/>
          <w:i/>
          <w:szCs w:val="26"/>
          <w:lang w:val="pt-BR"/>
          <w:rPrChange w:id="4028" w:author="The Si Tran" w:date="2012-12-05T23:02:00Z">
            <w:rPr>
              <w:del w:id="4029" w:author="The Si Tran" w:date="2012-12-12T13:59:00Z"/>
              <w:i/>
              <w:sz w:val="28"/>
              <w:szCs w:val="28"/>
              <w:lang w:val="pt-BR"/>
            </w:rPr>
          </w:rPrChange>
        </w:rPr>
      </w:pPr>
      <w:del w:id="4030" w:author="The Si Tran" w:date="2012-12-12T13:59:00Z">
        <w:r w:rsidRPr="0049233F" w:rsidDel="000064E1">
          <w:rPr>
            <w:i/>
            <w:szCs w:val="26"/>
            <w:lang w:val="pt-BR"/>
            <w:rPrChange w:id="4031"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032" w:author="The Si Tran" w:date="2012-12-12T13:59:00Z"/>
          <w:i/>
          <w:szCs w:val="26"/>
          <w:lang w:val="pt-BR"/>
          <w:rPrChange w:id="4033" w:author="The Si Tran" w:date="2012-12-05T23:02:00Z">
            <w:rPr>
              <w:del w:id="4034" w:author="The Si Tran" w:date="2012-12-12T13:59:00Z"/>
              <w:i/>
              <w:sz w:val="28"/>
              <w:szCs w:val="28"/>
              <w:lang w:val="pt-BR"/>
            </w:rPr>
          </w:rPrChange>
        </w:rPr>
      </w:pPr>
      <w:del w:id="4035" w:author="The Si Tran" w:date="2012-12-12T13:59:00Z">
        <w:r w:rsidRPr="0049233F" w:rsidDel="000064E1">
          <w:rPr>
            <w:i/>
            <w:szCs w:val="26"/>
            <w:lang w:val="pt-BR"/>
            <w:rPrChange w:id="4036"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037" w:author="The Si Tran" w:date="2012-12-12T13:59:00Z"/>
          <w:i/>
          <w:szCs w:val="26"/>
          <w:lang w:val="pt-BR"/>
          <w:rPrChange w:id="4038" w:author="The Si Tran" w:date="2012-12-05T23:02:00Z">
            <w:rPr>
              <w:del w:id="4039" w:author="The Si Tran" w:date="2012-12-12T13:59:00Z"/>
              <w:i/>
              <w:sz w:val="28"/>
              <w:szCs w:val="28"/>
              <w:lang w:val="pt-BR"/>
            </w:rPr>
          </w:rPrChange>
        </w:rPr>
      </w:pPr>
      <w:del w:id="4040" w:author="The Si Tran" w:date="2012-12-12T13:59:00Z">
        <w:r w:rsidRPr="0049233F" w:rsidDel="000064E1">
          <w:rPr>
            <w:i/>
            <w:szCs w:val="26"/>
            <w:lang w:val="pt-BR"/>
            <w:rPrChange w:id="4041"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042" w:author="The Si Tran" w:date="2012-12-12T13:59:00Z"/>
          <w:i/>
          <w:szCs w:val="26"/>
          <w:lang w:val="pt-BR"/>
          <w:rPrChange w:id="4043" w:author="The Si Tran" w:date="2012-12-05T23:02:00Z">
            <w:rPr>
              <w:del w:id="4044" w:author="The Si Tran" w:date="2012-12-12T13:59:00Z"/>
              <w:i/>
              <w:sz w:val="28"/>
              <w:szCs w:val="28"/>
              <w:lang w:val="pt-BR"/>
            </w:rPr>
          </w:rPrChange>
        </w:rPr>
      </w:pPr>
      <w:del w:id="4045" w:author="The Si Tran" w:date="2012-12-12T13:59:00Z">
        <w:r w:rsidRPr="0049233F" w:rsidDel="000064E1">
          <w:rPr>
            <w:i/>
            <w:szCs w:val="26"/>
            <w:lang w:val="pt-BR"/>
            <w:rPrChange w:id="4046"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4047" w:author="The Si Tran" w:date="2012-12-05T23:02:00Z">
            <w:rPr>
              <w:sz w:val="28"/>
              <w:szCs w:val="28"/>
              <w:lang w:val="pt-BR"/>
            </w:rPr>
          </w:rPrChange>
        </w:rPr>
      </w:pPr>
      <w:r w:rsidRPr="0049233F">
        <w:rPr>
          <w:szCs w:val="26"/>
          <w:lang w:val="pt-BR"/>
          <w:rPrChange w:id="4048" w:author="The Si Tran" w:date="2012-12-05T23:02:00Z">
            <w:rPr>
              <w:sz w:val="28"/>
              <w:szCs w:val="28"/>
              <w:lang w:val="pt-BR"/>
            </w:rPr>
          </w:rPrChange>
        </w:rPr>
        <w:t xml:space="preserve">Hình </w:t>
      </w:r>
      <w:ins w:id="4049" w:author="The Si Tran" w:date="2012-12-12T00:13:00Z">
        <w:r w:rsidR="00361F58">
          <w:rPr>
            <w:szCs w:val="26"/>
            <w:lang w:val="pt-BR"/>
          </w:rPr>
          <w:t>3.2</w:t>
        </w:r>
      </w:ins>
      <w:del w:id="4050" w:author="The Si Tran" w:date="2012-12-12T00:13:00Z">
        <w:r w:rsidRPr="0049233F" w:rsidDel="00361F58">
          <w:rPr>
            <w:szCs w:val="26"/>
            <w:lang w:val="pt-BR"/>
            <w:rPrChange w:id="4051" w:author="The Si Tran" w:date="2012-12-05T23:02:00Z">
              <w:rPr>
                <w:sz w:val="28"/>
                <w:szCs w:val="28"/>
                <w:lang w:val="pt-BR"/>
              </w:rPr>
            </w:rPrChange>
          </w:rPr>
          <w:delText>8</w:delText>
        </w:r>
      </w:del>
      <w:r w:rsidRPr="0049233F">
        <w:rPr>
          <w:szCs w:val="26"/>
          <w:lang w:val="pt-BR"/>
          <w:rPrChange w:id="4052"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053" w:author="The Si Tran" w:date="2012-12-05T23:02:00Z">
            <w:rPr>
              <w:sz w:val="28"/>
              <w:szCs w:val="28"/>
              <w:lang w:val="pt-BR"/>
            </w:rPr>
          </w:rPrChange>
        </w:rPr>
        <w:pPrChange w:id="4054" w:author="The Si Tran" w:date="2012-12-16T17:07:00Z">
          <w:pPr>
            <w:ind w:firstLine="540"/>
          </w:pPr>
        </w:pPrChange>
      </w:pPr>
      <w:del w:id="4055" w:author="The Si Tran" w:date="2012-12-14T05:14:00Z">
        <w:r w:rsidRPr="0049233F" w:rsidDel="00802E77">
          <w:rPr>
            <w:noProof/>
            <w:rPrChange w:id="4056">
              <w:rPr>
                <w:noProof/>
                <w:sz w:val="28"/>
                <w:szCs w:val="28"/>
              </w:rPr>
            </w:rPrChange>
          </w:rPr>
          <w:lastRenderedPageBreak/>
          <w:drawing>
            <wp:inline distT="0" distB="0" distL="0" distR="0" wp14:anchorId="3B32A802" wp14:editId="339E4564">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057" w:author="The Si Tran" w:date="2012-12-14T05:14:00Z">
        <w:r w:rsidR="00802E77" w:rsidRPr="006D6C8D">
          <w:rPr>
            <w:noProof/>
            <w:rPrChange w:id="4058" w:author="Unknown">
              <w:rPr>
                <w:noProof/>
              </w:rPr>
            </w:rPrChange>
          </w:rPr>
          <w:drawing>
            <wp:inline distT="0" distB="0" distL="0" distR="0" wp14:anchorId="61C44964" wp14:editId="59D8CA05">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059" w:author="The Si Tran" w:date="2012-12-16T17:07:00Z">
            <w:rPr>
              <w:sz w:val="28"/>
              <w:szCs w:val="28"/>
              <w:lang w:val="pt-BR"/>
            </w:rPr>
          </w:rPrChange>
        </w:rPr>
        <w:pPrChange w:id="4060" w:author="The Si Tran" w:date="2012-12-16T17:07:00Z">
          <w:pPr>
            <w:pStyle w:val="Caption"/>
            <w:ind w:left="2160"/>
          </w:pPr>
        </w:pPrChange>
      </w:pPr>
      <w:bookmarkStart w:id="4061" w:name="_Toc343452743"/>
      <w:bookmarkStart w:id="4062" w:name="_Toc312142082"/>
      <w:bookmarkStart w:id="4063" w:name="_Toc343029957"/>
      <w:r w:rsidRPr="00AD5E7D">
        <w:rPr>
          <w:rPrChange w:id="4064" w:author="The Si Tran" w:date="2012-12-16T17:07:00Z">
            <w:rPr>
              <w:b w:val="0"/>
              <w:sz w:val="28"/>
              <w:szCs w:val="28"/>
              <w:lang w:val="pt-BR"/>
            </w:rPr>
          </w:rPrChange>
        </w:rPr>
        <w:t xml:space="preserve">Hình </w:t>
      </w:r>
      <w:del w:id="4065" w:author="The Si Tran" w:date="2012-12-11T23:24:00Z">
        <w:r w:rsidRPr="00AD5E7D" w:rsidDel="000D0624">
          <w:rPr>
            <w:rPrChange w:id="4066" w:author="The Si Tran" w:date="2012-12-16T17:07:00Z">
              <w:rPr>
                <w:b w:val="0"/>
                <w:sz w:val="28"/>
                <w:szCs w:val="28"/>
              </w:rPr>
            </w:rPrChange>
          </w:rPr>
          <w:fldChar w:fldCharType="begin"/>
        </w:r>
        <w:r w:rsidRPr="00AD5E7D" w:rsidDel="000D0624">
          <w:rPr>
            <w:rPrChange w:id="4067" w:author="The Si Tran" w:date="2012-12-16T17:07:00Z">
              <w:rPr>
                <w:b w:val="0"/>
                <w:sz w:val="28"/>
                <w:szCs w:val="28"/>
                <w:lang w:val="pt-BR"/>
              </w:rPr>
            </w:rPrChange>
          </w:rPr>
          <w:delInstrText xml:space="preserve"> SEQ Hình \* ARABIC </w:delInstrText>
        </w:r>
        <w:r w:rsidRPr="00AD5E7D" w:rsidDel="000D0624">
          <w:rPr>
            <w:rPrChange w:id="4068" w:author="The Si Tran" w:date="2012-12-16T17:07:00Z">
              <w:rPr>
                <w:b w:val="0"/>
                <w:sz w:val="28"/>
                <w:szCs w:val="28"/>
              </w:rPr>
            </w:rPrChange>
          </w:rPr>
          <w:fldChar w:fldCharType="separate"/>
        </w:r>
        <w:r w:rsidRPr="00AD5E7D" w:rsidDel="000D0624">
          <w:rPr>
            <w:rPrChange w:id="4069" w:author="The Si Tran" w:date="2012-12-16T17:07:00Z">
              <w:rPr>
                <w:b w:val="0"/>
                <w:noProof/>
                <w:sz w:val="28"/>
                <w:szCs w:val="28"/>
                <w:lang w:val="pt-BR"/>
              </w:rPr>
            </w:rPrChange>
          </w:rPr>
          <w:delText>8</w:delText>
        </w:r>
        <w:r w:rsidRPr="00AD5E7D" w:rsidDel="000D0624">
          <w:rPr>
            <w:rPrChange w:id="4070" w:author="The Si Tran" w:date="2012-12-16T17:07:00Z">
              <w:rPr>
                <w:b w:val="0"/>
                <w:sz w:val="28"/>
                <w:szCs w:val="28"/>
              </w:rPr>
            </w:rPrChange>
          </w:rPr>
          <w:fldChar w:fldCharType="end"/>
        </w:r>
        <w:r w:rsidRPr="00AD5E7D" w:rsidDel="000D0624">
          <w:rPr>
            <w:rPrChange w:id="4071" w:author="The Si Tran" w:date="2012-12-16T17:07:00Z">
              <w:rPr>
                <w:b w:val="0"/>
                <w:sz w:val="28"/>
                <w:szCs w:val="28"/>
                <w:lang w:val="pt-BR"/>
              </w:rPr>
            </w:rPrChange>
          </w:rPr>
          <w:delText xml:space="preserve"> </w:delText>
        </w:r>
      </w:del>
      <w:ins w:id="4072" w:author="The Si Tran" w:date="2012-12-11T23:24:00Z">
        <w:r w:rsidR="000D0624" w:rsidRPr="00032D83">
          <w:t>3.2</w:t>
        </w:r>
      </w:ins>
      <w:ins w:id="4073" w:author="The Si Tran" w:date="2012-12-15T08:13:00Z">
        <w:r w:rsidR="00307510" w:rsidRPr="006D6C8D">
          <w:t xml:space="preserve">: </w:t>
        </w:r>
      </w:ins>
      <w:ins w:id="4074" w:author="The Si Tran" w:date="2012-12-11T23:24:00Z">
        <w:r w:rsidR="000D0624" w:rsidRPr="00AD5E7D">
          <w:rPr>
            <w:rPrChange w:id="4075" w:author="The Si Tran" w:date="2012-12-16T17:07:00Z">
              <w:rPr>
                <w:b w:val="0"/>
                <w:sz w:val="28"/>
                <w:szCs w:val="28"/>
                <w:lang w:val="pt-BR"/>
              </w:rPr>
            </w:rPrChange>
          </w:rPr>
          <w:t xml:space="preserve"> </w:t>
        </w:r>
      </w:ins>
      <w:r w:rsidRPr="00AD5E7D">
        <w:rPr>
          <w:rPrChange w:id="4076" w:author="The Si Tran" w:date="2012-12-16T17:07:00Z">
            <w:rPr>
              <w:b w:val="0"/>
              <w:sz w:val="28"/>
              <w:szCs w:val="28"/>
              <w:lang w:val="pt-BR"/>
            </w:rPr>
          </w:rPrChange>
        </w:rPr>
        <w:t>ACF và PACF của mô hình</w:t>
      </w:r>
      <w:ins w:id="4077"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078" w:author="The Si Tran" w:date="2012-12-16T20:22:00Z">
                <w:rPr>
                  <w:rFonts w:ascii="Cambria Math" w:hAnsi="Cambria Math"/>
                  <w:i/>
                </w:rPr>
              </w:ins>
            </m:ctrlPr>
          </m:sSubPr>
          <m:e>
            <w:ins w:id="4079" w:author="The Si Tran" w:date="2012-12-16T20:22:00Z">
              <m:r>
                <w:rPr>
                  <w:rFonts w:ascii="Cambria Math" w:hAnsi="Cambria Math"/>
                </w:rPr>
                <m:t>y</m:t>
              </m:r>
            </w:ins>
          </m:e>
          <m:sub>
            <w:ins w:id="4080" w:author="The Si Tran" w:date="2012-12-16T20:22:00Z">
              <m:r>
                <w:rPr>
                  <w:rFonts w:ascii="Cambria Math" w:hAnsi="Cambria Math"/>
                </w:rPr>
                <m:t>t-1</m:t>
              </m:r>
            </w:ins>
          </m:sub>
        </m:sSub>
        <w:ins w:id="4081" w:author="The Si Tran" w:date="2012-12-16T20:22:00Z">
          <m:r>
            <w:rPr>
              <w:rFonts w:ascii="Cambria Math" w:hAnsi="Cambria Math"/>
            </w:rPr>
            <m:t>+0.5</m:t>
          </m:r>
        </w:ins>
        <m:sSub>
          <m:sSubPr>
            <m:ctrlPr>
              <w:ins w:id="4082" w:author="The Si Tran" w:date="2012-12-16T20:22:00Z">
                <w:rPr>
                  <w:rFonts w:ascii="Cambria Math" w:hAnsi="Cambria Math"/>
                  <w:i/>
                </w:rPr>
              </w:ins>
            </m:ctrlPr>
          </m:sSubPr>
          <m:e>
            <w:ins w:id="4083" w:author="The Si Tran" w:date="2012-12-16T20:22:00Z">
              <m:r>
                <w:rPr>
                  <w:rFonts w:ascii="Cambria Math" w:hAnsi="Cambria Math"/>
                </w:rPr>
                <m:t>y</m:t>
              </m:r>
            </w:ins>
          </m:e>
          <m:sub>
            <w:ins w:id="4084" w:author="The Si Tran" w:date="2012-12-16T20:22:00Z">
              <m:r>
                <w:rPr>
                  <w:rFonts w:ascii="Cambria Math" w:hAnsi="Cambria Math"/>
                </w:rPr>
                <m:t>t-2</m:t>
              </m:r>
            </w:ins>
          </m:sub>
        </m:sSub>
        <w:ins w:id="4085" w:author="The Si Tran" w:date="2012-12-16T20:22:00Z">
          <m:r>
            <w:rPr>
              <w:rFonts w:ascii="Cambria Math" w:hAnsi="Cambria Math"/>
            </w:rPr>
            <m:t>+</m:t>
          </m:r>
        </w:ins>
        <m:sSub>
          <m:sSubPr>
            <m:ctrlPr>
              <w:ins w:id="4086" w:author="The Si Tran" w:date="2012-12-16T20:22:00Z">
                <w:rPr>
                  <w:rFonts w:ascii="Cambria Math" w:hAnsi="Cambria Math"/>
                  <w:i/>
                </w:rPr>
              </w:ins>
            </m:ctrlPr>
          </m:sSubPr>
          <m:e>
            <w:ins w:id="4087" w:author="The Si Tran" w:date="2012-12-16T20:22:00Z">
              <m:r>
                <w:rPr>
                  <w:rFonts w:ascii="Cambria Math" w:hAnsi="Cambria Math"/>
                </w:rPr>
                <m:t>ε</m:t>
              </m:r>
            </w:ins>
          </m:e>
          <m:sub>
            <w:ins w:id="4088" w:author="The Si Tran" w:date="2012-12-16T20:22:00Z">
              <m:r>
                <w:rPr>
                  <w:rFonts w:ascii="Cambria Math" w:hAnsi="Cambria Math"/>
                </w:rPr>
                <m:t>t</m:t>
              </m:r>
            </w:ins>
          </m:sub>
        </m:sSub>
      </m:oMath>
      <w:bookmarkEnd w:id="4061"/>
      <w:del w:id="4089" w:author="The Si Tran" w:date="2012-12-11T23:24:00Z">
        <w:r w:rsidRPr="00AD5E7D" w:rsidDel="000D0624">
          <w:rPr>
            <w:rPrChange w:id="4090" w:author="The Si Tran" w:date="2012-12-16T17:07:00Z">
              <w:rPr>
                <w:b w:val="0"/>
                <w:sz w:val="28"/>
                <w:szCs w:val="28"/>
                <w:lang w:val="pt-BR"/>
              </w:rPr>
            </w:rPrChange>
          </w:rPr>
          <w:delText xml:space="preserve">               </w:delText>
        </w:r>
      </w:del>
      <w:bookmarkEnd w:id="4062"/>
      <w:bookmarkEnd w:id="4063"/>
      <w:del w:id="4091" w:author="The Si Tran" w:date="2012-12-16T20:22:00Z">
        <w:r w:rsidR="00D35DF6">
          <w:pict w14:anchorId="1AEB2765">
            <v:shape id="_x0000_i1087" type="#_x0000_t75" style="width:157.8pt;height:21.3pt">
              <v:imagedata r:id="rId138" o:title=""/>
            </v:shape>
          </w:pict>
        </w:r>
      </w:del>
    </w:p>
    <w:p w14:paraId="0CEE5063" w14:textId="41373C7E" w:rsidR="006A21F7" w:rsidRPr="0049233F" w:rsidRDefault="006A21F7" w:rsidP="006A21F7">
      <w:pPr>
        <w:pStyle w:val="Heading2"/>
        <w:rPr>
          <w:sz w:val="26"/>
          <w:szCs w:val="26"/>
          <w:lang w:val="pt-BR"/>
          <w:rPrChange w:id="4092" w:author="The Si Tran" w:date="2012-12-05T23:02:00Z">
            <w:rPr>
              <w:lang w:val="pt-BR"/>
            </w:rPr>
          </w:rPrChange>
        </w:rPr>
      </w:pPr>
      <w:bookmarkStart w:id="4093" w:name="_Toc312142552"/>
      <w:bookmarkStart w:id="4094" w:name="_Toc343461217"/>
      <w:r w:rsidRPr="0049233F">
        <w:rPr>
          <w:sz w:val="26"/>
          <w:szCs w:val="26"/>
          <w:lang w:val="pt-BR"/>
          <w:rPrChange w:id="4095" w:author="The Si Tran" w:date="2012-12-05T23:02:00Z">
            <w:rPr>
              <w:rFonts w:cs="Times New Roman"/>
              <w:iCs w:val="0"/>
              <w:sz w:val="20"/>
              <w:szCs w:val="20"/>
              <w:lang w:val="pt-BR"/>
            </w:rPr>
          </w:rPrChange>
        </w:rPr>
        <w:t>Mô hình kết hợp tự hồi quy và trung bình di động, ARMA(p,q)</w:t>
      </w:r>
      <w:bookmarkEnd w:id="4093"/>
      <w:bookmarkEnd w:id="4094"/>
    </w:p>
    <w:p w14:paraId="2D8EB10B" w14:textId="1F65A94E" w:rsidR="00E000DF" w:rsidRPr="00A50679" w:rsidRDefault="005B71D4">
      <w:pPr>
        <w:rPr>
          <w:ins w:id="4096" w:author="The Si Tran" w:date="2012-12-12T00:14:00Z"/>
        </w:rPr>
        <w:pPrChange w:id="4097" w:author="The Si Tran" w:date="2012-12-15T08:15:00Z">
          <w:pPr>
            <w:spacing w:before="100" w:beforeAutospacing="1" w:after="100" w:afterAutospacing="1"/>
          </w:pPr>
        </w:pPrChange>
      </w:pPr>
      <w:ins w:id="4098" w:author="The Si Tran" w:date="2012-12-15T08:14:00Z">
        <w:r>
          <w:rPr>
            <w:noProof/>
            <w:rPrChange w:id="4099">
              <w:rPr>
                <w:b/>
                <w:bCs/>
                <w:noProof/>
                <w:sz w:val="20"/>
                <w:szCs w:val="20"/>
              </w:rPr>
            </w:rPrChange>
          </w:rPr>
          <mc:AlternateContent>
            <mc:Choice Requires="wps">
              <w:drawing>
                <wp:anchor distT="0" distB="0" distL="114300" distR="114300" simplePos="0" relativeHeight="251676160" behindDoc="0" locked="0" layoutInCell="1" allowOverlap="1" wp14:anchorId="70A59FC5" wp14:editId="6CCB0099">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276DB6" w:rsidRDefault="00276DB6">
                              <w:pPr>
                                <w:pStyle w:val="EquationIndex"/>
                                <w:pPrChange w:id="4100" w:author="The Si Tran" w:date="2012-12-15T08:12:00Z">
                                  <w:pPr/>
                                </w:pPrChange>
                              </w:pPr>
                              <w:r>
                                <w:t>(3.</w:t>
                              </w:r>
                              <w:ins w:id="4101" w:author="The Si Tran" w:date="2012-12-14T04:55:00Z">
                                <w:r>
                                  <w:t>8</w:t>
                                </w:r>
                              </w:ins>
                              <w:del w:id="410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276DB6" w:rsidRDefault="00276DB6">
                        <w:pPr>
                          <w:pStyle w:val="EquationIndex"/>
                          <w:pPrChange w:id="4103" w:author="The Si Tran" w:date="2012-12-15T08:12:00Z">
                            <w:pPr/>
                          </w:pPrChange>
                        </w:pPr>
                        <w:r>
                          <w:t>(3.</w:t>
                        </w:r>
                        <w:ins w:id="4104" w:author="The Si Tran" w:date="2012-12-14T04:55:00Z">
                          <w:r>
                            <w:t>8</w:t>
                          </w:r>
                        </w:ins>
                        <w:del w:id="4105" w:author="The Si Tran" w:date="2012-12-14T04:55:00Z">
                          <w:r w:rsidDel="004505B3">
                            <w:delText>2.1</w:delText>
                          </w:r>
                        </w:del>
                        <w:r>
                          <w:t>)</w:t>
                        </w:r>
                      </w:p>
                    </w:txbxContent>
                  </v:textbox>
                </v:shape>
              </w:pict>
            </mc:Fallback>
          </mc:AlternateContent>
        </w:r>
      </w:ins>
      <w:ins w:id="4106"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107" w:author="The Si Tran" w:date="2012-12-15T08:14:00Z">
        <w:r w:rsidRPr="005B71D4">
          <w:rPr>
            <w:noProof/>
          </w:rPr>
          <w:t xml:space="preserve"> </w:t>
        </w:r>
      </w:ins>
    </w:p>
    <w:p w14:paraId="562ACCFC" w14:textId="77C93F8B" w:rsidR="00E000DF" w:rsidRDefault="00D35DF6">
      <w:pPr>
        <w:pStyle w:val="Canhgiua"/>
        <w:rPr>
          <w:ins w:id="4108" w:author="The Si Tran" w:date="2012-12-12T00:14:00Z"/>
        </w:rPr>
        <w:pPrChange w:id="4109"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110" w:author="The Si Tran" w:date="2012-12-12T00:14:00Z"/>
          <w:lang w:val="pt-BR"/>
        </w:rPr>
        <w:pPrChange w:id="4111" w:author="The Si Tran" w:date="2012-12-16T10:34:00Z">
          <w:pPr>
            <w:ind w:firstLine="540"/>
          </w:pPr>
        </w:pPrChange>
      </w:pPr>
      <w:ins w:id="4112"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113" w:author="The Si Tran" w:date="2012-12-12T00:14:00Z"/>
          <w:lang w:val="pt-BR"/>
          <w:rPrChange w:id="4114" w:author="The Si Tran" w:date="2012-12-12T00:14:00Z">
            <w:rPr>
              <w:del w:id="4115" w:author="The Si Tran" w:date="2012-12-12T00:14:00Z"/>
              <w:color w:val="FF0000"/>
              <w:sz w:val="32"/>
              <w:lang w:val="pt-BR"/>
            </w:rPr>
          </w:rPrChange>
        </w:rPr>
        <w:pPrChange w:id="4116" w:author="The Si Tran" w:date="2012-12-15T08:15:00Z">
          <w:pPr>
            <w:ind w:left="540"/>
          </w:pPr>
        </w:pPrChange>
      </w:pPr>
      <w:ins w:id="4117"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118" w:author="The Si Tran" w:date="2012-12-12T00:14:00Z">
        <w:r w:rsidR="00637F2A" w:rsidRPr="0049233F" w:rsidDel="00E000DF">
          <w:rPr>
            <w:color w:val="FF0000"/>
            <w:lang w:val="pt-BR"/>
            <w:rPrChange w:id="4119"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120" w:author="The Si Tran" w:date="2012-12-06T01:42:00Z"/>
          <w:lang w:val="pt-BR"/>
          <w:rPrChange w:id="4121" w:author="The Si Tran" w:date="2012-12-06T01:39:00Z">
            <w:rPr>
              <w:del w:id="4122" w:author="The Si Tran" w:date="2012-12-06T01:42:00Z"/>
              <w:sz w:val="28"/>
              <w:szCs w:val="28"/>
              <w:lang w:val="pt-BR"/>
            </w:rPr>
          </w:rPrChange>
        </w:rPr>
        <w:pPrChange w:id="4123" w:author="The Si Tran" w:date="2012-12-15T08:15:00Z">
          <w:pPr>
            <w:ind w:firstLine="540"/>
          </w:pPr>
        </w:pPrChange>
      </w:pPr>
      <w:del w:id="4124" w:author="The Si Tran" w:date="2012-12-12T00:14:00Z">
        <w:r w:rsidRPr="0049233F" w:rsidDel="00E000DF">
          <w:rPr>
            <w:lang w:val="pt-BR"/>
            <w:rPrChange w:id="4125"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126" w:author="The Si Tran" w:date="2012-12-12T00:14:00Z"/>
          <w:b/>
          <w:lang w:val="pt-BR"/>
          <w:rPrChange w:id="4127" w:author="The Si Tran" w:date="2012-12-05T23:02:00Z">
            <w:rPr>
              <w:del w:id="4128" w:author="The Si Tran" w:date="2012-12-12T00:14:00Z"/>
              <w:b/>
              <w:sz w:val="28"/>
              <w:szCs w:val="28"/>
              <w:lang w:val="pt-BR"/>
            </w:rPr>
          </w:rPrChange>
        </w:rPr>
        <w:pPrChange w:id="4129" w:author="The Si Tran" w:date="2012-12-15T08:15:00Z">
          <w:pPr>
            <w:ind w:firstLine="540"/>
          </w:pPr>
        </w:pPrChange>
      </w:pPr>
      <w:del w:id="4130" w:author="The Si Tran" w:date="2012-12-06T01:42:00Z">
        <w:r w:rsidRPr="00AF1345" w:rsidDel="00267538">
          <w:rPr>
            <w:position w:val="-28"/>
            <w:lang w:val="pt-BR"/>
          </w:rPr>
          <w:object w:dxaOrig="3019" w:dyaOrig="680" w14:anchorId="4A5307FC">
            <v:shape id="_x0000_i1088" type="#_x0000_t75" style="width:229.8pt;height:50.7pt" o:ole="">
              <v:imagedata r:id="rId142" o:title=""/>
            </v:shape>
            <o:OLEObject Type="Embed" ProgID="Equation.DSMT4" ShapeID="_x0000_i1088" DrawAspect="Content" ObjectID="_1417211225" r:id="rId143"/>
          </w:object>
        </w:r>
        <w:r w:rsidRPr="0049233F" w:rsidDel="00267538">
          <w:rPr>
            <w:b/>
            <w:lang w:val="pt-BR"/>
            <w:rPrChange w:id="4131"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132" w:author="The Si Tran" w:date="2012-12-12T00:14:00Z"/>
          <w:lang w:val="pt-BR"/>
          <w:rPrChange w:id="4133" w:author="The Si Tran" w:date="2012-12-06T01:43:00Z">
            <w:rPr>
              <w:del w:id="4134" w:author="The Si Tran" w:date="2012-12-12T00:14:00Z"/>
              <w:sz w:val="28"/>
              <w:szCs w:val="28"/>
              <w:lang w:val="pt-BR"/>
            </w:rPr>
          </w:rPrChange>
        </w:rPr>
        <w:pPrChange w:id="4135" w:author="The Si Tran" w:date="2012-12-15T08:15:00Z">
          <w:pPr>
            <w:ind w:firstLine="540"/>
          </w:pPr>
        </w:pPrChange>
      </w:pPr>
      <w:del w:id="4136" w:author="The Si Tran" w:date="2012-12-12T00:14:00Z">
        <w:r w:rsidRPr="0049233F" w:rsidDel="00E000DF">
          <w:rPr>
            <w:lang w:val="pt-BR"/>
            <w:rPrChange w:id="4137"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138" w:author="The Si Tran" w:date="2012-12-06T01:43:00Z"/>
          <w:lang w:val="pt-BR"/>
          <w:rPrChange w:id="4139" w:author="The Si Tran" w:date="2012-12-05T23:02:00Z">
            <w:rPr>
              <w:del w:id="4140" w:author="The Si Tran" w:date="2012-12-06T01:43:00Z"/>
              <w:sz w:val="28"/>
              <w:szCs w:val="28"/>
              <w:lang w:val="pt-BR"/>
            </w:rPr>
          </w:rPrChange>
        </w:rPr>
        <w:pPrChange w:id="4141" w:author="The Si Tran" w:date="2012-12-15T08:15:00Z">
          <w:pPr>
            <w:ind w:firstLine="540"/>
          </w:pPr>
        </w:pPrChange>
      </w:pPr>
      <w:del w:id="4142" w:author="The Si Tran" w:date="2012-12-06T01:43:00Z">
        <w:r w:rsidRPr="00AF1345" w:rsidDel="00720763">
          <w:rPr>
            <w:position w:val="-12"/>
            <w:lang w:val="pt-BR"/>
          </w:rPr>
          <w:object w:dxaOrig="2060" w:dyaOrig="360" w14:anchorId="6E663486">
            <v:shape id="_x0000_i1089" type="#_x0000_t75" style="width:2in;height:21.3pt" o:ole="">
              <v:imagedata r:id="rId144" o:title=""/>
            </v:shape>
            <o:OLEObject Type="Embed" ProgID="Equation.DSMT4" ShapeID="_x0000_i1089" DrawAspect="Content" ObjectID="_1417211226" r:id="rId145"/>
          </w:object>
        </w:r>
      </w:del>
    </w:p>
    <w:p w14:paraId="6E60FF36" w14:textId="77777777" w:rsidR="006A21F7" w:rsidRPr="0049233F" w:rsidDel="00E000DF" w:rsidRDefault="006A21F7">
      <w:pPr>
        <w:rPr>
          <w:del w:id="4143" w:author="The Si Tran" w:date="2012-12-12T00:14:00Z"/>
          <w:lang w:val="pt-BR"/>
          <w:rPrChange w:id="4144" w:author="The Si Tran" w:date="2012-12-05T23:02:00Z">
            <w:rPr>
              <w:del w:id="4145" w:author="The Si Tran" w:date="2012-12-12T00:14:00Z"/>
              <w:sz w:val="28"/>
              <w:szCs w:val="28"/>
              <w:lang w:val="pt-BR"/>
            </w:rPr>
          </w:rPrChange>
        </w:rPr>
        <w:pPrChange w:id="4146" w:author="The Si Tran" w:date="2012-12-15T08:15:00Z">
          <w:pPr>
            <w:ind w:firstLine="540"/>
          </w:pPr>
        </w:pPrChange>
      </w:pPr>
      <w:del w:id="4147" w:author="The Si Tran" w:date="2012-12-12T00:14:00Z">
        <w:r w:rsidRPr="0049233F" w:rsidDel="00E000DF">
          <w:rPr>
            <w:lang w:val="pt-BR"/>
            <w:rPrChange w:id="4148"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149" w:author="The Si Tran" w:date="2012-12-12T00:14:00Z"/>
          <w:lang w:val="pt-BR"/>
          <w:rPrChange w:id="4150" w:author="The Si Tran" w:date="2012-12-05T23:02:00Z">
            <w:rPr>
              <w:del w:id="4151" w:author="The Si Tran" w:date="2012-12-12T00:14:00Z"/>
              <w:sz w:val="28"/>
              <w:szCs w:val="28"/>
              <w:lang w:val="pt-BR"/>
            </w:rPr>
          </w:rPrChange>
        </w:rPr>
        <w:pPrChange w:id="4152" w:author="The Si Tran" w:date="2012-12-15T08:15:00Z">
          <w:pPr>
            <w:ind w:firstLine="540"/>
          </w:pPr>
        </w:pPrChange>
      </w:pPr>
      <w:del w:id="4153" w:author="The Si Tran" w:date="2012-12-12T00:14:00Z">
        <w:r w:rsidRPr="0049233F" w:rsidDel="00E000DF">
          <w:rPr>
            <w:lang w:val="pt-BR"/>
            <w:rPrChange w:id="4154"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155" w:author="The Si Tran" w:date="2012-12-06T20:20:00Z"/>
          <w:lang w:val="pt-BR"/>
          <w:rPrChange w:id="4156" w:author="The Si Tran" w:date="2012-12-06T20:20:00Z">
            <w:rPr>
              <w:del w:id="4157" w:author="The Si Tran" w:date="2012-12-06T20:20:00Z"/>
              <w:sz w:val="28"/>
              <w:szCs w:val="28"/>
              <w:lang w:val="pt-BR"/>
            </w:rPr>
          </w:rPrChange>
        </w:rPr>
        <w:pPrChange w:id="4158" w:author="The Si Tran" w:date="2012-12-15T08:15:00Z">
          <w:pPr>
            <w:ind w:firstLine="540"/>
          </w:pPr>
        </w:pPrChange>
      </w:pPr>
      <w:del w:id="4159" w:author="The Si Tran" w:date="2012-12-14T05:17:00Z">
        <w:r w:rsidRPr="0049233F" w:rsidDel="0056499D">
          <w:rPr>
            <w:lang w:val="pt-BR"/>
            <w:rPrChange w:id="4160"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161" w:author="The Si Tran" w:date="2012-12-06T20:20:00Z"/>
          <w:lang w:val="pt-BR"/>
          <w:rPrChange w:id="4162" w:author="The Si Tran" w:date="2012-12-05T23:02:00Z">
            <w:rPr>
              <w:del w:id="4163" w:author="The Si Tran" w:date="2012-12-06T20:20:00Z"/>
              <w:sz w:val="28"/>
              <w:szCs w:val="28"/>
              <w:lang w:val="pt-BR"/>
            </w:rPr>
          </w:rPrChange>
        </w:rPr>
        <w:pPrChange w:id="4164" w:author="The Si Tran" w:date="2012-12-15T08:15:00Z">
          <w:pPr>
            <w:ind w:firstLine="540"/>
          </w:pPr>
        </w:pPrChange>
      </w:pPr>
      <w:del w:id="4165" w:author="The Si Tran" w:date="2012-12-06T20:20:00Z">
        <w:r w:rsidRPr="00AF1345" w:rsidDel="00AB2E63">
          <w:rPr>
            <w:position w:val="-12"/>
            <w:lang w:val="pt-BR"/>
          </w:rPr>
          <w:object w:dxaOrig="2780" w:dyaOrig="360" w14:anchorId="61F9DAAF">
            <v:shape id="_x0000_i1090" type="#_x0000_t75" style="width:172.2pt;height:21.3pt" o:ole="">
              <v:imagedata r:id="rId146" o:title=""/>
            </v:shape>
            <o:OLEObject Type="Embed" ProgID="Equation.DSMT4" ShapeID="_x0000_i1090" DrawAspect="Content" ObjectID="_1417211227" r:id="rId147"/>
          </w:object>
        </w:r>
      </w:del>
    </w:p>
    <w:p w14:paraId="60961C99" w14:textId="38E57295" w:rsidR="006A21F7" w:rsidRPr="0049233F" w:rsidDel="0056499D" w:rsidRDefault="006A21F7">
      <w:pPr>
        <w:rPr>
          <w:del w:id="4166" w:author="The Si Tran" w:date="2012-12-14T05:17:00Z"/>
          <w:lang w:val="pt-BR"/>
          <w:rPrChange w:id="4167" w:author="The Si Tran" w:date="2012-12-05T23:02:00Z">
            <w:rPr>
              <w:del w:id="4168" w:author="The Si Tran" w:date="2012-12-14T05:17:00Z"/>
              <w:sz w:val="28"/>
              <w:szCs w:val="28"/>
              <w:lang w:val="pt-BR"/>
            </w:rPr>
          </w:rPrChange>
        </w:rPr>
        <w:pPrChange w:id="4169" w:author="The Si Tran" w:date="2012-12-15T08:15:00Z">
          <w:pPr>
            <w:ind w:firstLine="540"/>
          </w:pPr>
        </w:pPrChange>
      </w:pPr>
    </w:p>
    <w:p w14:paraId="79D3F524" w14:textId="50762591" w:rsidR="006A21F7" w:rsidRPr="0049233F" w:rsidDel="0056499D" w:rsidRDefault="006A21F7">
      <w:pPr>
        <w:rPr>
          <w:del w:id="4170" w:author="The Si Tran" w:date="2012-12-14T05:17:00Z"/>
          <w:i/>
          <w:rPrChange w:id="4171" w:author="The Si Tran" w:date="2012-12-05T23:02:00Z">
            <w:rPr>
              <w:del w:id="4172" w:author="The Si Tran" w:date="2012-12-14T05:17:00Z"/>
              <w:i/>
              <w:sz w:val="28"/>
              <w:szCs w:val="28"/>
            </w:rPr>
          </w:rPrChange>
        </w:rPr>
        <w:pPrChange w:id="4173" w:author="The Si Tran" w:date="2012-12-15T08:15:00Z">
          <w:pPr>
            <w:ind w:firstLine="540"/>
          </w:pPr>
        </w:pPrChange>
      </w:pPr>
      <w:del w:id="4174" w:author="The Si Tran" w:date="2012-12-14T05:17:00Z">
        <w:r w:rsidRPr="0049233F" w:rsidDel="0056499D">
          <w:rPr>
            <w:i/>
            <w:rPrChange w:id="4175" w:author="The Si Tran" w:date="2012-12-05T23:02:00Z">
              <w:rPr>
                <w:i/>
                <w:sz w:val="28"/>
                <w:szCs w:val="28"/>
              </w:rPr>
            </w:rPrChange>
          </w:rPr>
          <w:delText>&gt; set.seed(1)</w:delText>
        </w:r>
      </w:del>
    </w:p>
    <w:p w14:paraId="537064EE" w14:textId="18049E6A" w:rsidR="006A21F7" w:rsidRPr="0049233F" w:rsidDel="0056499D" w:rsidRDefault="006A21F7">
      <w:pPr>
        <w:rPr>
          <w:del w:id="4176" w:author="The Si Tran" w:date="2012-12-14T05:17:00Z"/>
          <w:i/>
          <w:rPrChange w:id="4177" w:author="The Si Tran" w:date="2012-12-05T23:02:00Z">
            <w:rPr>
              <w:del w:id="4178" w:author="The Si Tran" w:date="2012-12-14T05:17:00Z"/>
              <w:i/>
              <w:sz w:val="28"/>
              <w:szCs w:val="28"/>
            </w:rPr>
          </w:rPrChange>
        </w:rPr>
        <w:pPrChange w:id="4179" w:author="The Si Tran" w:date="2012-12-15T08:15:00Z">
          <w:pPr>
            <w:ind w:firstLine="540"/>
          </w:pPr>
        </w:pPrChange>
      </w:pPr>
      <w:del w:id="4180" w:author="The Si Tran" w:date="2012-12-14T05:17:00Z">
        <w:r w:rsidRPr="0049233F" w:rsidDel="0056499D">
          <w:rPr>
            <w:i/>
            <w:rPrChange w:id="4181" w:author="The Si Tran" w:date="2012-12-05T23:02:00Z">
              <w:rPr>
                <w:i/>
                <w:sz w:val="28"/>
                <w:szCs w:val="28"/>
              </w:rPr>
            </w:rPrChange>
          </w:rPr>
          <w:delText>&gt; y &lt;- e &lt;- rnorm(1000)</w:delText>
        </w:r>
      </w:del>
    </w:p>
    <w:p w14:paraId="19DCEC3C" w14:textId="5B688827" w:rsidR="006A21F7" w:rsidRPr="0049233F" w:rsidDel="0056499D" w:rsidRDefault="006A21F7">
      <w:pPr>
        <w:rPr>
          <w:del w:id="4182" w:author="The Si Tran" w:date="2012-12-14T05:17:00Z"/>
          <w:i/>
          <w:lang w:val="fr-FR"/>
          <w:rPrChange w:id="4183" w:author="The Si Tran" w:date="2012-12-05T23:02:00Z">
            <w:rPr>
              <w:del w:id="4184" w:author="The Si Tran" w:date="2012-12-14T05:17:00Z"/>
              <w:i/>
              <w:sz w:val="28"/>
              <w:szCs w:val="28"/>
              <w:lang w:val="fr-FR"/>
            </w:rPr>
          </w:rPrChange>
        </w:rPr>
        <w:pPrChange w:id="4185" w:author="The Si Tran" w:date="2012-12-15T08:15:00Z">
          <w:pPr>
            <w:ind w:firstLine="540"/>
          </w:pPr>
        </w:pPrChange>
      </w:pPr>
      <w:del w:id="4186" w:author="The Si Tran" w:date="2012-12-14T05:17:00Z">
        <w:r w:rsidRPr="0049233F" w:rsidDel="0056499D">
          <w:rPr>
            <w:i/>
            <w:lang w:val="fr-FR"/>
            <w:rPrChange w:id="4187"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188" w:author="The Si Tran" w:date="2012-12-14T05:17:00Z"/>
          <w:i/>
          <w:lang w:val="fr-FR"/>
          <w:rPrChange w:id="4189" w:author="The Si Tran" w:date="2012-12-05T23:02:00Z">
            <w:rPr>
              <w:del w:id="4190" w:author="The Si Tran" w:date="2012-12-14T05:17:00Z"/>
              <w:i/>
              <w:sz w:val="28"/>
              <w:szCs w:val="28"/>
              <w:lang w:val="fr-FR"/>
            </w:rPr>
          </w:rPrChange>
        </w:rPr>
        <w:pPrChange w:id="4191" w:author="The Si Tran" w:date="2012-12-15T08:15:00Z">
          <w:pPr>
            <w:ind w:firstLine="540"/>
          </w:pPr>
        </w:pPrChange>
      </w:pPr>
      <w:del w:id="4192" w:author="The Si Tran" w:date="2012-12-14T05:17:00Z">
        <w:r w:rsidRPr="0049233F" w:rsidDel="0056499D">
          <w:rPr>
            <w:i/>
            <w:lang w:val="fr-FR"/>
            <w:rPrChange w:id="4193"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194" w:author="The Si Tran" w:date="2012-12-14T05:17:00Z"/>
          <w:i/>
          <w:lang w:val="pt-BR"/>
          <w:rPrChange w:id="4195" w:author="The Si Tran" w:date="2012-12-05T23:02:00Z">
            <w:rPr>
              <w:del w:id="4196" w:author="The Si Tran" w:date="2012-12-14T05:17:00Z"/>
              <w:i/>
              <w:sz w:val="28"/>
              <w:szCs w:val="28"/>
              <w:lang w:val="pt-BR"/>
            </w:rPr>
          </w:rPrChange>
        </w:rPr>
        <w:pPrChange w:id="4197" w:author="The Si Tran" w:date="2012-12-15T08:15:00Z">
          <w:pPr>
            <w:ind w:firstLine="540"/>
          </w:pPr>
        </w:pPrChange>
      </w:pPr>
      <w:del w:id="4198" w:author="The Si Tran" w:date="2012-12-14T05:17:00Z">
        <w:r w:rsidRPr="0049233F" w:rsidDel="0056499D">
          <w:rPr>
            <w:i/>
            <w:lang w:val="pt-BR"/>
            <w:rPrChange w:id="4199" w:author="The Si Tran" w:date="2012-12-05T23:02:00Z">
              <w:rPr>
                <w:i/>
                <w:sz w:val="28"/>
                <w:szCs w:val="28"/>
                <w:lang w:val="pt-BR"/>
              </w:rPr>
            </w:rPrChange>
          </w:rPr>
          <w:delText>+ }</w:delText>
        </w:r>
      </w:del>
    </w:p>
    <w:p w14:paraId="313BF30B" w14:textId="4E12318A" w:rsidR="006A21F7" w:rsidRPr="0049233F" w:rsidDel="0056499D" w:rsidRDefault="006A21F7">
      <w:pPr>
        <w:rPr>
          <w:del w:id="4200" w:author="The Si Tran" w:date="2012-12-14T05:17:00Z"/>
          <w:i/>
          <w:lang w:val="pt-BR"/>
          <w:rPrChange w:id="4201" w:author="The Si Tran" w:date="2012-12-05T23:02:00Z">
            <w:rPr>
              <w:del w:id="4202" w:author="The Si Tran" w:date="2012-12-14T05:17:00Z"/>
              <w:i/>
              <w:sz w:val="28"/>
              <w:szCs w:val="28"/>
              <w:lang w:val="pt-BR"/>
            </w:rPr>
          </w:rPrChange>
        </w:rPr>
        <w:pPrChange w:id="4203" w:author="The Si Tran" w:date="2012-12-15T08:15:00Z">
          <w:pPr>
            <w:ind w:firstLine="540"/>
          </w:pPr>
        </w:pPrChange>
      </w:pPr>
      <w:del w:id="4204" w:author="The Si Tran" w:date="2012-12-14T05:17:00Z">
        <w:r w:rsidRPr="0049233F" w:rsidDel="0056499D">
          <w:rPr>
            <w:i/>
            <w:lang w:val="pt-BR"/>
            <w:rPrChange w:id="4205" w:author="The Si Tran" w:date="2012-12-05T23:02:00Z">
              <w:rPr>
                <w:i/>
                <w:sz w:val="28"/>
                <w:szCs w:val="28"/>
                <w:lang w:val="pt-BR"/>
              </w:rPr>
            </w:rPrChange>
          </w:rPr>
          <w:delText>&gt; layout(1:2)</w:delText>
        </w:r>
      </w:del>
    </w:p>
    <w:p w14:paraId="63E7A8B6" w14:textId="3CB13122" w:rsidR="006A21F7" w:rsidRPr="0049233F" w:rsidDel="0056499D" w:rsidRDefault="006A21F7">
      <w:pPr>
        <w:rPr>
          <w:del w:id="4206" w:author="The Si Tran" w:date="2012-12-14T05:17:00Z"/>
          <w:i/>
          <w:lang w:val="pt-BR"/>
          <w:rPrChange w:id="4207" w:author="The Si Tran" w:date="2012-12-05T23:02:00Z">
            <w:rPr>
              <w:del w:id="4208" w:author="The Si Tran" w:date="2012-12-14T05:17:00Z"/>
              <w:i/>
              <w:sz w:val="28"/>
              <w:szCs w:val="28"/>
              <w:lang w:val="pt-BR"/>
            </w:rPr>
          </w:rPrChange>
        </w:rPr>
        <w:pPrChange w:id="4209" w:author="The Si Tran" w:date="2012-12-15T08:15:00Z">
          <w:pPr>
            <w:ind w:firstLine="540"/>
          </w:pPr>
        </w:pPrChange>
      </w:pPr>
      <w:del w:id="4210" w:author="The Si Tran" w:date="2012-12-14T05:17:00Z">
        <w:r w:rsidRPr="0049233F" w:rsidDel="0056499D">
          <w:rPr>
            <w:i/>
            <w:lang w:val="pt-BR"/>
            <w:rPrChange w:id="4211" w:author="The Si Tran" w:date="2012-12-05T23:02:00Z">
              <w:rPr>
                <w:i/>
                <w:sz w:val="28"/>
                <w:szCs w:val="28"/>
                <w:lang w:val="pt-BR"/>
              </w:rPr>
            </w:rPrChange>
          </w:rPr>
          <w:delText>&gt; acf(y)</w:delText>
        </w:r>
      </w:del>
    </w:p>
    <w:p w14:paraId="49404567" w14:textId="20C358A2" w:rsidR="006A21F7" w:rsidRPr="0049233F" w:rsidDel="0056499D" w:rsidRDefault="006A21F7">
      <w:pPr>
        <w:rPr>
          <w:del w:id="4212" w:author="The Si Tran" w:date="2012-12-14T05:17:00Z"/>
          <w:i/>
          <w:lang w:val="pt-BR"/>
          <w:rPrChange w:id="4213" w:author="The Si Tran" w:date="2012-12-05T23:02:00Z">
            <w:rPr>
              <w:del w:id="4214" w:author="The Si Tran" w:date="2012-12-14T05:17:00Z"/>
              <w:i/>
              <w:sz w:val="28"/>
              <w:szCs w:val="28"/>
              <w:lang w:val="pt-BR"/>
            </w:rPr>
          </w:rPrChange>
        </w:rPr>
        <w:pPrChange w:id="4215" w:author="The Si Tran" w:date="2012-12-15T08:15:00Z">
          <w:pPr>
            <w:ind w:firstLine="540"/>
          </w:pPr>
        </w:pPrChange>
      </w:pPr>
      <w:del w:id="4216" w:author="The Si Tran" w:date="2012-12-14T05:17:00Z">
        <w:r w:rsidRPr="0049233F" w:rsidDel="0056499D">
          <w:rPr>
            <w:i/>
            <w:lang w:val="pt-BR"/>
            <w:rPrChange w:id="4217" w:author="The Si Tran" w:date="2012-12-05T23:02:00Z">
              <w:rPr>
                <w:i/>
                <w:sz w:val="28"/>
                <w:szCs w:val="28"/>
                <w:lang w:val="pt-BR"/>
              </w:rPr>
            </w:rPrChange>
          </w:rPr>
          <w:delText>&gt; pacf(y)</w:delText>
        </w:r>
      </w:del>
    </w:p>
    <w:p w14:paraId="41B360DA" w14:textId="77777777" w:rsidR="006A21F7" w:rsidRPr="0049233F" w:rsidRDefault="006A21F7">
      <w:pPr>
        <w:rPr>
          <w:lang w:val="pt-BR"/>
          <w:rPrChange w:id="4218" w:author="The Si Tran" w:date="2012-12-05T23:02:00Z">
            <w:rPr>
              <w:sz w:val="28"/>
              <w:szCs w:val="28"/>
              <w:lang w:val="pt-BR"/>
            </w:rPr>
          </w:rPrChange>
        </w:rPr>
        <w:pPrChange w:id="4219" w:author="The Si Tran" w:date="2012-12-15T08:15:00Z">
          <w:pPr>
            <w:ind w:firstLine="540"/>
          </w:pPr>
        </w:pPrChange>
      </w:pPr>
    </w:p>
    <w:p w14:paraId="19975C45" w14:textId="77777777" w:rsidR="006A21F7" w:rsidRPr="0049233F" w:rsidRDefault="006A21F7">
      <w:pPr>
        <w:rPr>
          <w:lang w:val="pt-BR"/>
          <w:rPrChange w:id="4220" w:author="The Si Tran" w:date="2012-12-05T23:02:00Z">
            <w:rPr>
              <w:sz w:val="28"/>
              <w:szCs w:val="28"/>
              <w:lang w:val="pt-BR"/>
            </w:rPr>
          </w:rPrChange>
        </w:rPr>
        <w:pPrChange w:id="4221" w:author="The Si Tran" w:date="2012-12-15T08:15:00Z">
          <w:pPr>
            <w:ind w:firstLine="540"/>
          </w:pPr>
        </w:pPrChange>
      </w:pPr>
      <w:r w:rsidRPr="0049233F">
        <w:rPr>
          <w:lang w:val="pt-BR"/>
          <w:rPrChange w:id="4222" w:author="The Si Tran" w:date="2012-12-05T23:02:00Z">
            <w:rPr>
              <w:sz w:val="28"/>
              <w:szCs w:val="28"/>
              <w:lang w:val="pt-BR"/>
            </w:rPr>
          </w:rPrChange>
        </w:rPr>
        <w:t xml:space="preserve">Hình </w:t>
      </w:r>
      <w:ins w:id="4223" w:author="The Si Tran" w:date="2012-12-12T00:14:00Z">
        <w:r w:rsidR="00CE4725">
          <w:rPr>
            <w:lang w:val="pt-BR"/>
          </w:rPr>
          <w:t>3.3</w:t>
        </w:r>
      </w:ins>
      <w:del w:id="4224" w:author="The Si Tran" w:date="2012-12-12T00:14:00Z">
        <w:r w:rsidRPr="0049233F" w:rsidDel="00CE4725">
          <w:rPr>
            <w:lang w:val="pt-BR"/>
            <w:rPrChange w:id="4225" w:author="The Si Tran" w:date="2012-12-05T23:02:00Z">
              <w:rPr>
                <w:sz w:val="28"/>
                <w:szCs w:val="28"/>
                <w:lang w:val="pt-BR"/>
              </w:rPr>
            </w:rPrChange>
          </w:rPr>
          <w:delText>9</w:delText>
        </w:r>
      </w:del>
      <w:r w:rsidRPr="0049233F">
        <w:rPr>
          <w:lang w:val="pt-BR"/>
          <w:rPrChange w:id="4226"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pPr>
        <w:pStyle w:val="Canhgiua"/>
        <w:rPr>
          <w:del w:id="4227" w:author="The Si Tran" w:date="2012-12-14T05:20:00Z"/>
          <w:lang w:val="pt-BR"/>
          <w:rPrChange w:id="4228" w:author="The Si Tran" w:date="2012-12-05T23:02:00Z">
            <w:rPr>
              <w:del w:id="4229" w:author="The Si Tran" w:date="2012-12-14T05:20:00Z"/>
              <w:sz w:val="28"/>
              <w:szCs w:val="28"/>
              <w:lang w:val="pt-BR"/>
            </w:rPr>
          </w:rPrChange>
        </w:rPr>
        <w:pPrChange w:id="4230" w:author="The Si Tran" w:date="2012-12-16T17:07:00Z">
          <w:pPr>
            <w:ind w:firstLine="540"/>
          </w:pPr>
        </w:pPrChange>
      </w:pPr>
      <w:ins w:id="4231" w:author="The Si Tran" w:date="2012-12-14T05:20:00Z">
        <w:r w:rsidRPr="006D6C8D">
          <w:rPr>
            <w:noProof/>
            <w:rPrChange w:id="4232" w:author="Unknown">
              <w:rPr>
                <w:noProof/>
              </w:rPr>
            </w:rPrChange>
          </w:rPr>
          <w:drawing>
            <wp:inline distT="0" distB="0" distL="0" distR="0" wp14:anchorId="67F62DD0" wp14:editId="42E2E52B">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233" w:author="The Si Tran" w:date="2012-12-05T23:02:00Z">
            <w:rPr>
              <w:sz w:val="28"/>
              <w:szCs w:val="28"/>
              <w:lang w:val="pt-BR"/>
            </w:rPr>
          </w:rPrChange>
        </w:rPr>
        <w:pPrChange w:id="4234" w:author="The Si Tran" w:date="2012-12-16T17:07:00Z">
          <w:pPr>
            <w:ind w:firstLine="540"/>
          </w:pPr>
        </w:pPrChange>
      </w:pPr>
      <w:del w:id="4235" w:author="The Si Tran" w:date="2012-12-14T05:19:00Z">
        <w:r w:rsidRPr="0049233F" w:rsidDel="0056499D">
          <w:rPr>
            <w:noProof/>
            <w:rPrChange w:id="4236">
              <w:rPr>
                <w:noProof/>
                <w:sz w:val="28"/>
                <w:szCs w:val="28"/>
              </w:rPr>
            </w:rPrChange>
          </w:rPr>
          <w:drawing>
            <wp:inline distT="0" distB="0" distL="0" distR="0" wp14:anchorId="49475BE4" wp14:editId="157E7891">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237" w:author="The Si Tran" w:date="2012-12-16T17:08:00Z">
            <w:rPr>
              <w:sz w:val="28"/>
              <w:szCs w:val="28"/>
              <w:lang w:val="pt-BR"/>
            </w:rPr>
          </w:rPrChange>
        </w:rPr>
        <w:pPrChange w:id="4238" w:author="The Si Tran" w:date="2012-12-16T17:08:00Z">
          <w:pPr>
            <w:pStyle w:val="Caption"/>
            <w:ind w:left="1620"/>
          </w:pPr>
        </w:pPrChange>
      </w:pPr>
      <w:bookmarkStart w:id="4239" w:name="_Toc312142083"/>
      <w:bookmarkStart w:id="4240" w:name="_Toc343029958"/>
      <w:bookmarkStart w:id="4241" w:name="_Toc343452744"/>
      <w:r w:rsidRPr="00F51638">
        <w:rPr>
          <w:rPrChange w:id="4242" w:author="The Si Tran" w:date="2012-12-16T17:08:00Z">
            <w:rPr>
              <w:b w:val="0"/>
              <w:sz w:val="28"/>
              <w:szCs w:val="28"/>
              <w:lang w:val="pt-BR"/>
            </w:rPr>
          </w:rPrChange>
        </w:rPr>
        <w:t xml:space="preserve">Hình </w:t>
      </w:r>
      <w:del w:id="4243" w:author="The Si Tran" w:date="2012-12-11T23:24:00Z">
        <w:r w:rsidRPr="00F51638" w:rsidDel="000D0624">
          <w:rPr>
            <w:rPrChange w:id="4244" w:author="The Si Tran" w:date="2012-12-16T17:08:00Z">
              <w:rPr>
                <w:b w:val="0"/>
                <w:sz w:val="28"/>
                <w:szCs w:val="28"/>
              </w:rPr>
            </w:rPrChange>
          </w:rPr>
          <w:fldChar w:fldCharType="begin"/>
        </w:r>
        <w:r w:rsidRPr="00F51638" w:rsidDel="000D0624">
          <w:rPr>
            <w:rPrChange w:id="4245" w:author="The Si Tran" w:date="2012-12-16T17:08:00Z">
              <w:rPr>
                <w:b w:val="0"/>
                <w:sz w:val="28"/>
                <w:szCs w:val="28"/>
                <w:lang w:val="pt-BR"/>
              </w:rPr>
            </w:rPrChange>
          </w:rPr>
          <w:delInstrText xml:space="preserve"> SEQ Hình \* ARABIC </w:delInstrText>
        </w:r>
        <w:r w:rsidRPr="00F51638" w:rsidDel="000D0624">
          <w:rPr>
            <w:rPrChange w:id="4246" w:author="The Si Tran" w:date="2012-12-16T17:08:00Z">
              <w:rPr>
                <w:b w:val="0"/>
                <w:sz w:val="28"/>
                <w:szCs w:val="28"/>
              </w:rPr>
            </w:rPrChange>
          </w:rPr>
          <w:fldChar w:fldCharType="separate"/>
        </w:r>
        <w:r w:rsidRPr="00F51638" w:rsidDel="000D0624">
          <w:rPr>
            <w:rPrChange w:id="4247" w:author="The Si Tran" w:date="2012-12-16T17:08:00Z">
              <w:rPr>
                <w:b w:val="0"/>
                <w:noProof/>
                <w:sz w:val="28"/>
                <w:szCs w:val="28"/>
                <w:lang w:val="pt-BR"/>
              </w:rPr>
            </w:rPrChange>
          </w:rPr>
          <w:delText>9</w:delText>
        </w:r>
        <w:r w:rsidRPr="00F51638" w:rsidDel="000D0624">
          <w:rPr>
            <w:rPrChange w:id="4248" w:author="The Si Tran" w:date="2012-12-16T17:08:00Z">
              <w:rPr>
                <w:b w:val="0"/>
                <w:sz w:val="28"/>
                <w:szCs w:val="28"/>
              </w:rPr>
            </w:rPrChange>
          </w:rPr>
          <w:fldChar w:fldCharType="end"/>
        </w:r>
        <w:r w:rsidRPr="00F51638" w:rsidDel="000D0624">
          <w:rPr>
            <w:rPrChange w:id="4249" w:author="The Si Tran" w:date="2012-12-16T17:08:00Z">
              <w:rPr>
                <w:b w:val="0"/>
                <w:sz w:val="28"/>
                <w:szCs w:val="28"/>
                <w:lang w:val="pt-BR"/>
              </w:rPr>
            </w:rPrChange>
          </w:rPr>
          <w:delText xml:space="preserve"> </w:delText>
        </w:r>
      </w:del>
      <w:ins w:id="4250" w:author="The Si Tran" w:date="2012-12-11T23:24:00Z">
        <w:r w:rsidR="000D0624" w:rsidRPr="00032D83">
          <w:t>3.3</w:t>
        </w:r>
      </w:ins>
      <w:ins w:id="4251" w:author="The Si Tran" w:date="2012-12-16T10:34:00Z">
        <w:r w:rsidR="00B9548F" w:rsidRPr="006D6C8D">
          <w:t>:</w:t>
        </w:r>
      </w:ins>
      <w:ins w:id="4252" w:author="The Si Tran" w:date="2012-12-11T23:24:00Z">
        <w:r w:rsidR="000D0624" w:rsidRPr="00F51638">
          <w:rPr>
            <w:rPrChange w:id="4253" w:author="The Si Tran" w:date="2012-12-16T17:08:00Z">
              <w:rPr>
                <w:b w:val="0"/>
                <w:sz w:val="28"/>
                <w:szCs w:val="28"/>
                <w:lang w:val="pt-BR"/>
              </w:rPr>
            </w:rPrChange>
          </w:rPr>
          <w:t xml:space="preserve"> </w:t>
        </w:r>
      </w:ins>
      <w:r w:rsidRPr="00F51638">
        <w:rPr>
          <w:rPrChange w:id="4254" w:author="The Si Tran" w:date="2012-12-16T17:08:00Z">
            <w:rPr>
              <w:b w:val="0"/>
              <w:sz w:val="28"/>
              <w:szCs w:val="28"/>
              <w:lang w:val="pt-BR"/>
            </w:rPr>
          </w:rPrChange>
        </w:rPr>
        <w:t xml:space="preserve">Hàm tự tương quan và tự tương quan riêng phần của mô hình </w:t>
      </w:r>
      <w:bookmarkEnd w:id="4239"/>
      <m:oMath>
        <m:sSub>
          <m:sSubPr>
            <m:ctrlPr>
              <w:ins w:id="4255" w:author="The Si Tran" w:date="2012-12-06T20:21:00Z">
                <w:rPr>
                  <w:rFonts w:ascii="Cambria Math" w:hAnsi="Cambria Math"/>
                </w:rPr>
              </w:ins>
            </m:ctrlPr>
          </m:sSubPr>
          <m:e>
            <w:ins w:id="4256" w:author="The Si Tran" w:date="2012-12-06T20:21:00Z">
              <m:r>
                <w:rPr>
                  <w:rFonts w:ascii="Cambria Math" w:hAnsi="Cambria Math"/>
                  <w:rPrChange w:id="4257" w:author="The Si Tran" w:date="2012-12-16T17:08:00Z">
                    <w:rPr>
                      <w:rFonts w:ascii="Cambria Math" w:hAnsi="Cambria Math"/>
                      <w:lang w:val="pt-BR"/>
                    </w:rPr>
                  </w:rPrChange>
                </w:rPr>
                <m:t>y</m:t>
              </m:r>
            </w:ins>
          </m:e>
          <m:sub>
            <w:ins w:id="4258" w:author="The Si Tran" w:date="2012-12-06T20:21:00Z">
              <m:r>
                <w:rPr>
                  <w:rFonts w:ascii="Cambria Math" w:hAnsi="Cambria Math"/>
                  <w:rPrChange w:id="4259" w:author="The Si Tran" w:date="2012-12-16T17:08:00Z">
                    <w:rPr>
                      <w:rFonts w:ascii="Cambria Math" w:hAnsi="Cambria Math"/>
                      <w:lang w:val="pt-BR"/>
                    </w:rPr>
                  </w:rPrChange>
                </w:rPr>
                <m:t>t</m:t>
              </m:r>
            </w:ins>
          </m:sub>
        </m:sSub>
        <w:ins w:id="4260" w:author="The Si Tran" w:date="2012-12-06T20:21:00Z">
          <m:r>
            <m:rPr>
              <m:sty m:val="p"/>
            </m:rPr>
            <w:rPr>
              <w:rFonts w:ascii="Cambria Math" w:hAnsi="Cambria Math"/>
              <w:rPrChange w:id="4261" w:author="The Si Tran" w:date="2012-12-16T17:08:00Z">
                <w:rPr>
                  <w:rFonts w:ascii="Cambria Math" w:hAnsi="Cambria Math"/>
                  <w:lang w:val="pt-BR"/>
                </w:rPr>
              </w:rPrChange>
            </w:rPr>
            <m:t>=16+0.6</m:t>
          </m:r>
        </w:ins>
        <m:sSub>
          <m:sSubPr>
            <m:ctrlPr>
              <w:ins w:id="4262" w:author="The Si Tran" w:date="2012-12-06T20:21:00Z">
                <w:rPr>
                  <w:rFonts w:ascii="Cambria Math" w:hAnsi="Cambria Math"/>
                </w:rPr>
              </w:ins>
            </m:ctrlPr>
          </m:sSubPr>
          <m:e>
            <w:ins w:id="4263" w:author="The Si Tran" w:date="2012-12-06T20:21:00Z">
              <m:r>
                <w:rPr>
                  <w:rFonts w:ascii="Cambria Math" w:hAnsi="Cambria Math"/>
                  <w:rPrChange w:id="4264" w:author="The Si Tran" w:date="2012-12-16T17:08:00Z">
                    <w:rPr>
                      <w:rFonts w:ascii="Cambria Math" w:hAnsi="Cambria Math"/>
                      <w:lang w:val="pt-BR"/>
                    </w:rPr>
                  </w:rPrChange>
                </w:rPr>
                <m:t>y</m:t>
              </m:r>
            </w:ins>
          </m:e>
          <m:sub>
            <w:ins w:id="4265" w:author="The Si Tran" w:date="2012-12-06T20:21:00Z">
              <m:r>
                <w:rPr>
                  <w:rFonts w:ascii="Cambria Math" w:hAnsi="Cambria Math"/>
                  <w:rPrChange w:id="4266" w:author="The Si Tran" w:date="2012-12-16T17:08:00Z">
                    <w:rPr>
                      <w:rFonts w:ascii="Cambria Math" w:hAnsi="Cambria Math"/>
                      <w:lang w:val="pt-BR"/>
                    </w:rPr>
                  </w:rPrChange>
                </w:rPr>
                <m:t>t</m:t>
              </m:r>
              <m:r>
                <m:rPr>
                  <m:sty m:val="p"/>
                </m:rPr>
                <w:rPr>
                  <w:rFonts w:ascii="Cambria Math" w:hAnsi="Cambria Math"/>
                  <w:rPrChange w:id="4267" w:author="The Si Tran" w:date="2012-12-16T17:08:00Z">
                    <w:rPr>
                      <w:rFonts w:ascii="Cambria Math" w:hAnsi="Cambria Math"/>
                      <w:lang w:val="pt-BR"/>
                    </w:rPr>
                  </w:rPrChange>
                </w:rPr>
                <m:t>-1</m:t>
              </m:r>
            </w:ins>
          </m:sub>
        </m:sSub>
        <w:ins w:id="4268" w:author="The Si Tran" w:date="2012-12-06T20:21:00Z">
          <m:r>
            <m:rPr>
              <m:sty m:val="p"/>
            </m:rPr>
            <w:rPr>
              <w:rFonts w:ascii="Cambria Math" w:hAnsi="Cambria Math"/>
              <w:rPrChange w:id="4269" w:author="The Si Tran" w:date="2012-12-16T17:08:00Z">
                <w:rPr>
                  <w:rFonts w:ascii="Cambria Math" w:hAnsi="Cambria Math"/>
                  <w:lang w:val="pt-BR"/>
                </w:rPr>
              </w:rPrChange>
            </w:rPr>
            <m:t>+</m:t>
          </m:r>
        </w:ins>
        <m:sSub>
          <m:sSubPr>
            <m:ctrlPr>
              <w:ins w:id="4270" w:author="The Si Tran" w:date="2012-12-06T20:21:00Z">
                <w:rPr>
                  <w:rFonts w:ascii="Cambria Math" w:hAnsi="Cambria Math"/>
                </w:rPr>
              </w:ins>
            </m:ctrlPr>
          </m:sSubPr>
          <m:e>
            <w:ins w:id="4271" w:author="The Si Tran" w:date="2012-12-06T20:21:00Z">
              <m:r>
                <w:rPr>
                  <w:rFonts w:ascii="Cambria Math" w:hAnsi="Cambria Math"/>
                  <w:rPrChange w:id="4272" w:author="The Si Tran" w:date="2012-12-16T17:08:00Z">
                    <w:rPr>
                      <w:rFonts w:ascii="Cambria Math" w:hAnsi="Cambria Math"/>
                      <w:lang w:val="pt-BR"/>
                    </w:rPr>
                  </w:rPrChange>
                </w:rPr>
                <m:t>ε</m:t>
              </m:r>
            </w:ins>
          </m:e>
          <m:sub>
            <w:ins w:id="4273" w:author="The Si Tran" w:date="2012-12-06T20:21:00Z">
              <m:r>
                <w:rPr>
                  <w:rFonts w:ascii="Cambria Math" w:hAnsi="Cambria Math"/>
                  <w:rPrChange w:id="4274" w:author="The Si Tran" w:date="2012-12-16T17:08:00Z">
                    <w:rPr>
                      <w:rFonts w:ascii="Cambria Math" w:hAnsi="Cambria Math"/>
                      <w:lang w:val="pt-BR"/>
                    </w:rPr>
                  </w:rPrChange>
                </w:rPr>
                <m:t>t</m:t>
              </m:r>
            </w:ins>
          </m:sub>
        </m:sSub>
        <w:ins w:id="4275" w:author="The Si Tran" w:date="2012-12-06T20:21:00Z">
          <m:r>
            <m:rPr>
              <m:sty m:val="p"/>
            </m:rPr>
            <w:rPr>
              <w:rFonts w:ascii="Cambria Math" w:hAnsi="Cambria Math"/>
              <w:rPrChange w:id="4276" w:author="The Si Tran" w:date="2012-12-16T17:08:00Z">
                <w:rPr>
                  <w:rFonts w:ascii="Cambria Math" w:hAnsi="Cambria Math"/>
                  <w:lang w:val="pt-BR"/>
                </w:rPr>
              </w:rPrChange>
            </w:rPr>
            <m:t>+0.8</m:t>
          </m:r>
        </w:ins>
        <m:sSub>
          <m:sSubPr>
            <m:ctrlPr>
              <w:ins w:id="4277" w:author="The Si Tran" w:date="2012-12-06T20:21:00Z">
                <w:rPr>
                  <w:rFonts w:ascii="Cambria Math" w:hAnsi="Cambria Math"/>
                </w:rPr>
              </w:ins>
            </m:ctrlPr>
          </m:sSubPr>
          <m:e>
            <w:ins w:id="4278" w:author="The Si Tran" w:date="2012-12-06T20:21:00Z">
              <m:r>
                <w:rPr>
                  <w:rFonts w:ascii="Cambria Math" w:hAnsi="Cambria Math"/>
                  <w:rPrChange w:id="4279" w:author="The Si Tran" w:date="2012-12-16T17:08:00Z">
                    <w:rPr>
                      <w:rFonts w:ascii="Cambria Math" w:hAnsi="Cambria Math"/>
                      <w:lang w:val="pt-BR"/>
                    </w:rPr>
                  </w:rPrChange>
                </w:rPr>
                <m:t>ε</m:t>
              </m:r>
            </w:ins>
          </m:e>
          <m:sub>
            <w:ins w:id="4280" w:author="The Si Tran" w:date="2012-12-06T20:21:00Z">
              <m:r>
                <w:rPr>
                  <w:rFonts w:ascii="Cambria Math" w:hAnsi="Cambria Math"/>
                  <w:rPrChange w:id="4281" w:author="The Si Tran" w:date="2012-12-16T17:08:00Z">
                    <w:rPr>
                      <w:rFonts w:ascii="Cambria Math" w:hAnsi="Cambria Math"/>
                      <w:lang w:val="pt-BR"/>
                    </w:rPr>
                  </w:rPrChange>
                </w:rPr>
                <m:t>t</m:t>
              </m:r>
              <m:r>
                <m:rPr>
                  <m:sty m:val="p"/>
                </m:rPr>
                <w:rPr>
                  <w:rFonts w:ascii="Cambria Math" w:hAnsi="Cambria Math"/>
                  <w:rPrChange w:id="4282" w:author="The Si Tran" w:date="2012-12-16T17:08:00Z">
                    <w:rPr>
                      <w:rFonts w:ascii="Cambria Math" w:hAnsi="Cambria Math"/>
                      <w:lang w:val="pt-BR"/>
                    </w:rPr>
                  </w:rPrChange>
                </w:rPr>
                <m:t>-1</m:t>
              </m:r>
            </w:ins>
          </m:sub>
        </m:sSub>
      </m:oMath>
      <w:bookmarkEnd w:id="4240"/>
      <w:bookmarkEnd w:id="4241"/>
      <w:del w:id="4283" w:author="The Si Tran" w:date="2012-12-06T20:21:00Z">
        <w:r w:rsidRPr="00F51638" w:rsidDel="00A96CBA">
          <w:rPr>
            <w:rPrChange w:id="4284" w:author="The Si Tran" w:date="2012-12-16T17:08:00Z">
              <w:rPr/>
            </w:rPrChange>
          </w:rPr>
          <w:object w:dxaOrig="2780" w:dyaOrig="360" w14:anchorId="13A3664D">
            <v:shape id="_x0000_i1091" type="#_x0000_t75" style="width:172.2pt;height:21.3pt" o:ole="">
              <v:imagedata r:id="rId146" o:title=""/>
            </v:shape>
            <o:OLEObject Type="Embed" ProgID="Equation.DSMT4" ShapeID="_x0000_i1091" DrawAspect="Content" ObjectID="_1417211228" r:id="rId150"/>
          </w:object>
        </w:r>
      </w:del>
    </w:p>
    <w:p w14:paraId="64B1FBDF" w14:textId="2D68A2F3" w:rsidR="006A21F7" w:rsidRPr="0049233F" w:rsidRDefault="006A21F7" w:rsidP="006A21F7">
      <w:pPr>
        <w:pStyle w:val="Heading2"/>
        <w:rPr>
          <w:sz w:val="26"/>
          <w:szCs w:val="26"/>
          <w:lang w:val="pt-BR"/>
          <w:rPrChange w:id="4285" w:author="The Si Tran" w:date="2012-12-05T23:02:00Z">
            <w:rPr>
              <w:lang w:val="pt-BR"/>
            </w:rPr>
          </w:rPrChange>
        </w:rPr>
      </w:pPr>
      <w:bookmarkStart w:id="4286" w:name="_Toc312142553"/>
      <w:bookmarkStart w:id="4287" w:name="_Toc343461218"/>
      <w:r w:rsidRPr="0049233F">
        <w:rPr>
          <w:sz w:val="26"/>
          <w:szCs w:val="26"/>
          <w:lang w:val="pt-BR"/>
          <w:rPrChange w:id="4288" w:author="The Si Tran" w:date="2012-12-05T23:02:00Z">
            <w:rPr>
              <w:rFonts w:cs="Times New Roman"/>
              <w:iCs w:val="0"/>
              <w:sz w:val="20"/>
              <w:szCs w:val="20"/>
              <w:lang w:val="pt-BR"/>
            </w:rPr>
          </w:rPrChange>
        </w:rPr>
        <w:t>Mô hình tự hồi quy kết hợp với trung bình di động, ARIMA(p,d,q)</w:t>
      </w:r>
      <w:bookmarkEnd w:id="4286"/>
      <w:bookmarkEnd w:id="4287"/>
    </w:p>
    <w:p w14:paraId="1B188649" w14:textId="77777777" w:rsidR="006A21F7" w:rsidRPr="0049233F" w:rsidRDefault="006A21F7">
      <w:pPr>
        <w:rPr>
          <w:lang w:val="pt-BR"/>
          <w:rPrChange w:id="4289" w:author="The Si Tran" w:date="2012-12-05T23:02:00Z">
            <w:rPr>
              <w:sz w:val="28"/>
              <w:szCs w:val="28"/>
              <w:lang w:val="pt-BR"/>
            </w:rPr>
          </w:rPrChange>
        </w:rPr>
        <w:pPrChange w:id="4290" w:author="The Si Tran" w:date="2012-12-15T08:15:00Z">
          <w:pPr>
            <w:ind w:firstLine="540"/>
          </w:pPr>
        </w:pPrChange>
      </w:pPr>
      <w:r w:rsidRPr="0049233F">
        <w:rPr>
          <w:lang w:val="pt-BR"/>
          <w:rPrChange w:id="4291"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292" w:author="The Si Tran" w:date="2012-12-05T23:02:00Z">
            <w:rPr>
              <w:sz w:val="28"/>
              <w:szCs w:val="28"/>
              <w:lang w:val="pt-BR"/>
            </w:rPr>
          </w:rPrChange>
        </w:rPr>
        <w:pPrChange w:id="4293" w:author="The Si Tran" w:date="2012-12-15T08:15:00Z">
          <w:pPr>
            <w:ind w:firstLine="540"/>
          </w:pPr>
        </w:pPrChange>
      </w:pPr>
      <w:r w:rsidRPr="0049233F">
        <w:rPr>
          <w:lang w:val="pt-BR"/>
          <w:rPrChange w:id="4294" w:author="The Si Tran" w:date="2012-12-05T23:02:00Z">
            <w:rPr>
              <w:b/>
              <w:bCs/>
              <w:sz w:val="28"/>
              <w:szCs w:val="28"/>
              <w:lang w:val="pt-BR"/>
            </w:rPr>
          </w:rPrChange>
        </w:rPr>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295" w:author="The Si Tran" w:date="2012-12-05T23:02:00Z">
            <w:rPr>
              <w:b/>
              <w:bCs/>
              <w:sz w:val="28"/>
              <w:szCs w:val="28"/>
              <w:lang w:val="pt-BR"/>
            </w:rPr>
          </w:rPrChange>
        </w:rPr>
        <w:t xml:space="preserve">. Do đó người ta đưa thêm một hệ số d vào mô hình ARMA(p,q) để tạo thành mô hình ARIMA(p,d,q), với d là số lần lấy hiệu để chuỗi thời gian trở thành </w:t>
      </w:r>
      <w:r w:rsidRPr="0049233F">
        <w:rPr>
          <w:lang w:val="pt-BR"/>
          <w:rPrChange w:id="4296" w:author="The Si Tran" w:date="2012-12-05T23:02:00Z">
            <w:rPr>
              <w:b/>
              <w:bCs/>
              <w:sz w:val="28"/>
              <w:szCs w:val="28"/>
              <w:lang w:val="pt-BR"/>
            </w:rPr>
          </w:rPrChange>
        </w:rPr>
        <w:lastRenderedPageBreak/>
        <w:t>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297" w:author="The Si Tran" w:date="2012-12-06T01:44:00Z"/>
          <w:lang w:val="pt-BR"/>
        </w:rPr>
        <w:pPrChange w:id="4298" w:author="The Si Tran" w:date="2012-12-16T10:34:00Z">
          <w:pPr>
            <w:ind w:firstLine="540"/>
          </w:pPr>
        </w:pPrChange>
      </w:pPr>
      <w:r w:rsidRPr="0049233F">
        <w:rPr>
          <w:lang w:val="pt-BR"/>
          <w:rPrChange w:id="4299"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300" w:author="The Si Tran" w:date="2012-12-06T01:44:00Z"/>
          <w:lang w:val="pt-BR"/>
          <w:rPrChange w:id="4301" w:author="The Si Tran" w:date="2012-12-16T10:35:00Z">
            <w:rPr>
              <w:del w:id="4302" w:author="The Si Tran" w:date="2012-12-06T01:44:00Z"/>
              <w:sz w:val="28"/>
              <w:szCs w:val="28"/>
              <w:lang w:val="pt-BR"/>
            </w:rPr>
          </w:rPrChange>
        </w:rPr>
        <w:pPrChange w:id="4303" w:author="The Si Tran" w:date="2012-12-16T10:34:00Z">
          <w:pPr>
            <w:ind w:firstLine="540"/>
          </w:pPr>
        </w:pPrChange>
      </w:pPr>
      <w:ins w:id="4304"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305" w:author="The Si Tran" w:date="2012-12-05T23:02:00Z">
            <w:rPr>
              <w:sz w:val="28"/>
              <w:szCs w:val="28"/>
              <w:lang w:val="pt-BR"/>
            </w:rPr>
          </w:rPrChange>
        </w:rPr>
        <w:pPrChange w:id="4306" w:author="The Si Tran" w:date="2012-12-16T10:34:00Z">
          <w:pPr>
            <w:ind w:firstLine="540"/>
          </w:pPr>
        </w:pPrChange>
      </w:pPr>
      <w:del w:id="4307" w:author="The Si Tran" w:date="2012-12-06T01:44:00Z">
        <w:r w:rsidRPr="00AF1345" w:rsidDel="0076673F">
          <w:rPr>
            <w:position w:val="-12"/>
            <w:lang w:val="pt-BR"/>
          </w:rPr>
          <w:object w:dxaOrig="2799" w:dyaOrig="380" w14:anchorId="7E98637F">
            <v:shape id="_x0000_i1092" type="#_x0000_t75" style="width:202.2pt;height:21.3pt" o:ole="">
              <v:imagedata r:id="rId151" o:title=""/>
            </v:shape>
            <o:OLEObject Type="Embed" ProgID="Equation.DSMT4" ShapeID="_x0000_i1092" DrawAspect="Content" ObjectID="_1417211229" r:id="rId152"/>
          </w:object>
        </w:r>
      </w:del>
    </w:p>
    <w:p w14:paraId="128398D0" w14:textId="77777777" w:rsidR="006A21F7" w:rsidRPr="0049233F" w:rsidRDefault="006A21F7">
      <w:pPr>
        <w:rPr>
          <w:lang w:val="pt-BR"/>
          <w:rPrChange w:id="4308" w:author="The Si Tran" w:date="2012-12-05T23:02:00Z">
            <w:rPr>
              <w:sz w:val="28"/>
              <w:szCs w:val="28"/>
              <w:lang w:val="pt-BR"/>
            </w:rPr>
          </w:rPrChange>
        </w:rPr>
        <w:pPrChange w:id="4309" w:author="The Si Tran" w:date="2012-12-15T08:16:00Z">
          <w:pPr>
            <w:ind w:firstLine="540"/>
          </w:pPr>
        </w:pPrChange>
      </w:pPr>
      <w:r w:rsidRPr="0049233F">
        <w:rPr>
          <w:lang w:val="pt-BR"/>
          <w:rPrChange w:id="4310"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311" w:author="The Si Tran" w:date="2012-12-05T23:02:00Z">
            <w:rPr>
              <w:lang w:val="pt-BR"/>
            </w:rPr>
          </w:rPrChange>
        </w:rPr>
      </w:pPr>
      <w:bookmarkStart w:id="4312" w:name="_Toc312142554"/>
      <w:bookmarkStart w:id="4313" w:name="_Toc343461219"/>
      <w:r w:rsidRPr="0049233F">
        <w:rPr>
          <w:sz w:val="26"/>
          <w:szCs w:val="26"/>
          <w:lang w:val="pt-BR"/>
          <w:rPrChange w:id="4314" w:author="The Si Tran" w:date="2012-12-05T23:02:00Z">
            <w:rPr>
              <w:rFonts w:cs="Times New Roman"/>
              <w:b w:val="0"/>
              <w:bCs w:val="0"/>
              <w:iCs w:val="0"/>
              <w:sz w:val="26"/>
              <w:szCs w:val="22"/>
              <w:lang w:val="pt-BR"/>
            </w:rPr>
          </w:rPrChange>
        </w:rPr>
        <w:t>Mô hình ARIMA có tính mùa</w:t>
      </w:r>
      <w:bookmarkEnd w:id="4312"/>
      <w:ins w:id="4315" w:author="The Si Tran" w:date="2012-12-10T20:39:00Z">
        <w:r w:rsidR="00002A08">
          <w:rPr>
            <w:sz w:val="26"/>
            <w:szCs w:val="26"/>
            <w:lang w:val="pt-BR"/>
          </w:rPr>
          <w:t xml:space="preserve"> (SARIMA)</w:t>
        </w:r>
      </w:ins>
      <w:bookmarkEnd w:id="4313"/>
    </w:p>
    <w:p w14:paraId="16C21F60" w14:textId="77777777" w:rsidR="006A21F7" w:rsidRPr="0049233F" w:rsidRDefault="006A21F7">
      <w:pPr>
        <w:rPr>
          <w:lang w:val="pt-BR"/>
          <w:rPrChange w:id="4316" w:author="The Si Tran" w:date="2012-12-05T23:02:00Z">
            <w:rPr>
              <w:sz w:val="28"/>
              <w:szCs w:val="28"/>
              <w:lang w:val="pt-BR"/>
            </w:rPr>
          </w:rPrChange>
        </w:rPr>
        <w:pPrChange w:id="4317" w:author="The Si Tran" w:date="2012-12-15T08:16:00Z">
          <w:pPr>
            <w:ind w:firstLine="540"/>
          </w:pPr>
        </w:pPrChange>
      </w:pPr>
      <w:r w:rsidRPr="0049233F">
        <w:rPr>
          <w:lang w:val="pt-BR"/>
          <w:rPrChange w:id="4318"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319" w:author="The Si Tran" w:date="2012-12-05T23:02:00Z">
            <w:rPr>
              <w:sz w:val="28"/>
              <w:szCs w:val="28"/>
              <w:vertAlign w:val="subscript"/>
              <w:lang w:val="pt-BR"/>
            </w:rPr>
          </w:rPrChange>
        </w:rPr>
        <w:t>s</w:t>
      </w:r>
      <w:r w:rsidRPr="0049233F">
        <w:rPr>
          <w:lang w:val="pt-BR"/>
          <w:rPrChange w:id="4320"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321" w:author="The Si Tran" w:date="2012-12-06T01:47:00Z"/>
          <w:lang w:val="pt-BR"/>
        </w:rPr>
        <w:pPrChange w:id="4322" w:author="The Si Tran" w:date="2012-12-15T08:16:00Z">
          <w:pPr>
            <w:ind w:firstLine="540"/>
          </w:pPr>
        </w:pPrChange>
      </w:pPr>
      <w:r w:rsidRPr="0049233F">
        <w:rPr>
          <w:lang w:val="pt-BR"/>
          <w:rPrChange w:id="4323" w:author="The Si Tran" w:date="2012-12-05T23:02:00Z">
            <w:rPr>
              <w:sz w:val="28"/>
              <w:szCs w:val="28"/>
              <w:lang w:val="pt-BR"/>
            </w:rPr>
          </w:rPrChange>
        </w:rPr>
        <w:t>Dạng toán học của mô hình ARIMA(p,d,q) x (P,D,Q)</w:t>
      </w:r>
      <w:r w:rsidRPr="0049233F">
        <w:rPr>
          <w:vertAlign w:val="subscript"/>
          <w:lang w:val="pt-BR"/>
          <w:rPrChange w:id="4324" w:author="The Si Tran" w:date="2012-12-05T23:02:00Z">
            <w:rPr>
              <w:sz w:val="28"/>
              <w:szCs w:val="28"/>
              <w:vertAlign w:val="subscript"/>
              <w:lang w:val="pt-BR"/>
            </w:rPr>
          </w:rPrChange>
        </w:rPr>
        <w:t>s</w:t>
      </w:r>
      <w:r w:rsidRPr="0049233F">
        <w:rPr>
          <w:lang w:val="pt-BR"/>
          <w:rPrChange w:id="4325" w:author="The Si Tran" w:date="2012-12-05T23:02:00Z">
            <w:rPr>
              <w:sz w:val="28"/>
              <w:szCs w:val="28"/>
              <w:lang w:val="pt-BR"/>
            </w:rPr>
          </w:rPrChange>
        </w:rPr>
        <w:t xml:space="preserve"> là</w:t>
      </w:r>
    </w:p>
    <w:p w14:paraId="4AECD312" w14:textId="5470D4FC" w:rsidR="0076673F" w:rsidRPr="00F43FFA" w:rsidRDefault="00D35DF6">
      <w:pPr>
        <w:pStyle w:val="Canhgiua"/>
        <w:rPr>
          <w:lang w:val="pt-BR"/>
          <w:rPrChange w:id="4326" w:author="The Si Tran" w:date="2012-12-06T01:47:00Z">
            <w:rPr>
              <w:sz w:val="28"/>
              <w:szCs w:val="28"/>
              <w:lang w:val="pt-BR"/>
            </w:rPr>
          </w:rPrChange>
        </w:rPr>
        <w:pPrChange w:id="4327" w:author="The Si Tran" w:date="2012-12-16T10:35:00Z">
          <w:pPr>
            <w:ind w:firstLine="540"/>
          </w:pPr>
        </w:pPrChange>
      </w:pPr>
      <m:oMathPara>
        <m:oMath>
          <m:sSup>
            <m:sSupPr>
              <m:ctrlPr>
                <w:ins w:id="4328" w:author="The Si Tran" w:date="2012-12-06T01:45:00Z">
                  <w:rPr>
                    <w:rFonts w:ascii="Cambria Math" w:hAnsi="Cambria Math"/>
                    <w:lang w:val="pt-BR"/>
                  </w:rPr>
                </w:ins>
              </m:ctrlPr>
            </m:sSupPr>
            <m:e>
              <w:ins w:id="4329" w:author="The Si Tran" w:date="2012-12-06T01:46:00Z">
                <m:r>
                  <m:rPr>
                    <m:sty m:val="p"/>
                  </m:rPr>
                  <w:rPr>
                    <w:rFonts w:ascii="Cambria Math" w:hAnsi="Cambria Math" w:hint="eastAsia"/>
                    <w:lang w:val="pt-BR"/>
                  </w:rPr>
                  <m:t>Φ</m:t>
                </m:r>
              </w:ins>
            </m:e>
            <m:sup>
              <w:ins w:id="4330" w:author="The Si Tran" w:date="2012-12-06T01:46:00Z">
                <m:r>
                  <m:rPr>
                    <m:sty m:val="p"/>
                  </m:rPr>
                  <w:rPr>
                    <w:rFonts w:ascii="Cambria Math" w:hAnsi="Cambria Math"/>
                    <w:lang w:val="pt-BR"/>
                  </w:rPr>
                  <m:t>*</m:t>
                </m:r>
              </w:ins>
            </m:sup>
          </m:sSup>
          <m:d>
            <m:dPr>
              <m:ctrlPr>
                <w:ins w:id="4331" w:author="The Si Tran" w:date="2012-12-06T01:45:00Z">
                  <w:rPr>
                    <w:rFonts w:ascii="Cambria Math" w:hAnsi="Cambria Math"/>
                    <w:lang w:val="pt-BR"/>
                  </w:rPr>
                </w:ins>
              </m:ctrlPr>
            </m:dPr>
            <m:e>
              <m:sSup>
                <m:sSupPr>
                  <m:ctrlPr>
                    <w:ins w:id="4332" w:author="The Si Tran" w:date="2012-12-06T01:45:00Z">
                      <w:rPr>
                        <w:rFonts w:ascii="Cambria Math" w:hAnsi="Cambria Math"/>
                        <w:lang w:val="pt-BR"/>
                      </w:rPr>
                    </w:ins>
                  </m:ctrlPr>
                </m:sSupPr>
                <m:e>
                  <w:ins w:id="4333" w:author="The Si Tran" w:date="2012-12-06T01:45:00Z">
                    <m:r>
                      <w:rPr>
                        <w:rFonts w:ascii="Cambria Math" w:hAnsi="Cambria Math"/>
                        <w:lang w:val="pt-BR"/>
                      </w:rPr>
                      <m:t>B</m:t>
                    </m:r>
                  </w:ins>
                </m:e>
                <m:sup>
                  <w:ins w:id="4334" w:author="The Si Tran" w:date="2012-12-06T01:45:00Z">
                    <m:r>
                      <w:rPr>
                        <w:rFonts w:ascii="Cambria Math" w:hAnsi="Cambria Math"/>
                        <w:lang w:val="pt-BR"/>
                      </w:rPr>
                      <m:t>S</m:t>
                    </m:r>
                  </w:ins>
                </m:sup>
              </m:sSup>
            </m:e>
          </m:d>
          <w:ins w:id="4335" w:author="The Si Tran" w:date="2012-12-06T01:45:00Z">
            <m:r>
              <m:rPr>
                <m:sty m:val="p"/>
              </m:rPr>
              <w:rPr>
                <w:rFonts w:ascii="Cambria Math" w:hAnsi="Cambria Math"/>
                <w:lang w:val="pt-BR"/>
              </w:rPr>
              <m:t>Φ</m:t>
            </m:r>
          </w:ins>
          <m:d>
            <m:dPr>
              <m:ctrlPr>
                <w:ins w:id="4336" w:author="The Si Tran" w:date="2012-12-06T01:45:00Z">
                  <w:rPr>
                    <w:rFonts w:ascii="Cambria Math" w:hAnsi="Cambria Math"/>
                    <w:lang w:val="pt-BR"/>
                  </w:rPr>
                </w:ins>
              </m:ctrlPr>
            </m:dPr>
            <m:e>
              <w:ins w:id="4337" w:author="The Si Tran" w:date="2012-12-06T01:45:00Z">
                <m:r>
                  <w:rPr>
                    <w:rFonts w:ascii="Cambria Math" w:hAnsi="Cambria Math"/>
                    <w:lang w:val="pt-BR"/>
                  </w:rPr>
                  <m:t>B</m:t>
                </m:r>
              </w:ins>
            </m:e>
          </m:d>
          <m:sSup>
            <m:sSupPr>
              <m:ctrlPr>
                <w:ins w:id="4338" w:author="The Si Tran" w:date="2012-12-06T01:45:00Z">
                  <w:rPr>
                    <w:rFonts w:ascii="Cambria Math" w:hAnsi="Cambria Math"/>
                    <w:lang w:val="pt-BR"/>
                  </w:rPr>
                </w:ins>
              </m:ctrlPr>
            </m:sSupPr>
            <m:e>
              <w:ins w:id="4339"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340" w:author="The Si Tran" w:date="2012-12-06T01:45:00Z">
                <m:r>
                  <w:rPr>
                    <w:rFonts w:ascii="Cambria Math" w:hAnsi="Cambria Math"/>
                    <w:lang w:val="pt-BR"/>
                  </w:rPr>
                  <m:t>d</m:t>
                </m:r>
              </w:ins>
            </m:sup>
          </m:sSup>
          <m:sSub>
            <m:sSubPr>
              <m:ctrlPr>
                <w:ins w:id="4341" w:author="The Si Tran" w:date="2012-12-06T01:45:00Z">
                  <w:rPr>
                    <w:rFonts w:ascii="Cambria Math" w:hAnsi="Cambria Math"/>
                    <w:lang w:val="pt-BR"/>
                  </w:rPr>
                </w:ins>
              </m:ctrlPr>
            </m:sSubPr>
            <m:e>
              <m:sSup>
                <m:sSupPr>
                  <m:ctrlPr>
                    <w:ins w:id="4342" w:author="The Si Tran" w:date="2012-12-06T01:46:00Z">
                      <w:rPr>
                        <w:rFonts w:ascii="Cambria Math" w:hAnsi="Cambria Math"/>
                        <w:lang w:val="pt-BR"/>
                      </w:rPr>
                    </w:ins>
                  </m:ctrlPr>
                </m:sSupPr>
                <m:e>
                  <w:ins w:id="4343" w:author="The Si Tran" w:date="2012-12-06T01:46:00Z">
                    <m:r>
                      <m:rPr>
                        <m:sty m:val="p"/>
                      </m:rPr>
                      <w:rPr>
                        <w:rFonts w:ascii="Cambria Math" w:hAnsi="Cambria Math"/>
                        <w:lang w:val="pt-BR"/>
                      </w:rPr>
                      <m:t>(1-</m:t>
                    </m:r>
                  </w:ins>
                  <m:sSup>
                    <m:sSupPr>
                      <m:ctrlPr>
                        <w:ins w:id="4344" w:author="The Si Tran" w:date="2012-12-06T01:46:00Z">
                          <w:rPr>
                            <w:rFonts w:ascii="Cambria Math" w:hAnsi="Cambria Math"/>
                            <w:lang w:val="pt-BR"/>
                          </w:rPr>
                        </w:ins>
                      </m:ctrlPr>
                    </m:sSupPr>
                    <m:e>
                      <w:ins w:id="4345" w:author="The Si Tran" w:date="2012-12-06T01:46:00Z">
                        <m:r>
                          <w:rPr>
                            <w:rFonts w:ascii="Cambria Math" w:hAnsi="Cambria Math"/>
                            <w:lang w:val="pt-BR"/>
                          </w:rPr>
                          <m:t>B</m:t>
                        </m:r>
                      </w:ins>
                    </m:e>
                    <m:sup>
                      <w:ins w:id="4346" w:author="The Si Tran" w:date="2012-12-06T01:46:00Z">
                        <m:r>
                          <w:rPr>
                            <w:rFonts w:ascii="Cambria Math" w:hAnsi="Cambria Math"/>
                            <w:lang w:val="pt-BR"/>
                          </w:rPr>
                          <m:t>S</m:t>
                        </m:r>
                      </w:ins>
                    </m:sup>
                  </m:sSup>
                  <w:ins w:id="4347" w:author="The Si Tran" w:date="2012-12-06T01:46:00Z">
                    <m:r>
                      <m:rPr>
                        <m:sty m:val="p"/>
                      </m:rPr>
                      <w:rPr>
                        <w:rFonts w:ascii="Cambria Math" w:hAnsi="Cambria Math"/>
                        <w:lang w:val="pt-BR"/>
                      </w:rPr>
                      <m:t>)</m:t>
                    </m:r>
                  </w:ins>
                </m:e>
                <m:sup>
                  <w:ins w:id="4348" w:author="The Si Tran" w:date="2012-12-06T01:46:00Z">
                    <m:r>
                      <w:rPr>
                        <w:rFonts w:ascii="Cambria Math" w:hAnsi="Cambria Math"/>
                        <w:lang w:val="pt-BR"/>
                      </w:rPr>
                      <m:t>D</m:t>
                    </m:r>
                  </w:ins>
                </m:sup>
              </m:sSup>
              <w:ins w:id="4349" w:author="The Si Tran" w:date="2012-12-06T01:45:00Z">
                <m:r>
                  <w:rPr>
                    <w:rFonts w:ascii="Cambria Math" w:hAnsi="Cambria Math"/>
                    <w:lang w:val="pt-BR"/>
                  </w:rPr>
                  <m:t>y</m:t>
                </m:r>
              </w:ins>
            </m:e>
            <m:sub>
              <w:ins w:id="4350" w:author="The Si Tran" w:date="2012-12-06T01:45:00Z">
                <m:r>
                  <w:rPr>
                    <w:rFonts w:ascii="Cambria Math" w:hAnsi="Cambria Math"/>
                    <w:lang w:val="pt-BR"/>
                  </w:rPr>
                  <m:t>t</m:t>
                </m:r>
              </w:ins>
            </m:sub>
          </m:sSub>
          <w:ins w:id="4351"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352" w:author="The Si Tran" w:date="2012-12-06T01:46:00Z">
                  <w:rPr>
                    <w:rFonts w:ascii="Cambria Math" w:hAnsi="Cambria Math"/>
                    <w:lang w:val="pt-BR"/>
                  </w:rPr>
                </w:ins>
              </m:ctrlPr>
            </m:sSupPr>
            <m:e>
              <w:ins w:id="4353" w:author="The Si Tran" w:date="2012-12-06T01:47:00Z">
                <m:r>
                  <m:rPr>
                    <m:sty m:val="p"/>
                  </m:rPr>
                  <w:rPr>
                    <w:rFonts w:ascii="Cambria Math" w:hAnsi="Cambria Math" w:hint="eastAsia"/>
                    <w:lang w:val="pt-BR"/>
                  </w:rPr>
                  <m:t>Θ</m:t>
                </m:r>
              </w:ins>
            </m:e>
            <m:sup>
              <w:ins w:id="4354" w:author="The Si Tran" w:date="2012-12-06T01:46:00Z">
                <m:r>
                  <m:rPr>
                    <m:sty m:val="p"/>
                  </m:rPr>
                  <w:rPr>
                    <w:rFonts w:ascii="Cambria Math" w:hAnsi="Cambria Math"/>
                    <w:lang w:val="pt-BR"/>
                  </w:rPr>
                  <m:t>*</m:t>
                </m:r>
              </w:ins>
            </m:sup>
          </m:sSup>
          <m:d>
            <m:dPr>
              <m:ctrlPr>
                <w:ins w:id="4355" w:author="The Si Tran" w:date="2012-12-06T01:46:00Z">
                  <w:rPr>
                    <w:rFonts w:ascii="Cambria Math" w:hAnsi="Cambria Math"/>
                    <w:lang w:val="pt-BR"/>
                  </w:rPr>
                </w:ins>
              </m:ctrlPr>
            </m:dPr>
            <m:e>
              <m:sSup>
                <m:sSupPr>
                  <m:ctrlPr>
                    <w:ins w:id="4356" w:author="The Si Tran" w:date="2012-12-06T01:46:00Z">
                      <w:rPr>
                        <w:rFonts w:ascii="Cambria Math" w:hAnsi="Cambria Math"/>
                        <w:lang w:val="pt-BR"/>
                      </w:rPr>
                    </w:ins>
                  </m:ctrlPr>
                </m:sSupPr>
                <m:e>
                  <w:ins w:id="4357" w:author="The Si Tran" w:date="2012-12-06T01:46:00Z">
                    <m:r>
                      <w:rPr>
                        <w:rFonts w:ascii="Cambria Math" w:hAnsi="Cambria Math"/>
                        <w:lang w:val="pt-BR"/>
                      </w:rPr>
                      <m:t>B</m:t>
                    </m:r>
                  </w:ins>
                </m:e>
                <m:sup>
                  <w:ins w:id="4358" w:author="The Si Tran" w:date="2012-12-06T01:46:00Z">
                    <m:r>
                      <w:rPr>
                        <w:rFonts w:ascii="Cambria Math" w:hAnsi="Cambria Math"/>
                        <w:lang w:val="pt-BR"/>
                      </w:rPr>
                      <m:t>S</m:t>
                    </m:r>
                  </w:ins>
                </m:sup>
              </m:sSup>
            </m:e>
          </m:d>
          <w:ins w:id="4359"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360" w:author="The Si Tran" w:date="2012-12-06T01:45:00Z">
                  <w:rPr>
                    <w:rFonts w:ascii="Cambria Math" w:hAnsi="Cambria Math"/>
                    <w:lang w:val="pt-BR"/>
                  </w:rPr>
                </w:ins>
              </m:ctrlPr>
            </m:sSubPr>
            <m:e>
              <w:ins w:id="4361" w:author="The Si Tran" w:date="2012-12-06T01:45:00Z">
                <m:r>
                  <w:rPr>
                    <w:rFonts w:ascii="Cambria Math" w:hAnsi="Cambria Math"/>
                    <w:lang w:val="pt-BR"/>
                  </w:rPr>
                  <m:t>ε</m:t>
                </m:r>
              </w:ins>
            </m:e>
            <m:sub>
              <w:ins w:id="4362"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363" w:author="The Si Tran" w:date="2012-12-06T01:47:00Z"/>
          <w:szCs w:val="26"/>
          <w:lang w:val="pt-BR"/>
          <w:rPrChange w:id="4364" w:author="The Si Tran" w:date="2012-12-05T23:02:00Z">
            <w:rPr>
              <w:del w:id="4365" w:author="The Si Tran" w:date="2012-12-06T01:47:00Z"/>
              <w:sz w:val="28"/>
              <w:szCs w:val="28"/>
              <w:lang w:val="pt-BR"/>
            </w:rPr>
          </w:rPrChange>
        </w:rPr>
      </w:pPr>
      <w:del w:id="4366" w:author="The Si Tran" w:date="2012-12-06T01:47:00Z">
        <w:r w:rsidRPr="00AF1345" w:rsidDel="00F43FFA">
          <w:rPr>
            <w:position w:val="-12"/>
            <w:szCs w:val="26"/>
            <w:lang w:val="pt-BR"/>
          </w:rPr>
          <w:object w:dxaOrig="5040" w:dyaOrig="380" w14:anchorId="372E02F0">
            <v:shape id="_x0000_i1093" type="#_x0000_t75" style="width:345pt;height:21.3pt" o:ole="">
              <v:imagedata r:id="rId153" o:title=""/>
            </v:shape>
            <o:OLEObject Type="Embed" ProgID="Equation.DSMT4" ShapeID="_x0000_i1093" DrawAspect="Content" ObjectID="_1417211230" r:id="rId154"/>
          </w:object>
        </w:r>
      </w:del>
    </w:p>
    <w:p w14:paraId="59DCC3E8" w14:textId="77777777" w:rsidR="006A21F7" w:rsidRDefault="006A21F7">
      <w:pPr>
        <w:rPr>
          <w:ins w:id="4367" w:author="The Si Tran" w:date="2012-12-06T01:48:00Z"/>
          <w:lang w:val="pt-BR"/>
        </w:rPr>
        <w:pPrChange w:id="4368" w:author="The Si Tran" w:date="2012-12-15T08:16:00Z">
          <w:pPr>
            <w:ind w:firstLine="540"/>
          </w:pPr>
        </w:pPrChange>
      </w:pPr>
      <w:r w:rsidRPr="0049233F">
        <w:rPr>
          <w:lang w:val="pt-BR"/>
          <w:rPrChange w:id="4369" w:author="The Si Tran" w:date="2012-12-05T23:02:00Z">
            <w:rPr>
              <w:sz w:val="28"/>
              <w:szCs w:val="28"/>
              <w:lang w:val="pt-BR"/>
            </w:rPr>
          </w:rPrChange>
        </w:rPr>
        <w:t xml:space="preserve">Với </w:t>
      </w:r>
    </w:p>
    <w:p w14:paraId="055477D2" w14:textId="77777777" w:rsidR="007850C8" w:rsidRPr="007850C8" w:rsidRDefault="00D35DF6">
      <w:pPr>
        <w:pStyle w:val="Canhgiua"/>
        <w:rPr>
          <w:ins w:id="4370" w:author="The Si Tran" w:date="2012-12-06T01:49:00Z"/>
          <w:lang w:val="pt-BR"/>
        </w:rPr>
        <w:pPrChange w:id="4371" w:author="The Si Tran" w:date="2012-12-16T10:35:00Z">
          <w:pPr>
            <w:ind w:firstLine="540"/>
          </w:pPr>
        </w:pPrChange>
      </w:pPr>
      <m:oMathPara>
        <m:oMath>
          <m:sSup>
            <m:sSupPr>
              <m:ctrlPr>
                <w:ins w:id="4372" w:author="The Si Tran" w:date="2012-12-06T01:48:00Z">
                  <w:rPr>
                    <w:rFonts w:ascii="Cambria Math" w:hAnsi="Cambria Math"/>
                    <w:lang w:val="pt-BR"/>
                  </w:rPr>
                </w:ins>
              </m:ctrlPr>
            </m:sSupPr>
            <m:e>
              <w:ins w:id="4373" w:author="The Si Tran" w:date="2012-12-06T01:48:00Z">
                <m:r>
                  <m:rPr>
                    <m:sty m:val="p"/>
                  </m:rPr>
                  <w:rPr>
                    <w:rFonts w:ascii="Cambria Math" w:hAnsi="Cambria Math"/>
                    <w:lang w:val="pt-BR"/>
                  </w:rPr>
                  <m:t>Φ</m:t>
                </m:r>
              </w:ins>
            </m:e>
            <m:sup>
              <w:ins w:id="4374" w:author="The Si Tran" w:date="2012-12-06T01:48:00Z">
                <m:r>
                  <m:rPr>
                    <m:sty m:val="p"/>
                  </m:rPr>
                  <w:rPr>
                    <w:rFonts w:ascii="Cambria Math" w:hAnsi="Cambria Math"/>
                    <w:lang w:val="pt-BR"/>
                  </w:rPr>
                  <m:t>*</m:t>
                </m:r>
              </w:ins>
            </m:sup>
          </m:sSup>
          <m:d>
            <m:dPr>
              <m:ctrlPr>
                <w:ins w:id="4375" w:author="The Si Tran" w:date="2012-12-06T01:48:00Z">
                  <w:rPr>
                    <w:rFonts w:ascii="Cambria Math" w:hAnsi="Cambria Math"/>
                    <w:lang w:val="pt-BR"/>
                  </w:rPr>
                </w:ins>
              </m:ctrlPr>
            </m:dPr>
            <m:e>
              <m:sSup>
                <m:sSupPr>
                  <m:ctrlPr>
                    <w:ins w:id="4376" w:author="The Si Tran" w:date="2012-12-06T01:48:00Z">
                      <w:rPr>
                        <w:rFonts w:ascii="Cambria Math" w:hAnsi="Cambria Math"/>
                        <w:lang w:val="pt-BR"/>
                      </w:rPr>
                    </w:ins>
                  </m:ctrlPr>
                </m:sSupPr>
                <m:e>
                  <w:ins w:id="4377" w:author="The Si Tran" w:date="2012-12-06T01:48:00Z">
                    <m:r>
                      <w:rPr>
                        <w:rFonts w:ascii="Cambria Math" w:hAnsi="Cambria Math"/>
                        <w:lang w:val="pt-BR"/>
                      </w:rPr>
                      <m:t>B</m:t>
                    </m:r>
                  </w:ins>
                </m:e>
                <m:sup>
                  <w:ins w:id="4378" w:author="The Si Tran" w:date="2012-12-06T01:48:00Z">
                    <m:r>
                      <w:rPr>
                        <w:rFonts w:ascii="Cambria Math" w:hAnsi="Cambria Math"/>
                        <w:lang w:val="pt-BR"/>
                      </w:rPr>
                      <m:t>S</m:t>
                    </m:r>
                  </w:ins>
                </m:sup>
              </m:sSup>
            </m:e>
          </m:d>
          <w:ins w:id="4379" w:author="The Si Tran" w:date="2012-12-06T01:48:00Z">
            <m:r>
              <m:rPr>
                <m:sty m:val="p"/>
              </m:rPr>
              <w:rPr>
                <w:rFonts w:ascii="Cambria Math" w:hAnsi="Cambria Math"/>
                <w:lang w:val="pt-BR"/>
              </w:rPr>
              <m:t>=1-</m:t>
            </m:r>
          </w:ins>
          <m:sSubSup>
            <m:sSubSupPr>
              <m:ctrlPr>
                <w:ins w:id="4380" w:author="The Si Tran" w:date="2012-12-06T01:49:00Z">
                  <w:rPr>
                    <w:rFonts w:ascii="Cambria Math" w:hAnsi="Cambria Math"/>
                    <w:lang w:val="pt-BR"/>
                  </w:rPr>
                </w:ins>
              </m:ctrlPr>
            </m:sSubSupPr>
            <m:e>
              <w:ins w:id="4381" w:author="The Si Tran" w:date="2012-12-06T01:50:00Z">
                <m:r>
                  <m:rPr>
                    <m:sty m:val="p"/>
                  </m:rPr>
                  <w:rPr>
                    <w:rFonts w:ascii="Cambria Math" w:hAnsi="Cambria Math"/>
                    <w:lang w:val="pt-BR"/>
                  </w:rPr>
                  <m:t>ϕ</m:t>
                </m:r>
              </w:ins>
            </m:e>
            <m:sub>
              <w:ins w:id="4382" w:author="The Si Tran" w:date="2012-12-06T01:49:00Z">
                <m:r>
                  <m:rPr>
                    <m:sty m:val="p"/>
                  </m:rPr>
                  <w:rPr>
                    <w:rFonts w:ascii="Cambria Math" w:hAnsi="Cambria Math"/>
                    <w:lang w:val="pt-BR"/>
                  </w:rPr>
                  <m:t>1</m:t>
                </m:r>
              </w:ins>
            </m:sub>
            <m:sup>
              <w:ins w:id="4383" w:author="The Si Tran" w:date="2012-12-06T01:49:00Z">
                <m:r>
                  <m:rPr>
                    <m:sty m:val="p"/>
                  </m:rPr>
                  <w:rPr>
                    <w:rFonts w:ascii="Cambria Math" w:hAnsi="Cambria Math"/>
                    <w:lang w:val="pt-BR"/>
                  </w:rPr>
                  <m:t>*</m:t>
                </m:r>
              </w:ins>
            </m:sup>
          </m:sSubSup>
          <m:d>
            <m:dPr>
              <m:ctrlPr>
                <w:ins w:id="4384" w:author="The Si Tran" w:date="2012-12-06T01:48:00Z">
                  <w:rPr>
                    <w:rFonts w:ascii="Cambria Math" w:hAnsi="Cambria Math"/>
                    <w:lang w:val="pt-BR"/>
                  </w:rPr>
                </w:ins>
              </m:ctrlPr>
            </m:dPr>
            <m:e>
              <m:sSup>
                <m:sSupPr>
                  <m:ctrlPr>
                    <w:ins w:id="4385" w:author="The Si Tran" w:date="2012-12-06T01:48:00Z">
                      <w:rPr>
                        <w:rFonts w:ascii="Cambria Math" w:hAnsi="Cambria Math"/>
                        <w:lang w:val="pt-BR"/>
                      </w:rPr>
                    </w:ins>
                  </m:ctrlPr>
                </m:sSupPr>
                <m:e>
                  <w:ins w:id="4386" w:author="The Si Tran" w:date="2012-12-06T01:48:00Z">
                    <m:r>
                      <w:rPr>
                        <w:rFonts w:ascii="Cambria Math" w:hAnsi="Cambria Math"/>
                        <w:lang w:val="pt-BR"/>
                      </w:rPr>
                      <m:t>B</m:t>
                    </m:r>
                  </w:ins>
                </m:e>
                <m:sup>
                  <w:ins w:id="4387" w:author="The Si Tran" w:date="2012-12-06T01:48:00Z">
                    <m:r>
                      <m:rPr>
                        <m:sty m:val="p"/>
                      </m:rPr>
                      <w:rPr>
                        <w:rFonts w:ascii="Cambria Math" w:hAnsi="Cambria Math"/>
                        <w:lang w:val="pt-BR"/>
                      </w:rPr>
                      <m:t>1</m:t>
                    </m:r>
                    <m:r>
                      <w:rPr>
                        <w:rFonts w:ascii="Cambria Math" w:hAnsi="Cambria Math"/>
                        <w:lang w:val="pt-BR"/>
                      </w:rPr>
                      <m:t>S</m:t>
                    </m:r>
                  </w:ins>
                </m:sup>
              </m:sSup>
            </m:e>
          </m:d>
          <w:ins w:id="4388" w:author="The Si Tran" w:date="2012-12-06T01:48:00Z">
            <m:r>
              <m:rPr>
                <m:sty m:val="p"/>
              </m:rPr>
              <w:rPr>
                <w:rFonts w:ascii="Cambria Math" w:hAnsi="Cambria Math"/>
                <w:lang w:val="pt-BR"/>
              </w:rPr>
              <m:t>-</m:t>
            </m:r>
          </w:ins>
          <m:sSubSup>
            <m:sSubSupPr>
              <m:ctrlPr>
                <w:ins w:id="4389" w:author="The Si Tran" w:date="2012-12-06T01:49:00Z">
                  <w:rPr>
                    <w:rFonts w:ascii="Cambria Math" w:hAnsi="Cambria Math"/>
                    <w:lang w:val="pt-BR"/>
                  </w:rPr>
                </w:ins>
              </m:ctrlPr>
            </m:sSubSupPr>
            <m:e>
              <w:ins w:id="4390" w:author="The Si Tran" w:date="2012-12-06T01:50:00Z">
                <m:r>
                  <m:rPr>
                    <m:sty m:val="p"/>
                  </m:rPr>
                  <w:rPr>
                    <w:rFonts w:ascii="Cambria Math" w:hAnsi="Cambria Math"/>
                    <w:lang w:val="pt-BR"/>
                  </w:rPr>
                  <m:t>ϕ</m:t>
                </m:r>
              </w:ins>
            </m:e>
            <m:sub>
              <w:ins w:id="4391" w:author="The Si Tran" w:date="2012-12-06T01:49:00Z">
                <m:r>
                  <m:rPr>
                    <m:sty m:val="p"/>
                  </m:rPr>
                  <w:rPr>
                    <w:rFonts w:ascii="Cambria Math" w:hAnsi="Cambria Math"/>
                    <w:lang w:val="pt-BR"/>
                  </w:rPr>
                  <m:t>2</m:t>
                </m:r>
              </w:ins>
            </m:sub>
            <m:sup>
              <w:ins w:id="4392" w:author="The Si Tran" w:date="2012-12-06T01:49:00Z">
                <m:r>
                  <m:rPr>
                    <m:sty m:val="p"/>
                  </m:rPr>
                  <w:rPr>
                    <w:rFonts w:ascii="Cambria Math" w:hAnsi="Cambria Math"/>
                    <w:lang w:val="pt-BR"/>
                  </w:rPr>
                  <m:t>*</m:t>
                </m:r>
              </w:ins>
            </m:sup>
          </m:sSubSup>
          <m:d>
            <m:dPr>
              <m:ctrlPr>
                <w:ins w:id="4393" w:author="The Si Tran" w:date="2012-12-06T01:48:00Z">
                  <w:rPr>
                    <w:rFonts w:ascii="Cambria Math" w:hAnsi="Cambria Math"/>
                    <w:lang w:val="pt-BR"/>
                  </w:rPr>
                </w:ins>
              </m:ctrlPr>
            </m:dPr>
            <m:e>
              <m:sSup>
                <m:sSupPr>
                  <m:ctrlPr>
                    <w:ins w:id="4394" w:author="The Si Tran" w:date="2012-12-06T01:48:00Z">
                      <w:rPr>
                        <w:rFonts w:ascii="Cambria Math" w:hAnsi="Cambria Math"/>
                        <w:lang w:val="pt-BR"/>
                      </w:rPr>
                    </w:ins>
                  </m:ctrlPr>
                </m:sSupPr>
                <m:e>
                  <w:ins w:id="4395" w:author="The Si Tran" w:date="2012-12-06T01:48:00Z">
                    <m:r>
                      <w:rPr>
                        <w:rFonts w:ascii="Cambria Math" w:hAnsi="Cambria Math"/>
                        <w:lang w:val="pt-BR"/>
                      </w:rPr>
                      <m:t>B</m:t>
                    </m:r>
                  </w:ins>
                </m:e>
                <m:sup>
                  <w:ins w:id="4396" w:author="The Si Tran" w:date="2012-12-06T01:48:00Z">
                    <m:r>
                      <m:rPr>
                        <m:sty m:val="p"/>
                      </m:rPr>
                      <w:rPr>
                        <w:rFonts w:ascii="Cambria Math" w:hAnsi="Cambria Math"/>
                        <w:lang w:val="pt-BR"/>
                      </w:rPr>
                      <m:t>2</m:t>
                    </m:r>
                    <m:r>
                      <w:rPr>
                        <w:rFonts w:ascii="Cambria Math" w:hAnsi="Cambria Math"/>
                        <w:lang w:val="pt-BR"/>
                      </w:rPr>
                      <m:t>S</m:t>
                    </m:r>
                  </w:ins>
                </m:sup>
              </m:sSup>
            </m:e>
          </m:d>
          <w:ins w:id="4397" w:author="The Si Tran" w:date="2012-12-06T01:48:00Z">
            <m:r>
              <m:rPr>
                <m:sty m:val="p"/>
              </m:rPr>
              <w:rPr>
                <w:rFonts w:ascii="Cambria Math" w:hAnsi="Cambria Math"/>
                <w:lang w:val="pt-BR"/>
              </w:rPr>
              <m:t>-…-</m:t>
            </m:r>
          </w:ins>
          <m:sSubSup>
            <m:sSubSupPr>
              <m:ctrlPr>
                <w:ins w:id="4398" w:author="The Si Tran" w:date="2012-12-06T01:49:00Z">
                  <w:rPr>
                    <w:rFonts w:ascii="Cambria Math" w:hAnsi="Cambria Math"/>
                    <w:lang w:val="pt-BR"/>
                  </w:rPr>
                </w:ins>
              </m:ctrlPr>
            </m:sSubSupPr>
            <m:e>
              <w:ins w:id="4399" w:author="The Si Tran" w:date="2012-12-06T01:50:00Z">
                <m:r>
                  <m:rPr>
                    <m:sty m:val="p"/>
                  </m:rPr>
                  <w:rPr>
                    <w:rFonts w:ascii="Cambria Math" w:hAnsi="Cambria Math"/>
                    <w:lang w:val="pt-BR"/>
                  </w:rPr>
                  <m:t>ϕ</m:t>
                </m:r>
              </w:ins>
            </m:e>
            <m:sub>
              <w:ins w:id="4400" w:author="The Si Tran" w:date="2012-12-06T01:49:00Z">
                <m:r>
                  <w:rPr>
                    <w:rFonts w:ascii="Cambria Math" w:hAnsi="Cambria Math"/>
                    <w:lang w:val="pt-BR"/>
                  </w:rPr>
                  <m:t>P</m:t>
                </m:r>
              </w:ins>
            </m:sub>
            <m:sup>
              <w:ins w:id="4401" w:author="The Si Tran" w:date="2012-12-06T01:49:00Z">
                <m:r>
                  <m:rPr>
                    <m:sty m:val="p"/>
                  </m:rPr>
                  <w:rPr>
                    <w:rFonts w:ascii="Cambria Math" w:hAnsi="Cambria Math"/>
                    <w:lang w:val="pt-BR"/>
                  </w:rPr>
                  <m:t>*</m:t>
                </m:r>
              </w:ins>
            </m:sup>
          </m:sSubSup>
          <m:d>
            <m:dPr>
              <m:ctrlPr>
                <w:ins w:id="4402" w:author="The Si Tran" w:date="2012-12-06T01:48:00Z">
                  <w:rPr>
                    <w:rFonts w:ascii="Cambria Math" w:hAnsi="Cambria Math"/>
                    <w:lang w:val="pt-BR"/>
                  </w:rPr>
                </w:ins>
              </m:ctrlPr>
            </m:dPr>
            <m:e>
              <m:sSup>
                <m:sSupPr>
                  <m:ctrlPr>
                    <w:ins w:id="4403" w:author="The Si Tran" w:date="2012-12-06T01:48:00Z">
                      <w:rPr>
                        <w:rFonts w:ascii="Cambria Math" w:hAnsi="Cambria Math"/>
                        <w:lang w:val="pt-BR"/>
                      </w:rPr>
                    </w:ins>
                  </m:ctrlPr>
                </m:sSupPr>
                <m:e>
                  <w:ins w:id="4404" w:author="The Si Tran" w:date="2012-12-06T01:48:00Z">
                    <m:r>
                      <w:rPr>
                        <w:rFonts w:ascii="Cambria Math" w:hAnsi="Cambria Math"/>
                        <w:lang w:val="pt-BR"/>
                      </w:rPr>
                      <m:t>B</m:t>
                    </m:r>
                  </w:ins>
                </m:e>
                <m:sup>
                  <w:ins w:id="4405" w:author="The Si Tran" w:date="2012-12-06T01:48:00Z">
                    <m:r>
                      <w:rPr>
                        <w:rFonts w:ascii="Cambria Math" w:hAnsi="Cambria Math"/>
                        <w:lang w:val="pt-BR"/>
                      </w:rPr>
                      <m:t>PS</m:t>
                    </m:r>
                  </w:ins>
                </m:sup>
              </m:sSup>
            </m:e>
          </m:d>
        </m:oMath>
      </m:oMathPara>
    </w:p>
    <w:p w14:paraId="14857348" w14:textId="77777777" w:rsidR="007850C8" w:rsidRPr="0049233F" w:rsidDel="007850C8" w:rsidRDefault="00D35DF6">
      <w:pPr>
        <w:pStyle w:val="Canhgiua"/>
        <w:rPr>
          <w:del w:id="4406" w:author="The Si Tran" w:date="2012-12-06T01:51:00Z"/>
          <w:lang w:val="pt-BR"/>
          <w:rPrChange w:id="4407" w:author="The Si Tran" w:date="2012-12-05T23:02:00Z">
            <w:rPr>
              <w:del w:id="4408" w:author="The Si Tran" w:date="2012-12-06T01:51:00Z"/>
              <w:sz w:val="28"/>
              <w:szCs w:val="28"/>
              <w:lang w:val="pt-BR"/>
            </w:rPr>
          </w:rPrChange>
        </w:rPr>
        <w:pPrChange w:id="4409" w:author="The Si Tran" w:date="2012-12-16T10:35:00Z">
          <w:pPr>
            <w:ind w:firstLine="540"/>
          </w:pPr>
        </w:pPrChange>
      </w:pPr>
      <m:oMathPara>
        <m:oMath>
          <m:sSup>
            <m:sSupPr>
              <m:ctrlPr>
                <w:ins w:id="4410" w:author="The Si Tran" w:date="2012-12-06T01:49:00Z">
                  <w:rPr>
                    <w:rFonts w:ascii="Cambria Math" w:hAnsi="Cambria Math"/>
                    <w:lang w:val="pt-BR"/>
                  </w:rPr>
                </w:ins>
              </m:ctrlPr>
            </m:sSupPr>
            <m:e>
              <w:ins w:id="4411" w:author="The Si Tran" w:date="2012-12-06T01:50:00Z">
                <m:r>
                  <m:rPr>
                    <m:sty m:val="p"/>
                  </m:rPr>
                  <w:rPr>
                    <w:rFonts w:ascii="Cambria Math" w:hAnsi="Cambria Math"/>
                    <w:lang w:val="pt-BR"/>
                  </w:rPr>
                  <m:t>Θ</m:t>
                </m:r>
              </w:ins>
            </m:e>
            <m:sup>
              <w:ins w:id="4412" w:author="The Si Tran" w:date="2012-12-06T01:49:00Z">
                <m:r>
                  <m:rPr>
                    <m:sty m:val="p"/>
                  </m:rPr>
                  <w:rPr>
                    <w:rFonts w:ascii="Cambria Math" w:hAnsi="Cambria Math"/>
                    <w:lang w:val="pt-BR"/>
                  </w:rPr>
                  <m:t>*</m:t>
                </m:r>
              </w:ins>
            </m:sup>
          </m:sSup>
          <m:d>
            <m:dPr>
              <m:ctrlPr>
                <w:ins w:id="4413" w:author="The Si Tran" w:date="2012-12-06T01:49:00Z">
                  <w:rPr>
                    <w:rFonts w:ascii="Cambria Math" w:hAnsi="Cambria Math"/>
                    <w:lang w:val="pt-BR"/>
                  </w:rPr>
                </w:ins>
              </m:ctrlPr>
            </m:dPr>
            <m:e>
              <m:sSup>
                <m:sSupPr>
                  <m:ctrlPr>
                    <w:ins w:id="4414" w:author="The Si Tran" w:date="2012-12-06T01:49:00Z">
                      <w:rPr>
                        <w:rFonts w:ascii="Cambria Math" w:hAnsi="Cambria Math"/>
                        <w:lang w:val="pt-BR"/>
                      </w:rPr>
                    </w:ins>
                  </m:ctrlPr>
                </m:sSupPr>
                <m:e>
                  <w:ins w:id="4415" w:author="The Si Tran" w:date="2012-12-06T01:49:00Z">
                    <m:r>
                      <w:rPr>
                        <w:rFonts w:ascii="Cambria Math" w:hAnsi="Cambria Math"/>
                        <w:lang w:val="pt-BR"/>
                      </w:rPr>
                      <m:t>B</m:t>
                    </m:r>
                  </w:ins>
                </m:e>
                <m:sup>
                  <w:ins w:id="4416" w:author="The Si Tran" w:date="2012-12-06T01:49:00Z">
                    <m:r>
                      <w:rPr>
                        <w:rFonts w:ascii="Cambria Math" w:hAnsi="Cambria Math"/>
                        <w:lang w:val="pt-BR"/>
                      </w:rPr>
                      <m:t>S</m:t>
                    </m:r>
                  </w:ins>
                </m:sup>
              </m:sSup>
            </m:e>
          </m:d>
          <w:ins w:id="4417" w:author="The Si Tran" w:date="2012-12-06T01:49:00Z">
            <m:r>
              <m:rPr>
                <m:sty m:val="p"/>
              </m:rPr>
              <w:rPr>
                <w:rFonts w:ascii="Cambria Math" w:hAnsi="Cambria Math"/>
                <w:lang w:val="pt-BR"/>
              </w:rPr>
              <m:t>=1-</m:t>
            </m:r>
          </w:ins>
          <m:sSubSup>
            <m:sSubSupPr>
              <m:ctrlPr>
                <w:ins w:id="4418" w:author="The Si Tran" w:date="2012-12-06T01:49:00Z">
                  <w:rPr>
                    <w:rFonts w:ascii="Cambria Math" w:hAnsi="Cambria Math"/>
                    <w:lang w:val="pt-BR"/>
                  </w:rPr>
                </w:ins>
              </m:ctrlPr>
            </m:sSubSupPr>
            <m:e>
              <w:ins w:id="4419" w:author="The Si Tran" w:date="2012-12-06T01:51:00Z">
                <m:r>
                  <w:rPr>
                    <w:rFonts w:ascii="Cambria Math" w:hAnsi="Cambria Math"/>
                    <w:lang w:val="pt-BR"/>
                  </w:rPr>
                  <m:t>θ</m:t>
                </m:r>
              </w:ins>
            </m:e>
            <m:sub>
              <w:ins w:id="4420" w:author="The Si Tran" w:date="2012-12-06T01:49:00Z">
                <m:r>
                  <m:rPr>
                    <m:sty m:val="p"/>
                  </m:rPr>
                  <w:rPr>
                    <w:rFonts w:ascii="Cambria Math" w:hAnsi="Cambria Math"/>
                    <w:lang w:val="pt-BR"/>
                  </w:rPr>
                  <m:t>1</m:t>
                </m:r>
              </w:ins>
            </m:sub>
            <m:sup>
              <w:ins w:id="4421" w:author="The Si Tran" w:date="2012-12-06T01:49:00Z">
                <m:r>
                  <m:rPr>
                    <m:sty m:val="p"/>
                  </m:rPr>
                  <w:rPr>
                    <w:rFonts w:ascii="Cambria Math" w:hAnsi="Cambria Math"/>
                    <w:lang w:val="pt-BR"/>
                  </w:rPr>
                  <m:t>*</m:t>
                </m:r>
              </w:ins>
            </m:sup>
          </m:sSubSup>
          <m:d>
            <m:dPr>
              <m:ctrlPr>
                <w:ins w:id="4422" w:author="The Si Tran" w:date="2012-12-06T01:49:00Z">
                  <w:rPr>
                    <w:rFonts w:ascii="Cambria Math" w:hAnsi="Cambria Math"/>
                    <w:lang w:val="pt-BR"/>
                  </w:rPr>
                </w:ins>
              </m:ctrlPr>
            </m:dPr>
            <m:e>
              <m:sSup>
                <m:sSupPr>
                  <m:ctrlPr>
                    <w:ins w:id="4423" w:author="The Si Tran" w:date="2012-12-06T01:49:00Z">
                      <w:rPr>
                        <w:rFonts w:ascii="Cambria Math" w:hAnsi="Cambria Math"/>
                        <w:lang w:val="pt-BR"/>
                      </w:rPr>
                    </w:ins>
                  </m:ctrlPr>
                </m:sSupPr>
                <m:e>
                  <w:ins w:id="4424" w:author="The Si Tran" w:date="2012-12-06T01:49:00Z">
                    <m:r>
                      <w:rPr>
                        <w:rFonts w:ascii="Cambria Math" w:hAnsi="Cambria Math"/>
                        <w:lang w:val="pt-BR"/>
                      </w:rPr>
                      <m:t>B</m:t>
                    </m:r>
                  </w:ins>
                </m:e>
                <m:sup>
                  <w:ins w:id="4425" w:author="The Si Tran" w:date="2012-12-06T01:49:00Z">
                    <m:r>
                      <m:rPr>
                        <m:sty m:val="p"/>
                      </m:rPr>
                      <w:rPr>
                        <w:rFonts w:ascii="Cambria Math" w:hAnsi="Cambria Math"/>
                        <w:lang w:val="pt-BR"/>
                      </w:rPr>
                      <m:t>1</m:t>
                    </m:r>
                    <m:r>
                      <w:rPr>
                        <w:rFonts w:ascii="Cambria Math" w:hAnsi="Cambria Math"/>
                        <w:lang w:val="pt-BR"/>
                      </w:rPr>
                      <m:t>S</m:t>
                    </m:r>
                  </w:ins>
                </m:sup>
              </m:sSup>
            </m:e>
          </m:d>
          <w:ins w:id="4426" w:author="The Si Tran" w:date="2012-12-06T01:49:00Z">
            <m:r>
              <m:rPr>
                <m:sty m:val="p"/>
              </m:rPr>
              <w:rPr>
                <w:rFonts w:ascii="Cambria Math" w:hAnsi="Cambria Math"/>
                <w:lang w:val="pt-BR"/>
              </w:rPr>
              <m:t>-</m:t>
            </m:r>
          </w:ins>
          <m:sSubSup>
            <m:sSubSupPr>
              <m:ctrlPr>
                <w:ins w:id="4427" w:author="The Si Tran" w:date="2012-12-06T01:49:00Z">
                  <w:rPr>
                    <w:rFonts w:ascii="Cambria Math" w:hAnsi="Cambria Math"/>
                    <w:lang w:val="pt-BR"/>
                  </w:rPr>
                </w:ins>
              </m:ctrlPr>
            </m:sSubSupPr>
            <m:e>
              <w:ins w:id="4428" w:author="The Si Tran" w:date="2012-12-06T01:51:00Z">
                <m:r>
                  <m:rPr>
                    <m:sty m:val="p"/>
                  </m:rPr>
                  <w:rPr>
                    <w:rFonts w:ascii="Cambria Math" w:hAnsi="Cambria Math"/>
                    <w:lang w:val="pt-BR"/>
                  </w:rPr>
                  <m:t>θ</m:t>
                </m:r>
              </w:ins>
            </m:e>
            <m:sub>
              <w:ins w:id="4429" w:author="The Si Tran" w:date="2012-12-06T01:49:00Z">
                <m:r>
                  <m:rPr>
                    <m:sty m:val="p"/>
                  </m:rPr>
                  <w:rPr>
                    <w:rFonts w:ascii="Cambria Math" w:hAnsi="Cambria Math"/>
                    <w:lang w:val="pt-BR"/>
                  </w:rPr>
                  <m:t>2</m:t>
                </m:r>
              </w:ins>
            </m:sub>
            <m:sup>
              <w:ins w:id="4430" w:author="The Si Tran" w:date="2012-12-06T01:49:00Z">
                <m:r>
                  <m:rPr>
                    <m:sty m:val="p"/>
                  </m:rPr>
                  <w:rPr>
                    <w:rFonts w:ascii="Cambria Math" w:hAnsi="Cambria Math"/>
                    <w:lang w:val="pt-BR"/>
                  </w:rPr>
                  <m:t>*</m:t>
                </m:r>
              </w:ins>
            </m:sup>
          </m:sSubSup>
          <m:d>
            <m:dPr>
              <m:ctrlPr>
                <w:ins w:id="4431" w:author="The Si Tran" w:date="2012-12-06T01:49:00Z">
                  <w:rPr>
                    <w:rFonts w:ascii="Cambria Math" w:hAnsi="Cambria Math"/>
                    <w:lang w:val="pt-BR"/>
                  </w:rPr>
                </w:ins>
              </m:ctrlPr>
            </m:dPr>
            <m:e>
              <m:sSup>
                <m:sSupPr>
                  <m:ctrlPr>
                    <w:ins w:id="4432" w:author="The Si Tran" w:date="2012-12-06T01:49:00Z">
                      <w:rPr>
                        <w:rFonts w:ascii="Cambria Math" w:hAnsi="Cambria Math"/>
                        <w:lang w:val="pt-BR"/>
                      </w:rPr>
                    </w:ins>
                  </m:ctrlPr>
                </m:sSupPr>
                <m:e>
                  <w:ins w:id="4433" w:author="The Si Tran" w:date="2012-12-06T01:49:00Z">
                    <m:r>
                      <w:rPr>
                        <w:rFonts w:ascii="Cambria Math" w:hAnsi="Cambria Math"/>
                        <w:lang w:val="pt-BR"/>
                      </w:rPr>
                      <m:t>B</m:t>
                    </m:r>
                  </w:ins>
                </m:e>
                <m:sup>
                  <w:ins w:id="4434" w:author="The Si Tran" w:date="2012-12-06T01:49:00Z">
                    <m:r>
                      <m:rPr>
                        <m:sty m:val="p"/>
                      </m:rPr>
                      <w:rPr>
                        <w:rFonts w:ascii="Cambria Math" w:hAnsi="Cambria Math"/>
                        <w:lang w:val="pt-BR"/>
                      </w:rPr>
                      <m:t>2</m:t>
                    </m:r>
                    <m:r>
                      <w:rPr>
                        <w:rFonts w:ascii="Cambria Math" w:hAnsi="Cambria Math"/>
                        <w:lang w:val="pt-BR"/>
                      </w:rPr>
                      <m:t>S</m:t>
                    </m:r>
                  </w:ins>
                </m:sup>
              </m:sSup>
            </m:e>
          </m:d>
          <w:ins w:id="4435" w:author="The Si Tran" w:date="2012-12-06T01:49:00Z">
            <m:r>
              <m:rPr>
                <m:sty m:val="p"/>
              </m:rPr>
              <w:rPr>
                <w:rFonts w:ascii="Cambria Math" w:hAnsi="Cambria Math"/>
                <w:lang w:val="pt-BR"/>
              </w:rPr>
              <m:t>-…-</m:t>
            </m:r>
          </w:ins>
          <m:sSubSup>
            <m:sSubSupPr>
              <m:ctrlPr>
                <w:ins w:id="4436" w:author="The Si Tran" w:date="2012-12-06T01:49:00Z">
                  <w:rPr>
                    <w:rFonts w:ascii="Cambria Math" w:hAnsi="Cambria Math"/>
                    <w:lang w:val="pt-BR"/>
                  </w:rPr>
                </w:ins>
              </m:ctrlPr>
            </m:sSubSupPr>
            <m:e>
              <w:ins w:id="4437" w:author="The Si Tran" w:date="2012-12-06T01:51:00Z">
                <m:r>
                  <m:rPr>
                    <m:sty m:val="p"/>
                  </m:rPr>
                  <w:rPr>
                    <w:rFonts w:ascii="Cambria Math" w:hAnsi="Cambria Math"/>
                    <w:lang w:val="pt-BR"/>
                  </w:rPr>
                  <m:t>θ</m:t>
                </m:r>
              </w:ins>
            </m:e>
            <m:sub>
              <w:ins w:id="4438" w:author="The Si Tran" w:date="2012-12-06T01:49:00Z">
                <m:r>
                  <w:rPr>
                    <w:rFonts w:ascii="Cambria Math" w:hAnsi="Cambria Math"/>
                    <w:lang w:val="pt-BR"/>
                  </w:rPr>
                  <m:t>P</m:t>
                </m:r>
              </w:ins>
            </m:sub>
            <m:sup>
              <w:ins w:id="4439" w:author="The Si Tran" w:date="2012-12-06T01:49:00Z">
                <m:r>
                  <m:rPr>
                    <m:sty m:val="p"/>
                  </m:rPr>
                  <w:rPr>
                    <w:rFonts w:ascii="Cambria Math" w:hAnsi="Cambria Math"/>
                    <w:lang w:val="pt-BR"/>
                  </w:rPr>
                  <m:t>*</m:t>
                </m:r>
              </w:ins>
            </m:sup>
          </m:sSubSup>
          <m:d>
            <m:dPr>
              <m:ctrlPr>
                <w:ins w:id="4440" w:author="The Si Tran" w:date="2012-12-06T01:49:00Z">
                  <w:rPr>
                    <w:rFonts w:ascii="Cambria Math" w:hAnsi="Cambria Math"/>
                    <w:lang w:val="pt-BR"/>
                  </w:rPr>
                </w:ins>
              </m:ctrlPr>
            </m:dPr>
            <m:e>
              <m:sSup>
                <m:sSupPr>
                  <m:ctrlPr>
                    <w:ins w:id="4441" w:author="The Si Tran" w:date="2012-12-06T01:49:00Z">
                      <w:rPr>
                        <w:rFonts w:ascii="Cambria Math" w:hAnsi="Cambria Math"/>
                        <w:lang w:val="pt-BR"/>
                      </w:rPr>
                    </w:ins>
                  </m:ctrlPr>
                </m:sSupPr>
                <m:e>
                  <w:ins w:id="4442" w:author="The Si Tran" w:date="2012-12-06T01:49:00Z">
                    <m:r>
                      <w:rPr>
                        <w:rFonts w:ascii="Cambria Math" w:hAnsi="Cambria Math"/>
                        <w:lang w:val="pt-BR"/>
                      </w:rPr>
                      <m:t>B</m:t>
                    </m:r>
                  </w:ins>
                </m:e>
                <m:sup>
                  <w:ins w:id="4443"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444" w:author="The Si Tran" w:date="2012-12-06T01:51:00Z"/>
          <w:lang w:val="pt-BR"/>
          <w:rPrChange w:id="4445" w:author="The Si Tran" w:date="2012-12-05T23:02:00Z">
            <w:rPr>
              <w:del w:id="4446" w:author="The Si Tran" w:date="2012-12-06T01:51:00Z"/>
              <w:sz w:val="28"/>
              <w:szCs w:val="28"/>
              <w:lang w:val="pt-BR"/>
            </w:rPr>
          </w:rPrChange>
        </w:rPr>
        <w:pPrChange w:id="4447" w:author="The Si Tran" w:date="2012-12-16T10:35:00Z">
          <w:pPr>
            <w:ind w:firstLine="540"/>
          </w:pPr>
        </w:pPrChange>
      </w:pPr>
      <w:del w:id="4448" w:author="The Si Tran" w:date="2012-12-06T01:51:00Z">
        <w:r w:rsidRPr="00AF1345" w:rsidDel="007850C8">
          <w:rPr>
            <w:position w:val="-12"/>
            <w:lang w:val="pt-BR"/>
          </w:rPr>
          <w:object w:dxaOrig="3600" w:dyaOrig="380" w14:anchorId="7B337824">
            <v:shape id="_x0000_i1094" type="#_x0000_t75" style="width:237.3pt;height:21.3pt" o:ole="">
              <v:imagedata r:id="rId155" o:title=""/>
            </v:shape>
            <o:OLEObject Type="Embed" ProgID="Equation.DSMT4" ShapeID="_x0000_i1094" DrawAspect="Content" ObjectID="_1417211231" r:id="rId156"/>
          </w:object>
        </w:r>
        <w:r w:rsidRPr="0049233F" w:rsidDel="007850C8">
          <w:rPr>
            <w:lang w:val="pt-BR"/>
            <w:rPrChange w:id="4449"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450" w:author="The Si Tran" w:date="2012-12-05T23:02:00Z">
            <w:rPr>
              <w:sz w:val="28"/>
              <w:szCs w:val="28"/>
              <w:lang w:val="pt-BR"/>
            </w:rPr>
          </w:rPrChange>
        </w:rPr>
        <w:pPrChange w:id="4451" w:author="The Si Tran" w:date="2012-12-16T10:35:00Z">
          <w:pPr>
            <w:ind w:firstLine="540"/>
          </w:pPr>
        </w:pPrChange>
      </w:pPr>
      <w:del w:id="4452" w:author="The Si Tran" w:date="2012-12-06T01:51:00Z">
        <w:r w:rsidRPr="00AF1345" w:rsidDel="007850C8">
          <w:rPr>
            <w:position w:val="-14"/>
            <w:lang w:val="pt-BR"/>
          </w:rPr>
          <w:object w:dxaOrig="3620" w:dyaOrig="400" w14:anchorId="0094FDCF">
            <v:shape id="_x0000_i1095" type="#_x0000_t75" style="width:237.3pt;height:21.3pt" o:ole="">
              <v:imagedata r:id="rId157" o:title=""/>
            </v:shape>
            <o:OLEObject Type="Embed" ProgID="Equation.DSMT4" ShapeID="_x0000_i1095" DrawAspect="Content" ObjectID="_1417211232" r:id="rId158"/>
          </w:object>
        </w:r>
      </w:del>
    </w:p>
    <w:p w14:paraId="7F65AF49" w14:textId="77777777" w:rsidR="006A21F7" w:rsidRPr="0049233F" w:rsidRDefault="006A21F7">
      <w:pPr>
        <w:rPr>
          <w:lang w:val="pt-BR"/>
          <w:rPrChange w:id="4453" w:author="The Si Tran" w:date="2012-12-05T23:02:00Z">
            <w:rPr>
              <w:sz w:val="28"/>
              <w:szCs w:val="28"/>
              <w:lang w:val="pt-BR"/>
            </w:rPr>
          </w:rPrChange>
        </w:rPr>
        <w:pPrChange w:id="4454" w:author="The Si Tran" w:date="2012-12-15T08:16:00Z">
          <w:pPr>
            <w:ind w:firstLine="540"/>
          </w:pPr>
        </w:pPrChange>
      </w:pPr>
      <w:r w:rsidRPr="0049233F">
        <w:rPr>
          <w:lang w:val="pt-BR"/>
          <w:rPrChange w:id="4455"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456" w:author="The Si Tran" w:date="2012-12-10T20:40:00Z"/>
          <w:sz w:val="26"/>
          <w:szCs w:val="26"/>
          <w:lang w:val="pt-BR"/>
          <w:rPrChange w:id="4457" w:author="The Si Tran" w:date="2012-12-05T23:02:00Z">
            <w:rPr>
              <w:del w:id="4458" w:author="The Si Tran" w:date="2012-12-10T20:40:00Z"/>
              <w:lang w:val="pt-BR"/>
            </w:rPr>
          </w:rPrChange>
        </w:rPr>
      </w:pPr>
      <w:bookmarkStart w:id="4459" w:name="_Toc312142555"/>
      <w:del w:id="4460"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461" w:name="_Toc343083584"/>
        <w:bookmarkStart w:id="4462" w:name="_Toc343083798"/>
        <w:bookmarkStart w:id="4463" w:name="_Toc343084009"/>
        <w:bookmarkStart w:id="4464" w:name="_Toc343220768"/>
        <w:bookmarkStart w:id="4465" w:name="_Toc343232272"/>
        <w:bookmarkStart w:id="4466" w:name="_Toc343232685"/>
        <w:bookmarkStart w:id="4467" w:name="_Toc343232970"/>
        <w:bookmarkStart w:id="4468" w:name="_Toc343415475"/>
        <w:bookmarkStart w:id="4469" w:name="_Toc343415771"/>
        <w:bookmarkStart w:id="4470" w:name="_Toc343452430"/>
        <w:bookmarkStart w:id="4471" w:name="_Toc343461220"/>
        <w:bookmarkEnd w:id="4459"/>
        <w:bookmarkEnd w:id="4461"/>
        <w:bookmarkEnd w:id="4462"/>
        <w:bookmarkEnd w:id="4463"/>
        <w:bookmarkEnd w:id="4464"/>
        <w:bookmarkEnd w:id="4465"/>
        <w:bookmarkEnd w:id="4466"/>
        <w:bookmarkEnd w:id="4467"/>
        <w:bookmarkEnd w:id="4468"/>
        <w:bookmarkEnd w:id="4469"/>
        <w:bookmarkEnd w:id="4470"/>
        <w:bookmarkEnd w:id="4471"/>
      </w:del>
    </w:p>
    <w:p w14:paraId="2C41ADFC" w14:textId="77777777" w:rsidR="006A21F7" w:rsidRPr="0049233F" w:rsidDel="00677FF8" w:rsidRDefault="006A21F7" w:rsidP="006A21F7">
      <w:pPr>
        <w:ind w:firstLine="540"/>
        <w:rPr>
          <w:del w:id="4472" w:author="The Si Tran" w:date="2012-12-10T20:40:00Z"/>
          <w:szCs w:val="26"/>
          <w:lang w:val="pt-BR"/>
          <w:rPrChange w:id="4473" w:author="The Si Tran" w:date="2012-12-05T23:02:00Z">
            <w:rPr>
              <w:del w:id="4474" w:author="The Si Tran" w:date="2012-12-10T20:40:00Z"/>
              <w:sz w:val="28"/>
              <w:szCs w:val="28"/>
              <w:lang w:val="pt-BR"/>
            </w:rPr>
          </w:rPrChange>
        </w:rPr>
      </w:pPr>
      <w:del w:id="4475" w:author="The Si Tran" w:date="2012-12-10T20:40:00Z">
        <w:r w:rsidRPr="0049233F" w:rsidDel="00677FF8">
          <w:rPr>
            <w:szCs w:val="26"/>
            <w:lang w:val="pt-BR"/>
            <w:rPrChange w:id="4476"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477" w:name="_Toc343083585"/>
        <w:bookmarkStart w:id="4478" w:name="_Toc343083799"/>
        <w:bookmarkStart w:id="4479" w:name="_Toc343084010"/>
        <w:bookmarkStart w:id="4480" w:name="_Toc343220769"/>
        <w:bookmarkStart w:id="4481" w:name="_Toc343232273"/>
        <w:bookmarkStart w:id="4482" w:name="_Toc343232686"/>
        <w:bookmarkStart w:id="4483" w:name="_Toc343232971"/>
        <w:bookmarkStart w:id="4484" w:name="_Toc343415476"/>
        <w:bookmarkStart w:id="4485" w:name="_Toc343415772"/>
        <w:bookmarkStart w:id="4486" w:name="_Toc343452431"/>
        <w:bookmarkStart w:id="4487" w:name="_Toc343461221"/>
        <w:bookmarkEnd w:id="4477"/>
        <w:bookmarkEnd w:id="4478"/>
        <w:bookmarkEnd w:id="4479"/>
        <w:bookmarkEnd w:id="4480"/>
        <w:bookmarkEnd w:id="4481"/>
        <w:bookmarkEnd w:id="4482"/>
        <w:bookmarkEnd w:id="4483"/>
        <w:bookmarkEnd w:id="4484"/>
        <w:bookmarkEnd w:id="4485"/>
        <w:bookmarkEnd w:id="4486"/>
        <w:bookmarkEnd w:id="4487"/>
      </w:del>
    </w:p>
    <w:p w14:paraId="6EBC6AFF" w14:textId="77777777" w:rsidR="006A21F7" w:rsidRPr="0049233F" w:rsidDel="00677FF8" w:rsidRDefault="006A21F7" w:rsidP="006A21F7">
      <w:pPr>
        <w:ind w:firstLine="540"/>
        <w:rPr>
          <w:del w:id="4488" w:author="The Si Tran" w:date="2012-12-10T20:40:00Z"/>
          <w:szCs w:val="26"/>
          <w:lang w:val="pt-BR"/>
          <w:rPrChange w:id="4489" w:author="The Si Tran" w:date="2012-12-05T23:02:00Z">
            <w:rPr>
              <w:del w:id="4490" w:author="The Si Tran" w:date="2012-12-10T20:40:00Z"/>
              <w:sz w:val="28"/>
              <w:szCs w:val="28"/>
              <w:lang w:val="pt-BR"/>
            </w:rPr>
          </w:rPrChange>
        </w:rPr>
      </w:pPr>
      <w:del w:id="4491" w:author="The Si Tran" w:date="2012-12-10T20:40:00Z">
        <w:r w:rsidRPr="0049233F" w:rsidDel="00677FF8">
          <w:rPr>
            <w:noProof/>
            <w:szCs w:val="26"/>
            <w:rPrChange w:id="4492">
              <w:rPr>
                <w:noProof/>
                <w:sz w:val="28"/>
                <w:szCs w:val="28"/>
              </w:rPr>
            </w:rPrChange>
          </w:rPr>
          <w:drawing>
            <wp:inline distT="0" distB="0" distL="0" distR="0" wp14:anchorId="6ED9A412" wp14:editId="2FE41344">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493" w:name="_Toc343083586"/>
        <w:bookmarkStart w:id="4494" w:name="_Toc343083800"/>
        <w:bookmarkStart w:id="4495" w:name="_Toc343084011"/>
        <w:bookmarkStart w:id="4496" w:name="_Toc343220770"/>
        <w:bookmarkStart w:id="4497" w:name="_Toc343232274"/>
        <w:bookmarkStart w:id="4498" w:name="_Toc343232687"/>
        <w:bookmarkStart w:id="4499" w:name="_Toc343232972"/>
        <w:bookmarkStart w:id="4500" w:name="_Toc343415477"/>
        <w:bookmarkStart w:id="4501" w:name="_Toc343415773"/>
        <w:bookmarkStart w:id="4502" w:name="_Toc343452432"/>
        <w:bookmarkStart w:id="4503" w:name="_Toc343461222"/>
        <w:bookmarkEnd w:id="4493"/>
        <w:bookmarkEnd w:id="4494"/>
        <w:bookmarkEnd w:id="4495"/>
        <w:bookmarkEnd w:id="4496"/>
        <w:bookmarkEnd w:id="4497"/>
        <w:bookmarkEnd w:id="4498"/>
        <w:bookmarkEnd w:id="4499"/>
        <w:bookmarkEnd w:id="4500"/>
        <w:bookmarkEnd w:id="4501"/>
        <w:bookmarkEnd w:id="4502"/>
        <w:bookmarkEnd w:id="4503"/>
      </w:del>
    </w:p>
    <w:p w14:paraId="4D61994B" w14:textId="77777777" w:rsidR="006A21F7" w:rsidRPr="0049233F" w:rsidDel="00677FF8" w:rsidRDefault="006A21F7" w:rsidP="006A21F7">
      <w:pPr>
        <w:pStyle w:val="Caption"/>
        <w:rPr>
          <w:del w:id="4504" w:author="The Si Tran" w:date="2012-12-10T20:40:00Z"/>
          <w:sz w:val="26"/>
          <w:szCs w:val="26"/>
          <w:lang w:val="pt-BR"/>
          <w:rPrChange w:id="4505" w:author="The Si Tran" w:date="2012-12-05T23:02:00Z">
            <w:rPr>
              <w:del w:id="4506" w:author="The Si Tran" w:date="2012-12-10T20:40:00Z"/>
              <w:sz w:val="28"/>
              <w:szCs w:val="28"/>
              <w:lang w:val="pt-BR"/>
            </w:rPr>
          </w:rPrChange>
        </w:rPr>
      </w:pPr>
      <w:del w:id="4507" w:author="The Si Tran" w:date="2012-12-10T20:40:00Z">
        <w:r w:rsidRPr="0049233F" w:rsidDel="00677FF8">
          <w:rPr>
            <w:b w:val="0"/>
            <w:bCs w:val="0"/>
            <w:sz w:val="26"/>
            <w:szCs w:val="26"/>
            <w:lang w:val="pt-BR"/>
            <w:rPrChange w:id="4508" w:author="The Si Tran" w:date="2012-12-05T23:02:00Z">
              <w:rPr>
                <w:b w:val="0"/>
                <w:bCs w:val="0"/>
                <w:sz w:val="28"/>
                <w:szCs w:val="28"/>
                <w:lang w:val="pt-BR"/>
              </w:rPr>
            </w:rPrChange>
          </w:rPr>
          <w:tab/>
        </w:r>
        <w:r w:rsidRPr="0049233F" w:rsidDel="00677FF8">
          <w:rPr>
            <w:b w:val="0"/>
            <w:bCs w:val="0"/>
            <w:sz w:val="26"/>
            <w:szCs w:val="26"/>
            <w:lang w:val="pt-BR"/>
            <w:rPrChange w:id="4509" w:author="The Si Tran" w:date="2012-12-05T23:02:00Z">
              <w:rPr>
                <w:b w:val="0"/>
                <w:bCs w:val="0"/>
                <w:sz w:val="28"/>
                <w:szCs w:val="28"/>
                <w:lang w:val="pt-BR"/>
              </w:rPr>
            </w:rPrChange>
          </w:rPr>
          <w:tab/>
        </w:r>
        <w:bookmarkStart w:id="4510" w:name="_Toc312142084"/>
        <w:r w:rsidRPr="0049233F" w:rsidDel="00677FF8">
          <w:rPr>
            <w:b w:val="0"/>
            <w:bCs w:val="0"/>
            <w:sz w:val="26"/>
            <w:szCs w:val="26"/>
            <w:lang w:val="pt-BR"/>
            <w:rPrChange w:id="4511" w:author="The Si Tran" w:date="2012-12-05T23:02:00Z">
              <w:rPr>
                <w:b w:val="0"/>
                <w:bCs w:val="0"/>
                <w:sz w:val="28"/>
                <w:szCs w:val="28"/>
                <w:lang w:val="pt-BR"/>
              </w:rPr>
            </w:rPrChange>
          </w:rPr>
          <w:delText xml:space="preserve">Hình </w:delText>
        </w:r>
        <w:r w:rsidRPr="0049233F" w:rsidDel="00677FF8">
          <w:rPr>
            <w:b w:val="0"/>
            <w:bCs w:val="0"/>
            <w:sz w:val="26"/>
            <w:szCs w:val="26"/>
            <w:rPrChange w:id="4512" w:author="The Si Tran" w:date="2012-12-05T23:02:00Z">
              <w:rPr>
                <w:b w:val="0"/>
                <w:bCs w:val="0"/>
                <w:sz w:val="28"/>
                <w:szCs w:val="28"/>
              </w:rPr>
            </w:rPrChange>
          </w:rPr>
          <w:fldChar w:fldCharType="begin"/>
        </w:r>
        <w:r w:rsidRPr="0049233F" w:rsidDel="00677FF8">
          <w:rPr>
            <w:b w:val="0"/>
            <w:bCs w:val="0"/>
            <w:sz w:val="26"/>
            <w:szCs w:val="26"/>
            <w:lang w:val="pt-BR"/>
            <w:rPrChange w:id="4513"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514" w:author="The Si Tran" w:date="2012-12-05T23:02:00Z">
              <w:rPr>
                <w:b w:val="0"/>
                <w:bCs w:val="0"/>
                <w:sz w:val="28"/>
                <w:szCs w:val="28"/>
              </w:rPr>
            </w:rPrChange>
          </w:rPr>
          <w:fldChar w:fldCharType="separate"/>
        </w:r>
        <w:r w:rsidRPr="0049233F" w:rsidDel="00677FF8">
          <w:rPr>
            <w:b w:val="0"/>
            <w:bCs w:val="0"/>
            <w:noProof/>
            <w:sz w:val="26"/>
            <w:szCs w:val="26"/>
            <w:lang w:val="pt-BR"/>
            <w:rPrChange w:id="4515" w:author="The Si Tran" w:date="2012-12-05T23:02:00Z">
              <w:rPr>
                <w:b w:val="0"/>
                <w:bCs w:val="0"/>
                <w:noProof/>
                <w:sz w:val="28"/>
                <w:szCs w:val="28"/>
                <w:lang w:val="pt-BR"/>
              </w:rPr>
            </w:rPrChange>
          </w:rPr>
          <w:delText>10</w:delText>
        </w:r>
        <w:r w:rsidRPr="0049233F" w:rsidDel="00677FF8">
          <w:rPr>
            <w:b w:val="0"/>
            <w:bCs w:val="0"/>
            <w:sz w:val="26"/>
            <w:szCs w:val="26"/>
            <w:rPrChange w:id="4516" w:author="The Si Tran" w:date="2012-12-05T23:02:00Z">
              <w:rPr>
                <w:b w:val="0"/>
                <w:bCs w:val="0"/>
                <w:sz w:val="28"/>
                <w:szCs w:val="28"/>
              </w:rPr>
            </w:rPrChange>
          </w:rPr>
          <w:fldChar w:fldCharType="end"/>
        </w:r>
        <w:r w:rsidRPr="0049233F" w:rsidDel="00677FF8">
          <w:rPr>
            <w:b w:val="0"/>
            <w:bCs w:val="0"/>
            <w:sz w:val="26"/>
            <w:szCs w:val="26"/>
            <w:lang w:val="pt-BR"/>
            <w:rPrChange w:id="4517" w:author="The Si Tran" w:date="2012-12-05T23:02:00Z">
              <w:rPr>
                <w:b w:val="0"/>
                <w:bCs w:val="0"/>
                <w:sz w:val="28"/>
                <w:szCs w:val="28"/>
                <w:lang w:val="pt-BR"/>
              </w:rPr>
            </w:rPrChange>
          </w:rPr>
          <w:delText xml:space="preserve"> Các bước xây dựng mô hình ARIMA</w:delText>
        </w:r>
        <w:bookmarkStart w:id="4518" w:name="_Toc343083587"/>
        <w:bookmarkStart w:id="4519" w:name="_Toc343083801"/>
        <w:bookmarkStart w:id="4520" w:name="_Toc343084012"/>
        <w:bookmarkStart w:id="4521" w:name="_Toc343220771"/>
        <w:bookmarkStart w:id="4522" w:name="_Toc343232275"/>
        <w:bookmarkStart w:id="4523" w:name="_Toc343232688"/>
        <w:bookmarkStart w:id="4524" w:name="_Toc343232973"/>
        <w:bookmarkStart w:id="4525" w:name="_Toc343415478"/>
        <w:bookmarkStart w:id="4526" w:name="_Toc343415774"/>
        <w:bookmarkStart w:id="4527" w:name="_Toc343452433"/>
        <w:bookmarkStart w:id="4528" w:name="_Toc343461223"/>
        <w:bookmarkEnd w:id="4510"/>
        <w:bookmarkEnd w:id="4518"/>
        <w:bookmarkEnd w:id="4519"/>
        <w:bookmarkEnd w:id="4520"/>
        <w:bookmarkEnd w:id="4521"/>
        <w:bookmarkEnd w:id="4522"/>
        <w:bookmarkEnd w:id="4523"/>
        <w:bookmarkEnd w:id="4524"/>
        <w:bookmarkEnd w:id="4525"/>
        <w:bookmarkEnd w:id="4526"/>
        <w:bookmarkEnd w:id="4527"/>
        <w:bookmarkEnd w:id="4528"/>
      </w:del>
    </w:p>
    <w:p w14:paraId="3442B860" w14:textId="77777777" w:rsidR="006A21F7" w:rsidRPr="0049233F" w:rsidDel="00677FF8" w:rsidRDefault="006A21F7" w:rsidP="006A21F7">
      <w:pPr>
        <w:ind w:firstLine="540"/>
        <w:rPr>
          <w:del w:id="4529" w:author="The Si Tran" w:date="2012-12-10T20:40:00Z"/>
          <w:b/>
          <w:szCs w:val="26"/>
          <w:lang w:val="pt-BR"/>
          <w:rPrChange w:id="4530" w:author="The Si Tran" w:date="2012-12-05T23:02:00Z">
            <w:rPr>
              <w:del w:id="4531" w:author="The Si Tran" w:date="2012-12-10T20:40:00Z"/>
              <w:b/>
              <w:sz w:val="28"/>
              <w:szCs w:val="28"/>
              <w:lang w:val="pt-BR"/>
            </w:rPr>
          </w:rPrChange>
        </w:rPr>
      </w:pPr>
      <w:del w:id="4532" w:author="The Si Tran" w:date="2012-12-10T20:40:00Z">
        <w:r w:rsidRPr="0049233F" w:rsidDel="00677FF8">
          <w:rPr>
            <w:b/>
            <w:szCs w:val="26"/>
            <w:lang w:val="pt-BR"/>
            <w:rPrChange w:id="4533" w:author="The Si Tran" w:date="2012-12-05T23:02:00Z">
              <w:rPr>
                <w:b/>
                <w:sz w:val="28"/>
                <w:szCs w:val="28"/>
                <w:lang w:val="pt-BR"/>
              </w:rPr>
            </w:rPrChange>
          </w:rPr>
          <w:delText>Bước 1: Xác định mô hình dự tuyển</w:delText>
        </w:r>
        <w:bookmarkStart w:id="4534" w:name="_Toc343083588"/>
        <w:bookmarkStart w:id="4535" w:name="_Toc343083802"/>
        <w:bookmarkStart w:id="4536" w:name="_Toc343084013"/>
        <w:bookmarkStart w:id="4537" w:name="_Toc343220772"/>
        <w:bookmarkStart w:id="4538" w:name="_Toc343232276"/>
        <w:bookmarkStart w:id="4539" w:name="_Toc343232689"/>
        <w:bookmarkStart w:id="4540" w:name="_Toc343232974"/>
        <w:bookmarkStart w:id="4541" w:name="_Toc343415479"/>
        <w:bookmarkStart w:id="4542" w:name="_Toc343415775"/>
        <w:bookmarkStart w:id="4543" w:name="_Toc343452434"/>
        <w:bookmarkStart w:id="4544" w:name="_Toc343461224"/>
        <w:bookmarkEnd w:id="4534"/>
        <w:bookmarkEnd w:id="4535"/>
        <w:bookmarkEnd w:id="4536"/>
        <w:bookmarkEnd w:id="4537"/>
        <w:bookmarkEnd w:id="4538"/>
        <w:bookmarkEnd w:id="4539"/>
        <w:bookmarkEnd w:id="4540"/>
        <w:bookmarkEnd w:id="4541"/>
        <w:bookmarkEnd w:id="4542"/>
        <w:bookmarkEnd w:id="4543"/>
        <w:bookmarkEnd w:id="4544"/>
      </w:del>
    </w:p>
    <w:p w14:paraId="7EA80473" w14:textId="77777777" w:rsidR="006A21F7" w:rsidRPr="0049233F" w:rsidDel="00677FF8" w:rsidRDefault="006A21F7" w:rsidP="006A21F7">
      <w:pPr>
        <w:ind w:firstLine="540"/>
        <w:rPr>
          <w:del w:id="4545" w:author="The Si Tran" w:date="2012-12-10T20:40:00Z"/>
          <w:szCs w:val="26"/>
          <w:lang w:val="pt-BR"/>
          <w:rPrChange w:id="4546" w:author="The Si Tran" w:date="2012-12-05T23:02:00Z">
            <w:rPr>
              <w:del w:id="4547" w:author="The Si Tran" w:date="2012-12-10T20:40:00Z"/>
              <w:sz w:val="28"/>
              <w:szCs w:val="28"/>
              <w:lang w:val="pt-BR"/>
            </w:rPr>
          </w:rPrChange>
        </w:rPr>
      </w:pPr>
      <w:del w:id="4548" w:author="The Si Tran" w:date="2012-12-10T20:40:00Z">
        <w:r w:rsidRPr="0049233F" w:rsidDel="00677FF8">
          <w:rPr>
            <w:szCs w:val="26"/>
            <w:lang w:val="pt-BR"/>
            <w:rPrChange w:id="4549"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550" w:author="The Si Tran" w:date="2012-12-05T23:02:00Z">
              <w:rPr>
                <w:i/>
                <w:sz w:val="28"/>
                <w:szCs w:val="28"/>
                <w:lang w:val="pt-BR"/>
              </w:rPr>
            </w:rPrChange>
          </w:rPr>
          <w:delText>plot()</w:delText>
        </w:r>
        <w:r w:rsidRPr="0049233F" w:rsidDel="00677FF8">
          <w:rPr>
            <w:szCs w:val="26"/>
            <w:lang w:val="pt-BR"/>
            <w:rPrChange w:id="4551" w:author="The Si Tran" w:date="2012-12-05T23:02:00Z">
              <w:rPr>
                <w:sz w:val="28"/>
                <w:szCs w:val="28"/>
                <w:lang w:val="pt-BR"/>
              </w:rPr>
            </w:rPrChange>
          </w:rPr>
          <w:delText xml:space="preserve"> và </w:delText>
        </w:r>
        <w:r w:rsidRPr="0049233F" w:rsidDel="00677FF8">
          <w:rPr>
            <w:i/>
            <w:szCs w:val="26"/>
            <w:lang w:val="pt-BR"/>
            <w:rPrChange w:id="4552" w:author="The Si Tran" w:date="2012-12-05T23:02:00Z">
              <w:rPr>
                <w:i/>
                <w:sz w:val="28"/>
                <w:szCs w:val="28"/>
                <w:lang w:val="pt-BR"/>
              </w:rPr>
            </w:rPrChange>
          </w:rPr>
          <w:delText xml:space="preserve">acf() </w:delText>
        </w:r>
        <w:r w:rsidRPr="0049233F" w:rsidDel="00677FF8">
          <w:rPr>
            <w:szCs w:val="26"/>
            <w:lang w:val="pt-BR"/>
            <w:rPrChange w:id="4553"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554" w:name="_Toc343083589"/>
        <w:bookmarkStart w:id="4555" w:name="_Toc343083803"/>
        <w:bookmarkStart w:id="4556" w:name="_Toc343084014"/>
        <w:bookmarkStart w:id="4557" w:name="_Toc343220773"/>
        <w:bookmarkStart w:id="4558" w:name="_Toc343232277"/>
        <w:bookmarkStart w:id="4559" w:name="_Toc343232690"/>
        <w:bookmarkStart w:id="4560" w:name="_Toc343232975"/>
        <w:bookmarkStart w:id="4561" w:name="_Toc343415480"/>
        <w:bookmarkStart w:id="4562" w:name="_Toc343415776"/>
        <w:bookmarkStart w:id="4563" w:name="_Toc343452435"/>
        <w:bookmarkStart w:id="4564" w:name="_Toc343461225"/>
        <w:bookmarkEnd w:id="4554"/>
        <w:bookmarkEnd w:id="4555"/>
        <w:bookmarkEnd w:id="4556"/>
        <w:bookmarkEnd w:id="4557"/>
        <w:bookmarkEnd w:id="4558"/>
        <w:bookmarkEnd w:id="4559"/>
        <w:bookmarkEnd w:id="4560"/>
        <w:bookmarkEnd w:id="4561"/>
        <w:bookmarkEnd w:id="4562"/>
        <w:bookmarkEnd w:id="4563"/>
        <w:bookmarkEnd w:id="4564"/>
      </w:del>
    </w:p>
    <w:p w14:paraId="0EBFBE38" w14:textId="77777777" w:rsidR="006A21F7" w:rsidRPr="0049233F" w:rsidDel="00677FF8" w:rsidRDefault="006A21F7" w:rsidP="006A21F7">
      <w:pPr>
        <w:ind w:firstLine="540"/>
        <w:rPr>
          <w:del w:id="4565" w:author="The Si Tran" w:date="2012-12-10T20:40:00Z"/>
          <w:b/>
          <w:szCs w:val="26"/>
          <w:lang w:val="pt-BR"/>
          <w:rPrChange w:id="4566" w:author="The Si Tran" w:date="2012-12-05T23:02:00Z">
            <w:rPr>
              <w:del w:id="4567" w:author="The Si Tran" w:date="2012-12-10T20:40:00Z"/>
              <w:b/>
              <w:sz w:val="28"/>
              <w:szCs w:val="28"/>
              <w:lang w:val="pt-BR"/>
            </w:rPr>
          </w:rPrChange>
        </w:rPr>
      </w:pPr>
      <w:del w:id="4568" w:author="The Si Tran" w:date="2012-12-10T20:40:00Z">
        <w:r w:rsidRPr="0049233F" w:rsidDel="00677FF8">
          <w:rPr>
            <w:b/>
            <w:szCs w:val="26"/>
            <w:lang w:val="pt-BR"/>
            <w:rPrChange w:id="4569" w:author="The Si Tran" w:date="2012-12-05T23:02:00Z">
              <w:rPr>
                <w:b/>
                <w:sz w:val="28"/>
                <w:szCs w:val="28"/>
                <w:lang w:val="pt-BR"/>
              </w:rPr>
            </w:rPrChange>
          </w:rPr>
          <w:delText>Bước 2: Ước lượng mô hình</w:delText>
        </w:r>
        <w:bookmarkStart w:id="4570" w:name="_Toc343083590"/>
        <w:bookmarkStart w:id="4571" w:name="_Toc343083804"/>
        <w:bookmarkStart w:id="4572" w:name="_Toc343084015"/>
        <w:bookmarkStart w:id="4573" w:name="_Toc343220774"/>
        <w:bookmarkStart w:id="4574" w:name="_Toc343232278"/>
        <w:bookmarkStart w:id="4575" w:name="_Toc343232691"/>
        <w:bookmarkStart w:id="4576" w:name="_Toc343232976"/>
        <w:bookmarkStart w:id="4577" w:name="_Toc343415481"/>
        <w:bookmarkStart w:id="4578" w:name="_Toc343415777"/>
        <w:bookmarkStart w:id="4579" w:name="_Toc343452436"/>
        <w:bookmarkStart w:id="4580" w:name="_Toc343461226"/>
        <w:bookmarkEnd w:id="4570"/>
        <w:bookmarkEnd w:id="4571"/>
        <w:bookmarkEnd w:id="4572"/>
        <w:bookmarkEnd w:id="4573"/>
        <w:bookmarkEnd w:id="4574"/>
        <w:bookmarkEnd w:id="4575"/>
        <w:bookmarkEnd w:id="4576"/>
        <w:bookmarkEnd w:id="4577"/>
        <w:bookmarkEnd w:id="4578"/>
        <w:bookmarkEnd w:id="4579"/>
        <w:bookmarkEnd w:id="4580"/>
      </w:del>
    </w:p>
    <w:p w14:paraId="6CF1295B" w14:textId="77777777" w:rsidR="006A21F7" w:rsidRPr="0049233F" w:rsidDel="00677FF8" w:rsidRDefault="006A21F7" w:rsidP="006A21F7">
      <w:pPr>
        <w:ind w:firstLine="540"/>
        <w:rPr>
          <w:del w:id="4581" w:author="The Si Tran" w:date="2012-12-10T20:40:00Z"/>
          <w:szCs w:val="26"/>
          <w:lang w:val="pt-BR"/>
          <w:rPrChange w:id="4582" w:author="The Si Tran" w:date="2012-12-05T23:02:00Z">
            <w:rPr>
              <w:del w:id="4583" w:author="The Si Tran" w:date="2012-12-10T20:40:00Z"/>
              <w:sz w:val="28"/>
              <w:szCs w:val="28"/>
              <w:lang w:val="pt-BR"/>
            </w:rPr>
          </w:rPrChange>
        </w:rPr>
      </w:pPr>
      <w:del w:id="4584" w:author="The Si Tran" w:date="2012-12-10T20:40:00Z">
        <w:r w:rsidRPr="0049233F" w:rsidDel="00677FF8">
          <w:rPr>
            <w:szCs w:val="26"/>
            <w:lang w:val="pt-BR"/>
            <w:rPrChange w:id="4585"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586" w:author="The Si Tran" w:date="2012-12-05T23:02:00Z">
              <w:rPr>
                <w:i/>
                <w:sz w:val="28"/>
                <w:szCs w:val="28"/>
                <w:lang w:val="pt-BR"/>
              </w:rPr>
            </w:rPrChange>
          </w:rPr>
          <w:delText xml:space="preserve">arima() </w:delText>
        </w:r>
        <w:r w:rsidRPr="0049233F" w:rsidDel="00677FF8">
          <w:rPr>
            <w:szCs w:val="26"/>
            <w:lang w:val="pt-BR"/>
            <w:rPrChange w:id="4587" w:author="The Si Tran" w:date="2012-12-05T23:02:00Z">
              <w:rPr>
                <w:sz w:val="28"/>
                <w:szCs w:val="28"/>
                <w:lang w:val="pt-BR"/>
              </w:rPr>
            </w:rPrChange>
          </w:rPr>
          <w:delText>nhận thông số là chuỗi thời gian và bậc của mô hình để ước lượng mô hình.</w:delText>
        </w:r>
        <w:bookmarkStart w:id="4588" w:name="_Toc343083591"/>
        <w:bookmarkStart w:id="4589" w:name="_Toc343083805"/>
        <w:bookmarkStart w:id="4590" w:name="_Toc343084016"/>
        <w:bookmarkStart w:id="4591" w:name="_Toc343220775"/>
        <w:bookmarkStart w:id="4592" w:name="_Toc343232279"/>
        <w:bookmarkStart w:id="4593" w:name="_Toc343232692"/>
        <w:bookmarkStart w:id="4594" w:name="_Toc343232977"/>
        <w:bookmarkStart w:id="4595" w:name="_Toc343415482"/>
        <w:bookmarkStart w:id="4596" w:name="_Toc343415778"/>
        <w:bookmarkStart w:id="4597" w:name="_Toc343452437"/>
        <w:bookmarkStart w:id="4598" w:name="_Toc343461227"/>
        <w:bookmarkEnd w:id="4588"/>
        <w:bookmarkEnd w:id="4589"/>
        <w:bookmarkEnd w:id="4590"/>
        <w:bookmarkEnd w:id="4591"/>
        <w:bookmarkEnd w:id="4592"/>
        <w:bookmarkEnd w:id="4593"/>
        <w:bookmarkEnd w:id="4594"/>
        <w:bookmarkEnd w:id="4595"/>
        <w:bookmarkEnd w:id="4596"/>
        <w:bookmarkEnd w:id="4597"/>
        <w:bookmarkEnd w:id="4598"/>
      </w:del>
    </w:p>
    <w:p w14:paraId="7ACC7F0B" w14:textId="77777777" w:rsidR="006A21F7" w:rsidRPr="0049233F" w:rsidDel="00677FF8" w:rsidRDefault="006A21F7" w:rsidP="006A21F7">
      <w:pPr>
        <w:ind w:firstLine="540"/>
        <w:rPr>
          <w:del w:id="4599" w:author="The Si Tran" w:date="2012-12-10T20:40:00Z"/>
          <w:b/>
          <w:szCs w:val="26"/>
          <w:lang w:val="pt-BR"/>
          <w:rPrChange w:id="4600" w:author="The Si Tran" w:date="2012-12-05T23:02:00Z">
            <w:rPr>
              <w:del w:id="4601" w:author="The Si Tran" w:date="2012-12-10T20:40:00Z"/>
              <w:b/>
              <w:sz w:val="28"/>
              <w:szCs w:val="28"/>
              <w:lang w:val="pt-BR"/>
            </w:rPr>
          </w:rPrChange>
        </w:rPr>
      </w:pPr>
      <w:del w:id="4602" w:author="The Si Tran" w:date="2012-12-10T20:40:00Z">
        <w:r w:rsidRPr="0049233F" w:rsidDel="00677FF8">
          <w:rPr>
            <w:b/>
            <w:szCs w:val="26"/>
            <w:lang w:val="pt-BR"/>
            <w:rPrChange w:id="4603" w:author="The Si Tran" w:date="2012-12-05T23:02:00Z">
              <w:rPr>
                <w:b/>
                <w:sz w:val="28"/>
                <w:szCs w:val="28"/>
                <w:lang w:val="pt-BR"/>
              </w:rPr>
            </w:rPrChange>
          </w:rPr>
          <w:delText>Bước 3: Kiểm tra mô hình</w:delText>
        </w:r>
        <w:bookmarkStart w:id="4604" w:name="_Toc343083592"/>
        <w:bookmarkStart w:id="4605" w:name="_Toc343083806"/>
        <w:bookmarkStart w:id="4606" w:name="_Toc343084017"/>
        <w:bookmarkStart w:id="4607" w:name="_Toc343220776"/>
        <w:bookmarkStart w:id="4608" w:name="_Toc343232280"/>
        <w:bookmarkStart w:id="4609" w:name="_Toc343232693"/>
        <w:bookmarkStart w:id="4610" w:name="_Toc343232978"/>
        <w:bookmarkStart w:id="4611" w:name="_Toc343415483"/>
        <w:bookmarkStart w:id="4612" w:name="_Toc343415779"/>
        <w:bookmarkStart w:id="4613" w:name="_Toc343452438"/>
        <w:bookmarkStart w:id="4614" w:name="_Toc343461228"/>
        <w:bookmarkEnd w:id="4604"/>
        <w:bookmarkEnd w:id="4605"/>
        <w:bookmarkEnd w:id="4606"/>
        <w:bookmarkEnd w:id="4607"/>
        <w:bookmarkEnd w:id="4608"/>
        <w:bookmarkEnd w:id="4609"/>
        <w:bookmarkEnd w:id="4610"/>
        <w:bookmarkEnd w:id="4611"/>
        <w:bookmarkEnd w:id="4612"/>
        <w:bookmarkEnd w:id="4613"/>
        <w:bookmarkEnd w:id="4614"/>
      </w:del>
    </w:p>
    <w:p w14:paraId="1232B3EC" w14:textId="77777777" w:rsidR="006A21F7" w:rsidRPr="0049233F" w:rsidDel="00677FF8" w:rsidRDefault="006A21F7" w:rsidP="006A21F7">
      <w:pPr>
        <w:ind w:firstLine="540"/>
        <w:rPr>
          <w:del w:id="4615" w:author="The Si Tran" w:date="2012-12-10T20:40:00Z"/>
          <w:szCs w:val="26"/>
          <w:lang w:val="pt-BR"/>
          <w:rPrChange w:id="4616" w:author="The Si Tran" w:date="2012-12-05T23:02:00Z">
            <w:rPr>
              <w:del w:id="4617" w:author="The Si Tran" w:date="2012-12-10T20:40:00Z"/>
              <w:sz w:val="28"/>
              <w:szCs w:val="28"/>
              <w:lang w:val="pt-BR"/>
            </w:rPr>
          </w:rPrChange>
        </w:rPr>
      </w:pPr>
      <w:del w:id="4618" w:author="The Si Tran" w:date="2012-12-10T20:40:00Z">
        <w:r w:rsidRPr="0049233F" w:rsidDel="00677FF8">
          <w:rPr>
            <w:szCs w:val="26"/>
            <w:lang w:val="pt-BR"/>
            <w:rPrChange w:id="4619"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6" type="#_x0000_t75" style="width:43.8pt;height:13.8pt" o:ole="">
              <v:imagedata r:id="rId105" o:title=""/>
            </v:shape>
            <o:OLEObject Type="Embed" ProgID="Equation.DSMT4" ShapeID="_x0000_i1096" DrawAspect="Content" ObjectID="_1417211233" r:id="rId160"/>
          </w:object>
        </w:r>
        <w:r w:rsidRPr="0049233F" w:rsidDel="00677FF8">
          <w:rPr>
            <w:szCs w:val="26"/>
            <w:lang w:val="pt-BR"/>
            <w:rPrChange w:id="4620" w:author="The Si Tran" w:date="2012-12-05T23:02:00Z">
              <w:rPr>
                <w:sz w:val="28"/>
                <w:szCs w:val="28"/>
                <w:lang w:val="pt-BR"/>
              </w:rPr>
            </w:rPrChange>
          </w:rPr>
          <w:delText xml:space="preserve"> (N là kích thước chuỗi thặng dư) thì chuỗi thặng dư là ngẫu nhiên.</w:delText>
        </w:r>
        <w:bookmarkStart w:id="4621" w:name="_Toc343083593"/>
        <w:bookmarkStart w:id="4622" w:name="_Toc343083807"/>
        <w:bookmarkStart w:id="4623" w:name="_Toc343084018"/>
        <w:bookmarkStart w:id="4624" w:name="_Toc343220777"/>
        <w:bookmarkStart w:id="4625" w:name="_Toc343232281"/>
        <w:bookmarkStart w:id="4626" w:name="_Toc343232694"/>
        <w:bookmarkStart w:id="4627" w:name="_Toc343232979"/>
        <w:bookmarkStart w:id="4628" w:name="_Toc343415484"/>
        <w:bookmarkStart w:id="4629" w:name="_Toc343415780"/>
        <w:bookmarkStart w:id="4630" w:name="_Toc343452439"/>
        <w:bookmarkStart w:id="4631" w:name="_Toc343461229"/>
        <w:bookmarkEnd w:id="4621"/>
        <w:bookmarkEnd w:id="4622"/>
        <w:bookmarkEnd w:id="4623"/>
        <w:bookmarkEnd w:id="4624"/>
        <w:bookmarkEnd w:id="4625"/>
        <w:bookmarkEnd w:id="4626"/>
        <w:bookmarkEnd w:id="4627"/>
        <w:bookmarkEnd w:id="4628"/>
        <w:bookmarkEnd w:id="4629"/>
        <w:bookmarkEnd w:id="4630"/>
        <w:bookmarkEnd w:id="4631"/>
      </w:del>
    </w:p>
    <w:p w14:paraId="3E2D2001" w14:textId="77777777" w:rsidR="006A21F7" w:rsidRPr="0049233F" w:rsidDel="00677FF8" w:rsidRDefault="006A21F7" w:rsidP="006A21F7">
      <w:pPr>
        <w:ind w:firstLine="540"/>
        <w:rPr>
          <w:del w:id="4632" w:author="The Si Tran" w:date="2012-12-10T20:40:00Z"/>
          <w:szCs w:val="26"/>
          <w:lang w:val="pt-BR"/>
          <w:rPrChange w:id="4633" w:author="The Si Tran" w:date="2012-12-05T23:02:00Z">
            <w:rPr>
              <w:del w:id="4634" w:author="The Si Tran" w:date="2012-12-10T20:40:00Z"/>
              <w:sz w:val="28"/>
              <w:szCs w:val="28"/>
              <w:lang w:val="pt-BR"/>
            </w:rPr>
          </w:rPrChange>
        </w:rPr>
      </w:pPr>
      <w:del w:id="4635" w:author="The Si Tran" w:date="2012-12-10T20:40:00Z">
        <w:r w:rsidRPr="0049233F" w:rsidDel="00677FF8">
          <w:rPr>
            <w:szCs w:val="26"/>
            <w:lang w:val="pt-BR"/>
            <w:rPrChange w:id="4636"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637" w:name="_Toc343083594"/>
        <w:bookmarkStart w:id="4638" w:name="_Toc343083808"/>
        <w:bookmarkStart w:id="4639" w:name="_Toc343084019"/>
        <w:bookmarkStart w:id="4640" w:name="_Toc343220778"/>
        <w:bookmarkStart w:id="4641" w:name="_Toc343232282"/>
        <w:bookmarkStart w:id="4642" w:name="_Toc343232695"/>
        <w:bookmarkStart w:id="4643" w:name="_Toc343232980"/>
        <w:bookmarkStart w:id="4644" w:name="_Toc343415485"/>
        <w:bookmarkStart w:id="4645" w:name="_Toc343415781"/>
        <w:bookmarkStart w:id="4646" w:name="_Toc343452440"/>
        <w:bookmarkStart w:id="4647" w:name="_Toc343461230"/>
        <w:bookmarkEnd w:id="4637"/>
        <w:bookmarkEnd w:id="4638"/>
        <w:bookmarkEnd w:id="4639"/>
        <w:bookmarkEnd w:id="4640"/>
        <w:bookmarkEnd w:id="4641"/>
        <w:bookmarkEnd w:id="4642"/>
        <w:bookmarkEnd w:id="4643"/>
        <w:bookmarkEnd w:id="4644"/>
        <w:bookmarkEnd w:id="4645"/>
        <w:bookmarkEnd w:id="4646"/>
        <w:bookmarkEnd w:id="4647"/>
      </w:del>
    </w:p>
    <w:p w14:paraId="643193D6" w14:textId="77777777" w:rsidR="007850C8" w:rsidRPr="000D001B" w:rsidDel="000B65E4" w:rsidRDefault="006A21F7">
      <w:pPr>
        <w:ind w:left="1440" w:firstLine="720"/>
        <w:rPr>
          <w:del w:id="4648" w:author="The Si Tran" w:date="2012-12-06T01:54:00Z"/>
          <w:szCs w:val="26"/>
          <w:lang w:val="fr-FR"/>
          <w:rPrChange w:id="4649" w:author="The Si Tran" w:date="2012-12-06T01:53:00Z">
            <w:rPr>
              <w:del w:id="4650" w:author="The Si Tran" w:date="2012-12-06T01:54:00Z"/>
              <w:sz w:val="28"/>
              <w:szCs w:val="28"/>
              <w:lang w:val="fr-FR"/>
            </w:rPr>
          </w:rPrChange>
        </w:rPr>
        <w:pPrChange w:id="4651" w:author="The Si Tran" w:date="2012-12-06T01:53:00Z">
          <w:pPr>
            <w:ind w:firstLine="540"/>
          </w:pPr>
        </w:pPrChange>
      </w:pPr>
      <w:del w:id="4652" w:author="The Si Tran" w:date="2012-12-10T20:40:00Z">
        <w:r w:rsidRPr="00AF1345" w:rsidDel="00677FF8">
          <w:rPr>
            <w:position w:val="-4"/>
            <w:szCs w:val="26"/>
            <w:lang w:val="pt-BR"/>
          </w:rPr>
          <w:object w:dxaOrig="180" w:dyaOrig="279" w14:anchorId="4F983E8D">
            <v:shape id="_x0000_i1097" type="#_x0000_t75" style="width:7.5pt;height:13.8pt" o:ole="">
              <v:imagedata r:id="rId19" o:title=""/>
            </v:shape>
            <o:OLEObject Type="Embed" ProgID="Equation.DSMT4" ShapeID="_x0000_i1097" DrawAspect="Content" ObjectID="_1417211234" r:id="rId161"/>
          </w:object>
        </w:r>
        <w:r w:rsidRPr="0049233F" w:rsidDel="00677FF8">
          <w:rPr>
            <w:szCs w:val="26"/>
            <w:lang w:val="fr-FR"/>
            <w:rPrChange w:id="4653" w:author="The Si Tran" w:date="2012-12-05T23:02:00Z">
              <w:rPr>
                <w:sz w:val="28"/>
                <w:szCs w:val="28"/>
                <w:lang w:val="fr-FR"/>
              </w:rPr>
            </w:rPrChange>
          </w:rPr>
          <w:delText>Phép thử Q là:</w:delText>
        </w:r>
      </w:del>
      <w:bookmarkStart w:id="4654" w:name="_Toc343083595"/>
      <w:bookmarkStart w:id="4655" w:name="_Toc343083809"/>
      <w:bookmarkStart w:id="4656" w:name="_Toc343084020"/>
      <w:bookmarkStart w:id="4657" w:name="_Toc343220779"/>
      <w:bookmarkStart w:id="4658" w:name="_Toc343232283"/>
      <w:bookmarkStart w:id="4659" w:name="_Toc343232696"/>
      <w:bookmarkStart w:id="4660" w:name="_Toc343232981"/>
      <w:bookmarkStart w:id="4661" w:name="_Toc343415486"/>
      <w:bookmarkStart w:id="4662" w:name="_Toc343415782"/>
      <w:bookmarkStart w:id="4663" w:name="_Toc343452441"/>
      <w:bookmarkStart w:id="4664" w:name="_Toc343461231"/>
      <w:bookmarkEnd w:id="4654"/>
      <w:bookmarkEnd w:id="4655"/>
      <w:bookmarkEnd w:id="4656"/>
      <w:bookmarkEnd w:id="4657"/>
      <w:bookmarkEnd w:id="4658"/>
      <w:bookmarkEnd w:id="4659"/>
      <w:bookmarkEnd w:id="4660"/>
      <w:bookmarkEnd w:id="4661"/>
      <w:bookmarkEnd w:id="4662"/>
      <w:bookmarkEnd w:id="4663"/>
      <w:bookmarkEnd w:id="4664"/>
    </w:p>
    <w:p w14:paraId="5D0171E6" w14:textId="77777777" w:rsidR="006A21F7" w:rsidRPr="0049233F" w:rsidDel="00677FF8" w:rsidRDefault="006A21F7">
      <w:pPr>
        <w:ind w:left="1440" w:firstLine="720"/>
        <w:rPr>
          <w:del w:id="4665" w:author="The Si Tran" w:date="2012-12-10T20:40:00Z"/>
          <w:szCs w:val="26"/>
          <w:lang w:val="pt-BR"/>
          <w:rPrChange w:id="4666" w:author="The Si Tran" w:date="2012-12-05T23:02:00Z">
            <w:rPr>
              <w:del w:id="4667" w:author="The Si Tran" w:date="2012-12-10T20:40:00Z"/>
              <w:sz w:val="28"/>
              <w:szCs w:val="28"/>
              <w:lang w:val="pt-BR"/>
            </w:rPr>
          </w:rPrChange>
        </w:rPr>
        <w:pPrChange w:id="4668" w:author="The Si Tran" w:date="2012-12-06T01:54:00Z">
          <w:pPr>
            <w:ind w:firstLine="540"/>
          </w:pPr>
        </w:pPrChange>
      </w:pPr>
      <w:del w:id="4669" w:author="The Si Tran" w:date="2012-12-06T01:54:00Z">
        <w:r w:rsidRPr="0049233F" w:rsidDel="000B65E4">
          <w:rPr>
            <w:szCs w:val="26"/>
            <w:lang w:val="fr-FR"/>
            <w:rPrChange w:id="4670"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8" type="#_x0000_t75" style="width:151.5pt;height:50.7pt" o:ole="">
              <v:imagedata r:id="rId162" o:title=""/>
            </v:shape>
            <o:OLEObject Type="Embed" ProgID="Equation.DSMT4" ShapeID="_x0000_i1098" DrawAspect="Content" ObjectID="_1417211235" r:id="rId163"/>
          </w:object>
        </w:r>
      </w:del>
      <w:del w:id="4671" w:author="The Si Tran" w:date="2012-12-10T20:40:00Z">
        <w:r w:rsidRPr="00E078AF" w:rsidDel="00677FF8">
          <w:rPr>
            <w:position w:val="-4"/>
            <w:szCs w:val="26"/>
            <w:lang w:val="pt-BR"/>
          </w:rPr>
          <w:object w:dxaOrig="180" w:dyaOrig="279" w14:anchorId="28D84A66">
            <v:shape id="_x0000_i1099" type="#_x0000_t75" style="width:7.5pt;height:13.8pt" o:ole="">
              <v:imagedata r:id="rId19" o:title=""/>
            </v:shape>
            <o:OLEObject Type="Embed" ProgID="Equation.DSMT4" ShapeID="_x0000_i1099" DrawAspect="Content" ObjectID="_1417211236" r:id="rId164"/>
          </w:object>
        </w:r>
        <w:bookmarkStart w:id="4672" w:name="_Toc343083596"/>
        <w:bookmarkStart w:id="4673" w:name="_Toc343083810"/>
        <w:bookmarkStart w:id="4674" w:name="_Toc343084021"/>
        <w:bookmarkStart w:id="4675" w:name="_Toc343220780"/>
        <w:bookmarkStart w:id="4676" w:name="_Toc343232284"/>
        <w:bookmarkStart w:id="4677" w:name="_Toc343232697"/>
        <w:bookmarkStart w:id="4678" w:name="_Toc343232982"/>
        <w:bookmarkStart w:id="4679" w:name="_Toc343415487"/>
        <w:bookmarkStart w:id="4680" w:name="_Toc343415783"/>
        <w:bookmarkStart w:id="4681" w:name="_Toc343452442"/>
        <w:bookmarkStart w:id="4682" w:name="_Toc343461232"/>
        <w:bookmarkEnd w:id="4672"/>
        <w:bookmarkEnd w:id="4673"/>
        <w:bookmarkEnd w:id="4674"/>
        <w:bookmarkEnd w:id="4675"/>
        <w:bookmarkEnd w:id="4676"/>
        <w:bookmarkEnd w:id="4677"/>
        <w:bookmarkEnd w:id="4678"/>
        <w:bookmarkEnd w:id="4679"/>
        <w:bookmarkEnd w:id="4680"/>
        <w:bookmarkEnd w:id="4681"/>
        <w:bookmarkEnd w:id="4682"/>
      </w:del>
    </w:p>
    <w:p w14:paraId="1B7B79BF" w14:textId="77777777" w:rsidR="006A21F7" w:rsidRPr="0049233F" w:rsidDel="00677FF8" w:rsidRDefault="006A21F7" w:rsidP="006A21F7">
      <w:pPr>
        <w:ind w:firstLine="540"/>
        <w:rPr>
          <w:del w:id="4683" w:author="The Si Tran" w:date="2012-12-10T20:40:00Z"/>
          <w:szCs w:val="26"/>
          <w:lang w:val="pt-BR"/>
          <w:rPrChange w:id="4684" w:author="The Si Tran" w:date="2012-12-05T23:02:00Z">
            <w:rPr>
              <w:del w:id="4685" w:author="The Si Tran" w:date="2012-12-10T20:40:00Z"/>
              <w:sz w:val="28"/>
              <w:szCs w:val="28"/>
              <w:lang w:val="pt-BR"/>
            </w:rPr>
          </w:rPrChange>
        </w:rPr>
      </w:pPr>
      <w:del w:id="4686" w:author="The Si Tran" w:date="2012-12-10T20:40:00Z">
        <w:r w:rsidRPr="0049233F" w:rsidDel="00677FF8">
          <w:rPr>
            <w:szCs w:val="26"/>
            <w:lang w:val="pt-BR"/>
            <w:rPrChange w:id="4687" w:author="The Si Tran" w:date="2012-12-05T23:02:00Z">
              <w:rPr>
                <w:sz w:val="28"/>
                <w:szCs w:val="28"/>
                <w:lang w:val="pt-BR"/>
              </w:rPr>
            </w:rPrChange>
          </w:rPr>
          <w:delText xml:space="preserve">Với </w:delText>
        </w:r>
        <w:bookmarkStart w:id="4688" w:name="_Toc343083597"/>
        <w:bookmarkStart w:id="4689" w:name="_Toc343083811"/>
        <w:bookmarkStart w:id="4690" w:name="_Toc343084022"/>
        <w:bookmarkStart w:id="4691" w:name="_Toc343220781"/>
        <w:bookmarkStart w:id="4692" w:name="_Toc343232285"/>
        <w:bookmarkStart w:id="4693" w:name="_Toc343232698"/>
        <w:bookmarkStart w:id="4694" w:name="_Toc343232983"/>
        <w:bookmarkStart w:id="4695" w:name="_Toc343415488"/>
        <w:bookmarkStart w:id="4696" w:name="_Toc343415784"/>
        <w:bookmarkStart w:id="4697" w:name="_Toc343452443"/>
        <w:bookmarkStart w:id="4698" w:name="_Toc343461233"/>
        <w:bookmarkEnd w:id="4688"/>
        <w:bookmarkEnd w:id="4689"/>
        <w:bookmarkEnd w:id="4690"/>
        <w:bookmarkEnd w:id="4691"/>
        <w:bookmarkEnd w:id="4692"/>
        <w:bookmarkEnd w:id="4693"/>
        <w:bookmarkEnd w:id="4694"/>
        <w:bookmarkEnd w:id="4695"/>
        <w:bookmarkEnd w:id="4696"/>
        <w:bookmarkEnd w:id="4697"/>
        <w:bookmarkEnd w:id="4698"/>
      </w:del>
    </w:p>
    <w:p w14:paraId="6AFA4B28" w14:textId="77777777" w:rsidR="006A21F7" w:rsidRPr="0049233F" w:rsidDel="00677FF8" w:rsidRDefault="006A21F7" w:rsidP="006A21F7">
      <w:pPr>
        <w:ind w:firstLine="540"/>
        <w:rPr>
          <w:del w:id="4699" w:author="The Si Tran" w:date="2012-12-10T20:40:00Z"/>
          <w:szCs w:val="26"/>
          <w:lang w:val="pt-BR"/>
          <w:rPrChange w:id="4700" w:author="The Si Tran" w:date="2012-12-05T23:02:00Z">
            <w:rPr>
              <w:del w:id="4701" w:author="The Si Tran" w:date="2012-12-10T20:40:00Z"/>
              <w:sz w:val="28"/>
              <w:szCs w:val="28"/>
              <w:lang w:val="pt-BR"/>
            </w:rPr>
          </w:rPrChange>
        </w:rPr>
      </w:pPr>
      <w:del w:id="4702" w:author="The Si Tran" w:date="2012-12-06T20:22:00Z">
        <w:r w:rsidRPr="00AF1345" w:rsidDel="00A96CBA">
          <w:rPr>
            <w:position w:val="-12"/>
            <w:szCs w:val="26"/>
            <w:lang w:val="pt-BR"/>
          </w:rPr>
          <w:object w:dxaOrig="520" w:dyaOrig="360" w14:anchorId="0CAAF5E9">
            <v:shape id="_x0000_i1100" type="#_x0000_t75" style="width:28.2pt;height:21.3pt" o:ole="">
              <v:imagedata r:id="rId165" o:title=""/>
            </v:shape>
            <o:OLEObject Type="Embed" ProgID="Equation.DSMT4" ShapeID="_x0000_i1100" DrawAspect="Content" ObjectID="_1417211237" r:id="rId166"/>
          </w:object>
        </w:r>
      </w:del>
      <w:del w:id="4703" w:author="The Si Tran" w:date="2012-12-10T20:40:00Z">
        <w:r w:rsidRPr="0049233F" w:rsidDel="00677FF8">
          <w:rPr>
            <w:szCs w:val="26"/>
            <w:lang w:val="pt-BR"/>
            <w:rPrChange w:id="4704" w:author="The Si Tran" w:date="2012-12-05T23:02:00Z">
              <w:rPr>
                <w:sz w:val="28"/>
                <w:szCs w:val="28"/>
                <w:lang w:val="pt-BR"/>
              </w:rPr>
            </w:rPrChange>
          </w:rPr>
          <w:delText xml:space="preserve"> là hệ số tự tương quan của thặng dư ở độ trễ </w:delText>
        </w:r>
      </w:del>
      <w:del w:id="4705" w:author="The Si Tran" w:date="2012-12-06T20:22:00Z">
        <w:r w:rsidRPr="0049233F" w:rsidDel="00A96CBA">
          <w:rPr>
            <w:szCs w:val="26"/>
            <w:lang w:val="pt-BR"/>
            <w:rPrChange w:id="4706" w:author="The Si Tran" w:date="2012-12-05T23:02:00Z">
              <w:rPr>
                <w:sz w:val="28"/>
                <w:szCs w:val="28"/>
                <w:lang w:val="pt-BR"/>
              </w:rPr>
            </w:rPrChange>
          </w:rPr>
          <w:delText>k</w:delText>
        </w:r>
      </w:del>
      <w:del w:id="4707" w:author="The Si Tran" w:date="2012-12-10T20:40:00Z">
        <w:r w:rsidRPr="0049233F" w:rsidDel="00677FF8">
          <w:rPr>
            <w:szCs w:val="26"/>
            <w:lang w:val="pt-BR"/>
            <w:rPrChange w:id="4708" w:author="The Si Tran" w:date="2012-12-05T23:02:00Z">
              <w:rPr>
                <w:sz w:val="28"/>
                <w:szCs w:val="28"/>
                <w:lang w:val="pt-BR"/>
              </w:rPr>
            </w:rPrChange>
          </w:rPr>
          <w:delText>.</w:delText>
        </w:r>
        <w:bookmarkStart w:id="4709" w:name="_Toc343083598"/>
        <w:bookmarkStart w:id="4710" w:name="_Toc343083812"/>
        <w:bookmarkStart w:id="4711" w:name="_Toc343084023"/>
        <w:bookmarkStart w:id="4712" w:name="_Toc343220782"/>
        <w:bookmarkStart w:id="4713" w:name="_Toc343232286"/>
        <w:bookmarkStart w:id="4714" w:name="_Toc343232699"/>
        <w:bookmarkStart w:id="4715" w:name="_Toc343232984"/>
        <w:bookmarkStart w:id="4716" w:name="_Toc343415489"/>
        <w:bookmarkStart w:id="4717" w:name="_Toc343415785"/>
        <w:bookmarkStart w:id="4718" w:name="_Toc343452444"/>
        <w:bookmarkStart w:id="4719" w:name="_Toc343461234"/>
        <w:bookmarkEnd w:id="4709"/>
        <w:bookmarkEnd w:id="4710"/>
        <w:bookmarkEnd w:id="4711"/>
        <w:bookmarkEnd w:id="4712"/>
        <w:bookmarkEnd w:id="4713"/>
        <w:bookmarkEnd w:id="4714"/>
        <w:bookmarkEnd w:id="4715"/>
        <w:bookmarkEnd w:id="4716"/>
        <w:bookmarkEnd w:id="4717"/>
        <w:bookmarkEnd w:id="4718"/>
        <w:bookmarkEnd w:id="4719"/>
      </w:del>
    </w:p>
    <w:p w14:paraId="1F223545" w14:textId="77777777" w:rsidR="006A21F7" w:rsidRPr="0049233F" w:rsidDel="00677FF8" w:rsidRDefault="006A21F7" w:rsidP="006A21F7">
      <w:pPr>
        <w:ind w:firstLine="540"/>
        <w:rPr>
          <w:del w:id="4720" w:author="The Si Tran" w:date="2012-12-10T20:40:00Z"/>
          <w:szCs w:val="26"/>
          <w:lang w:val="pt-BR"/>
          <w:rPrChange w:id="4721" w:author="The Si Tran" w:date="2012-12-05T23:02:00Z">
            <w:rPr>
              <w:del w:id="4722" w:author="The Si Tran" w:date="2012-12-10T20:40:00Z"/>
              <w:sz w:val="28"/>
              <w:szCs w:val="28"/>
              <w:lang w:val="pt-BR"/>
            </w:rPr>
          </w:rPrChange>
        </w:rPr>
      </w:pPr>
      <w:del w:id="4723" w:author="The Si Tran" w:date="2012-12-06T20:22:00Z">
        <w:r w:rsidRPr="0049233F" w:rsidDel="00A96CBA">
          <w:rPr>
            <w:szCs w:val="26"/>
            <w:lang w:val="pt-BR"/>
            <w:rPrChange w:id="4724" w:author="The Si Tran" w:date="2012-12-05T23:02:00Z">
              <w:rPr>
                <w:sz w:val="28"/>
                <w:szCs w:val="28"/>
                <w:lang w:val="pt-BR"/>
              </w:rPr>
            </w:rPrChange>
          </w:rPr>
          <w:delText xml:space="preserve">n </w:delText>
        </w:r>
      </w:del>
      <w:del w:id="4725" w:author="The Si Tran" w:date="2012-12-10T20:40:00Z">
        <w:r w:rsidRPr="0049233F" w:rsidDel="00677FF8">
          <w:rPr>
            <w:szCs w:val="26"/>
            <w:lang w:val="pt-BR"/>
            <w:rPrChange w:id="4726" w:author="The Si Tran" w:date="2012-12-05T23:02:00Z">
              <w:rPr>
                <w:sz w:val="28"/>
                <w:szCs w:val="28"/>
                <w:lang w:val="pt-BR"/>
              </w:rPr>
            </w:rPrChange>
          </w:rPr>
          <w:delText>là kích thước của chuỗi thặng dư.</w:delText>
        </w:r>
        <w:bookmarkStart w:id="4727" w:name="_Toc343083599"/>
        <w:bookmarkStart w:id="4728" w:name="_Toc343083813"/>
        <w:bookmarkStart w:id="4729" w:name="_Toc343084024"/>
        <w:bookmarkStart w:id="4730" w:name="_Toc343220783"/>
        <w:bookmarkStart w:id="4731" w:name="_Toc343232287"/>
        <w:bookmarkStart w:id="4732" w:name="_Toc343232700"/>
        <w:bookmarkStart w:id="4733" w:name="_Toc343232985"/>
        <w:bookmarkStart w:id="4734" w:name="_Toc343415490"/>
        <w:bookmarkStart w:id="4735" w:name="_Toc343415786"/>
        <w:bookmarkStart w:id="4736" w:name="_Toc343452445"/>
        <w:bookmarkStart w:id="4737" w:name="_Toc343461235"/>
        <w:bookmarkEnd w:id="4727"/>
        <w:bookmarkEnd w:id="4728"/>
        <w:bookmarkEnd w:id="4729"/>
        <w:bookmarkEnd w:id="4730"/>
        <w:bookmarkEnd w:id="4731"/>
        <w:bookmarkEnd w:id="4732"/>
        <w:bookmarkEnd w:id="4733"/>
        <w:bookmarkEnd w:id="4734"/>
        <w:bookmarkEnd w:id="4735"/>
        <w:bookmarkEnd w:id="4736"/>
        <w:bookmarkEnd w:id="4737"/>
      </w:del>
    </w:p>
    <w:p w14:paraId="7E6255BB" w14:textId="77777777" w:rsidR="006A21F7" w:rsidRPr="0049233F" w:rsidDel="00677FF8" w:rsidRDefault="006A21F7" w:rsidP="006A21F7">
      <w:pPr>
        <w:ind w:firstLine="540"/>
        <w:rPr>
          <w:del w:id="4738" w:author="The Si Tran" w:date="2012-12-10T20:40:00Z"/>
          <w:szCs w:val="26"/>
          <w:lang w:val="fr-FR"/>
          <w:rPrChange w:id="4739" w:author="The Si Tran" w:date="2012-12-05T23:02:00Z">
            <w:rPr>
              <w:del w:id="4740" w:author="The Si Tran" w:date="2012-12-10T20:40:00Z"/>
              <w:sz w:val="28"/>
              <w:szCs w:val="28"/>
              <w:lang w:val="fr-FR"/>
            </w:rPr>
          </w:rPrChange>
        </w:rPr>
      </w:pPr>
      <w:del w:id="4741" w:author="The Si Tran" w:date="2012-12-06T20:22:00Z">
        <w:r w:rsidRPr="0049233F" w:rsidDel="00A96CBA">
          <w:rPr>
            <w:szCs w:val="26"/>
            <w:lang w:val="fr-FR"/>
            <w:rPrChange w:id="4742" w:author="The Si Tran" w:date="2012-12-05T23:02:00Z">
              <w:rPr>
                <w:sz w:val="28"/>
                <w:szCs w:val="28"/>
                <w:lang w:val="fr-FR"/>
              </w:rPr>
            </w:rPrChange>
          </w:rPr>
          <w:delText>k</w:delText>
        </w:r>
      </w:del>
      <w:del w:id="4743" w:author="The Si Tran" w:date="2012-12-10T20:40:00Z">
        <w:r w:rsidRPr="0049233F" w:rsidDel="00677FF8">
          <w:rPr>
            <w:szCs w:val="26"/>
            <w:lang w:val="fr-FR"/>
            <w:rPrChange w:id="4744" w:author="The Si Tran" w:date="2012-12-05T23:02:00Z">
              <w:rPr>
                <w:sz w:val="28"/>
                <w:szCs w:val="28"/>
                <w:lang w:val="fr-FR"/>
              </w:rPr>
            </w:rPrChange>
          </w:rPr>
          <w:delText xml:space="preserve"> là độ trễ</w:delText>
        </w:r>
        <w:bookmarkStart w:id="4745" w:name="_Toc343083600"/>
        <w:bookmarkStart w:id="4746" w:name="_Toc343083814"/>
        <w:bookmarkStart w:id="4747" w:name="_Toc343084025"/>
        <w:bookmarkStart w:id="4748" w:name="_Toc343220784"/>
        <w:bookmarkStart w:id="4749" w:name="_Toc343232288"/>
        <w:bookmarkStart w:id="4750" w:name="_Toc343232701"/>
        <w:bookmarkStart w:id="4751" w:name="_Toc343232986"/>
        <w:bookmarkStart w:id="4752" w:name="_Toc343415491"/>
        <w:bookmarkStart w:id="4753" w:name="_Toc343415787"/>
        <w:bookmarkStart w:id="4754" w:name="_Toc343452446"/>
        <w:bookmarkStart w:id="4755" w:name="_Toc343461236"/>
        <w:bookmarkEnd w:id="4745"/>
        <w:bookmarkEnd w:id="4746"/>
        <w:bookmarkEnd w:id="4747"/>
        <w:bookmarkEnd w:id="4748"/>
        <w:bookmarkEnd w:id="4749"/>
        <w:bookmarkEnd w:id="4750"/>
        <w:bookmarkEnd w:id="4751"/>
        <w:bookmarkEnd w:id="4752"/>
        <w:bookmarkEnd w:id="4753"/>
        <w:bookmarkEnd w:id="4754"/>
        <w:bookmarkEnd w:id="4755"/>
      </w:del>
    </w:p>
    <w:p w14:paraId="1D7FD395" w14:textId="77777777" w:rsidR="006A21F7" w:rsidRPr="0049233F" w:rsidDel="00677FF8" w:rsidRDefault="006A21F7" w:rsidP="006A21F7">
      <w:pPr>
        <w:ind w:firstLine="540"/>
        <w:rPr>
          <w:del w:id="4756" w:author="The Si Tran" w:date="2012-12-10T20:40:00Z"/>
          <w:szCs w:val="26"/>
          <w:lang w:val="fr-FR"/>
          <w:rPrChange w:id="4757" w:author="The Si Tran" w:date="2012-12-05T23:02:00Z">
            <w:rPr>
              <w:del w:id="4758" w:author="The Si Tran" w:date="2012-12-10T20:40:00Z"/>
              <w:sz w:val="28"/>
              <w:szCs w:val="28"/>
              <w:lang w:val="fr-FR"/>
            </w:rPr>
          </w:rPrChange>
        </w:rPr>
      </w:pPr>
      <w:del w:id="4759" w:author="The Si Tran" w:date="2012-12-06T20:22:00Z">
        <w:r w:rsidRPr="0049233F" w:rsidDel="00A96CBA">
          <w:rPr>
            <w:szCs w:val="26"/>
            <w:lang w:val="fr-FR"/>
            <w:rPrChange w:id="4760" w:author="The Si Tran" w:date="2012-12-05T23:02:00Z">
              <w:rPr>
                <w:sz w:val="28"/>
                <w:szCs w:val="28"/>
                <w:lang w:val="fr-FR"/>
              </w:rPr>
            </w:rPrChange>
          </w:rPr>
          <w:delText>m</w:delText>
        </w:r>
      </w:del>
      <w:del w:id="4761" w:author="The Si Tran" w:date="2012-12-10T20:40:00Z">
        <w:r w:rsidRPr="0049233F" w:rsidDel="00677FF8">
          <w:rPr>
            <w:szCs w:val="26"/>
            <w:lang w:val="fr-FR"/>
            <w:rPrChange w:id="4762" w:author="The Si Tran" w:date="2012-12-05T23:02:00Z">
              <w:rPr>
                <w:sz w:val="28"/>
                <w:szCs w:val="28"/>
                <w:lang w:val="fr-FR"/>
              </w:rPr>
            </w:rPrChange>
          </w:rPr>
          <w:delText xml:space="preserve"> là tổng số độ trễ được kiểm tra.</w:delText>
        </w:r>
        <w:bookmarkStart w:id="4763" w:name="_Toc343083601"/>
        <w:bookmarkStart w:id="4764" w:name="_Toc343083815"/>
        <w:bookmarkStart w:id="4765" w:name="_Toc343084026"/>
        <w:bookmarkStart w:id="4766" w:name="_Toc343220785"/>
        <w:bookmarkStart w:id="4767" w:name="_Toc343232289"/>
        <w:bookmarkStart w:id="4768" w:name="_Toc343232702"/>
        <w:bookmarkStart w:id="4769" w:name="_Toc343232987"/>
        <w:bookmarkStart w:id="4770" w:name="_Toc343415492"/>
        <w:bookmarkStart w:id="4771" w:name="_Toc343415788"/>
        <w:bookmarkStart w:id="4772" w:name="_Toc343452447"/>
        <w:bookmarkStart w:id="4773" w:name="_Toc343461237"/>
        <w:bookmarkEnd w:id="4763"/>
        <w:bookmarkEnd w:id="4764"/>
        <w:bookmarkEnd w:id="4765"/>
        <w:bookmarkEnd w:id="4766"/>
        <w:bookmarkEnd w:id="4767"/>
        <w:bookmarkEnd w:id="4768"/>
        <w:bookmarkEnd w:id="4769"/>
        <w:bookmarkEnd w:id="4770"/>
        <w:bookmarkEnd w:id="4771"/>
        <w:bookmarkEnd w:id="4772"/>
        <w:bookmarkEnd w:id="4773"/>
      </w:del>
    </w:p>
    <w:p w14:paraId="4BE4BD4A" w14:textId="77777777" w:rsidR="006A21F7" w:rsidRPr="0049233F" w:rsidDel="00677FF8" w:rsidRDefault="006A21F7" w:rsidP="006A21F7">
      <w:pPr>
        <w:ind w:firstLine="540"/>
        <w:rPr>
          <w:del w:id="4774" w:author="The Si Tran" w:date="2012-12-10T20:40:00Z"/>
          <w:szCs w:val="26"/>
          <w:lang w:val="fr-FR"/>
          <w:rPrChange w:id="4775" w:author="The Si Tran" w:date="2012-12-05T23:02:00Z">
            <w:rPr>
              <w:del w:id="4776" w:author="The Si Tran" w:date="2012-12-10T20:40:00Z"/>
              <w:sz w:val="28"/>
              <w:szCs w:val="28"/>
              <w:lang w:val="fr-FR"/>
            </w:rPr>
          </w:rPrChange>
        </w:rPr>
      </w:pPr>
      <w:bookmarkStart w:id="4777" w:name="_Toc343083602"/>
      <w:bookmarkStart w:id="4778" w:name="_Toc343083816"/>
      <w:bookmarkStart w:id="4779" w:name="_Toc343084027"/>
      <w:bookmarkStart w:id="4780" w:name="_Toc343220786"/>
      <w:bookmarkStart w:id="4781" w:name="_Toc343232290"/>
      <w:bookmarkStart w:id="4782" w:name="_Toc343232703"/>
      <w:bookmarkStart w:id="4783" w:name="_Toc343232988"/>
      <w:bookmarkStart w:id="4784" w:name="_Toc343415493"/>
      <w:bookmarkStart w:id="4785" w:name="_Toc343415789"/>
      <w:bookmarkStart w:id="4786" w:name="_Toc343452448"/>
      <w:bookmarkStart w:id="4787" w:name="_Toc343461238"/>
      <w:bookmarkEnd w:id="4777"/>
      <w:bookmarkEnd w:id="4778"/>
      <w:bookmarkEnd w:id="4779"/>
      <w:bookmarkEnd w:id="4780"/>
      <w:bookmarkEnd w:id="4781"/>
      <w:bookmarkEnd w:id="4782"/>
      <w:bookmarkEnd w:id="4783"/>
      <w:bookmarkEnd w:id="4784"/>
      <w:bookmarkEnd w:id="4785"/>
      <w:bookmarkEnd w:id="4786"/>
      <w:bookmarkEnd w:id="4787"/>
    </w:p>
    <w:p w14:paraId="213EA8A3" w14:textId="77777777" w:rsidR="006A21F7" w:rsidRPr="0049233F" w:rsidDel="00677FF8" w:rsidRDefault="006A21F7" w:rsidP="006A21F7">
      <w:pPr>
        <w:ind w:firstLine="540"/>
        <w:rPr>
          <w:del w:id="4788" w:author="The Si Tran" w:date="2012-12-10T20:40:00Z"/>
          <w:szCs w:val="26"/>
          <w:lang w:val="fr-FR"/>
          <w:rPrChange w:id="4789" w:author="The Si Tran" w:date="2012-12-05T23:02:00Z">
            <w:rPr>
              <w:del w:id="4790" w:author="The Si Tran" w:date="2012-12-10T20:40:00Z"/>
              <w:sz w:val="28"/>
              <w:szCs w:val="28"/>
              <w:lang w:val="fr-FR"/>
            </w:rPr>
          </w:rPrChange>
        </w:rPr>
      </w:pPr>
      <w:del w:id="4791" w:author="The Si Tran" w:date="2012-12-10T20:40:00Z">
        <w:r w:rsidRPr="0049233F" w:rsidDel="00677FF8">
          <w:rPr>
            <w:szCs w:val="26"/>
            <w:lang w:val="fr-FR"/>
            <w:rPrChange w:id="4792"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1" type="#_x0000_t75" style="width:13.8pt;height:21.3pt" o:ole="">
              <v:imagedata r:id="rId167" o:title=""/>
            </v:shape>
            <o:OLEObject Type="Embed" ProgID="Equation.DSMT4" ShapeID="_x0000_i1101" DrawAspect="Content" ObjectID="_1417211238" r:id="rId168"/>
          </w:object>
        </w:r>
        <w:r w:rsidRPr="0049233F" w:rsidDel="00677FF8">
          <w:rPr>
            <w:szCs w:val="26"/>
            <w:lang w:val="fr-FR"/>
            <w:rPrChange w:id="4793"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794" w:name="_Toc343083603"/>
        <w:bookmarkStart w:id="4795" w:name="_Toc343083817"/>
        <w:bookmarkStart w:id="4796" w:name="_Toc343084028"/>
        <w:bookmarkStart w:id="4797" w:name="_Toc343220787"/>
        <w:bookmarkStart w:id="4798" w:name="_Toc343232291"/>
        <w:bookmarkStart w:id="4799" w:name="_Toc343232704"/>
        <w:bookmarkStart w:id="4800" w:name="_Toc343232989"/>
        <w:bookmarkStart w:id="4801" w:name="_Toc343415494"/>
        <w:bookmarkStart w:id="4802" w:name="_Toc343415790"/>
        <w:bookmarkStart w:id="4803" w:name="_Toc343452449"/>
        <w:bookmarkStart w:id="4804" w:name="_Toc343461239"/>
        <w:bookmarkEnd w:id="4794"/>
        <w:bookmarkEnd w:id="4795"/>
        <w:bookmarkEnd w:id="4796"/>
        <w:bookmarkEnd w:id="4797"/>
        <w:bookmarkEnd w:id="4798"/>
        <w:bookmarkEnd w:id="4799"/>
        <w:bookmarkEnd w:id="4800"/>
        <w:bookmarkEnd w:id="4801"/>
        <w:bookmarkEnd w:id="4802"/>
        <w:bookmarkEnd w:id="4803"/>
        <w:bookmarkEnd w:id="4804"/>
      </w:del>
    </w:p>
    <w:p w14:paraId="7BD82624" w14:textId="77777777" w:rsidR="006A21F7" w:rsidRPr="0049233F" w:rsidDel="00677FF8" w:rsidRDefault="006A21F7" w:rsidP="006A21F7">
      <w:pPr>
        <w:ind w:firstLine="540"/>
        <w:rPr>
          <w:del w:id="4805" w:author="The Si Tran" w:date="2012-12-10T20:40:00Z"/>
          <w:szCs w:val="26"/>
          <w:lang w:val="fr-FR"/>
          <w:rPrChange w:id="4806" w:author="The Si Tran" w:date="2012-12-05T23:02:00Z">
            <w:rPr>
              <w:del w:id="4807" w:author="The Si Tran" w:date="2012-12-10T20:40:00Z"/>
              <w:sz w:val="28"/>
              <w:szCs w:val="28"/>
              <w:lang w:val="fr-FR"/>
            </w:rPr>
          </w:rPrChange>
        </w:rPr>
      </w:pPr>
      <w:del w:id="4808" w:author="The Si Tran" w:date="2012-12-10T20:40:00Z">
        <w:r w:rsidRPr="0049233F" w:rsidDel="00677FF8">
          <w:rPr>
            <w:b/>
            <w:szCs w:val="26"/>
            <w:lang w:val="fr-FR"/>
            <w:rPrChange w:id="4809" w:author="The Si Tran" w:date="2012-12-05T23:02:00Z">
              <w:rPr>
                <w:b/>
                <w:sz w:val="28"/>
                <w:szCs w:val="28"/>
                <w:lang w:val="fr-FR"/>
              </w:rPr>
            </w:rPrChange>
          </w:rPr>
          <w:delText>Bước 4 : Dùng mô hình để đưa ra dự báo</w:delText>
        </w:r>
        <w:bookmarkStart w:id="4810" w:name="_Toc343083604"/>
        <w:bookmarkStart w:id="4811" w:name="_Toc343083818"/>
        <w:bookmarkStart w:id="4812" w:name="_Toc343084029"/>
        <w:bookmarkStart w:id="4813" w:name="_Toc343220788"/>
        <w:bookmarkStart w:id="4814" w:name="_Toc343232292"/>
        <w:bookmarkStart w:id="4815" w:name="_Toc343232705"/>
        <w:bookmarkStart w:id="4816" w:name="_Toc343232990"/>
        <w:bookmarkStart w:id="4817" w:name="_Toc343415495"/>
        <w:bookmarkStart w:id="4818" w:name="_Toc343415791"/>
        <w:bookmarkStart w:id="4819" w:name="_Toc343452450"/>
        <w:bookmarkStart w:id="4820" w:name="_Toc343461240"/>
        <w:bookmarkEnd w:id="4810"/>
        <w:bookmarkEnd w:id="4811"/>
        <w:bookmarkEnd w:id="4812"/>
        <w:bookmarkEnd w:id="4813"/>
        <w:bookmarkEnd w:id="4814"/>
        <w:bookmarkEnd w:id="4815"/>
        <w:bookmarkEnd w:id="4816"/>
        <w:bookmarkEnd w:id="4817"/>
        <w:bookmarkEnd w:id="4818"/>
        <w:bookmarkEnd w:id="4819"/>
        <w:bookmarkEnd w:id="4820"/>
      </w:del>
    </w:p>
    <w:p w14:paraId="2E3C245F" w14:textId="77777777" w:rsidR="006A21F7" w:rsidRPr="0049233F" w:rsidDel="00677FF8" w:rsidRDefault="006A21F7" w:rsidP="006A21F7">
      <w:pPr>
        <w:ind w:firstLine="540"/>
        <w:rPr>
          <w:del w:id="4821" w:author="The Si Tran" w:date="2012-12-10T20:40:00Z"/>
          <w:szCs w:val="26"/>
          <w:lang w:val="fr-FR"/>
          <w:rPrChange w:id="4822" w:author="The Si Tran" w:date="2012-12-05T23:02:00Z">
            <w:rPr>
              <w:del w:id="4823" w:author="The Si Tran" w:date="2012-12-10T20:40:00Z"/>
              <w:sz w:val="28"/>
              <w:szCs w:val="28"/>
              <w:lang w:val="fr-FR"/>
            </w:rPr>
          </w:rPrChange>
        </w:rPr>
      </w:pPr>
      <w:del w:id="4824" w:author="The Si Tran" w:date="2012-12-10T20:40:00Z">
        <w:r w:rsidRPr="0049233F" w:rsidDel="00677FF8">
          <w:rPr>
            <w:szCs w:val="26"/>
            <w:lang w:val="fr-FR"/>
            <w:rPrChange w:id="4825"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826" w:author="The Si Tran" w:date="2012-12-05T23:02:00Z">
              <w:rPr>
                <w:i/>
                <w:sz w:val="28"/>
                <w:szCs w:val="28"/>
                <w:lang w:val="fr-FR"/>
              </w:rPr>
            </w:rPrChange>
          </w:rPr>
          <w:delText>predict()</w:delText>
        </w:r>
        <w:r w:rsidRPr="0049233F" w:rsidDel="00677FF8">
          <w:rPr>
            <w:szCs w:val="26"/>
            <w:lang w:val="fr-FR"/>
            <w:rPrChange w:id="4827" w:author="The Si Tran" w:date="2012-12-05T23:02:00Z">
              <w:rPr>
                <w:sz w:val="28"/>
                <w:szCs w:val="28"/>
                <w:lang w:val="fr-FR"/>
              </w:rPr>
            </w:rPrChange>
          </w:rPr>
          <w:delText xml:space="preserve"> để sinh ra các giá trị dự đoán.</w:delText>
        </w:r>
        <w:bookmarkStart w:id="4828" w:name="_Toc343083605"/>
        <w:bookmarkStart w:id="4829" w:name="_Toc343083819"/>
        <w:bookmarkStart w:id="4830" w:name="_Toc343084030"/>
        <w:bookmarkStart w:id="4831" w:name="_Toc343220789"/>
        <w:bookmarkStart w:id="4832" w:name="_Toc343232293"/>
        <w:bookmarkStart w:id="4833" w:name="_Toc343232706"/>
        <w:bookmarkStart w:id="4834" w:name="_Toc343232991"/>
        <w:bookmarkStart w:id="4835" w:name="_Toc343415496"/>
        <w:bookmarkStart w:id="4836" w:name="_Toc343415792"/>
        <w:bookmarkStart w:id="4837" w:name="_Toc343452451"/>
        <w:bookmarkStart w:id="4838" w:name="_Toc343461241"/>
        <w:bookmarkEnd w:id="4828"/>
        <w:bookmarkEnd w:id="4829"/>
        <w:bookmarkEnd w:id="4830"/>
        <w:bookmarkEnd w:id="4831"/>
        <w:bookmarkEnd w:id="4832"/>
        <w:bookmarkEnd w:id="4833"/>
        <w:bookmarkEnd w:id="4834"/>
        <w:bookmarkEnd w:id="4835"/>
        <w:bookmarkEnd w:id="4836"/>
        <w:bookmarkEnd w:id="4837"/>
        <w:bookmarkEnd w:id="4838"/>
      </w:del>
    </w:p>
    <w:p w14:paraId="544C1C90" w14:textId="77777777" w:rsidR="006A21F7" w:rsidRPr="0049233F" w:rsidDel="00677FF8" w:rsidRDefault="006A21F7" w:rsidP="006A21F7">
      <w:pPr>
        <w:ind w:firstLine="540"/>
        <w:rPr>
          <w:del w:id="4839" w:author="The Si Tran" w:date="2012-12-10T20:40:00Z"/>
          <w:b/>
          <w:szCs w:val="26"/>
          <w:lang w:val="fr-FR"/>
          <w:rPrChange w:id="4840" w:author="The Si Tran" w:date="2012-12-05T23:02:00Z">
            <w:rPr>
              <w:del w:id="4841" w:author="The Si Tran" w:date="2012-12-10T20:40:00Z"/>
              <w:b/>
              <w:sz w:val="28"/>
              <w:szCs w:val="28"/>
              <w:lang w:val="fr-FR"/>
            </w:rPr>
          </w:rPrChange>
        </w:rPr>
      </w:pPr>
      <w:del w:id="4842" w:author="The Si Tran" w:date="2012-12-10T20:40:00Z">
        <w:r w:rsidRPr="0049233F" w:rsidDel="00677FF8">
          <w:rPr>
            <w:b/>
            <w:szCs w:val="26"/>
            <w:lang w:val="fr-FR"/>
            <w:rPrChange w:id="4843" w:author="The Si Tran" w:date="2012-12-05T23:02:00Z">
              <w:rPr>
                <w:b/>
                <w:sz w:val="28"/>
                <w:szCs w:val="28"/>
                <w:lang w:val="fr-FR"/>
              </w:rPr>
            </w:rPrChange>
          </w:rPr>
          <w:delText>Tiêu chuẩn lựa chọn mô hình</w:delText>
        </w:r>
        <w:bookmarkStart w:id="4844" w:name="_Toc343083606"/>
        <w:bookmarkStart w:id="4845" w:name="_Toc343083820"/>
        <w:bookmarkStart w:id="4846" w:name="_Toc343084031"/>
        <w:bookmarkStart w:id="4847" w:name="_Toc343220790"/>
        <w:bookmarkStart w:id="4848" w:name="_Toc343232294"/>
        <w:bookmarkStart w:id="4849" w:name="_Toc343232707"/>
        <w:bookmarkStart w:id="4850" w:name="_Toc343232992"/>
        <w:bookmarkStart w:id="4851" w:name="_Toc343415497"/>
        <w:bookmarkStart w:id="4852" w:name="_Toc343415793"/>
        <w:bookmarkStart w:id="4853" w:name="_Toc343452452"/>
        <w:bookmarkStart w:id="4854" w:name="_Toc343461242"/>
        <w:bookmarkEnd w:id="4844"/>
        <w:bookmarkEnd w:id="4845"/>
        <w:bookmarkEnd w:id="4846"/>
        <w:bookmarkEnd w:id="4847"/>
        <w:bookmarkEnd w:id="4848"/>
        <w:bookmarkEnd w:id="4849"/>
        <w:bookmarkEnd w:id="4850"/>
        <w:bookmarkEnd w:id="4851"/>
        <w:bookmarkEnd w:id="4852"/>
        <w:bookmarkEnd w:id="4853"/>
        <w:bookmarkEnd w:id="4854"/>
      </w:del>
    </w:p>
    <w:p w14:paraId="06F0A82B" w14:textId="77777777" w:rsidR="006A21F7" w:rsidRPr="0049233F" w:rsidDel="00677FF8" w:rsidRDefault="006A21F7" w:rsidP="006A21F7">
      <w:pPr>
        <w:ind w:firstLine="540"/>
        <w:rPr>
          <w:del w:id="4855" w:author="The Si Tran" w:date="2012-12-10T20:40:00Z"/>
          <w:szCs w:val="26"/>
          <w:lang w:val="fr-FR"/>
          <w:rPrChange w:id="4856" w:author="The Si Tran" w:date="2012-12-05T23:02:00Z">
            <w:rPr>
              <w:del w:id="4857" w:author="The Si Tran" w:date="2012-12-10T20:40:00Z"/>
              <w:sz w:val="28"/>
              <w:szCs w:val="28"/>
              <w:lang w:val="fr-FR"/>
            </w:rPr>
          </w:rPrChange>
        </w:rPr>
      </w:pPr>
      <w:del w:id="4858" w:author="The Si Tran" w:date="2012-12-10T20:40:00Z">
        <w:r w:rsidRPr="0049233F" w:rsidDel="00677FF8">
          <w:rPr>
            <w:szCs w:val="26"/>
            <w:lang w:val="fr-FR"/>
            <w:rPrChange w:id="4859"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860" w:name="_Toc343083607"/>
        <w:bookmarkStart w:id="4861" w:name="_Toc343083821"/>
        <w:bookmarkStart w:id="4862" w:name="_Toc343084032"/>
        <w:bookmarkStart w:id="4863" w:name="_Toc343220791"/>
        <w:bookmarkStart w:id="4864" w:name="_Toc343232295"/>
        <w:bookmarkStart w:id="4865" w:name="_Toc343232708"/>
        <w:bookmarkStart w:id="4866" w:name="_Toc343232993"/>
        <w:bookmarkStart w:id="4867" w:name="_Toc343415498"/>
        <w:bookmarkStart w:id="4868" w:name="_Toc343415794"/>
        <w:bookmarkStart w:id="4869" w:name="_Toc343452453"/>
        <w:bookmarkStart w:id="4870" w:name="_Toc343461243"/>
        <w:bookmarkEnd w:id="4860"/>
        <w:bookmarkEnd w:id="4861"/>
        <w:bookmarkEnd w:id="4862"/>
        <w:bookmarkEnd w:id="4863"/>
        <w:bookmarkEnd w:id="4864"/>
        <w:bookmarkEnd w:id="4865"/>
        <w:bookmarkEnd w:id="4866"/>
        <w:bookmarkEnd w:id="4867"/>
        <w:bookmarkEnd w:id="4868"/>
        <w:bookmarkEnd w:id="4869"/>
        <w:bookmarkEnd w:id="4870"/>
      </w:del>
    </w:p>
    <w:p w14:paraId="597023A8" w14:textId="77777777" w:rsidR="006A21F7" w:rsidRPr="0049233F" w:rsidDel="00677FF8" w:rsidRDefault="006A21F7" w:rsidP="006A21F7">
      <w:pPr>
        <w:ind w:firstLine="540"/>
        <w:rPr>
          <w:del w:id="4871" w:author="The Si Tran" w:date="2012-12-10T20:40:00Z"/>
          <w:szCs w:val="26"/>
          <w:lang w:val="fr-FR"/>
          <w:rPrChange w:id="4872" w:author="The Si Tran" w:date="2012-12-05T23:02:00Z">
            <w:rPr>
              <w:del w:id="4873" w:author="The Si Tran" w:date="2012-12-10T20:40:00Z"/>
              <w:sz w:val="28"/>
              <w:szCs w:val="28"/>
              <w:lang w:val="fr-FR"/>
            </w:rPr>
          </w:rPrChange>
        </w:rPr>
      </w:pPr>
      <w:del w:id="4874" w:author="The Si Tran" w:date="2012-12-10T20:40:00Z">
        <w:r w:rsidRPr="0049233F" w:rsidDel="00677FF8">
          <w:rPr>
            <w:szCs w:val="26"/>
            <w:lang w:val="fr-FR"/>
            <w:rPrChange w:id="4875"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2" type="#_x0000_t75" style="width:130.2pt;height:85.8pt" o:ole="">
              <v:imagedata r:id="rId169" o:title=""/>
            </v:shape>
            <o:OLEObject Type="Embed" ProgID="Equation.DSMT4" ShapeID="_x0000_i1102" DrawAspect="Content" ObjectID="_1417211239" r:id="rId170"/>
          </w:object>
        </w:r>
        <w:bookmarkStart w:id="4876" w:name="_Toc343083608"/>
        <w:bookmarkStart w:id="4877" w:name="_Toc343083822"/>
        <w:bookmarkStart w:id="4878" w:name="_Toc343084033"/>
        <w:bookmarkStart w:id="4879" w:name="_Toc343220792"/>
        <w:bookmarkStart w:id="4880" w:name="_Toc343232296"/>
        <w:bookmarkStart w:id="4881" w:name="_Toc343232709"/>
        <w:bookmarkStart w:id="4882" w:name="_Toc343232994"/>
        <w:bookmarkStart w:id="4883" w:name="_Toc343415499"/>
        <w:bookmarkStart w:id="4884" w:name="_Toc343415795"/>
        <w:bookmarkStart w:id="4885" w:name="_Toc343452454"/>
        <w:bookmarkStart w:id="4886" w:name="_Toc343461244"/>
        <w:bookmarkEnd w:id="4876"/>
        <w:bookmarkEnd w:id="4877"/>
        <w:bookmarkEnd w:id="4878"/>
        <w:bookmarkEnd w:id="4879"/>
        <w:bookmarkEnd w:id="4880"/>
        <w:bookmarkEnd w:id="4881"/>
        <w:bookmarkEnd w:id="4882"/>
        <w:bookmarkEnd w:id="4883"/>
        <w:bookmarkEnd w:id="4884"/>
        <w:bookmarkEnd w:id="4885"/>
        <w:bookmarkEnd w:id="4886"/>
      </w:del>
    </w:p>
    <w:p w14:paraId="3E14BA0D" w14:textId="77777777" w:rsidR="006A21F7" w:rsidRPr="0049233F" w:rsidDel="00677FF8" w:rsidRDefault="006A21F7" w:rsidP="006A21F7">
      <w:pPr>
        <w:ind w:firstLine="540"/>
        <w:rPr>
          <w:del w:id="4887" w:author="The Si Tran" w:date="2012-12-10T20:40:00Z"/>
          <w:szCs w:val="26"/>
          <w:lang w:val="fr-FR"/>
          <w:rPrChange w:id="4888" w:author="The Si Tran" w:date="2012-12-05T23:02:00Z">
            <w:rPr>
              <w:del w:id="4889" w:author="The Si Tran" w:date="2012-12-10T20:40:00Z"/>
              <w:sz w:val="28"/>
              <w:szCs w:val="28"/>
              <w:lang w:val="fr-FR"/>
            </w:rPr>
          </w:rPrChange>
        </w:rPr>
      </w:pPr>
      <w:del w:id="4890" w:author="The Si Tran" w:date="2012-12-10T20:40:00Z">
        <w:r w:rsidRPr="0049233F" w:rsidDel="00677FF8">
          <w:rPr>
            <w:szCs w:val="26"/>
            <w:lang w:val="fr-FR"/>
            <w:rPrChange w:id="4891" w:author="The Si Tran" w:date="2012-12-05T23:02:00Z">
              <w:rPr>
                <w:sz w:val="28"/>
                <w:szCs w:val="28"/>
                <w:lang w:val="fr-FR"/>
              </w:rPr>
            </w:rPrChange>
          </w:rPr>
          <w:delText>Với</w:delText>
        </w:r>
        <w:bookmarkStart w:id="4892" w:name="_Toc343083609"/>
        <w:bookmarkStart w:id="4893" w:name="_Toc343083823"/>
        <w:bookmarkStart w:id="4894" w:name="_Toc343084034"/>
        <w:bookmarkStart w:id="4895" w:name="_Toc343220793"/>
        <w:bookmarkStart w:id="4896" w:name="_Toc343232297"/>
        <w:bookmarkStart w:id="4897" w:name="_Toc343232710"/>
        <w:bookmarkStart w:id="4898" w:name="_Toc343232995"/>
        <w:bookmarkStart w:id="4899" w:name="_Toc343415500"/>
        <w:bookmarkStart w:id="4900" w:name="_Toc343415796"/>
        <w:bookmarkStart w:id="4901" w:name="_Toc343452455"/>
        <w:bookmarkStart w:id="4902" w:name="_Toc343461245"/>
        <w:bookmarkEnd w:id="4892"/>
        <w:bookmarkEnd w:id="4893"/>
        <w:bookmarkEnd w:id="4894"/>
        <w:bookmarkEnd w:id="4895"/>
        <w:bookmarkEnd w:id="4896"/>
        <w:bookmarkEnd w:id="4897"/>
        <w:bookmarkEnd w:id="4898"/>
        <w:bookmarkEnd w:id="4899"/>
        <w:bookmarkEnd w:id="4900"/>
        <w:bookmarkEnd w:id="4901"/>
        <w:bookmarkEnd w:id="4902"/>
      </w:del>
    </w:p>
    <w:p w14:paraId="3C324C48" w14:textId="77777777" w:rsidR="006A21F7" w:rsidRPr="0049233F" w:rsidDel="00677FF8" w:rsidRDefault="006A21F7" w:rsidP="006A21F7">
      <w:pPr>
        <w:ind w:firstLine="540"/>
        <w:rPr>
          <w:del w:id="4903" w:author="The Si Tran" w:date="2012-12-10T20:40:00Z"/>
          <w:szCs w:val="26"/>
          <w:lang w:val="fr-FR"/>
          <w:rPrChange w:id="4904" w:author="The Si Tran" w:date="2012-12-05T23:02:00Z">
            <w:rPr>
              <w:del w:id="4905" w:author="The Si Tran" w:date="2012-12-10T20:40:00Z"/>
              <w:sz w:val="28"/>
              <w:szCs w:val="28"/>
              <w:lang w:val="fr-FR"/>
            </w:rPr>
          </w:rPrChange>
        </w:rPr>
      </w:pPr>
      <w:del w:id="4906" w:author="The Si Tran" w:date="2012-12-10T20:40:00Z">
        <w:r w:rsidRPr="0049233F" w:rsidDel="00677FF8">
          <w:rPr>
            <w:szCs w:val="26"/>
            <w:lang w:val="fr-FR"/>
            <w:rPrChange w:id="4907" w:author="The Si Tran" w:date="2012-12-05T23:02:00Z">
              <w:rPr>
                <w:sz w:val="28"/>
                <w:szCs w:val="28"/>
                <w:lang w:val="fr-FR"/>
              </w:rPr>
            </w:rPrChange>
          </w:rPr>
          <w:delText>ln = logarit tự nhiên</w:delText>
        </w:r>
        <w:bookmarkStart w:id="4908" w:name="_Toc343083610"/>
        <w:bookmarkStart w:id="4909" w:name="_Toc343083824"/>
        <w:bookmarkStart w:id="4910" w:name="_Toc343084035"/>
        <w:bookmarkStart w:id="4911" w:name="_Toc343220794"/>
        <w:bookmarkStart w:id="4912" w:name="_Toc343232298"/>
        <w:bookmarkStart w:id="4913" w:name="_Toc343232711"/>
        <w:bookmarkStart w:id="4914" w:name="_Toc343232996"/>
        <w:bookmarkStart w:id="4915" w:name="_Toc343415501"/>
        <w:bookmarkStart w:id="4916" w:name="_Toc343415797"/>
        <w:bookmarkStart w:id="4917" w:name="_Toc343452456"/>
        <w:bookmarkStart w:id="4918" w:name="_Toc343461246"/>
        <w:bookmarkEnd w:id="4908"/>
        <w:bookmarkEnd w:id="4909"/>
        <w:bookmarkEnd w:id="4910"/>
        <w:bookmarkEnd w:id="4911"/>
        <w:bookmarkEnd w:id="4912"/>
        <w:bookmarkEnd w:id="4913"/>
        <w:bookmarkEnd w:id="4914"/>
        <w:bookmarkEnd w:id="4915"/>
        <w:bookmarkEnd w:id="4916"/>
        <w:bookmarkEnd w:id="4917"/>
        <w:bookmarkEnd w:id="4918"/>
      </w:del>
    </w:p>
    <w:p w14:paraId="70A52B8A" w14:textId="77777777" w:rsidR="006A21F7" w:rsidRPr="0049233F" w:rsidDel="00677FF8" w:rsidRDefault="006A21F7" w:rsidP="006A21F7">
      <w:pPr>
        <w:ind w:firstLine="540"/>
        <w:rPr>
          <w:del w:id="4919" w:author="The Si Tran" w:date="2012-12-10T20:40:00Z"/>
          <w:szCs w:val="26"/>
          <w:lang w:val="fr-FR"/>
          <w:rPrChange w:id="4920" w:author="The Si Tran" w:date="2012-12-05T23:02:00Z">
            <w:rPr>
              <w:del w:id="4921" w:author="The Si Tran" w:date="2012-12-10T20:40:00Z"/>
              <w:sz w:val="28"/>
              <w:szCs w:val="28"/>
              <w:lang w:val="fr-FR"/>
            </w:rPr>
          </w:rPrChange>
        </w:rPr>
      </w:pPr>
      <w:del w:id="4922" w:author="The Si Tran" w:date="2012-12-10T20:40:00Z">
        <w:r w:rsidRPr="00AF1345" w:rsidDel="00677FF8">
          <w:rPr>
            <w:position w:val="-6"/>
            <w:szCs w:val="26"/>
            <w:lang w:val="fr-FR"/>
          </w:rPr>
          <w:object w:dxaOrig="320" w:dyaOrig="320" w14:anchorId="62779385">
            <v:shape id="_x0000_i1103" type="#_x0000_t75" style="width:28.2pt;height:28.2pt" o:ole="">
              <v:imagedata r:id="rId171" o:title=""/>
            </v:shape>
            <o:OLEObject Type="Embed" ProgID="Equation.DSMT4" ShapeID="_x0000_i1103" DrawAspect="Content" ObjectID="_1417211240" r:id="rId172"/>
          </w:object>
        </w:r>
        <w:r w:rsidRPr="0049233F" w:rsidDel="00677FF8">
          <w:rPr>
            <w:szCs w:val="26"/>
            <w:lang w:val="fr-FR"/>
            <w:rPrChange w:id="4923" w:author="The Si Tran" w:date="2012-12-05T23:02:00Z">
              <w:rPr>
                <w:sz w:val="28"/>
                <w:szCs w:val="28"/>
                <w:lang w:val="fr-FR"/>
              </w:rPr>
            </w:rPrChange>
          </w:rPr>
          <w:delText>= tổng bình phương sai số chia cho tổng số quan sát</w:delText>
        </w:r>
        <w:bookmarkStart w:id="4924" w:name="_Toc343083611"/>
        <w:bookmarkStart w:id="4925" w:name="_Toc343083825"/>
        <w:bookmarkStart w:id="4926" w:name="_Toc343084036"/>
        <w:bookmarkStart w:id="4927" w:name="_Toc343220795"/>
        <w:bookmarkStart w:id="4928" w:name="_Toc343232299"/>
        <w:bookmarkStart w:id="4929" w:name="_Toc343232712"/>
        <w:bookmarkStart w:id="4930" w:name="_Toc343232997"/>
        <w:bookmarkStart w:id="4931" w:name="_Toc343415502"/>
        <w:bookmarkStart w:id="4932" w:name="_Toc343415798"/>
        <w:bookmarkStart w:id="4933" w:name="_Toc343452457"/>
        <w:bookmarkStart w:id="4934" w:name="_Toc343461247"/>
        <w:bookmarkEnd w:id="4924"/>
        <w:bookmarkEnd w:id="4925"/>
        <w:bookmarkEnd w:id="4926"/>
        <w:bookmarkEnd w:id="4927"/>
        <w:bookmarkEnd w:id="4928"/>
        <w:bookmarkEnd w:id="4929"/>
        <w:bookmarkEnd w:id="4930"/>
        <w:bookmarkEnd w:id="4931"/>
        <w:bookmarkEnd w:id="4932"/>
        <w:bookmarkEnd w:id="4933"/>
        <w:bookmarkEnd w:id="4934"/>
      </w:del>
    </w:p>
    <w:p w14:paraId="0B842E9E" w14:textId="77777777" w:rsidR="006A21F7" w:rsidRPr="0049233F" w:rsidDel="00677FF8" w:rsidRDefault="006A21F7" w:rsidP="006A21F7">
      <w:pPr>
        <w:ind w:firstLine="540"/>
        <w:rPr>
          <w:del w:id="4935" w:author="The Si Tran" w:date="2012-12-10T20:40:00Z"/>
          <w:szCs w:val="26"/>
          <w:lang w:val="fr-FR"/>
          <w:rPrChange w:id="4936" w:author="The Si Tran" w:date="2012-12-05T23:02:00Z">
            <w:rPr>
              <w:del w:id="4937" w:author="The Si Tran" w:date="2012-12-10T20:40:00Z"/>
              <w:sz w:val="28"/>
              <w:szCs w:val="28"/>
              <w:lang w:val="fr-FR"/>
            </w:rPr>
          </w:rPrChange>
        </w:rPr>
      </w:pPr>
      <w:del w:id="4938" w:author="The Si Tran" w:date="2012-12-10T20:40:00Z">
        <w:r w:rsidRPr="0049233F" w:rsidDel="00677FF8">
          <w:rPr>
            <w:szCs w:val="26"/>
            <w:lang w:val="fr-FR"/>
            <w:rPrChange w:id="4939" w:author="The Si Tran" w:date="2012-12-05T23:02:00Z">
              <w:rPr>
                <w:sz w:val="28"/>
                <w:szCs w:val="28"/>
                <w:lang w:val="fr-FR"/>
              </w:rPr>
            </w:rPrChange>
          </w:rPr>
          <w:delText>n = Tổng số quan sát (của chuỗi thặng dư)</w:delText>
        </w:r>
        <w:bookmarkStart w:id="4940" w:name="_Toc343083612"/>
        <w:bookmarkStart w:id="4941" w:name="_Toc343083826"/>
        <w:bookmarkStart w:id="4942" w:name="_Toc343084037"/>
        <w:bookmarkStart w:id="4943" w:name="_Toc343220796"/>
        <w:bookmarkStart w:id="4944" w:name="_Toc343232300"/>
        <w:bookmarkStart w:id="4945" w:name="_Toc343232713"/>
        <w:bookmarkStart w:id="4946" w:name="_Toc343232998"/>
        <w:bookmarkStart w:id="4947" w:name="_Toc343415503"/>
        <w:bookmarkStart w:id="4948" w:name="_Toc343415799"/>
        <w:bookmarkStart w:id="4949" w:name="_Toc343452458"/>
        <w:bookmarkStart w:id="4950" w:name="_Toc343461248"/>
        <w:bookmarkEnd w:id="4940"/>
        <w:bookmarkEnd w:id="4941"/>
        <w:bookmarkEnd w:id="4942"/>
        <w:bookmarkEnd w:id="4943"/>
        <w:bookmarkEnd w:id="4944"/>
        <w:bookmarkEnd w:id="4945"/>
        <w:bookmarkEnd w:id="4946"/>
        <w:bookmarkEnd w:id="4947"/>
        <w:bookmarkEnd w:id="4948"/>
        <w:bookmarkEnd w:id="4949"/>
        <w:bookmarkEnd w:id="4950"/>
      </w:del>
    </w:p>
    <w:p w14:paraId="68FD2303" w14:textId="77777777" w:rsidR="006A21F7" w:rsidRPr="0049233F" w:rsidDel="00677FF8" w:rsidRDefault="006A21F7" w:rsidP="006A21F7">
      <w:pPr>
        <w:ind w:firstLine="540"/>
        <w:rPr>
          <w:del w:id="4951" w:author="The Si Tran" w:date="2012-12-10T20:40:00Z"/>
          <w:szCs w:val="26"/>
          <w:lang w:val="fr-FR"/>
          <w:rPrChange w:id="4952" w:author="The Si Tran" w:date="2012-12-05T23:02:00Z">
            <w:rPr>
              <w:del w:id="4953" w:author="The Si Tran" w:date="2012-12-10T20:40:00Z"/>
              <w:sz w:val="28"/>
              <w:szCs w:val="28"/>
              <w:lang w:val="fr-FR"/>
            </w:rPr>
          </w:rPrChange>
        </w:rPr>
      </w:pPr>
      <w:del w:id="4954" w:author="The Si Tran" w:date="2012-12-10T20:40:00Z">
        <w:r w:rsidRPr="0049233F" w:rsidDel="00677FF8">
          <w:rPr>
            <w:szCs w:val="26"/>
            <w:lang w:val="fr-FR"/>
            <w:rPrChange w:id="4955" w:author="The Si Tran" w:date="2012-12-05T23:02:00Z">
              <w:rPr>
                <w:sz w:val="28"/>
                <w:szCs w:val="28"/>
                <w:lang w:val="fr-FR"/>
              </w:rPr>
            </w:rPrChange>
          </w:rPr>
          <w:delText>r = tổng số tham số được ước lượng của mô hình ARIMA.</w:delText>
        </w:r>
        <w:bookmarkStart w:id="4956" w:name="_Toc343083613"/>
        <w:bookmarkStart w:id="4957" w:name="_Toc343083827"/>
        <w:bookmarkStart w:id="4958" w:name="_Toc343084038"/>
        <w:bookmarkStart w:id="4959" w:name="_Toc343220797"/>
        <w:bookmarkStart w:id="4960" w:name="_Toc343232301"/>
        <w:bookmarkStart w:id="4961" w:name="_Toc343232714"/>
        <w:bookmarkStart w:id="4962" w:name="_Toc343232999"/>
        <w:bookmarkStart w:id="4963" w:name="_Toc343415504"/>
        <w:bookmarkStart w:id="4964" w:name="_Toc343415800"/>
        <w:bookmarkStart w:id="4965" w:name="_Toc343452459"/>
        <w:bookmarkStart w:id="4966" w:name="_Toc343461249"/>
        <w:bookmarkEnd w:id="4956"/>
        <w:bookmarkEnd w:id="4957"/>
        <w:bookmarkEnd w:id="4958"/>
        <w:bookmarkEnd w:id="4959"/>
        <w:bookmarkEnd w:id="4960"/>
        <w:bookmarkEnd w:id="4961"/>
        <w:bookmarkEnd w:id="4962"/>
        <w:bookmarkEnd w:id="4963"/>
        <w:bookmarkEnd w:id="4964"/>
        <w:bookmarkEnd w:id="4965"/>
        <w:bookmarkEnd w:id="4966"/>
      </w:del>
    </w:p>
    <w:p w14:paraId="52350C18" w14:textId="77777777" w:rsidR="006A21F7" w:rsidRPr="0049233F" w:rsidDel="00677FF8" w:rsidRDefault="006A21F7" w:rsidP="006A21F7">
      <w:pPr>
        <w:ind w:firstLine="540"/>
        <w:rPr>
          <w:del w:id="4967" w:author="The Si Tran" w:date="2012-12-10T20:40:00Z"/>
          <w:szCs w:val="26"/>
          <w:lang w:val="fr-FR"/>
          <w:rPrChange w:id="4968" w:author="The Si Tran" w:date="2012-12-05T23:02:00Z">
            <w:rPr>
              <w:del w:id="4969" w:author="The Si Tran" w:date="2012-12-10T20:40:00Z"/>
              <w:sz w:val="28"/>
              <w:szCs w:val="28"/>
              <w:lang w:val="fr-FR"/>
            </w:rPr>
          </w:rPrChange>
        </w:rPr>
      </w:pPr>
      <w:bookmarkStart w:id="4970" w:name="_Toc343083614"/>
      <w:bookmarkStart w:id="4971" w:name="_Toc343083828"/>
      <w:bookmarkStart w:id="4972" w:name="_Toc343084039"/>
      <w:bookmarkStart w:id="4973" w:name="_Toc343220798"/>
      <w:bookmarkStart w:id="4974" w:name="_Toc343232302"/>
      <w:bookmarkStart w:id="4975" w:name="_Toc343232715"/>
      <w:bookmarkStart w:id="4976" w:name="_Toc343233000"/>
      <w:bookmarkStart w:id="4977" w:name="_Toc343415505"/>
      <w:bookmarkStart w:id="4978" w:name="_Toc343415801"/>
      <w:bookmarkStart w:id="4979" w:name="_Toc343452460"/>
      <w:bookmarkStart w:id="4980" w:name="_Toc343461250"/>
      <w:bookmarkEnd w:id="4970"/>
      <w:bookmarkEnd w:id="4971"/>
      <w:bookmarkEnd w:id="4972"/>
      <w:bookmarkEnd w:id="4973"/>
      <w:bookmarkEnd w:id="4974"/>
      <w:bookmarkEnd w:id="4975"/>
      <w:bookmarkEnd w:id="4976"/>
      <w:bookmarkEnd w:id="4977"/>
      <w:bookmarkEnd w:id="4978"/>
      <w:bookmarkEnd w:id="4979"/>
      <w:bookmarkEnd w:id="4980"/>
    </w:p>
    <w:p w14:paraId="581DE509" w14:textId="77777777" w:rsidR="006A21F7" w:rsidRPr="0049233F" w:rsidDel="00677FF8" w:rsidRDefault="006A21F7" w:rsidP="006A21F7">
      <w:pPr>
        <w:ind w:firstLine="540"/>
        <w:rPr>
          <w:del w:id="4981" w:author="The Si Tran" w:date="2012-12-10T20:40:00Z"/>
          <w:szCs w:val="26"/>
          <w:lang w:val="fr-FR"/>
          <w:rPrChange w:id="4982" w:author="The Si Tran" w:date="2012-12-05T23:02:00Z">
            <w:rPr>
              <w:del w:id="4983" w:author="The Si Tran" w:date="2012-12-10T20:40:00Z"/>
              <w:sz w:val="28"/>
              <w:szCs w:val="28"/>
              <w:lang w:val="fr-FR"/>
            </w:rPr>
          </w:rPrChange>
        </w:rPr>
      </w:pPr>
      <w:del w:id="4984" w:author="The Si Tran" w:date="2012-12-10T20:40:00Z">
        <w:r w:rsidRPr="0049233F" w:rsidDel="00677FF8">
          <w:rPr>
            <w:szCs w:val="26"/>
            <w:lang w:val="fr-FR"/>
            <w:rPrChange w:id="4985" w:author="The Si Tran" w:date="2012-12-05T23:02:00Z">
              <w:rPr>
                <w:sz w:val="28"/>
                <w:szCs w:val="28"/>
                <w:lang w:val="fr-FR"/>
              </w:rPr>
            </w:rPrChange>
          </w:rPr>
          <w:delText>Mô hình được lựa chọn là mô hình có AIC, BIC bé nhất.</w:delText>
        </w:r>
        <w:bookmarkStart w:id="4986" w:name="_Toc343083615"/>
        <w:bookmarkStart w:id="4987" w:name="_Toc343083829"/>
        <w:bookmarkStart w:id="4988" w:name="_Toc343084040"/>
        <w:bookmarkStart w:id="4989" w:name="_Toc343220799"/>
        <w:bookmarkStart w:id="4990" w:name="_Toc343232303"/>
        <w:bookmarkStart w:id="4991" w:name="_Toc343232716"/>
        <w:bookmarkStart w:id="4992" w:name="_Toc343233001"/>
        <w:bookmarkStart w:id="4993" w:name="_Toc343415506"/>
        <w:bookmarkStart w:id="4994" w:name="_Toc343415802"/>
        <w:bookmarkStart w:id="4995" w:name="_Toc343452461"/>
        <w:bookmarkStart w:id="4996" w:name="_Toc343461251"/>
        <w:bookmarkEnd w:id="4986"/>
        <w:bookmarkEnd w:id="4987"/>
        <w:bookmarkEnd w:id="4988"/>
        <w:bookmarkEnd w:id="4989"/>
        <w:bookmarkEnd w:id="4990"/>
        <w:bookmarkEnd w:id="4991"/>
        <w:bookmarkEnd w:id="4992"/>
        <w:bookmarkEnd w:id="4993"/>
        <w:bookmarkEnd w:id="4994"/>
        <w:bookmarkEnd w:id="4995"/>
        <w:bookmarkEnd w:id="4996"/>
      </w:del>
    </w:p>
    <w:p w14:paraId="0DE86ED4" w14:textId="77777777" w:rsidR="006A21F7" w:rsidRPr="0049233F" w:rsidDel="000C119A" w:rsidRDefault="006A21F7" w:rsidP="006A21F7">
      <w:pPr>
        <w:pStyle w:val="Heading2"/>
        <w:rPr>
          <w:del w:id="4997" w:author="The Si Tran" w:date="2012-12-06T22:00:00Z"/>
          <w:sz w:val="26"/>
          <w:szCs w:val="26"/>
          <w:lang w:val="fr-FR"/>
          <w:rPrChange w:id="4998" w:author="The Si Tran" w:date="2012-12-05T23:02:00Z">
            <w:rPr>
              <w:del w:id="4999" w:author="The Si Tran" w:date="2012-12-06T22:00:00Z"/>
              <w:lang w:val="fr-FR"/>
            </w:rPr>
          </w:rPrChange>
        </w:rPr>
      </w:pPr>
      <w:bookmarkStart w:id="5000" w:name="_Toc312142556"/>
      <w:del w:id="5001"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002" w:name="_Toc343083616"/>
        <w:bookmarkStart w:id="5003" w:name="_Toc343083830"/>
        <w:bookmarkStart w:id="5004" w:name="_Toc343084041"/>
        <w:bookmarkStart w:id="5005" w:name="_Toc343220800"/>
        <w:bookmarkStart w:id="5006" w:name="_Toc343232304"/>
        <w:bookmarkStart w:id="5007" w:name="_Toc343232717"/>
        <w:bookmarkStart w:id="5008" w:name="_Toc343233002"/>
        <w:bookmarkStart w:id="5009" w:name="_Toc343415507"/>
        <w:bookmarkStart w:id="5010" w:name="_Toc343415803"/>
        <w:bookmarkStart w:id="5011" w:name="_Toc343452462"/>
        <w:bookmarkStart w:id="5012" w:name="_Toc343461252"/>
        <w:bookmarkEnd w:id="5000"/>
        <w:bookmarkEnd w:id="5002"/>
        <w:bookmarkEnd w:id="5003"/>
        <w:bookmarkEnd w:id="5004"/>
        <w:bookmarkEnd w:id="5005"/>
        <w:bookmarkEnd w:id="5006"/>
        <w:bookmarkEnd w:id="5007"/>
        <w:bookmarkEnd w:id="5008"/>
        <w:bookmarkEnd w:id="5009"/>
        <w:bookmarkEnd w:id="5010"/>
        <w:bookmarkEnd w:id="5011"/>
        <w:bookmarkEnd w:id="5012"/>
      </w:del>
    </w:p>
    <w:p w14:paraId="28F0655A" w14:textId="77777777" w:rsidR="006A21F7" w:rsidRPr="0049233F" w:rsidDel="000C119A" w:rsidRDefault="006A21F7" w:rsidP="006A21F7">
      <w:pPr>
        <w:ind w:firstLine="540"/>
        <w:rPr>
          <w:del w:id="5013" w:author="The Si Tran" w:date="2012-12-06T22:00:00Z"/>
          <w:szCs w:val="26"/>
          <w:lang w:val="pt-BR"/>
          <w:rPrChange w:id="5014" w:author="The Si Tran" w:date="2012-12-05T23:02:00Z">
            <w:rPr>
              <w:del w:id="5015" w:author="The Si Tran" w:date="2012-12-06T22:00:00Z"/>
              <w:sz w:val="28"/>
              <w:szCs w:val="28"/>
              <w:lang w:val="pt-BR"/>
            </w:rPr>
          </w:rPrChange>
        </w:rPr>
      </w:pPr>
      <w:del w:id="5016" w:author="The Si Tran" w:date="2012-12-06T22:00:00Z">
        <w:r w:rsidRPr="0049233F" w:rsidDel="000C119A">
          <w:rPr>
            <w:szCs w:val="26"/>
            <w:lang w:val="pt-BR"/>
            <w:rPrChange w:id="5017"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018" w:name="_Toc343083617"/>
        <w:bookmarkStart w:id="5019" w:name="_Toc343083831"/>
        <w:bookmarkStart w:id="5020" w:name="_Toc343084042"/>
        <w:bookmarkStart w:id="5021" w:name="_Toc343220801"/>
        <w:bookmarkStart w:id="5022" w:name="_Toc343232305"/>
        <w:bookmarkStart w:id="5023" w:name="_Toc343232718"/>
        <w:bookmarkStart w:id="5024" w:name="_Toc343233003"/>
        <w:bookmarkStart w:id="5025" w:name="_Toc343415508"/>
        <w:bookmarkStart w:id="5026" w:name="_Toc343415804"/>
        <w:bookmarkStart w:id="5027" w:name="_Toc343452463"/>
        <w:bookmarkStart w:id="5028" w:name="_Toc343461253"/>
        <w:bookmarkEnd w:id="5018"/>
        <w:bookmarkEnd w:id="5019"/>
        <w:bookmarkEnd w:id="5020"/>
        <w:bookmarkEnd w:id="5021"/>
        <w:bookmarkEnd w:id="5022"/>
        <w:bookmarkEnd w:id="5023"/>
        <w:bookmarkEnd w:id="5024"/>
        <w:bookmarkEnd w:id="5025"/>
        <w:bookmarkEnd w:id="5026"/>
        <w:bookmarkEnd w:id="5027"/>
        <w:bookmarkEnd w:id="5028"/>
      </w:del>
    </w:p>
    <w:p w14:paraId="296CF93A" w14:textId="77777777" w:rsidR="006A21F7" w:rsidRPr="0049233F" w:rsidDel="000C119A" w:rsidRDefault="006A21F7" w:rsidP="006A21F7">
      <w:pPr>
        <w:ind w:firstLine="540"/>
        <w:rPr>
          <w:del w:id="5029" w:author="The Si Tran" w:date="2012-12-06T22:00:00Z"/>
          <w:szCs w:val="26"/>
          <w:lang w:val="pt-BR"/>
          <w:rPrChange w:id="5030" w:author="The Si Tran" w:date="2012-12-05T23:02:00Z">
            <w:rPr>
              <w:del w:id="5031" w:author="The Si Tran" w:date="2012-12-06T22:00:00Z"/>
              <w:sz w:val="28"/>
              <w:szCs w:val="28"/>
              <w:lang w:val="pt-BR"/>
            </w:rPr>
          </w:rPrChange>
        </w:rPr>
      </w:pPr>
      <w:del w:id="5032" w:author="The Si Tran" w:date="2012-12-06T22:00:00Z">
        <w:r w:rsidRPr="0049233F" w:rsidDel="000C119A">
          <w:rPr>
            <w:szCs w:val="26"/>
            <w:lang w:val="pt-BR"/>
            <w:rPrChange w:id="5033"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034" w:name="_Toc343083618"/>
        <w:bookmarkStart w:id="5035" w:name="_Toc343083832"/>
        <w:bookmarkStart w:id="5036" w:name="_Toc343084043"/>
        <w:bookmarkStart w:id="5037" w:name="_Toc343220802"/>
        <w:bookmarkStart w:id="5038" w:name="_Toc343232306"/>
        <w:bookmarkStart w:id="5039" w:name="_Toc343232719"/>
        <w:bookmarkStart w:id="5040" w:name="_Toc343233004"/>
        <w:bookmarkStart w:id="5041" w:name="_Toc343415509"/>
        <w:bookmarkStart w:id="5042" w:name="_Toc343415805"/>
        <w:bookmarkStart w:id="5043" w:name="_Toc343452464"/>
        <w:bookmarkStart w:id="5044" w:name="_Toc343461254"/>
        <w:bookmarkEnd w:id="5034"/>
        <w:bookmarkEnd w:id="5035"/>
        <w:bookmarkEnd w:id="5036"/>
        <w:bookmarkEnd w:id="5037"/>
        <w:bookmarkEnd w:id="5038"/>
        <w:bookmarkEnd w:id="5039"/>
        <w:bookmarkEnd w:id="5040"/>
        <w:bookmarkEnd w:id="5041"/>
        <w:bookmarkEnd w:id="5042"/>
        <w:bookmarkEnd w:id="5043"/>
        <w:bookmarkEnd w:id="5044"/>
      </w:del>
    </w:p>
    <w:p w14:paraId="54A1DD24" w14:textId="77777777" w:rsidR="006A21F7" w:rsidRPr="0049233F" w:rsidDel="000C119A" w:rsidRDefault="006A21F7" w:rsidP="006A21F7">
      <w:pPr>
        <w:ind w:firstLine="540"/>
        <w:rPr>
          <w:del w:id="5045" w:author="The Si Tran" w:date="2012-12-06T22:00:00Z"/>
          <w:szCs w:val="26"/>
          <w:lang w:val="pt-BR"/>
          <w:rPrChange w:id="5046" w:author="The Si Tran" w:date="2012-12-05T23:02:00Z">
            <w:rPr>
              <w:del w:id="5047" w:author="The Si Tran" w:date="2012-12-06T22:00:00Z"/>
              <w:sz w:val="28"/>
              <w:szCs w:val="28"/>
              <w:lang w:val="pt-BR"/>
            </w:rPr>
          </w:rPrChange>
        </w:rPr>
      </w:pPr>
      <w:del w:id="5048" w:author="The Si Tran" w:date="2012-12-06T22:00:00Z">
        <w:r w:rsidRPr="0049233F" w:rsidDel="000C119A">
          <w:rPr>
            <w:szCs w:val="26"/>
            <w:lang w:val="pt-BR"/>
            <w:rPrChange w:id="5049"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050" w:name="_Toc343083619"/>
        <w:bookmarkStart w:id="5051" w:name="_Toc343083833"/>
        <w:bookmarkStart w:id="5052" w:name="_Toc343084044"/>
        <w:bookmarkStart w:id="5053" w:name="_Toc343220803"/>
        <w:bookmarkStart w:id="5054" w:name="_Toc343232307"/>
        <w:bookmarkStart w:id="5055" w:name="_Toc343232720"/>
        <w:bookmarkStart w:id="5056" w:name="_Toc343233005"/>
        <w:bookmarkStart w:id="5057" w:name="_Toc343415510"/>
        <w:bookmarkStart w:id="5058" w:name="_Toc343415806"/>
        <w:bookmarkStart w:id="5059" w:name="_Toc343452465"/>
        <w:bookmarkStart w:id="5060" w:name="_Toc343461255"/>
        <w:bookmarkEnd w:id="5050"/>
        <w:bookmarkEnd w:id="5051"/>
        <w:bookmarkEnd w:id="5052"/>
        <w:bookmarkEnd w:id="5053"/>
        <w:bookmarkEnd w:id="5054"/>
        <w:bookmarkEnd w:id="5055"/>
        <w:bookmarkEnd w:id="5056"/>
        <w:bookmarkEnd w:id="5057"/>
        <w:bookmarkEnd w:id="5058"/>
        <w:bookmarkEnd w:id="5059"/>
        <w:bookmarkEnd w:id="5060"/>
      </w:del>
    </w:p>
    <w:p w14:paraId="60AD9B52" w14:textId="77777777" w:rsidR="006A21F7" w:rsidRPr="0049233F" w:rsidDel="000C119A" w:rsidRDefault="006A21F7" w:rsidP="006A21F7">
      <w:pPr>
        <w:ind w:firstLine="540"/>
        <w:rPr>
          <w:del w:id="5061" w:author="The Si Tran" w:date="2012-12-06T22:00:00Z"/>
          <w:szCs w:val="26"/>
          <w:lang w:val="pt-BR"/>
          <w:rPrChange w:id="5062" w:author="The Si Tran" w:date="2012-12-05T23:02:00Z">
            <w:rPr>
              <w:del w:id="5063" w:author="The Si Tran" w:date="2012-12-06T22:00:00Z"/>
              <w:sz w:val="28"/>
              <w:szCs w:val="28"/>
              <w:lang w:val="pt-BR"/>
            </w:rPr>
          </w:rPrChange>
        </w:rPr>
      </w:pPr>
      <w:del w:id="5064" w:author="The Si Tran" w:date="2012-12-06T22:00:00Z">
        <w:r w:rsidRPr="0049233F" w:rsidDel="000C119A">
          <w:rPr>
            <w:szCs w:val="26"/>
            <w:lang w:val="pt-BR"/>
            <w:rPrChange w:id="5065" w:author="The Si Tran" w:date="2012-12-05T23:02:00Z">
              <w:rPr>
                <w:sz w:val="28"/>
                <w:szCs w:val="28"/>
                <w:lang w:val="pt-BR"/>
              </w:rPr>
            </w:rPrChange>
          </w:rPr>
          <w:delText>Đối với mô hình ARMA(p,q), hàm tự tương quan và hàm tự tương quan riêng phần đều giảm dần.</w:delText>
        </w:r>
        <w:bookmarkStart w:id="5066" w:name="_Toc343083620"/>
        <w:bookmarkStart w:id="5067" w:name="_Toc343083834"/>
        <w:bookmarkStart w:id="5068" w:name="_Toc343084045"/>
        <w:bookmarkStart w:id="5069" w:name="_Toc343220804"/>
        <w:bookmarkStart w:id="5070" w:name="_Toc343232308"/>
        <w:bookmarkStart w:id="5071" w:name="_Toc343232721"/>
        <w:bookmarkStart w:id="5072" w:name="_Toc343233006"/>
        <w:bookmarkStart w:id="5073" w:name="_Toc343415511"/>
        <w:bookmarkStart w:id="5074" w:name="_Toc343415807"/>
        <w:bookmarkStart w:id="5075" w:name="_Toc343452466"/>
        <w:bookmarkStart w:id="5076" w:name="_Toc343461256"/>
        <w:bookmarkEnd w:id="5066"/>
        <w:bookmarkEnd w:id="5067"/>
        <w:bookmarkEnd w:id="5068"/>
        <w:bookmarkEnd w:id="5069"/>
        <w:bookmarkEnd w:id="5070"/>
        <w:bookmarkEnd w:id="5071"/>
        <w:bookmarkEnd w:id="5072"/>
        <w:bookmarkEnd w:id="5073"/>
        <w:bookmarkEnd w:id="5074"/>
        <w:bookmarkEnd w:id="5075"/>
        <w:bookmarkEnd w:id="5076"/>
      </w:del>
    </w:p>
    <w:p w14:paraId="7F2C928B" w14:textId="77777777" w:rsidR="006A21F7" w:rsidRPr="0049233F" w:rsidDel="000C119A" w:rsidRDefault="006A21F7" w:rsidP="006A21F7">
      <w:pPr>
        <w:ind w:firstLine="540"/>
        <w:rPr>
          <w:del w:id="5077" w:author="The Si Tran" w:date="2012-12-06T22:00:00Z"/>
          <w:szCs w:val="26"/>
          <w:lang w:val="pt-BR"/>
          <w:rPrChange w:id="5078" w:author="The Si Tran" w:date="2012-12-05T23:02:00Z">
            <w:rPr>
              <w:del w:id="5079" w:author="The Si Tran" w:date="2012-12-06T22:00:00Z"/>
              <w:sz w:val="28"/>
              <w:szCs w:val="28"/>
              <w:lang w:val="pt-BR"/>
            </w:rPr>
          </w:rPrChange>
        </w:rPr>
      </w:pPr>
      <w:del w:id="5080" w:author="The Si Tran" w:date="2012-12-06T22:00:00Z">
        <w:r w:rsidRPr="0049233F" w:rsidDel="000C119A">
          <w:rPr>
            <w:szCs w:val="26"/>
            <w:lang w:val="pt-BR"/>
            <w:rPrChange w:id="5081"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082" w:name="_Toc343083621"/>
        <w:bookmarkStart w:id="5083" w:name="_Toc343083835"/>
        <w:bookmarkStart w:id="5084" w:name="_Toc343084046"/>
        <w:bookmarkStart w:id="5085" w:name="_Toc343220805"/>
        <w:bookmarkStart w:id="5086" w:name="_Toc343232309"/>
        <w:bookmarkStart w:id="5087" w:name="_Toc343232722"/>
        <w:bookmarkStart w:id="5088" w:name="_Toc343233007"/>
        <w:bookmarkStart w:id="5089" w:name="_Toc343415512"/>
        <w:bookmarkStart w:id="5090" w:name="_Toc343415808"/>
        <w:bookmarkStart w:id="5091" w:name="_Toc343452467"/>
        <w:bookmarkStart w:id="5092" w:name="_Toc343461257"/>
        <w:bookmarkEnd w:id="5082"/>
        <w:bookmarkEnd w:id="5083"/>
        <w:bookmarkEnd w:id="5084"/>
        <w:bookmarkEnd w:id="5085"/>
        <w:bookmarkEnd w:id="5086"/>
        <w:bookmarkEnd w:id="5087"/>
        <w:bookmarkEnd w:id="5088"/>
        <w:bookmarkEnd w:id="5089"/>
        <w:bookmarkEnd w:id="5090"/>
        <w:bookmarkEnd w:id="5091"/>
        <w:bookmarkEnd w:id="5092"/>
      </w:del>
    </w:p>
    <w:p w14:paraId="6BFEE511" w14:textId="77777777" w:rsidR="006A21F7" w:rsidRPr="0049233F" w:rsidDel="000C119A" w:rsidRDefault="006A21F7" w:rsidP="006A21F7">
      <w:pPr>
        <w:ind w:firstLine="540"/>
        <w:rPr>
          <w:del w:id="5093" w:author="The Si Tran" w:date="2012-12-06T22:00:00Z"/>
          <w:szCs w:val="26"/>
          <w:lang w:val="pt-BR"/>
          <w:rPrChange w:id="5094" w:author="The Si Tran" w:date="2012-12-05T23:02:00Z">
            <w:rPr>
              <w:del w:id="5095" w:author="The Si Tran" w:date="2012-12-06T22:00:00Z"/>
              <w:sz w:val="28"/>
              <w:szCs w:val="28"/>
              <w:lang w:val="pt-BR"/>
            </w:rPr>
          </w:rPrChange>
        </w:rPr>
      </w:pPr>
      <w:del w:id="5096" w:author="The Si Tran" w:date="2012-12-06T22:00:00Z">
        <w:r w:rsidRPr="0049233F" w:rsidDel="000C119A">
          <w:rPr>
            <w:szCs w:val="26"/>
            <w:lang w:val="pt-BR"/>
            <w:rPrChange w:id="5097"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098" w:name="_Toc343083622"/>
        <w:bookmarkStart w:id="5099" w:name="_Toc343083836"/>
        <w:bookmarkStart w:id="5100" w:name="_Toc343084047"/>
        <w:bookmarkStart w:id="5101" w:name="_Toc343220806"/>
        <w:bookmarkStart w:id="5102" w:name="_Toc343232310"/>
        <w:bookmarkStart w:id="5103" w:name="_Toc343232723"/>
        <w:bookmarkStart w:id="5104" w:name="_Toc343233008"/>
        <w:bookmarkStart w:id="5105" w:name="_Toc343415513"/>
        <w:bookmarkStart w:id="5106" w:name="_Toc343415809"/>
        <w:bookmarkStart w:id="5107" w:name="_Toc343452468"/>
        <w:bookmarkStart w:id="5108" w:name="_Toc343461258"/>
        <w:bookmarkEnd w:id="5098"/>
        <w:bookmarkEnd w:id="5099"/>
        <w:bookmarkEnd w:id="5100"/>
        <w:bookmarkEnd w:id="5101"/>
        <w:bookmarkEnd w:id="5102"/>
        <w:bookmarkEnd w:id="5103"/>
        <w:bookmarkEnd w:id="5104"/>
        <w:bookmarkEnd w:id="5105"/>
        <w:bookmarkEnd w:id="5106"/>
        <w:bookmarkEnd w:id="5107"/>
        <w:bookmarkEnd w:id="5108"/>
      </w:del>
    </w:p>
    <w:p w14:paraId="2CA69FB5" w14:textId="77777777" w:rsidR="006A21F7" w:rsidRDefault="00DA1F81">
      <w:pPr>
        <w:pStyle w:val="Heading2"/>
        <w:rPr>
          <w:ins w:id="5109" w:author="The Si Tran" w:date="2012-12-06T22:00:00Z"/>
        </w:rPr>
        <w:pPrChange w:id="5110" w:author="The Si Tran" w:date="2012-12-06T22:00:00Z">
          <w:pPr/>
        </w:pPrChange>
      </w:pPr>
      <w:bookmarkStart w:id="5111" w:name="_Toc343461259"/>
      <w:ins w:id="5112" w:author="The Si Tran" w:date="2012-12-06T22:00:00Z">
        <w:r>
          <w:t>Xây dựng mô hình SARIMA</w:t>
        </w:r>
        <w:bookmarkEnd w:id="5111"/>
      </w:ins>
    </w:p>
    <w:p w14:paraId="0F49B734" w14:textId="77777777" w:rsidR="00DA1F81" w:rsidRDefault="00DA1F81">
      <w:pPr>
        <w:rPr>
          <w:ins w:id="5113" w:author="The Si Tran" w:date="2012-12-06T22:01:00Z"/>
        </w:rPr>
      </w:pPr>
      <w:ins w:id="5114" w:author="The Si Tran" w:date="2012-12-06T22:01:00Z">
        <w:r>
          <w:t xml:space="preserve">Cấu trúc của mô hình dự đoán </w:t>
        </w:r>
      </w:ins>
      <w:ins w:id="5115" w:author="The Si Tran" w:date="2012-12-10T19:55:00Z">
        <w:r w:rsidR="001611FB">
          <w:t>S</w:t>
        </w:r>
      </w:ins>
      <w:ins w:id="5116" w:author="The Si Tran" w:date="2012-12-06T22:01:00Z">
        <w:r>
          <w:t>ARIMA gồm 4 thành phần chính:</w:t>
        </w:r>
      </w:ins>
    </w:p>
    <w:p w14:paraId="1A05EE34" w14:textId="77777777" w:rsidR="00DA1F81" w:rsidRPr="00AC1C82" w:rsidRDefault="00DA1F81">
      <w:pPr>
        <w:pStyle w:val="BuletL1"/>
        <w:rPr>
          <w:ins w:id="5117" w:author="The Si Tran" w:date="2012-12-06T22:01:00Z"/>
        </w:rPr>
        <w:pPrChange w:id="5118" w:author="The Si Tran" w:date="2012-12-16T10:35:00Z">
          <w:pPr/>
        </w:pPrChange>
      </w:pPr>
      <w:ins w:id="5119" w:author="The Si Tran" w:date="2012-12-06T22:01:00Z">
        <w:r w:rsidRPr="00032D83">
          <w:lastRenderedPageBreak/>
          <w:t>Thành ph</w:t>
        </w:r>
        <w:r w:rsidRPr="006D6C8D">
          <w:t>ầ</w:t>
        </w:r>
        <w:r w:rsidRPr="00DA1F81">
          <w:rPr>
            <w:rPrChange w:id="5120" w:author="The Si Tran" w:date="2012-12-06T22:02:00Z">
              <w:rPr/>
            </w:rPrChange>
          </w:rPr>
          <w:t xml:space="preserve">n nhận dạng mô hình (Model identification): ước lượng và xấp xỉ cấu trúc cho </w:t>
        </w:r>
      </w:ins>
      <w:ins w:id="5121" w:author="The Si Tran" w:date="2012-12-10T19:58:00Z">
        <w:r w:rsidR="00E54E7E">
          <w:t xml:space="preserve">các </w:t>
        </w:r>
      </w:ins>
      <w:ins w:id="5122" w:author="The Si Tran" w:date="2012-12-06T22:01:00Z">
        <w:r w:rsidRPr="00032D83">
          <w:t>m</w:t>
        </w:r>
        <w:r w:rsidRPr="006D6C8D">
          <w:t>ố</w:t>
        </w:r>
        <w:r w:rsidR="00E54E7E">
          <w:rPr>
            <w:rPrChange w:id="5123" w:author="The Si Tran" w:date="2012-12-06T22:02:00Z">
              <w:rPr/>
            </w:rPrChange>
          </w:rPr>
          <w:t>i tương quan tồn tại</w:t>
        </w:r>
        <w:r w:rsidRPr="00DA1F81">
          <w:rPr>
            <w:rPrChange w:id="5124" w:author="The Si Tran" w:date="2012-12-06T22:02:00Z">
              <w:rPr/>
            </w:rPrChange>
          </w:rPr>
          <w:t xml:space="preserve"> trong dữ liệu đã thu thập được. Thành phần này nhận dạng đượ</w:t>
        </w:r>
        <w:r w:rsidR="00AF035F">
          <w:rPr>
            <w:rPrChange w:id="5125" w:author="The Si Tran" w:date="2012-12-06T22:02:00Z">
              <w:rPr/>
            </w:rPrChange>
          </w:rPr>
          <w:t>c mô hình</w:t>
        </w:r>
        <w:r w:rsidRPr="00DA1F81">
          <w:rPr>
            <w:rPrChange w:id="5126" w:author="The Si Tran" w:date="2012-12-06T22:02:00Z">
              <w:rPr/>
            </w:rPrChange>
          </w:rPr>
          <w:t xml:space="preserve"> một cách tự động bằng cách phân tích hệ số tự tương quan và hệ số tự</w:t>
        </w:r>
        <w:r w:rsidR="008B3DEB">
          <w:rPr>
            <w:rPrChange w:id="5127" w:author="The Si Tran" w:date="2012-12-06T22:02:00Z">
              <w:rPr/>
            </w:rPrChange>
          </w:rPr>
          <w:t xml:space="preserve"> tương quan riêng</w:t>
        </w:r>
        <w:r w:rsidRPr="00DA1F81">
          <w:rPr>
            <w:rPrChange w:id="5128"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129" w:author="The Si Tran" w:date="2012-12-06T22:01:00Z"/>
        </w:rPr>
        <w:pPrChange w:id="5130" w:author="The Si Tran" w:date="2012-12-16T10:35:00Z">
          <w:pPr/>
        </w:pPrChange>
      </w:pPr>
      <w:ins w:id="5131" w:author="The Si Tran" w:date="2012-12-06T22:01:00Z">
        <w:r w:rsidRPr="00032D83">
          <w:t>Thành ph</w:t>
        </w:r>
        <w:r w:rsidRPr="006D6C8D">
          <w:t>ầ</w:t>
        </w:r>
        <w:r w:rsidRPr="00DA1F81">
          <w:rPr>
            <w:rPrChange w:id="5132" w:author="The Si Tran" w:date="2012-12-06T22:02:00Z">
              <w:rPr/>
            </w:rPrChange>
          </w:rPr>
          <w:t xml:space="preserve">n </w:t>
        </w:r>
      </w:ins>
      <w:ins w:id="5133" w:author="The Si Tran" w:date="2012-12-10T20:00:00Z">
        <w:r w:rsidR="00545F04">
          <w:t>khử</w:t>
        </w:r>
        <w:r w:rsidR="00290F01">
          <w:t xml:space="preserve"> mùa và </w:t>
        </w:r>
        <w:r w:rsidR="00545F04">
          <w:t>xu hướng</w:t>
        </w:r>
      </w:ins>
      <w:ins w:id="5134" w:author="The Si Tran" w:date="2012-12-06T22:01:00Z">
        <w:r w:rsidRPr="00032D83">
          <w:t xml:space="preserve"> (Recursive differencer/integ</w:t>
        </w:r>
        <w:r w:rsidRPr="006D6C8D">
          <w:t>rator): dùng đ</w:t>
        </w:r>
        <w:r w:rsidRPr="00DA1F81">
          <w:rPr>
            <w:rPrChange w:id="5135" w:author="The Si Tran" w:date="2012-12-06T22:02:00Z">
              <w:rPr/>
            </w:rPrChange>
          </w:rPr>
          <w:t>ể chuyển đổi các chuỗi dữ liệu không tĩnh hoặc có tính mùa sang chuỗi dữ liệu t</w:t>
        </w:r>
        <w:r w:rsidR="00E47C73">
          <w:rPr>
            <w:rPrChange w:id="5136" w:author="The Si Tran" w:date="2012-12-06T22:02:00Z">
              <w:rPr/>
            </w:rPrChange>
          </w:rPr>
          <w:t>ĩnh</w:t>
        </w:r>
        <w:r w:rsidRPr="00DA1F81">
          <w:rPr>
            <w:rPrChange w:id="5137" w:author="The Si Tran" w:date="2012-12-06T22:02:00Z">
              <w:rPr/>
            </w:rPrChange>
          </w:rPr>
          <w:t xml:space="preserve"> trước khi áp dụng các giải thuật để ước lượng các tham số cho mô hình. Bởi vì mô hình ARIMA chỉ </w:t>
        </w:r>
      </w:ins>
      <w:ins w:id="5138" w:author="The Si Tran" w:date="2012-12-10T20:05:00Z">
        <w:r w:rsidR="00E47C73">
          <w:t>phù hợp</w:t>
        </w:r>
      </w:ins>
      <w:ins w:id="5139" w:author="The Si Tran" w:date="2012-12-06T22:01:00Z">
        <w:r w:rsidRPr="00032D83">
          <w:t xml:space="preserve"> v</w:t>
        </w:r>
        <w:r w:rsidRPr="006D6C8D">
          <w:t>ớ</w:t>
        </w:r>
        <w:r w:rsidRPr="00DA1F81">
          <w:rPr>
            <w:rPrChange w:id="5140" w:author="The Si Tran" w:date="2012-12-06T22:02:00Z">
              <w:rPr/>
            </w:rPrChange>
          </w:rPr>
          <w:t>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141" w:author="The Si Tran" w:date="2012-12-06T22:01:00Z"/>
        </w:rPr>
        <w:pPrChange w:id="5142" w:author="The Si Tran" w:date="2012-12-16T10:36:00Z">
          <w:pPr/>
        </w:pPrChange>
      </w:pPr>
      <w:ins w:id="5143" w:author="The Si Tran" w:date="2012-12-06T22:01:00Z">
        <w:r w:rsidRPr="00032D83">
          <w:t>Thành ph</w:t>
        </w:r>
        <w:r w:rsidRPr="006D6C8D">
          <w:t>ầ</w:t>
        </w:r>
        <w:r w:rsidRPr="00DA1F81">
          <w:rPr>
            <w:rPrChange w:id="5144" w:author="The Si Tran" w:date="2012-12-06T22:02:00Z">
              <w:rPr/>
            </w:rPrChange>
          </w:rPr>
          <w:t>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145" w:author="The Si Tran" w:date="2012-12-06T22:02:00Z">
              <w:rPr/>
            </w:rPrChange>
          </w:rPr>
          <w:t xml:space="preserve"> vi</w:t>
        </w:r>
        <w:r w:rsidRPr="00DA1F81">
          <w:rPr>
            <w:rPrChange w:id="5146" w:author="The Si Tran" w:date="2012-12-06T22:02:00Z">
              <w:rPr/>
            </w:rPrChange>
          </w:rPr>
          <w:t xml:space="preserve"> phạm thì mô hình ước lượng sẽ không chính xác.</w:t>
        </w:r>
      </w:ins>
    </w:p>
    <w:p w14:paraId="082BDC3A" w14:textId="77777777" w:rsidR="00DA1F81" w:rsidRDefault="00DA1F81">
      <w:pPr>
        <w:pStyle w:val="BuletL1"/>
        <w:rPr>
          <w:ins w:id="5147" w:author="The Si Tran" w:date="2012-12-06T22:08:00Z"/>
        </w:rPr>
        <w:pPrChange w:id="5148" w:author="The Si Tran" w:date="2012-12-16T10:36:00Z">
          <w:pPr/>
        </w:pPrChange>
      </w:pPr>
      <w:ins w:id="5149" w:author="The Si Tran" w:date="2012-12-06T22:01:00Z">
        <w:r w:rsidRPr="00032D83">
          <w:t>Thành ph</w:t>
        </w:r>
        <w:r w:rsidRPr="006D6C8D">
          <w:t>ầ</w:t>
        </w:r>
        <w:r w:rsidRPr="00DA1F81">
          <w:rPr>
            <w:rPrChange w:id="5150" w:author="The Si Tran" w:date="2012-12-06T22:03:00Z">
              <w:rPr/>
            </w:rPrChange>
          </w:rPr>
          <w:t>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151" w:author="The Si Tran" w:date="2012-12-06T22:14:00Z"/>
          <w:szCs w:val="26"/>
        </w:rPr>
      </w:pPr>
      <w:ins w:id="5152" w:author="The Si Tran" w:date="2012-12-06T22:08:00Z">
        <w:r>
          <w:rPr>
            <w:noProof/>
          </w:rPr>
          <w:lastRenderedPageBreak/>
          <mc:AlternateContent>
            <mc:Choice Requires="wpc">
              <w:drawing>
                <wp:inline distT="0" distB="0" distL="0" distR="0" wp14:anchorId="20632EDC" wp14:editId="0263E23D">
                  <wp:extent cx="5610934" cy="5777679"/>
                  <wp:effectExtent l="0" t="0" r="27940" b="1397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581538"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276DB6" w:rsidRDefault="00276DB6" w:rsidP="002E0C6D">
                                <w:pPr>
                                  <w:spacing w:line="240" w:lineRule="auto"/>
                                  <w:ind w:firstLine="0"/>
                                  <w:jc w:val="center"/>
                                </w:pPr>
                                <w:r w:rsidRPr="00363B91">
                                  <w:rPr>
                                    <w:sz w:val="22"/>
                                    <w:rPrChange w:id="5153"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867234"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276DB6" w:rsidRDefault="00276DB6" w:rsidP="0036591A">
                                <w:pPr>
                                  <w:pStyle w:val="NormalWeb"/>
                                  <w:spacing w:before="0" w:beforeAutospacing="0" w:after="200" w:afterAutospacing="0" w:line="276" w:lineRule="auto"/>
                                  <w:ind w:firstLine="0"/>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132327"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276DB6" w:rsidRDefault="00276DB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330999"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276DB6" w:rsidRDefault="00276DB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06517"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620660"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618920"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812340"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374440"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53347"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276DB6" w:rsidRPr="0036591A" w:rsidRDefault="00276DB6" w:rsidP="0036591A">
                                <w:pPr>
                                  <w:spacing w:before="0"/>
                                  <w:ind w:firstLine="0"/>
                                  <w:rPr>
                                    <w:sz w:val="22"/>
                                  </w:rPr>
                                </w:pPr>
                                <w:r w:rsidRPr="0036591A">
                                  <w:rPr>
                                    <w:sz w:val="22"/>
                                    <w:rPrChange w:id="5154" w:author="The Si Tran" w:date="2012-12-06T22:08:00Z">
                                      <w:rPr/>
                                    </w:rPrChange>
                                  </w:rPr>
                                  <w:t xml:space="preserve">Stationary </w:t>
                                </w:r>
                                <w:r w:rsidRPr="0036591A">
                                  <w:rPr>
                                    <w:sz w:val="22"/>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371189"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276DB6" w:rsidRPr="002E0C6D" w:rsidRDefault="00276DB6" w:rsidP="00363B91">
                                <w:pPr>
                                  <w:jc w:val="center"/>
                                  <w:rPr>
                                    <w:sz w:val="22"/>
                                  </w:rPr>
                                </w:pPr>
                                <w:r w:rsidRPr="002E0C6D">
                                  <w:rPr>
                                    <w:sz w:val="22"/>
                                    <w:rPrChange w:id="5155" w:author="The Si Tran" w:date="2012-12-06T22:09:00Z">
                                      <w:rPr/>
                                    </w:rPrChange>
                                  </w:rPr>
                                  <w:t>Non-stationary and/or Seasonal</w:t>
                                </w:r>
                                <w:r w:rsidRPr="002E0C6D">
                                  <w:rPr>
                                    <w:sz w:val="22"/>
                                  </w:rP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730538"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276DB6" w:rsidRPr="0036591A" w:rsidRDefault="00276DB6" w:rsidP="0036591A">
                                <w:pPr>
                                  <w:spacing w:before="0" w:line="240" w:lineRule="auto"/>
                                  <w:ind w:firstLine="0"/>
                                  <w:jc w:val="center"/>
                                  <w:rPr>
                                    <w:sz w:val="22"/>
                                    <w:rPrChange w:id="5156" w:author="The Si Tran" w:date="2012-12-06T22:09:00Z">
                                      <w:rPr/>
                                    </w:rPrChange>
                                  </w:rPr>
                                </w:pPr>
                                <w:r w:rsidRPr="0036591A">
                                  <w:rPr>
                                    <w:sz w:val="22"/>
                                    <w:rPrChange w:id="5157"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878253"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276DB6" w:rsidRDefault="00276DB6" w:rsidP="002E0C6D">
                                <w:pPr>
                                  <w:spacing w:before="0" w:line="240" w:lineRule="auto"/>
                                  <w:ind w:firstLine="0"/>
                                  <w:jc w:val="center"/>
                                </w:pPr>
                                <w:r w:rsidRPr="00363B91">
                                  <w:rPr>
                                    <w:sz w:val="22"/>
                                    <w:rPrChange w:id="5158"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711811"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276DB6" w:rsidRDefault="00276DB6" w:rsidP="002E0C6D">
                                <w:pPr>
                                  <w:pStyle w:val="NormalWeb"/>
                                  <w:spacing w:before="0" w:beforeAutospacing="0" w:after="200" w:afterAutospacing="0" w:line="276" w:lineRule="auto"/>
                                  <w:ind w:firstLine="0"/>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506"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276DB6" w:rsidRDefault="00276DB6" w:rsidP="002E0C6D">
                                <w:pPr>
                                  <w:pStyle w:val="NormalWeb"/>
                                  <w:spacing w:before="0" w:beforeAutospacing="0" w:after="200" w:afterAutospacing="0" w:line="276" w:lineRule="auto"/>
                                  <w:ind w:firstLine="0"/>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620660"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06297"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992432"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995141"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993936"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393242"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276DB6" w:rsidRDefault="00276DB6" w:rsidP="002E0C6D">
                                <w:pPr>
                                  <w:pStyle w:val="NormalWeb"/>
                                  <w:spacing w:before="0" w:beforeAutospacing="0" w:after="200" w:afterAutospacing="0" w:line="276" w:lineRule="auto"/>
                                  <w:ind w:firstLine="0"/>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692956"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276DB6" w:rsidRDefault="00276DB6" w:rsidP="002E0C6D">
                                <w:pPr>
                                  <w:pStyle w:val="NormalWeb"/>
                                  <w:spacing w:before="0" w:beforeAutospacing="0" w:after="200" w:afterAutospacing="0" w:line="276" w:lineRule="auto"/>
                                  <w:ind w:firstLine="0"/>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997011"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434585"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276DB6" w:rsidRDefault="00276DB6">
                                <w:pPr>
                                  <w:pStyle w:val="EquationIndex"/>
                                  <w:pPrChange w:id="5159" w:author="The Si Tran" w:date="2012-12-15T08:20:00Z">
                                    <w:pPr/>
                                  </w:pPrChange>
                                </w:pPr>
                                <w:del w:id="5160" w:author="The Si Tran" w:date="2012-12-10T20:08:00Z">
                                  <w:r w:rsidDel="00A213DB">
                                    <w:delText>y(t)</w:delText>
                                  </w:r>
                                </w:del>
                                <w:ins w:id="5161"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030955"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276DB6" w:rsidRDefault="00276DB6">
                                <w:pPr>
                                  <w:pStyle w:val="EquationIndex"/>
                                  <w:rPr>
                                    <w:szCs w:val="24"/>
                                  </w:rPr>
                                  <w:pPrChange w:id="5162" w:author="The Si Tran" w:date="2012-12-15T08:20:00Z">
                                    <w:pPr>
                                      <w:pStyle w:val="NormalWeb"/>
                                      <w:spacing w:before="120" w:beforeAutospacing="0" w:after="0" w:afterAutospacing="0" w:line="360" w:lineRule="auto"/>
                                      <w:jc w:val="both"/>
                                    </w:pPr>
                                  </w:pPrChange>
                                </w:pPr>
                                <w:ins w:id="5163"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164" w:author="The Si Tran" w:date="2012-12-10T20:11:00Z">
                                  <m:oMath>
                                    <m:r>
                                      <m:rPr>
                                        <m:sty m:val="p"/>
                                      </m:rPr>
                                      <w:rPr>
                                        <w:rFonts w:ascii="Cambria Math" w:hAnsi="Cambria Math"/>
                                      </w:rPr>
                                      <m:t>)</m:t>
                                    </m:r>
                                  </m:oMath>
                                </w:ins>
                                <w:del w:id="5165"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3980040"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16CBF463" w:rsidR="00276DB6" w:rsidRPr="00B0605D" w:rsidRDefault="00276DB6">
                                <w:pPr>
                                  <w:pStyle w:val="EquationIndex"/>
                                  <w:rPr>
                                    <w:rFonts w:asciiTheme="majorHAnsi" w:hAnsiTheme="majorHAnsi"/>
                                    <w:rPrChange w:id="5166" w:author="The Si Tran" w:date="2012-12-16T08:10:00Z">
                                      <w:rPr/>
                                    </w:rPrChange>
                                  </w:rPr>
                                  <w:pPrChange w:id="5167" w:author="The Si Tran" w:date="2012-12-15T08:20:00Z">
                                    <w:pPr/>
                                  </w:pPrChange>
                                </w:pPr>
                                <w:del w:id="5168" w:author="The Si Tran" w:date="2012-12-10T20:08:00Z">
                                  <w:r w:rsidRPr="00090AB7" w:rsidDel="00A213DB">
                                    <w:rPr>
                                      <w:rStyle w:val="EquationIndexChar"/>
                                      <w:rPrChange w:id="5169" w:author="The Si Tran" w:date="2012-12-15T08:20:00Z">
                                        <w:rPr/>
                                      </w:rPrChange>
                                    </w:rPr>
                                    <w:delText>y(t)</w:delText>
                                  </w:r>
                                </w:del>
                                <m:oMath>
                                  <m:acc>
                                    <m:accPr>
                                      <m:ctrlPr>
                                        <w:ins w:id="5170" w:author="The Si Tran" w:date="2012-12-10T20:12:00Z">
                                          <w:rPr>
                                            <w:rStyle w:val="EquationIndexChar"/>
                                            <w:rFonts w:ascii="Cambria Math" w:hAnsi="Cambria Math"/>
                                            <w:i/>
                                          </w:rPr>
                                        </w:ins>
                                      </m:ctrlPr>
                                    </m:accPr>
                                    <m:e>
                                      <m:r>
                                        <w:rPr>
                                          <w:rStyle w:val="EquationIndexChar"/>
                                          <w:rFonts w:ascii="Cambria Math"/>
                                        </w:rPr>
                                        <m:t>y</m:t>
                                      </m:r>
                                    </m:e>
                                  </m:acc>
                                  <w:ins w:id="5171" w:author="The Si Tran" w:date="2012-12-10T20:08:00Z">
                                    <m:r>
                                      <w:rPr>
                                        <w:rStyle w:val="EquationIndexChar"/>
                                        <w:rPrChange w:id="5172" w:author="The Si Tran" w:date="2012-12-16T08:10:00Z">
                                          <w:rPr>
                                            <w:rFonts w:ascii="Cambria Math" w:hAnsi="Cambria Math"/>
                                          </w:rPr>
                                        </w:rPrChange>
                                      </w:rPr>
                                      <m:t>(</m:t>
                                    </m:r>
                                  </w:ins>
                                  <m:r>
                                    <w:rPr>
                                      <w:rStyle w:val="EquationIndexChar"/>
                                      <w:rFonts w:ascii="Cambria Math" w:hAnsi="Cambria Math"/>
                                    </w:rPr>
                                    <m:t>t</m:t>
                                  </m:r>
                                  <w:ins w:id="5173" w:author="The Si Tran" w:date="2012-12-10T20:13:00Z">
                                    <m:r>
                                      <w:rPr>
                                        <w:rStyle w:val="EquationIndexChar"/>
                                        <w:rPrChange w:id="5174" w:author="The Si Tran" w:date="2012-12-16T08:10:00Z">
                                          <w:rPr>
                                            <w:rFonts w:ascii="Cambria Math" w:hAnsi="Cambria Math"/>
                                          </w:rPr>
                                        </w:rPrChange>
                                      </w:rPr>
                                      <m:t>+</m:t>
                                    </m:r>
                                    <m:r>
                                      <w:rPr>
                                        <w:rFonts w:ascii="Cambria Math" w:hAnsi="Cambria Math"/>
                                      </w:rPr>
                                      <m:t>n</m:t>
                                    </m:r>
                                  </w:ins>
                                  <w:bookmarkStart w:id="5175" w:name="_GoBack"/>
                                  <w:bookmarkEnd w:id="5175"/>
                                  <w:ins w:id="5176"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176455"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276DB6" w:rsidRDefault="00276DB6">
                                <w:pPr>
                                  <w:pStyle w:val="EquationIndex"/>
                                  <w:pPrChange w:id="5177" w:author="The Si Tran" w:date="2012-12-15T08:20:00Z">
                                    <w:pPr/>
                                  </w:pPrChange>
                                </w:pPr>
                                <w:del w:id="5178" w:author="The Si Tran" w:date="2012-12-10T20:08:00Z">
                                  <w:r w:rsidDel="00A213DB">
                                    <w:delText>y(t)</w:delText>
                                  </w:r>
                                </w:del>
                                <m:oMath>
                                  <m:acc>
                                    <m:accPr>
                                      <m:ctrlPr>
                                        <w:ins w:id="5179" w:author="The Si Tran" w:date="2012-12-10T20:12:00Z">
                                          <w:rPr>
                                            <w:rFonts w:ascii="Cambria Math" w:hAnsi="Cambria Math"/>
                                          </w:rPr>
                                        </w:ins>
                                      </m:ctrlPr>
                                    </m:accPr>
                                    <m:e>
                                      <w:ins w:id="5180" w:author="The Si Tran" w:date="2012-12-10T20:12:00Z">
                                        <m:r>
                                          <w:rPr>
                                            <w:rFonts w:ascii="Cambria Math" w:hAnsi="Cambria Math"/>
                                          </w:rPr>
                                          <m:t>y</m:t>
                                        </m:r>
                                      </w:ins>
                                    </m:e>
                                  </m:acc>
                                  <w:ins w:id="5181" w:author="The Si Tran" w:date="2012-12-10T20:08:00Z">
                                    <m:r>
                                      <m:rPr>
                                        <m:sty m:val="p"/>
                                      </m:rPr>
                                      <w:rPr>
                                        <w:rFonts w:ascii="Cambria Math" w:hAnsi="Cambria Math"/>
                                      </w:rPr>
                                      <m:t>(</m:t>
                                    </m:r>
                                    <m:r>
                                      <w:rPr>
                                        <w:rFonts w:ascii="Cambria Math" w:hAnsi="Cambria Math"/>
                                      </w:rPr>
                                      <m:t>t</m:t>
                                    </m:r>
                                  </w:ins>
                                  <w:ins w:id="5182" w:author="The Si Tran" w:date="2012-12-10T20:13:00Z">
                                    <m:r>
                                      <m:rPr>
                                        <m:sty m:val="p"/>
                                      </m:rPr>
                                      <w:rPr>
                                        <w:rFonts w:ascii="Cambria Math" w:hAnsi="Cambria Math"/>
                                      </w:rPr>
                                      <m:t>+</m:t>
                                    </m:r>
                                    <m:r>
                                      <w:rPr>
                                        <w:rFonts w:ascii="Cambria Math" w:hAnsi="Cambria Math"/>
                                      </w:rPr>
                                      <m:t>n</m:t>
                                    </m:r>
                                  </w:ins>
                                  <w:ins w:id="5183"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8" editas="canvas" style="width:441.8pt;height:454.95pt;mso-position-horizontal-relative:char;mso-position-vertical-relative:line" coordsize="56108,5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">
                  <v:shape id="_x0000_s1039" type="#_x0000_t75" style="position:absolute;width:56108;height:57772;visibility:visible;mso-wrap-style:square" stroked="t" strokecolor="black [3213]">
                    <v:fill o:detectmouseclick="t"/>
                    <v:path o:connecttype="none"/>
                  </v:shape>
                  <v:roundrect id="Rounded Rectangle 66" o:spid="_x0000_s1040" style="position:absolute;left:15815;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276DB6" w:rsidRDefault="00276DB6" w:rsidP="002E0C6D">
                          <w:pPr>
                            <w:spacing w:line="240" w:lineRule="auto"/>
                            <w:ind w:firstLine="0"/>
                            <w:jc w:val="center"/>
                          </w:pPr>
                          <w:r w:rsidRPr="00363B91">
                            <w:rPr>
                              <w:sz w:val="22"/>
                              <w:rPrChange w:id="5184" w:author="The Si Tran" w:date="2012-12-06T22:10:00Z">
                                <w:rPr/>
                              </w:rPrChange>
                            </w:rPr>
                            <w:t>MODEL STRUCTURE</w:t>
                          </w:r>
                          <w:r>
                            <w:t xml:space="preserve"> IDENTIFIER</w:t>
                          </w:r>
                        </w:p>
                      </w:txbxContent>
                    </v:textbox>
                  </v:roundrect>
                  <v:roundrect id="Rounded Rectangle 67" o:spid="_x0000_s1041" style="position:absolute;left:28672;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276DB6" w:rsidRDefault="00276DB6" w:rsidP="0036591A">
                          <w:pPr>
                            <w:pStyle w:val="NormalWeb"/>
                            <w:spacing w:before="0" w:beforeAutospacing="0" w:after="200" w:afterAutospacing="0" w:line="276" w:lineRule="auto"/>
                            <w:ind w:firstLine="0"/>
                            <w:jc w:val="center"/>
                          </w:pPr>
                          <w:r>
                            <w:rPr>
                              <w:rFonts w:eastAsia="Calibri"/>
                              <w:sz w:val="22"/>
                            </w:rPr>
                            <w:t>RECURSIVE DIFFERENCER/  INTEGRATER</w:t>
                          </w:r>
                        </w:p>
                      </w:txbxContent>
                    </v:textbox>
                  </v:roundrect>
                  <v:roundrect id="Rounded Rectangle 68" o:spid="_x0000_s1042" style="position:absolute;left:1323;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276DB6" w:rsidRDefault="00276DB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3" style="position:absolute;left:3309;top:44317;width:41322;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276DB6" w:rsidRDefault="00276DB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4" type="#_x0000_t32" style="position:absolute;left:23065;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5" type="#_x0000_t32" style="position:absolute;left:36206;top:27496;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6" type="#_x0000_t32" style="position:absolute;left:36189;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7" type="#_x0000_t35" style="position:absolute;left:28123;top:32061;width:23688;height:755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8" type="#_x0000_t32" style="position:absolute;left:43744;top:19149;width:2791;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9" type="#_x0000_t202" style="position:absolute;left:2533;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276DB6" w:rsidRPr="0036591A" w:rsidRDefault="00276DB6" w:rsidP="0036591A">
                          <w:pPr>
                            <w:spacing w:before="0"/>
                            <w:ind w:firstLine="0"/>
                            <w:rPr>
                              <w:sz w:val="22"/>
                            </w:rPr>
                          </w:pPr>
                          <w:r w:rsidRPr="0036591A">
                            <w:rPr>
                              <w:sz w:val="22"/>
                              <w:rPrChange w:id="5185" w:author="The Si Tran" w:date="2012-12-06T22:08:00Z">
                                <w:rPr/>
                              </w:rPrChange>
                            </w:rPr>
                            <w:t xml:space="preserve">Stationary </w:t>
                          </w:r>
                          <w:r w:rsidRPr="0036591A">
                            <w:rPr>
                              <w:sz w:val="22"/>
                            </w:rPr>
                            <w:t>Series</w:t>
                          </w:r>
                        </w:p>
                      </w:txbxContent>
                    </v:textbox>
                  </v:shape>
                  <v:shape id="Text Box 76" o:spid="_x0000_s1050" type="#_x0000_t202" style="position:absolute;left:33711;top:6603;width:15442;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276DB6" w:rsidRPr="002E0C6D" w:rsidRDefault="00276DB6" w:rsidP="00363B91">
                          <w:pPr>
                            <w:jc w:val="center"/>
                            <w:rPr>
                              <w:sz w:val="22"/>
                            </w:rPr>
                          </w:pPr>
                          <w:r w:rsidRPr="002E0C6D">
                            <w:rPr>
                              <w:sz w:val="22"/>
                              <w:rPrChange w:id="5186" w:author="The Si Tran" w:date="2012-12-06T22:09:00Z">
                                <w:rPr/>
                              </w:rPrChange>
                            </w:rPr>
                            <w:t>Non-stationary and/or Seasonal</w:t>
                          </w:r>
                          <w:r w:rsidRPr="002E0C6D">
                            <w:rPr>
                              <w:sz w:val="22"/>
                            </w:rPr>
                            <w:t xml:space="preserve"> series</w:t>
                          </w:r>
                        </w:p>
                      </w:txbxContent>
                    </v:textbox>
                  </v:shape>
                  <v:shape id="Text Box 77" o:spid="_x0000_s1051" type="#_x0000_t202" style="position:absolute;left:47305;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276DB6" w:rsidRPr="0036591A" w:rsidRDefault="00276DB6" w:rsidP="0036591A">
                          <w:pPr>
                            <w:spacing w:before="0" w:line="240" w:lineRule="auto"/>
                            <w:ind w:firstLine="0"/>
                            <w:jc w:val="center"/>
                            <w:rPr>
                              <w:sz w:val="22"/>
                              <w:rPrChange w:id="5187" w:author="The Si Tran" w:date="2012-12-06T22:09:00Z">
                                <w:rPr/>
                              </w:rPrChange>
                            </w:rPr>
                          </w:pPr>
                          <w:r w:rsidRPr="0036591A">
                            <w:rPr>
                              <w:sz w:val="22"/>
                              <w:rPrChange w:id="5188" w:author="The Si Tran" w:date="2012-12-06T22:09:00Z">
                                <w:rPr/>
                              </w:rPrChange>
                            </w:rPr>
                            <w:t>Forecasts for Original Series</w:t>
                          </w:r>
                        </w:p>
                      </w:txbxContent>
                    </v:textbox>
                  </v:shape>
                  <v:shape id="Text Box 78" o:spid="_x0000_s1052" type="#_x0000_t202" style="position:absolute;left:38782;top:28584;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276DB6" w:rsidRDefault="00276DB6" w:rsidP="002E0C6D">
                          <w:pPr>
                            <w:spacing w:before="0" w:line="240" w:lineRule="auto"/>
                            <w:ind w:firstLine="0"/>
                            <w:jc w:val="center"/>
                          </w:pPr>
                          <w:r w:rsidRPr="00363B91">
                            <w:rPr>
                              <w:sz w:val="22"/>
                              <w:rPrChange w:id="5189" w:author="The Si Tran" w:date="2012-12-06T22:10:00Z">
                                <w:rPr/>
                              </w:rPrChange>
                            </w:rPr>
                            <w:t>Difference</w:t>
                          </w:r>
                          <w:r>
                            <w:t>d Series</w:t>
                          </w:r>
                        </w:p>
                      </w:txbxContent>
                    </v:textbox>
                  </v:shape>
                  <v:shape id="Text Box 18" o:spid="_x0000_s1053" type="#_x0000_t202" style="position:absolute;left:37118;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276DB6" w:rsidRDefault="00276DB6" w:rsidP="002E0C6D">
                          <w:pPr>
                            <w:pStyle w:val="NormalWeb"/>
                            <w:spacing w:before="0" w:beforeAutospacing="0" w:after="200" w:afterAutospacing="0" w:line="276" w:lineRule="auto"/>
                            <w:ind w:firstLine="0"/>
                            <w:jc w:val="center"/>
                          </w:pPr>
                          <w:r>
                            <w:rPr>
                              <w:rFonts w:eastAsia="Calibri"/>
                              <w:sz w:val="22"/>
                            </w:rPr>
                            <w:t>Estimated Parameters</w:t>
                          </w:r>
                        </w:p>
                      </w:txbxContent>
                    </v:textbox>
                  </v:shape>
                  <v:shape id="Text Box 18" o:spid="_x0000_s1054" type="#_x0000_t202" style="position:absolute;left:15;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276DB6" w:rsidRDefault="00276DB6" w:rsidP="002E0C6D">
                          <w:pPr>
                            <w:pStyle w:val="NormalWeb"/>
                            <w:spacing w:before="0" w:beforeAutospacing="0" w:after="200" w:afterAutospacing="0" w:line="276" w:lineRule="auto"/>
                            <w:ind w:firstLine="0"/>
                            <w:jc w:val="center"/>
                          </w:pPr>
                          <w:r>
                            <w:rPr>
                              <w:rFonts w:eastAsia="Calibri"/>
                              <w:sz w:val="22"/>
                            </w:rPr>
                            <w:t>Estimated Parameters</w:t>
                          </w:r>
                        </w:p>
                      </w:txbxContent>
                    </v:textbox>
                  </v:shape>
                  <v:shape id="Straight Arrow Connector 81" o:spid="_x0000_s1055" type="#_x0000_t32" style="position:absolute;left:36206;top:13974;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6" style="position:absolute;visibility:visible;mso-wrap-style:square" from="23062,11212" to="36206,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7" style="position:absolute;flip:y;visibility:visible;mso-wrap-style:square" from="9924,11213" to="23061,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8" type="#_x0000_t32" style="position:absolute;left:9951;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9" type="#_x0000_t32" style="position:absolute;left:9939;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60" type="#_x0000_t202" style="position:absolute;left:3932;top:5304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276DB6" w:rsidRDefault="00276DB6" w:rsidP="002E0C6D">
                          <w:pPr>
                            <w:pStyle w:val="NormalWeb"/>
                            <w:spacing w:before="0" w:beforeAutospacing="0" w:after="200" w:afterAutospacing="0" w:line="276" w:lineRule="auto"/>
                            <w:ind w:firstLine="0"/>
                            <w:jc w:val="center"/>
                          </w:pPr>
                          <w:r>
                            <w:rPr>
                              <w:rFonts w:eastAsia="Calibri"/>
                              <w:sz w:val="22"/>
                            </w:rPr>
                            <w:t>Forecasts for Original Series</w:t>
                          </w:r>
                        </w:p>
                      </w:txbxContent>
                    </v:textbox>
                  </v:shape>
                  <v:shape id="Text Box 17" o:spid="_x0000_s1061" type="#_x0000_t202" style="position:absolute;left:36929;top:52087;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276DB6" w:rsidRDefault="00276DB6" w:rsidP="002E0C6D">
                          <w:pPr>
                            <w:pStyle w:val="NormalWeb"/>
                            <w:spacing w:before="0" w:beforeAutospacing="0" w:after="200" w:afterAutospacing="0" w:line="276" w:lineRule="auto"/>
                            <w:ind w:firstLine="0"/>
                            <w:jc w:val="center"/>
                          </w:pPr>
                          <w:r>
                            <w:rPr>
                              <w:rFonts w:eastAsia="Calibri"/>
                              <w:sz w:val="22"/>
                            </w:rPr>
                            <w:t>Forecasts for Differenced Series</w:t>
                          </w:r>
                        </w:p>
                      </w:txbxContent>
                    </v:textbox>
                  </v:shape>
                  <v:shape id="Straight Arrow Connector 88" o:spid="_x0000_s1062" type="#_x0000_t32" style="position:absolute;left:9970;top:47678;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3" type="#_x0000_t202" style="position:absolute;left:4345;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276DB6" w:rsidRDefault="00276DB6">
                          <w:pPr>
                            <w:pStyle w:val="EquationIndex"/>
                            <w:pPrChange w:id="5190" w:author="The Si Tran" w:date="2012-12-15T08:20:00Z">
                              <w:pPr/>
                            </w:pPrChange>
                          </w:pPr>
                          <w:del w:id="5191" w:author="The Si Tran" w:date="2012-12-10T20:08:00Z">
                            <w:r w:rsidDel="00A213DB">
                              <w:delText>y(t)</w:delText>
                            </w:r>
                          </w:del>
                          <w:ins w:id="5192"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4" type="#_x0000_t202" style="position:absolute;left:30309;top:15170;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276DB6" w:rsidRDefault="00276DB6">
                          <w:pPr>
                            <w:pStyle w:val="EquationIndex"/>
                            <w:rPr>
                              <w:szCs w:val="24"/>
                            </w:rPr>
                            <w:pPrChange w:id="5193" w:author="The Si Tran" w:date="2012-12-15T08:20:00Z">
                              <w:pPr>
                                <w:pStyle w:val="NormalWeb"/>
                                <w:spacing w:before="120" w:beforeAutospacing="0" w:after="0" w:afterAutospacing="0" w:line="360" w:lineRule="auto"/>
                                <w:jc w:val="both"/>
                              </w:pPr>
                            </w:pPrChange>
                          </w:pPr>
                          <w:ins w:id="5194"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195" w:author="The Si Tran" w:date="2012-12-10T20:11:00Z">
                            <m:oMath>
                              <m:r>
                                <m:rPr>
                                  <m:sty m:val="p"/>
                                </m:rPr>
                                <w:rPr>
                                  <w:rFonts w:ascii="Cambria Math" w:hAnsi="Cambria Math"/>
                                </w:rPr>
                                <m:t>)</m:t>
                              </m:r>
                            </m:oMath>
                          </w:ins>
                          <w:del w:id="5196"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5" type="#_x0000_t202" style="position:absolute;left:39800;top:15156;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16CBF463" w:rsidR="00276DB6" w:rsidRPr="00B0605D" w:rsidRDefault="00276DB6">
                          <w:pPr>
                            <w:pStyle w:val="EquationIndex"/>
                            <w:rPr>
                              <w:rFonts w:asciiTheme="majorHAnsi" w:hAnsiTheme="majorHAnsi"/>
                              <w:rPrChange w:id="5197" w:author="The Si Tran" w:date="2012-12-16T08:10:00Z">
                                <w:rPr/>
                              </w:rPrChange>
                            </w:rPr>
                            <w:pPrChange w:id="5198" w:author="The Si Tran" w:date="2012-12-15T08:20:00Z">
                              <w:pPr/>
                            </w:pPrChange>
                          </w:pPr>
                          <w:del w:id="5199" w:author="The Si Tran" w:date="2012-12-10T20:08:00Z">
                            <w:r w:rsidRPr="00090AB7" w:rsidDel="00A213DB">
                              <w:rPr>
                                <w:rStyle w:val="EquationIndexChar"/>
                                <w:rPrChange w:id="5200" w:author="The Si Tran" w:date="2012-12-15T08:20:00Z">
                                  <w:rPr/>
                                </w:rPrChange>
                              </w:rPr>
                              <w:delText>y(t)</w:delText>
                            </w:r>
                          </w:del>
                          <m:oMath>
                            <m:acc>
                              <m:accPr>
                                <m:ctrlPr>
                                  <w:ins w:id="5201" w:author="The Si Tran" w:date="2012-12-10T20:12:00Z">
                                    <w:rPr>
                                      <w:rStyle w:val="EquationIndexChar"/>
                                      <w:rFonts w:ascii="Cambria Math" w:hAnsi="Cambria Math"/>
                                      <w:i/>
                                    </w:rPr>
                                  </w:ins>
                                </m:ctrlPr>
                              </m:accPr>
                              <m:e>
                                <m:r>
                                  <w:rPr>
                                    <w:rStyle w:val="EquationIndexChar"/>
                                    <w:rFonts w:ascii="Cambria Math"/>
                                  </w:rPr>
                                  <m:t>y</m:t>
                                </m:r>
                              </m:e>
                            </m:acc>
                            <w:ins w:id="5202" w:author="The Si Tran" w:date="2012-12-10T20:08:00Z">
                              <m:r>
                                <w:rPr>
                                  <w:rStyle w:val="EquationIndexChar"/>
                                  <w:rPrChange w:id="5203" w:author="The Si Tran" w:date="2012-12-16T08:10:00Z">
                                    <w:rPr>
                                      <w:rFonts w:ascii="Cambria Math" w:hAnsi="Cambria Math"/>
                                    </w:rPr>
                                  </w:rPrChange>
                                </w:rPr>
                                <m:t>(</m:t>
                              </m:r>
                            </w:ins>
                            <m:r>
                              <w:rPr>
                                <w:rStyle w:val="EquationIndexChar"/>
                                <w:rFonts w:ascii="Cambria Math" w:hAnsi="Cambria Math"/>
                              </w:rPr>
                              <m:t>t</m:t>
                            </m:r>
                            <w:ins w:id="5204" w:author="The Si Tran" w:date="2012-12-10T20:13:00Z">
                              <m:r>
                                <w:rPr>
                                  <w:rStyle w:val="EquationIndexChar"/>
                                  <w:rPrChange w:id="5205" w:author="The Si Tran" w:date="2012-12-16T08:10:00Z">
                                    <w:rPr>
                                      <w:rFonts w:ascii="Cambria Math" w:hAnsi="Cambria Math"/>
                                    </w:rPr>
                                  </w:rPrChange>
                                </w:rPr>
                                <m:t>+</m:t>
                              </m:r>
                              <m:r>
                                <w:rPr>
                                  <w:rFonts w:ascii="Cambria Math" w:hAnsi="Cambria Math"/>
                                </w:rPr>
                                <m:t>n</m:t>
                              </m:r>
                            </w:ins>
                            <w:bookmarkStart w:id="5206" w:name="_GoBack"/>
                            <w:bookmarkEnd w:id="5206"/>
                            <w:ins w:id="5207" w:author="The Si Tran" w:date="2012-12-10T20:08:00Z">
                              <m:r>
                                <m:rPr>
                                  <m:sty m:val="p"/>
                                </m:rPr>
                                <w:rPr>
                                  <w:rFonts w:ascii="Cambria Math" w:hAnsi="Cambria Math"/>
                                </w:rPr>
                                <m:t>)</m:t>
                              </m:r>
                            </w:ins>
                          </m:oMath>
                        </w:p>
                      </w:txbxContent>
                    </v:textbox>
                  </v:shape>
                  <v:shape id="Text Box 126" o:spid="_x0000_s1066" type="#_x0000_t202" style="position:absolute;left:11764;top:48292;width:923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276DB6" w:rsidRDefault="00276DB6">
                          <w:pPr>
                            <w:pStyle w:val="EquationIndex"/>
                            <w:pPrChange w:id="5208" w:author="The Si Tran" w:date="2012-12-15T08:20:00Z">
                              <w:pPr/>
                            </w:pPrChange>
                          </w:pPr>
                          <w:del w:id="5209" w:author="The Si Tran" w:date="2012-12-10T20:08:00Z">
                            <w:r w:rsidDel="00A213DB">
                              <w:delText>y(t)</w:delText>
                            </w:r>
                          </w:del>
                          <m:oMath>
                            <m:acc>
                              <m:accPr>
                                <m:ctrlPr>
                                  <w:ins w:id="5210" w:author="The Si Tran" w:date="2012-12-10T20:12:00Z">
                                    <w:rPr>
                                      <w:rFonts w:ascii="Cambria Math" w:hAnsi="Cambria Math"/>
                                    </w:rPr>
                                  </w:ins>
                                </m:ctrlPr>
                              </m:accPr>
                              <m:e>
                                <w:ins w:id="5211" w:author="The Si Tran" w:date="2012-12-10T20:12:00Z">
                                  <m:r>
                                    <w:rPr>
                                      <w:rFonts w:ascii="Cambria Math" w:hAnsi="Cambria Math"/>
                                    </w:rPr>
                                    <m:t>y</m:t>
                                  </m:r>
                                </w:ins>
                              </m:e>
                            </m:acc>
                            <w:ins w:id="5212" w:author="The Si Tran" w:date="2012-12-10T20:08:00Z">
                              <m:r>
                                <m:rPr>
                                  <m:sty m:val="p"/>
                                </m:rPr>
                                <w:rPr>
                                  <w:rFonts w:ascii="Cambria Math" w:hAnsi="Cambria Math"/>
                                </w:rPr>
                                <m:t>(</m:t>
                              </m:r>
                              <m:r>
                                <w:rPr>
                                  <w:rFonts w:ascii="Cambria Math" w:hAnsi="Cambria Math"/>
                                </w:rPr>
                                <m:t>t</m:t>
                              </m:r>
                            </w:ins>
                            <w:ins w:id="5213" w:author="The Si Tran" w:date="2012-12-10T20:13:00Z">
                              <m:r>
                                <m:rPr>
                                  <m:sty m:val="p"/>
                                </m:rPr>
                                <w:rPr>
                                  <w:rFonts w:ascii="Cambria Math" w:hAnsi="Cambria Math"/>
                                </w:rPr>
                                <m:t>+</m:t>
                              </m:r>
                              <m:r>
                                <w:rPr>
                                  <w:rFonts w:ascii="Cambria Math" w:hAnsi="Cambria Math"/>
                                </w:rPr>
                                <m:t>n</m:t>
                              </m:r>
                            </w:ins>
                            <w:ins w:id="5214"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rPr>
          <w:ins w:id="5215" w:author="The Si Tran" w:date="2012-12-15T08:19:00Z"/>
          <w:lang w:val="pt-BR"/>
        </w:rPr>
        <w:pPrChange w:id="5216" w:author="The Si Tran" w:date="2012-12-16T10:10:00Z">
          <w:pPr>
            <w:pStyle w:val="Heading3"/>
          </w:pPr>
        </w:pPrChange>
      </w:pPr>
    </w:p>
    <w:p w14:paraId="1063E7F9" w14:textId="725166CE" w:rsidR="000D0624" w:rsidRPr="00032D83" w:rsidRDefault="000D0624">
      <w:pPr>
        <w:pStyle w:val="Hinh"/>
        <w:rPr>
          <w:ins w:id="5217" w:author="The Si Tran" w:date="2012-12-11T23:25:00Z"/>
        </w:rPr>
        <w:pPrChange w:id="5218" w:author="The Si Tran" w:date="2012-12-16T17:08:00Z">
          <w:pPr>
            <w:pStyle w:val="Heading3"/>
          </w:pPr>
        </w:pPrChange>
      </w:pPr>
      <w:bookmarkStart w:id="5219" w:name="_Toc343452745"/>
      <w:ins w:id="5220" w:author="The Si Tran" w:date="2012-12-11T23:25:00Z">
        <w:r w:rsidRPr="00F51638">
          <w:rPr>
            <w:rPrChange w:id="5221" w:author="The Si Tran" w:date="2012-12-16T17:08:00Z">
              <w:rPr>
                <w:b w:val="0"/>
                <w:lang w:val="pt-BR"/>
              </w:rPr>
            </w:rPrChange>
          </w:rPr>
          <w:t>Hình 3.4</w:t>
        </w:r>
      </w:ins>
      <w:ins w:id="5222" w:author="The Si Tran" w:date="2012-12-16T10:36:00Z">
        <w:r w:rsidR="00B9548F" w:rsidRPr="00032D83">
          <w:t xml:space="preserve"> :</w:t>
        </w:r>
      </w:ins>
      <w:ins w:id="5223" w:author="The Si Tran" w:date="2012-12-11T23:25:00Z">
        <w:r w:rsidRPr="00F51638">
          <w:rPr>
            <w:rPrChange w:id="5224" w:author="The Si Tran" w:date="2012-12-16T17:08:00Z">
              <w:rPr>
                <w:b w:val="0"/>
                <w:lang w:val="pt-BR"/>
              </w:rPr>
            </w:rPrChange>
          </w:rPr>
          <w:t xml:space="preserve"> Các thành phần của mô hình SARIMA</w:t>
        </w:r>
        <w:bookmarkEnd w:id="5219"/>
      </w:ins>
    </w:p>
    <w:p w14:paraId="63C6EB69" w14:textId="41F9FD05" w:rsidR="00155591" w:rsidRDefault="00155591" w:rsidP="00155591">
      <w:pPr>
        <w:pStyle w:val="Heading3"/>
        <w:rPr>
          <w:ins w:id="5225" w:author="The Si Tran" w:date="2012-12-06T22:17:00Z"/>
        </w:rPr>
      </w:pPr>
      <w:bookmarkStart w:id="5226" w:name="_Toc343461260"/>
      <w:ins w:id="5227" w:author="The Si Tran" w:date="2012-12-06T22:15:00Z">
        <w:r>
          <w:t>T</w:t>
        </w:r>
        <w:r w:rsidRPr="00155591">
          <w:t>hành phần nhận dạng mô hình</w:t>
        </w:r>
      </w:ins>
      <w:bookmarkEnd w:id="5226"/>
    </w:p>
    <w:p w14:paraId="6141FE93" w14:textId="77777777" w:rsidR="00A96FA3" w:rsidRDefault="00A96FA3">
      <w:pPr>
        <w:pStyle w:val="BuletL1"/>
        <w:rPr>
          <w:ins w:id="5228" w:author="The Si Tran" w:date="2012-12-06T22:18:00Z"/>
        </w:rPr>
        <w:pPrChange w:id="5229" w:author="The Si Tran" w:date="2012-12-16T10:36:00Z">
          <w:pPr>
            <w:pStyle w:val="ListParagraph"/>
            <w:ind w:left="360"/>
          </w:pPr>
        </w:pPrChange>
      </w:pPr>
      <w:ins w:id="5230" w:author="The Si Tran" w:date="2012-12-06T22:18:00Z">
        <w:r>
          <w:t xml:space="preserve">Nhận dạng mô hình là khâu đầu tiên trong quá trình mô hình hóa </w:t>
        </w:r>
      </w:ins>
      <w:ins w:id="5231" w:author="The Si Tran" w:date="2012-12-10T20:15:00Z">
        <w:r w:rsidR="00B46514">
          <w:t>S</w:t>
        </w:r>
      </w:ins>
      <w:ins w:id="5232" w:author="The Si Tran" w:date="2012-12-06T22:18:00Z">
        <w:r>
          <w:t xml:space="preserve">ARIMA. Chúng ta cần phải xác định các tham số p, d, q và P, Q, D, S của mô hình </w:t>
        </w:r>
      </w:ins>
      <w:ins w:id="5233" w:author="The Si Tran" w:date="2012-12-10T20:15:00Z">
        <w:r w:rsidR="00B46514">
          <w:t>S</w:t>
        </w:r>
      </w:ins>
      <w:ins w:id="5234" w:author="The Si Tran" w:date="2012-12-06T22:18:00Z">
        <w:r>
          <w:t>ARIMA. Những giá trị trị này được suy ra bằng cách trích rút những hệ số tương quan quan trọng trong chuỗi dữ liệu quan sát được.</w:t>
        </w:r>
      </w:ins>
      <w:ins w:id="5235" w:author="The Si Tran" w:date="2012-12-06T22:19:00Z">
        <w:r>
          <w:t xml:space="preserve"> </w:t>
        </w:r>
      </w:ins>
      <w:ins w:id="5236"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237" w:author="The Si Tran" w:date="2012-12-10T20:17:00Z">
        <w:r w:rsidR="00D30044">
          <w:t xml:space="preserve">một </w:t>
        </w:r>
      </w:ins>
      <w:ins w:id="5238" w:author="The Si Tran" w:date="2012-12-06T22:18:00Z">
        <w:r>
          <w:t xml:space="preserve">phương pháp </w:t>
        </w:r>
      </w:ins>
      <w:ins w:id="5239" w:author="The Si Tran" w:date="2012-12-10T20:17:00Z">
        <w:r w:rsidR="00D30044">
          <w:t>tự động</w:t>
        </w:r>
      </w:ins>
      <w:ins w:id="5240" w:author="The Si Tran" w:date="2012-12-06T22:18:00Z">
        <w:r>
          <w:t>, sử dụng các công thức toán học để trích rút ra các hệ số.</w:t>
        </w:r>
      </w:ins>
    </w:p>
    <w:p w14:paraId="3BD028AA" w14:textId="0FC9CC83" w:rsidR="00A96FA3" w:rsidRPr="00032D83" w:rsidRDefault="00A96FA3">
      <w:pPr>
        <w:pStyle w:val="BuletL1"/>
        <w:rPr>
          <w:ins w:id="5241" w:author="The Si Tran" w:date="2012-12-06T22:21:00Z"/>
        </w:rPr>
        <w:pPrChange w:id="5242" w:author="The Si Tran" w:date="2012-12-16T10:36:00Z">
          <w:pPr>
            <w:pStyle w:val="ListParagraph"/>
            <w:numPr>
              <w:numId w:val="18"/>
            </w:numPr>
            <w:ind w:hanging="360"/>
          </w:pPr>
        </w:pPrChange>
      </w:pPr>
      <w:ins w:id="5243" w:author="The Si Tran" w:date="2012-12-06T22:21:00Z">
        <w:r w:rsidRPr="00032D83">
          <w:t xml:space="preserve">Mô hình </w:t>
        </w:r>
      </w:ins>
      <w:ins w:id="5244" w:author="The Si Tran" w:date="2012-12-10T20:25:00Z">
        <w:r w:rsidR="00300B75">
          <w:t>S</w:t>
        </w:r>
      </w:ins>
      <w:ins w:id="5245" w:author="The Si Tran" w:date="2012-12-06T22:21:00Z">
        <w:r w:rsidRPr="00032D83">
          <w:t>ARIMA s</w:t>
        </w:r>
        <w:r w:rsidRPr="006D6C8D">
          <w:t>ử</w:t>
        </w:r>
        <w:r w:rsidRPr="00A96FA3">
          <w:rPr>
            <w:rPrChange w:id="5246" w:author="The Si Tran" w:date="2012-12-06T22:21:00Z">
              <w:rPr/>
            </w:rPrChange>
          </w:rPr>
          <w:t xml:space="preserve"> dụng tính chất của ACFs và PACFs để kết hợ</w:t>
        </w:r>
        <w:r w:rsidR="00595FCB">
          <w:t>p</w:t>
        </w:r>
        <w:r w:rsidRPr="00032D83">
          <w:t xml:space="preserve"> m</w:t>
        </w:r>
        <w:r w:rsidRPr="006D6C8D">
          <w:t>ộ</w:t>
        </w:r>
        <w:r w:rsidRPr="00A96FA3">
          <w:rPr>
            <w:rPrChange w:id="5247" w:author="The Si Tran" w:date="2012-12-06T22:21:00Z">
              <w:rPr/>
            </w:rPrChange>
          </w:rPr>
          <w:t>t chuỗi dữ liệu với một mô hình thích hợp: mô hình tự hồi quy AR(p), mô hình trung bình di động MA(q), mô hình kết hợp tự hồi quy và tru</w:t>
        </w:r>
      </w:ins>
      <w:ins w:id="5248" w:author="The Si Tran" w:date="2012-12-10T20:21:00Z">
        <w:r w:rsidR="00B405CA">
          <w:t>n</w:t>
        </w:r>
      </w:ins>
      <w:ins w:id="5249" w:author="The Si Tran" w:date="2012-12-06T22:21:00Z">
        <w:r w:rsidRPr="00032D83">
          <w:t>g bình di đ</w:t>
        </w:r>
        <w:r w:rsidRPr="006D6C8D">
          <w:t>ộ</w:t>
        </w:r>
        <w:r w:rsidRPr="00A96FA3">
          <w:rPr>
            <w:rPrChange w:id="5250" w:author="The Si Tran" w:date="2012-12-06T22:21:00Z">
              <w:rPr/>
            </w:rPrChange>
          </w:rPr>
          <w:t xml:space="preserve">ng ARMA(p,q). </w:t>
        </w:r>
      </w:ins>
      <w:ins w:id="5251" w:author="The Si Tran" w:date="2012-12-10T20:22:00Z">
        <w:r w:rsidR="00595FCB">
          <w:t>Tính chất của</w:t>
        </w:r>
      </w:ins>
      <w:ins w:id="5252" w:author="The Si Tran" w:date="2012-12-06T22:21:00Z">
        <w:r w:rsidRPr="00032D83">
          <w:t xml:space="preserve"> các hàm tương quan đư</w:t>
        </w:r>
        <w:r w:rsidRPr="006D6C8D">
          <w:t>ợ</w:t>
        </w:r>
        <w:r w:rsidRPr="00A96FA3">
          <w:rPr>
            <w:rPrChange w:id="5253" w:author="The Si Tran" w:date="2012-12-06T22:21:00Z">
              <w:rPr/>
            </w:rPrChange>
          </w:rPr>
          <w:t>c chia ra làm 3 loại: giảm gián đoạn (abrupt decay), giảm theo hình sin hoặc hàm mũ, giả</w:t>
        </w:r>
        <w:r w:rsidR="00595FCB">
          <w:t xml:space="preserve">m </w:t>
        </w:r>
        <w:r w:rsidRPr="00032D83">
          <w:t>ch</w:t>
        </w:r>
        <w:r w:rsidRPr="006D6C8D">
          <w:t>ậ</w:t>
        </w:r>
        <w:r w:rsidRPr="00A96FA3">
          <w:rPr>
            <w:rPrChange w:id="5254" w:author="The Si Tran" w:date="2012-12-06T22:21:00Z">
              <w:rPr/>
            </w:rPrChange>
          </w:rPr>
          <w:t>m. Tùy theo tính chất của ACFs và PACFs mà chuỗi dữ liệu được kết hợp với 1 mô hình khác nhau</w:t>
        </w:r>
      </w:ins>
      <w:ins w:id="5255"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256" w:author="The Si Tran" w:date="2012-12-06T22:21:00Z"/>
          <w:rFonts w:ascii="Times New Roman" w:hAnsi="Times New Roman"/>
          <w:sz w:val="26"/>
          <w:szCs w:val="26"/>
          <w:rPrChange w:id="5257" w:author="The Si Tran" w:date="2012-12-06T22:21:00Z">
            <w:rPr>
              <w:ins w:id="5258" w:author="The Si Tran" w:date="2012-12-06T22:21:00Z"/>
            </w:rPr>
          </w:rPrChange>
        </w:rPr>
        <w:pPrChange w:id="5259" w:author="The Si Tran" w:date="2012-12-14T05:24:00Z">
          <w:pPr>
            <w:pStyle w:val="ListParagraph"/>
            <w:numPr>
              <w:numId w:val="18"/>
            </w:numPr>
            <w:ind w:hanging="360"/>
          </w:pPr>
        </w:pPrChange>
      </w:pPr>
      <w:ins w:id="5260" w:author="The Si Tran" w:date="2012-12-06T22:21:00Z">
        <w:r w:rsidRPr="00A96FA3">
          <w:rPr>
            <w:rFonts w:ascii="Times New Roman" w:hAnsi="Times New Roman"/>
            <w:sz w:val="26"/>
            <w:szCs w:val="26"/>
            <w:rPrChange w:id="5261"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262" w:author="The Si Tran" w:date="2012-12-06T22:21:00Z"/>
          <w:rFonts w:ascii="Times New Roman" w:hAnsi="Times New Roman"/>
          <w:sz w:val="26"/>
          <w:szCs w:val="26"/>
          <w:rPrChange w:id="5263" w:author="The Si Tran" w:date="2012-12-06T22:21:00Z">
            <w:rPr>
              <w:ins w:id="5264" w:author="The Si Tran" w:date="2012-12-06T22:21:00Z"/>
            </w:rPr>
          </w:rPrChange>
        </w:rPr>
        <w:pPrChange w:id="5265" w:author="The Si Tran" w:date="2012-12-14T05:24:00Z">
          <w:pPr>
            <w:pStyle w:val="ListParagraph"/>
            <w:numPr>
              <w:numId w:val="18"/>
            </w:numPr>
            <w:ind w:hanging="360"/>
          </w:pPr>
        </w:pPrChange>
      </w:pPr>
      <w:ins w:id="5266" w:author="The Si Tran" w:date="2012-12-06T22:21:00Z">
        <w:r w:rsidRPr="00A96FA3">
          <w:rPr>
            <w:rFonts w:ascii="Times New Roman" w:hAnsi="Times New Roman"/>
            <w:sz w:val="26"/>
            <w:szCs w:val="26"/>
            <w:rPrChange w:id="5267"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268" w:author="The Si Tran" w:date="2012-12-06T22:21:00Z"/>
          <w:rFonts w:ascii="Times New Roman" w:hAnsi="Times New Roman"/>
          <w:sz w:val="26"/>
          <w:szCs w:val="26"/>
          <w:rPrChange w:id="5269" w:author="The Si Tran" w:date="2012-12-06T22:21:00Z">
            <w:rPr>
              <w:ins w:id="5270" w:author="The Si Tran" w:date="2012-12-06T22:21:00Z"/>
            </w:rPr>
          </w:rPrChange>
        </w:rPr>
        <w:pPrChange w:id="5271" w:author="The Si Tran" w:date="2012-12-14T05:24:00Z">
          <w:pPr>
            <w:pStyle w:val="ListParagraph"/>
            <w:numPr>
              <w:numId w:val="18"/>
            </w:numPr>
            <w:ind w:hanging="360"/>
          </w:pPr>
        </w:pPrChange>
      </w:pPr>
      <w:ins w:id="5272" w:author="The Si Tran" w:date="2012-12-06T22:21:00Z">
        <w:r w:rsidRPr="00A96FA3">
          <w:rPr>
            <w:rFonts w:ascii="Times New Roman" w:hAnsi="Times New Roman"/>
            <w:sz w:val="26"/>
            <w:szCs w:val="26"/>
            <w:rPrChange w:id="5273"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274" w:author="The Si Tran" w:date="2012-12-14T05:25:00Z"/>
          <w:rFonts w:ascii="Times New Roman" w:hAnsi="Times New Roman"/>
          <w:sz w:val="26"/>
          <w:szCs w:val="26"/>
        </w:rPr>
        <w:pPrChange w:id="5275" w:author="The Si Tran" w:date="2012-12-14T05:24:00Z">
          <w:pPr>
            <w:pStyle w:val="ListParagraph"/>
            <w:numPr>
              <w:numId w:val="18"/>
            </w:numPr>
            <w:ind w:hanging="360"/>
          </w:pPr>
        </w:pPrChange>
      </w:pPr>
      <w:ins w:id="5276" w:author="The Si Tran" w:date="2012-12-06T22:21:00Z">
        <w:r w:rsidRPr="00A96FA3">
          <w:rPr>
            <w:rFonts w:ascii="Times New Roman" w:hAnsi="Times New Roman"/>
            <w:sz w:val="26"/>
            <w:szCs w:val="26"/>
            <w:rPrChange w:id="5277"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DC1307" w:rsidRDefault="00647C91">
      <w:pPr>
        <w:pStyle w:val="Bang"/>
        <w:rPr>
          <w:ins w:id="5278" w:author="The Si Tran" w:date="2012-12-06T22:22:00Z"/>
          <w:rPrChange w:id="5279" w:author="The Si Tran" w:date="2012-12-16T17:09:00Z">
            <w:rPr>
              <w:ins w:id="5280" w:author="The Si Tran" w:date="2012-12-06T22:22:00Z"/>
            </w:rPr>
          </w:rPrChange>
        </w:rPr>
        <w:pPrChange w:id="5281" w:author="The Si Tran" w:date="2012-12-16T17:09:00Z">
          <w:pPr>
            <w:pStyle w:val="ListParagraph"/>
            <w:numPr>
              <w:numId w:val="18"/>
            </w:numPr>
            <w:ind w:hanging="360"/>
          </w:pPr>
        </w:pPrChange>
      </w:pPr>
      <w:bookmarkStart w:id="5282" w:name="_Toc343415625"/>
      <w:ins w:id="5283" w:author="The Si Tran" w:date="2012-12-14T05:25:00Z">
        <w:r w:rsidRPr="00032D83">
          <w:t>B</w:t>
        </w:r>
        <w:r w:rsidRPr="006D6C8D">
          <w:t>ả</w:t>
        </w:r>
        <w:r w:rsidRPr="00DC1307">
          <w:rPr>
            <w:rPrChange w:id="5284" w:author="The Si Tran" w:date="2012-12-16T17:09:00Z">
              <w:rPr/>
            </w:rPrChange>
          </w:rPr>
          <w:t>ng 3.1: Tính chất của ACFs và PACFs</w:t>
        </w:r>
      </w:ins>
      <w:bookmarkEnd w:id="5282"/>
    </w:p>
    <w:tbl>
      <w:tblPr>
        <w:tblStyle w:val="TableGrid"/>
        <w:tblW w:w="8522" w:type="dxa"/>
        <w:tblInd w:w="828" w:type="dxa"/>
        <w:tblLayout w:type="fixed"/>
        <w:tblLook w:val="04A0" w:firstRow="1" w:lastRow="0" w:firstColumn="1" w:lastColumn="0" w:noHBand="0" w:noVBand="1"/>
        <w:tblPrChange w:id="5285"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286">
          <w:tblGrid>
            <w:gridCol w:w="1495"/>
            <w:gridCol w:w="3155"/>
            <w:gridCol w:w="3476"/>
          </w:tblGrid>
        </w:tblGridChange>
      </w:tblGrid>
      <w:tr w:rsidR="00A96FA3" w14:paraId="2282D094" w14:textId="77777777" w:rsidTr="00B0605D">
        <w:trPr>
          <w:ins w:id="5287" w:author="The Si Tran" w:date="2012-12-06T22:22:00Z"/>
        </w:trPr>
        <w:tc>
          <w:tcPr>
            <w:tcW w:w="1980" w:type="dxa"/>
            <w:tcPrChange w:id="5288" w:author="The Si Tran" w:date="2012-12-16T08:10:00Z">
              <w:tcPr>
                <w:tcW w:w="1495" w:type="dxa"/>
              </w:tcPr>
            </w:tcPrChange>
          </w:tcPr>
          <w:p w14:paraId="639CC8A0" w14:textId="77777777" w:rsidR="00A96FA3" w:rsidRPr="00E10512" w:rsidRDefault="00A96FA3">
            <w:pPr>
              <w:pStyle w:val="BangBody"/>
              <w:jc w:val="center"/>
              <w:rPr>
                <w:ins w:id="5289" w:author="The Si Tran" w:date="2012-12-06T22:22:00Z"/>
                <w:b/>
                <w:szCs w:val="26"/>
                <w:rPrChange w:id="5290" w:author="The Si Tran" w:date="2012-12-16T10:48:00Z">
                  <w:rPr>
                    <w:ins w:id="5291" w:author="The Si Tran" w:date="2012-12-06T22:22:00Z"/>
                  </w:rPr>
                </w:rPrChange>
              </w:rPr>
              <w:pPrChange w:id="5292" w:author="The Si Tran" w:date="2012-12-16T10:48:00Z">
                <w:pPr/>
              </w:pPrChange>
            </w:pPr>
            <w:ins w:id="5293" w:author="The Si Tran" w:date="2012-12-06T22:22:00Z">
              <w:r w:rsidRPr="00E10512">
                <w:rPr>
                  <w:b/>
                  <w:sz w:val="26"/>
                  <w:szCs w:val="26"/>
                  <w:rPrChange w:id="5294" w:author="The Si Tran" w:date="2012-12-16T10:48:00Z">
                    <w:rPr/>
                  </w:rPrChange>
                </w:rPr>
                <w:t>Process</w:t>
              </w:r>
            </w:ins>
          </w:p>
        </w:tc>
        <w:tc>
          <w:tcPr>
            <w:tcW w:w="3066" w:type="dxa"/>
            <w:tcPrChange w:id="5295" w:author="The Si Tran" w:date="2012-12-16T08:10:00Z">
              <w:tcPr>
                <w:tcW w:w="3258" w:type="dxa"/>
              </w:tcPr>
            </w:tcPrChange>
          </w:tcPr>
          <w:p w14:paraId="10C9803D" w14:textId="77777777" w:rsidR="00A96FA3" w:rsidRPr="00E10512" w:rsidRDefault="00A96FA3">
            <w:pPr>
              <w:pStyle w:val="BangBody"/>
              <w:jc w:val="center"/>
              <w:rPr>
                <w:ins w:id="5296" w:author="The Si Tran" w:date="2012-12-06T22:22:00Z"/>
                <w:b/>
                <w:szCs w:val="26"/>
                <w:rPrChange w:id="5297" w:author="The Si Tran" w:date="2012-12-16T10:48:00Z">
                  <w:rPr>
                    <w:ins w:id="5298" w:author="The Si Tran" w:date="2012-12-06T22:22:00Z"/>
                  </w:rPr>
                </w:rPrChange>
              </w:rPr>
              <w:pPrChange w:id="5299" w:author="The Si Tran" w:date="2012-12-16T10:48:00Z">
                <w:pPr>
                  <w:jc w:val="center"/>
                </w:pPr>
              </w:pPrChange>
            </w:pPr>
            <w:ins w:id="5300" w:author="The Si Tran" w:date="2012-12-06T22:22:00Z">
              <w:r w:rsidRPr="00E10512">
                <w:rPr>
                  <w:b/>
                  <w:sz w:val="26"/>
                  <w:szCs w:val="26"/>
                  <w:rPrChange w:id="5301" w:author="The Si Tran" w:date="2012-12-16T10:48:00Z">
                    <w:rPr/>
                  </w:rPrChange>
                </w:rPr>
                <w:t>ACF</w:t>
              </w:r>
            </w:ins>
          </w:p>
        </w:tc>
        <w:tc>
          <w:tcPr>
            <w:tcW w:w="3476" w:type="dxa"/>
            <w:tcPrChange w:id="5302" w:author="The Si Tran" w:date="2012-12-16T08:10:00Z">
              <w:tcPr>
                <w:tcW w:w="3599" w:type="dxa"/>
              </w:tcPr>
            </w:tcPrChange>
          </w:tcPr>
          <w:p w14:paraId="1D495D08" w14:textId="77777777" w:rsidR="00A96FA3" w:rsidRPr="00E10512" w:rsidRDefault="00A96FA3">
            <w:pPr>
              <w:pStyle w:val="BangBody"/>
              <w:jc w:val="center"/>
              <w:rPr>
                <w:ins w:id="5303" w:author="The Si Tran" w:date="2012-12-06T22:22:00Z"/>
                <w:b/>
                <w:szCs w:val="26"/>
                <w:rPrChange w:id="5304" w:author="The Si Tran" w:date="2012-12-16T10:48:00Z">
                  <w:rPr>
                    <w:ins w:id="5305" w:author="The Si Tran" w:date="2012-12-06T22:22:00Z"/>
                  </w:rPr>
                </w:rPrChange>
              </w:rPr>
              <w:pPrChange w:id="5306" w:author="The Si Tran" w:date="2012-12-16T10:48:00Z">
                <w:pPr>
                  <w:jc w:val="center"/>
                </w:pPr>
              </w:pPrChange>
            </w:pPr>
            <w:ins w:id="5307" w:author="The Si Tran" w:date="2012-12-06T22:22:00Z">
              <w:r w:rsidRPr="00E10512">
                <w:rPr>
                  <w:b/>
                  <w:sz w:val="26"/>
                  <w:szCs w:val="26"/>
                  <w:rPrChange w:id="5308" w:author="The Si Tran" w:date="2012-12-16T10:48:00Z">
                    <w:rPr/>
                  </w:rPrChange>
                </w:rPr>
                <w:t>PACF</w:t>
              </w:r>
            </w:ins>
          </w:p>
        </w:tc>
      </w:tr>
      <w:tr w:rsidR="00A96FA3" w14:paraId="272A9C2D" w14:textId="77777777" w:rsidTr="00B0605D">
        <w:trPr>
          <w:ins w:id="5309" w:author="The Si Tran" w:date="2012-12-06T22:22:00Z"/>
        </w:trPr>
        <w:tc>
          <w:tcPr>
            <w:tcW w:w="1980" w:type="dxa"/>
            <w:tcPrChange w:id="5310" w:author="The Si Tran" w:date="2012-12-16T08:10:00Z">
              <w:tcPr>
                <w:tcW w:w="1495" w:type="dxa"/>
              </w:tcPr>
            </w:tcPrChange>
          </w:tcPr>
          <w:p w14:paraId="0F887AFC" w14:textId="77777777" w:rsidR="00A96FA3" w:rsidRPr="00032D83" w:rsidRDefault="00A96FA3">
            <w:pPr>
              <w:pStyle w:val="BangBody"/>
              <w:jc w:val="center"/>
              <w:rPr>
                <w:ins w:id="5311" w:author="The Si Tran" w:date="2012-12-06T22:22:00Z"/>
                <w:szCs w:val="26"/>
              </w:rPr>
              <w:pPrChange w:id="5312" w:author="The Si Tran" w:date="2012-12-16T10:48:00Z">
                <w:pPr>
                  <w:jc w:val="left"/>
                </w:pPr>
              </w:pPrChange>
            </w:pPr>
            <w:ins w:id="5313" w:author="The Si Tran" w:date="2012-12-06T22:22:00Z">
              <w:r w:rsidRPr="00B9548F">
                <w:rPr>
                  <w:sz w:val="26"/>
                  <w:szCs w:val="26"/>
                  <w:rPrChange w:id="5314" w:author="The Si Tran" w:date="2012-12-16T10:38:00Z">
                    <w:rPr/>
                  </w:rPrChange>
                </w:rPr>
                <w:t>AR(p)</w:t>
              </w:r>
            </w:ins>
          </w:p>
        </w:tc>
        <w:tc>
          <w:tcPr>
            <w:tcW w:w="3066" w:type="dxa"/>
            <w:tcPrChange w:id="5315" w:author="The Si Tran" w:date="2012-12-16T08:10:00Z">
              <w:tcPr>
                <w:tcW w:w="3258" w:type="dxa"/>
              </w:tcPr>
            </w:tcPrChange>
          </w:tcPr>
          <w:p w14:paraId="01E2D863" w14:textId="77777777" w:rsidR="00A96FA3" w:rsidRPr="00032D83" w:rsidRDefault="00A96FA3">
            <w:pPr>
              <w:pStyle w:val="BangBody"/>
              <w:rPr>
                <w:ins w:id="5316" w:author="The Si Tran" w:date="2012-12-06T22:22:00Z"/>
                <w:szCs w:val="26"/>
              </w:rPr>
              <w:pPrChange w:id="5317" w:author="The Si Tran" w:date="2012-12-16T10:38:00Z">
                <w:pPr>
                  <w:spacing w:line="240" w:lineRule="auto"/>
                  <w:jc w:val="left"/>
                </w:pPr>
              </w:pPrChange>
            </w:pPr>
            <w:ins w:id="5318" w:author="The Si Tran" w:date="2012-12-06T22:22:00Z">
              <w:r w:rsidRPr="00B9548F">
                <w:rPr>
                  <w:sz w:val="26"/>
                  <w:szCs w:val="26"/>
                  <w:rPrChange w:id="5319" w:author="The Si Tran" w:date="2012-12-16T10:38:00Z">
                    <w:rPr/>
                  </w:rPrChange>
                </w:rPr>
                <w:t>Exponential or sinusoidal decay to zero</w:t>
              </w:r>
            </w:ins>
          </w:p>
        </w:tc>
        <w:tc>
          <w:tcPr>
            <w:tcW w:w="3476" w:type="dxa"/>
            <w:tcPrChange w:id="5320" w:author="The Si Tran" w:date="2012-12-16T08:10:00Z">
              <w:tcPr>
                <w:tcW w:w="3599" w:type="dxa"/>
              </w:tcPr>
            </w:tcPrChange>
          </w:tcPr>
          <w:p w14:paraId="76940256" w14:textId="77777777" w:rsidR="00A96FA3" w:rsidRPr="00032D83" w:rsidRDefault="00A96FA3">
            <w:pPr>
              <w:pStyle w:val="BangBody"/>
              <w:rPr>
                <w:ins w:id="5321" w:author="The Si Tran" w:date="2012-12-06T22:22:00Z"/>
                <w:szCs w:val="26"/>
              </w:rPr>
              <w:pPrChange w:id="5322" w:author="The Si Tran" w:date="2012-12-16T10:38:00Z">
                <w:pPr/>
              </w:pPrChange>
            </w:pPr>
            <w:ins w:id="5323" w:author="The Si Tran" w:date="2012-12-06T22:22:00Z">
              <w:r w:rsidRPr="00B9548F">
                <w:rPr>
                  <w:sz w:val="26"/>
                  <w:szCs w:val="26"/>
                  <w:rPrChange w:id="5324" w:author="The Si Tran" w:date="2012-12-16T10:38:00Z">
                    <w:rPr/>
                  </w:rPrChange>
                </w:rPr>
                <w:t>Spikes cut off to zero after lag p</w:t>
              </w:r>
            </w:ins>
          </w:p>
        </w:tc>
      </w:tr>
      <w:tr w:rsidR="00A96FA3" w14:paraId="5DD9E805" w14:textId="77777777" w:rsidTr="00B0605D">
        <w:trPr>
          <w:ins w:id="5325" w:author="The Si Tran" w:date="2012-12-06T22:22:00Z"/>
        </w:trPr>
        <w:tc>
          <w:tcPr>
            <w:tcW w:w="1980" w:type="dxa"/>
            <w:tcPrChange w:id="5326" w:author="The Si Tran" w:date="2012-12-16T08:10:00Z">
              <w:tcPr>
                <w:tcW w:w="1495" w:type="dxa"/>
              </w:tcPr>
            </w:tcPrChange>
          </w:tcPr>
          <w:p w14:paraId="28B6295D" w14:textId="77777777" w:rsidR="00A96FA3" w:rsidRPr="00032D83" w:rsidRDefault="00A96FA3">
            <w:pPr>
              <w:pStyle w:val="BangBody"/>
              <w:jc w:val="center"/>
              <w:rPr>
                <w:ins w:id="5327" w:author="The Si Tran" w:date="2012-12-06T22:22:00Z"/>
                <w:szCs w:val="26"/>
              </w:rPr>
              <w:pPrChange w:id="5328" w:author="The Si Tran" w:date="2012-12-16T10:48:00Z">
                <w:pPr/>
              </w:pPrChange>
            </w:pPr>
            <w:ins w:id="5329" w:author="The Si Tran" w:date="2012-12-06T22:22:00Z">
              <w:r w:rsidRPr="00B9548F">
                <w:rPr>
                  <w:sz w:val="26"/>
                  <w:szCs w:val="26"/>
                  <w:rPrChange w:id="5330" w:author="The Si Tran" w:date="2012-12-16T10:38:00Z">
                    <w:rPr/>
                  </w:rPrChange>
                </w:rPr>
                <w:t>MA(q)</w:t>
              </w:r>
            </w:ins>
          </w:p>
        </w:tc>
        <w:tc>
          <w:tcPr>
            <w:tcW w:w="3066" w:type="dxa"/>
            <w:tcPrChange w:id="5331" w:author="The Si Tran" w:date="2012-12-16T08:10:00Z">
              <w:tcPr>
                <w:tcW w:w="3258" w:type="dxa"/>
              </w:tcPr>
            </w:tcPrChange>
          </w:tcPr>
          <w:p w14:paraId="6F5DA568" w14:textId="77777777" w:rsidR="00A96FA3" w:rsidRPr="00032D83" w:rsidRDefault="00A96FA3">
            <w:pPr>
              <w:pStyle w:val="BangBody"/>
              <w:rPr>
                <w:ins w:id="5332" w:author="The Si Tran" w:date="2012-12-06T22:22:00Z"/>
                <w:szCs w:val="26"/>
              </w:rPr>
              <w:pPrChange w:id="5333" w:author="The Si Tran" w:date="2012-12-16T10:38:00Z">
                <w:pPr>
                  <w:spacing w:line="240" w:lineRule="auto"/>
                  <w:jc w:val="left"/>
                </w:pPr>
              </w:pPrChange>
            </w:pPr>
            <w:ins w:id="5334" w:author="The Si Tran" w:date="2012-12-06T22:22:00Z">
              <w:r w:rsidRPr="00B9548F">
                <w:rPr>
                  <w:sz w:val="26"/>
                  <w:szCs w:val="26"/>
                  <w:rPrChange w:id="5335" w:author="The Si Tran" w:date="2012-12-16T10:38:00Z">
                    <w:rPr/>
                  </w:rPrChange>
                </w:rPr>
                <w:t>Spikes cut off to zero after lag q</w:t>
              </w:r>
            </w:ins>
          </w:p>
        </w:tc>
        <w:tc>
          <w:tcPr>
            <w:tcW w:w="3476" w:type="dxa"/>
            <w:tcPrChange w:id="5336" w:author="The Si Tran" w:date="2012-12-16T08:10:00Z">
              <w:tcPr>
                <w:tcW w:w="3599" w:type="dxa"/>
              </w:tcPr>
            </w:tcPrChange>
          </w:tcPr>
          <w:p w14:paraId="769F71B3" w14:textId="77777777" w:rsidR="00A96FA3" w:rsidRPr="00032D83" w:rsidRDefault="00A96FA3">
            <w:pPr>
              <w:pStyle w:val="BangBody"/>
              <w:rPr>
                <w:ins w:id="5337" w:author="The Si Tran" w:date="2012-12-06T22:22:00Z"/>
                <w:szCs w:val="26"/>
              </w:rPr>
              <w:pPrChange w:id="5338" w:author="The Si Tran" w:date="2012-12-16T10:38:00Z">
                <w:pPr>
                  <w:spacing w:line="240" w:lineRule="auto"/>
                  <w:jc w:val="left"/>
                </w:pPr>
              </w:pPrChange>
            </w:pPr>
            <w:ins w:id="5339" w:author="The Si Tran" w:date="2012-12-06T22:22:00Z">
              <w:r w:rsidRPr="00B9548F">
                <w:rPr>
                  <w:sz w:val="26"/>
                  <w:szCs w:val="26"/>
                  <w:rPrChange w:id="5340" w:author="The Si Tran" w:date="2012-12-16T10:38:00Z">
                    <w:rPr/>
                  </w:rPrChange>
                </w:rPr>
                <w:t>Exponential or sinusoidal decay to zero</w:t>
              </w:r>
            </w:ins>
          </w:p>
        </w:tc>
      </w:tr>
      <w:tr w:rsidR="00A96FA3" w14:paraId="49EFEA72" w14:textId="77777777" w:rsidTr="00B0605D">
        <w:trPr>
          <w:ins w:id="5341" w:author="The Si Tran" w:date="2012-12-06T22:22:00Z"/>
        </w:trPr>
        <w:tc>
          <w:tcPr>
            <w:tcW w:w="1980" w:type="dxa"/>
            <w:tcPrChange w:id="5342" w:author="The Si Tran" w:date="2012-12-16T08:10:00Z">
              <w:tcPr>
                <w:tcW w:w="1495" w:type="dxa"/>
              </w:tcPr>
            </w:tcPrChange>
          </w:tcPr>
          <w:p w14:paraId="0BA6FBBC" w14:textId="77777777" w:rsidR="00A96FA3" w:rsidRPr="00032D83" w:rsidRDefault="00A96FA3">
            <w:pPr>
              <w:pStyle w:val="BangBody"/>
              <w:jc w:val="center"/>
              <w:rPr>
                <w:ins w:id="5343" w:author="The Si Tran" w:date="2012-12-06T22:22:00Z"/>
                <w:szCs w:val="26"/>
              </w:rPr>
              <w:pPrChange w:id="5344" w:author="The Si Tran" w:date="2012-12-16T10:48:00Z">
                <w:pPr/>
              </w:pPrChange>
            </w:pPr>
            <w:ins w:id="5345" w:author="The Si Tran" w:date="2012-12-06T22:22:00Z">
              <w:r w:rsidRPr="00B9548F">
                <w:rPr>
                  <w:sz w:val="26"/>
                  <w:szCs w:val="26"/>
                  <w:rPrChange w:id="5346" w:author="The Si Tran" w:date="2012-12-16T10:38:00Z">
                    <w:rPr/>
                  </w:rPrChange>
                </w:rPr>
                <w:t>ARMA(p,q)</w:t>
              </w:r>
            </w:ins>
          </w:p>
        </w:tc>
        <w:tc>
          <w:tcPr>
            <w:tcW w:w="3066" w:type="dxa"/>
            <w:tcPrChange w:id="5347" w:author="The Si Tran" w:date="2012-12-16T08:10:00Z">
              <w:tcPr>
                <w:tcW w:w="3258" w:type="dxa"/>
              </w:tcPr>
            </w:tcPrChange>
          </w:tcPr>
          <w:p w14:paraId="20140EB3" w14:textId="77777777" w:rsidR="00A96FA3" w:rsidRPr="00032D83" w:rsidRDefault="00A96FA3">
            <w:pPr>
              <w:pStyle w:val="BangBody"/>
              <w:rPr>
                <w:ins w:id="5348" w:author="The Si Tran" w:date="2012-12-06T22:22:00Z"/>
                <w:szCs w:val="26"/>
              </w:rPr>
              <w:pPrChange w:id="5349" w:author="The Si Tran" w:date="2012-12-16T10:38:00Z">
                <w:pPr>
                  <w:spacing w:line="240" w:lineRule="auto"/>
                  <w:jc w:val="left"/>
                </w:pPr>
              </w:pPrChange>
            </w:pPr>
            <w:ins w:id="5350" w:author="The Si Tran" w:date="2012-12-06T22:22:00Z">
              <w:r w:rsidRPr="00B9548F">
                <w:rPr>
                  <w:sz w:val="26"/>
                  <w:szCs w:val="26"/>
                  <w:rPrChange w:id="5351" w:author="The Si Tran" w:date="2012-12-16T10:38:00Z">
                    <w:rPr/>
                  </w:rPrChange>
                </w:rPr>
                <w:t>Exponential or sinusoidal decay to zero</w:t>
              </w:r>
            </w:ins>
          </w:p>
        </w:tc>
        <w:tc>
          <w:tcPr>
            <w:tcW w:w="3476" w:type="dxa"/>
            <w:tcPrChange w:id="5352" w:author="The Si Tran" w:date="2012-12-16T08:10:00Z">
              <w:tcPr>
                <w:tcW w:w="3599" w:type="dxa"/>
              </w:tcPr>
            </w:tcPrChange>
          </w:tcPr>
          <w:p w14:paraId="3C84B3BB" w14:textId="77777777" w:rsidR="00A96FA3" w:rsidRPr="00032D83" w:rsidRDefault="00A96FA3">
            <w:pPr>
              <w:pStyle w:val="BangBody"/>
              <w:rPr>
                <w:ins w:id="5353" w:author="The Si Tran" w:date="2012-12-06T22:22:00Z"/>
                <w:szCs w:val="26"/>
              </w:rPr>
              <w:pPrChange w:id="5354" w:author="The Si Tran" w:date="2012-12-16T10:38:00Z">
                <w:pPr>
                  <w:spacing w:line="240" w:lineRule="auto"/>
                  <w:jc w:val="left"/>
                </w:pPr>
              </w:pPrChange>
            </w:pPr>
            <w:ins w:id="5355" w:author="The Si Tran" w:date="2012-12-06T22:22:00Z">
              <w:r w:rsidRPr="00B9548F">
                <w:rPr>
                  <w:sz w:val="26"/>
                  <w:szCs w:val="26"/>
                  <w:rPrChange w:id="5356" w:author="The Si Tran" w:date="2012-12-16T10:38:00Z">
                    <w:rPr/>
                  </w:rPrChange>
                </w:rPr>
                <w:t>Exponential or sinusoidal decay to zero</w:t>
              </w:r>
            </w:ins>
          </w:p>
        </w:tc>
      </w:tr>
    </w:tbl>
    <w:p w14:paraId="1401E544" w14:textId="77777777" w:rsidR="00677EB9" w:rsidRDefault="00677EB9">
      <w:pPr>
        <w:pStyle w:val="ListParagraph"/>
        <w:ind w:left="1944"/>
        <w:rPr>
          <w:ins w:id="5357" w:author="The Si Tran" w:date="2012-12-07T19:19:00Z"/>
          <w:rFonts w:ascii="Times New Roman" w:hAnsi="Times New Roman"/>
          <w:sz w:val="26"/>
          <w:szCs w:val="26"/>
        </w:rPr>
        <w:pPrChange w:id="5358"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359" w:author="The Si Tran" w:date="2012-12-07T19:19:00Z"/>
          <w:rFonts w:ascii="Times New Roman" w:hAnsi="Times New Roman"/>
          <w:sz w:val="26"/>
          <w:szCs w:val="26"/>
        </w:rPr>
        <w:pPrChange w:id="5360" w:author="The Si Tran" w:date="2012-12-16T10:48:00Z">
          <w:pPr>
            <w:pStyle w:val="ListParagraph"/>
            <w:ind w:left="1224"/>
          </w:pPr>
        </w:pPrChange>
      </w:pPr>
      <w:ins w:id="5361" w:author="The Si Tran" w:date="2012-12-07T19:19:00Z">
        <w:r>
          <w:rPr>
            <w:rFonts w:ascii="Times New Roman" w:hAnsi="Times New Roman"/>
            <w:sz w:val="26"/>
            <w:szCs w:val="26"/>
          </w:rPr>
          <w:t xml:space="preserve">Quá trình nhận dạng mô hình </w:t>
        </w:r>
      </w:ins>
      <w:ins w:id="5362" w:author="The Si Tran" w:date="2012-12-10T20:25:00Z">
        <w:r w:rsidR="00300B75">
          <w:rPr>
            <w:rFonts w:ascii="Times New Roman" w:hAnsi="Times New Roman"/>
            <w:sz w:val="26"/>
            <w:szCs w:val="26"/>
          </w:rPr>
          <w:t>S</w:t>
        </w:r>
      </w:ins>
      <w:ins w:id="5363" w:author="The Si Tran" w:date="2012-12-07T19:19:00Z">
        <w:r>
          <w:rPr>
            <w:rFonts w:ascii="Times New Roman" w:hAnsi="Times New Roman"/>
            <w:sz w:val="26"/>
            <w:szCs w:val="26"/>
          </w:rPr>
          <w:t>ARIMA bao gồm 4 giai đoạn chính</w:t>
        </w:r>
      </w:ins>
      <w:ins w:id="5364"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365" w:author="The Si Tran" w:date="2012-12-07T19:19:00Z"/>
          <w:rFonts w:ascii="Times New Roman" w:hAnsi="Times New Roman"/>
          <w:sz w:val="26"/>
          <w:szCs w:val="26"/>
        </w:rPr>
        <w:pPrChange w:id="5366" w:author="The Si Tran" w:date="2012-12-14T05:24:00Z">
          <w:pPr>
            <w:pStyle w:val="ListParagraph"/>
            <w:numPr>
              <w:numId w:val="18"/>
            </w:numPr>
            <w:ind w:hanging="360"/>
          </w:pPr>
        </w:pPrChange>
      </w:pPr>
      <w:ins w:id="5367" w:author="The Si Tran" w:date="2012-12-07T19:19:00Z">
        <w:r>
          <w:rPr>
            <w:rFonts w:ascii="Times New Roman" w:hAnsi="Times New Roman"/>
            <w:sz w:val="26"/>
            <w:szCs w:val="26"/>
          </w:rPr>
          <w:t>Xác định bậc lấy hiệu d để loại bỏ tính xu hướng trong chuỗi dữ liệu. Nếu ACF</w:t>
        </w:r>
      </w:ins>
      <w:ins w:id="5368" w:author="The Si Tran" w:date="2012-12-10T20:26:00Z">
        <w:r w:rsidR="008F4A34">
          <w:rPr>
            <w:rFonts w:ascii="Times New Roman" w:hAnsi="Times New Roman"/>
            <w:sz w:val="26"/>
            <w:szCs w:val="26"/>
          </w:rPr>
          <w:t>s</w:t>
        </w:r>
      </w:ins>
      <w:ins w:id="5369"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370" w:author="The Si Tran" w:date="2012-12-10T20:26:00Z">
        <w:r w:rsidR="00087FFE">
          <w:rPr>
            <w:rFonts w:ascii="Times New Roman" w:hAnsi="Times New Roman"/>
            <w:sz w:val="26"/>
            <w:szCs w:val="26"/>
          </w:rPr>
          <w:t>s</w:t>
        </w:r>
      </w:ins>
      <w:ins w:id="5371"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372" w:author="The Si Tran" w:date="2012-12-10T20:26:00Z">
        <w:r w:rsidR="00087FFE">
          <w:rPr>
            <w:rFonts w:ascii="Times New Roman" w:hAnsi="Times New Roman"/>
            <w:sz w:val="26"/>
            <w:szCs w:val="26"/>
          </w:rPr>
          <w:t>s</w:t>
        </w:r>
      </w:ins>
      <w:ins w:id="5373"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374" w:author="The Si Tran" w:date="2012-12-07T19:22:00Z"/>
          <w:rFonts w:ascii="Times New Roman" w:hAnsi="Times New Roman"/>
          <w:sz w:val="26"/>
          <w:szCs w:val="26"/>
        </w:rPr>
        <w:pPrChange w:id="5375" w:author="The Si Tran" w:date="2012-12-14T05:24:00Z">
          <w:pPr>
            <w:pStyle w:val="ListParagraph"/>
            <w:numPr>
              <w:numId w:val="18"/>
            </w:numPr>
            <w:ind w:hanging="360"/>
          </w:pPr>
        </w:pPrChange>
      </w:pPr>
      <w:ins w:id="5376"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377" w:author="The Si Tran" w:date="2012-12-10T20:27:00Z">
        <w:r w:rsidR="00087FFE">
          <w:rPr>
            <w:rFonts w:ascii="Times New Roman" w:hAnsi="Times New Roman"/>
            <w:sz w:val="26"/>
            <w:szCs w:val="26"/>
          </w:rPr>
          <w:t xml:space="preserve"> Với các chuỗi dữ liệu thường gặp chỉ qua 1 lần lấy hiệu </w:t>
        </w:r>
      </w:ins>
      <w:ins w:id="5378"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379" w:author="The Si Tran" w:date="2012-12-07T19:22:00Z"/>
          <w:rFonts w:ascii="Times New Roman" w:hAnsi="Times New Roman"/>
          <w:sz w:val="26"/>
          <w:szCs w:val="26"/>
        </w:rPr>
        <w:pPrChange w:id="5380" w:author="The Si Tran" w:date="2012-12-14T05:24:00Z">
          <w:pPr>
            <w:pStyle w:val="ListParagraph"/>
            <w:ind w:left="1728"/>
          </w:pPr>
        </w:pPrChange>
      </w:pPr>
      <w:ins w:id="5381"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382" w:author="The Si Tran" w:date="2012-12-07T19:22:00Z"/>
          <w:rFonts w:ascii="Times New Roman" w:hAnsi="Times New Roman"/>
          <w:sz w:val="26"/>
          <w:szCs w:val="26"/>
        </w:rPr>
        <w:pPrChange w:id="5383" w:author="The Si Tran" w:date="2012-12-14T05:24:00Z">
          <w:pPr>
            <w:pStyle w:val="ListParagraph"/>
            <w:numPr>
              <w:numId w:val="25"/>
            </w:numPr>
            <w:ind w:left="2448" w:hanging="360"/>
          </w:pPr>
        </w:pPrChange>
      </w:pPr>
      <w:ins w:id="5384"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385" w:author="The Si Tran" w:date="2012-12-07T19:22:00Z"/>
          <w:rFonts w:ascii="Times New Roman" w:hAnsi="Times New Roman"/>
          <w:sz w:val="26"/>
          <w:szCs w:val="26"/>
        </w:rPr>
        <w:pPrChange w:id="5386" w:author="The Si Tran" w:date="2012-12-14T05:24:00Z">
          <w:pPr>
            <w:pStyle w:val="ListParagraph"/>
            <w:numPr>
              <w:numId w:val="25"/>
            </w:numPr>
            <w:ind w:left="2448" w:hanging="360"/>
          </w:pPr>
        </w:pPrChange>
      </w:pPr>
      <w:ins w:id="538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388"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389" w:author="The Si Tran" w:date="2012-12-07T19:19:00Z"/>
          <w:rFonts w:ascii="Times New Roman" w:hAnsi="Times New Roman"/>
          <w:sz w:val="26"/>
          <w:szCs w:val="26"/>
        </w:rPr>
        <w:pPrChange w:id="5390" w:author="The Si Tran" w:date="2012-12-14T05:24:00Z">
          <w:pPr>
            <w:pStyle w:val="ListParagraph"/>
            <w:numPr>
              <w:numId w:val="18"/>
            </w:numPr>
            <w:ind w:hanging="360"/>
          </w:pPr>
        </w:pPrChange>
      </w:pPr>
      <w:ins w:id="5391"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5392" w:author="The Si Tran" w:date="2012-12-07T21:34:00Z"/>
          <w:rFonts w:ascii="Times New Roman" w:hAnsi="Times New Roman"/>
          <w:sz w:val="26"/>
          <w:szCs w:val="26"/>
        </w:rPr>
        <w:pPrChange w:id="5393" w:author="The Si Tran" w:date="2012-12-14T05:24:00Z">
          <w:pPr>
            <w:pStyle w:val="ListParagraph"/>
            <w:ind w:left="792"/>
          </w:pPr>
        </w:pPrChange>
      </w:pPr>
      <w:ins w:id="5394" w:author="The Si Tran" w:date="2012-12-07T19:19:00Z">
        <w:r>
          <w:rPr>
            <w:rFonts w:ascii="Times New Roman" w:hAnsi="Times New Roman"/>
            <w:sz w:val="26"/>
            <w:szCs w:val="26"/>
          </w:rPr>
          <w:t>Xác định mô hình cho thành phần thường: trong chuỗi dữ liệu được biến đổi, ta phân tích ACF</w:t>
        </w:r>
      </w:ins>
      <w:ins w:id="5395" w:author="The Si Tran" w:date="2012-12-07T21:27:00Z">
        <w:r w:rsidR="00F90733">
          <w:rPr>
            <w:rFonts w:ascii="Times New Roman" w:hAnsi="Times New Roman"/>
            <w:sz w:val="26"/>
            <w:szCs w:val="26"/>
          </w:rPr>
          <w:t>s</w:t>
        </w:r>
      </w:ins>
      <w:ins w:id="5396" w:author="The Si Tran" w:date="2012-12-07T19:19:00Z">
        <w:r>
          <w:rPr>
            <w:rFonts w:ascii="Times New Roman" w:hAnsi="Times New Roman"/>
            <w:sz w:val="26"/>
            <w:szCs w:val="26"/>
          </w:rPr>
          <w:t xml:space="preserve"> và PACF</w:t>
        </w:r>
      </w:ins>
      <w:ins w:id="5397" w:author="The Si Tran" w:date="2012-12-07T21:28:00Z">
        <w:r w:rsidR="00F90733">
          <w:rPr>
            <w:rFonts w:ascii="Times New Roman" w:hAnsi="Times New Roman"/>
            <w:sz w:val="26"/>
            <w:szCs w:val="26"/>
          </w:rPr>
          <w:t>s</w:t>
        </w:r>
      </w:ins>
      <w:ins w:id="5398"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399" w:author="The Si Tran" w:date="2012-12-07T21:28:00Z"/>
          <w:rFonts w:ascii="Times New Roman" w:hAnsi="Times New Roman"/>
          <w:sz w:val="26"/>
          <w:szCs w:val="26"/>
        </w:rPr>
        <w:pPrChange w:id="5400" w:author="The Si Tran" w:date="2012-12-14T05:24:00Z">
          <w:pPr>
            <w:pStyle w:val="ListParagraph"/>
            <w:ind w:left="792"/>
          </w:pPr>
        </w:pPrChange>
      </w:pPr>
      <w:ins w:id="5401" w:author="The Si Tran" w:date="2012-12-10T20:30:00Z">
        <w:r>
          <w:rPr>
            <w:rFonts w:ascii="Times New Roman" w:hAnsi="Times New Roman"/>
            <w:sz w:val="26"/>
            <w:szCs w:val="26"/>
          </w:rPr>
          <w:t>Như đề cập ở trên,</w:t>
        </w:r>
      </w:ins>
      <w:ins w:id="5402"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403" w:author="The Si Tran" w:date="2012-12-07T21:28:00Z"/>
          <w:rFonts w:ascii="Times New Roman" w:hAnsi="Times New Roman"/>
          <w:sz w:val="26"/>
          <w:szCs w:val="26"/>
        </w:rPr>
        <w:pPrChange w:id="5404" w:author="The Si Tran" w:date="2012-12-14T05:24:00Z">
          <w:pPr>
            <w:pStyle w:val="ListParagraph"/>
            <w:numPr>
              <w:numId w:val="26"/>
            </w:numPr>
            <w:ind w:left="1512" w:hanging="360"/>
          </w:pPr>
        </w:pPrChange>
      </w:pPr>
      <w:ins w:id="5405" w:author="The Si Tran" w:date="2012-12-07T21:28:00Z">
        <w:r>
          <w:rPr>
            <w:rFonts w:ascii="Times New Roman" w:hAnsi="Times New Roman"/>
            <w:sz w:val="26"/>
            <w:szCs w:val="26"/>
          </w:rPr>
          <w:t xml:space="preserve">Giảm </w:t>
        </w:r>
      </w:ins>
      <w:ins w:id="5406" w:author="The Si Tran" w:date="2012-12-10T20:31:00Z">
        <w:r w:rsidR="00B261FB">
          <w:rPr>
            <w:rFonts w:ascii="Times New Roman" w:hAnsi="Times New Roman"/>
            <w:sz w:val="26"/>
            <w:szCs w:val="26"/>
          </w:rPr>
          <w:t>chậm</w:t>
        </w:r>
      </w:ins>
      <w:ins w:id="5407"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408" w:author="The Si Tran" w:date="2012-12-07T21:28:00Z"/>
          <w:rFonts w:ascii="Times New Roman" w:hAnsi="Times New Roman"/>
          <w:sz w:val="26"/>
          <w:szCs w:val="26"/>
        </w:rPr>
        <w:pPrChange w:id="5409" w:author="The Si Tran" w:date="2012-12-14T05:24:00Z">
          <w:pPr>
            <w:pStyle w:val="ListParagraph"/>
            <w:numPr>
              <w:numId w:val="26"/>
            </w:numPr>
            <w:ind w:left="1512" w:hanging="360"/>
          </w:pPr>
        </w:pPrChange>
      </w:pPr>
      <w:ins w:id="5410"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411" w:author="The Si Tran" w:date="2012-12-07T21:28:00Z"/>
          <w:rFonts w:ascii="Times New Roman" w:hAnsi="Times New Roman"/>
          <w:sz w:val="26"/>
          <w:szCs w:val="26"/>
        </w:rPr>
        <w:pPrChange w:id="5412" w:author="The Si Tran" w:date="2012-12-14T05:24:00Z">
          <w:pPr>
            <w:pStyle w:val="ListParagraph"/>
            <w:numPr>
              <w:numId w:val="26"/>
            </w:numPr>
            <w:ind w:left="1512" w:hanging="360"/>
          </w:pPr>
        </w:pPrChange>
      </w:pPr>
      <w:ins w:id="5413" w:author="The Si Tran" w:date="2012-12-07T21:28:00Z">
        <w:r>
          <w:rPr>
            <w:rFonts w:ascii="Times New Roman" w:hAnsi="Times New Roman"/>
            <w:sz w:val="26"/>
            <w:szCs w:val="26"/>
          </w:rPr>
          <w:t xml:space="preserve">Giảm </w:t>
        </w:r>
      </w:ins>
      <w:ins w:id="5414" w:author="The Si Tran" w:date="2012-12-10T20:31:00Z">
        <w:r w:rsidR="003A6C45">
          <w:rPr>
            <w:rFonts w:ascii="Times New Roman" w:hAnsi="Times New Roman"/>
            <w:sz w:val="26"/>
            <w:szCs w:val="26"/>
          </w:rPr>
          <w:t>gián đoạn</w:t>
        </w:r>
      </w:ins>
      <w:ins w:id="5415"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416" w:author="The Si Tran" w:date="2012-12-07T21:29:00Z"/>
          <w:rFonts w:ascii="Times New Roman" w:hAnsi="Times New Roman"/>
          <w:sz w:val="26"/>
          <w:szCs w:val="26"/>
        </w:rPr>
        <w:pPrChange w:id="5417" w:author="The Si Tran" w:date="2012-12-14T05:24:00Z">
          <w:pPr>
            <w:pStyle w:val="ListParagraph"/>
            <w:numPr>
              <w:numId w:val="18"/>
            </w:numPr>
            <w:ind w:hanging="360"/>
          </w:pPr>
        </w:pPrChange>
      </w:pPr>
      <w:ins w:id="5418" w:author="The Si Tran" w:date="2012-12-07T21:28:00Z">
        <w:r>
          <w:rPr>
            <w:rFonts w:ascii="Times New Roman" w:hAnsi="Times New Roman"/>
            <w:sz w:val="26"/>
            <w:szCs w:val="26"/>
          </w:rPr>
          <w:t>Bằng cách tính</w:t>
        </w:r>
      </w:ins>
      <w:ins w:id="5419"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420" w:author="The Si Tran" w:date="2012-12-10T20:31:00Z">
        <w:r w:rsidR="00223994">
          <w:rPr>
            <w:rFonts w:ascii="Times New Roman" w:hAnsi="Times New Roman"/>
            <w:sz w:val="26"/>
            <w:szCs w:val="26"/>
          </w:rPr>
          <w:t>ính</w:t>
        </w:r>
      </w:ins>
      <w:ins w:id="5421"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422" w:author="The Si Tran" w:date="2012-12-07T21:30:00Z"/>
          <w:rFonts w:ascii="Times New Roman" w:hAnsi="Times New Roman"/>
          <w:sz w:val="26"/>
          <w:szCs w:val="26"/>
        </w:rPr>
        <w:pPrChange w:id="5423" w:author="The Si Tran" w:date="2012-12-14T05:25:00Z">
          <w:pPr>
            <w:pStyle w:val="ListParagraph"/>
            <w:ind w:left="1224" w:firstLine="216"/>
          </w:pPr>
        </w:pPrChange>
      </w:pPr>
      <w:ins w:id="5424"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425" w:author="The Si Tran" w:date="2012-12-07T21:30:00Z"/>
          <w:rFonts w:ascii="Times New Roman" w:hAnsi="Times New Roman"/>
          <w:sz w:val="26"/>
          <w:szCs w:val="26"/>
        </w:rPr>
        <w:pPrChange w:id="5426" w:author="The Si Tran" w:date="2012-12-14T05:25:00Z">
          <w:pPr>
            <w:pStyle w:val="ListParagraph"/>
            <w:ind w:left="1224"/>
          </w:pPr>
        </w:pPrChange>
      </w:pPr>
      <w:ins w:id="5427" w:author="The Si Tran" w:date="2012-12-07T21:30:00Z">
        <w:r>
          <w:rPr>
            <w:rFonts w:ascii="Times New Roman" w:hAnsi="Times New Roman"/>
            <w:sz w:val="26"/>
            <w:szCs w:val="26"/>
          </w:rPr>
          <w:t>với M là số hệ số tương quan có ý nghĩa</w:t>
        </w:r>
      </w:ins>
      <w:ins w:id="5428"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429" w:author="The Si Tran" w:date="2012-12-07T21:30:00Z"/>
          <w:rFonts w:ascii="Times New Roman" w:hAnsi="Times New Roman"/>
          <w:sz w:val="26"/>
          <w:szCs w:val="26"/>
        </w:rPr>
        <w:pPrChange w:id="5430" w:author="The Si Tran" w:date="2012-12-14T05:25:00Z">
          <w:pPr>
            <w:pStyle w:val="ListParagraph"/>
            <w:ind w:left="1224"/>
          </w:pPr>
        </w:pPrChange>
      </w:pPr>
      <w:ins w:id="5431"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432" w:author="The Si Tran" w:date="2012-12-07T21:34:00Z"/>
          <w:rFonts w:ascii="Times New Roman" w:hAnsi="Times New Roman"/>
          <w:sz w:val="26"/>
          <w:szCs w:val="26"/>
        </w:rPr>
        <w:pPrChange w:id="5433" w:author="The Si Tran" w:date="2012-12-07T21:33:00Z">
          <w:pPr>
            <w:pStyle w:val="ListParagraph"/>
            <w:numPr>
              <w:numId w:val="18"/>
            </w:numPr>
            <w:ind w:hanging="360"/>
          </w:pPr>
        </w:pPrChange>
      </w:pPr>
      <w:ins w:id="5434" w:author="The Si Tran" w:date="2012-12-16T17:09:00Z">
        <w:r>
          <w:rPr>
            <w:rFonts w:ascii="Times New Roman" w:hAnsi="Times New Roman"/>
            <w:noProof/>
            <w:sz w:val="26"/>
            <w:szCs w:val="26"/>
            <w:rPrChange w:id="5435">
              <w:rPr>
                <w:noProof/>
              </w:rPr>
            </w:rPrChange>
          </w:rPr>
          <mc:AlternateContent>
            <mc:Choice Requires="wpc">
              <w:drawing>
                <wp:inline distT="0" distB="0" distL="0" distR="0" wp14:anchorId="393EE904" wp14:editId="04A38F5D">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276DB6" w:rsidRDefault="00276DB6" w:rsidP="00DC1307">
                                <w:pPr>
                                  <w:spacing w:line="240" w:lineRule="auto"/>
                                  <w:rPr>
                                    <w:szCs w:val="26"/>
                                  </w:rPr>
                                </w:pPr>
                                <w:ins w:id="5436" w:author="The Si Tran" w:date="2012-12-07T21:32:00Z">
                                  <w:r>
                                    <w:rPr>
                                      <w:szCs w:val="26"/>
                                    </w:rPr>
                                    <w:t>i</w:t>
                                  </w:r>
                                </w:ins>
                                <w:del w:id="5437" w:author="The Si Tran" w:date="2012-12-07T21:32:00Z">
                                  <w:r w:rsidDel="00DB3CD0">
                                    <w:rPr>
                                      <w:szCs w:val="26"/>
                                    </w:rPr>
                                    <w:delText>I</w:delText>
                                  </w:r>
                                </w:del>
                                <w:r>
                                  <w:rPr>
                                    <w:szCs w:val="26"/>
                                  </w:rPr>
                                  <w:t>f(</w:t>
                                </w:r>
                                <w:ins w:id="5438" w:author="The Si Tran" w:date="2012-12-16T15:06:00Z">
                                  <m:oMath>
                                    <m:r>
                                      <w:rPr>
                                        <w:rFonts w:ascii="Cambria Math" w:hAnsi="Cambria Math"/>
                                        <w:szCs w:val="26"/>
                                      </w:rPr>
                                      <m:t>∆</m:t>
                                    </m:r>
                                  </m:oMath>
                                </w:ins>
                                <w:del w:id="5439" w:author="The Si Tran" w:date="2012-12-16T15:06:00Z">
                                  <w:r w:rsidRPr="00B108D6" w:rsidDel="00BF667D">
                                    <w:rPr>
                                      <w:position w:val="-4"/>
                                      <w:szCs w:val="26"/>
                                    </w:rPr>
                                    <w:object w:dxaOrig="220" w:dyaOrig="260" w14:anchorId="2E9454FE">
                                      <v:shape id="_x0000_i1194" type="#_x0000_t75" style="width:7.5pt;height:13.8pt" o:ole="">
                                        <v:imagedata r:id="rId173" o:title=""/>
                                      </v:shape>
                                      <o:OLEObject Type="Embed" ProgID="Equation.DSMT4" ShapeID="_x0000_i1194" DrawAspect="Content" ObjectID="_1417211331" r:id="rId174"/>
                                    </w:object>
                                  </w:r>
                                  <w:r w:rsidDel="00BF667D">
                                    <w:rPr>
                                      <w:szCs w:val="26"/>
                                    </w:rPr>
                                    <w:delText xml:space="preserve"> &gt;</w:delText>
                                  </w:r>
                                </w:del>
                                <w:r>
                                  <w:rPr>
                                    <w:szCs w:val="26"/>
                                  </w:rPr>
                                  <w:t xml:space="preserve"> </w:t>
                                </w:r>
                                <w:ins w:id="544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ins w:id="5441" w:author="The Si Tran" w:date="2012-12-07T21:32:00Z">
                                  <w:r>
                                    <w:rPr>
                                      <w:szCs w:val="26"/>
                                    </w:rPr>
                                    <w:t>e</w:t>
                                  </w:r>
                                </w:ins>
                                <w:del w:id="5442" w:author="The Si Tran" w:date="2012-12-07T21:32:00Z">
                                  <w:r w:rsidDel="00DB3CD0">
                                    <w:rPr>
                                      <w:szCs w:val="26"/>
                                    </w:rPr>
                                    <w:delText>E</w:delText>
                                  </w:r>
                                </w:del>
                                <w:r>
                                  <w:rPr>
                                    <w:szCs w:val="26"/>
                                  </w:rPr>
                                  <w:t>lse if (</w:t>
                                </w:r>
                                <w:ins w:id="5443" w:author="The Si Tran" w:date="2012-12-16T15:07:00Z">
                                  <w:r>
                                    <w:rPr>
                                      <w:szCs w:val="26"/>
                                    </w:rPr>
                                    <w:t>(</w:t>
                                  </w:r>
                                  <m:oMath>
                                    <m:r>
                                      <w:rPr>
                                        <w:rFonts w:ascii="Cambria Math" w:hAnsi="Cambria Math"/>
                                        <w:szCs w:val="26"/>
                                      </w:rPr>
                                      <m:t>∆</m:t>
                                    </m:r>
                                  </m:oMath>
                                  <w:r>
                                    <w:rPr>
                                      <w:rFonts w:eastAsiaTheme="minorEastAsia"/>
                                      <w:szCs w:val="26"/>
                                    </w:rPr>
                                    <w:t xml:space="preserve"> </w:t>
                                  </w:r>
                                </w:ins>
                                <w:del w:id="5444" w:author="The Si Tran" w:date="2012-12-16T15:06:00Z">
                                  <w:r w:rsidRPr="00B108D6" w:rsidDel="00BF667D">
                                    <w:rPr>
                                      <w:position w:val="-4"/>
                                      <w:szCs w:val="26"/>
                                    </w:rPr>
                                    <w:object w:dxaOrig="220" w:dyaOrig="260" w14:anchorId="0B8D7130">
                                      <v:shape id="_x0000_i1195" type="#_x0000_t75" style="width:7.5pt;height:13.8pt" o:ole="">
                                        <v:imagedata r:id="rId175" o:title=""/>
                                      </v:shape>
                                      <o:OLEObject Type="Embed" ProgID="Equation.DSMT4" ShapeID="_x0000_i1195" DrawAspect="Content" ObjectID="_1417211332" r:id="rId176"/>
                                    </w:object>
                                  </w:r>
                                  <w:r w:rsidDel="00BF667D">
                                    <w:rPr>
                                      <w:szCs w:val="26"/>
                                    </w:rPr>
                                    <w:delText xml:space="preserve"> </w:delText>
                                  </w:r>
                                </w:del>
                                <w:r>
                                  <w:rPr>
                                    <w:szCs w:val="26"/>
                                  </w:rPr>
                                  <w:t>&lt; 10%)</w:t>
                                </w:r>
                                <w:r>
                                  <w:rPr>
                                    <w:szCs w:val="26"/>
                                  </w:rPr>
                                  <w:tab/>
                                  <w:t>then  pattern =</w:t>
                                </w:r>
                                <w:ins w:id="5445"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446" w:author="The Si Tran" w:date="2012-12-07T21:32:00Z">
                                    <w:pPr/>
                                  </w:pPrChange>
                                </w:pPr>
                                <w:ins w:id="5447" w:author="The Si Tran" w:date="2012-12-07T21:32:00Z">
                                  <w:r>
                                    <w:rPr>
                                      <w:szCs w:val="26"/>
                                    </w:rPr>
                                    <w:t>e</w:t>
                                  </w:r>
                                </w:ins>
                                <w:del w:id="544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67"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AGs2wHqAgAApAYAAA4AAAAA&#10;AAAAAAAAAAAALgIAAGRycy9lMm9Eb2MueG1sUEsBAi0AFAAGAAgAAAAhAE0jbg7bAAAABQEAAA8A&#10;AAAAAAAAAAAAAAAARAUAAGRycy9kb3ducmV2LnhtbFBLBQYAAAAABAAEAPMAAABMBgAAAAA=&#10;">
                  <v:shape id="_x0000_s1068" type="#_x0000_t75" style="position:absolute;width:41719;height:10972;visibility:visible;mso-wrap-style:square" stroked="t" strokecolor="gray [1629]" strokeweight=".5pt">
                    <v:fill o:detectmouseclick="t"/>
                    <v:path o:connecttype="none"/>
                  </v:shape>
                  <v:shape id="Text Box 94" o:spid="_x0000_s1069"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276DB6" w:rsidRDefault="00276DB6" w:rsidP="00DC1307">
                          <w:pPr>
                            <w:spacing w:line="240" w:lineRule="auto"/>
                            <w:rPr>
                              <w:szCs w:val="26"/>
                            </w:rPr>
                          </w:pPr>
                          <w:ins w:id="5449" w:author="The Si Tran" w:date="2012-12-07T21:32:00Z">
                            <w:r>
                              <w:rPr>
                                <w:szCs w:val="26"/>
                              </w:rPr>
                              <w:t>i</w:t>
                            </w:r>
                          </w:ins>
                          <w:del w:id="5450" w:author="The Si Tran" w:date="2012-12-07T21:32:00Z">
                            <w:r w:rsidDel="00DB3CD0">
                              <w:rPr>
                                <w:szCs w:val="26"/>
                              </w:rPr>
                              <w:delText>I</w:delText>
                            </w:r>
                          </w:del>
                          <w:r>
                            <w:rPr>
                              <w:szCs w:val="26"/>
                            </w:rPr>
                            <w:t>f(</w:t>
                          </w:r>
                          <w:ins w:id="5451" w:author="The Si Tran" w:date="2012-12-16T15:06:00Z">
                            <m:oMath>
                              <m:r>
                                <w:rPr>
                                  <w:rFonts w:ascii="Cambria Math" w:hAnsi="Cambria Math"/>
                                  <w:szCs w:val="26"/>
                                </w:rPr>
                                <m:t>∆</m:t>
                              </m:r>
                            </m:oMath>
                          </w:ins>
                          <w:del w:id="5452" w:author="The Si Tran" w:date="2012-12-16T15:06:00Z">
                            <w:r w:rsidRPr="00B108D6" w:rsidDel="00BF667D">
                              <w:rPr>
                                <w:position w:val="-4"/>
                                <w:szCs w:val="26"/>
                              </w:rPr>
                              <w:object w:dxaOrig="220" w:dyaOrig="260" w14:anchorId="2E9454FE">
                                <v:shape id="_x0000_i1194" type="#_x0000_t75" style="width:7.5pt;height:13.8pt" o:ole="">
                                  <v:imagedata r:id="rId173" o:title=""/>
                                </v:shape>
                                <o:OLEObject Type="Embed" ProgID="Equation.DSMT4" ShapeID="_x0000_i1194" DrawAspect="Content" ObjectID="_1417211331" r:id="rId177"/>
                              </w:object>
                            </w:r>
                            <w:r w:rsidDel="00BF667D">
                              <w:rPr>
                                <w:szCs w:val="26"/>
                              </w:rPr>
                              <w:delText xml:space="preserve"> &gt;</w:delText>
                            </w:r>
                          </w:del>
                          <w:r>
                            <w:rPr>
                              <w:szCs w:val="26"/>
                            </w:rPr>
                            <w:t xml:space="preserve"> </w:t>
                          </w:r>
                          <w:ins w:id="5453"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ins w:id="5454" w:author="The Si Tran" w:date="2012-12-07T21:32:00Z">
                            <w:r>
                              <w:rPr>
                                <w:szCs w:val="26"/>
                              </w:rPr>
                              <w:t>e</w:t>
                            </w:r>
                          </w:ins>
                          <w:del w:id="5455" w:author="The Si Tran" w:date="2012-12-07T21:32:00Z">
                            <w:r w:rsidDel="00DB3CD0">
                              <w:rPr>
                                <w:szCs w:val="26"/>
                              </w:rPr>
                              <w:delText>E</w:delText>
                            </w:r>
                          </w:del>
                          <w:r>
                            <w:rPr>
                              <w:szCs w:val="26"/>
                            </w:rPr>
                            <w:t>lse if (</w:t>
                          </w:r>
                          <w:ins w:id="5456" w:author="The Si Tran" w:date="2012-12-16T15:07:00Z">
                            <w:r>
                              <w:rPr>
                                <w:szCs w:val="26"/>
                              </w:rPr>
                              <w:t>(</w:t>
                            </w:r>
                            <m:oMath>
                              <m:r>
                                <w:rPr>
                                  <w:rFonts w:ascii="Cambria Math" w:hAnsi="Cambria Math"/>
                                  <w:szCs w:val="26"/>
                                </w:rPr>
                                <m:t>∆</m:t>
                              </m:r>
                            </m:oMath>
                            <w:r>
                              <w:rPr>
                                <w:rFonts w:eastAsiaTheme="minorEastAsia"/>
                                <w:szCs w:val="26"/>
                              </w:rPr>
                              <w:t xml:space="preserve"> </w:t>
                            </w:r>
                          </w:ins>
                          <w:del w:id="5457" w:author="The Si Tran" w:date="2012-12-16T15:06:00Z">
                            <w:r w:rsidRPr="00B108D6" w:rsidDel="00BF667D">
                              <w:rPr>
                                <w:position w:val="-4"/>
                                <w:szCs w:val="26"/>
                              </w:rPr>
                              <w:object w:dxaOrig="220" w:dyaOrig="260" w14:anchorId="0B8D7130">
                                <v:shape id="_x0000_i1195" type="#_x0000_t75" style="width:7.5pt;height:13.8pt" o:ole="">
                                  <v:imagedata r:id="rId175" o:title=""/>
                                </v:shape>
                                <o:OLEObject Type="Embed" ProgID="Equation.DSMT4" ShapeID="_x0000_i1195" DrawAspect="Content" ObjectID="_1417211332" r:id="rId178"/>
                              </w:object>
                            </w:r>
                            <w:r w:rsidDel="00BF667D">
                              <w:rPr>
                                <w:szCs w:val="26"/>
                              </w:rPr>
                              <w:delText xml:space="preserve"> </w:delText>
                            </w:r>
                          </w:del>
                          <w:r>
                            <w:rPr>
                              <w:szCs w:val="26"/>
                            </w:rPr>
                            <w:t>&lt; 10%)</w:t>
                          </w:r>
                          <w:r>
                            <w:rPr>
                              <w:szCs w:val="26"/>
                            </w:rPr>
                            <w:tab/>
                            <w:t>then  pattern =</w:t>
                          </w:r>
                          <w:ins w:id="5458"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459" w:author="The Si Tran" w:date="2012-12-07T21:32:00Z">
                              <w:pPr/>
                            </w:pPrChange>
                          </w:pPr>
                          <w:ins w:id="5460" w:author="The Si Tran" w:date="2012-12-07T21:32:00Z">
                            <w:r>
                              <w:rPr>
                                <w:szCs w:val="26"/>
                              </w:rPr>
                              <w:t>e</w:t>
                            </w:r>
                          </w:ins>
                          <w:del w:id="546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462" w:author="The Si Tran" w:date="2012-12-07T21:54:00Z"/>
          <w:rFonts w:ascii="Times New Roman" w:hAnsi="Times New Roman"/>
          <w:sz w:val="26"/>
          <w:szCs w:val="26"/>
        </w:rPr>
        <w:pPrChange w:id="5463" w:author="The Si Tran" w:date="2012-12-07T21:54:00Z">
          <w:pPr>
            <w:pStyle w:val="ListParagraph"/>
            <w:ind w:left="1224"/>
          </w:pPr>
        </w:pPrChange>
      </w:pPr>
      <w:ins w:id="5464"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465" w:author="The Si Tran" w:date="2012-12-07T19:19:00Z"/>
          <w:rFonts w:ascii="Times New Roman" w:hAnsi="Times New Roman"/>
          <w:sz w:val="26"/>
          <w:szCs w:val="26"/>
        </w:rPr>
        <w:pPrChange w:id="5466" w:author="The Si Tran" w:date="2012-12-07T21:34:00Z">
          <w:pPr>
            <w:pStyle w:val="ListParagraph"/>
            <w:numPr>
              <w:numId w:val="18"/>
            </w:numPr>
            <w:ind w:hanging="360"/>
          </w:pPr>
        </w:pPrChange>
      </w:pPr>
      <w:ins w:id="5467" w:author="The Si Tran" w:date="2012-12-07T21:54:00Z">
        <w:r>
          <w:rPr>
            <w:rFonts w:ascii="Times New Roman" w:hAnsi="Times New Roman"/>
            <w:noProof/>
            <w:sz w:val="26"/>
            <w:szCs w:val="26"/>
            <w:rPrChange w:id="5468">
              <w:rPr>
                <w:noProof/>
              </w:rPr>
            </w:rPrChange>
          </w:rPr>
          <mc:AlternateContent>
            <mc:Choice Requires="wpc">
              <w:drawing>
                <wp:inline distT="0" distB="0" distL="0" distR="0" wp14:anchorId="17C388E2" wp14:editId="11BFA5D9">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276DB6" w:rsidDel="00EC5752" w:rsidRDefault="00276DB6" w:rsidP="00097101">
                                <w:pPr>
                                  <w:spacing w:line="240" w:lineRule="auto"/>
                                  <w:jc w:val="left"/>
                                  <w:rPr>
                                    <w:del w:id="5469" w:author="The Si Tran" w:date="2012-12-07T21:54:00Z"/>
                                    <w:szCs w:val="26"/>
                                  </w:rPr>
                                </w:pPr>
                                <w:ins w:id="5470" w:author="The Si Tran" w:date="2012-12-07T21:55:00Z">
                                  <w:r>
                                    <w:rPr>
                                      <w:szCs w:val="26"/>
                                    </w:rPr>
                                    <w:t>i</w:t>
                                  </w:r>
                                </w:ins>
                                <w:del w:id="5471" w:author="The Si Tran" w:date="2012-12-07T21:55:00Z">
                                  <w:r w:rsidDel="00EC5752">
                                    <w:rPr>
                                      <w:szCs w:val="26"/>
                                    </w:rPr>
                                    <w:delText>I</w:delText>
                                  </w:r>
                                </w:del>
                                <w:r>
                                  <w:rPr>
                                    <w:szCs w:val="26"/>
                                  </w:rPr>
                                  <w:t>f (high frequencies exist in ACF or PACF)</w:t>
                                </w:r>
                                <w:ins w:id="5472"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473" w:author="The Si Tran" w:date="2012-12-07T21:54:00Z">
                                  <w:r w:rsidDel="00EC5752">
                                    <w:rPr>
                                      <w:szCs w:val="26"/>
                                    </w:rPr>
                                    <w:delText>{</w:delText>
                                  </w:r>
                                </w:del>
                              </w:p>
                              <w:p w14:paraId="41D22285" w14:textId="77777777" w:rsidR="00276DB6" w:rsidRDefault="00276DB6">
                                <w:pPr>
                                  <w:spacing w:line="240" w:lineRule="auto"/>
                                  <w:jc w:val="left"/>
                                  <w:rPr>
                                    <w:szCs w:val="26"/>
                                  </w:rPr>
                                  <w:pPrChange w:id="5474" w:author="The Si Tran" w:date="2012-12-07T21:55:00Z">
                                    <w:pPr/>
                                  </w:pPrChange>
                                </w:pPr>
                                <w:r>
                                  <w:rPr>
                                    <w:szCs w:val="26"/>
                                  </w:rPr>
                                  <w:tab/>
                                </w:r>
                                <w:ins w:id="5475" w:author="The Si Tran" w:date="2012-12-08T15:47:00Z">
                                  <w:r>
                                    <w:rPr>
                                      <w:szCs w:val="26"/>
                                    </w:rPr>
                                    <w:t>i</w:t>
                                  </w:r>
                                </w:ins>
                                <w:del w:id="547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477" w:author="The Si Tran" w:date="2012-12-07T21:55:00Z">
                                    <w:pPr/>
                                  </w:pPrChange>
                                </w:pPr>
                                <w:r>
                                  <w:rPr>
                                    <w:szCs w:val="26"/>
                                  </w:rPr>
                                  <w:tab/>
                                </w:r>
                                <w:r>
                                  <w:rPr>
                                    <w:szCs w:val="26"/>
                                  </w:rPr>
                                  <w:tab/>
                                  <w:t>Model = pure MA(q)</w:t>
                                </w:r>
                                <w:r>
                                  <w:rPr>
                                    <w:szCs w:val="26"/>
                                  </w:rPr>
                                  <w:tab/>
                                </w:r>
                              </w:p>
                              <w:p w14:paraId="012CDC71" w14:textId="77777777" w:rsidR="00276DB6" w:rsidRDefault="00276DB6">
                                <w:pPr>
                                  <w:spacing w:line="240" w:lineRule="auto"/>
                                  <w:jc w:val="left"/>
                                  <w:rPr>
                                    <w:szCs w:val="26"/>
                                  </w:rPr>
                                  <w:pPrChange w:id="5478" w:author="The Si Tran" w:date="2012-12-07T21:55:00Z">
                                    <w:pPr/>
                                  </w:pPrChange>
                                </w:pPr>
                                <w:r>
                                  <w:rPr>
                                    <w:szCs w:val="26"/>
                                  </w:rPr>
                                  <w:tab/>
                                </w:r>
                                <w:ins w:id="5479" w:author="The Si Tran" w:date="2012-12-08T15:47:00Z">
                                  <w:r>
                                    <w:rPr>
                                      <w:szCs w:val="26"/>
                                    </w:rPr>
                                    <w:t>e</w:t>
                                  </w:r>
                                </w:ins>
                                <w:del w:id="548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481" w:author="The Si Tran" w:date="2012-12-07T21:55:00Z">
                                    <w:pPr/>
                                  </w:pPrChange>
                                </w:pPr>
                                <w:r>
                                  <w:rPr>
                                    <w:szCs w:val="26"/>
                                  </w:rPr>
                                  <w:tab/>
                                </w:r>
                                <w:r>
                                  <w:rPr>
                                    <w:szCs w:val="26"/>
                                  </w:rPr>
                                  <w:tab/>
                                  <w:t>Model = pure AR(p)</w:t>
                                </w:r>
                              </w:p>
                              <w:p w14:paraId="0A5BF9CC" w14:textId="77777777" w:rsidR="00276DB6" w:rsidRDefault="00276DB6">
                                <w:pPr>
                                  <w:spacing w:line="240" w:lineRule="auto"/>
                                  <w:jc w:val="left"/>
                                  <w:rPr>
                                    <w:szCs w:val="26"/>
                                  </w:rPr>
                                  <w:pPrChange w:id="5482" w:author="The Si Tran" w:date="2012-12-07T21:55:00Z">
                                    <w:pPr/>
                                  </w:pPrChange>
                                </w:pPr>
                                <w:r>
                                  <w:rPr>
                                    <w:szCs w:val="26"/>
                                  </w:rPr>
                                  <w:tab/>
                                </w:r>
                                <w:ins w:id="5483" w:author="The Si Tran" w:date="2012-12-08T15:47:00Z">
                                  <w:r>
                                    <w:rPr>
                                      <w:szCs w:val="26"/>
                                    </w:rPr>
                                    <w:t>e</w:t>
                                  </w:r>
                                </w:ins>
                                <w:del w:id="548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485" w:author="The Si Tran" w:date="2012-12-07T21:54:00Z"/>
                                    <w:szCs w:val="26"/>
                                  </w:rPr>
                                  <w:pPrChange w:id="5486" w:author="The Si Tran" w:date="2012-12-07T21:55:00Z">
                                    <w:pPr/>
                                  </w:pPrChange>
                                </w:pPr>
                                <w:r>
                                  <w:rPr>
                                    <w:szCs w:val="26"/>
                                  </w:rPr>
                                  <w:tab/>
                                </w:r>
                                <w:r>
                                  <w:rPr>
                                    <w:szCs w:val="26"/>
                                  </w:rPr>
                                  <w:tab/>
                                  <w:t>Model = ARMA(p,q)</w:t>
                                </w:r>
                              </w:p>
                              <w:p w14:paraId="356E5661" w14:textId="77777777" w:rsidR="00276DB6" w:rsidRDefault="00276DB6">
                                <w:pPr>
                                  <w:spacing w:line="240" w:lineRule="auto"/>
                                  <w:jc w:val="left"/>
                                  <w:rPr>
                                    <w:ins w:id="5487" w:author="The Si Tran" w:date="2012-12-07T21:55:00Z"/>
                                    <w:szCs w:val="26"/>
                                  </w:rPr>
                                  <w:pPrChange w:id="5488" w:author="The Si Tran" w:date="2012-12-07T21:55:00Z">
                                    <w:pPr/>
                                  </w:pPrChange>
                                </w:pPr>
                              </w:p>
                              <w:p w14:paraId="64F48697" w14:textId="77777777" w:rsidR="00276DB6" w:rsidRDefault="00276DB6">
                                <w:pPr>
                                  <w:spacing w:line="240" w:lineRule="auto"/>
                                  <w:jc w:val="left"/>
                                  <w:rPr>
                                    <w:szCs w:val="26"/>
                                  </w:rPr>
                                  <w:pPrChange w:id="5489" w:author="The Si Tran" w:date="2012-12-07T21:55:00Z">
                                    <w:pPr/>
                                  </w:pPrChange>
                                </w:pPr>
                                <w:ins w:id="5490" w:author="The Si Tran" w:date="2012-12-07T21:55:00Z">
                                  <w:r>
                                    <w:rPr>
                                      <w:szCs w:val="26"/>
                                    </w:rPr>
                                    <w:t>}</w:t>
                                  </w:r>
                                </w:ins>
                                <w:del w:id="5491" w:author="The Si Tran" w:date="2012-12-07T21:54:00Z">
                                  <w:r w:rsidDel="00EC5752">
                                    <w:rPr>
                                      <w:szCs w:val="26"/>
                                    </w:rPr>
                                    <w:delText>}</w:delText>
                                  </w:r>
                                </w:del>
                              </w:p>
                              <w:p w14:paraId="13DC2B9F" w14:textId="77777777" w:rsidR="00276DB6" w:rsidDel="00EC5752" w:rsidRDefault="00276DB6">
                                <w:pPr>
                                  <w:spacing w:before="0" w:line="240" w:lineRule="auto"/>
                                  <w:jc w:val="left"/>
                                  <w:rPr>
                                    <w:del w:id="5492" w:author="The Si Tran" w:date="2012-12-07T21:55:00Z"/>
                                    <w:szCs w:val="26"/>
                                  </w:rPr>
                                  <w:pPrChange w:id="5493" w:author="The Si Tran" w:date="2012-12-07T21:55:00Z">
                                    <w:pPr/>
                                  </w:pPrChange>
                                </w:pPr>
                                <w:ins w:id="5494" w:author="The Si Tran" w:date="2012-12-07T21:55:00Z">
                                  <w:r>
                                    <w:rPr>
                                      <w:szCs w:val="26"/>
                                    </w:rPr>
                                    <w:t>e</w:t>
                                  </w:r>
                                </w:ins>
                                <w:del w:id="5495"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496" w:author="The Si Tran" w:date="2012-12-07T21:55:00Z">
                                    <w:pPr/>
                                  </w:pPrChange>
                                </w:pPr>
                                <w:ins w:id="5497"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498" w:author="The Si Tran" w:date="2012-12-10T20:34:00Z"/>
                                    <w:szCs w:val="26"/>
                                  </w:rPr>
                                  <w:pPrChange w:id="5499"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500" w:author="The Si Tran" w:date="2012-12-07T21:55:00Z">
                                    <w:pPr>
                                      <w:ind w:firstLine="720"/>
                                    </w:pPr>
                                  </w:pPrChange>
                                </w:pPr>
                                <w:ins w:id="5501"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70"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">
                  <v:shape id="_x0000_s1071" type="#_x0000_t75" style="position:absolute;width:54864;height:31654;visibility:visible;mso-wrap-style:square" stroked="t" strokecolor="gray [1629]" strokeweight=".5pt">
                    <v:fill o:detectmouseclick="t"/>
                    <v:path o:connecttype="none"/>
                  </v:shape>
                  <v:shape id="Text Box 96" o:spid="_x0000_s1072"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276DB6" w:rsidDel="00EC5752" w:rsidRDefault="00276DB6" w:rsidP="00097101">
                          <w:pPr>
                            <w:spacing w:line="240" w:lineRule="auto"/>
                            <w:jc w:val="left"/>
                            <w:rPr>
                              <w:del w:id="5502" w:author="The Si Tran" w:date="2012-12-07T21:54:00Z"/>
                              <w:szCs w:val="26"/>
                            </w:rPr>
                          </w:pPr>
                          <w:ins w:id="5503" w:author="The Si Tran" w:date="2012-12-07T21:55:00Z">
                            <w:r>
                              <w:rPr>
                                <w:szCs w:val="26"/>
                              </w:rPr>
                              <w:t>i</w:t>
                            </w:r>
                          </w:ins>
                          <w:del w:id="5504" w:author="The Si Tran" w:date="2012-12-07T21:55:00Z">
                            <w:r w:rsidDel="00EC5752">
                              <w:rPr>
                                <w:szCs w:val="26"/>
                              </w:rPr>
                              <w:delText>I</w:delText>
                            </w:r>
                          </w:del>
                          <w:r>
                            <w:rPr>
                              <w:szCs w:val="26"/>
                            </w:rPr>
                            <w:t>f (high frequencies exist in ACF or PACF)</w:t>
                          </w:r>
                          <w:ins w:id="5505"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506" w:author="The Si Tran" w:date="2012-12-07T21:54:00Z">
                            <w:r w:rsidDel="00EC5752">
                              <w:rPr>
                                <w:szCs w:val="26"/>
                              </w:rPr>
                              <w:delText>{</w:delText>
                            </w:r>
                          </w:del>
                        </w:p>
                        <w:p w14:paraId="41D22285" w14:textId="77777777" w:rsidR="00276DB6" w:rsidRDefault="00276DB6">
                          <w:pPr>
                            <w:spacing w:line="240" w:lineRule="auto"/>
                            <w:jc w:val="left"/>
                            <w:rPr>
                              <w:szCs w:val="26"/>
                            </w:rPr>
                            <w:pPrChange w:id="5507" w:author="The Si Tran" w:date="2012-12-07T21:55:00Z">
                              <w:pPr/>
                            </w:pPrChange>
                          </w:pPr>
                          <w:r>
                            <w:rPr>
                              <w:szCs w:val="26"/>
                            </w:rPr>
                            <w:tab/>
                          </w:r>
                          <w:ins w:id="5508" w:author="The Si Tran" w:date="2012-12-08T15:47:00Z">
                            <w:r>
                              <w:rPr>
                                <w:szCs w:val="26"/>
                              </w:rPr>
                              <w:t>i</w:t>
                            </w:r>
                          </w:ins>
                          <w:del w:id="5509"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510" w:author="The Si Tran" w:date="2012-12-07T21:55:00Z">
                              <w:pPr/>
                            </w:pPrChange>
                          </w:pPr>
                          <w:r>
                            <w:rPr>
                              <w:szCs w:val="26"/>
                            </w:rPr>
                            <w:tab/>
                          </w:r>
                          <w:r>
                            <w:rPr>
                              <w:szCs w:val="26"/>
                            </w:rPr>
                            <w:tab/>
                            <w:t>Model = pure MA(q)</w:t>
                          </w:r>
                          <w:r>
                            <w:rPr>
                              <w:szCs w:val="26"/>
                            </w:rPr>
                            <w:tab/>
                          </w:r>
                        </w:p>
                        <w:p w14:paraId="012CDC71" w14:textId="77777777" w:rsidR="00276DB6" w:rsidRDefault="00276DB6">
                          <w:pPr>
                            <w:spacing w:line="240" w:lineRule="auto"/>
                            <w:jc w:val="left"/>
                            <w:rPr>
                              <w:szCs w:val="26"/>
                            </w:rPr>
                            <w:pPrChange w:id="5511" w:author="The Si Tran" w:date="2012-12-07T21:55:00Z">
                              <w:pPr/>
                            </w:pPrChange>
                          </w:pPr>
                          <w:r>
                            <w:rPr>
                              <w:szCs w:val="26"/>
                            </w:rPr>
                            <w:tab/>
                          </w:r>
                          <w:ins w:id="5512" w:author="The Si Tran" w:date="2012-12-08T15:47:00Z">
                            <w:r>
                              <w:rPr>
                                <w:szCs w:val="26"/>
                              </w:rPr>
                              <w:t>e</w:t>
                            </w:r>
                          </w:ins>
                          <w:del w:id="5513"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514" w:author="The Si Tran" w:date="2012-12-07T21:55:00Z">
                              <w:pPr/>
                            </w:pPrChange>
                          </w:pPr>
                          <w:r>
                            <w:rPr>
                              <w:szCs w:val="26"/>
                            </w:rPr>
                            <w:tab/>
                          </w:r>
                          <w:r>
                            <w:rPr>
                              <w:szCs w:val="26"/>
                            </w:rPr>
                            <w:tab/>
                            <w:t>Model = pure AR(p)</w:t>
                          </w:r>
                        </w:p>
                        <w:p w14:paraId="0A5BF9CC" w14:textId="77777777" w:rsidR="00276DB6" w:rsidRDefault="00276DB6">
                          <w:pPr>
                            <w:spacing w:line="240" w:lineRule="auto"/>
                            <w:jc w:val="left"/>
                            <w:rPr>
                              <w:szCs w:val="26"/>
                            </w:rPr>
                            <w:pPrChange w:id="5515" w:author="The Si Tran" w:date="2012-12-07T21:55:00Z">
                              <w:pPr/>
                            </w:pPrChange>
                          </w:pPr>
                          <w:r>
                            <w:rPr>
                              <w:szCs w:val="26"/>
                            </w:rPr>
                            <w:tab/>
                          </w:r>
                          <w:ins w:id="5516" w:author="The Si Tran" w:date="2012-12-08T15:47:00Z">
                            <w:r>
                              <w:rPr>
                                <w:szCs w:val="26"/>
                              </w:rPr>
                              <w:t>e</w:t>
                            </w:r>
                          </w:ins>
                          <w:del w:id="5517"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518" w:author="The Si Tran" w:date="2012-12-07T21:54:00Z"/>
                              <w:szCs w:val="26"/>
                            </w:rPr>
                            <w:pPrChange w:id="5519" w:author="The Si Tran" w:date="2012-12-07T21:55:00Z">
                              <w:pPr/>
                            </w:pPrChange>
                          </w:pPr>
                          <w:r>
                            <w:rPr>
                              <w:szCs w:val="26"/>
                            </w:rPr>
                            <w:tab/>
                          </w:r>
                          <w:r>
                            <w:rPr>
                              <w:szCs w:val="26"/>
                            </w:rPr>
                            <w:tab/>
                            <w:t>Model = ARMA(p,q)</w:t>
                          </w:r>
                        </w:p>
                        <w:p w14:paraId="356E5661" w14:textId="77777777" w:rsidR="00276DB6" w:rsidRDefault="00276DB6">
                          <w:pPr>
                            <w:spacing w:line="240" w:lineRule="auto"/>
                            <w:jc w:val="left"/>
                            <w:rPr>
                              <w:ins w:id="5520" w:author="The Si Tran" w:date="2012-12-07T21:55:00Z"/>
                              <w:szCs w:val="26"/>
                            </w:rPr>
                            <w:pPrChange w:id="5521" w:author="The Si Tran" w:date="2012-12-07T21:55:00Z">
                              <w:pPr/>
                            </w:pPrChange>
                          </w:pPr>
                        </w:p>
                        <w:p w14:paraId="64F48697" w14:textId="77777777" w:rsidR="00276DB6" w:rsidRDefault="00276DB6">
                          <w:pPr>
                            <w:spacing w:line="240" w:lineRule="auto"/>
                            <w:jc w:val="left"/>
                            <w:rPr>
                              <w:szCs w:val="26"/>
                            </w:rPr>
                            <w:pPrChange w:id="5522" w:author="The Si Tran" w:date="2012-12-07T21:55:00Z">
                              <w:pPr/>
                            </w:pPrChange>
                          </w:pPr>
                          <w:ins w:id="5523" w:author="The Si Tran" w:date="2012-12-07T21:55:00Z">
                            <w:r>
                              <w:rPr>
                                <w:szCs w:val="26"/>
                              </w:rPr>
                              <w:t>}</w:t>
                            </w:r>
                          </w:ins>
                          <w:del w:id="5524" w:author="The Si Tran" w:date="2012-12-07T21:54:00Z">
                            <w:r w:rsidDel="00EC5752">
                              <w:rPr>
                                <w:szCs w:val="26"/>
                              </w:rPr>
                              <w:delText>}</w:delText>
                            </w:r>
                          </w:del>
                        </w:p>
                        <w:p w14:paraId="13DC2B9F" w14:textId="77777777" w:rsidR="00276DB6" w:rsidDel="00EC5752" w:rsidRDefault="00276DB6">
                          <w:pPr>
                            <w:spacing w:before="0" w:line="240" w:lineRule="auto"/>
                            <w:jc w:val="left"/>
                            <w:rPr>
                              <w:del w:id="5525" w:author="The Si Tran" w:date="2012-12-07T21:55:00Z"/>
                              <w:szCs w:val="26"/>
                            </w:rPr>
                            <w:pPrChange w:id="5526" w:author="The Si Tran" w:date="2012-12-07T21:55:00Z">
                              <w:pPr/>
                            </w:pPrChange>
                          </w:pPr>
                          <w:ins w:id="5527" w:author="The Si Tran" w:date="2012-12-07T21:55:00Z">
                            <w:r>
                              <w:rPr>
                                <w:szCs w:val="26"/>
                              </w:rPr>
                              <w:t>e</w:t>
                            </w:r>
                          </w:ins>
                          <w:del w:id="5528"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529" w:author="The Si Tran" w:date="2012-12-07T21:55:00Z">
                              <w:pPr/>
                            </w:pPrChange>
                          </w:pPr>
                          <w:ins w:id="5530"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531" w:author="The Si Tran" w:date="2012-12-10T20:34:00Z"/>
                              <w:szCs w:val="26"/>
                            </w:rPr>
                            <w:pPrChange w:id="5532"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533" w:author="The Si Tran" w:date="2012-12-07T21:55:00Z">
                              <w:pPr>
                                <w:ind w:firstLine="720"/>
                              </w:pPr>
                            </w:pPrChange>
                          </w:pPr>
                          <w:ins w:id="5534"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535" w:author="The Si Tran" w:date="2012-12-07T21:59:00Z"/>
        </w:rPr>
        <w:pPrChange w:id="5536" w:author="The Si Tran" w:date="2012-12-07T21:59:00Z">
          <w:pPr>
            <w:pStyle w:val="Heading3"/>
          </w:pPr>
        </w:pPrChange>
      </w:pPr>
      <w:ins w:id="5537" w:author="The Si Tran" w:date="2012-12-07T21:21:00Z">
        <w:r>
          <w:rPr>
            <w:rFonts w:ascii="Times New Roman" w:hAnsi="Times New Roman"/>
            <w:sz w:val="26"/>
            <w:szCs w:val="26"/>
          </w:rPr>
          <w:t xml:space="preserve">Xác định mô hình cho thành phần mùa: </w:t>
        </w:r>
      </w:ins>
      <w:ins w:id="5538" w:author="The Si Tran" w:date="2012-12-07T21:57:00Z">
        <w:r w:rsidR="00556D65">
          <w:rPr>
            <w:rFonts w:ascii="Times New Roman" w:hAnsi="Times New Roman"/>
            <w:sz w:val="26"/>
            <w:szCs w:val="26"/>
          </w:rPr>
          <w:t xml:space="preserve">tương tự như xây dựng mô hình </w:t>
        </w:r>
      </w:ins>
      <w:ins w:id="5539" w:author="The Si Tran" w:date="2012-12-07T21:58:00Z">
        <w:r w:rsidR="00556D65">
          <w:rPr>
            <w:rFonts w:ascii="Times New Roman" w:hAnsi="Times New Roman"/>
            <w:sz w:val="26"/>
            <w:szCs w:val="26"/>
          </w:rPr>
          <w:t>cho thành phần thường nhưng ta phân</w:t>
        </w:r>
      </w:ins>
      <w:ins w:id="5540" w:author="The Si Tran" w:date="2012-12-07T21:21:00Z">
        <w:r>
          <w:rPr>
            <w:rFonts w:ascii="Times New Roman" w:hAnsi="Times New Roman"/>
            <w:sz w:val="26"/>
            <w:szCs w:val="26"/>
          </w:rPr>
          <w:t xml:space="preserve"> tích ACF</w:t>
        </w:r>
      </w:ins>
      <w:ins w:id="5541" w:author="The Si Tran" w:date="2012-12-07T21:59:00Z">
        <w:r w:rsidR="00556D65">
          <w:rPr>
            <w:rFonts w:ascii="Times New Roman" w:hAnsi="Times New Roman"/>
            <w:sz w:val="26"/>
            <w:szCs w:val="26"/>
          </w:rPr>
          <w:t>s</w:t>
        </w:r>
      </w:ins>
      <w:ins w:id="5542" w:author="The Si Tran" w:date="2012-12-07T21:21:00Z">
        <w:r>
          <w:rPr>
            <w:rFonts w:ascii="Times New Roman" w:hAnsi="Times New Roman"/>
            <w:sz w:val="26"/>
            <w:szCs w:val="26"/>
          </w:rPr>
          <w:t xml:space="preserve"> và PACF</w:t>
        </w:r>
      </w:ins>
      <w:ins w:id="5543" w:author="The Si Tran" w:date="2012-12-07T21:59:00Z">
        <w:r w:rsidR="00556D65">
          <w:rPr>
            <w:rFonts w:ascii="Times New Roman" w:hAnsi="Times New Roman"/>
            <w:sz w:val="26"/>
            <w:szCs w:val="26"/>
          </w:rPr>
          <w:t>s</w:t>
        </w:r>
      </w:ins>
      <w:ins w:id="5544"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545" w:author="The Si Tran" w:date="2012-12-07T22:07:00Z"/>
        </w:rPr>
      </w:pPr>
      <w:bookmarkStart w:id="5546" w:name="_Toc343461261"/>
      <w:ins w:id="5547" w:author="The Si Tran" w:date="2012-12-10T20:35:00Z">
        <w:r w:rsidRPr="00EB0E04">
          <w:rPr>
            <w:rFonts w:eastAsia="Calibri"/>
          </w:rPr>
          <w:t xml:space="preserve">Thành phần </w:t>
        </w:r>
        <w:r>
          <w:t>khử mùa và xu hướng</w:t>
        </w:r>
      </w:ins>
      <w:bookmarkEnd w:id="5546"/>
    </w:p>
    <w:p w14:paraId="7FACEC87" w14:textId="77777777" w:rsidR="00E12518" w:rsidRDefault="00E12518">
      <w:pPr>
        <w:rPr>
          <w:ins w:id="5548" w:author="The Si Tran" w:date="2012-12-07T22:07:00Z"/>
        </w:rPr>
        <w:pPrChange w:id="5549" w:author="The Si Tran" w:date="2012-12-16T08:13:00Z">
          <w:pPr>
            <w:pStyle w:val="ListParagraph"/>
          </w:pPr>
        </w:pPrChange>
      </w:pPr>
      <w:ins w:id="5550"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551" w:author="The Si Tran" w:date="2012-12-07T22:07:00Z"/>
        </w:rPr>
        <w:pPrChange w:id="5552" w:author="The Si Tran" w:date="2012-12-16T08:13:00Z">
          <w:pPr>
            <w:pStyle w:val="ListParagraph"/>
          </w:pPr>
        </w:pPrChange>
      </w:pPr>
      <w:ins w:id="5553"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Pr="0008775D" w:rsidRDefault="00E12518" w:rsidP="0008775D">
      <w:pPr>
        <w:ind w:firstLine="0"/>
        <w:rPr>
          <w:ins w:id="5554" w:author="The Si Tran" w:date="2012-12-11T23:26:00Z"/>
          <w:szCs w:val="26"/>
        </w:rPr>
      </w:pPr>
      <w:ins w:id="5555" w:author="The Si Tran" w:date="2012-12-07T22:07:00Z">
        <w:r>
          <w:rPr>
            <w:noProof/>
            <w:rPrChange w:id="5556">
              <w:rPr>
                <w:rFonts w:cs="Arial"/>
                <w:b/>
                <w:bCs/>
                <w:noProof/>
                <w:szCs w:val="26"/>
              </w:rPr>
            </w:rPrChange>
          </w:rPr>
          <w:lastRenderedPageBreak/>
          <mc:AlternateContent>
            <mc:Choice Requires="wpc">
              <w:drawing>
                <wp:inline distT="0" distB="0" distL="0" distR="0" wp14:anchorId="5F482288" wp14:editId="004A3F1E">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276DB6" w:rsidRPr="00BA0846" w:rsidRDefault="00276DB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276DB6" w:rsidRPr="00BA0846" w:rsidRDefault="00276DB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276DB6" w:rsidRPr="00CF76F8" w:rsidRDefault="00276DB6"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3"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wg/K0JQEAAD1FwAADgAAAAAAAAAAAAAAAAAuAgAAZHJzL2Uyb0RvYy54bWxQSwEC&#10;LQAUAAYACAAAACEAqBxU79oAAAAFAQAADwAAAAAAAAAAAAAAAADuBgAAZHJzL2Rvd25yZXYueG1s&#10;UEsFBgAAAAAEAAQA8wAAAPUHAAAAAA==&#10;">
                  <v:shape id="_x0000_s1074" type="#_x0000_t75" style="position:absolute;width:54864;height:23418;visibility:visible;mso-wrap-style:square">
                    <v:fill o:detectmouseclick="t"/>
                    <v:path o:connecttype="none"/>
                  </v:shape>
                  <v:shape id="Text Box 98" o:spid="_x0000_s1075"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276DB6" w:rsidRPr="00BA0846" w:rsidRDefault="00276DB6" w:rsidP="00E12518">
                          <w:pPr>
                            <w:rPr>
                              <w:szCs w:val="26"/>
                            </w:rPr>
                          </w:pPr>
                          <w:r>
                            <w:rPr>
                              <w:szCs w:val="26"/>
                            </w:rPr>
                            <w:t>Stationary Series</w:t>
                          </w:r>
                        </w:p>
                      </w:txbxContent>
                    </v:textbox>
                  </v:shape>
                  <v:shape id="Text Box 99" o:spid="_x0000_s1076"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276DB6" w:rsidRPr="00BA0846" w:rsidRDefault="00276DB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7"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8"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9"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276DB6" w:rsidRPr="00CF76F8" w:rsidRDefault="00276DB6" w:rsidP="00E12518">
                          <w:pPr>
                            <w:rPr>
                              <w:szCs w:val="26"/>
                            </w:rPr>
                          </w:pPr>
                          <w:r w:rsidRPr="00CF76F8">
                            <w:rPr>
                              <w:szCs w:val="26"/>
                            </w:rPr>
                            <w:t>differenced d+D times</w:t>
                          </w:r>
                        </w:p>
                      </w:txbxContent>
                    </v:textbox>
                  </v:shape>
                  <v:shape id="_x0000_s1080"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09077AA4" w:rsidR="00AB5A1A" w:rsidRPr="00747DD6" w:rsidRDefault="00AB5A1A">
      <w:pPr>
        <w:pStyle w:val="Hinh"/>
        <w:rPr>
          <w:ins w:id="5557" w:author="The Si Tran" w:date="2012-12-11T23:26:00Z"/>
          <w:rPrChange w:id="5558" w:author="The Si Tran" w:date="2012-12-16T17:10:00Z">
            <w:rPr>
              <w:ins w:id="5559" w:author="The Si Tran" w:date="2012-12-11T23:26:00Z"/>
              <w:lang w:val="pt-BR"/>
            </w:rPr>
          </w:rPrChange>
        </w:rPr>
      </w:pPr>
      <w:bookmarkStart w:id="5560" w:name="_Toc343452746"/>
      <w:ins w:id="5561" w:author="The Si Tran" w:date="2012-12-11T23:26:00Z">
        <w:r w:rsidRPr="00747DD6">
          <w:rPr>
            <w:rPrChange w:id="5562" w:author="The Si Tran" w:date="2012-12-16T17:10:00Z">
              <w:rPr>
                <w:rFonts w:ascii="Calibri" w:eastAsia="Calibri" w:hAnsi="Calibri"/>
                <w:bCs w:val="0"/>
                <w:sz w:val="22"/>
                <w:szCs w:val="22"/>
                <w:lang w:val="pt-BR"/>
              </w:rPr>
            </w:rPrChange>
          </w:rPr>
          <w:t>Hình 3</w:t>
        </w:r>
        <w:r w:rsidR="00187200" w:rsidRPr="00747DD6">
          <w:t>.5</w:t>
        </w:r>
      </w:ins>
      <w:ins w:id="5563" w:author="The Si Tran" w:date="2012-12-16T10:50:00Z">
        <w:r w:rsidR="00E10512" w:rsidRPr="00747DD6">
          <w:t xml:space="preserve">: </w:t>
        </w:r>
      </w:ins>
      <w:ins w:id="5564" w:author="The Si Tran" w:date="2012-12-11T23:26:00Z">
        <w:r w:rsidRPr="00747DD6">
          <w:rPr>
            <w:rPrChange w:id="5565" w:author="The Si Tran" w:date="2012-12-16T17:10:00Z">
              <w:rPr>
                <w:rFonts w:ascii="Calibri" w:eastAsia="Calibri" w:hAnsi="Calibri"/>
                <w:bCs w:val="0"/>
                <w:sz w:val="22"/>
                <w:szCs w:val="22"/>
                <w:lang w:val="pt-BR"/>
              </w:rPr>
            </w:rPrChange>
          </w:rPr>
          <w:t xml:space="preserve"> Thành phần khử mùa và xu hướng trong mô hình SARIMA</w:t>
        </w:r>
        <w:bookmarkEnd w:id="5560"/>
      </w:ins>
    </w:p>
    <w:p w14:paraId="6A22D229" w14:textId="77777777" w:rsidR="00AB5A1A" w:rsidRDefault="00AB5A1A" w:rsidP="00E12518">
      <w:pPr>
        <w:pStyle w:val="ListParagraph"/>
        <w:rPr>
          <w:ins w:id="5566" w:author="The Si Tran" w:date="2012-12-07T22:07:00Z"/>
          <w:rFonts w:ascii="Times New Roman" w:hAnsi="Times New Roman"/>
          <w:sz w:val="26"/>
          <w:szCs w:val="26"/>
        </w:rPr>
      </w:pPr>
    </w:p>
    <w:p w14:paraId="54E56D5F" w14:textId="77777777" w:rsidR="00E12518" w:rsidRPr="00805B17" w:rsidRDefault="00E12518">
      <w:pPr>
        <w:rPr>
          <w:ins w:id="5567" w:author="The Si Tran" w:date="2012-12-06T22:15:00Z"/>
        </w:rPr>
        <w:pPrChange w:id="5568" w:author="The Si Tran" w:date="2012-12-16T08:13:00Z">
          <w:pPr>
            <w:pStyle w:val="Heading3"/>
          </w:pPr>
        </w:pPrChange>
      </w:pPr>
      <w:ins w:id="5569"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570" w:author="The Si Tran" w:date="2012-12-08T10:03:00Z"/>
        </w:rPr>
      </w:pPr>
      <w:bookmarkStart w:id="5571" w:name="_Toc343461262"/>
      <w:ins w:id="5572" w:author="The Si Tran" w:date="2012-12-06T22:16:00Z">
        <w:r w:rsidRPr="00155591">
          <w:t>Thành phần ước lượng tham số</w:t>
        </w:r>
      </w:ins>
      <w:bookmarkEnd w:id="5571"/>
    </w:p>
    <w:p w14:paraId="5951B904" w14:textId="51696797" w:rsidR="00285630" w:rsidRDefault="00285630">
      <w:pPr>
        <w:rPr>
          <w:ins w:id="5573" w:author="The Si Tran" w:date="2012-12-08T10:18:00Z"/>
        </w:rPr>
        <w:pPrChange w:id="5574" w:author="The Si Tran" w:date="2012-12-16T08:13:00Z">
          <w:pPr>
            <w:pStyle w:val="ListParagraph"/>
            <w:ind w:left="1224"/>
          </w:pPr>
        </w:pPrChange>
      </w:pPr>
      <w:ins w:id="5575" w:author="The Si Tran" w:date="2012-12-08T10:18:00Z">
        <w:r>
          <w:t>Quá trình ước lượng tham số gồm 3 giai đoạn</w:t>
        </w:r>
      </w:ins>
      <w:ins w:id="5576" w:author="The Si Tran" w:date="2012-12-10T20:36:00Z">
        <w:r w:rsidR="00DE04C3">
          <w:t>:</w:t>
        </w:r>
      </w:ins>
      <w:ins w:id="5577" w:author="The Si Tran" w:date="2012-12-14T05:28:00Z">
        <w:r w:rsidR="0025143A">
          <w:t xml:space="preserve"> </w:t>
        </w:r>
      </w:ins>
    </w:p>
    <w:p w14:paraId="2F33BA6D" w14:textId="77777777" w:rsidR="00805B17" w:rsidRDefault="006D00FE">
      <w:pPr>
        <w:rPr>
          <w:ins w:id="5578" w:author="The Si Tran" w:date="2012-12-11T23:29:00Z"/>
        </w:rPr>
        <w:pPrChange w:id="5579" w:author="The Si Tran" w:date="2012-12-08T10:03:00Z">
          <w:pPr>
            <w:pStyle w:val="Heading3"/>
          </w:pPr>
        </w:pPrChange>
      </w:pPr>
      <w:ins w:id="5580" w:author="The Si Tran" w:date="2012-12-08T10:18:00Z">
        <w:r w:rsidRPr="006D6C8D">
          <w:rPr>
            <w:noProof/>
            <w:szCs w:val="26"/>
            <w:rPrChange w:id="5581" w:author="Unknown">
              <w:rPr>
                <w:b w:val="0"/>
                <w:bCs w:val="0"/>
                <w:noProof/>
              </w:rPr>
            </w:rPrChange>
          </w:rPr>
          <mc:AlternateContent>
            <mc:Choice Requires="wpc">
              <w:drawing>
                <wp:inline distT="0" distB="0" distL="0" distR="0" wp14:anchorId="57A99563" wp14:editId="3B6407BD">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276DB6" w:rsidRPr="00DA2298" w:rsidRDefault="00276DB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276DB6" w:rsidRDefault="00276DB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276DB6" w:rsidRDefault="00276DB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276DB6" w:rsidRDefault="00276DB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276DB6" w:rsidRDefault="00276DB6" w:rsidP="00E10512">
                                <w:pPr>
                                  <w:ind w:firstLine="0"/>
                                  <w:rPr>
                                    <w:szCs w:val="26"/>
                                  </w:rPr>
                                </w:pPr>
                                <w:r>
                                  <w:rPr>
                                    <w:szCs w:val="26"/>
                                  </w:rPr>
                                  <w:t xml:space="preserve">Compute_AprioriPredictionError Compute_GainFactor </w:t>
                                </w:r>
                                <w:del w:id="5582" w:author="The Si Tran" w:date="2012-12-14T05:30:00Z">
                                  <w:r w:rsidRPr="00BA0846" w:rsidDel="0025143A">
                                    <w:rPr>
                                      <w:position w:val="-28"/>
                                      <w:szCs w:val="26"/>
                                    </w:rPr>
                                    <w:object w:dxaOrig="3660" w:dyaOrig="680" w14:anchorId="25802C55">
                                      <v:shape id="_x0000_i1196" type="#_x0000_t75" style="width:3in;height:50.7pt" o:ole="">
                                        <v:imagedata r:id="rId179" o:title=""/>
                                      </v:shape>
                                      <o:OLEObject Type="Embed" ProgID="Equation.DSMT4" ShapeID="_x0000_i1196" DrawAspect="Content" ObjectID="_1417211333" r:id="rId180"/>
                                    </w:object>
                                  </w:r>
                                </w:del>
                              </w:p>
                              <w:p w14:paraId="29BC80F1" w14:textId="77777777" w:rsidR="00276DB6" w:rsidRDefault="00276DB6" w:rsidP="0025143A">
                                <w:pPr>
                                  <w:pStyle w:val="ListParagraph"/>
                                  <w:ind w:left="-360"/>
                                  <w:rPr>
                                    <w:ins w:id="5583" w:author="The Si Tran" w:date="2012-12-14T05:30:00Z"/>
                                    <w:rFonts w:ascii="Times New Roman" w:hAnsi="Times New Roman"/>
                                    <w:sz w:val="26"/>
                                    <w:szCs w:val="26"/>
                                  </w:rPr>
                                </w:pPr>
                                <w:ins w:id="5584"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276DB6" w:rsidRDefault="00276DB6" w:rsidP="00E10512">
                                <w:pPr>
                                  <w:ind w:firstLine="0"/>
                                  <w:rPr>
                                    <w:szCs w:val="26"/>
                                  </w:rPr>
                                </w:pPr>
                                <w:r>
                                  <w:rPr>
                                    <w:szCs w:val="26"/>
                                  </w:rPr>
                                  <w:t>Set_DefaultInitialConditions</w:t>
                                </w:r>
                              </w:p>
                              <w:p w14:paraId="4D4BD93E"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276DB6" w:rsidRDefault="00276DB6" w:rsidP="00E10512">
                                <w:pPr>
                                  <w:ind w:firstLine="0"/>
                                  <w:rPr>
                                    <w:szCs w:val="26"/>
                                  </w:rPr>
                                </w:pPr>
                                <w:r>
                                  <w:rPr>
                                    <w:szCs w:val="26"/>
                                  </w:rPr>
                                  <w:t>Compute_AposteriorPredictionError Update_ArpartOfObservationVector Update_MapartOfObservationVector Update_RinverseMatrix</w:t>
                                </w:r>
                              </w:p>
                              <w:p w14:paraId="1BA6080F"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1"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">
                  <v:shape id="_x0000_s1082" type="#_x0000_t75" style="position:absolute;width:55816;height:38163;visibility:visible;mso-wrap-style:square" stroked="t" strokecolor="gray [1629]" strokeweight=".5pt">
                    <v:fill o:detectmouseclick="t"/>
                    <v:path o:connecttype="none"/>
                  </v:shape>
                  <v:shape id="Text Box 105" o:spid="_x0000_s1083"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276DB6" w:rsidRPr="00DA2298" w:rsidRDefault="00276DB6" w:rsidP="006D00FE">
                          <w:pPr>
                            <w:jc w:val="center"/>
                            <w:rPr>
                              <w:szCs w:val="26"/>
                            </w:rPr>
                          </w:pPr>
                          <w:r>
                            <w:rPr>
                              <w:szCs w:val="26"/>
                            </w:rPr>
                            <w:t>SET                         INITIAL CONDITIONS</w:t>
                          </w:r>
                        </w:p>
                      </w:txbxContent>
                    </v:textbox>
                  </v:shape>
                  <v:shape id="Text Box 40" o:spid="_x0000_s1084"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276DB6" w:rsidRDefault="00276DB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276DB6" w:rsidRDefault="00276DB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5"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276DB6" w:rsidRDefault="00276DB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6"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7"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8"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276DB6" w:rsidRDefault="00276DB6" w:rsidP="00E10512">
                          <w:pPr>
                            <w:ind w:firstLine="0"/>
                            <w:rPr>
                              <w:szCs w:val="26"/>
                            </w:rPr>
                          </w:pPr>
                          <w:r>
                            <w:rPr>
                              <w:szCs w:val="26"/>
                            </w:rPr>
                            <w:t xml:space="preserve">Compute_AprioriPredictionError Compute_GainFactor </w:t>
                          </w:r>
                          <w:del w:id="5585" w:author="The Si Tran" w:date="2012-12-14T05:30:00Z">
                            <w:r w:rsidRPr="00BA0846" w:rsidDel="0025143A">
                              <w:rPr>
                                <w:position w:val="-28"/>
                                <w:szCs w:val="26"/>
                              </w:rPr>
                              <w:object w:dxaOrig="3660" w:dyaOrig="680" w14:anchorId="25802C55">
                                <v:shape id="_x0000_i1196" type="#_x0000_t75" style="width:3in;height:50.7pt" o:ole="">
                                  <v:imagedata r:id="rId179" o:title=""/>
                                </v:shape>
                                <o:OLEObject Type="Embed" ProgID="Equation.DSMT4" ShapeID="_x0000_i1196" DrawAspect="Content" ObjectID="_1417211333" r:id="rId181"/>
                              </w:object>
                            </w:r>
                          </w:del>
                        </w:p>
                        <w:p w14:paraId="29BC80F1" w14:textId="77777777" w:rsidR="00276DB6" w:rsidRDefault="00276DB6" w:rsidP="0025143A">
                          <w:pPr>
                            <w:pStyle w:val="ListParagraph"/>
                            <w:ind w:left="-360"/>
                            <w:rPr>
                              <w:ins w:id="5586" w:author="The Si Tran" w:date="2012-12-14T05:30:00Z"/>
                              <w:rFonts w:ascii="Times New Roman" w:hAnsi="Times New Roman"/>
                              <w:sz w:val="26"/>
                              <w:szCs w:val="26"/>
                            </w:rPr>
                          </w:pPr>
                          <w:ins w:id="5587"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276DB6" w:rsidRPr="00DA2298" w:rsidRDefault="00276DB6" w:rsidP="006D00FE">
                          <w:pPr>
                            <w:rPr>
                              <w:szCs w:val="26"/>
                            </w:rPr>
                          </w:pPr>
                        </w:p>
                      </w:txbxContent>
                    </v:textbox>
                  </v:shape>
                  <v:shape id="Text Box 111" o:spid="_x0000_s1089"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276DB6" w:rsidRDefault="00276DB6" w:rsidP="00E10512">
                          <w:pPr>
                            <w:ind w:firstLine="0"/>
                            <w:rPr>
                              <w:szCs w:val="26"/>
                            </w:rPr>
                          </w:pPr>
                          <w:r>
                            <w:rPr>
                              <w:szCs w:val="26"/>
                            </w:rPr>
                            <w:t>Set_DefaultInitialConditions</w:t>
                          </w:r>
                        </w:p>
                        <w:p w14:paraId="4D4BD93E" w14:textId="77777777" w:rsidR="00276DB6" w:rsidRPr="00DA2298" w:rsidRDefault="00276DB6" w:rsidP="006D00FE">
                          <w:pPr>
                            <w:rPr>
                              <w:szCs w:val="26"/>
                            </w:rPr>
                          </w:pPr>
                        </w:p>
                      </w:txbxContent>
                    </v:textbox>
                  </v:shape>
                  <v:shape id="Text Box 112" o:spid="_x0000_s1090"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276DB6" w:rsidRDefault="00276DB6" w:rsidP="00E10512">
                          <w:pPr>
                            <w:ind w:firstLine="0"/>
                            <w:rPr>
                              <w:szCs w:val="26"/>
                            </w:rPr>
                          </w:pPr>
                          <w:r>
                            <w:rPr>
                              <w:szCs w:val="26"/>
                            </w:rPr>
                            <w:t>Compute_AposteriorPredictionError Update_ArpartOfObservationVector Update_MapartOfObservationVector Update_RinverseMatrix</w:t>
                          </w:r>
                        </w:p>
                        <w:p w14:paraId="1BA6080F" w14:textId="77777777" w:rsidR="00276DB6" w:rsidRPr="00DA2298" w:rsidRDefault="00276DB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1"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482B46D5" w:rsidR="009944BF" w:rsidRPr="00747DD6" w:rsidRDefault="009944BF">
      <w:pPr>
        <w:pStyle w:val="Hinh"/>
        <w:rPr>
          <w:ins w:id="5588" w:author="The Si Tran" w:date="2012-12-11T23:29:00Z"/>
          <w:rPrChange w:id="5589" w:author="The Si Tran" w:date="2012-12-16T17:10:00Z">
            <w:rPr>
              <w:ins w:id="5590" w:author="The Si Tran" w:date="2012-12-11T23:29:00Z"/>
              <w:lang w:val="pt-BR"/>
            </w:rPr>
          </w:rPrChange>
        </w:rPr>
      </w:pPr>
      <w:bookmarkStart w:id="5591" w:name="_Toc343452747"/>
      <w:ins w:id="5592" w:author="The Si Tran" w:date="2012-12-11T23:29:00Z">
        <w:r w:rsidRPr="00747DD6">
          <w:rPr>
            <w:rPrChange w:id="5593" w:author="The Si Tran" w:date="2012-12-16T17:10:00Z">
              <w:rPr>
                <w:rFonts w:cs="Arial"/>
                <w:b/>
                <w:lang w:val="pt-BR"/>
              </w:rPr>
            </w:rPrChange>
          </w:rPr>
          <w:t>Hình 3.6</w:t>
        </w:r>
      </w:ins>
      <w:ins w:id="5594" w:author="The Si Tran" w:date="2012-12-16T10:52:00Z">
        <w:r w:rsidR="006948EF" w:rsidRPr="00747DD6">
          <w:rPr>
            <w:rPrChange w:id="5595" w:author="The Si Tran" w:date="2012-12-16T17:10:00Z">
              <w:rPr>
                <w:rFonts w:cs="Arial"/>
                <w:b/>
                <w:lang w:val="pt-BR"/>
              </w:rPr>
            </w:rPrChange>
          </w:rPr>
          <w:t xml:space="preserve">: </w:t>
        </w:r>
      </w:ins>
      <w:ins w:id="5596" w:author="The Si Tran" w:date="2012-12-16T10:51:00Z">
        <w:r w:rsidR="00E10512" w:rsidRPr="00747DD6">
          <w:rPr>
            <w:rPrChange w:id="5597" w:author="The Si Tran" w:date="2012-12-16T17:10:00Z">
              <w:rPr>
                <w:rFonts w:cs="Arial"/>
                <w:b/>
                <w:lang w:val="pt-BR"/>
              </w:rPr>
            </w:rPrChange>
          </w:rPr>
          <w:t>Quá trình ước lượng tham số</w:t>
        </w:r>
      </w:ins>
      <w:ins w:id="5598" w:author="The Si Tran" w:date="2012-12-11T23:29:00Z">
        <w:r w:rsidRPr="00747DD6">
          <w:rPr>
            <w:rPrChange w:id="5599" w:author="The Si Tran" w:date="2012-12-16T17:10:00Z">
              <w:rPr>
                <w:rFonts w:cs="Arial"/>
                <w:b/>
                <w:lang w:val="pt-BR"/>
              </w:rPr>
            </w:rPrChange>
          </w:rPr>
          <w:t xml:space="preserve"> mô hình SARIMA</w:t>
        </w:r>
        <w:bookmarkEnd w:id="5591"/>
      </w:ins>
    </w:p>
    <w:p w14:paraId="4FDFF483" w14:textId="77777777" w:rsidR="009944BF" w:rsidRDefault="009944BF">
      <w:pPr>
        <w:rPr>
          <w:ins w:id="5600" w:author="The Si Tran" w:date="2012-12-08T10:19:00Z"/>
        </w:rPr>
        <w:pPrChange w:id="5601" w:author="The Si Tran" w:date="2012-12-08T10:03:00Z">
          <w:pPr>
            <w:pStyle w:val="Heading3"/>
          </w:pPr>
        </w:pPrChange>
      </w:pPr>
    </w:p>
    <w:p w14:paraId="5DB43768" w14:textId="77777777" w:rsidR="006D00FE" w:rsidRDefault="006D00FE">
      <w:pPr>
        <w:pStyle w:val="BuletL1"/>
        <w:rPr>
          <w:ins w:id="5602" w:author="The Si Tran" w:date="2012-12-08T10:19:00Z"/>
        </w:rPr>
        <w:pPrChange w:id="5603" w:author="The Si Tran" w:date="2012-12-16T17:10:00Z">
          <w:pPr>
            <w:pStyle w:val="ListParagraph"/>
            <w:numPr>
              <w:numId w:val="27"/>
            </w:numPr>
            <w:ind w:left="1944" w:hanging="360"/>
          </w:pPr>
        </w:pPrChange>
      </w:pPr>
      <w:ins w:id="5604"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605" w:author="The Si Tran" w:date="2012-12-08T14:46:00Z">
        <m:oMath>
          <m:r>
            <w:rPr>
              <w:rFonts w:ascii="Cambria Math" w:hAnsi="Cambria Math"/>
            </w:rPr>
            <m:t>0</m:t>
          </m:r>
        </m:oMath>
      </w:ins>
      <w:ins w:id="5606"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607" w:author="The Si Tran" w:date="2012-12-08T10:19:00Z"/>
        </w:rPr>
        <w:pPrChange w:id="5608" w:author="The Si Tran" w:date="2012-12-16T17:10:00Z">
          <w:pPr>
            <w:pStyle w:val="ListParagraph"/>
            <w:numPr>
              <w:numId w:val="27"/>
            </w:numPr>
            <w:ind w:left="1944" w:hanging="360"/>
          </w:pPr>
        </w:pPrChange>
      </w:pPr>
      <w:ins w:id="5609" w:author="The Si Tran" w:date="2012-12-08T10:19:00Z">
        <w: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610" w:author="The Si Tran" w:date="2012-12-08T10:19:00Z"/>
          <w:rFonts w:ascii="Times New Roman" w:eastAsiaTheme="minorEastAsia" w:hAnsi="Times New Roman"/>
          <w:sz w:val="26"/>
          <w:szCs w:val="26"/>
        </w:rPr>
        <w:pPrChange w:id="5611" w:author="The Si Tran" w:date="2012-12-14T05:31:00Z">
          <w:pPr>
            <w:pStyle w:val="ListParagraph"/>
            <w:ind w:left="1944"/>
          </w:pPr>
        </w:pPrChange>
      </w:pPr>
      <w:ins w:id="5612" w:author="The Si Tran" w:date="2012-12-08T10:20:00Z">
        <w:r>
          <w:rPr>
            <w:rFonts w:ascii="Times New Roman" w:hAnsi="Times New Roman"/>
            <w:sz w:val="26"/>
            <w:szCs w:val="26"/>
          </w:rPr>
          <w:tab/>
        </w:r>
      </w:ins>
      <w:ins w:id="5613"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614" w:author="The Si Tran" w:date="2012-12-08T10:19:00Z"/>
          <w:rFonts w:ascii="Times New Roman" w:eastAsiaTheme="minorEastAsia" w:hAnsi="Times New Roman"/>
          <w:sz w:val="26"/>
          <w:szCs w:val="26"/>
        </w:rPr>
        <w:pPrChange w:id="5615" w:author="The Si Tran" w:date="2012-12-14T05:31:00Z">
          <w:pPr>
            <w:pStyle w:val="ListParagraph"/>
            <w:ind w:left="1944"/>
          </w:pPr>
        </w:pPrChange>
      </w:pPr>
      <w:ins w:id="5616" w:author="The Si Tran" w:date="2012-12-08T10:20:00Z">
        <w:r>
          <w:rPr>
            <w:rFonts w:ascii="Times New Roman" w:hAnsi="Times New Roman"/>
            <w:sz w:val="26"/>
            <w:szCs w:val="26"/>
          </w:rPr>
          <w:tab/>
        </w:r>
      </w:ins>
      <w:ins w:id="5617"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618" w:author="The Si Tran" w:date="2012-12-08T10:19:00Z"/>
          <w:rFonts w:ascii="Times New Roman" w:eastAsiaTheme="minorEastAsia" w:hAnsi="Times New Roman"/>
          <w:sz w:val="26"/>
          <w:szCs w:val="26"/>
        </w:rPr>
        <w:pPrChange w:id="5619" w:author="The Si Tran" w:date="2012-12-14T05:31:00Z">
          <w:pPr>
            <w:pStyle w:val="ListParagraph"/>
            <w:ind w:left="1944"/>
          </w:pPr>
        </w:pPrChange>
      </w:pPr>
      <w:ins w:id="5620"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621"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622"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623" w:author="The Si Tran" w:date="2012-12-08T10:19:00Z"/>
        </w:rPr>
        <w:pPrChange w:id="5624" w:author="The Si Tran" w:date="2012-12-16T17:11:00Z">
          <w:pPr>
            <w:pStyle w:val="ListParagraph"/>
            <w:numPr>
              <w:numId w:val="27"/>
            </w:numPr>
            <w:ind w:left="1944" w:hanging="360"/>
          </w:pPr>
        </w:pPrChange>
      </w:pPr>
      <w:ins w:id="5625"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626" w:author="The Si Tran" w:date="2012-12-14T05:31:00Z"/>
          <w:rFonts w:ascii="Times New Roman" w:hAnsi="Times New Roman"/>
          <w:sz w:val="26"/>
          <w:szCs w:val="26"/>
        </w:rPr>
        <w:pPrChange w:id="5627" w:author="The Si Tran" w:date="2012-12-14T05:31:00Z">
          <w:pPr>
            <w:pStyle w:val="ListParagraph"/>
            <w:ind w:left="1944"/>
          </w:pPr>
        </w:pPrChange>
      </w:pPr>
      <w:ins w:id="5628"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629" w:author="The Si Tran" w:date="2012-12-08T10:19:00Z"/>
          <w:rFonts w:ascii="Times New Roman" w:eastAsiaTheme="minorEastAsia" w:hAnsi="Times New Roman"/>
          <w:sz w:val="26"/>
          <w:szCs w:val="26"/>
        </w:rPr>
        <w:pPrChange w:id="5630" w:author="The Si Tran" w:date="2012-12-14T05:31:00Z">
          <w:pPr>
            <w:pStyle w:val="ListParagraph"/>
            <w:ind w:left="1944"/>
          </w:pPr>
        </w:pPrChange>
      </w:pPr>
      <w:ins w:id="5631" w:author="The Si Tran" w:date="2012-12-08T10:19:00Z">
        <w:r>
          <w:rPr>
            <w:rFonts w:ascii="Times New Roman" w:hAnsi="Times New Roman"/>
            <w:sz w:val="26"/>
            <w:szCs w:val="26"/>
          </w:rPr>
          <w:t xml:space="preserve"> </w:t>
        </w:r>
      </w:ins>
      <w:ins w:id="5632"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633"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634" w:author="The Si Tran" w:date="2012-12-08T10:19:00Z"/>
          <w:rFonts w:ascii="Times New Roman" w:hAnsi="Times New Roman"/>
          <w:sz w:val="26"/>
          <w:szCs w:val="26"/>
        </w:rPr>
        <w:pPrChange w:id="5635" w:author="The Si Tran" w:date="2012-12-14T05:31:00Z">
          <w:pPr>
            <w:pStyle w:val="ListParagraph"/>
            <w:ind w:left="1944"/>
          </w:pPr>
        </w:pPrChange>
      </w:pPr>
      <w:ins w:id="5636"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637" w:author="The Si Tran" w:date="2012-12-08T10:19:00Z"/>
          <w:rFonts w:ascii="Times New Roman" w:eastAsiaTheme="minorEastAsia" w:hAnsi="Times New Roman"/>
          <w:sz w:val="26"/>
          <w:szCs w:val="26"/>
        </w:rPr>
        <w:pPrChange w:id="5638" w:author="The Si Tran" w:date="2012-12-14T05:31:00Z">
          <w:pPr>
            <w:pStyle w:val="ListParagraph"/>
            <w:ind w:left="1944"/>
          </w:pPr>
        </w:pPrChange>
      </w:pPr>
      <w:ins w:id="5639" w:author="The Si Tran" w:date="2012-12-08T10:21:00Z">
        <w:r>
          <w:rPr>
            <w:rFonts w:ascii="Times New Roman" w:hAnsi="Times New Roman"/>
            <w:sz w:val="26"/>
            <w:szCs w:val="26"/>
          </w:rPr>
          <w:tab/>
        </w:r>
        <w:r>
          <w:rPr>
            <w:rFonts w:ascii="Times New Roman" w:hAnsi="Times New Roman"/>
            <w:sz w:val="26"/>
            <w:szCs w:val="26"/>
          </w:rPr>
          <w:tab/>
        </w:r>
      </w:ins>
      <m:oMath>
        <m:sSup>
          <m:sSupPr>
            <m:ctrlPr>
              <w:ins w:id="5640" w:author="The Si Tran" w:date="2012-12-08T10:19:00Z">
                <w:rPr>
                  <w:rFonts w:ascii="Cambria Math" w:eastAsiaTheme="minorEastAsia" w:hAnsi="Cambria Math"/>
                  <w:i/>
                  <w:sz w:val="26"/>
                  <w:szCs w:val="26"/>
                </w:rPr>
              </w:ins>
            </m:ctrlPr>
          </m:sSupPr>
          <m:e>
            <w:ins w:id="5641" w:author="The Si Tran" w:date="2012-12-08T10:19:00Z">
              <m:r>
                <w:rPr>
                  <w:rFonts w:ascii="Cambria Math" w:eastAsiaTheme="minorEastAsia" w:hAnsi="Cambria Math"/>
                  <w:sz w:val="26"/>
                  <w:szCs w:val="26"/>
                </w:rPr>
                <m:t>R</m:t>
              </m:r>
            </w:ins>
          </m:e>
          <m:sup>
            <w:ins w:id="5642" w:author="The Si Tran" w:date="2012-12-08T10:19:00Z">
              <m:r>
                <w:rPr>
                  <w:rFonts w:ascii="Cambria Math" w:eastAsiaTheme="minorEastAsia" w:hAnsi="Cambria Math"/>
                  <w:sz w:val="26"/>
                  <w:szCs w:val="26"/>
                </w:rPr>
                <m:t>-1</m:t>
              </m:r>
            </w:ins>
          </m:sup>
        </m:sSup>
        <m:d>
          <m:dPr>
            <m:ctrlPr>
              <w:ins w:id="5643" w:author="The Si Tran" w:date="2012-12-08T10:19:00Z">
                <w:rPr>
                  <w:rFonts w:ascii="Cambria Math" w:eastAsiaTheme="minorEastAsia" w:hAnsi="Cambria Math"/>
                  <w:i/>
                  <w:sz w:val="26"/>
                  <w:szCs w:val="26"/>
                </w:rPr>
              </w:ins>
            </m:ctrlPr>
          </m:dPr>
          <m:e>
            <w:ins w:id="5644" w:author="The Si Tran" w:date="2012-12-08T10:19:00Z">
              <m:r>
                <w:rPr>
                  <w:rFonts w:ascii="Cambria Math" w:eastAsiaTheme="minorEastAsia" w:hAnsi="Cambria Math"/>
                  <w:sz w:val="26"/>
                  <w:szCs w:val="26"/>
                </w:rPr>
                <m:t>t-1</m:t>
              </m:r>
            </w:ins>
          </m:e>
        </m:d>
        <w:ins w:id="5645" w:author="The Si Tran" w:date="2012-12-08T10:19:00Z">
          <m:r>
            <w:rPr>
              <w:rFonts w:ascii="Cambria Math" w:eastAsiaTheme="minorEastAsia" w:hAnsi="Cambria Math"/>
              <w:sz w:val="26"/>
              <w:szCs w:val="26"/>
            </w:rPr>
            <m:t>=</m:t>
          </m:r>
        </w:ins>
        <m:sSup>
          <m:sSupPr>
            <m:ctrlPr>
              <w:ins w:id="5646" w:author="The Si Tran" w:date="2012-12-08T10:19:00Z">
                <w:rPr>
                  <w:rFonts w:ascii="Cambria Math" w:eastAsiaTheme="minorEastAsia" w:hAnsi="Cambria Math"/>
                  <w:i/>
                  <w:sz w:val="26"/>
                  <w:szCs w:val="26"/>
                </w:rPr>
              </w:ins>
            </m:ctrlPr>
          </m:sSupPr>
          <m:e>
            <w:ins w:id="5647" w:author="The Si Tran" w:date="2012-12-08T10:19:00Z">
              <m:r>
                <w:rPr>
                  <w:rFonts w:ascii="Cambria Math" w:eastAsiaTheme="minorEastAsia" w:hAnsi="Cambria Math"/>
                  <w:sz w:val="26"/>
                  <w:szCs w:val="26"/>
                </w:rPr>
                <m:t>R</m:t>
              </m:r>
            </w:ins>
          </m:e>
          <m:sup>
            <w:ins w:id="5648" w:author="The Si Tran" w:date="2012-12-08T10:19:00Z">
              <m:r>
                <w:rPr>
                  <w:rFonts w:ascii="Cambria Math" w:eastAsiaTheme="minorEastAsia" w:hAnsi="Cambria Math"/>
                  <w:sz w:val="26"/>
                  <w:szCs w:val="26"/>
                </w:rPr>
                <m:t>-1</m:t>
              </m:r>
            </w:ins>
          </m:sup>
        </m:sSup>
        <m:d>
          <m:dPr>
            <m:ctrlPr>
              <w:ins w:id="5649" w:author="The Si Tran" w:date="2012-12-08T10:19:00Z">
                <w:rPr>
                  <w:rFonts w:ascii="Cambria Math" w:eastAsiaTheme="minorEastAsia" w:hAnsi="Cambria Math"/>
                  <w:i/>
                  <w:sz w:val="26"/>
                  <w:szCs w:val="26"/>
                </w:rPr>
              </w:ins>
            </m:ctrlPr>
          </m:dPr>
          <m:e>
            <w:ins w:id="5650" w:author="The Si Tran" w:date="2012-12-08T10:19:00Z">
              <m:r>
                <w:rPr>
                  <w:rFonts w:ascii="Cambria Math" w:eastAsiaTheme="minorEastAsia" w:hAnsi="Cambria Math"/>
                  <w:sz w:val="26"/>
                  <w:szCs w:val="26"/>
                </w:rPr>
                <m:t>t-2</m:t>
              </m:r>
            </w:ins>
          </m:e>
        </m:d>
        <w:ins w:id="5651" w:author="The Si Tran" w:date="2012-12-08T10:19:00Z">
          <m:r>
            <w:rPr>
              <w:rFonts w:ascii="Cambria Math" w:eastAsiaTheme="minorEastAsia" w:hAnsi="Cambria Math"/>
              <w:sz w:val="26"/>
              <w:szCs w:val="26"/>
            </w:rPr>
            <m:t>-Gain factor×</m:t>
          </m:r>
        </w:ins>
        <m:sSup>
          <m:sSupPr>
            <m:ctrlPr>
              <w:ins w:id="5652" w:author="The Si Tran" w:date="2012-12-08T10:19:00Z">
                <w:rPr>
                  <w:rFonts w:ascii="Cambria Math" w:eastAsiaTheme="minorEastAsia" w:hAnsi="Cambria Math"/>
                  <w:i/>
                  <w:sz w:val="26"/>
                  <w:szCs w:val="26"/>
                </w:rPr>
              </w:ins>
            </m:ctrlPr>
          </m:sSupPr>
          <m:e>
            <w:ins w:id="5653" w:author="The Si Tran" w:date="2012-12-08T10:19:00Z">
              <m:r>
                <w:rPr>
                  <w:rFonts w:ascii="Cambria Math" w:eastAsiaTheme="minorEastAsia" w:hAnsi="Cambria Math"/>
                  <w:sz w:val="26"/>
                  <w:szCs w:val="26"/>
                </w:rPr>
                <m:t>φ</m:t>
              </m:r>
            </w:ins>
          </m:e>
          <m:sup>
            <w:ins w:id="5654" w:author="The Si Tran" w:date="2012-12-08T10:19:00Z">
              <m:r>
                <w:rPr>
                  <w:rFonts w:ascii="Cambria Math" w:eastAsiaTheme="minorEastAsia" w:hAnsi="Cambria Math"/>
                  <w:sz w:val="26"/>
                  <w:szCs w:val="26"/>
                </w:rPr>
                <m:t>T</m:t>
              </m:r>
            </w:ins>
          </m:sup>
        </m:sSup>
        <w:ins w:id="5655" w:author="The Si Tran" w:date="2012-12-08T10:19:00Z">
          <m:r>
            <w:rPr>
              <w:rFonts w:ascii="Cambria Math" w:eastAsiaTheme="minorEastAsia" w:hAnsi="Cambria Math"/>
              <w:sz w:val="26"/>
              <w:szCs w:val="26"/>
            </w:rPr>
            <m:t>(t-1)</m:t>
          </m:r>
        </w:ins>
        <m:sSup>
          <m:sSupPr>
            <m:ctrlPr>
              <w:ins w:id="5656" w:author="The Si Tran" w:date="2012-12-08T10:19:00Z">
                <w:rPr>
                  <w:rFonts w:ascii="Cambria Math" w:eastAsiaTheme="minorEastAsia" w:hAnsi="Cambria Math"/>
                  <w:i/>
                  <w:sz w:val="26"/>
                  <w:szCs w:val="26"/>
                </w:rPr>
              </w:ins>
            </m:ctrlPr>
          </m:sSupPr>
          <m:e>
            <w:ins w:id="5657" w:author="The Si Tran" w:date="2012-12-08T10:19:00Z">
              <m:r>
                <w:rPr>
                  <w:rFonts w:ascii="Cambria Math" w:eastAsiaTheme="minorEastAsia" w:hAnsi="Cambria Math"/>
                  <w:sz w:val="26"/>
                  <w:szCs w:val="26"/>
                </w:rPr>
                <m:t>R</m:t>
              </m:r>
            </w:ins>
          </m:e>
          <m:sup>
            <w:ins w:id="5658" w:author="The Si Tran" w:date="2012-12-08T10:19:00Z">
              <m:r>
                <w:rPr>
                  <w:rFonts w:ascii="Cambria Math" w:eastAsiaTheme="minorEastAsia" w:hAnsi="Cambria Math"/>
                  <w:sz w:val="26"/>
                  <w:szCs w:val="26"/>
                </w:rPr>
                <m:t>-1</m:t>
              </m:r>
            </w:ins>
          </m:sup>
        </m:sSup>
        <w:ins w:id="5659"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660" w:author="The Si Tran" w:date="2012-12-08T14:48:00Z"/>
        </w:rPr>
        <w:pPrChange w:id="5661" w:author="The Si Tran" w:date="2012-12-14T05:31:00Z">
          <w:pPr>
            <w:pStyle w:val="Heading3"/>
          </w:pPr>
        </w:pPrChange>
      </w:pPr>
      <w:ins w:id="5662"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ind w:left="360" w:firstLine="0"/>
        <w:rPr>
          <w:ins w:id="5663" w:author="The Si Tran" w:date="2012-12-06T22:16:00Z"/>
        </w:rPr>
        <w:pPrChange w:id="5664" w:author="The Si Tran" w:date="2012-12-14T05:31:00Z">
          <w:pPr>
            <w:pStyle w:val="Heading3"/>
          </w:pPr>
        </w:pPrChange>
      </w:pPr>
      <w:ins w:id="5665" w:author="The Si Tran" w:date="2012-12-08T14:48:00Z">
        <w:r w:rsidRPr="003B5A9E">
          <w:rPr>
            <w:rFonts w:ascii="Times New Roman" w:hAnsi="Times New Roman"/>
            <w:sz w:val="26"/>
            <w:szCs w:val="26"/>
            <w:rPrChange w:id="5666" w:author="The Si Tran" w:date="2012-12-08T14:48:00Z">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667" w:author="The Si Tran" w:date="2012-12-07T22:07:00Z"/>
        </w:rPr>
        <w:pPrChange w:id="5668" w:author="The Si Tran" w:date="2012-12-06T22:16:00Z">
          <w:pPr/>
        </w:pPrChange>
      </w:pPr>
      <w:bookmarkStart w:id="5669" w:name="_Toc343461263"/>
      <w:ins w:id="5670" w:author="The Si Tran" w:date="2012-12-06T22:16:00Z">
        <w:r w:rsidRPr="00155591">
          <w:t>Thành phần dự đoán</w:t>
        </w:r>
      </w:ins>
      <w:bookmarkEnd w:id="5669"/>
    </w:p>
    <w:p w14:paraId="0D5FBC4F" w14:textId="77777777" w:rsidR="003F6E52" w:rsidRDefault="003F6E52">
      <w:pPr>
        <w:rPr>
          <w:ins w:id="5671" w:author="The Si Tran" w:date="2012-12-07T22:07:00Z"/>
        </w:rPr>
        <w:pPrChange w:id="5672" w:author="The Si Tran" w:date="2012-12-16T08:14:00Z">
          <w:pPr>
            <w:pStyle w:val="ListParagraph"/>
            <w:ind w:left="360"/>
          </w:pPr>
        </w:pPrChange>
      </w:pPr>
      <w:ins w:id="5673"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5674" w:author="The Si Tran" w:date="2012-12-07T22:14:00Z"/>
        </w:rPr>
        <w:pPrChange w:id="5675" w:author="The Si Tran" w:date="2012-12-16T17:12:00Z">
          <w:pPr>
            <w:pStyle w:val="ListParagraph"/>
            <w:numPr>
              <w:numId w:val="23"/>
            </w:numPr>
            <w:ind w:left="1080" w:hanging="360"/>
          </w:pPr>
        </w:pPrChange>
      </w:pPr>
      <w:ins w:id="5676" w:author="The Si Tran" w:date="2012-12-07T22:08:00Z">
        <w:r w:rsidRPr="00A625DC">
          <w:rPr>
            <w:rPrChange w:id="5677"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678" w:author="The Si Tran" w:date="2012-12-07T22:14:00Z"/>
          <w:rFonts w:ascii="Times New Roman" w:hAnsi="Times New Roman"/>
          <w:sz w:val="26"/>
          <w:szCs w:val="26"/>
        </w:rPr>
        <w:pPrChange w:id="5679" w:author="The Si Tran" w:date="2012-12-14T05:31:00Z">
          <w:pPr>
            <w:pStyle w:val="ListParagraph"/>
            <w:numPr>
              <w:numId w:val="23"/>
            </w:numPr>
            <w:ind w:left="1080" w:hanging="360"/>
          </w:pPr>
        </w:pPrChange>
      </w:pPr>
      <w:ins w:id="5680"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360" w:firstLine="0"/>
        <w:rPr>
          <w:ins w:id="5681" w:author="The Si Tran" w:date="2012-12-07T22:14:00Z"/>
          <w:rFonts w:ascii="Times New Roman" w:hAnsi="Times New Roman"/>
          <w:sz w:val="26"/>
          <w:szCs w:val="26"/>
        </w:rPr>
        <w:pPrChange w:id="5682" w:author="The Si Tran" w:date="2012-12-14T05:31:00Z">
          <w:pPr>
            <w:pStyle w:val="ListParagraph"/>
            <w:numPr>
              <w:numId w:val="23"/>
            </w:numPr>
            <w:ind w:left="1080" w:hanging="360"/>
          </w:pPr>
        </w:pPrChange>
      </w:pPr>
      <w:ins w:id="5683"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D35DF6">
      <w:pPr>
        <w:pStyle w:val="ListParagraph"/>
        <w:spacing w:line="360" w:lineRule="auto"/>
        <w:ind w:left="360" w:firstLine="0"/>
        <w:rPr>
          <w:ins w:id="5684" w:author="The Si Tran" w:date="2012-12-07T22:14:00Z"/>
          <w:rFonts w:ascii="Times New Roman" w:hAnsi="Times New Roman"/>
          <w:sz w:val="26"/>
          <w:szCs w:val="26"/>
        </w:rPr>
        <w:pPrChange w:id="5685" w:author="The Si Tran" w:date="2012-12-14T05:31:00Z">
          <w:pPr>
            <w:pStyle w:val="ListParagraph"/>
            <w:numPr>
              <w:numId w:val="23"/>
            </w:numPr>
            <w:ind w:left="1080" w:hanging="360"/>
          </w:pPr>
        </w:pPrChange>
      </w:pPr>
      <m:oMathPara>
        <m:oMathParaPr>
          <m:jc m:val="left"/>
        </m:oMathParaPr>
        <m:oMath>
          <m:acc>
            <m:accPr>
              <m:ctrlPr>
                <w:ins w:id="5686" w:author="The Si Tran" w:date="2012-12-07T22:14:00Z">
                  <w:rPr>
                    <w:rFonts w:ascii="Cambria Math" w:hAnsi="Cambria Math"/>
                    <w:i/>
                    <w:sz w:val="26"/>
                    <w:szCs w:val="26"/>
                  </w:rPr>
                </w:ins>
              </m:ctrlPr>
            </m:accPr>
            <m:e>
              <w:ins w:id="5687" w:author="The Si Tran" w:date="2012-12-07T22:14:00Z">
                <m:r>
                  <w:rPr>
                    <w:rFonts w:ascii="Cambria Math" w:hAnsi="Cambria Math"/>
                    <w:sz w:val="26"/>
                    <w:szCs w:val="26"/>
                  </w:rPr>
                  <m:t>y</m:t>
                </m:r>
              </w:ins>
            </m:e>
          </m:acc>
          <m:d>
            <m:dPr>
              <m:ctrlPr>
                <w:ins w:id="5688" w:author="The Si Tran" w:date="2012-12-07T22:14:00Z">
                  <w:rPr>
                    <w:rFonts w:ascii="Cambria Math" w:hAnsi="Cambria Math"/>
                    <w:i/>
                    <w:sz w:val="26"/>
                    <w:szCs w:val="26"/>
                  </w:rPr>
                </w:ins>
              </m:ctrlPr>
            </m:dPr>
            <m:e>
              <w:ins w:id="5689" w:author="The Si Tran" w:date="2012-12-07T22:14:00Z">
                <m:r>
                  <w:rPr>
                    <w:rFonts w:ascii="Cambria Math" w:hAnsi="Cambria Math"/>
                    <w:sz w:val="26"/>
                    <w:szCs w:val="26"/>
                  </w:rPr>
                  <m:t>t+1</m:t>
                </m:r>
              </w:ins>
            </m:e>
          </m:d>
          <w:ins w:id="5690" w:author="The Si Tran" w:date="2012-12-07T22:14:00Z">
            <m:r>
              <w:rPr>
                <w:rFonts w:ascii="Cambria Math" w:hAnsi="Cambria Math"/>
                <w:sz w:val="26"/>
                <w:szCs w:val="26"/>
              </w:rPr>
              <m:t>=E[y(t+1)|y</m:t>
            </m:r>
          </w:ins>
          <m:d>
            <m:dPr>
              <m:ctrlPr>
                <w:ins w:id="5691" w:author="The Si Tran" w:date="2012-12-07T22:14:00Z">
                  <w:rPr>
                    <w:rFonts w:ascii="Cambria Math" w:hAnsi="Cambria Math"/>
                    <w:i/>
                    <w:sz w:val="26"/>
                    <w:szCs w:val="26"/>
                  </w:rPr>
                </w:ins>
              </m:ctrlPr>
            </m:dPr>
            <m:e>
              <w:ins w:id="5692" w:author="The Si Tran" w:date="2012-12-07T22:14:00Z">
                <m:r>
                  <w:rPr>
                    <w:rFonts w:ascii="Cambria Math" w:hAnsi="Cambria Math"/>
                    <w:sz w:val="26"/>
                    <w:szCs w:val="26"/>
                  </w:rPr>
                  <m:t>t</m:t>
                </m:r>
              </w:ins>
            </m:e>
          </m:d>
          <w:ins w:id="5693" w:author="The Si Tran" w:date="2012-12-07T22:14:00Z">
            <m:r>
              <w:rPr>
                <w:rFonts w:ascii="Cambria Math" w:hAnsi="Cambria Math"/>
                <w:sz w:val="26"/>
                <w:szCs w:val="26"/>
              </w:rPr>
              <m:t>,y</m:t>
            </m:r>
          </w:ins>
          <m:d>
            <m:dPr>
              <m:ctrlPr>
                <w:ins w:id="5694" w:author="The Si Tran" w:date="2012-12-07T22:14:00Z">
                  <w:rPr>
                    <w:rFonts w:ascii="Cambria Math" w:hAnsi="Cambria Math"/>
                    <w:i/>
                    <w:sz w:val="26"/>
                    <w:szCs w:val="26"/>
                  </w:rPr>
                </w:ins>
              </m:ctrlPr>
            </m:dPr>
            <m:e>
              <w:ins w:id="5695" w:author="The Si Tran" w:date="2012-12-07T22:14:00Z">
                <m:r>
                  <w:rPr>
                    <w:rFonts w:ascii="Cambria Math" w:hAnsi="Cambria Math"/>
                    <w:sz w:val="26"/>
                    <w:szCs w:val="26"/>
                  </w:rPr>
                  <m:t>t-1</m:t>
                </m:r>
              </w:ins>
            </m:e>
          </m:d>
          <w:ins w:id="5696"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697" w:author="The Si Tran" w:date="2012-12-07T22:17:00Z"/>
          <w:rFonts w:ascii="Times New Roman" w:hAnsi="Times New Roman"/>
          <w:sz w:val="26"/>
          <w:szCs w:val="26"/>
        </w:rPr>
        <w:pPrChange w:id="5698" w:author="The Si Tran" w:date="2012-12-16T17:12:00Z">
          <w:pPr>
            <w:pStyle w:val="ListParagraph"/>
            <w:ind w:left="1080"/>
          </w:pPr>
        </w:pPrChange>
      </w:pPr>
      <w:ins w:id="5699" w:author="The Si Tran" w:date="2012-12-07T22:15:00Z">
        <w:r w:rsidRPr="00B61FF6">
          <w:rPr>
            <w:rFonts w:ascii="Times New Roman" w:hAnsi="Times New Roman"/>
            <w:sz w:val="26"/>
            <w:szCs w:val="26"/>
          </w:rPr>
          <w:lastRenderedPageBreak/>
          <w:t>Bời vì tất cả các tham số trong mô hình ngoại trừ e(t+1), thành phần lỗi Gausian được giả thuyết là phân phối tự nhiên N(0,σ^2), chúng ta có thể ước lượng nó với giá trị kỳ vọng 0.</w:t>
        </w:r>
      </w:ins>
      <w:ins w:id="5700" w:author="The Si Tran" w:date="2012-12-07T22:16:00Z">
        <w:r w:rsidRPr="00B61FF6">
          <w:rPr>
            <w:rFonts w:ascii="Times New Roman" w:hAnsi="Times New Roman"/>
            <w:sz w:val="26"/>
            <w:szCs w:val="26"/>
            <w:rPrChange w:id="5701" w:author="The Si Tran" w:date="2012-12-07T22:17:00Z">
              <w:rPr>
                <w:szCs w:val="26"/>
              </w:rPr>
            </w:rPrChange>
          </w:rPr>
          <w:t>Do đó</w:t>
        </w:r>
      </w:ins>
      <w:ins w:id="5702"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D35DF6">
      <w:pPr>
        <w:pStyle w:val="ListParagraph"/>
        <w:spacing w:line="360" w:lineRule="auto"/>
        <w:ind w:left="360" w:firstLine="0"/>
        <w:rPr>
          <w:ins w:id="5703" w:author="The Si Tran" w:date="2012-12-07T22:08:00Z"/>
          <w:sz w:val="26"/>
          <w:szCs w:val="26"/>
          <w:rPrChange w:id="5704" w:author="The Si Tran" w:date="2012-12-07T22:18:00Z">
            <w:rPr>
              <w:ins w:id="5705" w:author="The Si Tran" w:date="2012-12-07T22:08:00Z"/>
            </w:rPr>
          </w:rPrChange>
        </w:rPr>
        <w:pPrChange w:id="5706" w:author="The Si Tran" w:date="2012-12-14T05:31:00Z">
          <w:pPr>
            <w:pStyle w:val="ListParagraph"/>
            <w:numPr>
              <w:numId w:val="23"/>
            </w:numPr>
            <w:ind w:left="1080" w:hanging="360"/>
          </w:pPr>
        </w:pPrChange>
      </w:pPr>
      <m:oMathPara>
        <m:oMath>
          <m:acc>
            <m:accPr>
              <m:ctrlPr>
                <w:ins w:id="5707" w:author="The Si Tran" w:date="2012-12-07T22:16:00Z">
                  <w:rPr>
                    <w:rFonts w:ascii="Cambria Math" w:hAnsi="Cambria Math"/>
                    <w:i/>
                    <w:sz w:val="26"/>
                    <w:szCs w:val="26"/>
                  </w:rPr>
                </w:ins>
              </m:ctrlPr>
            </m:accPr>
            <m:e>
              <w:ins w:id="5708" w:author="The Si Tran" w:date="2012-12-07T22:16:00Z">
                <m:r>
                  <w:rPr>
                    <w:rFonts w:ascii="Cambria Math" w:hAnsi="Cambria Math"/>
                    <w:sz w:val="26"/>
                    <w:szCs w:val="26"/>
                    <w:rPrChange w:id="5709" w:author="The Si Tran" w:date="2012-12-07T22:17:00Z">
                      <w:rPr>
                        <w:rFonts w:ascii="Cambria Math" w:hAnsi="Cambria Math"/>
                        <w:szCs w:val="26"/>
                      </w:rPr>
                    </w:rPrChange>
                  </w:rPr>
                  <m:t>y</m:t>
                </m:r>
              </w:ins>
            </m:e>
          </m:acc>
          <m:d>
            <m:dPr>
              <m:ctrlPr>
                <w:ins w:id="5710" w:author="The Si Tran" w:date="2012-12-07T22:16:00Z">
                  <w:rPr>
                    <w:rFonts w:ascii="Cambria Math" w:hAnsi="Cambria Math"/>
                    <w:i/>
                    <w:sz w:val="26"/>
                    <w:szCs w:val="26"/>
                  </w:rPr>
                </w:ins>
              </m:ctrlPr>
            </m:dPr>
            <m:e>
              <w:ins w:id="5711" w:author="The Si Tran" w:date="2012-12-07T22:16:00Z">
                <m:r>
                  <w:rPr>
                    <w:rFonts w:ascii="Cambria Math" w:hAnsi="Cambria Math"/>
                    <w:sz w:val="26"/>
                    <w:szCs w:val="26"/>
                    <w:rPrChange w:id="5712" w:author="The Si Tran" w:date="2012-12-07T22:17:00Z">
                      <w:rPr>
                        <w:rFonts w:ascii="Cambria Math" w:hAnsi="Cambria Math"/>
                        <w:szCs w:val="26"/>
                      </w:rPr>
                    </w:rPrChange>
                  </w:rPr>
                  <m:t>t+1</m:t>
                </m:r>
              </w:ins>
            </m:e>
          </m:d>
          <w:ins w:id="5713" w:author="The Si Tran" w:date="2012-12-07T22:16:00Z">
            <m:r>
              <w:rPr>
                <w:rFonts w:ascii="Cambria Math" w:hAnsi="Cambria Math"/>
                <w:sz w:val="26"/>
                <w:szCs w:val="26"/>
                <w:rPrChange w:id="5714" w:author="The Si Tran" w:date="2012-12-07T22:17:00Z">
                  <w:rPr>
                    <w:rFonts w:ascii="Cambria Math" w:hAnsi="Cambria Math"/>
                    <w:szCs w:val="26"/>
                  </w:rPr>
                </w:rPrChange>
              </w:rPr>
              <m:t>=</m:t>
            </m:r>
          </w:ins>
          <m:sSub>
            <m:sSubPr>
              <m:ctrlPr>
                <w:ins w:id="5715" w:author="The Si Tran" w:date="2012-12-07T22:16:00Z">
                  <w:rPr>
                    <w:rFonts w:ascii="Cambria Math" w:hAnsi="Cambria Math"/>
                    <w:i/>
                    <w:sz w:val="26"/>
                    <w:szCs w:val="26"/>
                  </w:rPr>
                </w:ins>
              </m:ctrlPr>
            </m:sSubPr>
            <m:e>
              <w:ins w:id="5716" w:author="The Si Tran" w:date="2012-12-07T22:16:00Z">
                <m:r>
                  <w:rPr>
                    <w:rFonts w:ascii="Cambria Math" w:hAnsi="Cambria Math"/>
                    <w:sz w:val="26"/>
                    <w:szCs w:val="26"/>
                    <w:rPrChange w:id="5717" w:author="The Si Tran" w:date="2012-12-07T22:17:00Z">
                      <w:rPr>
                        <w:rFonts w:ascii="Cambria Math" w:hAnsi="Cambria Math"/>
                        <w:szCs w:val="26"/>
                      </w:rPr>
                    </w:rPrChange>
                  </w:rPr>
                  <m:t>a</m:t>
                </m:r>
              </w:ins>
            </m:e>
            <m:sub>
              <w:ins w:id="5718" w:author="The Si Tran" w:date="2012-12-07T22:16:00Z">
                <m:r>
                  <w:rPr>
                    <w:rFonts w:ascii="Cambria Math" w:hAnsi="Cambria Math"/>
                    <w:sz w:val="26"/>
                    <w:szCs w:val="26"/>
                    <w:rPrChange w:id="5719" w:author="The Si Tran" w:date="2012-12-07T22:17:00Z">
                      <w:rPr>
                        <w:rFonts w:ascii="Cambria Math" w:hAnsi="Cambria Math"/>
                        <w:szCs w:val="26"/>
                      </w:rPr>
                    </w:rPrChange>
                  </w:rPr>
                  <m:t>0</m:t>
                </m:r>
              </w:ins>
            </m:sub>
          </m:sSub>
          <w:ins w:id="5720" w:author="The Si Tran" w:date="2012-12-07T22:16:00Z">
            <m:r>
              <w:rPr>
                <w:rFonts w:ascii="Cambria Math" w:hAnsi="Cambria Math"/>
                <w:sz w:val="26"/>
                <w:szCs w:val="26"/>
                <w:rPrChange w:id="5721" w:author="The Si Tran" w:date="2012-12-07T22:17:00Z">
                  <w:rPr>
                    <w:rFonts w:ascii="Cambria Math" w:hAnsi="Cambria Math"/>
                    <w:szCs w:val="26"/>
                  </w:rPr>
                </w:rPrChange>
              </w:rPr>
              <m:t>+</m:t>
            </m:r>
          </w:ins>
          <m:sSub>
            <m:sSubPr>
              <m:ctrlPr>
                <w:ins w:id="5722" w:author="The Si Tran" w:date="2012-12-07T22:16:00Z">
                  <w:rPr>
                    <w:rFonts w:ascii="Cambria Math" w:hAnsi="Cambria Math"/>
                    <w:i/>
                    <w:sz w:val="26"/>
                    <w:szCs w:val="26"/>
                  </w:rPr>
                </w:ins>
              </m:ctrlPr>
            </m:sSubPr>
            <m:e>
              <w:ins w:id="5723" w:author="The Si Tran" w:date="2012-12-07T22:16:00Z">
                <m:r>
                  <w:rPr>
                    <w:rFonts w:ascii="Cambria Math" w:hAnsi="Cambria Math"/>
                    <w:sz w:val="26"/>
                    <w:szCs w:val="26"/>
                    <w:rPrChange w:id="5724" w:author="The Si Tran" w:date="2012-12-07T22:17:00Z">
                      <w:rPr>
                        <w:rFonts w:ascii="Cambria Math" w:hAnsi="Cambria Math"/>
                        <w:szCs w:val="26"/>
                      </w:rPr>
                    </w:rPrChange>
                  </w:rPr>
                  <m:t>a</m:t>
                </m:r>
              </w:ins>
            </m:e>
            <m:sub>
              <w:ins w:id="5725" w:author="The Si Tran" w:date="2012-12-07T22:16:00Z">
                <m:r>
                  <w:rPr>
                    <w:rFonts w:ascii="Cambria Math" w:hAnsi="Cambria Math"/>
                    <w:sz w:val="26"/>
                    <w:szCs w:val="26"/>
                    <w:rPrChange w:id="5726" w:author="The Si Tran" w:date="2012-12-07T22:17:00Z">
                      <w:rPr>
                        <w:rFonts w:ascii="Cambria Math" w:hAnsi="Cambria Math"/>
                        <w:szCs w:val="26"/>
                      </w:rPr>
                    </w:rPrChange>
                  </w:rPr>
                  <m:t>1</m:t>
                </m:r>
              </w:ins>
            </m:sub>
          </m:sSub>
          <w:ins w:id="5727" w:author="The Si Tran" w:date="2012-12-07T22:16:00Z">
            <m:r>
              <w:rPr>
                <w:rFonts w:ascii="Cambria Math" w:hAnsi="Cambria Math"/>
                <w:sz w:val="26"/>
                <w:szCs w:val="26"/>
                <w:rPrChange w:id="5728" w:author="The Si Tran" w:date="2012-12-07T22:17:00Z">
                  <w:rPr>
                    <w:rFonts w:ascii="Cambria Math" w:hAnsi="Cambria Math"/>
                    <w:szCs w:val="26"/>
                  </w:rPr>
                </w:rPrChange>
              </w:rPr>
              <m:t>y</m:t>
            </m:r>
          </w:ins>
          <m:d>
            <m:dPr>
              <m:ctrlPr>
                <w:ins w:id="5729" w:author="The Si Tran" w:date="2012-12-07T22:16:00Z">
                  <w:rPr>
                    <w:rFonts w:ascii="Cambria Math" w:hAnsi="Cambria Math"/>
                    <w:i/>
                    <w:sz w:val="26"/>
                    <w:szCs w:val="26"/>
                  </w:rPr>
                </w:ins>
              </m:ctrlPr>
            </m:dPr>
            <m:e>
              <w:ins w:id="5730" w:author="The Si Tran" w:date="2012-12-07T22:16:00Z">
                <m:r>
                  <w:rPr>
                    <w:rFonts w:ascii="Cambria Math" w:hAnsi="Cambria Math"/>
                    <w:sz w:val="26"/>
                    <w:szCs w:val="26"/>
                    <w:rPrChange w:id="5731" w:author="The Si Tran" w:date="2012-12-07T22:17:00Z">
                      <w:rPr>
                        <w:rFonts w:ascii="Cambria Math" w:hAnsi="Cambria Math"/>
                        <w:szCs w:val="26"/>
                      </w:rPr>
                    </w:rPrChange>
                  </w:rPr>
                  <m:t>t</m:t>
                </m:r>
              </w:ins>
            </m:e>
          </m:d>
          <w:ins w:id="5732" w:author="The Si Tran" w:date="2012-12-07T22:16:00Z">
            <m:r>
              <w:rPr>
                <w:rFonts w:ascii="Cambria Math" w:hAnsi="Cambria Math"/>
                <w:sz w:val="26"/>
                <w:szCs w:val="26"/>
                <w:rPrChange w:id="5733" w:author="The Si Tran" w:date="2012-12-07T22:17:00Z">
                  <w:rPr>
                    <w:rFonts w:ascii="Cambria Math" w:hAnsi="Cambria Math"/>
                    <w:szCs w:val="26"/>
                  </w:rPr>
                </w:rPrChange>
              </w:rPr>
              <m:t>+</m:t>
            </m:r>
            <m:r>
              <w:rPr>
                <w:rFonts w:ascii="Cambria Math" w:hAnsi="Cambria Math" w:hint="eastAsia"/>
                <w:sz w:val="26"/>
                <w:szCs w:val="26"/>
                <w:rPrChange w:id="5734" w:author="The Si Tran" w:date="2012-12-07T22:17:00Z">
                  <w:rPr>
                    <w:rFonts w:ascii="Cambria Math" w:hAnsi="Cambria Math" w:hint="eastAsia"/>
                    <w:szCs w:val="26"/>
                  </w:rPr>
                </w:rPrChange>
              </w:rPr>
              <m:t>…</m:t>
            </m:r>
            <m:r>
              <w:rPr>
                <w:rFonts w:ascii="Cambria Math" w:hAnsi="Cambria Math"/>
                <w:sz w:val="26"/>
                <w:szCs w:val="26"/>
                <w:rPrChange w:id="5735" w:author="The Si Tran" w:date="2012-12-07T22:17:00Z">
                  <w:rPr>
                    <w:rFonts w:ascii="Cambria Math" w:hAnsi="Cambria Math"/>
                    <w:szCs w:val="26"/>
                  </w:rPr>
                </w:rPrChange>
              </w:rPr>
              <m:t>+</m:t>
            </m:r>
          </w:ins>
          <m:sSub>
            <m:sSubPr>
              <m:ctrlPr>
                <w:ins w:id="5736" w:author="The Si Tran" w:date="2012-12-07T22:16:00Z">
                  <w:rPr>
                    <w:rFonts w:ascii="Cambria Math" w:hAnsi="Cambria Math"/>
                    <w:i/>
                    <w:sz w:val="26"/>
                    <w:szCs w:val="26"/>
                  </w:rPr>
                </w:ins>
              </m:ctrlPr>
            </m:sSubPr>
            <m:e>
              <w:ins w:id="5737" w:author="The Si Tran" w:date="2012-12-07T22:16:00Z">
                <m:r>
                  <w:rPr>
                    <w:rFonts w:ascii="Cambria Math" w:hAnsi="Cambria Math"/>
                    <w:sz w:val="26"/>
                    <w:szCs w:val="26"/>
                    <w:rPrChange w:id="5738" w:author="The Si Tran" w:date="2012-12-07T22:17:00Z">
                      <w:rPr>
                        <w:rFonts w:ascii="Cambria Math" w:hAnsi="Cambria Math"/>
                        <w:szCs w:val="26"/>
                      </w:rPr>
                    </w:rPrChange>
                  </w:rPr>
                  <m:t>a</m:t>
                </m:r>
              </w:ins>
            </m:e>
            <m:sub>
              <w:ins w:id="5739" w:author="The Si Tran" w:date="2012-12-07T22:16:00Z">
                <m:r>
                  <w:rPr>
                    <w:rFonts w:ascii="Cambria Math" w:hAnsi="Cambria Math"/>
                    <w:sz w:val="26"/>
                    <w:szCs w:val="26"/>
                    <w:rPrChange w:id="5740" w:author="The Si Tran" w:date="2012-12-07T22:17:00Z">
                      <w:rPr>
                        <w:rFonts w:ascii="Cambria Math" w:hAnsi="Cambria Math"/>
                        <w:szCs w:val="26"/>
                      </w:rPr>
                    </w:rPrChange>
                  </w:rPr>
                  <m:t>p</m:t>
                </m:r>
              </w:ins>
            </m:sub>
          </m:sSub>
          <w:ins w:id="5741" w:author="The Si Tran" w:date="2012-12-07T22:16:00Z">
            <m:r>
              <w:rPr>
                <w:rFonts w:ascii="Cambria Math" w:hAnsi="Cambria Math"/>
                <w:sz w:val="26"/>
                <w:szCs w:val="26"/>
                <w:rPrChange w:id="5742" w:author="The Si Tran" w:date="2012-12-07T22:17:00Z">
                  <w:rPr>
                    <w:rFonts w:ascii="Cambria Math" w:hAnsi="Cambria Math"/>
                    <w:szCs w:val="26"/>
                  </w:rPr>
                </w:rPrChange>
              </w:rPr>
              <m:t>y</m:t>
            </m:r>
          </w:ins>
          <m:d>
            <m:dPr>
              <m:ctrlPr>
                <w:ins w:id="5743" w:author="The Si Tran" w:date="2012-12-07T22:16:00Z">
                  <w:rPr>
                    <w:rFonts w:ascii="Cambria Math" w:hAnsi="Cambria Math"/>
                    <w:i/>
                    <w:sz w:val="26"/>
                    <w:szCs w:val="26"/>
                  </w:rPr>
                </w:ins>
              </m:ctrlPr>
            </m:dPr>
            <m:e>
              <w:ins w:id="5744" w:author="The Si Tran" w:date="2012-12-07T22:16:00Z">
                <m:r>
                  <w:rPr>
                    <w:rFonts w:ascii="Cambria Math" w:hAnsi="Cambria Math"/>
                    <w:sz w:val="26"/>
                    <w:szCs w:val="26"/>
                    <w:rPrChange w:id="5745" w:author="The Si Tran" w:date="2012-12-07T22:17:00Z">
                      <w:rPr>
                        <w:rFonts w:ascii="Cambria Math" w:hAnsi="Cambria Math"/>
                        <w:szCs w:val="26"/>
                      </w:rPr>
                    </w:rPrChange>
                  </w:rPr>
                  <m:t>t-p+1</m:t>
                </m:r>
              </w:ins>
            </m:e>
          </m:d>
          <w:ins w:id="5746" w:author="The Si Tran" w:date="2012-12-07T22:16:00Z">
            <m:r>
              <w:rPr>
                <w:rFonts w:ascii="Cambria Math" w:hAnsi="Cambria Math"/>
                <w:sz w:val="26"/>
                <w:szCs w:val="26"/>
                <w:rPrChange w:id="5747" w:author="The Si Tran" w:date="2012-12-07T22:17:00Z">
                  <w:rPr>
                    <w:rFonts w:ascii="Cambria Math" w:hAnsi="Cambria Math"/>
                    <w:szCs w:val="26"/>
                  </w:rPr>
                </w:rPrChange>
              </w:rPr>
              <m:t>+</m:t>
            </m:r>
          </w:ins>
          <m:sSub>
            <m:sSubPr>
              <m:ctrlPr>
                <w:ins w:id="5748" w:author="The Si Tran" w:date="2012-12-07T22:16:00Z">
                  <w:rPr>
                    <w:rFonts w:ascii="Cambria Math" w:hAnsi="Cambria Math"/>
                    <w:i/>
                    <w:sz w:val="26"/>
                    <w:szCs w:val="26"/>
                  </w:rPr>
                </w:ins>
              </m:ctrlPr>
            </m:sSubPr>
            <m:e>
              <w:ins w:id="5749" w:author="The Si Tran" w:date="2012-12-07T22:16:00Z">
                <m:r>
                  <w:rPr>
                    <w:rFonts w:ascii="Cambria Math" w:hAnsi="Cambria Math"/>
                    <w:sz w:val="26"/>
                    <w:szCs w:val="26"/>
                    <w:rPrChange w:id="5750" w:author="The Si Tran" w:date="2012-12-07T22:17:00Z">
                      <w:rPr>
                        <w:rFonts w:ascii="Cambria Math" w:hAnsi="Cambria Math"/>
                        <w:szCs w:val="26"/>
                      </w:rPr>
                    </w:rPrChange>
                  </w:rPr>
                  <m:t>b</m:t>
                </m:r>
              </w:ins>
            </m:e>
            <m:sub>
              <w:ins w:id="5751" w:author="The Si Tran" w:date="2012-12-07T22:16:00Z">
                <m:r>
                  <w:rPr>
                    <w:rFonts w:ascii="Cambria Math" w:hAnsi="Cambria Math"/>
                    <w:sz w:val="26"/>
                    <w:szCs w:val="26"/>
                    <w:rPrChange w:id="5752" w:author="The Si Tran" w:date="2012-12-07T22:17:00Z">
                      <w:rPr>
                        <w:rFonts w:ascii="Cambria Math" w:hAnsi="Cambria Math"/>
                        <w:szCs w:val="26"/>
                      </w:rPr>
                    </w:rPrChange>
                  </w:rPr>
                  <m:t>1</m:t>
                </m:r>
              </w:ins>
            </m:sub>
          </m:sSub>
          <w:ins w:id="5753" w:author="The Si Tran" w:date="2012-12-07T22:16:00Z">
            <m:r>
              <w:rPr>
                <w:rFonts w:ascii="Cambria Math" w:hAnsi="Cambria Math"/>
                <w:sz w:val="26"/>
                <w:szCs w:val="26"/>
                <w:rPrChange w:id="5754" w:author="The Si Tran" w:date="2012-12-07T22:17:00Z">
                  <w:rPr>
                    <w:rFonts w:ascii="Cambria Math" w:hAnsi="Cambria Math"/>
                    <w:szCs w:val="26"/>
                  </w:rPr>
                </w:rPrChange>
              </w:rPr>
              <m:t>e</m:t>
            </m:r>
          </w:ins>
          <m:d>
            <m:dPr>
              <m:ctrlPr>
                <w:ins w:id="5755" w:author="The Si Tran" w:date="2012-12-07T22:16:00Z">
                  <w:rPr>
                    <w:rFonts w:ascii="Cambria Math" w:hAnsi="Cambria Math"/>
                    <w:i/>
                    <w:sz w:val="26"/>
                    <w:szCs w:val="26"/>
                  </w:rPr>
                </w:ins>
              </m:ctrlPr>
            </m:dPr>
            <m:e>
              <w:ins w:id="5756" w:author="The Si Tran" w:date="2012-12-07T22:16:00Z">
                <m:r>
                  <w:rPr>
                    <w:rFonts w:ascii="Cambria Math" w:hAnsi="Cambria Math"/>
                    <w:sz w:val="26"/>
                    <w:szCs w:val="26"/>
                    <w:rPrChange w:id="5757" w:author="The Si Tran" w:date="2012-12-07T22:17:00Z">
                      <w:rPr>
                        <w:rFonts w:ascii="Cambria Math" w:hAnsi="Cambria Math"/>
                        <w:szCs w:val="26"/>
                      </w:rPr>
                    </w:rPrChange>
                  </w:rPr>
                  <m:t>t</m:t>
                </m:r>
              </w:ins>
            </m:e>
          </m:d>
          <w:ins w:id="5758" w:author="The Si Tran" w:date="2012-12-07T22:16:00Z">
            <m:r>
              <w:rPr>
                <w:rFonts w:ascii="Cambria Math" w:hAnsi="Cambria Math"/>
                <w:sz w:val="26"/>
                <w:szCs w:val="26"/>
                <w:rPrChange w:id="5759" w:author="The Si Tran" w:date="2012-12-07T22:17:00Z">
                  <w:rPr>
                    <w:rFonts w:ascii="Cambria Math" w:hAnsi="Cambria Math"/>
                    <w:szCs w:val="26"/>
                  </w:rPr>
                </w:rPrChange>
              </w:rPr>
              <m:t>+</m:t>
            </m:r>
            <m:r>
              <w:rPr>
                <w:rFonts w:ascii="Cambria Math" w:hAnsi="Cambria Math" w:hint="eastAsia"/>
                <w:sz w:val="26"/>
                <w:szCs w:val="26"/>
                <w:rPrChange w:id="5760" w:author="The Si Tran" w:date="2012-12-07T22:17:00Z">
                  <w:rPr>
                    <w:rFonts w:ascii="Cambria Math" w:hAnsi="Cambria Math" w:hint="eastAsia"/>
                    <w:szCs w:val="26"/>
                  </w:rPr>
                </w:rPrChange>
              </w:rPr>
              <m:t>…</m:t>
            </m:r>
            <m:r>
              <w:rPr>
                <w:rFonts w:ascii="Cambria Math" w:hAnsi="Cambria Math"/>
                <w:sz w:val="26"/>
                <w:szCs w:val="26"/>
                <w:rPrChange w:id="5761" w:author="The Si Tran" w:date="2012-12-07T22:17:00Z">
                  <w:rPr>
                    <w:rFonts w:ascii="Cambria Math" w:hAnsi="Cambria Math"/>
                    <w:szCs w:val="26"/>
                  </w:rPr>
                </w:rPrChange>
              </w:rPr>
              <m:t>+</m:t>
            </m:r>
          </w:ins>
          <m:sSub>
            <m:sSubPr>
              <m:ctrlPr>
                <w:ins w:id="5762" w:author="The Si Tran" w:date="2012-12-07T22:16:00Z">
                  <w:rPr>
                    <w:rFonts w:ascii="Cambria Math" w:hAnsi="Cambria Math"/>
                    <w:i/>
                    <w:sz w:val="26"/>
                    <w:szCs w:val="26"/>
                  </w:rPr>
                </w:ins>
              </m:ctrlPr>
            </m:sSubPr>
            <m:e>
              <w:ins w:id="5763" w:author="The Si Tran" w:date="2012-12-07T22:16:00Z">
                <m:r>
                  <w:rPr>
                    <w:rFonts w:ascii="Cambria Math" w:hAnsi="Cambria Math"/>
                    <w:sz w:val="26"/>
                    <w:szCs w:val="26"/>
                    <w:rPrChange w:id="5764" w:author="The Si Tran" w:date="2012-12-07T22:17:00Z">
                      <w:rPr>
                        <w:rFonts w:ascii="Cambria Math" w:hAnsi="Cambria Math"/>
                        <w:szCs w:val="26"/>
                      </w:rPr>
                    </w:rPrChange>
                  </w:rPr>
                  <m:t>b</m:t>
                </m:r>
              </w:ins>
            </m:e>
            <m:sub>
              <w:ins w:id="5765" w:author="The Si Tran" w:date="2012-12-07T22:16:00Z">
                <m:r>
                  <w:rPr>
                    <w:rFonts w:ascii="Cambria Math" w:hAnsi="Cambria Math"/>
                    <w:sz w:val="26"/>
                    <w:szCs w:val="26"/>
                    <w:rPrChange w:id="5766" w:author="The Si Tran" w:date="2012-12-07T22:17:00Z">
                      <w:rPr>
                        <w:rFonts w:ascii="Cambria Math" w:hAnsi="Cambria Math"/>
                        <w:szCs w:val="26"/>
                      </w:rPr>
                    </w:rPrChange>
                  </w:rPr>
                  <m:t>q</m:t>
                </m:r>
              </w:ins>
            </m:sub>
          </m:sSub>
          <w:ins w:id="5767" w:author="The Si Tran" w:date="2012-12-07T22:16:00Z">
            <m:r>
              <w:rPr>
                <w:rFonts w:ascii="Cambria Math" w:hAnsi="Cambria Math"/>
                <w:sz w:val="26"/>
                <w:szCs w:val="26"/>
                <w:rPrChange w:id="5768"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769" w:author="The Si Tran" w:date="2012-12-07T22:18:00Z"/>
        </w:rPr>
        <w:pPrChange w:id="5770" w:author="The Si Tran" w:date="2012-12-16T17:13:00Z">
          <w:pPr/>
        </w:pPrChange>
      </w:pPr>
      <w:ins w:id="5771" w:author="The Si Tran" w:date="2012-12-07T22:12:00Z">
        <w:r w:rsidRPr="00032D83">
          <w:t>D</w:t>
        </w:r>
        <w:r w:rsidRPr="006D6C8D">
          <w:t>ự</w:t>
        </w:r>
        <w:r w:rsidRPr="00A625DC">
          <w:rPr>
            <w:rPrChange w:id="5772" w:author="The Si Tran" w:date="2012-12-07T22:13:00Z">
              <w:rPr/>
            </w:rPrChange>
          </w:rPr>
          <w:t xml:space="preserve"> đoán nhiều thời đoạn cho chuỗi dữ liệu tĩnh</w:t>
        </w:r>
      </w:ins>
    </w:p>
    <w:p w14:paraId="0DEF3DE8" w14:textId="77777777" w:rsidR="00CD1726" w:rsidRDefault="00CD1726">
      <w:pPr>
        <w:pStyle w:val="ListParagraph"/>
        <w:spacing w:line="360" w:lineRule="auto"/>
        <w:ind w:left="360" w:firstLine="0"/>
        <w:rPr>
          <w:ins w:id="5773" w:author="The Si Tran" w:date="2012-12-07T22:18:00Z"/>
          <w:rFonts w:ascii="Times New Roman" w:hAnsi="Times New Roman"/>
          <w:sz w:val="26"/>
          <w:szCs w:val="26"/>
        </w:rPr>
        <w:pPrChange w:id="5774" w:author="The Si Tran" w:date="2012-12-14T05:31:00Z">
          <w:pPr>
            <w:pStyle w:val="ListParagraph"/>
            <w:numPr>
              <w:numId w:val="23"/>
            </w:numPr>
            <w:ind w:left="1080" w:hanging="360"/>
          </w:pPr>
        </w:pPrChange>
      </w:pPr>
      <w:ins w:id="5775" w:author="The Si Tran" w:date="2012-12-07T22:18:00Z">
        <w:r>
          <w:rPr>
            <w:rFonts w:ascii="Times New Roman" w:hAnsi="Times New Roman"/>
            <w:sz w:val="26"/>
            <w:szCs w:val="26"/>
          </w:rPr>
          <w:t xml:space="preserve">Dựa vào dự đoán cho 1 giai đoạn, ta có thể </w:t>
        </w:r>
      </w:ins>
      <w:ins w:id="5776" w:author="The Si Tran" w:date="2012-12-07T22:19:00Z">
        <w:r>
          <w:rPr>
            <w:rFonts w:ascii="Times New Roman" w:hAnsi="Times New Roman"/>
            <w:sz w:val="26"/>
            <w:szCs w:val="26"/>
          </w:rPr>
          <w:t>mở rộng</w:t>
        </w:r>
      </w:ins>
      <w:ins w:id="5777" w:author="The Si Tran" w:date="2012-12-07T22:18:00Z">
        <w:r>
          <w:rPr>
            <w:rFonts w:ascii="Times New Roman" w:hAnsi="Times New Roman"/>
            <w:sz w:val="26"/>
            <w:szCs w:val="26"/>
          </w:rPr>
          <w:t xml:space="preserve"> quá trình dự đoán n giai đoạn dựa vào các giá trị đã tính toán được, các</w:t>
        </w:r>
      </w:ins>
      <w:ins w:id="5778"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D35DF6">
      <w:pPr>
        <w:pStyle w:val="ListParagraph"/>
        <w:spacing w:line="360" w:lineRule="auto"/>
        <w:ind w:left="360"/>
        <w:rPr>
          <w:ins w:id="5779" w:author="The Si Tran" w:date="2012-12-07T22:21:00Z"/>
          <w:rFonts w:ascii="Times New Roman" w:eastAsiaTheme="minorEastAsia" w:hAnsi="Times New Roman"/>
          <w:sz w:val="26"/>
          <w:szCs w:val="26"/>
        </w:rPr>
        <w:pPrChange w:id="5780" w:author="The Si Tran" w:date="2012-12-14T05:31:00Z">
          <w:pPr>
            <w:pStyle w:val="ListParagraph"/>
            <w:ind w:left="792"/>
          </w:pPr>
        </w:pPrChange>
      </w:pPr>
      <m:oMathPara>
        <m:oMathParaPr>
          <m:jc m:val="left"/>
        </m:oMathParaPr>
        <m:oMath>
          <m:acc>
            <m:accPr>
              <m:ctrlPr>
                <w:ins w:id="5781" w:author="The Si Tran" w:date="2012-12-07T22:21:00Z">
                  <w:rPr>
                    <w:rFonts w:ascii="Cambria Math" w:hAnsi="Cambria Math"/>
                    <w:i/>
                    <w:sz w:val="26"/>
                    <w:szCs w:val="26"/>
                  </w:rPr>
                </w:ins>
              </m:ctrlPr>
            </m:accPr>
            <m:e>
              <w:ins w:id="5782" w:author="The Si Tran" w:date="2012-12-07T22:21:00Z">
                <m:r>
                  <w:rPr>
                    <w:rFonts w:ascii="Cambria Math" w:hAnsi="Cambria Math"/>
                    <w:sz w:val="26"/>
                    <w:szCs w:val="26"/>
                  </w:rPr>
                  <m:t>y</m:t>
                </m:r>
              </w:ins>
            </m:e>
          </m:acc>
          <m:d>
            <m:dPr>
              <m:ctrlPr>
                <w:ins w:id="5783" w:author="The Si Tran" w:date="2012-12-07T22:21:00Z">
                  <w:rPr>
                    <w:rFonts w:ascii="Cambria Math" w:hAnsi="Cambria Math"/>
                    <w:i/>
                    <w:sz w:val="26"/>
                    <w:szCs w:val="26"/>
                  </w:rPr>
                </w:ins>
              </m:ctrlPr>
            </m:dPr>
            <m:e>
              <w:ins w:id="5784" w:author="The Si Tran" w:date="2012-12-07T22:21:00Z">
                <m:r>
                  <w:rPr>
                    <w:rFonts w:ascii="Cambria Math" w:hAnsi="Cambria Math"/>
                    <w:sz w:val="26"/>
                    <w:szCs w:val="26"/>
                  </w:rPr>
                  <m:t>t+1</m:t>
                </m:r>
              </w:ins>
            </m:e>
          </m:d>
          <w:ins w:id="5785" w:author="The Si Tran" w:date="2012-12-07T22:21:00Z">
            <m:r>
              <w:rPr>
                <w:rFonts w:ascii="Cambria Math" w:hAnsi="Cambria Math"/>
                <w:sz w:val="26"/>
                <w:szCs w:val="26"/>
              </w:rPr>
              <m:t>=</m:t>
            </m:r>
          </w:ins>
          <m:sSub>
            <m:sSubPr>
              <m:ctrlPr>
                <w:ins w:id="5786" w:author="The Si Tran" w:date="2012-12-07T22:21:00Z">
                  <w:rPr>
                    <w:rFonts w:ascii="Cambria Math" w:hAnsi="Cambria Math"/>
                    <w:i/>
                    <w:sz w:val="26"/>
                    <w:szCs w:val="26"/>
                  </w:rPr>
                </w:ins>
              </m:ctrlPr>
            </m:sSubPr>
            <m:e>
              <w:ins w:id="5787" w:author="The Si Tran" w:date="2012-12-07T22:21:00Z">
                <m:r>
                  <w:rPr>
                    <w:rFonts w:ascii="Cambria Math" w:hAnsi="Cambria Math"/>
                    <w:sz w:val="26"/>
                    <w:szCs w:val="26"/>
                  </w:rPr>
                  <m:t>a</m:t>
                </m:r>
              </w:ins>
            </m:e>
            <m:sub>
              <w:ins w:id="5788" w:author="The Si Tran" w:date="2012-12-07T22:21:00Z">
                <m:r>
                  <w:rPr>
                    <w:rFonts w:ascii="Cambria Math" w:hAnsi="Cambria Math"/>
                    <w:sz w:val="26"/>
                    <w:szCs w:val="26"/>
                  </w:rPr>
                  <m:t>0</m:t>
                </m:r>
              </w:ins>
            </m:sub>
          </m:sSub>
          <w:ins w:id="5789" w:author="The Si Tran" w:date="2012-12-07T22:21:00Z">
            <m:r>
              <w:rPr>
                <w:rFonts w:ascii="Cambria Math" w:hAnsi="Cambria Math"/>
                <w:sz w:val="26"/>
                <w:szCs w:val="26"/>
              </w:rPr>
              <m:t>+</m:t>
            </m:r>
          </w:ins>
          <m:sSub>
            <m:sSubPr>
              <m:ctrlPr>
                <w:ins w:id="5790" w:author="The Si Tran" w:date="2012-12-07T22:21:00Z">
                  <w:rPr>
                    <w:rFonts w:ascii="Cambria Math" w:hAnsi="Cambria Math"/>
                    <w:i/>
                    <w:sz w:val="26"/>
                    <w:szCs w:val="26"/>
                  </w:rPr>
                </w:ins>
              </m:ctrlPr>
            </m:sSubPr>
            <m:e>
              <w:ins w:id="5791" w:author="The Si Tran" w:date="2012-12-07T22:21:00Z">
                <m:r>
                  <w:rPr>
                    <w:rFonts w:ascii="Cambria Math" w:hAnsi="Cambria Math"/>
                    <w:sz w:val="26"/>
                    <w:szCs w:val="26"/>
                  </w:rPr>
                  <m:t>a</m:t>
                </m:r>
              </w:ins>
            </m:e>
            <m:sub>
              <w:ins w:id="5792" w:author="The Si Tran" w:date="2012-12-07T22:21:00Z">
                <m:r>
                  <w:rPr>
                    <w:rFonts w:ascii="Cambria Math" w:hAnsi="Cambria Math"/>
                    <w:sz w:val="26"/>
                    <w:szCs w:val="26"/>
                  </w:rPr>
                  <m:t>1</m:t>
                </m:r>
              </w:ins>
            </m:sub>
          </m:sSub>
          <w:ins w:id="5793" w:author="The Si Tran" w:date="2012-12-07T22:21:00Z">
            <m:r>
              <w:rPr>
                <w:rFonts w:ascii="Cambria Math" w:hAnsi="Cambria Math"/>
                <w:sz w:val="26"/>
                <w:szCs w:val="26"/>
              </w:rPr>
              <m:t>y</m:t>
            </m:r>
          </w:ins>
          <m:d>
            <m:dPr>
              <m:ctrlPr>
                <w:ins w:id="5794" w:author="The Si Tran" w:date="2012-12-07T22:21:00Z">
                  <w:rPr>
                    <w:rFonts w:ascii="Cambria Math" w:hAnsi="Cambria Math"/>
                    <w:i/>
                    <w:sz w:val="26"/>
                    <w:szCs w:val="26"/>
                  </w:rPr>
                </w:ins>
              </m:ctrlPr>
            </m:dPr>
            <m:e>
              <w:ins w:id="5795" w:author="The Si Tran" w:date="2012-12-07T22:21:00Z">
                <m:r>
                  <w:rPr>
                    <w:rFonts w:ascii="Cambria Math" w:hAnsi="Cambria Math"/>
                    <w:sz w:val="26"/>
                    <w:szCs w:val="26"/>
                  </w:rPr>
                  <m:t>t</m:t>
                </m:r>
              </w:ins>
            </m:e>
          </m:d>
          <w:ins w:id="5796" w:author="The Si Tran" w:date="2012-12-07T22:21:00Z">
            <m:r>
              <w:rPr>
                <w:rFonts w:ascii="Cambria Math" w:hAnsi="Cambria Math"/>
                <w:sz w:val="26"/>
                <w:szCs w:val="26"/>
              </w:rPr>
              <m:t>+…+</m:t>
            </m:r>
          </w:ins>
          <m:sSub>
            <m:sSubPr>
              <m:ctrlPr>
                <w:ins w:id="5797" w:author="The Si Tran" w:date="2012-12-07T22:21:00Z">
                  <w:rPr>
                    <w:rFonts w:ascii="Cambria Math" w:hAnsi="Cambria Math"/>
                    <w:i/>
                    <w:sz w:val="26"/>
                    <w:szCs w:val="26"/>
                  </w:rPr>
                </w:ins>
              </m:ctrlPr>
            </m:sSubPr>
            <m:e>
              <w:ins w:id="5798" w:author="The Si Tran" w:date="2012-12-07T22:21:00Z">
                <m:r>
                  <w:rPr>
                    <w:rFonts w:ascii="Cambria Math" w:hAnsi="Cambria Math"/>
                    <w:sz w:val="26"/>
                    <w:szCs w:val="26"/>
                  </w:rPr>
                  <m:t>a</m:t>
                </m:r>
              </w:ins>
            </m:e>
            <m:sub>
              <w:ins w:id="5799" w:author="The Si Tran" w:date="2012-12-07T22:21:00Z">
                <m:r>
                  <w:rPr>
                    <w:rFonts w:ascii="Cambria Math" w:hAnsi="Cambria Math"/>
                    <w:sz w:val="26"/>
                    <w:szCs w:val="26"/>
                  </w:rPr>
                  <m:t>p</m:t>
                </m:r>
              </w:ins>
            </m:sub>
          </m:sSub>
          <w:ins w:id="5800" w:author="The Si Tran" w:date="2012-12-07T22:21:00Z">
            <m:r>
              <w:rPr>
                <w:rFonts w:ascii="Cambria Math" w:hAnsi="Cambria Math"/>
                <w:sz w:val="26"/>
                <w:szCs w:val="26"/>
              </w:rPr>
              <m:t>y</m:t>
            </m:r>
          </w:ins>
          <m:d>
            <m:dPr>
              <m:ctrlPr>
                <w:ins w:id="5801" w:author="The Si Tran" w:date="2012-12-07T22:21:00Z">
                  <w:rPr>
                    <w:rFonts w:ascii="Cambria Math" w:hAnsi="Cambria Math"/>
                    <w:i/>
                    <w:sz w:val="26"/>
                    <w:szCs w:val="26"/>
                  </w:rPr>
                </w:ins>
              </m:ctrlPr>
            </m:dPr>
            <m:e>
              <w:ins w:id="5802" w:author="The Si Tran" w:date="2012-12-07T22:21:00Z">
                <m:r>
                  <w:rPr>
                    <w:rFonts w:ascii="Cambria Math" w:hAnsi="Cambria Math"/>
                    <w:sz w:val="26"/>
                    <w:szCs w:val="26"/>
                  </w:rPr>
                  <m:t>t-p+1</m:t>
                </m:r>
              </w:ins>
            </m:e>
          </m:d>
          <w:ins w:id="5803" w:author="The Si Tran" w:date="2012-12-07T22:21:00Z">
            <m:r>
              <w:rPr>
                <w:rFonts w:ascii="Cambria Math" w:hAnsi="Cambria Math"/>
                <w:sz w:val="26"/>
                <w:szCs w:val="26"/>
              </w:rPr>
              <m:t>+0+</m:t>
            </m:r>
          </w:ins>
          <m:sSub>
            <m:sSubPr>
              <m:ctrlPr>
                <w:ins w:id="5804" w:author="The Si Tran" w:date="2012-12-07T22:21:00Z">
                  <w:rPr>
                    <w:rFonts w:ascii="Cambria Math" w:hAnsi="Cambria Math"/>
                    <w:i/>
                    <w:sz w:val="26"/>
                    <w:szCs w:val="26"/>
                  </w:rPr>
                </w:ins>
              </m:ctrlPr>
            </m:sSubPr>
            <m:e>
              <w:ins w:id="5805" w:author="The Si Tran" w:date="2012-12-07T22:21:00Z">
                <m:r>
                  <w:rPr>
                    <w:rFonts w:ascii="Cambria Math" w:hAnsi="Cambria Math"/>
                    <w:sz w:val="26"/>
                    <w:szCs w:val="26"/>
                  </w:rPr>
                  <m:t>b</m:t>
                </m:r>
              </w:ins>
            </m:e>
            <m:sub>
              <w:ins w:id="5806" w:author="The Si Tran" w:date="2012-12-07T22:21:00Z">
                <m:r>
                  <w:rPr>
                    <w:rFonts w:ascii="Cambria Math" w:hAnsi="Cambria Math"/>
                    <w:sz w:val="26"/>
                    <w:szCs w:val="26"/>
                  </w:rPr>
                  <m:t>1</m:t>
                </m:r>
              </w:ins>
            </m:sub>
          </m:sSub>
          <w:ins w:id="5807" w:author="The Si Tran" w:date="2012-12-07T22:21:00Z">
            <m:r>
              <w:rPr>
                <w:rFonts w:ascii="Cambria Math" w:hAnsi="Cambria Math"/>
                <w:sz w:val="26"/>
                <w:szCs w:val="26"/>
              </w:rPr>
              <m:t>e</m:t>
            </m:r>
          </w:ins>
          <m:d>
            <m:dPr>
              <m:ctrlPr>
                <w:ins w:id="5808" w:author="The Si Tran" w:date="2012-12-07T22:21:00Z">
                  <w:rPr>
                    <w:rFonts w:ascii="Cambria Math" w:hAnsi="Cambria Math"/>
                    <w:i/>
                    <w:sz w:val="26"/>
                    <w:szCs w:val="26"/>
                  </w:rPr>
                </w:ins>
              </m:ctrlPr>
            </m:dPr>
            <m:e>
              <w:ins w:id="5809" w:author="The Si Tran" w:date="2012-12-07T22:21:00Z">
                <m:r>
                  <w:rPr>
                    <w:rFonts w:ascii="Cambria Math" w:hAnsi="Cambria Math"/>
                    <w:sz w:val="26"/>
                    <w:szCs w:val="26"/>
                  </w:rPr>
                  <m:t>t</m:t>
                </m:r>
              </w:ins>
            </m:e>
          </m:d>
          <w:ins w:id="5810" w:author="The Si Tran" w:date="2012-12-07T22:21:00Z">
            <m:r>
              <w:rPr>
                <w:rFonts w:ascii="Cambria Math" w:hAnsi="Cambria Math"/>
                <w:sz w:val="26"/>
                <w:szCs w:val="26"/>
              </w:rPr>
              <m:t>+…+</m:t>
            </m:r>
          </w:ins>
          <m:sSub>
            <m:sSubPr>
              <m:ctrlPr>
                <w:ins w:id="5811" w:author="The Si Tran" w:date="2012-12-07T22:21:00Z">
                  <w:rPr>
                    <w:rFonts w:ascii="Cambria Math" w:hAnsi="Cambria Math"/>
                    <w:i/>
                    <w:sz w:val="26"/>
                    <w:szCs w:val="26"/>
                  </w:rPr>
                </w:ins>
              </m:ctrlPr>
            </m:sSubPr>
            <m:e>
              <w:ins w:id="5812" w:author="The Si Tran" w:date="2012-12-07T22:21:00Z">
                <m:r>
                  <w:rPr>
                    <w:rFonts w:ascii="Cambria Math" w:hAnsi="Cambria Math"/>
                    <w:sz w:val="26"/>
                    <w:szCs w:val="26"/>
                  </w:rPr>
                  <m:t>b</m:t>
                </m:r>
              </w:ins>
            </m:e>
            <m:sub>
              <w:ins w:id="5813" w:author="The Si Tran" w:date="2012-12-07T22:21:00Z">
                <m:r>
                  <w:rPr>
                    <w:rFonts w:ascii="Cambria Math" w:hAnsi="Cambria Math"/>
                    <w:sz w:val="26"/>
                    <w:szCs w:val="26"/>
                  </w:rPr>
                  <m:t>q</m:t>
                </m:r>
              </w:ins>
            </m:sub>
          </m:sSub>
          <w:ins w:id="5814" w:author="The Si Tran" w:date="2012-12-07T22:21:00Z">
            <m:r>
              <w:rPr>
                <w:rFonts w:ascii="Cambria Math" w:hAnsi="Cambria Math"/>
                <w:sz w:val="26"/>
                <w:szCs w:val="26"/>
              </w:rPr>
              <m:t>e(1-q+1)</m:t>
            </m:r>
          </w:ins>
        </m:oMath>
      </m:oMathPara>
    </w:p>
    <w:p w14:paraId="1BBB3B19" w14:textId="77777777" w:rsidR="00C74575" w:rsidRPr="001C47AE" w:rsidRDefault="00D35DF6">
      <w:pPr>
        <w:pStyle w:val="ListParagraph"/>
        <w:spacing w:line="360" w:lineRule="auto"/>
        <w:ind w:left="360"/>
        <w:rPr>
          <w:ins w:id="5815" w:author="The Si Tran" w:date="2012-12-07T22:21:00Z"/>
          <w:rFonts w:ascii="Times New Roman" w:eastAsiaTheme="minorEastAsia" w:hAnsi="Times New Roman"/>
          <w:sz w:val="26"/>
          <w:szCs w:val="26"/>
        </w:rPr>
        <w:pPrChange w:id="5816" w:author="The Si Tran" w:date="2012-12-14T05:31:00Z">
          <w:pPr>
            <w:pStyle w:val="ListParagraph"/>
            <w:ind w:left="792"/>
          </w:pPr>
        </w:pPrChange>
      </w:pPr>
      <m:oMathPara>
        <m:oMathParaPr>
          <m:jc m:val="left"/>
        </m:oMathParaPr>
        <m:oMath>
          <m:acc>
            <m:accPr>
              <m:ctrlPr>
                <w:ins w:id="5817" w:author="The Si Tran" w:date="2012-12-07T22:21:00Z">
                  <w:rPr>
                    <w:rFonts w:ascii="Cambria Math" w:hAnsi="Cambria Math"/>
                    <w:i/>
                    <w:sz w:val="26"/>
                    <w:szCs w:val="26"/>
                  </w:rPr>
                </w:ins>
              </m:ctrlPr>
            </m:accPr>
            <m:e>
              <w:ins w:id="5818" w:author="The Si Tran" w:date="2012-12-07T22:21:00Z">
                <m:r>
                  <w:rPr>
                    <w:rFonts w:ascii="Cambria Math" w:hAnsi="Cambria Math"/>
                    <w:sz w:val="26"/>
                    <w:szCs w:val="26"/>
                  </w:rPr>
                  <m:t>y</m:t>
                </m:r>
              </w:ins>
            </m:e>
          </m:acc>
          <m:d>
            <m:dPr>
              <m:ctrlPr>
                <w:ins w:id="5819" w:author="The Si Tran" w:date="2012-12-07T22:21:00Z">
                  <w:rPr>
                    <w:rFonts w:ascii="Cambria Math" w:hAnsi="Cambria Math"/>
                    <w:i/>
                    <w:sz w:val="26"/>
                    <w:szCs w:val="26"/>
                  </w:rPr>
                </w:ins>
              </m:ctrlPr>
            </m:dPr>
            <m:e>
              <w:ins w:id="5820" w:author="The Si Tran" w:date="2012-12-07T22:21:00Z">
                <m:r>
                  <w:rPr>
                    <w:rFonts w:ascii="Cambria Math" w:hAnsi="Cambria Math"/>
                    <w:sz w:val="26"/>
                    <w:szCs w:val="26"/>
                  </w:rPr>
                  <m:t>t+2</m:t>
                </m:r>
              </w:ins>
            </m:e>
          </m:d>
          <w:ins w:id="5821" w:author="The Si Tran" w:date="2012-12-07T22:21:00Z">
            <m:r>
              <w:rPr>
                <w:rFonts w:ascii="Cambria Math" w:hAnsi="Cambria Math"/>
                <w:sz w:val="26"/>
                <w:szCs w:val="26"/>
              </w:rPr>
              <m:t>=</m:t>
            </m:r>
          </w:ins>
          <m:sSub>
            <m:sSubPr>
              <m:ctrlPr>
                <w:ins w:id="5822" w:author="The Si Tran" w:date="2012-12-07T22:21:00Z">
                  <w:rPr>
                    <w:rFonts w:ascii="Cambria Math" w:hAnsi="Cambria Math"/>
                    <w:i/>
                    <w:sz w:val="26"/>
                    <w:szCs w:val="26"/>
                  </w:rPr>
                </w:ins>
              </m:ctrlPr>
            </m:sSubPr>
            <m:e>
              <w:ins w:id="5823" w:author="The Si Tran" w:date="2012-12-07T22:21:00Z">
                <m:r>
                  <w:rPr>
                    <w:rFonts w:ascii="Cambria Math" w:hAnsi="Cambria Math"/>
                    <w:sz w:val="26"/>
                    <w:szCs w:val="26"/>
                  </w:rPr>
                  <m:t>a</m:t>
                </m:r>
              </w:ins>
            </m:e>
            <m:sub>
              <w:ins w:id="5824" w:author="The Si Tran" w:date="2012-12-07T22:21:00Z">
                <m:r>
                  <w:rPr>
                    <w:rFonts w:ascii="Cambria Math" w:hAnsi="Cambria Math"/>
                    <w:sz w:val="26"/>
                    <w:szCs w:val="26"/>
                  </w:rPr>
                  <m:t>0</m:t>
                </m:r>
              </w:ins>
            </m:sub>
          </m:sSub>
          <w:ins w:id="5825" w:author="The Si Tran" w:date="2012-12-07T22:21:00Z">
            <m:r>
              <w:rPr>
                <w:rFonts w:ascii="Cambria Math" w:hAnsi="Cambria Math"/>
                <w:sz w:val="26"/>
                <w:szCs w:val="26"/>
              </w:rPr>
              <m:t>+</m:t>
            </m:r>
          </w:ins>
          <m:sSub>
            <m:sSubPr>
              <m:ctrlPr>
                <w:ins w:id="5826" w:author="The Si Tran" w:date="2012-12-07T22:21:00Z">
                  <w:rPr>
                    <w:rFonts w:ascii="Cambria Math" w:hAnsi="Cambria Math"/>
                    <w:i/>
                    <w:sz w:val="26"/>
                    <w:szCs w:val="26"/>
                  </w:rPr>
                </w:ins>
              </m:ctrlPr>
            </m:sSubPr>
            <m:e>
              <w:ins w:id="5827" w:author="The Si Tran" w:date="2012-12-07T22:21:00Z">
                <m:r>
                  <w:rPr>
                    <w:rFonts w:ascii="Cambria Math" w:hAnsi="Cambria Math"/>
                    <w:sz w:val="26"/>
                    <w:szCs w:val="26"/>
                  </w:rPr>
                  <m:t>a</m:t>
                </m:r>
              </w:ins>
            </m:e>
            <m:sub>
              <w:ins w:id="5828" w:author="The Si Tran" w:date="2012-12-07T22:21:00Z">
                <m:r>
                  <w:rPr>
                    <w:rFonts w:ascii="Cambria Math" w:hAnsi="Cambria Math"/>
                    <w:sz w:val="26"/>
                    <w:szCs w:val="26"/>
                  </w:rPr>
                  <m:t>1</m:t>
                </m:r>
              </w:ins>
            </m:sub>
          </m:sSub>
          <w:ins w:id="5829" w:author="The Si Tran" w:date="2012-12-07T22:21:00Z">
            <m:r>
              <w:rPr>
                <w:rFonts w:ascii="Cambria Math" w:hAnsi="Cambria Math"/>
                <w:sz w:val="26"/>
                <w:szCs w:val="26"/>
              </w:rPr>
              <m:t>y</m:t>
            </m:r>
          </w:ins>
          <m:d>
            <m:dPr>
              <m:ctrlPr>
                <w:ins w:id="5830" w:author="The Si Tran" w:date="2012-12-07T22:21:00Z">
                  <w:rPr>
                    <w:rFonts w:ascii="Cambria Math" w:hAnsi="Cambria Math"/>
                    <w:i/>
                    <w:sz w:val="26"/>
                    <w:szCs w:val="26"/>
                  </w:rPr>
                </w:ins>
              </m:ctrlPr>
            </m:dPr>
            <m:e>
              <w:ins w:id="5831" w:author="The Si Tran" w:date="2012-12-07T22:21:00Z">
                <m:r>
                  <w:rPr>
                    <w:rFonts w:ascii="Cambria Math" w:hAnsi="Cambria Math"/>
                    <w:sz w:val="26"/>
                    <w:szCs w:val="26"/>
                  </w:rPr>
                  <m:t>t+1</m:t>
                </m:r>
              </w:ins>
            </m:e>
          </m:d>
          <w:ins w:id="5832" w:author="The Si Tran" w:date="2012-12-07T22:21:00Z">
            <m:r>
              <w:rPr>
                <w:rFonts w:ascii="Cambria Math" w:hAnsi="Cambria Math"/>
                <w:sz w:val="26"/>
                <w:szCs w:val="26"/>
              </w:rPr>
              <m:t>+…+</m:t>
            </m:r>
          </w:ins>
          <m:sSub>
            <m:sSubPr>
              <m:ctrlPr>
                <w:ins w:id="5833" w:author="The Si Tran" w:date="2012-12-07T22:21:00Z">
                  <w:rPr>
                    <w:rFonts w:ascii="Cambria Math" w:hAnsi="Cambria Math"/>
                    <w:i/>
                    <w:sz w:val="26"/>
                    <w:szCs w:val="26"/>
                  </w:rPr>
                </w:ins>
              </m:ctrlPr>
            </m:sSubPr>
            <m:e>
              <w:ins w:id="5834" w:author="The Si Tran" w:date="2012-12-07T22:21:00Z">
                <m:r>
                  <w:rPr>
                    <w:rFonts w:ascii="Cambria Math" w:hAnsi="Cambria Math"/>
                    <w:sz w:val="26"/>
                    <w:szCs w:val="26"/>
                  </w:rPr>
                  <m:t>a</m:t>
                </m:r>
              </w:ins>
            </m:e>
            <m:sub>
              <w:ins w:id="5835" w:author="The Si Tran" w:date="2012-12-07T22:21:00Z">
                <m:r>
                  <w:rPr>
                    <w:rFonts w:ascii="Cambria Math" w:hAnsi="Cambria Math"/>
                    <w:sz w:val="26"/>
                    <w:szCs w:val="26"/>
                  </w:rPr>
                  <m:t>p</m:t>
                </m:r>
              </w:ins>
            </m:sub>
          </m:sSub>
          <w:ins w:id="5836" w:author="The Si Tran" w:date="2012-12-07T22:21:00Z">
            <m:r>
              <w:rPr>
                <w:rFonts w:ascii="Cambria Math" w:hAnsi="Cambria Math"/>
                <w:sz w:val="26"/>
                <w:szCs w:val="26"/>
              </w:rPr>
              <m:t>y</m:t>
            </m:r>
          </w:ins>
          <m:d>
            <m:dPr>
              <m:ctrlPr>
                <w:ins w:id="5837" w:author="The Si Tran" w:date="2012-12-07T22:21:00Z">
                  <w:rPr>
                    <w:rFonts w:ascii="Cambria Math" w:hAnsi="Cambria Math"/>
                    <w:i/>
                    <w:sz w:val="26"/>
                    <w:szCs w:val="26"/>
                  </w:rPr>
                </w:ins>
              </m:ctrlPr>
            </m:dPr>
            <m:e>
              <w:ins w:id="5838" w:author="The Si Tran" w:date="2012-12-07T22:21:00Z">
                <m:r>
                  <w:rPr>
                    <w:rFonts w:ascii="Cambria Math" w:hAnsi="Cambria Math"/>
                    <w:sz w:val="26"/>
                    <w:szCs w:val="26"/>
                  </w:rPr>
                  <m:t>t-p+2</m:t>
                </m:r>
              </w:ins>
            </m:e>
          </m:d>
          <w:ins w:id="5839" w:author="The Si Tran" w:date="2012-12-07T22:21:00Z">
            <m:r>
              <w:rPr>
                <w:rFonts w:ascii="Cambria Math" w:hAnsi="Cambria Math"/>
                <w:sz w:val="26"/>
                <w:szCs w:val="26"/>
              </w:rPr>
              <m:t>+0+</m:t>
            </m:r>
          </w:ins>
          <m:sSub>
            <m:sSubPr>
              <m:ctrlPr>
                <w:ins w:id="5840" w:author="The Si Tran" w:date="2012-12-07T22:21:00Z">
                  <w:rPr>
                    <w:rFonts w:ascii="Cambria Math" w:hAnsi="Cambria Math"/>
                    <w:i/>
                    <w:sz w:val="26"/>
                    <w:szCs w:val="26"/>
                  </w:rPr>
                </w:ins>
              </m:ctrlPr>
            </m:sSubPr>
            <m:e>
              <w:ins w:id="5841" w:author="The Si Tran" w:date="2012-12-07T22:21:00Z">
                <m:r>
                  <w:rPr>
                    <w:rFonts w:ascii="Cambria Math" w:hAnsi="Cambria Math"/>
                    <w:sz w:val="26"/>
                    <w:szCs w:val="26"/>
                  </w:rPr>
                  <m:t>b</m:t>
                </m:r>
              </w:ins>
            </m:e>
            <m:sub>
              <w:ins w:id="5842" w:author="The Si Tran" w:date="2012-12-07T22:21:00Z">
                <m:r>
                  <w:rPr>
                    <w:rFonts w:ascii="Cambria Math" w:hAnsi="Cambria Math"/>
                    <w:sz w:val="26"/>
                    <w:szCs w:val="26"/>
                  </w:rPr>
                  <m:t>1</m:t>
                </m:r>
              </w:ins>
            </m:sub>
          </m:sSub>
          <w:ins w:id="5843" w:author="The Si Tran" w:date="2012-12-07T22:21:00Z">
            <m:r>
              <w:rPr>
                <w:rFonts w:ascii="Cambria Math" w:hAnsi="Cambria Math"/>
                <w:sz w:val="26"/>
                <w:szCs w:val="26"/>
              </w:rPr>
              <m:t>0+…+</m:t>
            </m:r>
          </w:ins>
          <m:sSub>
            <m:sSubPr>
              <m:ctrlPr>
                <w:ins w:id="5844" w:author="The Si Tran" w:date="2012-12-07T22:21:00Z">
                  <w:rPr>
                    <w:rFonts w:ascii="Cambria Math" w:hAnsi="Cambria Math"/>
                    <w:i/>
                    <w:sz w:val="26"/>
                    <w:szCs w:val="26"/>
                  </w:rPr>
                </w:ins>
              </m:ctrlPr>
            </m:sSubPr>
            <m:e>
              <w:ins w:id="5845" w:author="The Si Tran" w:date="2012-12-07T22:21:00Z">
                <m:r>
                  <w:rPr>
                    <w:rFonts w:ascii="Cambria Math" w:hAnsi="Cambria Math"/>
                    <w:sz w:val="26"/>
                    <w:szCs w:val="26"/>
                  </w:rPr>
                  <m:t>b</m:t>
                </m:r>
              </w:ins>
            </m:e>
            <m:sub>
              <w:ins w:id="5846" w:author="The Si Tran" w:date="2012-12-07T22:21:00Z">
                <m:r>
                  <w:rPr>
                    <w:rFonts w:ascii="Cambria Math" w:hAnsi="Cambria Math"/>
                    <w:sz w:val="26"/>
                    <w:szCs w:val="26"/>
                  </w:rPr>
                  <m:t>q</m:t>
                </m:r>
              </w:ins>
            </m:sub>
          </m:sSub>
          <w:ins w:id="5847" w:author="The Si Tran" w:date="2012-12-07T22:21:00Z">
            <m:r>
              <w:rPr>
                <w:rFonts w:ascii="Cambria Math" w:hAnsi="Cambria Math"/>
                <w:sz w:val="26"/>
                <w:szCs w:val="26"/>
              </w:rPr>
              <m:t>e(1-q+2)</m:t>
            </m:r>
          </w:ins>
        </m:oMath>
      </m:oMathPara>
    </w:p>
    <w:p w14:paraId="78D6F38A" w14:textId="77777777" w:rsidR="00C74575" w:rsidRPr="001C47AE" w:rsidRDefault="00D35DF6">
      <w:pPr>
        <w:pStyle w:val="ListParagraph"/>
        <w:spacing w:line="360" w:lineRule="auto"/>
        <w:ind w:left="360"/>
        <w:rPr>
          <w:ins w:id="5848" w:author="The Si Tran" w:date="2012-12-07T22:21:00Z"/>
          <w:rFonts w:ascii="Times New Roman" w:eastAsiaTheme="minorEastAsia" w:hAnsi="Times New Roman"/>
          <w:sz w:val="26"/>
          <w:szCs w:val="26"/>
        </w:rPr>
        <w:pPrChange w:id="5849" w:author="The Si Tran" w:date="2012-12-14T05:31:00Z">
          <w:pPr>
            <w:pStyle w:val="ListParagraph"/>
            <w:ind w:left="792"/>
          </w:pPr>
        </w:pPrChange>
      </w:pPr>
      <m:oMathPara>
        <m:oMathParaPr>
          <m:jc m:val="left"/>
        </m:oMathParaPr>
        <m:oMath>
          <m:acc>
            <m:accPr>
              <m:ctrlPr>
                <w:ins w:id="5850" w:author="The Si Tran" w:date="2012-12-07T22:21:00Z">
                  <w:rPr>
                    <w:rFonts w:ascii="Cambria Math" w:hAnsi="Cambria Math"/>
                    <w:i/>
                    <w:sz w:val="26"/>
                    <w:szCs w:val="26"/>
                  </w:rPr>
                </w:ins>
              </m:ctrlPr>
            </m:accPr>
            <m:e>
              <w:ins w:id="5851" w:author="The Si Tran" w:date="2012-12-07T22:21:00Z">
                <m:r>
                  <w:rPr>
                    <w:rFonts w:ascii="Cambria Math" w:hAnsi="Cambria Math"/>
                    <w:sz w:val="26"/>
                    <w:szCs w:val="26"/>
                  </w:rPr>
                  <m:t>y</m:t>
                </m:r>
              </w:ins>
            </m:e>
          </m:acc>
          <m:d>
            <m:dPr>
              <m:ctrlPr>
                <w:ins w:id="5852" w:author="The Si Tran" w:date="2012-12-07T22:21:00Z">
                  <w:rPr>
                    <w:rFonts w:ascii="Cambria Math" w:hAnsi="Cambria Math"/>
                    <w:i/>
                    <w:sz w:val="26"/>
                    <w:szCs w:val="26"/>
                  </w:rPr>
                </w:ins>
              </m:ctrlPr>
            </m:dPr>
            <m:e>
              <w:ins w:id="5853" w:author="The Si Tran" w:date="2012-12-07T22:21:00Z">
                <m:r>
                  <w:rPr>
                    <w:rFonts w:ascii="Cambria Math" w:hAnsi="Cambria Math"/>
                    <w:sz w:val="26"/>
                    <w:szCs w:val="26"/>
                  </w:rPr>
                  <m:t>t+3</m:t>
                </m:r>
              </w:ins>
            </m:e>
          </m:d>
          <w:ins w:id="5854" w:author="The Si Tran" w:date="2012-12-07T22:21:00Z">
            <m:r>
              <w:rPr>
                <w:rFonts w:ascii="Cambria Math" w:hAnsi="Cambria Math"/>
                <w:sz w:val="26"/>
                <w:szCs w:val="26"/>
              </w:rPr>
              <m:t>=</m:t>
            </m:r>
          </w:ins>
          <m:sSub>
            <m:sSubPr>
              <m:ctrlPr>
                <w:ins w:id="5855" w:author="The Si Tran" w:date="2012-12-07T22:21:00Z">
                  <w:rPr>
                    <w:rFonts w:ascii="Cambria Math" w:hAnsi="Cambria Math"/>
                    <w:i/>
                    <w:sz w:val="26"/>
                    <w:szCs w:val="26"/>
                  </w:rPr>
                </w:ins>
              </m:ctrlPr>
            </m:sSubPr>
            <m:e>
              <w:ins w:id="5856" w:author="The Si Tran" w:date="2012-12-07T22:21:00Z">
                <m:r>
                  <w:rPr>
                    <w:rFonts w:ascii="Cambria Math" w:hAnsi="Cambria Math"/>
                    <w:sz w:val="26"/>
                    <w:szCs w:val="26"/>
                  </w:rPr>
                  <m:t>a</m:t>
                </m:r>
              </w:ins>
            </m:e>
            <m:sub>
              <w:ins w:id="5857" w:author="The Si Tran" w:date="2012-12-07T22:21:00Z">
                <m:r>
                  <w:rPr>
                    <w:rFonts w:ascii="Cambria Math" w:hAnsi="Cambria Math"/>
                    <w:sz w:val="26"/>
                    <w:szCs w:val="26"/>
                  </w:rPr>
                  <m:t>0</m:t>
                </m:r>
              </w:ins>
            </m:sub>
          </m:sSub>
          <w:ins w:id="5858" w:author="The Si Tran" w:date="2012-12-07T22:21:00Z">
            <m:r>
              <w:rPr>
                <w:rFonts w:ascii="Cambria Math" w:hAnsi="Cambria Math"/>
                <w:sz w:val="26"/>
                <w:szCs w:val="26"/>
              </w:rPr>
              <m:t>+</m:t>
            </m:r>
          </w:ins>
          <m:sSub>
            <m:sSubPr>
              <m:ctrlPr>
                <w:ins w:id="5859" w:author="The Si Tran" w:date="2012-12-07T22:21:00Z">
                  <w:rPr>
                    <w:rFonts w:ascii="Cambria Math" w:hAnsi="Cambria Math"/>
                    <w:i/>
                    <w:sz w:val="26"/>
                    <w:szCs w:val="26"/>
                  </w:rPr>
                </w:ins>
              </m:ctrlPr>
            </m:sSubPr>
            <m:e>
              <w:ins w:id="5860" w:author="The Si Tran" w:date="2012-12-07T22:21:00Z">
                <m:r>
                  <w:rPr>
                    <w:rFonts w:ascii="Cambria Math" w:hAnsi="Cambria Math"/>
                    <w:sz w:val="26"/>
                    <w:szCs w:val="26"/>
                  </w:rPr>
                  <m:t>a</m:t>
                </m:r>
              </w:ins>
            </m:e>
            <m:sub>
              <w:ins w:id="5861" w:author="The Si Tran" w:date="2012-12-07T22:21:00Z">
                <m:r>
                  <w:rPr>
                    <w:rFonts w:ascii="Cambria Math" w:hAnsi="Cambria Math"/>
                    <w:sz w:val="26"/>
                    <w:szCs w:val="26"/>
                  </w:rPr>
                  <m:t>1</m:t>
                </m:r>
              </w:ins>
            </m:sub>
          </m:sSub>
          <w:ins w:id="5862" w:author="The Si Tran" w:date="2012-12-07T22:21:00Z">
            <m:r>
              <w:rPr>
                <w:rFonts w:ascii="Cambria Math" w:hAnsi="Cambria Math"/>
                <w:sz w:val="26"/>
                <w:szCs w:val="26"/>
              </w:rPr>
              <m:t>y</m:t>
            </m:r>
          </w:ins>
          <m:d>
            <m:dPr>
              <m:ctrlPr>
                <w:ins w:id="5863" w:author="The Si Tran" w:date="2012-12-07T22:21:00Z">
                  <w:rPr>
                    <w:rFonts w:ascii="Cambria Math" w:hAnsi="Cambria Math"/>
                    <w:i/>
                    <w:sz w:val="26"/>
                    <w:szCs w:val="26"/>
                  </w:rPr>
                </w:ins>
              </m:ctrlPr>
            </m:dPr>
            <m:e>
              <w:ins w:id="5864" w:author="The Si Tran" w:date="2012-12-07T22:21:00Z">
                <m:r>
                  <w:rPr>
                    <w:rFonts w:ascii="Cambria Math" w:hAnsi="Cambria Math"/>
                    <w:sz w:val="26"/>
                    <w:szCs w:val="26"/>
                  </w:rPr>
                  <m:t>t+2</m:t>
                </m:r>
              </w:ins>
            </m:e>
          </m:d>
          <w:ins w:id="5865" w:author="The Si Tran" w:date="2012-12-07T22:21:00Z">
            <m:r>
              <w:rPr>
                <w:rFonts w:ascii="Cambria Math" w:hAnsi="Cambria Math"/>
                <w:sz w:val="26"/>
                <w:szCs w:val="26"/>
              </w:rPr>
              <m:t>+…+</m:t>
            </m:r>
          </w:ins>
          <m:sSub>
            <m:sSubPr>
              <m:ctrlPr>
                <w:ins w:id="5866" w:author="The Si Tran" w:date="2012-12-07T22:21:00Z">
                  <w:rPr>
                    <w:rFonts w:ascii="Cambria Math" w:hAnsi="Cambria Math"/>
                    <w:i/>
                    <w:sz w:val="26"/>
                    <w:szCs w:val="26"/>
                  </w:rPr>
                </w:ins>
              </m:ctrlPr>
            </m:sSubPr>
            <m:e>
              <w:ins w:id="5867" w:author="The Si Tran" w:date="2012-12-07T22:21:00Z">
                <m:r>
                  <w:rPr>
                    <w:rFonts w:ascii="Cambria Math" w:hAnsi="Cambria Math"/>
                    <w:sz w:val="26"/>
                    <w:szCs w:val="26"/>
                  </w:rPr>
                  <m:t>a</m:t>
                </m:r>
              </w:ins>
            </m:e>
            <m:sub>
              <w:ins w:id="5868" w:author="The Si Tran" w:date="2012-12-07T22:21:00Z">
                <m:r>
                  <w:rPr>
                    <w:rFonts w:ascii="Cambria Math" w:hAnsi="Cambria Math"/>
                    <w:sz w:val="26"/>
                    <w:szCs w:val="26"/>
                  </w:rPr>
                  <m:t>p</m:t>
                </m:r>
              </w:ins>
            </m:sub>
          </m:sSub>
          <w:ins w:id="5869" w:author="The Si Tran" w:date="2012-12-07T22:21:00Z">
            <m:r>
              <w:rPr>
                <w:rFonts w:ascii="Cambria Math" w:hAnsi="Cambria Math"/>
                <w:sz w:val="26"/>
                <w:szCs w:val="26"/>
              </w:rPr>
              <m:t>y</m:t>
            </m:r>
          </w:ins>
          <m:d>
            <m:dPr>
              <m:ctrlPr>
                <w:ins w:id="5870" w:author="The Si Tran" w:date="2012-12-07T22:21:00Z">
                  <w:rPr>
                    <w:rFonts w:ascii="Cambria Math" w:hAnsi="Cambria Math"/>
                    <w:i/>
                    <w:sz w:val="26"/>
                    <w:szCs w:val="26"/>
                  </w:rPr>
                </w:ins>
              </m:ctrlPr>
            </m:dPr>
            <m:e>
              <w:ins w:id="5871" w:author="The Si Tran" w:date="2012-12-07T22:21:00Z">
                <m:r>
                  <w:rPr>
                    <w:rFonts w:ascii="Cambria Math" w:hAnsi="Cambria Math"/>
                    <w:sz w:val="26"/>
                    <w:szCs w:val="26"/>
                  </w:rPr>
                  <m:t>t-p+3</m:t>
                </m:r>
              </w:ins>
            </m:e>
          </m:d>
          <w:ins w:id="5872" w:author="The Si Tran" w:date="2012-12-07T22:21:00Z">
            <m:r>
              <w:rPr>
                <w:rFonts w:ascii="Cambria Math" w:hAnsi="Cambria Math"/>
                <w:sz w:val="26"/>
                <w:szCs w:val="26"/>
              </w:rPr>
              <m:t>+0+</m:t>
            </m:r>
          </w:ins>
          <m:sSub>
            <m:sSubPr>
              <m:ctrlPr>
                <w:ins w:id="5873" w:author="The Si Tran" w:date="2012-12-07T22:21:00Z">
                  <w:rPr>
                    <w:rFonts w:ascii="Cambria Math" w:hAnsi="Cambria Math"/>
                    <w:i/>
                    <w:sz w:val="26"/>
                    <w:szCs w:val="26"/>
                  </w:rPr>
                </w:ins>
              </m:ctrlPr>
            </m:sSubPr>
            <m:e>
              <w:ins w:id="5874" w:author="The Si Tran" w:date="2012-12-07T22:21:00Z">
                <m:r>
                  <w:rPr>
                    <w:rFonts w:ascii="Cambria Math" w:hAnsi="Cambria Math"/>
                    <w:sz w:val="26"/>
                    <w:szCs w:val="26"/>
                  </w:rPr>
                  <m:t>b</m:t>
                </m:r>
              </w:ins>
            </m:e>
            <m:sub>
              <w:ins w:id="5875" w:author="The Si Tran" w:date="2012-12-07T22:21:00Z">
                <m:r>
                  <w:rPr>
                    <w:rFonts w:ascii="Cambria Math" w:hAnsi="Cambria Math"/>
                    <w:sz w:val="26"/>
                    <w:szCs w:val="26"/>
                  </w:rPr>
                  <m:t>1</m:t>
                </m:r>
              </w:ins>
            </m:sub>
          </m:sSub>
          <w:ins w:id="5876" w:author="The Si Tran" w:date="2012-12-07T22:21:00Z">
            <m:r>
              <w:rPr>
                <w:rFonts w:ascii="Cambria Math" w:hAnsi="Cambria Math"/>
                <w:sz w:val="26"/>
                <w:szCs w:val="26"/>
              </w:rPr>
              <m:t>0+</m:t>
            </m:r>
          </w:ins>
          <m:sSub>
            <m:sSubPr>
              <m:ctrlPr>
                <w:ins w:id="5877" w:author="The Si Tran" w:date="2012-12-07T22:21:00Z">
                  <w:rPr>
                    <w:rFonts w:ascii="Cambria Math" w:hAnsi="Cambria Math"/>
                    <w:i/>
                    <w:sz w:val="26"/>
                    <w:szCs w:val="26"/>
                  </w:rPr>
                </w:ins>
              </m:ctrlPr>
            </m:sSubPr>
            <m:e>
              <w:ins w:id="5878" w:author="The Si Tran" w:date="2012-12-07T22:21:00Z">
                <m:r>
                  <w:rPr>
                    <w:rFonts w:ascii="Cambria Math" w:hAnsi="Cambria Math"/>
                    <w:sz w:val="26"/>
                    <w:szCs w:val="26"/>
                  </w:rPr>
                  <m:t>b</m:t>
                </m:r>
              </w:ins>
            </m:e>
            <m:sub>
              <w:ins w:id="5879" w:author="The Si Tran" w:date="2012-12-07T22:21:00Z">
                <m:r>
                  <w:rPr>
                    <w:rFonts w:ascii="Cambria Math" w:hAnsi="Cambria Math"/>
                    <w:sz w:val="26"/>
                    <w:szCs w:val="26"/>
                  </w:rPr>
                  <m:t>2</m:t>
                </m:r>
              </w:ins>
            </m:sub>
          </m:sSub>
          <w:ins w:id="5880" w:author="The Si Tran" w:date="2012-12-07T22:21:00Z">
            <m:r>
              <w:rPr>
                <w:rFonts w:ascii="Cambria Math" w:hAnsi="Cambria Math"/>
                <w:sz w:val="26"/>
                <w:szCs w:val="26"/>
              </w:rPr>
              <m:t>0+…+</m:t>
            </m:r>
          </w:ins>
          <m:sSub>
            <m:sSubPr>
              <m:ctrlPr>
                <w:ins w:id="5881" w:author="The Si Tran" w:date="2012-12-07T22:21:00Z">
                  <w:rPr>
                    <w:rFonts w:ascii="Cambria Math" w:hAnsi="Cambria Math"/>
                    <w:i/>
                    <w:sz w:val="26"/>
                    <w:szCs w:val="26"/>
                  </w:rPr>
                </w:ins>
              </m:ctrlPr>
            </m:sSubPr>
            <m:e>
              <w:ins w:id="5882" w:author="The Si Tran" w:date="2012-12-07T22:21:00Z">
                <m:r>
                  <w:rPr>
                    <w:rFonts w:ascii="Cambria Math" w:hAnsi="Cambria Math"/>
                    <w:sz w:val="26"/>
                    <w:szCs w:val="26"/>
                  </w:rPr>
                  <m:t>b</m:t>
                </m:r>
              </w:ins>
            </m:e>
            <m:sub>
              <w:ins w:id="5883" w:author="The Si Tran" w:date="2012-12-07T22:21:00Z">
                <m:r>
                  <w:rPr>
                    <w:rFonts w:ascii="Cambria Math" w:hAnsi="Cambria Math"/>
                    <w:sz w:val="26"/>
                    <w:szCs w:val="26"/>
                  </w:rPr>
                  <m:t>q</m:t>
                </m:r>
              </w:ins>
            </m:sub>
          </m:sSub>
          <w:ins w:id="5884"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5885" w:author="The Si Tran" w:date="2012-12-07T22:21:00Z"/>
          <w:rFonts w:ascii="Times New Roman" w:eastAsiaTheme="minorEastAsia" w:hAnsi="Times New Roman"/>
          <w:sz w:val="26"/>
          <w:szCs w:val="26"/>
        </w:rPr>
        <w:pPrChange w:id="5886" w:author="The Si Tran" w:date="2012-12-14T05:31:00Z">
          <w:pPr>
            <w:pStyle w:val="ListParagraph"/>
            <w:ind w:left="792"/>
          </w:pPr>
        </w:pPrChange>
      </w:pPr>
      <w:ins w:id="5887"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D35DF6">
      <w:pPr>
        <w:pStyle w:val="ListParagraph"/>
        <w:spacing w:line="360" w:lineRule="auto"/>
        <w:ind w:left="360"/>
        <w:rPr>
          <w:ins w:id="5888" w:author="The Si Tran" w:date="2012-12-07T22:13:00Z"/>
          <w:szCs w:val="26"/>
        </w:rPr>
        <w:pPrChange w:id="5889" w:author="The Si Tran" w:date="2012-12-16T17:13:00Z">
          <w:pPr/>
        </w:pPrChange>
      </w:pPr>
      <m:oMathPara>
        <m:oMath>
          <m:acc>
            <m:accPr>
              <m:ctrlPr>
                <w:ins w:id="5890" w:author="The Si Tran" w:date="2012-12-07T22:21:00Z">
                  <w:rPr>
                    <w:rFonts w:ascii="Cambria Math" w:hAnsi="Cambria Math"/>
                    <w:i/>
                    <w:sz w:val="26"/>
                    <w:szCs w:val="26"/>
                  </w:rPr>
                </w:ins>
              </m:ctrlPr>
            </m:accPr>
            <m:e>
              <w:ins w:id="5891" w:author="The Si Tran" w:date="2012-12-07T22:21:00Z">
                <m:r>
                  <w:rPr>
                    <w:rFonts w:ascii="Cambria Math" w:hAnsi="Cambria Math"/>
                    <w:sz w:val="26"/>
                    <w:szCs w:val="26"/>
                  </w:rPr>
                  <m:t>y</m:t>
                </m:r>
              </w:ins>
            </m:e>
          </m:acc>
          <m:d>
            <m:dPr>
              <m:ctrlPr>
                <w:ins w:id="5892" w:author="The Si Tran" w:date="2012-12-07T22:21:00Z">
                  <w:rPr>
                    <w:rFonts w:ascii="Cambria Math" w:hAnsi="Cambria Math"/>
                    <w:i/>
                    <w:sz w:val="26"/>
                    <w:szCs w:val="26"/>
                  </w:rPr>
                </w:ins>
              </m:ctrlPr>
            </m:dPr>
            <m:e>
              <w:ins w:id="5893" w:author="The Si Tran" w:date="2012-12-07T22:21:00Z">
                <m:r>
                  <w:rPr>
                    <w:rFonts w:ascii="Cambria Math" w:hAnsi="Cambria Math"/>
                    <w:sz w:val="26"/>
                    <w:szCs w:val="26"/>
                  </w:rPr>
                  <m:t>t+n</m:t>
                </m:r>
              </w:ins>
            </m:e>
          </m:d>
          <w:ins w:id="5894" w:author="The Si Tran" w:date="2012-12-07T22:21:00Z">
            <m:r>
              <w:rPr>
                <w:rFonts w:ascii="Cambria Math" w:hAnsi="Cambria Math"/>
                <w:sz w:val="26"/>
                <w:szCs w:val="26"/>
              </w:rPr>
              <m:t>=</m:t>
            </m:r>
          </w:ins>
          <m:sSub>
            <m:sSubPr>
              <m:ctrlPr>
                <w:ins w:id="5895" w:author="The Si Tran" w:date="2012-12-07T22:21:00Z">
                  <w:rPr>
                    <w:rFonts w:ascii="Cambria Math" w:hAnsi="Cambria Math"/>
                    <w:i/>
                    <w:sz w:val="26"/>
                    <w:szCs w:val="26"/>
                  </w:rPr>
                </w:ins>
              </m:ctrlPr>
            </m:sSubPr>
            <m:e>
              <w:ins w:id="5896" w:author="The Si Tran" w:date="2012-12-07T22:21:00Z">
                <m:r>
                  <w:rPr>
                    <w:rFonts w:ascii="Cambria Math" w:hAnsi="Cambria Math"/>
                    <w:sz w:val="26"/>
                    <w:szCs w:val="26"/>
                  </w:rPr>
                  <m:t>a</m:t>
                </m:r>
              </w:ins>
            </m:e>
            <m:sub>
              <w:ins w:id="5897" w:author="The Si Tran" w:date="2012-12-07T22:21:00Z">
                <m:r>
                  <w:rPr>
                    <w:rFonts w:ascii="Cambria Math" w:hAnsi="Cambria Math"/>
                    <w:sz w:val="26"/>
                    <w:szCs w:val="26"/>
                  </w:rPr>
                  <m:t>0</m:t>
                </m:r>
              </w:ins>
            </m:sub>
          </m:sSub>
          <w:ins w:id="5898" w:author="The Si Tran" w:date="2012-12-07T22:21:00Z">
            <m:r>
              <w:rPr>
                <w:rFonts w:ascii="Cambria Math" w:hAnsi="Cambria Math"/>
                <w:sz w:val="26"/>
                <w:szCs w:val="26"/>
              </w:rPr>
              <m:t>+</m:t>
            </m:r>
          </w:ins>
          <m:sSub>
            <m:sSubPr>
              <m:ctrlPr>
                <w:ins w:id="5899" w:author="The Si Tran" w:date="2012-12-07T22:21:00Z">
                  <w:rPr>
                    <w:rFonts w:ascii="Cambria Math" w:hAnsi="Cambria Math"/>
                    <w:i/>
                    <w:sz w:val="26"/>
                    <w:szCs w:val="26"/>
                  </w:rPr>
                </w:ins>
              </m:ctrlPr>
            </m:sSubPr>
            <m:e>
              <w:ins w:id="5900" w:author="The Si Tran" w:date="2012-12-07T22:21:00Z">
                <m:r>
                  <w:rPr>
                    <w:rFonts w:ascii="Cambria Math" w:hAnsi="Cambria Math"/>
                    <w:sz w:val="26"/>
                    <w:szCs w:val="26"/>
                  </w:rPr>
                  <m:t>a</m:t>
                </m:r>
              </w:ins>
            </m:e>
            <m:sub>
              <w:ins w:id="5901" w:author="The Si Tran" w:date="2012-12-07T22:21:00Z">
                <m:r>
                  <w:rPr>
                    <w:rFonts w:ascii="Cambria Math" w:hAnsi="Cambria Math"/>
                    <w:sz w:val="26"/>
                    <w:szCs w:val="26"/>
                  </w:rPr>
                  <m:t>1</m:t>
                </m:r>
              </w:ins>
            </m:sub>
          </m:sSub>
          <w:ins w:id="5902" w:author="The Si Tran" w:date="2012-12-07T22:21:00Z">
            <m:r>
              <w:rPr>
                <w:rFonts w:ascii="Cambria Math" w:hAnsi="Cambria Math"/>
                <w:sz w:val="26"/>
                <w:szCs w:val="26"/>
              </w:rPr>
              <m:t>y</m:t>
            </m:r>
          </w:ins>
          <m:d>
            <m:dPr>
              <m:ctrlPr>
                <w:ins w:id="5903" w:author="The Si Tran" w:date="2012-12-07T22:21:00Z">
                  <w:rPr>
                    <w:rFonts w:ascii="Cambria Math" w:hAnsi="Cambria Math"/>
                    <w:i/>
                    <w:sz w:val="26"/>
                    <w:szCs w:val="26"/>
                  </w:rPr>
                </w:ins>
              </m:ctrlPr>
            </m:dPr>
            <m:e>
              <w:ins w:id="5904" w:author="The Si Tran" w:date="2012-12-07T22:21:00Z">
                <m:r>
                  <w:rPr>
                    <w:rFonts w:ascii="Cambria Math" w:hAnsi="Cambria Math"/>
                    <w:sz w:val="26"/>
                    <w:szCs w:val="26"/>
                  </w:rPr>
                  <m:t>t+n-1</m:t>
                </m:r>
              </w:ins>
            </m:e>
          </m:d>
          <w:ins w:id="5905" w:author="The Si Tran" w:date="2012-12-07T22:21:00Z">
            <m:r>
              <w:rPr>
                <w:rFonts w:ascii="Cambria Math" w:hAnsi="Cambria Math"/>
                <w:sz w:val="26"/>
                <w:szCs w:val="26"/>
              </w:rPr>
              <m:t>+…+</m:t>
            </m:r>
          </w:ins>
          <m:sSub>
            <m:sSubPr>
              <m:ctrlPr>
                <w:ins w:id="5906" w:author="The Si Tran" w:date="2012-12-07T22:21:00Z">
                  <w:rPr>
                    <w:rFonts w:ascii="Cambria Math" w:hAnsi="Cambria Math"/>
                    <w:i/>
                    <w:sz w:val="26"/>
                    <w:szCs w:val="26"/>
                  </w:rPr>
                </w:ins>
              </m:ctrlPr>
            </m:sSubPr>
            <m:e>
              <w:ins w:id="5907" w:author="The Si Tran" w:date="2012-12-07T22:21:00Z">
                <m:r>
                  <w:rPr>
                    <w:rFonts w:ascii="Cambria Math" w:hAnsi="Cambria Math"/>
                    <w:sz w:val="26"/>
                    <w:szCs w:val="26"/>
                  </w:rPr>
                  <m:t>a</m:t>
                </m:r>
              </w:ins>
            </m:e>
            <m:sub>
              <w:ins w:id="5908" w:author="The Si Tran" w:date="2012-12-07T22:21:00Z">
                <m:r>
                  <w:rPr>
                    <w:rFonts w:ascii="Cambria Math" w:hAnsi="Cambria Math"/>
                    <w:sz w:val="26"/>
                    <w:szCs w:val="26"/>
                  </w:rPr>
                  <m:t>p</m:t>
                </m:r>
              </w:ins>
            </m:sub>
          </m:sSub>
          <w:ins w:id="5909" w:author="The Si Tran" w:date="2012-12-07T22:21:00Z">
            <m:r>
              <w:rPr>
                <w:rFonts w:ascii="Cambria Math" w:hAnsi="Cambria Math"/>
                <w:sz w:val="26"/>
                <w:szCs w:val="26"/>
              </w:rPr>
              <m:t>y</m:t>
            </m:r>
          </w:ins>
          <m:d>
            <m:dPr>
              <m:ctrlPr>
                <w:ins w:id="5910" w:author="The Si Tran" w:date="2012-12-07T22:21:00Z">
                  <w:rPr>
                    <w:rFonts w:ascii="Cambria Math" w:hAnsi="Cambria Math"/>
                    <w:i/>
                    <w:sz w:val="26"/>
                    <w:szCs w:val="26"/>
                  </w:rPr>
                </w:ins>
              </m:ctrlPr>
            </m:dPr>
            <m:e>
              <w:ins w:id="5911" w:author="The Si Tran" w:date="2012-12-07T22:21:00Z">
                <m:r>
                  <w:rPr>
                    <w:rFonts w:ascii="Cambria Math" w:hAnsi="Cambria Math"/>
                    <w:sz w:val="26"/>
                    <w:szCs w:val="26"/>
                  </w:rPr>
                  <m:t>t-p+n</m:t>
                </m:r>
              </w:ins>
            </m:e>
          </m:d>
          <w:ins w:id="5912" w:author="The Si Tran" w:date="2012-12-07T22:21:00Z">
            <m:r>
              <w:rPr>
                <w:rFonts w:ascii="Cambria Math" w:hAnsi="Cambria Math"/>
                <w:sz w:val="26"/>
                <w:szCs w:val="26"/>
              </w:rPr>
              <m:t>+0+</m:t>
            </m:r>
          </w:ins>
          <m:sSub>
            <m:sSubPr>
              <m:ctrlPr>
                <w:ins w:id="5913" w:author="The Si Tran" w:date="2012-12-07T22:21:00Z">
                  <w:rPr>
                    <w:rFonts w:ascii="Cambria Math" w:hAnsi="Cambria Math"/>
                    <w:i/>
                    <w:sz w:val="26"/>
                    <w:szCs w:val="26"/>
                  </w:rPr>
                </w:ins>
              </m:ctrlPr>
            </m:sSubPr>
            <m:e>
              <w:ins w:id="5914" w:author="The Si Tran" w:date="2012-12-07T22:21:00Z">
                <m:r>
                  <w:rPr>
                    <w:rFonts w:ascii="Cambria Math" w:hAnsi="Cambria Math"/>
                    <w:sz w:val="26"/>
                    <w:szCs w:val="26"/>
                  </w:rPr>
                  <m:t>b</m:t>
                </m:r>
              </w:ins>
            </m:e>
            <m:sub>
              <w:ins w:id="5915" w:author="The Si Tran" w:date="2012-12-07T22:21:00Z">
                <m:r>
                  <w:rPr>
                    <w:rFonts w:ascii="Cambria Math" w:hAnsi="Cambria Math"/>
                    <w:sz w:val="26"/>
                    <w:szCs w:val="26"/>
                  </w:rPr>
                  <m:t>1</m:t>
                </m:r>
              </w:ins>
            </m:sub>
          </m:sSub>
          <w:ins w:id="5916" w:author="The Si Tran" w:date="2012-12-07T22:21:00Z">
            <m:r>
              <w:rPr>
                <w:rFonts w:ascii="Cambria Math" w:hAnsi="Cambria Math"/>
                <w:sz w:val="26"/>
                <w:szCs w:val="26"/>
              </w:rPr>
              <m:t>0+</m:t>
            </m:r>
          </w:ins>
          <m:sSub>
            <m:sSubPr>
              <m:ctrlPr>
                <w:ins w:id="5917" w:author="The Si Tran" w:date="2012-12-07T22:21:00Z">
                  <w:rPr>
                    <w:rFonts w:ascii="Cambria Math" w:hAnsi="Cambria Math"/>
                    <w:i/>
                    <w:sz w:val="26"/>
                    <w:szCs w:val="26"/>
                  </w:rPr>
                </w:ins>
              </m:ctrlPr>
            </m:sSubPr>
            <m:e>
              <w:ins w:id="5918" w:author="The Si Tran" w:date="2012-12-07T22:21:00Z">
                <m:r>
                  <w:rPr>
                    <w:rFonts w:ascii="Cambria Math" w:hAnsi="Cambria Math"/>
                    <w:sz w:val="26"/>
                    <w:szCs w:val="26"/>
                  </w:rPr>
                  <m:t>b</m:t>
                </m:r>
              </w:ins>
            </m:e>
            <m:sub>
              <w:ins w:id="5919" w:author="The Si Tran" w:date="2012-12-07T22:21:00Z">
                <m:r>
                  <w:rPr>
                    <w:rFonts w:ascii="Cambria Math" w:hAnsi="Cambria Math"/>
                    <w:sz w:val="26"/>
                    <w:szCs w:val="26"/>
                  </w:rPr>
                  <m:t>2</m:t>
                </m:r>
              </w:ins>
            </m:sub>
          </m:sSub>
          <w:ins w:id="5920" w:author="The Si Tran" w:date="2012-12-07T22:21:00Z">
            <m:r>
              <w:rPr>
                <w:rFonts w:ascii="Cambria Math" w:hAnsi="Cambria Math"/>
                <w:sz w:val="26"/>
                <w:szCs w:val="26"/>
              </w:rPr>
              <m:t>0+…+</m:t>
            </m:r>
          </w:ins>
          <m:sSub>
            <m:sSubPr>
              <m:ctrlPr>
                <w:ins w:id="5921" w:author="The Si Tran" w:date="2012-12-07T22:21:00Z">
                  <w:rPr>
                    <w:rFonts w:ascii="Cambria Math" w:hAnsi="Cambria Math"/>
                    <w:i/>
                    <w:sz w:val="26"/>
                    <w:szCs w:val="26"/>
                  </w:rPr>
                </w:ins>
              </m:ctrlPr>
            </m:sSubPr>
            <m:e>
              <w:ins w:id="5922" w:author="The Si Tran" w:date="2012-12-07T22:21:00Z">
                <m:r>
                  <w:rPr>
                    <w:rFonts w:ascii="Cambria Math" w:hAnsi="Cambria Math"/>
                    <w:sz w:val="26"/>
                    <w:szCs w:val="26"/>
                  </w:rPr>
                  <m:t>b</m:t>
                </m:r>
              </w:ins>
            </m:e>
            <m:sub>
              <w:ins w:id="5923" w:author="The Si Tran" w:date="2012-12-07T22:21:00Z">
                <m:r>
                  <w:rPr>
                    <w:rFonts w:ascii="Cambria Math" w:hAnsi="Cambria Math"/>
                    <w:sz w:val="26"/>
                    <w:szCs w:val="26"/>
                  </w:rPr>
                  <m:t>q</m:t>
                </m:r>
              </w:ins>
            </m:sub>
          </m:sSub>
          <w:ins w:id="5924" w:author="The Si Tran" w:date="2012-12-07T22:21:00Z">
            <m:r>
              <w:rPr>
                <w:rFonts w:ascii="Cambria Math" w:hAnsi="Cambria Math"/>
                <w:sz w:val="26"/>
                <w:szCs w:val="26"/>
              </w:rPr>
              <m:t>e(1-q+n)</m:t>
            </m:r>
          </w:ins>
        </m:oMath>
      </m:oMathPara>
    </w:p>
    <w:p w14:paraId="3139B9C9" w14:textId="77777777" w:rsidR="00A625DC" w:rsidRDefault="00A625DC">
      <w:pPr>
        <w:pStyle w:val="BuletL1"/>
        <w:rPr>
          <w:ins w:id="5925" w:author="The Si Tran" w:date="2012-12-07T22:22:00Z"/>
        </w:rPr>
        <w:pPrChange w:id="5926" w:author="The Si Tran" w:date="2012-12-16T17:13:00Z">
          <w:pPr/>
        </w:pPrChange>
      </w:pPr>
      <w:ins w:id="5927"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5928" w:author="The Si Tran" w:date="2012-12-07T22:21:00Z"/>
          <w:szCs w:val="26"/>
        </w:rPr>
        <w:pPrChange w:id="5929" w:author="The Si Tran" w:date="2012-12-14T05:31:00Z">
          <w:pPr/>
        </w:pPrChange>
      </w:pPr>
      <w:ins w:id="5930"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5931" w:author="The Si Tran" w:date="2012-12-07T22:21:00Z"/>
          <w:rFonts w:ascii="Times New Roman" w:hAnsi="Times New Roman"/>
          <w:sz w:val="26"/>
          <w:szCs w:val="26"/>
        </w:rPr>
        <w:pPrChange w:id="5932" w:author="The Si Tran" w:date="2012-12-14T05:31:00Z">
          <w:pPr>
            <w:pStyle w:val="ListParagraph"/>
            <w:numPr>
              <w:numId w:val="23"/>
            </w:numPr>
            <w:ind w:left="1080" w:hanging="360"/>
          </w:pPr>
        </w:pPrChange>
      </w:pPr>
      <w:ins w:id="5933"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5934" w:author="The Si Tran" w:date="2012-12-07T22:21:00Z"/>
          <w:rFonts w:ascii="Times New Roman" w:hAnsi="Times New Roman"/>
          <w:sz w:val="26"/>
          <w:szCs w:val="26"/>
        </w:rPr>
        <w:pPrChange w:id="5935" w:author="The Si Tran" w:date="2012-12-14T05:31:00Z">
          <w:pPr>
            <w:pStyle w:val="ListParagraph"/>
            <w:numPr>
              <w:numId w:val="23"/>
            </w:numPr>
            <w:ind w:left="1080" w:hanging="360"/>
          </w:pPr>
        </w:pPrChange>
      </w:pPr>
      <w:ins w:id="5936"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937" w:author="The Si Tran" w:date="2012-12-14T05:31:00Z">
          <w:pPr/>
        </w:pPrChange>
      </w:pPr>
    </w:p>
    <w:p w14:paraId="2C8B6B72" w14:textId="5B8E2950" w:rsidR="00826F68" w:rsidRPr="0049233F" w:rsidRDefault="00B80B3D">
      <w:pPr>
        <w:pStyle w:val="Heading2"/>
        <w:rPr>
          <w:sz w:val="26"/>
          <w:szCs w:val="26"/>
          <w:rPrChange w:id="5938" w:author="The Si Tran" w:date="2012-12-05T23:02:00Z">
            <w:rPr/>
          </w:rPrChange>
        </w:rPr>
      </w:pPr>
      <w:bookmarkStart w:id="5939" w:name="_Toc343461264"/>
      <w:r w:rsidRPr="0049233F">
        <w:rPr>
          <w:sz w:val="26"/>
          <w:szCs w:val="26"/>
          <w:rPrChange w:id="5940" w:author="The Si Tran" w:date="2012-12-05T23:02:00Z">
            <w:rPr>
              <w:rFonts w:cs="Times New Roman"/>
              <w:b w:val="0"/>
              <w:bCs w:val="0"/>
              <w:iCs w:val="0"/>
              <w:sz w:val="26"/>
              <w:szCs w:val="22"/>
            </w:rPr>
          </w:rPrChange>
        </w:rPr>
        <w:t>Kết luận về mô hình ARIMA</w:t>
      </w:r>
      <w:bookmarkEnd w:id="5939"/>
    </w:p>
    <w:p w14:paraId="7BA5C88E" w14:textId="77777777" w:rsidR="00D969EA" w:rsidRPr="0049233F" w:rsidRDefault="00D969EA">
      <w:pPr>
        <w:rPr>
          <w:rPrChange w:id="5941" w:author="The Si Tran" w:date="2012-12-05T23:02:00Z">
            <w:rPr>
              <w:sz w:val="28"/>
              <w:szCs w:val="28"/>
            </w:rPr>
          </w:rPrChange>
        </w:rPr>
        <w:pPrChange w:id="5942" w:author="The Si Tran" w:date="2012-12-16T08:14:00Z">
          <w:pPr>
            <w:ind w:firstLine="540"/>
          </w:pPr>
        </w:pPrChange>
      </w:pPr>
      <w:r w:rsidRPr="0049233F">
        <w:rPr>
          <w:rPrChange w:id="5943"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944" w:author="The Si Tran" w:date="2012-12-05T23:02:00Z">
            <w:rPr>
              <w:sz w:val="28"/>
              <w:szCs w:val="28"/>
            </w:rPr>
          </w:rPrChange>
        </w:rPr>
        <w:pPrChange w:id="5945" w:author="The Si Tran" w:date="2012-12-14T05:32:00Z">
          <w:pPr>
            <w:numPr>
              <w:numId w:val="3"/>
            </w:numPr>
            <w:tabs>
              <w:tab w:val="num" w:pos="1365"/>
            </w:tabs>
            <w:spacing w:before="0" w:line="240" w:lineRule="auto"/>
            <w:ind w:left="1365" w:hanging="825"/>
            <w:jc w:val="left"/>
          </w:pPr>
        </w:pPrChange>
      </w:pPr>
      <w:r w:rsidRPr="0049233F">
        <w:rPr>
          <w:szCs w:val="26"/>
          <w:rPrChange w:id="5946" w:author="The Si Tran" w:date="2012-12-05T23:02:00Z">
            <w:rPr>
              <w:sz w:val="28"/>
              <w:szCs w:val="28"/>
            </w:rPr>
          </w:rPrChange>
        </w:rPr>
        <w:lastRenderedPageBreak/>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5947" w:author="The Si Tran" w:date="2012-12-05T23:02:00Z">
            <w:rPr>
              <w:sz w:val="28"/>
              <w:szCs w:val="28"/>
            </w:rPr>
          </w:rPrChange>
        </w:rPr>
        <w:pPrChange w:id="5948" w:author="The Si Tran" w:date="2012-12-14T05:32:00Z">
          <w:pPr>
            <w:numPr>
              <w:numId w:val="3"/>
            </w:numPr>
            <w:tabs>
              <w:tab w:val="num" w:pos="1365"/>
            </w:tabs>
            <w:spacing w:before="0" w:line="240" w:lineRule="auto"/>
            <w:ind w:left="1365" w:hanging="825"/>
            <w:jc w:val="left"/>
          </w:pPr>
        </w:pPrChange>
      </w:pPr>
      <w:r w:rsidRPr="0049233F">
        <w:rPr>
          <w:szCs w:val="26"/>
          <w:rPrChange w:id="5949" w:author="The Si Tran" w:date="2012-12-05T23:02:00Z">
            <w:rPr>
              <w:sz w:val="28"/>
              <w:szCs w:val="28"/>
            </w:rPr>
          </w:rPrChange>
        </w:rPr>
        <w:t>Không dễ cập nhậ</w:t>
      </w:r>
      <w:r w:rsidR="00BE4B86">
        <w:rPr>
          <w:szCs w:val="26"/>
        </w:rPr>
        <w:t>p mô hình khi có thê</w:t>
      </w:r>
      <w:r w:rsidRPr="0049233F">
        <w:rPr>
          <w:szCs w:val="26"/>
          <w:rPrChange w:id="5950" w:author="The Si Tran" w:date="2012-12-05T23:02:00Z">
            <w:rPr>
              <w:sz w:val="28"/>
              <w:szCs w:val="28"/>
            </w:rPr>
          </w:rPrChange>
        </w:rPr>
        <w:t>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951" w:author="The Si Tran" w:date="2012-12-05T23:02:00Z">
            <w:rPr>
              <w:sz w:val="28"/>
              <w:szCs w:val="28"/>
            </w:rPr>
          </w:rPrChange>
        </w:rPr>
        <w:pPrChange w:id="5952" w:author="The Si Tran" w:date="2012-12-14T05:32:00Z">
          <w:pPr>
            <w:numPr>
              <w:numId w:val="3"/>
            </w:numPr>
            <w:tabs>
              <w:tab w:val="num" w:pos="1365"/>
            </w:tabs>
            <w:spacing w:before="0" w:line="240" w:lineRule="auto"/>
            <w:ind w:left="1365" w:hanging="825"/>
            <w:jc w:val="left"/>
          </w:pPr>
        </w:pPrChange>
      </w:pPr>
      <w:r w:rsidRPr="0049233F">
        <w:rPr>
          <w:szCs w:val="26"/>
          <w:rPrChange w:id="5953"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954" w:author="The Si Tran" w:date="2012-12-12T07:57:00Z"/>
          <w:szCs w:val="26"/>
        </w:rPr>
      </w:pPr>
      <w:ins w:id="5955" w:author="The Si Tran" w:date="2012-12-12T07:57:00Z">
        <w:r>
          <w:rPr>
            <w:szCs w:val="26"/>
          </w:rPr>
          <w:br w:type="page"/>
        </w:r>
      </w:ins>
    </w:p>
    <w:p w14:paraId="4E0FA947" w14:textId="0E845A2F" w:rsidR="006E3FE4" w:rsidRPr="0050316D" w:rsidDel="00D139B5" w:rsidRDefault="00396099" w:rsidP="00D969EA">
      <w:pPr>
        <w:rPr>
          <w:del w:id="5956" w:author="The Si Tran" w:date="2012-12-12T07:57:00Z"/>
          <w:sz w:val="32"/>
          <w:szCs w:val="32"/>
          <w:rPrChange w:id="5957" w:author="The Si Tran" w:date="2012-12-12T13:56:00Z">
            <w:rPr>
              <w:del w:id="5958" w:author="The Si Tran" w:date="2012-12-12T07:57:00Z"/>
              <w:szCs w:val="26"/>
            </w:rPr>
          </w:rPrChange>
        </w:rPr>
      </w:pPr>
      <w:bookmarkStart w:id="5959" w:name="_Toc343083629"/>
      <w:bookmarkStart w:id="5960" w:name="_Toc343083843"/>
      <w:bookmarkStart w:id="5961" w:name="_Toc343084054"/>
      <w:bookmarkStart w:id="5962" w:name="_Toc343220813"/>
      <w:bookmarkStart w:id="5963" w:name="_Toc343232317"/>
      <w:bookmarkStart w:id="5964" w:name="_Toc343232730"/>
      <w:bookmarkStart w:id="5965" w:name="_Toc343233015"/>
      <w:bookmarkStart w:id="5966" w:name="_Toc343415520"/>
      <w:bookmarkStart w:id="5967" w:name="_Toc343415816"/>
      <w:bookmarkEnd w:id="5959"/>
      <w:bookmarkEnd w:id="5960"/>
      <w:bookmarkEnd w:id="5961"/>
      <w:bookmarkEnd w:id="5962"/>
      <w:bookmarkEnd w:id="5963"/>
      <w:bookmarkEnd w:id="5964"/>
      <w:bookmarkEnd w:id="5965"/>
      <w:bookmarkEnd w:id="5966"/>
      <w:bookmarkEnd w:id="5967"/>
      <w:ins w:id="5968" w:author="superchickend" w:date="2012-12-16T14:59:00Z">
        <w:r>
          <w:lastRenderedPageBreak/>
          <w:t xml:space="preserve">    </w:t>
        </w:r>
      </w:ins>
      <w:bookmarkStart w:id="5969" w:name="_Toc343452475"/>
      <w:bookmarkStart w:id="5970" w:name="_Toc343461265"/>
      <w:bookmarkEnd w:id="5969"/>
      <w:bookmarkEnd w:id="5970"/>
    </w:p>
    <w:p w14:paraId="49DDE508" w14:textId="77777777" w:rsidR="006E3FE4" w:rsidRDefault="006E3FE4">
      <w:pPr>
        <w:pStyle w:val="Heading1"/>
        <w:rPr>
          <w:ins w:id="5971" w:author="The Si Tran" w:date="2012-12-16T09:43:00Z"/>
        </w:rPr>
        <w:pPrChange w:id="5972" w:author="The Si Tran" w:date="2012-12-16T09:44:00Z">
          <w:pPr>
            <w:pStyle w:val="Heading1"/>
            <w:jc w:val="left"/>
          </w:pPr>
        </w:pPrChange>
      </w:pPr>
      <w:del w:id="5973" w:author="The Si Tran" w:date="2012-12-12T13:56:00Z">
        <w:r w:rsidRPr="0050316D" w:rsidDel="0050316D">
          <w:rPr>
            <w:rPrChange w:id="5974" w:author="The Si Tran" w:date="2012-12-12T13:56:00Z">
              <w:rPr>
                <w:rFonts w:cs="Times New Roman"/>
                <w:b w:val="0"/>
                <w:bCs w:val="0"/>
                <w:kern w:val="0"/>
                <w:sz w:val="26"/>
                <w:szCs w:val="22"/>
              </w:rPr>
            </w:rPrChange>
          </w:rPr>
          <w:delText>Mô hình ANN</w:delText>
        </w:r>
      </w:del>
      <w:bookmarkStart w:id="5975" w:name="_Toc343461266"/>
      <w:ins w:id="5976" w:author="The Si Tran" w:date="2012-12-12T13:56:00Z">
        <w:r w:rsidR="0050316D" w:rsidRPr="00E078AF">
          <w:t xml:space="preserve">MÔ </w:t>
        </w:r>
        <w:r w:rsidR="0050316D" w:rsidRPr="003E4DFC">
          <w:t>HÌNH</w:t>
        </w:r>
        <w:r w:rsidR="0050316D" w:rsidRPr="00E078AF">
          <w:t xml:space="preserve"> ANN</w:t>
        </w:r>
      </w:ins>
      <w:bookmarkEnd w:id="5975"/>
    </w:p>
    <w:p w14:paraId="2EBA1707" w14:textId="308B1DCE" w:rsidR="00E231FB" w:rsidRPr="00032D83" w:rsidRDefault="00E231FB">
      <w:pPr>
        <w:pPrChange w:id="5977" w:author="The Si Tran" w:date="2012-12-16T09:43:00Z">
          <w:pPr>
            <w:pStyle w:val="Heading1"/>
            <w:jc w:val="left"/>
          </w:pPr>
        </w:pPrChange>
      </w:pPr>
      <w:ins w:id="5978"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5979" w:author="The Si Tran" w:date="2012-12-16T09:43:00Z">
        <w:r>
          <w:t>húng ta sẽ lần lượt tìm hiểu sơ lượ</w:t>
        </w:r>
      </w:ins>
      <w:r w:rsidR="00BE4B86">
        <w:t>c</w:t>
      </w:r>
      <w:ins w:id="5980" w:author="The Si Tran" w:date="2012-12-16T09:43:00Z">
        <w:r>
          <w:t xml:space="preserve">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5981" w:author="The Si Tran" w:date="2012-12-05T23:02:00Z">
            <w:rPr/>
          </w:rPrChange>
        </w:rPr>
      </w:pPr>
      <w:bookmarkStart w:id="5982" w:name="_Toc343461267"/>
      <w:bookmarkStart w:id="5983" w:name="_Toc327348170"/>
      <w:ins w:id="5984" w:author="The Si Tran" w:date="2012-12-12T14:07:00Z">
        <w:r>
          <w:rPr>
            <w:sz w:val="26"/>
            <w:szCs w:val="26"/>
          </w:rPr>
          <w:t>Sơ lược về mạng nơron nhân tạo</w:t>
        </w:r>
      </w:ins>
      <w:bookmarkEnd w:id="5982"/>
      <w:del w:id="5985" w:author="The Si Tran" w:date="2012-12-12T14:07:00Z">
        <w:r w:rsidR="0088753F" w:rsidRPr="0049233F" w:rsidDel="007038D9">
          <w:rPr>
            <w:sz w:val="26"/>
            <w:szCs w:val="26"/>
            <w:rPrChange w:id="5986" w:author="The Si Tran" w:date="2012-12-05T23:02:00Z">
              <w:rPr>
                <w:rFonts w:cs="Times New Roman"/>
                <w:b w:val="0"/>
                <w:bCs w:val="0"/>
                <w:iCs w:val="0"/>
                <w:kern w:val="32"/>
                <w:sz w:val="26"/>
                <w:szCs w:val="22"/>
              </w:rPr>
            </w:rPrChange>
          </w:rPr>
          <w:delText>SƠ LƯỢC VỀ MẠNG NEURON NHÂN TẠO</w:delText>
        </w:r>
      </w:del>
      <w:bookmarkEnd w:id="5983"/>
    </w:p>
    <w:p w14:paraId="2F085492" w14:textId="77777777" w:rsidR="0088753F" w:rsidRPr="0049233F" w:rsidRDefault="0088753F">
      <w:pPr>
        <w:pPrChange w:id="5987"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pPr>
        <w:pPrChange w:id="5988"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5989"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pPr>
        <w:pPrChange w:id="5990"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991" w:name="_Toc327348171"/>
      <w:del w:id="5992" w:author="The Si Tran" w:date="2012-12-12T14:07:00Z">
        <w:r w:rsidRPr="0049233F" w:rsidDel="007038D9">
          <w:rPr>
            <w:rPrChange w:id="5993" w:author="The Si Tran" w:date="2012-12-05T23:02:00Z">
              <w:rPr>
                <w:rFonts w:cs="Times New Roman"/>
                <w:b w:val="0"/>
                <w:bCs w:val="0"/>
                <w:iCs w:val="0"/>
                <w:sz w:val="26"/>
                <w:szCs w:val="22"/>
              </w:rPr>
            </w:rPrChange>
          </w:rPr>
          <w:delText>CẤU TRÚC VỀ MẠNG NEURON NHÂN TẠO</w:delText>
        </w:r>
      </w:del>
      <w:bookmarkStart w:id="5994" w:name="_Toc343461268"/>
      <w:bookmarkEnd w:id="5991"/>
      <w:ins w:id="5995" w:author="The Si Tran" w:date="2012-12-12T14:07:00Z">
        <w:r w:rsidR="007038D9">
          <w:t>Cấu trúc</w:t>
        </w:r>
        <w:r w:rsidR="007038D9" w:rsidRPr="007038D9">
          <w:rPr>
            <w:sz w:val="26"/>
            <w:szCs w:val="26"/>
          </w:rPr>
          <w:t xml:space="preserve"> về mạng nơron nhân tạo</w:t>
        </w:r>
      </w:ins>
      <w:bookmarkEnd w:id="5994"/>
    </w:p>
    <w:p w14:paraId="754FCA46" w14:textId="77777777" w:rsidR="0088753F" w:rsidRPr="0049233F" w:rsidRDefault="0088753F">
      <w:pPr>
        <w:pPrChange w:id="5996"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997" w:author="The Si Tran" w:date="2012-12-16T08:15:00Z">
          <w:pPr>
            <w:spacing w:before="0"/>
            <w:ind w:firstLine="720"/>
          </w:pPr>
        </w:pPrChange>
      </w:pPr>
      <w:r w:rsidRPr="0049233F">
        <w:t xml:space="preserve">Một đơn vị (Hình </w:t>
      </w:r>
      <w:ins w:id="5998" w:author="The Si Tran" w:date="2012-12-14T05:34:00Z">
        <w:r w:rsidR="00843CA1">
          <w:t>4</w:t>
        </w:r>
      </w:ins>
      <w:del w:id="5999"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000" w:author="The Si Tran" w:date="2012-12-16T17:14:00Z">
          <w:pPr>
            <w:keepNext/>
            <w:spacing w:before="0"/>
            <w:ind w:left="1440" w:firstLine="720"/>
          </w:pPr>
        </w:pPrChange>
      </w:pPr>
      <w:r w:rsidRPr="002B1464">
        <w:rPr>
          <w:noProof/>
        </w:rPr>
        <w:drawing>
          <wp:inline distT="0" distB="0" distL="0" distR="0" wp14:anchorId="460A1617" wp14:editId="0789AD1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0513EF5F" w:rsidR="0088753F" w:rsidRPr="0049233F" w:rsidDel="006C1895" w:rsidRDefault="006C1895">
      <w:pPr>
        <w:pStyle w:val="Hinh"/>
        <w:rPr>
          <w:del w:id="6001" w:author="The Si Tran" w:date="2012-12-11T23:30:00Z"/>
        </w:rPr>
        <w:pPrChange w:id="6002" w:author="The Si Tran" w:date="2012-12-16T17:15:00Z">
          <w:pPr>
            <w:pStyle w:val="Caption"/>
          </w:pPr>
        </w:pPrChange>
      </w:pPr>
      <w:bookmarkStart w:id="6003" w:name="_Toc343452748"/>
      <w:bookmarkStart w:id="6004" w:name="_Toc326299570"/>
      <w:ins w:id="6005" w:author="The Si Tran" w:date="2012-12-11T23:29:00Z">
        <w:r w:rsidRPr="00D753D1">
          <w:rPr>
            <w:bCs w:val="0"/>
            <w:rPrChange w:id="6006" w:author="The Si Tran" w:date="2012-12-16T17:15:00Z">
              <w:rPr>
                <w:b w:val="0"/>
                <w:bCs w:val="0"/>
                <w:lang w:val="pt-BR"/>
              </w:rPr>
            </w:rPrChange>
          </w:rPr>
          <w:t xml:space="preserve">Hình 4.1 </w:t>
        </w:r>
      </w:ins>
      <w:ins w:id="6007" w:author="The Si Tran" w:date="2012-12-11T23:30:00Z">
        <w:r w:rsidRPr="00032D83">
          <w:rPr>
            <w:bCs w:val="0"/>
          </w:rPr>
          <w:t>Đơn v</w:t>
        </w:r>
        <w:r w:rsidRPr="006D6C8D">
          <w:t>ị</w:t>
        </w:r>
        <w:r w:rsidRPr="00D753D1">
          <w:rPr>
            <w:bCs w:val="0"/>
            <w:rPrChange w:id="6008" w:author="The Si Tran" w:date="2012-12-16T17:15:00Z">
              <w:rPr>
                <w:b w:val="0"/>
                <w:bCs w:val="0"/>
              </w:rPr>
            </w:rPrChange>
          </w:rPr>
          <w:t xml:space="preserve"> mạng neuron</w:t>
        </w:r>
      </w:ins>
      <w:bookmarkEnd w:id="6003"/>
    </w:p>
    <w:p w14:paraId="7E5A720E" w14:textId="0C83035B" w:rsidR="0088753F" w:rsidRPr="0049233F" w:rsidDel="006C1895" w:rsidRDefault="0088753F">
      <w:pPr>
        <w:pStyle w:val="Hinh"/>
        <w:rPr>
          <w:del w:id="6009" w:author="The Si Tran" w:date="2012-12-11T23:30:00Z"/>
        </w:rPr>
        <w:pPrChange w:id="6010" w:author="The Si Tran" w:date="2012-12-16T17:15:00Z">
          <w:pPr>
            <w:pStyle w:val="Caption"/>
            <w:ind w:left="1440" w:firstLine="720"/>
          </w:pPr>
        </w:pPrChange>
      </w:pPr>
      <w:bookmarkStart w:id="6011" w:name="_Toc327348209"/>
      <w:bookmarkStart w:id="6012" w:name="_Toc343029959"/>
      <w:bookmarkEnd w:id="6004"/>
      <w:del w:id="6013"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014"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015"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011"/>
        <w:bookmarkEnd w:id="6012"/>
      </w:del>
    </w:p>
    <w:p w14:paraId="6ED679FF" w14:textId="77777777" w:rsidR="0088753F" w:rsidDel="00D753D1" w:rsidRDefault="0088753F">
      <w:pPr>
        <w:rPr>
          <w:del w:id="6016" w:author="The Si Tran" w:date="2012-12-16T17:15:00Z"/>
        </w:rPr>
        <w:pPrChange w:id="6017" w:author="The Si Tran" w:date="2012-12-16T17:15:00Z">
          <w:pPr>
            <w:spacing w:before="0"/>
            <w:ind w:firstLine="720"/>
          </w:pPr>
        </w:pPrChange>
      </w:pPr>
    </w:p>
    <w:p w14:paraId="581DE4F2" w14:textId="77777777" w:rsidR="00D753D1" w:rsidRPr="002B1464" w:rsidRDefault="00D753D1">
      <w:pPr>
        <w:pStyle w:val="Hinh"/>
        <w:rPr>
          <w:ins w:id="6018" w:author="The Si Tran" w:date="2012-12-16T17:15:00Z"/>
        </w:rPr>
        <w:pPrChange w:id="6019" w:author="The Si Tran" w:date="2012-12-16T17:15:00Z">
          <w:pPr/>
        </w:pPrChange>
      </w:pPr>
    </w:p>
    <w:p w14:paraId="35130FAB" w14:textId="77777777" w:rsidR="0088753F" w:rsidRPr="0049233F" w:rsidRDefault="0088753F">
      <w:pPr>
        <w:pPrChange w:id="6020" w:author="The Si Tran" w:date="2012-12-16T17: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021" w:author="The Si Tran" w:date="2012-12-16T08:15:00Z"/>
          <w:szCs w:val="26"/>
        </w:rPr>
        <w:pPrChange w:id="6022"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023" w:author="The Si Tran" w:date="2012-12-16T08:15:00Z">
          <w:pPr>
            <w:spacing w:before="0"/>
            <w:ind w:left="360"/>
          </w:pPr>
        </w:pPrChange>
      </w:pPr>
    </w:p>
    <w:p w14:paraId="27DE0199" w14:textId="77777777" w:rsidR="0088753F" w:rsidRPr="0049233F" w:rsidRDefault="0088753F">
      <w:pPr>
        <w:pPrChange w:id="6024"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025"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026" w:author="The Si Tran" w:date="2012-12-06T01:54:00Z"/>
          <w:rFonts w:ascii="Times New Roman" w:hAnsi="Times New Roman"/>
          <w:sz w:val="26"/>
          <w:szCs w:val="26"/>
        </w:rPr>
        <w:pPrChange w:id="6027" w:author="The Si Tran" w:date="2012-12-06T01:54:00Z">
          <w:pPr>
            <w:pStyle w:val="ListParagraph"/>
            <w:numPr>
              <w:numId w:val="7"/>
            </w:numPr>
            <w:spacing w:after="0" w:line="360" w:lineRule="auto"/>
            <w:ind w:left="360" w:hanging="360"/>
          </w:pPr>
        </w:pPrChange>
      </w:pPr>
      <w:del w:id="6028"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029" w:author="The Si Tran" w:date="2012-12-06T02:03:00Z"/>
          <w:rFonts w:ascii="Times New Roman" w:hAnsi="Times New Roman"/>
          <w:noProof/>
          <w:sz w:val="26"/>
          <w:rPrChange w:id="6030" w:author="The Si Tran" w:date="2012-12-06T01:54:00Z">
            <w:rPr>
              <w:del w:id="6031" w:author="The Si Tran" w:date="2012-12-06T02:03:00Z"/>
              <w:noProof/>
            </w:rPr>
          </w:rPrChange>
        </w:rPr>
        <w:pPrChange w:id="6032" w:author="The Si Tran" w:date="2012-12-06T01:54:00Z">
          <w:pPr>
            <w:pStyle w:val="ListParagraph"/>
            <w:spacing w:after="0" w:line="360" w:lineRule="auto"/>
            <w:ind w:left="0"/>
          </w:pPr>
        </w:pPrChange>
      </w:pPr>
      <w:del w:id="6033" w:author="The Si Tran" w:date="2012-12-06T01:54:00Z">
        <w:r w:rsidRPr="002B1464" w:rsidDel="000B65E4">
          <w:rPr>
            <w:noProof/>
          </w:rPr>
          <w:drawing>
            <wp:inline distT="0" distB="0" distL="0" distR="0" wp14:anchorId="34070222" wp14:editId="47C1FB8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034" w:author="The Si Tran" w:date="2012-12-06T01:56:00Z"/>
          <w:rFonts w:ascii="Times New Roman" w:hAnsi="Times New Roman"/>
          <w:sz w:val="26"/>
          <w:szCs w:val="26"/>
        </w:rPr>
        <w:pPrChange w:id="6035" w:author="The Si Tran" w:date="2012-12-06T01:54:00Z">
          <w:pPr>
            <w:pStyle w:val="ListParagraph"/>
            <w:numPr>
              <w:numId w:val="7"/>
            </w:numPr>
            <w:spacing w:after="0" w:line="360" w:lineRule="auto"/>
            <w:ind w:left="360" w:hanging="360"/>
          </w:pPr>
        </w:pPrChange>
      </w:pPr>
      <w:del w:id="6036"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037" w:author="The Si Tran" w:date="2012-12-06T02:03:00Z"/>
          <w:rFonts w:ascii="Times New Roman" w:hAnsi="Times New Roman"/>
          <w:sz w:val="26"/>
          <w:rPrChange w:id="6038" w:author="The Si Tran" w:date="2012-12-06T01:56:00Z">
            <w:rPr>
              <w:del w:id="6039" w:author="The Si Tran" w:date="2012-12-06T02:03:00Z"/>
            </w:rPr>
          </w:rPrChange>
        </w:rPr>
        <w:pPrChange w:id="6040" w:author="The Si Tran" w:date="2012-12-06T01:56:00Z">
          <w:pPr>
            <w:pStyle w:val="ListParagraph"/>
            <w:spacing w:after="0" w:line="360" w:lineRule="auto"/>
            <w:ind w:left="0"/>
          </w:pPr>
        </w:pPrChange>
      </w:pPr>
      <w:del w:id="6041" w:author="The Si Tran" w:date="2012-12-06T01:56:00Z">
        <w:r w:rsidRPr="002B1464" w:rsidDel="000B65E4">
          <w:rPr>
            <w:noProof/>
          </w:rPr>
          <w:drawing>
            <wp:inline distT="0" distB="0" distL="0" distR="0" wp14:anchorId="1BC24508" wp14:editId="77DB88BD">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042" w:author="The Si Tran" w:date="2012-12-06T01:58:00Z"/>
          <w:rFonts w:ascii="Times New Roman" w:hAnsi="Times New Roman"/>
          <w:sz w:val="26"/>
          <w:szCs w:val="26"/>
        </w:rPr>
        <w:pPrChange w:id="6043" w:author="The Si Tran" w:date="2012-12-06T01:56:00Z">
          <w:pPr>
            <w:pStyle w:val="ListParagraph"/>
            <w:numPr>
              <w:numId w:val="7"/>
            </w:numPr>
            <w:spacing w:after="0" w:line="360" w:lineRule="auto"/>
            <w:ind w:left="360" w:hanging="360"/>
          </w:pPr>
        </w:pPrChange>
      </w:pPr>
      <w:del w:id="6044"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045" w:author="The Si Tran" w:date="2012-12-06T02:03:00Z"/>
          <w:rFonts w:ascii="Times New Roman" w:hAnsi="Times New Roman"/>
          <w:sz w:val="26"/>
          <w:szCs w:val="26"/>
        </w:rPr>
        <w:pPrChange w:id="6046" w:author="The Si Tran" w:date="2012-12-06T01:58:00Z">
          <w:pPr>
            <w:pStyle w:val="ListParagraph"/>
            <w:spacing w:after="0" w:line="360" w:lineRule="auto"/>
            <w:ind w:left="0"/>
          </w:pPr>
        </w:pPrChange>
      </w:pPr>
      <w:del w:id="6047" w:author="The Si Tran" w:date="2012-12-06T01:58:00Z">
        <w:r w:rsidRPr="002B1464" w:rsidDel="000B65E4">
          <w:rPr>
            <w:rFonts w:ascii="Times New Roman" w:hAnsi="Times New Roman"/>
            <w:noProof/>
            <w:sz w:val="26"/>
            <w:szCs w:val="26"/>
            <w:rPrChange w:id="6048">
              <w:rPr>
                <w:noProof/>
              </w:rPr>
            </w:rPrChange>
          </w:rPr>
          <w:drawing>
            <wp:inline distT="0" distB="0" distL="0" distR="0" wp14:anchorId="33EA6F15" wp14:editId="3C19AFEC">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049" w:author="The Si Tran" w:date="2012-12-06T01:58:00Z"/>
          <w:rFonts w:ascii="Times New Roman" w:hAnsi="Times New Roman"/>
          <w:sz w:val="26"/>
          <w:szCs w:val="26"/>
        </w:rPr>
        <w:pPrChange w:id="6050" w:author="The Si Tran" w:date="2012-12-06T01:58:00Z">
          <w:pPr>
            <w:pStyle w:val="ListParagraph"/>
            <w:numPr>
              <w:numId w:val="7"/>
            </w:numPr>
            <w:spacing w:after="0" w:line="360" w:lineRule="auto"/>
            <w:ind w:left="360" w:hanging="360"/>
          </w:pPr>
        </w:pPrChange>
      </w:pPr>
      <w:del w:id="6051"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052" w:author="The Si Tran" w:date="2012-12-06T02:03:00Z"/>
          <w:noProof/>
        </w:rPr>
        <w:pPrChange w:id="6053" w:author="The Si Tran" w:date="2012-12-06T01:58:00Z">
          <w:pPr>
            <w:spacing w:before="0"/>
          </w:pPr>
        </w:pPrChange>
      </w:pPr>
      <w:del w:id="6054" w:author="The Si Tran" w:date="2012-12-06T02:03:00Z">
        <w:r w:rsidRPr="0049233F" w:rsidDel="00F86DC5">
          <w:rPr>
            <w:noProof/>
          </w:rPr>
          <w:delText xml:space="preserve">     </w:delText>
        </w:r>
      </w:del>
      <w:del w:id="6055" w:author="The Si Tran" w:date="2012-12-06T01:58:00Z">
        <w:r w:rsidRPr="006D6C8D" w:rsidDel="000B65E4">
          <w:rPr>
            <w:noProof/>
            <w:rPrChange w:id="6056" w:author="Unknown">
              <w:rPr>
                <w:noProof/>
              </w:rPr>
            </w:rPrChange>
          </w:rPr>
          <w:drawing>
            <wp:inline distT="0" distB="0" distL="0" distR="0" wp14:anchorId="77FA9531" wp14:editId="407ED4E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057" w:author="The Si Tran" w:date="2012-12-06T02:03:00Z"/>
          <w:rFonts w:ascii="Times New Roman" w:hAnsi="Times New Roman"/>
          <w:sz w:val="26"/>
          <w:szCs w:val="26"/>
        </w:rPr>
      </w:pPr>
      <w:ins w:id="6058"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059" w:author="The Si Tran" w:date="2012-12-06T02:03:00Z"/>
          <w:rFonts w:ascii="Times New Roman" w:hAnsi="Times New Roman"/>
          <w:noProof/>
          <w:sz w:val="26"/>
        </w:rPr>
      </w:pPr>
      <w:ins w:id="6060"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061" w:author="The Si Tran" w:date="2012-12-06T02:03:00Z"/>
          <w:rFonts w:ascii="Times New Roman" w:hAnsi="Times New Roman"/>
          <w:sz w:val="26"/>
          <w:szCs w:val="26"/>
        </w:rPr>
      </w:pPr>
      <w:ins w:id="6062"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063" w:author="The Si Tran" w:date="2012-12-06T02:03:00Z"/>
          <w:rFonts w:ascii="Times New Roman" w:hAnsi="Times New Roman"/>
          <w:sz w:val="26"/>
        </w:rPr>
      </w:pPr>
      <w:ins w:id="6064"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065" w:author="The Si Tran" w:date="2012-12-06T02:03:00Z"/>
        </w:rPr>
        <w:pPrChange w:id="6066" w:author="The Si Tran" w:date="2012-12-16T08:35:00Z">
          <w:pPr>
            <w:pStyle w:val="ListParagraph"/>
            <w:numPr>
              <w:numId w:val="7"/>
            </w:numPr>
            <w:spacing w:after="0" w:line="360" w:lineRule="auto"/>
            <w:ind w:left="360" w:hanging="360"/>
          </w:pPr>
        </w:pPrChange>
      </w:pPr>
      <w:ins w:id="6067"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068" w:author="The Si Tran" w:date="2012-12-06T02:03:00Z"/>
          <w:rFonts w:ascii="Times New Roman" w:hAnsi="Times New Roman"/>
          <w:sz w:val="26"/>
          <w:szCs w:val="26"/>
        </w:rPr>
      </w:pPr>
      <w:ins w:id="6069"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070" w:author="The Si Tran" w:date="2012-12-06T02:03:00Z"/>
        </w:rPr>
        <w:pPrChange w:id="6071" w:author="The Si Tran" w:date="2012-12-16T08:35:00Z">
          <w:pPr>
            <w:pStyle w:val="ListParagraph"/>
            <w:numPr>
              <w:numId w:val="7"/>
            </w:numPr>
            <w:spacing w:after="0" w:line="360" w:lineRule="auto"/>
            <w:ind w:left="360" w:hanging="360"/>
          </w:pPr>
        </w:pPrChange>
      </w:pPr>
      <w:ins w:id="6072"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073" w:author="The Si Tran" w:date="2012-12-16T08:16:00Z">
            <w:rPr>
              <w:szCs w:val="26"/>
            </w:rPr>
          </w:rPrChange>
        </w:rPr>
        <w:pPrChange w:id="6074" w:author="The Si Tran" w:date="2012-12-16T08:16:00Z">
          <w:pPr>
            <w:spacing w:before="0"/>
          </w:pPr>
        </w:pPrChange>
      </w:pPr>
      <w:ins w:id="6075"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6076" w:author="The Si Tran" w:date="2012-12-14T05:34:00Z"/>
        </w:rPr>
        <w:pPrChange w:id="6077"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6078"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079"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080" w:author="The Si Tran" w:date="2012-12-11T23:31:00Z"/>
        </w:rPr>
        <w:pPrChange w:id="6081"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CBAE93A">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9F089B" w:rsidDel="006C1895" w:rsidRDefault="006C1895">
      <w:pPr>
        <w:pStyle w:val="Hinh"/>
        <w:rPr>
          <w:del w:id="6082" w:author="The Si Tran" w:date="2012-12-11T23:31:00Z"/>
          <w:rPrChange w:id="6083" w:author="The Si Tran" w:date="2012-12-16T17:25:00Z">
            <w:rPr>
              <w:del w:id="6084" w:author="The Si Tran" w:date="2012-12-11T23:31:00Z"/>
            </w:rPr>
          </w:rPrChange>
        </w:rPr>
        <w:pPrChange w:id="6085" w:author="The Si Tran" w:date="2012-12-16T17:25:00Z">
          <w:pPr>
            <w:pStyle w:val="ListParagraph"/>
            <w:keepNext/>
            <w:spacing w:after="0" w:line="360" w:lineRule="auto"/>
            <w:ind w:firstLine="720"/>
          </w:pPr>
        </w:pPrChange>
      </w:pPr>
      <w:bookmarkStart w:id="6086" w:name="_Toc343452749"/>
      <w:ins w:id="6087" w:author="The Si Tran" w:date="2012-12-11T23:30:00Z">
        <w:r w:rsidRPr="00032D83">
          <w:lastRenderedPageBreak/>
          <w:t xml:space="preserve">Hình 4.1 </w:t>
        </w:r>
      </w:ins>
      <w:ins w:id="6088" w:author="The Si Tran" w:date="2012-12-11T23:31:00Z">
        <w:r w:rsidRPr="006D6C8D">
          <w:t>M</w:t>
        </w:r>
        <w:r w:rsidRPr="009F089B">
          <w:rPr>
            <w:rPrChange w:id="6089" w:author="The Si Tran" w:date="2012-12-16T17:25:00Z">
              <w:rPr/>
            </w:rPrChange>
          </w:rPr>
          <w:t>ạng neuron truyền thẳng</w:t>
        </w:r>
      </w:ins>
      <w:bookmarkEnd w:id="6086"/>
    </w:p>
    <w:p w14:paraId="04ED4F0F" w14:textId="77777777" w:rsidR="0088753F" w:rsidRPr="0049233F" w:rsidDel="006C1895" w:rsidRDefault="0088753F">
      <w:pPr>
        <w:pStyle w:val="Hinh"/>
        <w:rPr>
          <w:del w:id="6090" w:author="The Si Tran" w:date="2012-12-11T23:32:00Z"/>
        </w:rPr>
        <w:pPrChange w:id="6091" w:author="The Si Tran" w:date="2012-12-16T17:25:00Z">
          <w:pPr>
            <w:pStyle w:val="Caption"/>
          </w:pPr>
        </w:pPrChange>
      </w:pPr>
      <w:del w:id="6092" w:author="The Si Tran" w:date="2012-12-11T23:31:00Z">
        <w:r w:rsidRPr="009F089B" w:rsidDel="006C1895">
          <w:rPr>
            <w:bCs w:val="0"/>
            <w:rPrChange w:id="6093" w:author="The Si Tran" w:date="2012-12-16T17:25:00Z">
              <w:rPr>
                <w:b w:val="0"/>
                <w:bCs w:val="0"/>
              </w:rPr>
            </w:rPrChange>
          </w:rPr>
          <w:delText xml:space="preserve"> </w:delText>
        </w:r>
      </w:del>
      <w:r w:rsidRPr="0049233F">
        <w:t xml:space="preserve"> </w:t>
      </w:r>
      <w:del w:id="6094" w:author="The Si Tran" w:date="2012-12-11T23:32:00Z">
        <w:r w:rsidRPr="0049233F" w:rsidDel="006C1895">
          <w:delText xml:space="preserve">                           </w:delText>
        </w:r>
        <w:bookmarkStart w:id="6095" w:name="_Toc326299571"/>
        <w:r w:rsidRPr="0049233F" w:rsidDel="006C1895">
          <w:tab/>
        </w:r>
      </w:del>
      <w:bookmarkStart w:id="6096" w:name="_Toc327348210"/>
      <w:bookmarkStart w:id="6097" w:name="_Toc343029960"/>
      <w:del w:id="6098"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099"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100"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095"/>
      <w:bookmarkEnd w:id="6096"/>
      <w:bookmarkEnd w:id="6097"/>
    </w:p>
    <w:p w14:paraId="1EFEA16E" w14:textId="77777777" w:rsidR="0088753F" w:rsidRDefault="0088753F">
      <w:pPr>
        <w:pStyle w:val="Hinh"/>
        <w:rPr>
          <w:ins w:id="6101" w:author="The Si Tran" w:date="2012-12-11T23:32:00Z"/>
        </w:rPr>
        <w:pPrChange w:id="6102" w:author="The Si Tran" w:date="2012-12-16T17:25:00Z">
          <w:pPr/>
        </w:pPrChange>
      </w:pPr>
    </w:p>
    <w:p w14:paraId="2983CE88" w14:textId="77777777" w:rsidR="006C1895" w:rsidRPr="002B1464" w:rsidRDefault="006C1895">
      <w:pPr>
        <w:pStyle w:val="Hinh"/>
        <w:pPrChange w:id="6103" w:author="The Si Tran" w:date="2012-12-16T10:10:00Z">
          <w:pPr/>
        </w:pPrChange>
      </w:pPr>
    </w:p>
    <w:p w14:paraId="4096FB84" w14:textId="77777777" w:rsidR="0088753F" w:rsidRPr="0049233F" w:rsidRDefault="0088753F">
      <w:pPr>
        <w:pStyle w:val="BuletL1"/>
        <w:pPrChange w:id="6104"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105" w:author="The Si Tran" w:date="2012-12-16T17:25:00Z">
          <w:pPr>
            <w:pStyle w:val="ListParagraph"/>
            <w:keepNext/>
            <w:spacing w:after="0" w:line="360" w:lineRule="auto"/>
            <w:ind w:left="1440"/>
          </w:pPr>
        </w:pPrChange>
      </w:pPr>
      <w:r w:rsidRPr="002B1464">
        <w:rPr>
          <w:noProof/>
        </w:rPr>
        <w:drawing>
          <wp:inline distT="0" distB="0" distL="0" distR="0" wp14:anchorId="7217067D" wp14:editId="09923635">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6106" w:author="The Si Tran" w:date="2012-12-16T10:10:00Z">
          <w:pPr>
            <w:pStyle w:val="Caption"/>
          </w:pPr>
        </w:pPrChange>
      </w:pPr>
      <w:bookmarkStart w:id="6107" w:name="_Toc343452750"/>
      <w:bookmarkStart w:id="6108" w:name="_Toc326299572"/>
      <w:bookmarkStart w:id="6109" w:name="_Toc327348211"/>
      <w:bookmarkStart w:id="6110" w:name="_Toc343029961"/>
      <w:ins w:id="6111" w:author="The Si Tran" w:date="2012-12-11T23:32:00Z">
        <w:r>
          <w:t>Hình 4.2</w:t>
        </w:r>
        <w:r w:rsidRPr="006C1895">
          <w:t xml:space="preserve"> </w:t>
        </w:r>
        <w:r w:rsidRPr="00032D83">
          <w:t>M</w:t>
        </w:r>
        <w:r w:rsidRPr="006D6C8D">
          <w:t>ạ</w:t>
        </w:r>
        <w:r w:rsidRPr="006C1895">
          <w:rPr>
            <w:rPrChange w:id="6112" w:author="The Si Tran" w:date="2012-12-11T23:32:00Z">
              <w:rPr>
                <w:b w:val="0"/>
              </w:rPr>
            </w:rPrChange>
          </w:rPr>
          <w:t>ng neuron hồi quy</w:t>
        </w:r>
        <w:bookmarkEnd w:id="6107"/>
        <w:r w:rsidRPr="0049233F">
          <w:t xml:space="preserve"> </w:t>
        </w:r>
      </w:ins>
      <w:del w:id="6113"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114"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115"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108"/>
      <w:bookmarkEnd w:id="6109"/>
      <w:bookmarkEnd w:id="6110"/>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116"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117"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w:t>
      </w:r>
      <w:r w:rsidRPr="0049233F">
        <w:lastRenderedPageBreak/>
        <w:t xml:space="preserve">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118" w:author="The Si Tran" w:date="2012-12-16T17:26:00Z">
          <w:pPr>
            <w:keepNext/>
            <w:spacing w:before="0"/>
            <w:ind w:left="1440" w:firstLine="720"/>
          </w:pPr>
        </w:pPrChange>
      </w:pPr>
      <w:r w:rsidRPr="002B1464">
        <w:rPr>
          <w:noProof/>
        </w:rPr>
        <w:drawing>
          <wp:inline distT="0" distB="0" distL="0" distR="0" wp14:anchorId="38C99F8A" wp14:editId="4936447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6119" w:author="The Si Tran" w:date="2012-12-16T10:10:00Z">
          <w:pPr>
            <w:pStyle w:val="Caption"/>
          </w:pPr>
        </w:pPrChange>
      </w:pPr>
      <w:bookmarkStart w:id="6120" w:name="_Toc326299573"/>
      <w:bookmarkStart w:id="6121" w:name="_Toc327348212"/>
      <w:bookmarkStart w:id="6122" w:name="_Toc343029962"/>
      <w:bookmarkStart w:id="6123" w:name="_Toc343452751"/>
      <w:ins w:id="6124" w:author="The Si Tran" w:date="2012-12-11T23:33:00Z">
        <w:r>
          <w:t>Hình 4.3</w:t>
        </w:r>
        <w:r w:rsidR="002B62AC" w:rsidRPr="006C1895">
          <w:t xml:space="preserve"> </w:t>
        </w:r>
        <w:r w:rsidR="002B62AC">
          <w:t xml:space="preserve"> </w:t>
        </w:r>
      </w:ins>
      <w:del w:id="6125"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126" w:author="The Si Tran" w:date="2012-12-11T23:33:00Z">
              <w:rPr>
                <w:b w:val="0"/>
              </w:rPr>
            </w:rPrChange>
          </w:rPr>
          <w:delInstrText xml:space="preserve"> STYLEREF 1 \s </w:delInstrText>
        </w:r>
        <w:r w:rsidR="0088753F" w:rsidRPr="008E2AA9" w:rsidDel="002B62AC">
          <w:rPr>
            <w:rPrChange w:id="6127" w:author="The Si Tran" w:date="2012-12-11T23:33:00Z">
              <w:rPr>
                <w:b w:val="0"/>
              </w:rPr>
            </w:rPrChange>
          </w:rPr>
          <w:fldChar w:fldCharType="separate"/>
        </w:r>
        <w:r w:rsidR="0088753F" w:rsidRPr="008E2AA9" w:rsidDel="002B62AC">
          <w:rPr>
            <w:noProof/>
            <w:rPrChange w:id="6128" w:author="The Si Tran" w:date="2012-12-11T23:33:00Z">
              <w:rPr>
                <w:b w:val="0"/>
                <w:noProof/>
              </w:rPr>
            </w:rPrChange>
          </w:rPr>
          <w:delText>2</w:delText>
        </w:r>
        <w:r w:rsidR="0088753F" w:rsidRPr="008E2AA9" w:rsidDel="002B62AC">
          <w:rPr>
            <w:rPrChange w:id="6129" w:author="The Si Tran" w:date="2012-12-11T23:33:00Z">
              <w:rPr>
                <w:b w:val="0"/>
              </w:rPr>
            </w:rPrChange>
          </w:rPr>
          <w:fldChar w:fldCharType="end"/>
        </w:r>
        <w:r w:rsidR="0088753F" w:rsidRPr="008E2AA9" w:rsidDel="002B62AC">
          <w:rPr>
            <w:rPrChange w:id="6130" w:author="The Si Tran" w:date="2012-12-11T23:33:00Z">
              <w:rPr>
                <w:b w:val="0"/>
              </w:rPr>
            </w:rPrChange>
          </w:rPr>
          <w:delText>.</w:delText>
        </w:r>
        <w:r w:rsidR="0088753F" w:rsidRPr="008E2AA9" w:rsidDel="002B62AC">
          <w:rPr>
            <w:rPrChange w:id="6131" w:author="The Si Tran" w:date="2012-12-11T23:33:00Z">
              <w:rPr>
                <w:b w:val="0"/>
              </w:rPr>
            </w:rPrChange>
          </w:rPr>
          <w:fldChar w:fldCharType="begin"/>
        </w:r>
        <w:r w:rsidR="0088753F" w:rsidRPr="008E2AA9" w:rsidDel="002B62AC">
          <w:rPr>
            <w:rPrChange w:id="6132" w:author="The Si Tran" w:date="2012-12-11T23:33:00Z">
              <w:rPr>
                <w:b w:val="0"/>
              </w:rPr>
            </w:rPrChange>
          </w:rPr>
          <w:delInstrText xml:space="preserve"> SEQ Hình \* ARABIC \s 1 </w:delInstrText>
        </w:r>
        <w:r w:rsidR="0088753F" w:rsidRPr="008E2AA9" w:rsidDel="002B62AC">
          <w:rPr>
            <w:rPrChange w:id="6133" w:author="The Si Tran" w:date="2012-12-11T23:33:00Z">
              <w:rPr>
                <w:b w:val="0"/>
              </w:rPr>
            </w:rPrChange>
          </w:rPr>
          <w:fldChar w:fldCharType="separate"/>
        </w:r>
        <w:r w:rsidR="0088753F" w:rsidRPr="008E2AA9" w:rsidDel="002B62AC">
          <w:rPr>
            <w:noProof/>
            <w:rPrChange w:id="6134" w:author="The Si Tran" w:date="2012-12-11T23:33:00Z">
              <w:rPr>
                <w:b w:val="0"/>
                <w:noProof/>
              </w:rPr>
            </w:rPrChange>
          </w:rPr>
          <w:delText>4</w:delText>
        </w:r>
        <w:r w:rsidR="0088753F" w:rsidRPr="008E2AA9" w:rsidDel="002B62AC">
          <w:rPr>
            <w:rPrChange w:id="6135" w:author="The Si Tran" w:date="2012-12-11T23:33:00Z">
              <w:rPr>
                <w:b w:val="0"/>
              </w:rPr>
            </w:rPrChange>
          </w:rPr>
          <w:fldChar w:fldCharType="end"/>
        </w:r>
        <w:r w:rsidR="0088753F" w:rsidRPr="008E2AA9" w:rsidDel="002B62AC">
          <w:rPr>
            <w:rPrChange w:id="6136" w:author="The Si Tran" w:date="2012-12-11T23:33:00Z">
              <w:rPr>
                <w:b w:val="0"/>
              </w:rPr>
            </w:rPrChange>
          </w:rPr>
          <w:delText xml:space="preserve">: </w:delText>
        </w:r>
      </w:del>
      <w:r w:rsidR="0088753F" w:rsidRPr="008E2AA9">
        <w:rPr>
          <w:rPrChange w:id="6137" w:author="The Si Tran" w:date="2012-12-11T23:33:00Z">
            <w:rPr>
              <w:b w:val="0"/>
            </w:rPr>
          </w:rPrChange>
        </w:rPr>
        <w:t>Mô hình học có giám sát</w:t>
      </w:r>
      <w:bookmarkEnd w:id="6120"/>
      <w:bookmarkEnd w:id="6121"/>
      <w:bookmarkEnd w:id="6122"/>
      <w:bookmarkEnd w:id="6123"/>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138"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139" w:author="superchickend" w:date="2012-12-16T15:15:00Z"/>
        </w:rPr>
        <w:pPrChange w:id="6140" w:author="superchickend" w:date="2012-12-16T15:14:00Z">
          <w:pPr>
            <w:pStyle w:val="Heading3"/>
          </w:pPr>
        </w:pPrChange>
      </w:pPr>
      <w:bookmarkStart w:id="6141" w:name="_Toc343461269"/>
      <w:bookmarkStart w:id="6142" w:name="_Toc327348172"/>
      <w:ins w:id="6143" w:author="The Si Tran" w:date="2012-12-12T14:08:00Z">
        <w:r>
          <w:rPr>
            <w:sz w:val="26"/>
            <w:szCs w:val="26"/>
          </w:rPr>
          <w:t>Nguyên tắc hoạt động và các giải thuật huấn luyện của mạng nơron nhân tạo</w:t>
        </w:r>
      </w:ins>
      <w:bookmarkEnd w:id="6141"/>
      <w:ins w:id="6144" w:author="superchickend" w:date="2012-12-16T15:15:00Z">
        <w:r w:rsidR="00644A4C">
          <w:rPr>
            <w:sz w:val="26"/>
            <w:szCs w:val="26"/>
          </w:rPr>
          <w:tab/>
        </w:r>
      </w:ins>
    </w:p>
    <w:p w14:paraId="0943107E" w14:textId="4975495A" w:rsidR="0088753F" w:rsidRPr="00032D83" w:rsidDel="00AD4B67" w:rsidRDefault="00445CC8">
      <w:pPr>
        <w:rPr>
          <w:del w:id="6145" w:author="superchickend" w:date="2012-12-16T15:14:00Z"/>
        </w:rPr>
        <w:pPrChange w:id="6146" w:author="The Si Tran" w:date="2012-12-16T17:26:00Z">
          <w:pPr>
            <w:pStyle w:val="Heading2"/>
          </w:pPr>
        </w:pPrChange>
      </w:pPr>
      <w:ins w:id="6147" w:author="superchickend" w:date="2012-12-16T15:20:00Z">
        <w:r>
          <w:t>Dựa trên cấu trúc của mạ</w:t>
        </w:r>
        <w:r w:rsidR="00CD76C3">
          <w:t>ng neural đã trình bày ở</w:t>
        </w:r>
        <w:r>
          <w:t xml:space="preserve"> mục 4.2</w:t>
        </w:r>
        <w:r w:rsidR="00CD76C3">
          <w:t xml:space="preserve">, </w:t>
        </w:r>
      </w:ins>
      <w:ins w:id="6148" w:author="superchickend" w:date="2012-12-16T15:15:00Z">
        <w:r w:rsidR="00C46E9E">
          <w:t xml:space="preserve">chúng tôi giới thiệu </w:t>
        </w:r>
      </w:ins>
      <w:ins w:id="6149" w:author="superchickend" w:date="2012-12-16T15:17:00Z">
        <w:r>
          <w:t>nguyên tắc hoạt động của mạng</w:t>
        </w:r>
      </w:ins>
      <w:del w:id="6150" w:author="The Si Tran" w:date="2012-12-12T14:08:00Z">
        <w:r w:rsidR="0088753F" w:rsidRPr="00AD4B67" w:rsidDel="008E70A9">
          <w:rPr>
            <w:rPrChange w:id="6151" w:author="superchickend" w:date="2012-12-16T15:14:00Z">
              <w:rPr>
                <w:b w:val="0"/>
                <w:bCs w:val="0"/>
                <w:iCs w:val="0"/>
                <w:sz w:val="20"/>
                <w:szCs w:val="20"/>
              </w:rPr>
            </w:rPrChange>
          </w:rPr>
          <w:delText>NGUYÊN TẮC HOẠT ĐỘNG VÀ CÁC GIẢI THUẬT HUẤN LUYỆN CỦA MẠNG NEURON NHÂN TẠO</w:delText>
        </w:r>
      </w:del>
      <w:bookmarkEnd w:id="6142"/>
    </w:p>
    <w:p w14:paraId="539AF1DE" w14:textId="3E6DE8DF" w:rsidR="00AD4B67" w:rsidRPr="00032D83" w:rsidRDefault="00445CC8">
      <w:pPr>
        <w:rPr>
          <w:ins w:id="6152" w:author="superchickend" w:date="2012-12-16T15:14:00Z"/>
        </w:rPr>
        <w:pPrChange w:id="6153" w:author="The Si Tran" w:date="2012-12-16T17:26:00Z">
          <w:pPr>
            <w:pStyle w:val="Heading3"/>
          </w:pPr>
        </w:pPrChange>
      </w:pPr>
      <w:bookmarkStart w:id="6154" w:name="_Toc327348173"/>
      <w:ins w:id="6155" w:author="superchickend" w:date="2012-12-16T15:18:00Z">
        <w:r>
          <w:t xml:space="preserve">  neural nhân tạo</w:t>
        </w:r>
      </w:ins>
      <w:ins w:id="6156" w:author="superchickend" w:date="2012-12-16T15:19:00Z">
        <w:r>
          <w:t xml:space="preserve"> và trình bày hai giải thuật huấn luyện được sử dụng phổ biến trong mạng neural truyền thẳng</w:t>
        </w:r>
      </w:ins>
      <w:ins w:id="6157" w:author="superchickend" w:date="2012-12-16T15:22:00Z">
        <w:r w:rsidR="00CD76C3">
          <w:t xml:space="preserve"> là: giải thuật lan truyền ngược </w:t>
        </w:r>
      </w:ins>
      <w:ins w:id="6158" w:author="superchickend" w:date="2012-12-16T15:23:00Z">
        <w:r w:rsidR="00CD76C3">
          <w:t xml:space="preserve">(Back Propagation) </w:t>
        </w:r>
      </w:ins>
      <w:ins w:id="6159"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160" w:name="_Toc343461270"/>
      <w:r w:rsidRPr="0049233F">
        <w:lastRenderedPageBreak/>
        <w:t>Perceptron</w:t>
      </w:r>
      <w:bookmarkEnd w:id="6154"/>
      <w:bookmarkEnd w:id="6160"/>
    </w:p>
    <w:p w14:paraId="5FD72664" w14:textId="77777777" w:rsidR="0088753F" w:rsidRPr="0049233F" w:rsidRDefault="0088753F">
      <w:pPr>
        <w:pPrChange w:id="6161"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41ECEEA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6162" w:author="The Si Tran" w:date="2012-12-16T10:10:00Z">
          <w:pPr>
            <w:pStyle w:val="Caption"/>
          </w:pPr>
        </w:pPrChange>
      </w:pPr>
      <w:r w:rsidRPr="0049233F">
        <w:t xml:space="preserve">                                        </w:t>
      </w:r>
      <w:bookmarkStart w:id="6163" w:name="_Toc327348213"/>
      <w:bookmarkStart w:id="6164" w:name="_Toc343029963"/>
      <w:bookmarkStart w:id="6165" w:name="_Toc343452752"/>
      <w:r w:rsidRPr="0049233F">
        <w:t xml:space="preserve">Hình </w:t>
      </w:r>
      <w:ins w:id="6166" w:author="The Si Tran" w:date="2012-12-11T23:34:00Z">
        <w:r w:rsidR="006D47A7">
          <w:t xml:space="preserve">4.4: </w:t>
        </w:r>
      </w:ins>
      <w:del w:id="6167" w:author="The Si Tran" w:date="2012-12-11T23:34:00Z">
        <w:r w:rsidRPr="006D47A7" w:rsidDel="006D47A7">
          <w:fldChar w:fldCharType="begin"/>
        </w:r>
        <w:r w:rsidRPr="006D47A7" w:rsidDel="006D47A7">
          <w:rPr>
            <w:rPrChange w:id="6168" w:author="The Si Tran" w:date="2012-12-11T23:34:00Z">
              <w:rPr>
                <w:b w:val="0"/>
              </w:rPr>
            </w:rPrChange>
          </w:rPr>
          <w:delInstrText xml:space="preserve"> STYLEREF 1 \s </w:delInstrText>
        </w:r>
        <w:r w:rsidRPr="006D47A7" w:rsidDel="006D47A7">
          <w:rPr>
            <w:rPrChange w:id="6169" w:author="The Si Tran" w:date="2012-12-11T23:34:00Z">
              <w:rPr>
                <w:b w:val="0"/>
              </w:rPr>
            </w:rPrChange>
          </w:rPr>
          <w:fldChar w:fldCharType="separate"/>
        </w:r>
        <w:r w:rsidRPr="006D47A7" w:rsidDel="006D47A7">
          <w:rPr>
            <w:noProof/>
            <w:rPrChange w:id="6170" w:author="The Si Tran" w:date="2012-12-11T23:34:00Z">
              <w:rPr>
                <w:b w:val="0"/>
                <w:noProof/>
              </w:rPr>
            </w:rPrChange>
          </w:rPr>
          <w:delText>2</w:delText>
        </w:r>
        <w:r w:rsidRPr="006D47A7" w:rsidDel="006D47A7">
          <w:rPr>
            <w:rPrChange w:id="6171" w:author="The Si Tran" w:date="2012-12-11T23:34:00Z">
              <w:rPr>
                <w:b w:val="0"/>
              </w:rPr>
            </w:rPrChange>
          </w:rPr>
          <w:fldChar w:fldCharType="end"/>
        </w:r>
        <w:r w:rsidRPr="006D47A7" w:rsidDel="006D47A7">
          <w:rPr>
            <w:rPrChange w:id="6172" w:author="The Si Tran" w:date="2012-12-11T23:34:00Z">
              <w:rPr>
                <w:b w:val="0"/>
              </w:rPr>
            </w:rPrChange>
          </w:rPr>
          <w:delText>.</w:delText>
        </w:r>
        <w:r w:rsidRPr="006D47A7" w:rsidDel="006D47A7">
          <w:rPr>
            <w:rPrChange w:id="6173" w:author="The Si Tran" w:date="2012-12-11T23:34:00Z">
              <w:rPr>
                <w:b w:val="0"/>
              </w:rPr>
            </w:rPrChange>
          </w:rPr>
          <w:fldChar w:fldCharType="begin"/>
        </w:r>
        <w:r w:rsidRPr="006D47A7" w:rsidDel="006D47A7">
          <w:rPr>
            <w:rPrChange w:id="6174" w:author="The Si Tran" w:date="2012-12-11T23:34:00Z">
              <w:rPr>
                <w:b w:val="0"/>
              </w:rPr>
            </w:rPrChange>
          </w:rPr>
          <w:delInstrText xml:space="preserve"> SEQ Hình \* ARABIC \s 1 </w:delInstrText>
        </w:r>
        <w:r w:rsidRPr="006D47A7" w:rsidDel="006D47A7">
          <w:rPr>
            <w:rPrChange w:id="6175" w:author="The Si Tran" w:date="2012-12-11T23:34:00Z">
              <w:rPr>
                <w:b w:val="0"/>
              </w:rPr>
            </w:rPrChange>
          </w:rPr>
          <w:fldChar w:fldCharType="separate"/>
        </w:r>
        <w:r w:rsidRPr="006D47A7" w:rsidDel="006D47A7">
          <w:rPr>
            <w:noProof/>
            <w:rPrChange w:id="6176" w:author="The Si Tran" w:date="2012-12-11T23:34:00Z">
              <w:rPr>
                <w:b w:val="0"/>
                <w:noProof/>
              </w:rPr>
            </w:rPrChange>
          </w:rPr>
          <w:delText>5</w:delText>
        </w:r>
        <w:r w:rsidRPr="006D47A7" w:rsidDel="006D47A7">
          <w:rPr>
            <w:rPrChange w:id="6177" w:author="The Si Tran" w:date="2012-12-11T23:34:00Z">
              <w:rPr>
                <w:b w:val="0"/>
              </w:rPr>
            </w:rPrChange>
          </w:rPr>
          <w:fldChar w:fldCharType="end"/>
        </w:r>
        <w:r w:rsidRPr="006D47A7" w:rsidDel="006D47A7">
          <w:rPr>
            <w:rPrChange w:id="6178" w:author="The Si Tran" w:date="2012-12-11T23:34:00Z">
              <w:rPr>
                <w:b w:val="0"/>
              </w:rPr>
            </w:rPrChange>
          </w:rPr>
          <w:delText xml:space="preserve">: </w:delText>
        </w:r>
      </w:del>
      <w:r w:rsidRPr="006D47A7">
        <w:rPr>
          <w:rPrChange w:id="6179" w:author="The Si Tran" w:date="2012-12-11T23:34:00Z">
            <w:rPr>
              <w:b w:val="0"/>
            </w:rPr>
          </w:rPrChange>
        </w:rPr>
        <w:t>Đơn vị mạng Neuron</w:t>
      </w:r>
      <w:bookmarkEnd w:id="6163"/>
      <w:bookmarkEnd w:id="6164"/>
      <w:bookmarkEnd w:id="6165"/>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180" w:author="The Si Tran" w:date="2012-12-06T02:05:00Z"/>
        </w:rPr>
        <w:pPrChange w:id="6181"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182" w:author="The Si Tran" w:date="2012-12-06T02:07:00Z"/>
          <w:szCs w:val="26"/>
        </w:rPr>
      </w:pPr>
      <w:ins w:id="618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184" w:author="The Si Tran" w:date="2012-12-06T02:07:00Z">
          <w:pPr>
            <w:spacing w:before="0"/>
            <w:ind w:left="720" w:firstLine="720"/>
          </w:pPr>
        </w:pPrChange>
      </w:pPr>
      <w:del w:id="6185" w:author="The Si Tran" w:date="2012-12-06T02:07:00Z">
        <w:r w:rsidRPr="006D6C8D" w:rsidDel="00CD6D90">
          <w:rPr>
            <w:noProof/>
            <w:szCs w:val="26"/>
            <w:rPrChange w:id="6186" w:author="Unknown">
              <w:rPr>
                <w:noProof/>
              </w:rPr>
            </w:rPrChange>
          </w:rPr>
          <w:drawing>
            <wp:inline distT="0" distB="0" distL="0" distR="0" wp14:anchorId="03B62084" wp14:editId="398B842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187" w:author="The Si Tran" w:date="2012-12-06T01:59:00Z"/>
        </w:rPr>
        <w:pPrChange w:id="6188" w:author="The Si Tran" w:date="2012-12-16T08:22:00Z">
          <w:pPr>
            <w:spacing w:before="0"/>
            <w:ind w:firstLine="720"/>
          </w:pPr>
        </w:pPrChange>
      </w:pPr>
      <w:r w:rsidRPr="0049233F">
        <w:t xml:space="preserve">Ở đây các số thực </w:t>
      </w:r>
      <m:oMath>
        <m:sSub>
          <m:sSubPr>
            <m:ctrlPr>
              <w:ins w:id="6189" w:author="The Si Tran" w:date="2012-12-06T02:07:00Z">
                <w:rPr>
                  <w:rFonts w:ascii="Cambria Math" w:hAnsi="Cambria Math"/>
                  <w:i/>
                </w:rPr>
              </w:ins>
            </m:ctrlPr>
          </m:sSubPr>
          <m:e>
            <w:ins w:id="6190" w:author="The Si Tran" w:date="2012-12-06T02:07:00Z">
              <m:r>
                <w:rPr>
                  <w:rFonts w:ascii="Cambria Math" w:hAnsi="Cambria Math"/>
                </w:rPr>
                <m:t>w</m:t>
              </m:r>
            </w:ins>
          </m:e>
          <m:sub>
            <w:ins w:id="6191" w:author="The Si Tran" w:date="2012-12-06T02:07:00Z">
              <m:r>
                <w:rPr>
                  <w:rFonts w:ascii="Cambria Math" w:hAnsi="Cambria Math"/>
                </w:rPr>
                <m:t>i</m:t>
              </m:r>
            </w:ins>
          </m:sub>
        </m:sSub>
      </m:oMath>
      <w:ins w:id="6192" w:author="The Si Tran" w:date="2012-12-06T02:07:00Z">
        <w:r w:rsidR="00CD6D90">
          <w:t xml:space="preserve"> </w:t>
        </w:r>
      </w:ins>
      <w:del w:id="6193"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194" w:author="The Si Tran" w:date="2012-12-06T02:08:00Z">
                <w:rPr>
                  <w:rFonts w:ascii="Cambria Math" w:hAnsi="Cambria Math"/>
                  <w:i/>
                </w:rPr>
              </w:ins>
            </m:ctrlPr>
          </m:sSubPr>
          <m:e>
            <w:ins w:id="6195" w:author="The Si Tran" w:date="2012-12-06T02:08:00Z">
              <m:r>
                <w:rPr>
                  <w:rFonts w:ascii="Cambria Math" w:hAnsi="Cambria Math"/>
                </w:rPr>
                <m:t>x</m:t>
              </m:r>
            </w:ins>
          </m:e>
          <m:sub>
            <w:ins w:id="6196" w:author="The Si Tran" w:date="2012-12-06T02:08:00Z">
              <m:r>
                <w:rPr>
                  <w:rFonts w:ascii="Cambria Math" w:hAnsi="Cambria Math"/>
                </w:rPr>
                <m:t>i</m:t>
              </m:r>
            </w:ins>
          </m:sub>
        </m:sSub>
      </m:oMath>
      <w:ins w:id="6197" w:author="The Si Tran" w:date="2012-12-06T02:08:00Z">
        <w:r w:rsidR="0001105D">
          <w:t xml:space="preserve"> </w:t>
        </w:r>
      </w:ins>
      <w:del w:id="6198"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199" w:author="The Si Tran" w:date="2012-12-06T02:09:00Z">
                <w:rPr>
                  <w:rFonts w:ascii="Cambria Math" w:hAnsi="Cambria Math"/>
                  <w:i/>
                </w:rPr>
              </w:ins>
            </m:ctrlPr>
          </m:sSubPr>
          <m:e>
            <w:ins w:id="6200" w:author="The Si Tran" w:date="2012-12-06T02:09:00Z">
              <m:r>
                <w:rPr>
                  <w:rFonts w:ascii="Cambria Math" w:hAnsi="Cambria Math"/>
                </w:rPr>
                <m:t>-w</m:t>
              </m:r>
            </w:ins>
          </m:e>
          <m:sub>
            <w:ins w:id="6201" w:author="The Si Tran" w:date="2012-12-06T02:09:00Z">
              <m:r>
                <w:rPr>
                  <w:rFonts w:ascii="Cambria Math" w:hAnsi="Cambria Math"/>
                </w:rPr>
                <m:t>0</m:t>
              </m:r>
            </w:ins>
          </m:sub>
        </m:sSub>
      </m:oMath>
      <w:del w:id="6202"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203"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204"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205" w:author="The Si Tran" w:date="2012-12-06T02:00:00Z"/>
          <w:szCs w:val="26"/>
        </w:rPr>
        <w:pPrChange w:id="6206" w:author="The Si Tran" w:date="2012-12-06T02:00:00Z">
          <w:pPr>
            <w:spacing w:before="0"/>
            <w:ind w:firstLine="720"/>
          </w:pPr>
        </w:pPrChange>
      </w:pPr>
      <w:ins w:id="6207"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208" w:author="The Si Tran" w:date="2012-12-06T02:00:00Z">
          <w:pPr>
            <w:spacing w:before="0"/>
            <w:ind w:firstLine="720"/>
          </w:pPr>
        </w:pPrChange>
      </w:pPr>
      <w:del w:id="6209" w:author="The Si Tran" w:date="2012-12-06T02:00:00Z">
        <w:r w:rsidRPr="006D6C8D" w:rsidDel="000B65E4">
          <w:rPr>
            <w:noProof/>
            <w:szCs w:val="26"/>
            <w:rPrChange w:id="6210" w:author="Unknown">
              <w:rPr>
                <w:noProof/>
              </w:rPr>
            </w:rPrChange>
          </w:rPr>
          <w:drawing>
            <wp:inline distT="0" distB="0" distL="0" distR="0" wp14:anchorId="05F691B7" wp14:editId="385AD5E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211" w:author="The Si Tran" w:date="2012-12-06T02:01:00Z"/>
        </w:rPr>
        <w:pPrChange w:id="6212" w:author="The Si Tran" w:date="2012-12-16T08:22:00Z">
          <w:pPr>
            <w:spacing w:before="0"/>
            <w:ind w:firstLine="720"/>
          </w:pPr>
        </w:pPrChange>
      </w:pPr>
      <w:r w:rsidRPr="0049233F">
        <w:t xml:space="preserve">Ở đây </w:t>
      </w:r>
      <w:del w:id="6213" w:author="The Si Tran" w:date="2012-12-06T02:00:00Z">
        <w:r w:rsidRPr="00AF1345" w:rsidDel="000B65E4">
          <w:rPr>
            <w:position w:val="-6"/>
          </w:rPr>
          <w:object w:dxaOrig="200" w:dyaOrig="279" w14:anchorId="56E38391">
            <v:shape id="_x0000_i1104" type="#_x0000_t75" style="width:7.5pt;height:13.8pt" o:ole="">
              <v:imagedata r:id="rId193" o:title=""/>
            </v:shape>
            <o:OLEObject Type="Embed" ProgID="Equation.DSMT4" ShapeID="_x0000_i1104" DrawAspect="Content" ObjectID="_1417211241" r:id="rId194"/>
          </w:object>
        </w:r>
      </w:del>
      <m:oMath>
        <m:acc>
          <m:accPr>
            <m:chr m:val="⃗"/>
            <m:ctrlPr>
              <w:ins w:id="6214" w:author="The Si Tran" w:date="2012-12-06T02:00:00Z">
                <w:rPr>
                  <w:rFonts w:ascii="Cambria Math" w:hAnsi="Cambria Math"/>
                  <w:i/>
                </w:rPr>
              </w:ins>
            </m:ctrlPr>
          </m:accPr>
          <m:e>
            <w:ins w:id="6215" w:author="The Si Tran" w:date="2012-12-06T02:00:00Z">
              <m:r>
                <w:rPr>
                  <w:rFonts w:ascii="Cambria Math" w:hAnsi="Cambria Math"/>
                </w:rPr>
                <m:t>x</m:t>
              </m:r>
            </w:ins>
          </m:e>
        </m:acc>
      </m:oMath>
      <w:r w:rsidRPr="0049233F">
        <w:t xml:space="preserve"> và </w:t>
      </w:r>
      <w:del w:id="6216" w:author="The Si Tran" w:date="2012-12-06T02:00:00Z">
        <w:r w:rsidRPr="00AF1345" w:rsidDel="000B65E4">
          <w:rPr>
            <w:position w:val="-6"/>
          </w:rPr>
          <w:object w:dxaOrig="240" w:dyaOrig="279" w14:anchorId="713B3E3F">
            <v:shape id="_x0000_i1105" type="#_x0000_t75" style="width:13.8pt;height:13.8pt" o:ole="">
              <v:imagedata r:id="rId195" o:title=""/>
            </v:shape>
            <o:OLEObject Type="Embed" ProgID="Equation.DSMT4" ShapeID="_x0000_i1105" DrawAspect="Content" ObjectID="_1417211242" r:id="rId196"/>
          </w:object>
        </w:r>
      </w:del>
      <m:oMath>
        <m:acc>
          <m:accPr>
            <m:chr m:val="⃗"/>
            <m:ctrlPr>
              <w:ins w:id="6217" w:author="The Si Tran" w:date="2012-12-06T02:00:00Z">
                <w:rPr>
                  <w:rFonts w:ascii="Cambria Math" w:hAnsi="Cambria Math"/>
                  <w:i/>
                </w:rPr>
              </w:ins>
            </m:ctrlPr>
          </m:accPr>
          <m:e>
            <w:ins w:id="6218"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6219" w:author="The Si Tran" w:date="2012-12-06T02:01:00Z">
        <m:oMath>
          <m:r>
            <w:rPr>
              <w:rFonts w:ascii="Cambria Math" w:hAnsi="Cambria Math"/>
            </w:rPr>
            <m:t>sgn()</m:t>
          </m:r>
        </m:oMath>
      </w:ins>
      <w:del w:id="6220"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221" w:author="The Si Tran" w:date="2012-12-06T02:04:00Z"/>
          <w:szCs w:val="26"/>
        </w:rPr>
        <w:pPrChange w:id="6222" w:author="The Si Tran" w:date="2012-12-06T02:04:00Z">
          <w:pPr>
            <w:spacing w:before="0"/>
            <w:ind w:firstLine="720"/>
          </w:pPr>
        </w:pPrChange>
      </w:pPr>
      <w:ins w:id="6223"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224" w:author="The Si Tran" w:date="2012-12-06T02:04:00Z">
          <w:pPr>
            <w:spacing w:before="0"/>
            <w:ind w:firstLine="720"/>
          </w:pPr>
        </w:pPrChange>
      </w:pPr>
      <w:del w:id="6225" w:author="The Si Tran" w:date="2012-12-06T02:04:00Z">
        <w:r w:rsidRPr="006D6C8D" w:rsidDel="00CD6D90">
          <w:rPr>
            <w:noProof/>
            <w:szCs w:val="26"/>
            <w:rPrChange w:id="6226" w:author="Unknown">
              <w:rPr>
                <w:noProof/>
              </w:rPr>
            </w:rPrChange>
          </w:rPr>
          <w:drawing>
            <wp:inline distT="0" distB="0" distL="0" distR="0" wp14:anchorId="08CFD84C" wp14:editId="0FCD5FDB">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227" w:author="The Si Tran" w:date="2012-12-16T08:22:00Z">
          <w:pPr>
            <w:spacing w:before="0"/>
            <w:ind w:firstLine="720"/>
          </w:pPr>
        </w:pPrChange>
      </w:pPr>
      <w:r w:rsidRPr="0049233F">
        <w:t xml:space="preserve">Nếu xem các vector nhập </w:t>
      </w:r>
      <m:oMath>
        <m:sSub>
          <m:sSubPr>
            <m:ctrlPr>
              <w:ins w:id="6228" w:author="The Si Tran" w:date="2012-12-06T02:10:00Z">
                <w:rPr>
                  <w:rFonts w:ascii="Cambria Math" w:hAnsi="Cambria Math"/>
                  <w:i/>
                </w:rPr>
              </w:ins>
            </m:ctrlPr>
          </m:sSubPr>
          <m:e>
            <w:ins w:id="6229" w:author="The Si Tran" w:date="2012-12-06T02:10:00Z">
              <m:r>
                <w:rPr>
                  <w:rFonts w:ascii="Cambria Math" w:hAnsi="Cambria Math"/>
                </w:rPr>
                <m:t>(x</m:t>
              </m:r>
            </w:ins>
          </m:e>
          <m:sub>
            <w:ins w:id="6230" w:author="The Si Tran" w:date="2012-12-06T02:10:00Z">
              <m:r>
                <w:rPr>
                  <w:rFonts w:ascii="Cambria Math" w:hAnsi="Cambria Math"/>
                </w:rPr>
                <m:t>1</m:t>
              </m:r>
            </w:ins>
          </m:sub>
        </m:sSub>
        <w:ins w:id="6231" w:author="The Si Tran" w:date="2012-12-06T02:10:00Z">
          <m:r>
            <w:rPr>
              <w:rFonts w:ascii="Cambria Math" w:hAnsi="Cambria Math"/>
            </w:rPr>
            <m:t>,</m:t>
          </m:r>
        </w:ins>
        <m:sSub>
          <m:sSubPr>
            <m:ctrlPr>
              <w:ins w:id="6232" w:author="The Si Tran" w:date="2012-12-06T02:10:00Z">
                <w:rPr>
                  <w:rFonts w:ascii="Cambria Math" w:hAnsi="Cambria Math"/>
                  <w:i/>
                </w:rPr>
              </w:ins>
            </m:ctrlPr>
          </m:sSubPr>
          <m:e>
            <w:ins w:id="6233" w:author="The Si Tran" w:date="2012-12-06T02:10:00Z">
              <m:r>
                <w:rPr>
                  <w:rFonts w:ascii="Cambria Math" w:hAnsi="Cambria Math"/>
                </w:rPr>
                <m:t>x</m:t>
              </m:r>
            </w:ins>
          </m:e>
          <m:sub>
            <w:ins w:id="6234" w:author="The Si Tran" w:date="2012-12-06T02:10:00Z">
              <m:r>
                <w:rPr>
                  <w:rFonts w:ascii="Cambria Math" w:hAnsi="Cambria Math"/>
                </w:rPr>
                <m:t>2</m:t>
              </m:r>
            </w:ins>
          </m:sub>
        </m:sSub>
        <w:ins w:id="6235" w:author="The Si Tran" w:date="2012-12-06T02:10:00Z">
          <m:r>
            <w:rPr>
              <w:rFonts w:ascii="Cambria Math" w:hAnsi="Cambria Math"/>
            </w:rPr>
            <m:t>,…,</m:t>
          </m:r>
        </w:ins>
        <m:sSub>
          <m:sSubPr>
            <m:ctrlPr>
              <w:ins w:id="6236" w:author="The Si Tran" w:date="2012-12-06T02:10:00Z">
                <w:rPr>
                  <w:rFonts w:ascii="Cambria Math" w:hAnsi="Cambria Math"/>
                  <w:i/>
                </w:rPr>
              </w:ins>
            </m:ctrlPr>
          </m:sSubPr>
          <m:e>
            <w:ins w:id="6237" w:author="The Si Tran" w:date="2012-12-06T02:10:00Z">
              <m:r>
                <w:rPr>
                  <w:rFonts w:ascii="Cambria Math" w:hAnsi="Cambria Math"/>
                </w:rPr>
                <m:t>x</m:t>
              </m:r>
            </w:ins>
          </m:e>
          <m:sub>
            <w:ins w:id="6238" w:author="The Si Tran" w:date="2012-12-06T02:10:00Z">
              <m:r>
                <w:rPr>
                  <w:rFonts w:ascii="Cambria Math" w:hAnsi="Cambria Math"/>
                </w:rPr>
                <m:t>n</m:t>
              </m:r>
            </w:ins>
          </m:sub>
        </m:sSub>
        <w:ins w:id="6239" w:author="The Si Tran" w:date="2012-12-06T02:10:00Z">
          <m:r>
            <w:rPr>
              <w:rFonts w:ascii="Cambria Math" w:hAnsi="Cambria Math"/>
            </w:rPr>
            <m:t>)</m:t>
          </m:r>
        </w:ins>
      </m:oMath>
      <w:del w:id="6240"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241" w:author="The Si Tran" w:date="2012-12-06T02:10:00Z">
        <m:oMath>
          <m:r>
            <w:rPr>
              <w:rFonts w:ascii="Cambria Math" w:hAnsi="Cambria Math"/>
            </w:rPr>
            <m:t>n+1</m:t>
          </m:r>
        </m:oMath>
      </w:ins>
      <w:del w:id="6242"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243" w:author="The Si Tran" w:date="2012-12-06T02:11:00Z">
                <w:rPr>
                  <w:rFonts w:ascii="Cambria Math" w:hAnsi="Cambria Math"/>
                  <w:i/>
                </w:rPr>
              </w:ins>
            </m:ctrlPr>
          </m:sSubPr>
          <m:e>
            <w:ins w:id="6244" w:author="The Si Tran" w:date="2012-12-06T02:11:00Z">
              <m:r>
                <w:rPr>
                  <w:rFonts w:ascii="Cambria Math" w:hAnsi="Cambria Math"/>
                </w:rPr>
                <m:t>x</m:t>
              </m:r>
            </w:ins>
          </m:e>
          <m:sub>
            <w:ins w:id="6245" w:author="The Si Tran" w:date="2012-12-06T02:11:00Z">
              <m:r>
                <w:rPr>
                  <w:rFonts w:ascii="Cambria Math" w:hAnsi="Cambria Math"/>
                </w:rPr>
                <m:t>0</m:t>
              </m:r>
            </w:ins>
          </m:sub>
        </m:sSub>
      </m:oMath>
      <w:del w:id="6246"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247" w:author="The Si Tran" w:date="2012-12-06T02:11:00Z">
        <w:r w:rsidRPr="00AF1345" w:rsidDel="00E81970">
          <w:rPr>
            <w:position w:val="-6"/>
          </w:rPr>
          <w:object w:dxaOrig="760" w:dyaOrig="279" w14:anchorId="0CA687E0">
            <v:shape id="_x0000_i1106" type="#_x0000_t75" style="width:35.7pt;height:13.8pt" o:ole="">
              <v:imagedata r:id="rId198" o:title=""/>
            </v:shape>
            <o:OLEObject Type="Embed" ProgID="Equation.DSMT4" ShapeID="_x0000_i1106" DrawAspect="Content" ObjectID="_1417211243" r:id="rId199"/>
          </w:object>
        </w:r>
      </w:del>
      <m:oMath>
        <m:acc>
          <m:accPr>
            <m:chr m:val="⃗"/>
            <m:ctrlPr>
              <w:ins w:id="6248" w:author="The Si Tran" w:date="2012-12-06T02:11:00Z">
                <w:rPr>
                  <w:rFonts w:ascii="Cambria Math" w:hAnsi="Cambria Math"/>
                  <w:i/>
                </w:rPr>
              </w:ins>
            </m:ctrlPr>
          </m:accPr>
          <m:e>
            <w:ins w:id="6249" w:author="The Si Tran" w:date="2012-12-06T02:11:00Z">
              <m:r>
                <w:rPr>
                  <w:rFonts w:ascii="Cambria Math" w:hAnsi="Cambria Math"/>
                </w:rPr>
                <m:t>w</m:t>
              </m:r>
            </w:ins>
          </m:e>
        </m:acc>
        <w:ins w:id="6250" w:author="The Si Tran" w:date="2012-12-06T02:11:00Z">
          <m:r>
            <w:rPr>
              <w:rFonts w:ascii="Cambria Math" w:hAnsi="Cambria Math"/>
            </w:rPr>
            <m:t>∙</m:t>
          </m:r>
        </w:ins>
        <m:acc>
          <m:accPr>
            <m:chr m:val="⃗"/>
            <m:ctrlPr>
              <w:ins w:id="6251" w:author="The Si Tran" w:date="2012-12-06T02:11:00Z">
                <w:rPr>
                  <w:rFonts w:ascii="Cambria Math" w:hAnsi="Cambria Math"/>
                  <w:i/>
                </w:rPr>
              </w:ins>
            </m:ctrlPr>
          </m:accPr>
          <m:e>
            <w:ins w:id="6252" w:author="The Si Tran" w:date="2012-12-06T02:11:00Z">
              <m:r>
                <w:rPr>
                  <w:rFonts w:ascii="Cambria Math" w:hAnsi="Cambria Math"/>
                </w:rPr>
                <m:t>x</m:t>
              </m:r>
            </w:ins>
          </m:e>
        </m:acc>
        <w:ins w:id="6253"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77777777" w:rsidR="0088753F" w:rsidRPr="0049233F" w:rsidRDefault="0088753F">
      <w:pPr>
        <w:pPrChange w:id="6254"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6255" w:author="The Si Tran" w:date="2012-12-06T02:12:00Z">
        <w:r w:rsidRPr="00AF1345" w:rsidDel="00721CBD">
          <w:rPr>
            <w:position w:val="-6"/>
          </w:rPr>
          <w:object w:dxaOrig="240" w:dyaOrig="279" w14:anchorId="6BB743B6">
            <v:shape id="_x0000_i1107" type="#_x0000_t75" style="width:13.8pt;height:13.8pt" o:ole="">
              <v:imagedata r:id="rId200" o:title=""/>
            </v:shape>
            <o:OLEObject Type="Embed" ProgID="Equation.DSMT4" ShapeID="_x0000_i1107" DrawAspect="Content" ObjectID="_1417211244" r:id="rId201"/>
          </w:object>
        </w:r>
      </w:del>
      <m:oMath>
        <m:acc>
          <m:accPr>
            <m:chr m:val="⃗"/>
            <m:ctrlPr>
              <w:ins w:id="6256" w:author="The Si Tran" w:date="2012-12-06T02:12:00Z">
                <w:rPr>
                  <w:rFonts w:ascii="Cambria Math" w:hAnsi="Cambria Math"/>
                  <w:i/>
                </w:rPr>
              </w:ins>
            </m:ctrlPr>
          </m:accPr>
          <m:e>
            <w:ins w:id="6257" w:author="The Si Tran" w:date="2012-12-06T02:12:00Z">
              <m:r>
                <w:rPr>
                  <w:rFonts w:ascii="Cambria Math" w:hAnsi="Cambria Math"/>
                </w:rPr>
                <m:t>w</m:t>
              </m:r>
            </w:ins>
          </m:e>
        </m:acc>
      </m:oMath>
      <w:r w:rsidRPr="0049233F">
        <w:t xml:space="preserve"> sau cho siêu phẳng </w:t>
      </w:r>
      <w:del w:id="6258" w:author="The Si Tran" w:date="2012-12-06T02:12:00Z">
        <w:r w:rsidRPr="00AF1345" w:rsidDel="00721CBD">
          <w:rPr>
            <w:position w:val="-6"/>
          </w:rPr>
          <w:object w:dxaOrig="760" w:dyaOrig="279" w14:anchorId="70AD84D1">
            <v:shape id="_x0000_i1108" type="#_x0000_t75" style="width:35.7pt;height:13.8pt" o:ole="">
              <v:imagedata r:id="rId198" o:title=""/>
            </v:shape>
            <o:OLEObject Type="Embed" ProgID="Equation.DSMT4" ShapeID="_x0000_i1108" DrawAspect="Content" ObjectID="_1417211245" r:id="rId202"/>
          </w:object>
        </w:r>
      </w:del>
      <m:oMath>
        <m:acc>
          <m:accPr>
            <m:chr m:val="⃗"/>
            <m:ctrlPr>
              <w:ins w:id="6259" w:author="The Si Tran" w:date="2012-12-06T02:12:00Z">
                <w:rPr>
                  <w:rFonts w:ascii="Cambria Math" w:hAnsi="Cambria Math"/>
                  <w:i/>
                </w:rPr>
              </w:ins>
            </m:ctrlPr>
          </m:accPr>
          <m:e>
            <w:ins w:id="6260" w:author="The Si Tran" w:date="2012-12-06T02:12:00Z">
              <m:r>
                <w:rPr>
                  <w:rFonts w:ascii="Cambria Math" w:hAnsi="Cambria Math"/>
                </w:rPr>
                <m:t>w</m:t>
              </m:r>
            </w:ins>
          </m:e>
        </m:acc>
        <w:ins w:id="6261" w:author="The Si Tran" w:date="2012-12-06T02:12:00Z">
          <m:r>
            <w:rPr>
              <w:rFonts w:ascii="Cambria Math" w:hAnsi="Cambria Math"/>
            </w:rPr>
            <m:t>∙</m:t>
          </m:r>
        </w:ins>
        <m:acc>
          <m:accPr>
            <m:chr m:val="⃗"/>
            <m:ctrlPr>
              <w:ins w:id="6262" w:author="The Si Tran" w:date="2012-12-06T02:12:00Z">
                <w:rPr>
                  <w:rFonts w:ascii="Cambria Math" w:hAnsi="Cambria Math"/>
                  <w:i/>
                </w:rPr>
              </w:ins>
            </m:ctrlPr>
          </m:accPr>
          <m:e>
            <w:ins w:id="6263" w:author="The Si Tran" w:date="2012-12-06T02:12:00Z">
              <m:r>
                <w:rPr>
                  <w:rFonts w:ascii="Cambria Math" w:hAnsi="Cambria Math"/>
                </w:rPr>
                <m:t>x</m:t>
              </m:r>
            </w:ins>
          </m:e>
        </m:acc>
        <w:ins w:id="6264" w:author="The Si Tran" w:date="2012-12-06T02:12:00Z">
          <m:r>
            <w:rPr>
              <w:rFonts w:ascii="Cambria Math" w:hAnsi="Cambria Math"/>
            </w:rPr>
            <m:t>=0</m:t>
          </m:r>
        </w:ins>
      </m:oMath>
      <w:ins w:id="6265"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266" w:author="The Si Tran" w:date="2012-12-16T17:26:00Z">
          <w:pPr>
            <w:keepNext/>
            <w:spacing w:before="0"/>
            <w:ind w:firstLine="720"/>
          </w:pPr>
        </w:pPrChange>
      </w:pPr>
      <w:r w:rsidRPr="002B1464">
        <w:rPr>
          <w:noProof/>
        </w:rPr>
        <w:drawing>
          <wp:inline distT="0" distB="0" distL="0" distR="0" wp14:anchorId="4BCD2EC0" wp14:editId="54E312F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267" w:author="The Si Tran" w:date="2012-12-16T10:10:00Z">
          <w:pPr>
            <w:pStyle w:val="Caption"/>
          </w:pPr>
        </w:pPrChange>
      </w:pPr>
      <w:r w:rsidRPr="0049233F">
        <w:t xml:space="preserve">              </w:t>
      </w:r>
      <w:bookmarkStart w:id="6268" w:name="_Toc327348214"/>
      <w:bookmarkStart w:id="6269" w:name="_Toc343029964"/>
      <w:bookmarkStart w:id="6270" w:name="_Toc343452753"/>
      <w:r w:rsidRPr="0049233F">
        <w:t>Hình</w:t>
      </w:r>
      <w:ins w:id="6271" w:author="The Si Tran" w:date="2012-12-11T23:35:00Z">
        <w:r w:rsidR="006D47A7">
          <w:t xml:space="preserve"> 4.5</w:t>
        </w:r>
      </w:ins>
      <w:del w:id="627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27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274" w:author="The Si Tran" w:date="2012-12-11T23:34:00Z">
        <w:r w:rsidRPr="00082976" w:rsidDel="006D47A7">
          <w:fldChar w:fldCharType="begin"/>
        </w:r>
        <w:r w:rsidRPr="0049233F" w:rsidDel="006D47A7">
          <w:delInstrText xml:space="preserve"> SEQ Hình \* ARABIC \s 1 </w:delInstrText>
        </w:r>
        <w:r w:rsidRPr="00082976" w:rsidDel="006D47A7">
          <w:rPr>
            <w:rPrChange w:id="627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6D47A7">
        <w:rPr>
          <w:rPrChange w:id="6276" w:author="The Si Tran" w:date="2012-12-11T23:35:00Z">
            <w:rPr>
              <w:b w:val="0"/>
            </w:rPr>
          </w:rPrChange>
        </w:rPr>
        <w:t>t quyết định biểu diễn bởi perceptron hai đầu nhập</w:t>
      </w:r>
      <w:bookmarkEnd w:id="6268"/>
      <w:bookmarkEnd w:id="6269"/>
      <w:bookmarkEnd w:id="6270"/>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277" w:author="The Si Tran" w:date="2012-12-16T08:22:00Z">
          <w:pPr>
            <w:spacing w:before="0"/>
            <w:ind w:firstLine="720"/>
          </w:pPr>
        </w:pPrChange>
      </w:pPr>
      <w:r w:rsidRPr="0049233F">
        <w:t xml:space="preserve">Hình </w:t>
      </w:r>
      <w:ins w:id="6278" w:author="The Si Tran" w:date="2012-12-11T23:35:00Z">
        <w:r w:rsidR="006D47A7">
          <w:t>4.5</w:t>
        </w:r>
      </w:ins>
      <w:del w:id="6279"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280" w:author="The Si Tran" w:date="2012-12-11T23:35:00Z">
        <w:r w:rsidRPr="0049233F" w:rsidDel="006D47A7">
          <w:delText>2.6</w:delText>
        </w:r>
      </w:del>
      <w:ins w:id="6281" w:author="The Si Tran" w:date="2012-12-11T23:35:00Z">
        <w:r w:rsidR="006D47A7">
          <w:t>4.5</w:t>
        </w:r>
      </w:ins>
      <w:r w:rsidRPr="0049233F">
        <w:t xml:space="preserve"> (b) là một tập mẫu không khả phân tuyến tính.</w:t>
      </w:r>
    </w:p>
    <w:p w14:paraId="57456E22" w14:textId="77777777" w:rsidR="0088753F" w:rsidRPr="0049233F" w:rsidRDefault="0088753F">
      <w:pPr>
        <w:pPrChange w:id="6282" w:author="The Si Tran" w:date="2012-12-16T08:22:00Z">
          <w:pPr>
            <w:spacing w:before="0"/>
            <w:ind w:firstLine="720"/>
          </w:pPr>
        </w:pPrChange>
      </w:pPr>
      <w:r w:rsidRPr="0049233F">
        <w:t xml:space="preserve">Quá trình huấn luyện một perceptron là một quá trình tìm kiếm một vector </w:t>
      </w:r>
      <w:del w:id="6283" w:author="The Si Tran" w:date="2012-12-06T02:12:00Z">
        <w:r w:rsidRPr="00AF1345" w:rsidDel="00900AAA">
          <w:rPr>
            <w:position w:val="-6"/>
          </w:rPr>
          <w:object w:dxaOrig="240" w:dyaOrig="279" w14:anchorId="7897CBC4">
            <v:shape id="_x0000_i1109" type="#_x0000_t75" style="width:13.8pt;height:13.8pt" o:ole="">
              <v:imagedata r:id="rId195" o:title=""/>
            </v:shape>
            <o:OLEObject Type="Embed" ProgID="Equation.DSMT4" ShapeID="_x0000_i1109" DrawAspect="Content" ObjectID="_1417211246" r:id="rId204"/>
          </w:object>
        </w:r>
      </w:del>
      <m:oMath>
        <m:acc>
          <m:accPr>
            <m:chr m:val="⃗"/>
            <m:ctrlPr>
              <w:ins w:id="6284" w:author="The Si Tran" w:date="2012-12-06T02:12:00Z">
                <w:rPr>
                  <w:rFonts w:ascii="Cambria Math" w:hAnsi="Cambria Math"/>
                  <w:i/>
                </w:rPr>
              </w:ins>
            </m:ctrlPr>
          </m:accPr>
          <m:e>
            <w:ins w:id="6285" w:author="The Si Tran" w:date="2012-12-06T02:12:00Z">
              <m:r>
                <w:rPr>
                  <w:rFonts w:ascii="Cambria Math" w:hAnsi="Cambria Math"/>
                </w:rPr>
                <m:t>w</m:t>
              </m:r>
            </w:ins>
          </m:e>
        </m:acc>
      </m:oMath>
      <w:r w:rsidRPr="0049233F">
        <w:t xml:space="preserve"> trên một không gian thực </w:t>
      </w:r>
      <w:ins w:id="6286" w:author="The Si Tran" w:date="2012-12-06T02:12:00Z">
        <m:oMath>
          <m:r>
            <w:rPr>
              <w:rFonts w:ascii="Cambria Math" w:hAnsi="Cambria Math"/>
            </w:rPr>
            <m:t>n+1</m:t>
          </m:r>
        </m:oMath>
      </w:ins>
      <w:del w:id="6287"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6288" w:author="The Si Tran" w:date="2012-12-06T02:13:00Z"/>
          <w:rFonts w:ascii="Times New Roman" w:hAnsi="Times New Roman"/>
          <w:i/>
          <w:sz w:val="26"/>
          <w:szCs w:val="26"/>
          <w:u w:val="single"/>
          <w:rPrChange w:id="6289" w:author="The Si Tran" w:date="2012-12-06T02:13:00Z">
            <w:rPr>
              <w:ins w:id="6290"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6291" w:author="The Si Tran" w:date="2012-12-06T02:13:00Z">
        <w:r w:rsidRPr="0049233F" w:rsidDel="00900AAA">
          <w:rPr>
            <w:rFonts w:ascii="Times New Roman" w:hAnsi="Times New Roman"/>
            <w:position w:val="-6"/>
            <w:sz w:val="26"/>
            <w:szCs w:val="26"/>
            <w:rPrChange w:id="6292" w:author="The Si Tran" w:date="2012-12-05T23:02:00Z">
              <w:rPr>
                <w:rFonts w:ascii="Times New Roman" w:hAnsi="Times New Roman"/>
                <w:position w:val="-6"/>
                <w:sz w:val="26"/>
                <w:szCs w:val="26"/>
              </w:rPr>
            </w:rPrChange>
          </w:rPr>
          <w:object w:dxaOrig="240" w:dyaOrig="279" w14:anchorId="72710CDF">
            <v:shape id="_x0000_i1110" type="#_x0000_t75" style="width:13.75pt;height:13.75pt" o:ole="">
              <v:imagedata r:id="rId200" o:title=""/>
            </v:shape>
            <o:OLEObject Type="Embed" ProgID="Equation.DSMT4" ShapeID="_x0000_i1110" DrawAspect="Content" ObjectID="_1417211247" r:id="rId205"/>
          </w:object>
        </w:r>
      </w:del>
      <m:oMath>
        <m:acc>
          <m:accPr>
            <m:chr m:val="⃗"/>
            <m:ctrlPr>
              <w:ins w:id="6293" w:author="The Si Tran" w:date="2012-12-06T02:13:00Z">
                <w:rPr>
                  <w:rFonts w:ascii="Cambria Math" w:eastAsia="Times New Roman" w:hAnsi="Cambria Math"/>
                  <w:i/>
                  <w:sz w:val="26"/>
                  <w:szCs w:val="26"/>
                </w:rPr>
              </w:ins>
            </m:ctrlPr>
          </m:accPr>
          <m:e>
            <w:ins w:id="6294" w:author="The Si Tran" w:date="2012-12-06T02:13:00Z">
              <m:r>
                <w:rPr>
                  <w:rFonts w:ascii="Cambria Math" w:hAnsi="Cambria Math"/>
                  <w:szCs w:val="26"/>
                </w:rPr>
                <m:t>w</m:t>
              </m:r>
            </w:ins>
          </m:e>
        </m:acc>
      </m:oMath>
      <w:ins w:id="6295"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296" w:author="The Si Tran" w:date="2012-12-06T02:13:00Z">
        <w:r w:rsidRPr="0049233F" w:rsidDel="00900AAA">
          <w:rPr>
            <w:rFonts w:ascii="Times New Roman" w:hAnsi="Times New Roman"/>
            <w:position w:val="-6"/>
            <w:sz w:val="26"/>
            <w:szCs w:val="26"/>
            <w:rPrChange w:id="6297" w:author="The Si Tran" w:date="2012-12-05T23:02:00Z">
              <w:rPr>
                <w:rFonts w:ascii="Times New Roman" w:hAnsi="Times New Roman"/>
                <w:position w:val="-6"/>
                <w:sz w:val="26"/>
                <w:szCs w:val="26"/>
              </w:rPr>
            </w:rPrChange>
          </w:rPr>
          <w:object w:dxaOrig="240" w:dyaOrig="279" w14:anchorId="7607ABCA">
            <v:shape id="_x0000_i1111" type="#_x0000_t75" style="width:13.75pt;height:13.75pt" o:ole="">
              <v:imagedata r:id="rId200" o:title=""/>
            </v:shape>
            <o:OLEObject Type="Embed" ProgID="Equation.DSMT4" ShapeID="_x0000_i1111" DrawAspect="Content" ObjectID="_1417211248" r:id="rId206"/>
          </w:object>
        </w:r>
      </w:del>
      <m:oMath>
        <m:acc>
          <m:accPr>
            <m:chr m:val="⃗"/>
            <m:ctrlPr>
              <w:ins w:id="6298" w:author="The Si Tran" w:date="2012-12-06T02:13:00Z">
                <w:rPr>
                  <w:rFonts w:ascii="Cambria Math" w:eastAsia="Times New Roman" w:hAnsi="Cambria Math"/>
                  <w:i/>
                  <w:sz w:val="26"/>
                  <w:szCs w:val="26"/>
                </w:rPr>
              </w:ins>
            </m:ctrlPr>
          </m:accPr>
          <m:e>
            <w:ins w:id="6299" w:author="The Si Tran" w:date="2012-12-06T02:13:00Z">
              <m:r>
                <w:rPr>
                  <w:rFonts w:ascii="Cambria Math" w:hAnsi="Cambria Math"/>
                  <w:szCs w:val="26"/>
                </w:rPr>
                <m:t>w</m:t>
              </m:r>
            </w:ins>
          </m:e>
        </m:acc>
      </m:oMath>
      <w:ins w:id="6300"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D35DF6">
      <w:pPr>
        <w:ind w:left="1440"/>
        <w:rPr>
          <w:ins w:id="6301" w:author="The Si Tran" w:date="2012-12-06T02:14:00Z"/>
          <w:szCs w:val="26"/>
        </w:rPr>
        <w:pPrChange w:id="6302" w:author="The Si Tran" w:date="2012-12-06T02:13:00Z">
          <w:pPr>
            <w:pStyle w:val="ListParagraph"/>
            <w:numPr>
              <w:numId w:val="10"/>
            </w:numPr>
            <w:spacing w:after="0" w:line="360" w:lineRule="auto"/>
            <w:ind w:left="0" w:hanging="360"/>
          </w:pPr>
        </w:pPrChange>
      </w:pPr>
      <m:oMathPara>
        <m:oMathParaPr>
          <m:jc m:val="left"/>
        </m:oMathParaPr>
        <m:oMath>
          <m:sSub>
            <m:sSubPr>
              <m:ctrlPr>
                <w:ins w:id="6303" w:author="The Si Tran" w:date="2012-12-06T02:13:00Z">
                  <w:rPr>
                    <w:rFonts w:ascii="Cambria Math" w:hAnsi="Cambria Math"/>
                    <w:szCs w:val="26"/>
                  </w:rPr>
                </w:ins>
              </m:ctrlPr>
            </m:sSubPr>
            <m:e>
              <w:ins w:id="6304" w:author="The Si Tran" w:date="2012-12-06T02:13:00Z">
                <m:r>
                  <w:rPr>
                    <w:rFonts w:ascii="Cambria Math" w:hAnsi="Cambria Math"/>
                    <w:szCs w:val="26"/>
                  </w:rPr>
                  <m:t>w</m:t>
                </m:r>
              </w:ins>
            </m:e>
            <m:sub>
              <w:ins w:id="6305" w:author="The Si Tran" w:date="2012-12-06T02:13:00Z">
                <m:r>
                  <w:rPr>
                    <w:rFonts w:ascii="Cambria Math" w:hAnsi="Cambria Math"/>
                    <w:szCs w:val="26"/>
                  </w:rPr>
                  <m:t>i</m:t>
                </m:r>
              </w:ins>
            </m:sub>
          </m:sSub>
          <w:ins w:id="6306" w:author="The Si Tran" w:date="2012-12-06T02:14:00Z">
            <m:r>
              <w:rPr>
                <w:rFonts w:ascii="Cambria Math" w:hAnsi="Cambria Math"/>
                <w:szCs w:val="26"/>
              </w:rPr>
              <m:t>←</m:t>
            </m:r>
          </w:ins>
          <m:sSub>
            <m:sSubPr>
              <m:ctrlPr>
                <w:ins w:id="6307" w:author="The Si Tran" w:date="2012-12-06T02:14:00Z">
                  <w:rPr>
                    <w:rFonts w:ascii="Cambria Math" w:hAnsi="Cambria Math"/>
                    <w:szCs w:val="26"/>
                  </w:rPr>
                </w:ins>
              </m:ctrlPr>
            </m:sSubPr>
            <m:e>
              <w:ins w:id="6308" w:author="The Si Tran" w:date="2012-12-06T02:14:00Z">
                <m:r>
                  <w:rPr>
                    <w:rFonts w:ascii="Cambria Math" w:hAnsi="Cambria Math"/>
                    <w:szCs w:val="26"/>
                  </w:rPr>
                  <m:t>w</m:t>
                </m:r>
              </w:ins>
            </m:e>
            <m:sub>
              <w:ins w:id="6309" w:author="The Si Tran" w:date="2012-12-06T02:14:00Z">
                <m:r>
                  <w:rPr>
                    <w:rFonts w:ascii="Cambria Math" w:hAnsi="Cambria Math"/>
                    <w:szCs w:val="26"/>
                  </w:rPr>
                  <m:t>i</m:t>
                </m:r>
              </w:ins>
            </m:sub>
          </m:sSub>
          <w:ins w:id="6310" w:author="The Si Tran" w:date="2012-12-06T02:14:00Z">
            <m:r>
              <w:rPr>
                <w:rFonts w:ascii="Cambria Math" w:hAnsi="Cambria Math"/>
                <w:szCs w:val="26"/>
              </w:rPr>
              <m:t>+</m:t>
            </m:r>
          </w:ins>
          <m:sSub>
            <m:sSubPr>
              <m:ctrlPr>
                <w:ins w:id="6311" w:author="The Si Tran" w:date="2012-12-06T02:14:00Z">
                  <w:rPr>
                    <w:rFonts w:ascii="Cambria Math" w:hAnsi="Cambria Math"/>
                    <w:szCs w:val="26"/>
                  </w:rPr>
                </w:ins>
              </m:ctrlPr>
            </m:sSubPr>
            <m:e>
              <w:ins w:id="6312" w:author="The Si Tran" w:date="2012-12-06T02:14:00Z">
                <m:r>
                  <w:rPr>
                    <w:rFonts w:ascii="Cambria Math" w:hAnsi="Cambria Math"/>
                    <w:szCs w:val="26"/>
                  </w:rPr>
                  <m:t>∆w</m:t>
                </m:r>
              </w:ins>
            </m:e>
            <m:sub>
              <w:ins w:id="6313" w:author="The Si Tran" w:date="2012-12-06T02:14:00Z">
                <m:r>
                  <w:rPr>
                    <w:rFonts w:ascii="Cambria Math" w:hAnsi="Cambria Math"/>
                    <w:szCs w:val="26"/>
                  </w:rPr>
                  <m:t>i</m:t>
                </m:r>
              </w:ins>
            </m:sub>
          </m:sSub>
        </m:oMath>
      </m:oMathPara>
    </w:p>
    <w:p w14:paraId="35EF2FE2" w14:textId="77777777" w:rsidR="00A40DAF" w:rsidRPr="00A40DAF" w:rsidDel="00A40DAF" w:rsidRDefault="00D35DF6">
      <w:pPr>
        <w:ind w:left="1440"/>
        <w:rPr>
          <w:del w:id="6314" w:author="The Si Tran" w:date="2012-12-06T02:15:00Z"/>
          <w:szCs w:val="26"/>
          <w:u w:val="single"/>
          <w:rPrChange w:id="6315" w:author="The Si Tran" w:date="2012-12-06T02:15:00Z">
            <w:rPr>
              <w:del w:id="6316" w:author="The Si Tran" w:date="2012-12-06T02:15:00Z"/>
              <w:rFonts w:ascii="Times New Roman" w:hAnsi="Times New Roman"/>
              <w:i/>
              <w:sz w:val="26"/>
              <w:szCs w:val="26"/>
              <w:u w:val="single"/>
            </w:rPr>
          </w:rPrChange>
        </w:rPr>
        <w:pPrChange w:id="6317" w:author="The Si Tran" w:date="2012-12-06T02:13:00Z">
          <w:pPr>
            <w:pStyle w:val="ListParagraph"/>
            <w:numPr>
              <w:numId w:val="10"/>
            </w:numPr>
            <w:spacing w:after="0" w:line="360" w:lineRule="auto"/>
            <w:ind w:left="0" w:hanging="360"/>
          </w:pPr>
        </w:pPrChange>
      </w:pPr>
      <m:oMathPara>
        <m:oMathParaPr>
          <m:jc m:val="left"/>
        </m:oMathParaPr>
        <m:oMath>
          <m:sSub>
            <m:sSubPr>
              <m:ctrlPr>
                <w:ins w:id="6318" w:author="The Si Tran" w:date="2012-12-06T02:14:00Z">
                  <w:rPr>
                    <w:rFonts w:ascii="Cambria Math" w:hAnsi="Cambria Math"/>
                    <w:szCs w:val="26"/>
                  </w:rPr>
                </w:ins>
              </m:ctrlPr>
            </m:sSubPr>
            <m:e>
              <w:ins w:id="6319" w:author="The Si Tran" w:date="2012-12-06T02:14:00Z">
                <m:r>
                  <w:rPr>
                    <w:rFonts w:ascii="Cambria Math" w:hAnsi="Cambria Math"/>
                    <w:szCs w:val="26"/>
                  </w:rPr>
                  <m:t>∆w</m:t>
                </m:r>
              </w:ins>
            </m:e>
            <m:sub>
              <w:ins w:id="6320" w:author="The Si Tran" w:date="2012-12-06T02:14:00Z">
                <m:r>
                  <w:rPr>
                    <w:rFonts w:ascii="Cambria Math" w:hAnsi="Cambria Math"/>
                    <w:szCs w:val="26"/>
                  </w:rPr>
                  <m:t>i</m:t>
                </m:r>
              </w:ins>
            </m:sub>
          </m:sSub>
          <w:ins w:id="6321" w:author="The Si Tran" w:date="2012-12-06T02:14:00Z">
            <m:r>
              <w:rPr>
                <w:rFonts w:ascii="Cambria Math" w:hAnsi="Cambria Math"/>
                <w:szCs w:val="26"/>
              </w:rPr>
              <m:t>=</m:t>
            </m:r>
          </w:ins>
          <w:ins w:id="6322" w:author="The Si Tran" w:date="2012-12-06T02:15:00Z">
            <m:r>
              <w:rPr>
                <w:rFonts w:ascii="Cambria Math" w:hAnsi="Cambria Math"/>
                <w:szCs w:val="26"/>
              </w:rPr>
              <m:t>η(t-o)</m:t>
            </m:r>
          </w:ins>
          <m:sSub>
            <m:sSubPr>
              <m:ctrlPr>
                <w:ins w:id="6323" w:author="The Si Tran" w:date="2012-12-06T02:15:00Z">
                  <w:rPr>
                    <w:rFonts w:ascii="Cambria Math" w:hAnsi="Cambria Math"/>
                    <w:i/>
                    <w:szCs w:val="26"/>
                  </w:rPr>
                </w:ins>
              </m:ctrlPr>
            </m:sSubPr>
            <m:e>
              <w:ins w:id="6324" w:author="The Si Tran" w:date="2012-12-06T02:15:00Z">
                <m:r>
                  <w:rPr>
                    <w:rFonts w:ascii="Cambria Math" w:hAnsi="Cambria Math"/>
                    <w:szCs w:val="26"/>
                  </w:rPr>
                  <m:t>x</m:t>
                </m:r>
              </w:ins>
            </m:e>
            <m:sub>
              <w:ins w:id="6325"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326" w:author="The Si Tran" w:date="2012-12-06T02:15:00Z"/>
          <w:rFonts w:ascii="Times New Roman" w:hAnsi="Times New Roman"/>
          <w:sz w:val="26"/>
          <w:szCs w:val="26"/>
        </w:rPr>
      </w:pPr>
      <w:del w:id="6327"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328">
              <w:rPr>
                <w:noProof/>
              </w:rPr>
            </w:rPrChange>
          </w:rPr>
          <w:drawing>
            <wp:inline distT="0" distB="0" distL="0" distR="0" wp14:anchorId="1F564A10" wp14:editId="265BC01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329" w:author="The Si Tran" w:date="2012-12-06T02:15:00Z">
          <w:pPr>
            <w:pStyle w:val="ListParagraph"/>
            <w:spacing w:after="0" w:line="360" w:lineRule="auto"/>
            <w:ind w:left="0"/>
          </w:pPr>
        </w:pPrChange>
      </w:pPr>
      <w:del w:id="6330" w:author="The Si Tran" w:date="2012-12-06T02:15:00Z">
        <w:r w:rsidRPr="0049233F" w:rsidDel="00A40DAF">
          <w:delText xml:space="preserve">                   </w:delText>
        </w:r>
        <w:r w:rsidRPr="006D6C8D" w:rsidDel="00A40DAF">
          <w:rPr>
            <w:noProof/>
            <w:rPrChange w:id="6331" w:author="Unknown">
              <w:rPr>
                <w:noProof/>
              </w:rPr>
            </w:rPrChange>
          </w:rPr>
          <w:drawing>
            <wp:inline distT="0" distB="0" distL="0" distR="0" wp14:anchorId="357AB739" wp14:editId="28E3E4FB">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2" type="#_x0000_t75" style="width:7.5pt;height:13.75pt" o:ole="">
            <v:imagedata r:id="rId209" o:title=""/>
          </v:shape>
          <o:OLEObject Type="Embed" ProgID="Equation.DSMT4" ShapeID="_x0000_i1112" DrawAspect="Content" ObjectID="_1417211249"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332" w:author="The Si Tran" w:date="2012-12-06T02:16:00Z"/>
          <w:rFonts w:ascii="Times New Roman" w:hAnsi="Times New Roman"/>
          <w:i/>
          <w:sz w:val="26"/>
          <w:szCs w:val="26"/>
          <w:u w:val="single"/>
          <w:rPrChange w:id="6333" w:author="The Si Tran" w:date="2012-12-06T02:16:00Z">
            <w:rPr>
              <w:ins w:id="6334"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335" w:author="The Si Tran" w:date="2012-12-06T02:17:00Z">
            <w:rPr>
              <w:rFonts w:ascii="Times New Roman" w:hAnsi="Times New Roman"/>
              <w:i/>
              <w:sz w:val="26"/>
              <w:szCs w:val="26"/>
              <w:u w:val="single"/>
            </w:rPr>
          </w:rPrChange>
        </w:rPr>
        <w:pPrChange w:id="6336" w:author="The Si Tran" w:date="2012-12-06T02:16:00Z">
          <w:pPr>
            <w:pStyle w:val="ListParagraph"/>
            <w:numPr>
              <w:numId w:val="10"/>
            </w:numPr>
            <w:spacing w:after="0" w:line="360" w:lineRule="auto"/>
            <w:ind w:left="0" w:hanging="360"/>
          </w:pPr>
        </w:pPrChange>
      </w:pPr>
      <w:ins w:id="6337"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338" w:author="The Si Tran" w:date="2012-12-06T02:16:00Z"/>
          <w:rFonts w:ascii="Times New Roman" w:hAnsi="Times New Roman"/>
          <w:b/>
          <w:i/>
          <w:sz w:val="26"/>
          <w:szCs w:val="26"/>
        </w:rPr>
      </w:pPr>
      <w:del w:id="6339" w:author="The Si Tran" w:date="2012-12-06T02:17:00Z">
        <w:r w:rsidRPr="0049233F" w:rsidDel="00C841C4">
          <w:rPr>
            <w:rFonts w:ascii="Times New Roman" w:hAnsi="Times New Roman"/>
            <w:b/>
            <w:i/>
            <w:sz w:val="26"/>
            <w:szCs w:val="26"/>
          </w:rPr>
          <w:delText xml:space="preserve">             </w:delText>
        </w:r>
      </w:del>
      <w:del w:id="6340"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341">
              <w:rPr>
                <w:noProof/>
              </w:rPr>
            </w:rPrChange>
          </w:rPr>
          <w:drawing>
            <wp:inline distT="0" distB="0" distL="0" distR="0" wp14:anchorId="2F618E5D" wp14:editId="49D4296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342"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343" w:author="The Si Tran" w:date="2012-12-06T02:19:00Z"/>
          <w:rFonts w:ascii="Times New Roman" w:hAnsi="Times New Roman"/>
          <w:sz w:val="26"/>
          <w:szCs w:val="26"/>
        </w:rPr>
        <w:pPrChange w:id="6344" w:author="The Si Tran" w:date="2012-12-06T02:19:00Z">
          <w:pPr>
            <w:pStyle w:val="ListParagraph"/>
            <w:spacing w:after="0" w:line="360" w:lineRule="auto"/>
            <w:ind w:left="0"/>
          </w:pPr>
        </w:pPrChange>
      </w:pPr>
      <w:ins w:id="6345"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346" w:author="The Si Tran" w:date="2012-12-06T02:19:00Z">
            <w:rPr>
              <w:noProof/>
            </w:rPr>
          </w:rPrChange>
        </w:rPr>
        <w:pPrChange w:id="6347" w:author="The Si Tran" w:date="2012-12-06T02:19:00Z">
          <w:pPr>
            <w:pStyle w:val="ListParagraph"/>
            <w:spacing w:after="0" w:line="360" w:lineRule="auto"/>
            <w:ind w:firstLine="720"/>
          </w:pPr>
        </w:pPrChange>
      </w:pPr>
      <w:del w:id="6348" w:author="The Si Tran" w:date="2012-12-06T02:19:00Z">
        <w:r w:rsidRPr="002B1464" w:rsidDel="00DF09B3">
          <w:rPr>
            <w:noProof/>
          </w:rPr>
          <w:drawing>
            <wp:inline distT="0" distB="0" distL="0" distR="0" wp14:anchorId="15785917" wp14:editId="6B4450EB">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0607A91C"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3" type="#_x0000_t75" style="width:13.75pt;height:13.75pt" o:ole="">
            <v:imagedata r:id="rId195" o:title=""/>
          </v:shape>
          <o:OLEObject Type="Embed" ProgID="Equation.DSMT4" ShapeID="_x0000_i1113" DrawAspect="Content" ObjectID="_1417211250" r:id="rId213"/>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4" type="#_x0000_t75" style="width:28.15pt;height:13.75pt" o:ole="">
            <v:imagedata r:id="rId214" o:title=""/>
          </v:shape>
          <o:OLEObject Type="Embed" ProgID="Equation.DSMT4" ShapeID="_x0000_i1114" DrawAspect="Content" ObjectID="_1417211251" r:id="rId215"/>
        </w:object>
      </w:r>
      <w:r w:rsidRPr="0049233F">
        <w:rPr>
          <w:rFonts w:ascii="Times New Roman" w:hAnsi="Times New Roman"/>
          <w:sz w:val="26"/>
          <w:szCs w:val="26"/>
        </w:rPr>
        <w:t xml:space="preserve"> đạt giá trị nhỏ nhấ</w:t>
      </w:r>
      <w:r w:rsidR="00554C5E">
        <w:rPr>
          <w:rFonts w:ascii="Times New Roman" w:hAnsi="Times New Roman"/>
          <w:sz w:val="26"/>
          <w:szCs w:val="26"/>
        </w:rPr>
        <w:t>t. Hình 4.6</w:t>
      </w:r>
      <w:r w:rsidRPr="0049233F">
        <w:rPr>
          <w:rFonts w:ascii="Times New Roman" w:hAnsi="Times New Roman"/>
          <w:sz w:val="26"/>
          <w:szCs w:val="26"/>
        </w:rPr>
        <w:t xml:space="preserve">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634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35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351" w:author="The Si Tran" w:date="2012-12-06T02:22:00Z">
        <w:r w:rsidRPr="0049233F" w:rsidDel="008A19A3">
          <w:rPr>
            <w:rFonts w:ascii="Times New Roman" w:hAnsi="Times New Roman"/>
            <w:i/>
            <w:sz w:val="26"/>
            <w:szCs w:val="26"/>
          </w:rPr>
          <w:delText>E</w:delText>
        </w:r>
      </w:del>
      <w:del w:id="635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5" type="#_x0000_t75" style="width:13.75pt;height:13.75pt" o:ole="">
              <v:imagedata r:id="rId195" o:title=""/>
            </v:shape>
            <o:OLEObject Type="Embed" ProgID="Equation.DSMT4" ShapeID="_x0000_i1115" DrawAspect="Content" ObjectID="_1417211252" r:id="rId216"/>
          </w:object>
        </w:r>
        <w:r w:rsidRPr="0049233F" w:rsidDel="008A19A3">
          <w:rPr>
            <w:rFonts w:ascii="Times New Roman" w:hAnsi="Times New Roman"/>
            <w:sz w:val="26"/>
            <w:szCs w:val="26"/>
          </w:rPr>
          <w:delText xml:space="preserve">, ký hiệu là </w:delText>
        </w:r>
      </w:del>
      <w:del w:id="6353" w:author="The Si Tran" w:date="2012-12-06T02:19:00Z">
        <w:r w:rsidRPr="00AF1345" w:rsidDel="00DF09B3">
          <w:rPr>
            <w:rFonts w:ascii="Times New Roman" w:hAnsi="Times New Roman"/>
            <w:position w:val="-10"/>
            <w:sz w:val="26"/>
            <w:szCs w:val="26"/>
          </w:rPr>
          <w:object w:dxaOrig="740" w:dyaOrig="320" w14:anchorId="1BB3EC5E">
            <v:shape id="_x0000_i1116" type="#_x0000_t75" style="width:36.3pt;height:13.75pt" o:ole="">
              <v:imagedata r:id="rId217" o:title=""/>
            </v:shape>
            <o:OLEObject Type="Embed" ProgID="Equation.DSMT4" ShapeID="_x0000_i1116" DrawAspect="Content" ObjectID="_1417211253" r:id="rId218"/>
          </w:object>
        </w:r>
      </w:del>
      <w:ins w:id="635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355" w:author="The Si Tran" w:date="2012-12-06T02:22:00Z"/>
          <w:rFonts w:ascii="Times New Roman" w:hAnsi="Times New Roman"/>
          <w:sz w:val="26"/>
          <w:szCs w:val="26"/>
        </w:rPr>
        <w:pPrChange w:id="6356" w:author="The Si Tran" w:date="2012-12-14T06:06:00Z">
          <w:pPr>
            <w:pStyle w:val="ListParagraph"/>
            <w:spacing w:after="0" w:line="360" w:lineRule="auto"/>
            <w:ind w:left="0"/>
          </w:pPr>
        </w:pPrChange>
      </w:pPr>
      <w:ins w:id="6357" w:author="The Si Tran" w:date="2012-12-06T02:20:00Z">
        <w:r>
          <w:rPr>
            <w:rFonts w:ascii="Times New Roman" w:hAnsi="Times New Roman"/>
            <w:sz w:val="26"/>
            <w:szCs w:val="26"/>
          </w:rPr>
          <w:tab/>
        </w:r>
        <w:r>
          <w:rPr>
            <w:rFonts w:ascii="Times New Roman" w:hAnsi="Times New Roman"/>
            <w:sz w:val="26"/>
            <w:szCs w:val="26"/>
          </w:rPr>
          <w:tab/>
        </w:r>
      </w:ins>
      <w:ins w:id="6358"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359" w:author="The Si Tran" w:date="2012-12-14T06:06:00Z">
          <w:pPr>
            <w:pStyle w:val="ListParagraph"/>
            <w:spacing w:after="0" w:line="360" w:lineRule="auto"/>
            <w:ind w:left="0"/>
          </w:pPr>
        </w:pPrChange>
      </w:pPr>
      <w:del w:id="6360"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361">
              <w:rPr>
                <w:noProof/>
              </w:rPr>
            </w:rPrChange>
          </w:rPr>
          <w:drawing>
            <wp:inline distT="0" distB="0" distL="0" distR="0" wp14:anchorId="607F83D3" wp14:editId="36E129A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28E10F9C" w:rsidR="0008713C" w:rsidRDefault="0088753F">
      <w:pPr>
        <w:rPr>
          <w:ins w:id="6362" w:author="The Si Tran" w:date="2012-12-06T02:25:00Z"/>
        </w:rPr>
        <w:pPrChange w:id="6363"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364" w:author="The Si Tran" w:date="2012-12-06T02:24:00Z">
        <w:r w:rsidR="008A19A3">
          <w:t>-</w:t>
        </w:r>
      </w:ins>
      <w:del w:id="6365" w:author="The Si Tran" w:date="2012-12-06T02:23:00Z">
        <w:r w:rsidRPr="00AF1345" w:rsidDel="008A19A3">
          <w:rPr>
            <w:position w:val="-10"/>
          </w:rPr>
          <w:object w:dxaOrig="859" w:dyaOrig="320" w14:anchorId="3B61AA20">
            <v:shape id="_x0000_i1117" type="#_x0000_t75" style="width:43.85pt;height:13.75pt" o:ole="">
              <v:imagedata r:id="rId220" o:title=""/>
            </v:shape>
            <o:OLEObject Type="Embed" ProgID="Equation.DSMT4" ShapeID="_x0000_i1117" DrawAspect="Content" ObjectID="_1417211254" r:id="rId221"/>
          </w:object>
        </w:r>
      </w:del>
      <w:ins w:id="6366"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367" w:author="The Si Tran" w:date="2012-12-06T02:24:00Z">
        <m:oMath>
          <m:r>
            <w:rPr>
              <w:rFonts w:ascii="Cambria Math" w:hAnsi="Cambria Math"/>
            </w:rPr>
            <m:t>E</m:t>
          </m:r>
        </m:oMath>
      </w:ins>
      <w:del w:id="6368"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D35DF6">
      <w:pPr>
        <w:spacing w:before="0"/>
        <w:rPr>
          <w:ins w:id="6369" w:author="The Si Tran" w:date="2012-12-06T02:27:00Z"/>
        </w:rPr>
        <w:pPrChange w:id="6370" w:author="The Si Tran" w:date="2012-12-14T06:08:00Z">
          <w:pPr>
            <w:pStyle w:val="ListParagraph"/>
            <w:spacing w:after="0" w:line="360" w:lineRule="auto"/>
            <w:ind w:left="0"/>
          </w:pPr>
        </w:pPrChange>
      </w:pPr>
      <m:oMathPara>
        <m:oMath>
          <m:acc>
            <m:accPr>
              <m:chr m:val="⃗"/>
              <m:ctrlPr>
                <w:ins w:id="6371" w:author="The Si Tran" w:date="2012-12-06T02:26:00Z">
                  <w:rPr>
                    <w:rFonts w:ascii="Cambria Math" w:hAnsi="Cambria Math"/>
                    <w:i/>
                  </w:rPr>
                </w:ins>
              </m:ctrlPr>
            </m:accPr>
            <m:e>
              <w:ins w:id="6372" w:author="The Si Tran" w:date="2012-12-06T02:26:00Z">
                <m:r>
                  <w:rPr>
                    <w:rFonts w:ascii="Cambria Math" w:hAnsi="Cambria Math"/>
                  </w:rPr>
                  <m:t>w</m:t>
                </m:r>
              </w:ins>
            </m:e>
          </m:acc>
          <w:ins w:id="6373" w:author="The Si Tran" w:date="2012-12-06T02:26:00Z">
            <m:r>
              <w:rPr>
                <w:rFonts w:ascii="Cambria Math" w:hAnsi="Cambria Math"/>
              </w:rPr>
              <m:t>←</m:t>
            </m:r>
          </w:ins>
          <m:acc>
            <m:accPr>
              <m:chr m:val="⃗"/>
              <m:ctrlPr>
                <w:ins w:id="6374" w:author="The Si Tran" w:date="2012-12-06T02:26:00Z">
                  <w:rPr>
                    <w:rFonts w:ascii="Cambria Math" w:hAnsi="Cambria Math"/>
                    <w:i/>
                  </w:rPr>
                </w:ins>
              </m:ctrlPr>
            </m:accPr>
            <m:e>
              <w:ins w:id="6375" w:author="The Si Tran" w:date="2012-12-06T02:26:00Z">
                <m:r>
                  <w:rPr>
                    <w:rFonts w:ascii="Cambria Math" w:hAnsi="Cambria Math"/>
                  </w:rPr>
                  <m:t>w</m:t>
                </m:r>
              </w:ins>
            </m:e>
          </m:acc>
          <w:ins w:id="6376" w:author="The Si Tran" w:date="2012-12-06T02:27:00Z">
            <m:r>
              <w:rPr>
                <w:rFonts w:ascii="Cambria Math" w:hAnsi="Cambria Math"/>
              </w:rPr>
              <m:t>+</m:t>
            </m:r>
          </w:ins>
          <m:acc>
            <m:accPr>
              <m:chr m:val="⃗"/>
              <m:ctrlPr>
                <w:ins w:id="6377" w:author="The Si Tran" w:date="2012-12-06T02:27:00Z">
                  <w:rPr>
                    <w:rFonts w:ascii="Cambria Math" w:hAnsi="Cambria Math"/>
                    <w:i/>
                  </w:rPr>
                </w:ins>
              </m:ctrlPr>
            </m:accPr>
            <m:e>
              <w:ins w:id="6378"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379" w:author="The Si Tran" w:date="2012-12-06T02:29:00Z"/>
          <w:rFonts w:ascii="Times New Roman" w:hAnsi="Times New Roman"/>
          <w:sz w:val="26"/>
          <w:szCs w:val="26"/>
        </w:rPr>
      </w:pPr>
      <w:ins w:id="6380" w:author="The Si Tran" w:date="2012-12-06T02:28:00Z">
        <m:oMathPara>
          <m:oMath>
            <m:r>
              <w:rPr>
                <w:rFonts w:ascii="Cambria Math" w:hAnsi="Cambria Math"/>
                <w:sz w:val="26"/>
                <w:szCs w:val="26"/>
              </w:rPr>
              <m:t>∆</m:t>
            </m:r>
          </m:oMath>
        </m:oMathPara>
      </w:ins>
      <m:oMathPara>
        <m:oMath>
          <m:acc>
            <m:accPr>
              <m:chr m:val="⃗"/>
              <m:ctrlPr>
                <w:ins w:id="6381" w:author="The Si Tran" w:date="2012-12-06T02:27:00Z">
                  <w:rPr>
                    <w:rFonts w:ascii="Cambria Math" w:hAnsi="Cambria Math"/>
                    <w:i/>
                    <w:sz w:val="26"/>
                    <w:szCs w:val="26"/>
                  </w:rPr>
                </w:ins>
              </m:ctrlPr>
            </m:accPr>
            <m:e>
              <w:ins w:id="6382" w:author="The Si Tran" w:date="2012-12-06T02:28:00Z">
                <m:r>
                  <w:rPr>
                    <w:rFonts w:ascii="Cambria Math" w:hAnsi="Cambria Math"/>
                    <w:sz w:val="26"/>
                    <w:szCs w:val="26"/>
                  </w:rPr>
                  <m:t>w</m:t>
                </m:r>
              </w:ins>
            </m:e>
          </m:acc>
          <w:ins w:id="6383"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384" w:author="The Si Tran" w:date="2012-12-06T02:28:00Z">
                  <w:rPr>
                    <w:rFonts w:ascii="Cambria Math" w:hAnsi="Cambria Math"/>
                    <w:i/>
                    <w:sz w:val="26"/>
                    <w:szCs w:val="26"/>
                  </w:rPr>
                </w:ins>
              </m:ctrlPr>
            </m:accPr>
            <m:e>
              <w:ins w:id="6385" w:author="The Si Tran" w:date="2012-12-06T02:28:00Z">
                <m:r>
                  <w:rPr>
                    <w:rFonts w:ascii="Cambria Math" w:hAnsi="Cambria Math"/>
                    <w:sz w:val="26"/>
                    <w:szCs w:val="26"/>
                  </w:rPr>
                  <m:t>w</m:t>
                </m:r>
              </w:ins>
            </m:e>
          </m:acc>
          <w:ins w:id="6386"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387" w:author="The Si Tran" w:date="2012-12-06T02:29:00Z"/>
          <w:rFonts w:ascii="Times New Roman" w:hAnsi="Times New Roman"/>
          <w:sz w:val="26"/>
          <w:szCs w:val="26"/>
        </w:rPr>
      </w:pPr>
      <w:del w:id="638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389">
              <w:rPr>
                <w:noProof/>
              </w:rPr>
            </w:rPrChange>
          </w:rPr>
          <w:drawing>
            <wp:inline distT="0" distB="0" distL="0" distR="0" wp14:anchorId="2CC852DC" wp14:editId="7708B7AC">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90"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391" w:author="The Si Tran" w:date="2012-12-06T02:29:00Z"/>
          <w:rFonts w:ascii="Times New Roman" w:hAnsi="Times New Roman"/>
          <w:sz w:val="26"/>
          <w:szCs w:val="26"/>
        </w:rPr>
      </w:pPr>
      <w:del w:id="639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93" w:author="The Si Tran" w:date="2012-12-06T02:29:00Z">
        <w:r w:rsidRPr="002B1464" w:rsidDel="004D3F55">
          <w:rPr>
            <w:rFonts w:ascii="Times New Roman" w:hAnsi="Times New Roman"/>
            <w:noProof/>
            <w:sz w:val="26"/>
            <w:szCs w:val="26"/>
            <w:rPrChange w:id="6394">
              <w:rPr>
                <w:noProof/>
              </w:rPr>
            </w:rPrChange>
          </w:rPr>
          <w:drawing>
            <wp:inline distT="0" distB="0" distL="0" distR="0" wp14:anchorId="02B5E461" wp14:editId="247B3BE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395"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D35DF6">
      <w:pPr>
        <w:pStyle w:val="EquationIndex"/>
        <w:rPr>
          <w:ins w:id="6396" w:author="The Si Tran" w:date="2012-12-06T02:30:00Z"/>
        </w:rPr>
        <w:pPrChange w:id="6397" w:author="The Si Tran" w:date="2012-12-15T08:05:00Z">
          <w:pPr>
            <w:ind w:left="1440"/>
          </w:pPr>
        </w:pPrChange>
      </w:pPr>
      <m:oMathPara>
        <m:oMath>
          <m:sSub>
            <m:sSubPr>
              <m:ctrlPr>
                <w:ins w:id="6398" w:author="The Si Tran" w:date="2012-12-06T02:30:00Z">
                  <w:rPr>
                    <w:rFonts w:ascii="Cambria Math" w:hAnsi="Cambria Math"/>
                  </w:rPr>
                </w:ins>
              </m:ctrlPr>
            </m:sSubPr>
            <m:e>
              <w:ins w:id="6399" w:author="The Si Tran" w:date="2012-12-06T02:30:00Z">
                <m:r>
                  <w:rPr>
                    <w:rFonts w:ascii="Cambria Math" w:hAnsi="Cambria Math"/>
                  </w:rPr>
                  <m:t>w</m:t>
                </m:r>
              </w:ins>
            </m:e>
            <m:sub>
              <w:ins w:id="6400" w:author="The Si Tran" w:date="2012-12-06T02:30:00Z">
                <m:r>
                  <w:rPr>
                    <w:rFonts w:ascii="Cambria Math" w:hAnsi="Cambria Math"/>
                  </w:rPr>
                  <m:t>i</m:t>
                </m:r>
              </w:ins>
            </m:sub>
          </m:sSub>
          <w:ins w:id="6401" w:author="The Si Tran" w:date="2012-12-06T02:30:00Z">
            <m:r>
              <m:rPr>
                <m:sty m:val="p"/>
              </m:rPr>
              <w:rPr>
                <w:rFonts w:ascii="Cambria Math" w:hAnsi="Cambria Math"/>
              </w:rPr>
              <m:t>←</m:t>
            </m:r>
          </w:ins>
          <m:sSub>
            <m:sSubPr>
              <m:ctrlPr>
                <w:ins w:id="6402" w:author="The Si Tran" w:date="2012-12-06T02:30:00Z">
                  <w:rPr>
                    <w:rFonts w:ascii="Cambria Math" w:hAnsi="Cambria Math"/>
                  </w:rPr>
                </w:ins>
              </m:ctrlPr>
            </m:sSubPr>
            <m:e>
              <w:ins w:id="6403" w:author="The Si Tran" w:date="2012-12-06T02:30:00Z">
                <m:r>
                  <w:rPr>
                    <w:rFonts w:ascii="Cambria Math" w:hAnsi="Cambria Math"/>
                  </w:rPr>
                  <m:t>w</m:t>
                </m:r>
              </w:ins>
            </m:e>
            <m:sub>
              <w:ins w:id="6404" w:author="The Si Tran" w:date="2012-12-06T02:30:00Z">
                <m:r>
                  <w:rPr>
                    <w:rFonts w:ascii="Cambria Math" w:hAnsi="Cambria Math"/>
                  </w:rPr>
                  <m:t>i</m:t>
                </m:r>
              </w:ins>
            </m:sub>
          </m:sSub>
          <w:ins w:id="6405" w:author="The Si Tran" w:date="2012-12-06T02:30:00Z">
            <m:r>
              <m:rPr>
                <m:sty m:val="p"/>
              </m:rPr>
              <w:rPr>
                <w:rFonts w:ascii="Cambria Math" w:hAnsi="Cambria Math"/>
              </w:rPr>
              <m:t>+</m:t>
            </m:r>
          </w:ins>
          <m:sSub>
            <m:sSubPr>
              <m:ctrlPr>
                <w:ins w:id="6406" w:author="The Si Tran" w:date="2012-12-06T02:30:00Z">
                  <w:rPr>
                    <w:rFonts w:ascii="Cambria Math" w:hAnsi="Cambria Math"/>
                  </w:rPr>
                </w:ins>
              </m:ctrlPr>
            </m:sSubPr>
            <m:e>
              <w:ins w:id="6407" w:author="The Si Tran" w:date="2012-12-06T02:30:00Z">
                <m:r>
                  <m:rPr>
                    <m:sty m:val="p"/>
                  </m:rPr>
                  <w:rPr>
                    <w:rFonts w:ascii="Cambria Math" w:hAnsi="Cambria Math"/>
                  </w:rPr>
                  <m:t>∆</m:t>
                </m:r>
                <m:r>
                  <w:rPr>
                    <w:rFonts w:ascii="Cambria Math" w:hAnsi="Cambria Math"/>
                  </w:rPr>
                  <m:t>w</m:t>
                </m:r>
              </w:ins>
            </m:e>
            <m:sub>
              <w:ins w:id="6408" w:author="The Si Tran" w:date="2012-12-06T02:30:00Z">
                <m:r>
                  <w:rPr>
                    <w:rFonts w:ascii="Cambria Math" w:hAnsi="Cambria Math"/>
                  </w:rPr>
                  <m:t>i</m:t>
                </m:r>
              </w:ins>
            </m:sub>
          </m:sSub>
        </m:oMath>
      </m:oMathPara>
    </w:p>
    <w:p w14:paraId="14A84423" w14:textId="77777777" w:rsidR="004D3F55" w:rsidRPr="00097101" w:rsidRDefault="00D35DF6">
      <w:pPr>
        <w:pStyle w:val="EquationIndex"/>
        <w:rPr>
          <w:ins w:id="6409" w:author="The Si Tran" w:date="2012-12-06T02:30:00Z"/>
        </w:rPr>
        <w:pPrChange w:id="6410" w:author="The Si Tran" w:date="2012-12-15T08:05:00Z">
          <w:pPr>
            <w:ind w:left="1440"/>
          </w:pPr>
        </w:pPrChange>
      </w:pPr>
      <m:oMathPara>
        <m:oMath>
          <m:sSub>
            <m:sSubPr>
              <m:ctrlPr>
                <w:ins w:id="6411" w:author="The Si Tran" w:date="2012-12-06T02:30:00Z">
                  <w:rPr>
                    <w:rFonts w:ascii="Cambria Math" w:hAnsi="Cambria Math"/>
                  </w:rPr>
                </w:ins>
              </m:ctrlPr>
            </m:sSubPr>
            <m:e>
              <w:ins w:id="6412" w:author="The Si Tran" w:date="2012-12-06T02:30:00Z">
                <m:r>
                  <m:rPr>
                    <m:sty m:val="p"/>
                  </m:rPr>
                  <w:rPr>
                    <w:rFonts w:ascii="Cambria Math" w:hAnsi="Cambria Math"/>
                  </w:rPr>
                  <m:t>∆</m:t>
                </m:r>
                <m:r>
                  <w:rPr>
                    <w:rFonts w:ascii="Cambria Math" w:hAnsi="Cambria Math"/>
                  </w:rPr>
                  <m:t>w</m:t>
                </m:r>
              </w:ins>
            </m:e>
            <m:sub>
              <w:ins w:id="6413" w:author="The Si Tran" w:date="2012-12-06T02:30:00Z">
                <m:r>
                  <w:rPr>
                    <w:rFonts w:ascii="Cambria Math" w:hAnsi="Cambria Math"/>
                  </w:rPr>
                  <m:t>i</m:t>
                </m:r>
              </w:ins>
            </m:sub>
          </m:sSub>
          <w:ins w:id="6414" w:author="The Si Tran" w:date="2012-12-06T02:30:00Z">
            <m:r>
              <m:rPr>
                <m:sty m:val="p"/>
              </m:rPr>
              <w:rPr>
                <w:rFonts w:ascii="Cambria Math" w:hAnsi="Cambria Math"/>
              </w:rPr>
              <m:t>=-</m:t>
            </m:r>
            <m:r>
              <w:rPr>
                <w:rFonts w:ascii="Cambria Math" w:hAnsi="Cambria Math"/>
              </w:rPr>
              <m:t>η</m:t>
            </m:r>
          </w:ins>
          <m:f>
            <m:fPr>
              <m:ctrlPr>
                <w:ins w:id="6415" w:author="The Si Tran" w:date="2012-12-06T02:30:00Z">
                  <w:rPr>
                    <w:rFonts w:ascii="Cambria Math" w:hAnsi="Cambria Math"/>
                  </w:rPr>
                </w:ins>
              </m:ctrlPr>
            </m:fPr>
            <m:num>
              <w:ins w:id="6416" w:author="The Si Tran" w:date="2012-12-06T02:30:00Z">
                <m:r>
                  <w:rPr>
                    <w:rFonts w:ascii="Cambria Math" w:hAnsi="Cambria Math"/>
                  </w:rPr>
                  <m:t>∂E</m:t>
                </m:r>
              </w:ins>
            </m:num>
            <m:den>
              <w:ins w:id="6417" w:author="The Si Tran" w:date="2012-12-06T02:30:00Z">
                <m:r>
                  <w:rPr>
                    <w:rFonts w:ascii="Cambria Math" w:hAnsi="Cambria Math"/>
                  </w:rPr>
                  <m:t>∂</m:t>
                </m:r>
              </w:ins>
              <m:sSub>
                <m:sSubPr>
                  <m:ctrlPr>
                    <w:ins w:id="6418" w:author="The Si Tran" w:date="2012-12-06T02:30:00Z">
                      <w:rPr>
                        <w:rFonts w:ascii="Cambria Math" w:hAnsi="Cambria Math"/>
                      </w:rPr>
                    </w:ins>
                  </m:ctrlPr>
                </m:sSubPr>
                <m:e>
                  <w:ins w:id="6419" w:author="The Si Tran" w:date="2012-12-06T02:31:00Z">
                    <m:r>
                      <w:rPr>
                        <w:rFonts w:ascii="Cambria Math" w:hAnsi="Cambria Math"/>
                      </w:rPr>
                      <m:t>w</m:t>
                    </m:r>
                  </w:ins>
                </m:e>
                <m:sub>
                  <w:ins w:id="6420"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421"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422" w:author="The Si Tran" w:date="2012-12-06T02:31:00Z"/>
          <w:rFonts w:ascii="Times New Roman" w:hAnsi="Times New Roman"/>
          <w:sz w:val="26"/>
          <w:szCs w:val="26"/>
        </w:rPr>
      </w:pPr>
      <w:del w:id="6423" w:author="The Si Tran" w:date="2012-12-06T02:31:00Z">
        <w:r w:rsidRPr="0049233F" w:rsidDel="00FC5644">
          <w:rPr>
            <w:rFonts w:ascii="Times New Roman" w:hAnsi="Times New Roman"/>
            <w:sz w:val="26"/>
            <w:szCs w:val="26"/>
          </w:rPr>
          <w:delText xml:space="preserve">                      </w:delText>
        </w:r>
        <w:r w:rsidRPr="006D6C8D" w:rsidDel="00FC5644">
          <w:rPr>
            <w:noProof/>
            <w:szCs w:val="26"/>
            <w:rPrChange w:id="6424" w:author="Unknown">
              <w:rPr>
                <w:noProof/>
              </w:rPr>
            </w:rPrChange>
          </w:rPr>
          <w:drawing>
            <wp:inline distT="0" distB="0" distL="0" distR="0" wp14:anchorId="052A4D62" wp14:editId="26B678B8">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42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426">
              <w:rPr>
                <w:rFonts w:ascii="Times New Roman" w:eastAsiaTheme="minorHAnsi" w:hAnsi="Times New Roman"/>
                <w:noProof/>
                <w:sz w:val="26"/>
              </w:rPr>
            </w:rPrChange>
          </w:rPr>
          <w:drawing>
            <wp:inline distT="0" distB="0" distL="0" distR="0" wp14:anchorId="4070E0B0" wp14:editId="4141F63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427" w:author="The Si Tran" w:date="2012-12-16T17:27:00Z"/>
        </w:rPr>
        <w:pPrChange w:id="6428" w:author="The Si Tran" w:date="2012-12-16T17:27:00Z">
          <w:pPr>
            <w:pStyle w:val="Caption"/>
          </w:pPr>
        </w:pPrChange>
      </w:pPr>
      <w:r w:rsidRPr="002B1464">
        <w:rPr>
          <w:noProof/>
        </w:rPr>
        <w:drawing>
          <wp:inline distT="0" distB="0" distL="0" distR="0" wp14:anchorId="5978921C" wp14:editId="1A8FB835">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429" w:author="The Si Tran" w:date="2012-12-16T17:27:00Z"/>
        </w:rPr>
        <w:pPrChange w:id="6430"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431" w:author="The Si Tran" w:date="2012-12-16T17:27:00Z">
            <w:rPr/>
          </w:rPrChange>
        </w:rPr>
        <w:pPrChange w:id="6432" w:author="The Si Tran" w:date="2012-12-16T17:27:00Z">
          <w:pPr>
            <w:pStyle w:val="Caption"/>
          </w:pPr>
        </w:pPrChange>
      </w:pPr>
      <w:del w:id="6433" w:author="The Si Tran" w:date="2012-12-16T17:27:00Z">
        <w:r w:rsidRPr="0049233F" w:rsidDel="002F7B80">
          <w:delText xml:space="preserve">                                   </w:delText>
        </w:r>
        <w:r w:rsidRPr="0049233F" w:rsidDel="002F7B80">
          <w:tab/>
        </w:r>
        <w:r w:rsidRPr="00032D83" w:rsidDel="002F7B80">
          <w:delText xml:space="preserve"> </w:delText>
        </w:r>
      </w:del>
      <w:bookmarkStart w:id="6434" w:name="_Toc327348215"/>
      <w:bookmarkStart w:id="6435" w:name="_Toc343029965"/>
      <w:bookmarkStart w:id="6436" w:name="_Toc343452754"/>
      <w:r w:rsidRPr="006D6C8D">
        <w:t>Hình</w:t>
      </w:r>
      <w:ins w:id="6437" w:author="The Si Tran" w:date="2012-12-11T23:35:00Z">
        <w:r w:rsidR="003E4F58" w:rsidRPr="002F7B80">
          <w:rPr>
            <w:rPrChange w:id="6438" w:author="The Si Tran" w:date="2012-12-16T17:27:00Z">
              <w:rPr>
                <w:b w:val="0"/>
              </w:rPr>
            </w:rPrChange>
          </w:rPr>
          <w:t xml:space="preserve"> 4.6</w:t>
        </w:r>
      </w:ins>
      <w:del w:id="6439" w:author="The Si Tran" w:date="2012-12-11T23:35:00Z">
        <w:r w:rsidRPr="002F7B80" w:rsidDel="003E4F58">
          <w:rPr>
            <w:rPrChange w:id="6440" w:author="The Si Tran" w:date="2012-12-16T17:27:00Z">
              <w:rPr>
                <w:b w:val="0"/>
              </w:rPr>
            </w:rPrChange>
          </w:rPr>
          <w:delText xml:space="preserve"> </w:delText>
        </w:r>
        <w:r w:rsidRPr="002F7B80" w:rsidDel="003E4F58">
          <w:rPr>
            <w:rPrChange w:id="6441" w:author="The Si Tran" w:date="2012-12-16T17:27:00Z">
              <w:rPr>
                <w:b w:val="0"/>
              </w:rPr>
            </w:rPrChange>
          </w:rPr>
          <w:fldChar w:fldCharType="begin"/>
        </w:r>
        <w:r w:rsidRPr="002F7B80" w:rsidDel="003E4F58">
          <w:rPr>
            <w:rPrChange w:id="6442" w:author="The Si Tran" w:date="2012-12-16T17:27:00Z">
              <w:rPr>
                <w:b w:val="0"/>
              </w:rPr>
            </w:rPrChange>
          </w:rPr>
          <w:delInstrText xml:space="preserve"> STYLEREF 1 \s </w:delInstrText>
        </w:r>
        <w:r w:rsidRPr="002F7B80" w:rsidDel="003E4F58">
          <w:rPr>
            <w:rPrChange w:id="6443" w:author="The Si Tran" w:date="2012-12-16T17:27:00Z">
              <w:rPr>
                <w:b w:val="0"/>
              </w:rPr>
            </w:rPrChange>
          </w:rPr>
          <w:fldChar w:fldCharType="separate"/>
        </w:r>
        <w:r w:rsidRPr="002F7B80" w:rsidDel="003E4F58">
          <w:rPr>
            <w:rPrChange w:id="6444" w:author="The Si Tran" w:date="2012-12-16T17:27:00Z">
              <w:rPr>
                <w:b w:val="0"/>
                <w:noProof/>
              </w:rPr>
            </w:rPrChange>
          </w:rPr>
          <w:delText>2</w:delText>
        </w:r>
        <w:r w:rsidRPr="002F7B80" w:rsidDel="003E4F58">
          <w:rPr>
            <w:rPrChange w:id="6445" w:author="The Si Tran" w:date="2012-12-16T17:27:00Z">
              <w:rPr>
                <w:b w:val="0"/>
              </w:rPr>
            </w:rPrChange>
          </w:rPr>
          <w:fldChar w:fldCharType="end"/>
        </w:r>
        <w:r w:rsidRPr="002F7B80" w:rsidDel="003E4F58">
          <w:rPr>
            <w:rPrChange w:id="6446" w:author="The Si Tran" w:date="2012-12-16T17:27:00Z">
              <w:rPr>
                <w:b w:val="0"/>
              </w:rPr>
            </w:rPrChange>
          </w:rPr>
          <w:delText>.</w:delText>
        </w:r>
        <w:r w:rsidRPr="002F7B80" w:rsidDel="003E4F58">
          <w:rPr>
            <w:rPrChange w:id="6447" w:author="The Si Tran" w:date="2012-12-16T17:27:00Z">
              <w:rPr>
                <w:b w:val="0"/>
              </w:rPr>
            </w:rPrChange>
          </w:rPr>
          <w:fldChar w:fldCharType="begin"/>
        </w:r>
        <w:r w:rsidRPr="002F7B80" w:rsidDel="003E4F58">
          <w:rPr>
            <w:rPrChange w:id="6448" w:author="The Si Tran" w:date="2012-12-16T17:27:00Z">
              <w:rPr>
                <w:b w:val="0"/>
              </w:rPr>
            </w:rPrChange>
          </w:rPr>
          <w:delInstrText xml:space="preserve"> SEQ Hình \* ARABIC \s 1 </w:delInstrText>
        </w:r>
        <w:r w:rsidRPr="002F7B80" w:rsidDel="003E4F58">
          <w:rPr>
            <w:rPrChange w:id="6449" w:author="The Si Tran" w:date="2012-12-16T17:27:00Z">
              <w:rPr>
                <w:b w:val="0"/>
              </w:rPr>
            </w:rPrChange>
          </w:rPr>
          <w:fldChar w:fldCharType="separate"/>
        </w:r>
        <w:r w:rsidRPr="002F7B80" w:rsidDel="003E4F58">
          <w:rPr>
            <w:rPrChange w:id="6450" w:author="The Si Tran" w:date="2012-12-16T17:27:00Z">
              <w:rPr>
                <w:b w:val="0"/>
                <w:noProof/>
              </w:rPr>
            </w:rPrChange>
          </w:rPr>
          <w:delText>7</w:delText>
        </w:r>
        <w:r w:rsidRPr="002F7B80" w:rsidDel="003E4F58">
          <w:rPr>
            <w:rPrChange w:id="6451" w:author="The Si Tran" w:date="2012-12-16T17:27:00Z">
              <w:rPr>
                <w:b w:val="0"/>
              </w:rPr>
            </w:rPrChange>
          </w:rPr>
          <w:fldChar w:fldCharType="end"/>
        </w:r>
      </w:del>
      <w:r w:rsidRPr="002F7B80">
        <w:rPr>
          <w:rPrChange w:id="6452" w:author="The Si Tran" w:date="2012-12-16T17:27:00Z">
            <w:rPr>
              <w:b w:val="0"/>
            </w:rPr>
          </w:rPrChange>
        </w:rPr>
        <w:t>: Hàm lỗi của một đơn vị tuyến tính</w:t>
      </w:r>
      <w:bookmarkEnd w:id="6434"/>
      <w:bookmarkEnd w:id="6435"/>
      <w:bookmarkEnd w:id="6436"/>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453" w:author="The Si Tran" w:date="2012-12-06T02:32:00Z"/>
          <w:szCs w:val="26"/>
        </w:rPr>
      </w:pPr>
      <w:del w:id="6454" w:author="The Si Tran" w:date="2012-12-14T06:12:00Z">
        <w:r w:rsidRPr="0049233F" w:rsidDel="0008713C">
          <w:rPr>
            <w:szCs w:val="26"/>
          </w:rPr>
          <w:delText>Để  thực</w:delText>
        </w:r>
      </w:del>
      <w:ins w:id="6455"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D35DF6" w:rsidP="0088753F">
      <w:pPr>
        <w:spacing w:before="0"/>
        <w:rPr>
          <w:ins w:id="6456" w:author="The Si Tran" w:date="2012-12-06T02:42:00Z"/>
          <w:szCs w:val="26"/>
          <w:rPrChange w:id="6457" w:author="The Si Tran" w:date="2012-12-06T02:42:00Z">
            <w:rPr>
              <w:ins w:id="6458" w:author="The Si Tran" w:date="2012-12-06T02:42:00Z"/>
              <w:rFonts w:ascii="Cambria Math" w:hAnsi="Cambria Math"/>
              <w:i/>
              <w:szCs w:val="26"/>
            </w:rPr>
          </w:rPrChange>
        </w:rPr>
      </w:pPr>
      <m:oMathPara>
        <m:oMath>
          <m:f>
            <m:fPr>
              <m:ctrlPr>
                <w:ins w:id="6459" w:author="The Si Tran" w:date="2012-12-06T02:32:00Z">
                  <w:rPr>
                    <w:rFonts w:ascii="Cambria Math" w:hAnsi="Cambria Math"/>
                    <w:i/>
                    <w:szCs w:val="26"/>
                  </w:rPr>
                </w:ins>
              </m:ctrlPr>
            </m:fPr>
            <m:num>
              <w:ins w:id="6460" w:author="The Si Tran" w:date="2012-12-06T02:32:00Z">
                <m:r>
                  <w:rPr>
                    <w:rFonts w:ascii="Cambria Math" w:hAnsi="Cambria Math"/>
                    <w:szCs w:val="26"/>
                  </w:rPr>
                  <m:t>∂E</m:t>
                </m:r>
              </w:ins>
            </m:num>
            <m:den>
              <w:ins w:id="6461" w:author="The Si Tran" w:date="2012-12-06T02:32:00Z">
                <m:r>
                  <w:rPr>
                    <w:rFonts w:ascii="Cambria Math" w:hAnsi="Cambria Math"/>
                    <w:szCs w:val="26"/>
                  </w:rPr>
                  <m:t>∂</m:t>
                </m:r>
              </w:ins>
              <m:sSub>
                <m:sSubPr>
                  <m:ctrlPr>
                    <w:ins w:id="6462" w:author="The Si Tran" w:date="2012-12-06T02:32:00Z">
                      <w:rPr>
                        <w:rFonts w:ascii="Cambria Math" w:hAnsi="Cambria Math"/>
                        <w:i/>
                        <w:szCs w:val="26"/>
                      </w:rPr>
                    </w:ins>
                  </m:ctrlPr>
                </m:sSubPr>
                <m:e>
                  <w:ins w:id="6463" w:author="The Si Tran" w:date="2012-12-06T02:32:00Z">
                    <m:r>
                      <w:rPr>
                        <w:rFonts w:ascii="Cambria Math" w:hAnsi="Cambria Math"/>
                        <w:szCs w:val="26"/>
                      </w:rPr>
                      <m:t>w</m:t>
                    </m:r>
                  </w:ins>
                </m:e>
                <m:sub>
                  <w:ins w:id="6464" w:author="The Si Tran" w:date="2012-12-06T02:32:00Z">
                    <m:r>
                      <w:rPr>
                        <w:rFonts w:ascii="Cambria Math" w:hAnsi="Cambria Math"/>
                        <w:szCs w:val="26"/>
                      </w:rPr>
                      <m:t>i</m:t>
                    </m:r>
                  </w:ins>
                </m:sub>
              </m:sSub>
            </m:den>
          </m:f>
          <w:ins w:id="6465" w:author="The Si Tran" w:date="2012-12-06T02:32:00Z">
            <m:r>
              <w:rPr>
                <w:rFonts w:ascii="Cambria Math" w:hAnsi="Cambria Math"/>
                <w:szCs w:val="26"/>
              </w:rPr>
              <m:t>=</m:t>
            </m:r>
          </w:ins>
          <m:f>
            <m:fPr>
              <m:ctrlPr>
                <w:ins w:id="6466" w:author="The Si Tran" w:date="2012-12-06T02:32:00Z">
                  <w:rPr>
                    <w:rFonts w:ascii="Cambria Math" w:hAnsi="Cambria Math"/>
                    <w:i/>
                    <w:szCs w:val="26"/>
                  </w:rPr>
                </w:ins>
              </m:ctrlPr>
            </m:fPr>
            <m:num>
              <w:ins w:id="6467" w:author="The Si Tran" w:date="2012-12-06T02:33:00Z">
                <m:r>
                  <w:rPr>
                    <w:rFonts w:ascii="Cambria Math" w:hAnsi="Cambria Math"/>
                    <w:szCs w:val="26"/>
                  </w:rPr>
                  <m:t>∂</m:t>
                </m:r>
              </w:ins>
            </m:num>
            <m:den>
              <w:ins w:id="6468" w:author="The Si Tran" w:date="2012-12-06T02:33:00Z">
                <m:r>
                  <w:rPr>
                    <w:rFonts w:ascii="Cambria Math" w:hAnsi="Cambria Math"/>
                    <w:szCs w:val="26"/>
                  </w:rPr>
                  <m:t>∂</m:t>
                </m:r>
              </w:ins>
              <m:sSub>
                <m:sSubPr>
                  <m:ctrlPr>
                    <w:ins w:id="6469" w:author="The Si Tran" w:date="2012-12-06T02:33:00Z">
                      <w:rPr>
                        <w:rFonts w:ascii="Cambria Math" w:hAnsi="Cambria Math"/>
                        <w:i/>
                        <w:szCs w:val="26"/>
                      </w:rPr>
                    </w:ins>
                  </m:ctrlPr>
                </m:sSubPr>
                <m:e>
                  <w:ins w:id="6470" w:author="The Si Tran" w:date="2012-12-06T02:33:00Z">
                    <m:r>
                      <w:rPr>
                        <w:rFonts w:ascii="Cambria Math" w:hAnsi="Cambria Math"/>
                        <w:szCs w:val="26"/>
                      </w:rPr>
                      <m:t>w</m:t>
                    </m:r>
                  </w:ins>
                </m:e>
                <m:sub>
                  <w:ins w:id="6471" w:author="The Si Tran" w:date="2012-12-06T02:33:00Z">
                    <m:r>
                      <w:rPr>
                        <w:rFonts w:ascii="Cambria Math" w:hAnsi="Cambria Math"/>
                        <w:szCs w:val="26"/>
                      </w:rPr>
                      <m:t>i</m:t>
                    </m:r>
                  </w:ins>
                </m:sub>
              </m:sSub>
            </m:den>
          </m:f>
          <m:f>
            <m:fPr>
              <m:ctrlPr>
                <w:ins w:id="6472" w:author="The Si Tran" w:date="2012-12-06T02:33:00Z">
                  <w:rPr>
                    <w:rFonts w:ascii="Cambria Math" w:hAnsi="Cambria Math"/>
                    <w:i/>
                    <w:szCs w:val="26"/>
                  </w:rPr>
                </w:ins>
              </m:ctrlPr>
            </m:fPr>
            <m:num>
              <w:ins w:id="6473" w:author="The Si Tran" w:date="2012-12-06T02:33:00Z">
                <m:r>
                  <w:rPr>
                    <w:rFonts w:ascii="Cambria Math" w:hAnsi="Cambria Math"/>
                    <w:szCs w:val="26"/>
                  </w:rPr>
                  <m:t>1</m:t>
                </m:r>
              </w:ins>
            </m:num>
            <m:den>
              <w:ins w:id="6474" w:author="The Si Tran" w:date="2012-12-06T02:33:00Z">
                <m:r>
                  <w:rPr>
                    <w:rFonts w:ascii="Cambria Math" w:hAnsi="Cambria Math"/>
                    <w:szCs w:val="26"/>
                  </w:rPr>
                  <m:t>2</m:t>
                </m:r>
              </w:ins>
            </m:den>
          </m:f>
          <m:nary>
            <m:naryPr>
              <m:chr m:val="∑"/>
              <m:limLoc m:val="subSup"/>
              <m:supHide m:val="1"/>
              <m:ctrlPr>
                <w:ins w:id="6475" w:author="The Si Tran" w:date="2012-12-06T02:33:00Z">
                  <w:rPr>
                    <w:rFonts w:ascii="Cambria Math" w:hAnsi="Cambria Math"/>
                    <w:i/>
                    <w:szCs w:val="26"/>
                  </w:rPr>
                </w:ins>
              </m:ctrlPr>
            </m:naryPr>
            <m:sub>
              <w:ins w:id="6476" w:author="The Si Tran" w:date="2012-12-06T02:33:00Z">
                <m:r>
                  <w:rPr>
                    <w:rFonts w:ascii="Cambria Math" w:hAnsi="Cambria Math"/>
                    <w:szCs w:val="26"/>
                  </w:rPr>
                  <m:t>d∈D</m:t>
                </m:r>
              </w:ins>
            </m:sub>
            <m:sup/>
            <m:e>
              <m:sSup>
                <m:sSupPr>
                  <m:ctrlPr>
                    <w:ins w:id="6477" w:author="The Si Tran" w:date="2012-12-06T02:33:00Z">
                      <w:rPr>
                        <w:rFonts w:ascii="Cambria Math" w:hAnsi="Cambria Math"/>
                        <w:i/>
                        <w:szCs w:val="26"/>
                      </w:rPr>
                    </w:ins>
                  </m:ctrlPr>
                </m:sSupPr>
                <m:e>
                  <m:d>
                    <m:dPr>
                      <m:ctrlPr>
                        <w:ins w:id="6478" w:author="The Si Tran" w:date="2012-12-06T02:33:00Z">
                          <w:rPr>
                            <w:rFonts w:ascii="Cambria Math" w:hAnsi="Cambria Math"/>
                            <w:i/>
                            <w:szCs w:val="26"/>
                          </w:rPr>
                        </w:ins>
                      </m:ctrlPr>
                    </m:dPr>
                    <m:e>
                      <m:sSub>
                        <m:sSubPr>
                          <m:ctrlPr>
                            <w:ins w:id="6479" w:author="The Si Tran" w:date="2012-12-06T02:33:00Z">
                              <w:rPr>
                                <w:rFonts w:ascii="Cambria Math" w:hAnsi="Cambria Math"/>
                                <w:i/>
                                <w:szCs w:val="26"/>
                              </w:rPr>
                            </w:ins>
                          </m:ctrlPr>
                        </m:sSubPr>
                        <m:e>
                          <w:ins w:id="6480" w:author="The Si Tran" w:date="2012-12-06T02:33:00Z">
                            <m:r>
                              <w:rPr>
                                <w:rFonts w:ascii="Cambria Math" w:hAnsi="Cambria Math"/>
                                <w:szCs w:val="26"/>
                              </w:rPr>
                              <m:t>t</m:t>
                            </m:r>
                          </w:ins>
                        </m:e>
                        <m:sub>
                          <w:ins w:id="6481" w:author="The Si Tran" w:date="2012-12-06T02:33:00Z">
                            <m:r>
                              <w:rPr>
                                <w:rFonts w:ascii="Cambria Math" w:hAnsi="Cambria Math"/>
                                <w:szCs w:val="26"/>
                              </w:rPr>
                              <m:t>d</m:t>
                            </m:r>
                          </w:ins>
                        </m:sub>
                      </m:sSub>
                      <w:ins w:id="6482" w:author="The Si Tran" w:date="2012-12-06T02:33:00Z">
                        <m:r>
                          <w:rPr>
                            <w:rFonts w:ascii="Cambria Math" w:hAnsi="Cambria Math"/>
                            <w:szCs w:val="26"/>
                          </w:rPr>
                          <m:t>-</m:t>
                        </m:r>
                      </w:ins>
                      <m:sSub>
                        <m:sSubPr>
                          <m:ctrlPr>
                            <w:ins w:id="6483" w:author="The Si Tran" w:date="2012-12-06T02:33:00Z">
                              <w:rPr>
                                <w:rFonts w:ascii="Cambria Math" w:hAnsi="Cambria Math"/>
                                <w:i/>
                                <w:szCs w:val="26"/>
                              </w:rPr>
                            </w:ins>
                          </m:ctrlPr>
                        </m:sSubPr>
                        <m:e>
                          <w:ins w:id="6484" w:author="The Si Tran" w:date="2012-12-06T02:34:00Z">
                            <m:r>
                              <w:rPr>
                                <w:rFonts w:ascii="Cambria Math" w:hAnsi="Cambria Math"/>
                                <w:szCs w:val="26"/>
                              </w:rPr>
                              <m:t>o</m:t>
                            </m:r>
                          </w:ins>
                        </m:e>
                        <m:sub>
                          <w:ins w:id="6485" w:author="The Si Tran" w:date="2012-12-06T02:34:00Z">
                            <m:r>
                              <w:rPr>
                                <w:rFonts w:ascii="Cambria Math" w:hAnsi="Cambria Math"/>
                                <w:szCs w:val="26"/>
                              </w:rPr>
                              <m:t>d</m:t>
                            </m:r>
                          </w:ins>
                        </m:sub>
                      </m:sSub>
                    </m:e>
                  </m:d>
                </m:e>
                <m:sup>
                  <w:ins w:id="6486" w:author="The Si Tran" w:date="2012-12-06T02:33:00Z">
                    <m:r>
                      <w:rPr>
                        <w:rFonts w:ascii="Cambria Math" w:hAnsi="Cambria Math"/>
                        <w:szCs w:val="26"/>
                      </w:rPr>
                      <m:t>2</m:t>
                    </m:r>
                  </w:ins>
                </m:sup>
              </m:sSup>
              <w:ins w:id="6487" w:author="The Si Tran" w:date="2012-12-06T02:34:00Z">
                <m:r>
                  <w:rPr>
                    <w:rFonts w:ascii="Cambria Math" w:hAnsi="Cambria Math"/>
                    <w:szCs w:val="26"/>
                  </w:rPr>
                  <m:t>=</m:t>
                </m:r>
              </w:ins>
              <m:f>
                <m:fPr>
                  <m:ctrlPr>
                    <w:ins w:id="6488" w:author="The Si Tran" w:date="2012-12-06T02:34:00Z">
                      <w:rPr>
                        <w:rFonts w:ascii="Cambria Math" w:hAnsi="Cambria Math"/>
                        <w:i/>
                        <w:szCs w:val="26"/>
                      </w:rPr>
                    </w:ins>
                  </m:ctrlPr>
                </m:fPr>
                <m:num>
                  <w:ins w:id="6489" w:author="The Si Tran" w:date="2012-12-06T02:34:00Z">
                    <m:r>
                      <w:rPr>
                        <w:rFonts w:ascii="Cambria Math" w:hAnsi="Cambria Math"/>
                        <w:szCs w:val="26"/>
                      </w:rPr>
                      <m:t>1</m:t>
                    </m:r>
                  </w:ins>
                </m:num>
                <m:den>
                  <w:ins w:id="6490" w:author="The Si Tran" w:date="2012-12-06T02:34:00Z">
                    <m:r>
                      <w:rPr>
                        <w:rFonts w:ascii="Cambria Math" w:hAnsi="Cambria Math"/>
                        <w:szCs w:val="26"/>
                      </w:rPr>
                      <m:t>2</m:t>
                    </m:r>
                  </w:ins>
                </m:den>
              </m:f>
            </m:e>
          </m:nary>
          <m:nary>
            <m:naryPr>
              <m:chr m:val="∑"/>
              <m:limLoc m:val="subSup"/>
              <m:supHide m:val="1"/>
              <m:ctrlPr>
                <w:ins w:id="6491" w:author="The Si Tran" w:date="2012-12-06T02:34:00Z">
                  <w:rPr>
                    <w:rFonts w:ascii="Cambria Math" w:hAnsi="Cambria Math"/>
                    <w:i/>
                    <w:szCs w:val="26"/>
                  </w:rPr>
                </w:ins>
              </m:ctrlPr>
            </m:naryPr>
            <m:sub>
              <w:ins w:id="6492" w:author="The Si Tran" w:date="2012-12-06T02:34:00Z">
                <m:r>
                  <w:rPr>
                    <w:rFonts w:ascii="Cambria Math" w:hAnsi="Cambria Math"/>
                    <w:szCs w:val="26"/>
                  </w:rPr>
                  <m:t>d∈D</m:t>
                </m:r>
              </w:ins>
            </m:sub>
            <m:sup/>
            <m:e>
              <m:f>
                <m:fPr>
                  <m:ctrlPr>
                    <w:ins w:id="6493" w:author="The Si Tran" w:date="2012-12-06T02:34:00Z">
                      <w:rPr>
                        <w:rFonts w:ascii="Cambria Math" w:hAnsi="Cambria Math"/>
                        <w:i/>
                        <w:szCs w:val="26"/>
                      </w:rPr>
                    </w:ins>
                  </m:ctrlPr>
                </m:fPr>
                <m:num>
                  <w:ins w:id="6494" w:author="The Si Tran" w:date="2012-12-06T02:35:00Z">
                    <m:r>
                      <w:rPr>
                        <w:rFonts w:ascii="Cambria Math" w:hAnsi="Cambria Math"/>
                        <w:szCs w:val="26"/>
                      </w:rPr>
                      <m:t>∂</m:t>
                    </m:r>
                  </w:ins>
                </m:num>
                <m:den>
                  <w:ins w:id="6495" w:author="The Si Tran" w:date="2012-12-06T02:35:00Z">
                    <m:r>
                      <w:rPr>
                        <w:rFonts w:ascii="Cambria Math" w:hAnsi="Cambria Math"/>
                        <w:szCs w:val="26"/>
                      </w:rPr>
                      <m:t>∂</m:t>
                    </m:r>
                  </w:ins>
                  <m:sSub>
                    <m:sSubPr>
                      <m:ctrlPr>
                        <w:ins w:id="6496" w:author="The Si Tran" w:date="2012-12-06T02:35:00Z">
                          <w:rPr>
                            <w:rFonts w:ascii="Cambria Math" w:hAnsi="Cambria Math"/>
                            <w:i/>
                            <w:szCs w:val="26"/>
                          </w:rPr>
                        </w:ins>
                      </m:ctrlPr>
                    </m:sSubPr>
                    <m:e>
                      <w:ins w:id="6497" w:author="The Si Tran" w:date="2012-12-06T02:35:00Z">
                        <m:r>
                          <w:rPr>
                            <w:rFonts w:ascii="Cambria Math" w:hAnsi="Cambria Math"/>
                            <w:szCs w:val="26"/>
                          </w:rPr>
                          <m:t>w</m:t>
                        </m:r>
                      </w:ins>
                    </m:e>
                    <m:sub>
                      <w:ins w:id="6498" w:author="The Si Tran" w:date="2012-12-06T02:35:00Z">
                        <m:r>
                          <w:rPr>
                            <w:rFonts w:ascii="Cambria Math" w:hAnsi="Cambria Math"/>
                            <w:szCs w:val="26"/>
                          </w:rPr>
                          <m:t>i</m:t>
                        </m:r>
                      </w:ins>
                    </m:sub>
                  </m:sSub>
                </m:den>
              </m:f>
            </m:e>
          </m:nary>
          <m:sSup>
            <m:sSupPr>
              <m:ctrlPr>
                <w:ins w:id="6499" w:author="The Si Tran" w:date="2012-12-06T02:35:00Z">
                  <w:rPr>
                    <w:rFonts w:ascii="Cambria Math" w:hAnsi="Cambria Math"/>
                    <w:i/>
                    <w:szCs w:val="26"/>
                  </w:rPr>
                </w:ins>
              </m:ctrlPr>
            </m:sSupPr>
            <m:e>
              <m:d>
                <m:dPr>
                  <m:ctrlPr>
                    <w:ins w:id="6500" w:author="The Si Tran" w:date="2012-12-06T02:35:00Z">
                      <w:rPr>
                        <w:rFonts w:ascii="Cambria Math" w:hAnsi="Cambria Math"/>
                        <w:i/>
                        <w:szCs w:val="26"/>
                      </w:rPr>
                    </w:ins>
                  </m:ctrlPr>
                </m:dPr>
                <m:e>
                  <m:sSub>
                    <m:sSubPr>
                      <m:ctrlPr>
                        <w:ins w:id="6501" w:author="The Si Tran" w:date="2012-12-06T02:35:00Z">
                          <w:rPr>
                            <w:rFonts w:ascii="Cambria Math" w:hAnsi="Cambria Math"/>
                            <w:i/>
                            <w:szCs w:val="26"/>
                          </w:rPr>
                        </w:ins>
                      </m:ctrlPr>
                    </m:sSubPr>
                    <m:e>
                      <w:ins w:id="6502" w:author="The Si Tran" w:date="2012-12-06T02:35:00Z">
                        <m:r>
                          <w:rPr>
                            <w:rFonts w:ascii="Cambria Math" w:hAnsi="Cambria Math"/>
                            <w:szCs w:val="26"/>
                          </w:rPr>
                          <m:t>t</m:t>
                        </m:r>
                      </w:ins>
                    </m:e>
                    <m:sub>
                      <w:ins w:id="6503" w:author="The Si Tran" w:date="2012-12-06T02:35:00Z">
                        <m:r>
                          <w:rPr>
                            <w:rFonts w:ascii="Cambria Math" w:hAnsi="Cambria Math"/>
                            <w:szCs w:val="26"/>
                          </w:rPr>
                          <m:t>d</m:t>
                        </m:r>
                      </w:ins>
                    </m:sub>
                  </m:sSub>
                  <w:ins w:id="6504" w:author="The Si Tran" w:date="2012-12-06T02:35:00Z">
                    <m:r>
                      <w:rPr>
                        <w:rFonts w:ascii="Cambria Math" w:hAnsi="Cambria Math"/>
                        <w:szCs w:val="26"/>
                      </w:rPr>
                      <m:t>-</m:t>
                    </m:r>
                  </w:ins>
                  <m:sSub>
                    <m:sSubPr>
                      <m:ctrlPr>
                        <w:ins w:id="6505" w:author="The Si Tran" w:date="2012-12-06T02:35:00Z">
                          <w:rPr>
                            <w:rFonts w:ascii="Cambria Math" w:hAnsi="Cambria Math"/>
                            <w:i/>
                            <w:szCs w:val="26"/>
                          </w:rPr>
                        </w:ins>
                      </m:ctrlPr>
                    </m:sSubPr>
                    <m:e>
                      <w:ins w:id="6506" w:author="The Si Tran" w:date="2012-12-06T02:35:00Z">
                        <m:r>
                          <w:rPr>
                            <w:rFonts w:ascii="Cambria Math" w:hAnsi="Cambria Math"/>
                            <w:szCs w:val="26"/>
                          </w:rPr>
                          <m:t>o</m:t>
                        </m:r>
                      </w:ins>
                    </m:e>
                    <m:sub>
                      <w:ins w:id="6507" w:author="The Si Tran" w:date="2012-12-06T02:35:00Z">
                        <m:r>
                          <w:rPr>
                            <w:rFonts w:ascii="Cambria Math" w:hAnsi="Cambria Math"/>
                            <w:szCs w:val="26"/>
                          </w:rPr>
                          <m:t>d</m:t>
                        </m:r>
                      </w:ins>
                    </m:sub>
                  </m:sSub>
                </m:e>
              </m:d>
            </m:e>
            <m:sup>
              <w:ins w:id="6508" w:author="The Si Tran" w:date="2012-12-06T02:35:00Z">
                <m:r>
                  <w:rPr>
                    <w:rFonts w:ascii="Cambria Math" w:hAnsi="Cambria Math"/>
                    <w:szCs w:val="26"/>
                  </w:rPr>
                  <m:t>2</m:t>
                </m:r>
              </w:ins>
            </m:sup>
          </m:sSup>
          <w:ins w:id="6509" w:author="The Si Tran" w:date="2012-12-06T02:35:00Z">
            <m:r>
              <w:rPr>
                <w:rFonts w:ascii="Cambria Math" w:hAnsi="Cambria Math"/>
                <w:szCs w:val="26"/>
              </w:rPr>
              <m:t>=</m:t>
            </m:r>
          </w:ins>
          <m:f>
            <m:fPr>
              <m:ctrlPr>
                <w:ins w:id="6510" w:author="The Si Tran" w:date="2012-12-06T02:35:00Z">
                  <w:rPr>
                    <w:rFonts w:ascii="Cambria Math" w:hAnsi="Cambria Math"/>
                    <w:i/>
                    <w:szCs w:val="26"/>
                  </w:rPr>
                </w:ins>
              </m:ctrlPr>
            </m:fPr>
            <m:num>
              <w:ins w:id="6511" w:author="The Si Tran" w:date="2012-12-06T02:35:00Z">
                <m:r>
                  <w:rPr>
                    <w:rFonts w:ascii="Cambria Math" w:hAnsi="Cambria Math"/>
                    <w:szCs w:val="26"/>
                  </w:rPr>
                  <m:t>1</m:t>
                </m:r>
              </w:ins>
            </m:num>
            <m:den>
              <w:ins w:id="6512" w:author="The Si Tran" w:date="2012-12-06T02:35:00Z">
                <m:r>
                  <w:rPr>
                    <w:rFonts w:ascii="Cambria Math" w:hAnsi="Cambria Math"/>
                    <w:szCs w:val="26"/>
                  </w:rPr>
                  <m:t>2</m:t>
                </m:r>
              </w:ins>
            </m:den>
          </m:f>
          <m:nary>
            <m:naryPr>
              <m:chr m:val="∑"/>
              <m:limLoc m:val="subSup"/>
              <m:supHide m:val="1"/>
              <m:ctrlPr>
                <w:ins w:id="6513" w:author="The Si Tran" w:date="2012-12-06T02:35:00Z">
                  <w:rPr>
                    <w:rFonts w:ascii="Cambria Math" w:hAnsi="Cambria Math"/>
                    <w:i/>
                    <w:szCs w:val="26"/>
                  </w:rPr>
                </w:ins>
              </m:ctrlPr>
            </m:naryPr>
            <m:sub>
              <w:ins w:id="6514" w:author="The Si Tran" w:date="2012-12-06T02:35:00Z">
                <m:r>
                  <w:rPr>
                    <w:rFonts w:ascii="Cambria Math" w:hAnsi="Cambria Math"/>
                    <w:szCs w:val="26"/>
                  </w:rPr>
                  <m:t>d∈D</m:t>
                </m:r>
              </w:ins>
            </m:sub>
            <m:sup/>
            <m:e>
              <w:ins w:id="6515" w:author="The Si Tran" w:date="2012-12-06T02:36:00Z">
                <m:r>
                  <w:rPr>
                    <w:rFonts w:ascii="Cambria Math" w:hAnsi="Cambria Math"/>
                    <w:szCs w:val="26"/>
                  </w:rPr>
                  <m:t>2</m:t>
                </m:r>
              </w:ins>
              <m:d>
                <m:dPr>
                  <m:ctrlPr>
                    <w:ins w:id="6516" w:author="The Si Tran" w:date="2012-12-06T02:36:00Z">
                      <w:rPr>
                        <w:rFonts w:ascii="Cambria Math" w:hAnsi="Cambria Math"/>
                        <w:i/>
                        <w:szCs w:val="26"/>
                      </w:rPr>
                    </w:ins>
                  </m:ctrlPr>
                </m:dPr>
                <m:e>
                  <m:sSub>
                    <m:sSubPr>
                      <m:ctrlPr>
                        <w:ins w:id="6517" w:author="The Si Tran" w:date="2012-12-06T02:36:00Z">
                          <w:rPr>
                            <w:rFonts w:ascii="Cambria Math" w:hAnsi="Cambria Math"/>
                            <w:i/>
                            <w:szCs w:val="26"/>
                          </w:rPr>
                        </w:ins>
                      </m:ctrlPr>
                    </m:sSubPr>
                    <m:e>
                      <w:ins w:id="6518" w:author="The Si Tran" w:date="2012-12-06T02:36:00Z">
                        <m:r>
                          <w:rPr>
                            <w:rFonts w:ascii="Cambria Math" w:hAnsi="Cambria Math"/>
                            <w:szCs w:val="26"/>
                          </w:rPr>
                          <m:t>t</m:t>
                        </m:r>
                      </w:ins>
                    </m:e>
                    <m:sub>
                      <w:ins w:id="6519" w:author="The Si Tran" w:date="2012-12-06T02:36:00Z">
                        <m:r>
                          <w:rPr>
                            <w:rFonts w:ascii="Cambria Math" w:hAnsi="Cambria Math"/>
                            <w:szCs w:val="26"/>
                          </w:rPr>
                          <m:t>d</m:t>
                        </m:r>
                      </w:ins>
                    </m:sub>
                  </m:sSub>
                  <w:ins w:id="6520" w:author="The Si Tran" w:date="2012-12-06T02:36:00Z">
                    <m:r>
                      <w:rPr>
                        <w:rFonts w:ascii="Cambria Math" w:hAnsi="Cambria Math"/>
                        <w:szCs w:val="26"/>
                      </w:rPr>
                      <m:t>-</m:t>
                    </m:r>
                  </w:ins>
                  <m:sSub>
                    <m:sSubPr>
                      <m:ctrlPr>
                        <w:ins w:id="6521" w:author="The Si Tran" w:date="2012-12-06T02:36:00Z">
                          <w:rPr>
                            <w:rFonts w:ascii="Cambria Math" w:hAnsi="Cambria Math"/>
                            <w:i/>
                            <w:szCs w:val="26"/>
                          </w:rPr>
                        </w:ins>
                      </m:ctrlPr>
                    </m:sSubPr>
                    <m:e>
                      <w:ins w:id="6522" w:author="The Si Tran" w:date="2012-12-06T02:36:00Z">
                        <m:r>
                          <w:rPr>
                            <w:rFonts w:ascii="Cambria Math" w:hAnsi="Cambria Math"/>
                            <w:szCs w:val="26"/>
                          </w:rPr>
                          <m:t>o</m:t>
                        </m:r>
                      </w:ins>
                    </m:e>
                    <m:sub>
                      <w:ins w:id="6523" w:author="The Si Tran" w:date="2012-12-06T02:36:00Z">
                        <m:r>
                          <w:rPr>
                            <w:rFonts w:ascii="Cambria Math" w:hAnsi="Cambria Math"/>
                            <w:szCs w:val="26"/>
                          </w:rPr>
                          <m:t>d</m:t>
                        </m:r>
                      </w:ins>
                    </m:sub>
                  </m:sSub>
                </m:e>
              </m:d>
            </m:e>
          </m:nary>
          <m:f>
            <m:fPr>
              <m:ctrlPr>
                <w:ins w:id="6524" w:author="The Si Tran" w:date="2012-12-06T02:36:00Z">
                  <w:rPr>
                    <w:rFonts w:ascii="Cambria Math" w:hAnsi="Cambria Math"/>
                    <w:i/>
                    <w:szCs w:val="26"/>
                  </w:rPr>
                </w:ins>
              </m:ctrlPr>
            </m:fPr>
            <m:num>
              <w:ins w:id="6525" w:author="The Si Tran" w:date="2012-12-06T02:36:00Z">
                <m:r>
                  <w:rPr>
                    <w:rFonts w:ascii="Cambria Math" w:hAnsi="Cambria Math"/>
                    <w:szCs w:val="26"/>
                  </w:rPr>
                  <m:t>∂</m:t>
                </m:r>
              </w:ins>
            </m:num>
            <m:den>
              <w:ins w:id="6526" w:author="The Si Tran" w:date="2012-12-06T02:36:00Z">
                <m:r>
                  <w:rPr>
                    <w:rFonts w:ascii="Cambria Math" w:hAnsi="Cambria Math"/>
                    <w:szCs w:val="26"/>
                  </w:rPr>
                  <m:t>∂</m:t>
                </m:r>
              </w:ins>
              <m:sSub>
                <m:sSubPr>
                  <m:ctrlPr>
                    <w:ins w:id="6527" w:author="The Si Tran" w:date="2012-12-06T02:36:00Z">
                      <w:rPr>
                        <w:rFonts w:ascii="Cambria Math" w:hAnsi="Cambria Math"/>
                        <w:i/>
                        <w:szCs w:val="26"/>
                      </w:rPr>
                    </w:ins>
                  </m:ctrlPr>
                </m:sSubPr>
                <m:e>
                  <w:ins w:id="6528" w:author="The Si Tran" w:date="2012-12-06T02:36:00Z">
                    <m:r>
                      <w:rPr>
                        <w:rFonts w:ascii="Cambria Math" w:hAnsi="Cambria Math"/>
                        <w:szCs w:val="26"/>
                      </w:rPr>
                      <m:t>w</m:t>
                    </m:r>
                  </w:ins>
                </m:e>
                <m:sub>
                  <w:ins w:id="6529" w:author="The Si Tran" w:date="2012-12-06T02:36:00Z">
                    <m:r>
                      <w:rPr>
                        <w:rFonts w:ascii="Cambria Math" w:hAnsi="Cambria Math"/>
                        <w:szCs w:val="26"/>
                      </w:rPr>
                      <m:t>i</m:t>
                    </m:r>
                  </w:ins>
                </m:sub>
              </m:sSub>
            </m:den>
          </m:f>
          <m:d>
            <m:dPr>
              <m:ctrlPr>
                <w:ins w:id="6530" w:author="The Si Tran" w:date="2012-12-06T02:36:00Z">
                  <w:rPr>
                    <w:rFonts w:ascii="Cambria Math" w:hAnsi="Cambria Math"/>
                    <w:i/>
                    <w:szCs w:val="26"/>
                  </w:rPr>
                </w:ins>
              </m:ctrlPr>
            </m:dPr>
            <m:e>
              <m:sSub>
                <m:sSubPr>
                  <m:ctrlPr>
                    <w:ins w:id="6531" w:author="The Si Tran" w:date="2012-12-06T02:36:00Z">
                      <w:rPr>
                        <w:rFonts w:ascii="Cambria Math" w:hAnsi="Cambria Math"/>
                        <w:i/>
                        <w:szCs w:val="26"/>
                      </w:rPr>
                    </w:ins>
                  </m:ctrlPr>
                </m:sSubPr>
                <m:e>
                  <w:ins w:id="6532" w:author="The Si Tran" w:date="2012-12-06T02:36:00Z">
                    <m:r>
                      <w:rPr>
                        <w:rFonts w:ascii="Cambria Math" w:hAnsi="Cambria Math"/>
                        <w:szCs w:val="26"/>
                      </w:rPr>
                      <m:t>t</m:t>
                    </m:r>
                  </w:ins>
                </m:e>
                <m:sub>
                  <w:ins w:id="6533" w:author="The Si Tran" w:date="2012-12-06T02:36:00Z">
                    <m:r>
                      <w:rPr>
                        <w:rFonts w:ascii="Cambria Math" w:hAnsi="Cambria Math"/>
                        <w:szCs w:val="26"/>
                      </w:rPr>
                      <m:t>d</m:t>
                    </m:r>
                  </w:ins>
                </m:sub>
              </m:sSub>
              <w:ins w:id="6534" w:author="The Si Tran" w:date="2012-12-06T02:36:00Z">
                <m:r>
                  <w:rPr>
                    <w:rFonts w:ascii="Cambria Math" w:hAnsi="Cambria Math"/>
                    <w:szCs w:val="26"/>
                  </w:rPr>
                  <m:t>-</m:t>
                </m:r>
              </w:ins>
              <m:sSub>
                <m:sSubPr>
                  <m:ctrlPr>
                    <w:ins w:id="6535" w:author="The Si Tran" w:date="2012-12-06T02:36:00Z">
                      <w:rPr>
                        <w:rFonts w:ascii="Cambria Math" w:hAnsi="Cambria Math"/>
                        <w:i/>
                        <w:szCs w:val="26"/>
                      </w:rPr>
                    </w:ins>
                  </m:ctrlPr>
                </m:sSubPr>
                <m:e>
                  <w:ins w:id="6536" w:author="The Si Tran" w:date="2012-12-06T02:36:00Z">
                    <m:r>
                      <w:rPr>
                        <w:rFonts w:ascii="Cambria Math" w:hAnsi="Cambria Math"/>
                        <w:szCs w:val="26"/>
                      </w:rPr>
                      <m:t>o</m:t>
                    </m:r>
                  </w:ins>
                </m:e>
                <m:sub>
                  <w:ins w:id="6537"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538" w:author="The Si Tran" w:date="2012-12-06T02:42:00Z">
        <w:r w:rsidRPr="008E61D1">
          <w:rPr>
            <w:noProof/>
            <w:szCs w:val="26"/>
            <w:rPrChange w:id="6539">
              <w:rPr>
                <w:b/>
                <w:bCs/>
                <w:noProof/>
                <w:sz w:val="20"/>
                <w:szCs w:val="20"/>
              </w:rPr>
            </w:rPrChange>
          </w:rPr>
          <mc:AlternateContent>
            <mc:Choice Requires="wps">
              <w:drawing>
                <wp:anchor distT="0" distB="0" distL="114300" distR="114300" simplePos="0" relativeHeight="251630080" behindDoc="1" locked="0" layoutInCell="1" allowOverlap="1" wp14:anchorId="2B2D4F3C" wp14:editId="169A9862">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276DB6" w:rsidRDefault="00276DB6">
                              <w:pPr>
                                <w:pStyle w:val="EquationIndex"/>
                                <w:pPrChange w:id="6540" w:author="The Si Tran" w:date="2012-12-16T08:23:00Z">
                                  <w:pPr/>
                                </w:pPrChange>
                              </w:pPr>
                              <w:ins w:id="6541"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2" type="#_x0000_t202" style="position:absolute;left:0;text-align:left;margin-left:408.15pt;margin-top:-13.95pt;width:45.2pt;height:28.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" fillcolor="white [3201]" stroked="f" strokeweight=".5pt">
                  <v:textbox>
                    <w:txbxContent>
                      <w:p w14:paraId="69EB1AF7" w14:textId="403282D5" w:rsidR="00276DB6" w:rsidRDefault="00276DB6">
                        <w:pPr>
                          <w:pStyle w:val="EquationIndex"/>
                          <w:pPrChange w:id="6542" w:author="The Si Tran" w:date="2012-12-16T08:23:00Z">
                            <w:pPr/>
                          </w:pPrChange>
                        </w:pPr>
                        <w:ins w:id="6543"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544"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545" w:author="The Si Tran" w:date="2012-12-06T02:44:00Z">
          <w:pPr>
            <w:spacing w:before="0"/>
          </w:pPr>
        </w:pPrChange>
      </w:pPr>
      <w:ins w:id="6546" w:author="The Si Tran" w:date="2012-12-06T02:41:00Z">
        <w:r w:rsidRPr="006D6C8D">
          <w:rPr>
            <w:noProof/>
            <w:szCs w:val="26"/>
            <w:rPrChange w:id="6547" w:author="Unknown">
              <w:rPr>
                <w:noProof/>
              </w:rPr>
            </w:rPrChange>
          </w:rPr>
          <mc:AlternateContent>
            <mc:Choice Requires="wps">
              <w:drawing>
                <wp:anchor distT="0" distB="0" distL="114300" distR="114300" simplePos="0" relativeHeight="251625984" behindDoc="1" locked="0" layoutInCell="1" allowOverlap="1" wp14:anchorId="798E5BC6" wp14:editId="43D493E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276DB6" w:rsidRDefault="00276DB6">
                              <w:pPr>
                                <w:pStyle w:val="EquationIndex"/>
                                <w:pPrChange w:id="6548" w:author="The Si Tran" w:date="2012-12-16T08:23:00Z">
                                  <w:pPr/>
                                </w:pPrChange>
                              </w:pPr>
                              <w:ins w:id="6549"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3" type="#_x0000_t202" style="position:absolute;left:0;text-align:left;margin-left:409.85pt;margin-top:.8pt;width:41.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a1jAIAAJMFAAAOAAAAZHJzL2Uyb0RvYy54bWysVE1PGzEQvVfqf7B8L5uEkJ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" fillcolor="white [3201]" stroked="f" strokeweight=".5pt">
                  <v:textbox>
                    <w:txbxContent>
                      <w:p w14:paraId="06DFAE4F" w14:textId="4F4178A1" w:rsidR="00276DB6" w:rsidRDefault="00276DB6">
                        <w:pPr>
                          <w:pStyle w:val="EquationIndex"/>
                          <w:pPrChange w:id="6550" w:author="The Si Tran" w:date="2012-12-16T08:23:00Z">
                            <w:pPr/>
                          </w:pPrChange>
                        </w:pPr>
                        <w:ins w:id="6551" w:author="The Si Tran" w:date="2012-12-06T02:41:00Z">
                          <w:r>
                            <w:t>(4.2)</w:t>
                          </w:r>
                        </w:ins>
                      </w:p>
                    </w:txbxContent>
                  </v:textbox>
                  <w10:wrap type="tight"/>
                </v:shape>
              </w:pict>
            </mc:Fallback>
          </mc:AlternateContent>
        </w:r>
      </w:ins>
      <w:r w:rsidR="0088753F" w:rsidRPr="0049233F">
        <w:rPr>
          <w:szCs w:val="26"/>
        </w:rPr>
        <w:t xml:space="preserve">            </w:t>
      </w:r>
      <w:del w:id="6552" w:author="The Si Tran" w:date="2012-12-06T02:44:00Z">
        <w:r w:rsidR="0088753F" w:rsidRPr="0049233F" w:rsidDel="0020765F">
          <w:rPr>
            <w:szCs w:val="26"/>
          </w:rPr>
          <w:delText xml:space="preserve">     </w:delText>
        </w:r>
      </w:del>
      <m:oMath>
        <m:f>
          <m:fPr>
            <m:ctrlPr>
              <w:ins w:id="6553" w:author="The Si Tran" w:date="2012-12-06T02:39:00Z">
                <w:rPr>
                  <w:rFonts w:ascii="Cambria Math" w:hAnsi="Cambria Math"/>
                  <w:i/>
                  <w:szCs w:val="26"/>
                </w:rPr>
              </w:ins>
            </m:ctrlPr>
          </m:fPr>
          <m:num>
            <w:ins w:id="6554" w:author="The Si Tran" w:date="2012-12-06T02:39:00Z">
              <m:r>
                <w:rPr>
                  <w:rFonts w:ascii="Cambria Math" w:hAnsi="Cambria Math"/>
                  <w:szCs w:val="26"/>
                </w:rPr>
                <m:t>∂E</m:t>
              </m:r>
            </w:ins>
          </m:num>
          <m:den>
            <w:ins w:id="6555" w:author="The Si Tran" w:date="2012-12-06T02:39:00Z">
              <m:r>
                <w:rPr>
                  <w:rFonts w:ascii="Cambria Math" w:hAnsi="Cambria Math"/>
                  <w:szCs w:val="26"/>
                </w:rPr>
                <m:t>∂</m:t>
              </m:r>
            </w:ins>
            <m:sSub>
              <m:sSubPr>
                <m:ctrlPr>
                  <w:ins w:id="6556" w:author="The Si Tran" w:date="2012-12-06T02:39:00Z">
                    <w:rPr>
                      <w:rFonts w:ascii="Cambria Math" w:hAnsi="Cambria Math"/>
                      <w:i/>
                      <w:szCs w:val="26"/>
                    </w:rPr>
                  </w:ins>
                </m:ctrlPr>
              </m:sSubPr>
              <m:e>
                <w:ins w:id="6557" w:author="The Si Tran" w:date="2012-12-06T02:39:00Z">
                  <m:r>
                    <w:rPr>
                      <w:rFonts w:ascii="Cambria Math" w:hAnsi="Cambria Math"/>
                      <w:szCs w:val="26"/>
                    </w:rPr>
                    <m:t>w</m:t>
                  </m:r>
                </w:ins>
              </m:e>
              <m:sub>
                <w:ins w:id="6558" w:author="The Si Tran" w:date="2012-12-06T02:39:00Z">
                  <m:r>
                    <w:rPr>
                      <w:rFonts w:ascii="Cambria Math" w:hAnsi="Cambria Math"/>
                      <w:szCs w:val="26"/>
                    </w:rPr>
                    <m:t>i</m:t>
                  </m:r>
                </w:ins>
              </m:sub>
            </m:sSub>
          </m:den>
        </m:f>
        <w:ins w:id="6559" w:author="The Si Tran" w:date="2012-12-06T02:39:00Z">
          <m:r>
            <w:rPr>
              <w:rFonts w:ascii="Cambria Math" w:hAnsi="Cambria Math"/>
              <w:szCs w:val="26"/>
            </w:rPr>
            <m:t>=</m:t>
          </m:r>
        </w:ins>
        <m:nary>
          <m:naryPr>
            <m:chr m:val="∑"/>
            <m:limLoc m:val="subSup"/>
            <m:supHide m:val="1"/>
            <m:ctrlPr>
              <w:ins w:id="6560" w:author="The Si Tran" w:date="2012-12-06T02:40:00Z">
                <w:rPr>
                  <w:rFonts w:ascii="Cambria Math" w:hAnsi="Cambria Math"/>
                  <w:i/>
                  <w:szCs w:val="26"/>
                </w:rPr>
              </w:ins>
            </m:ctrlPr>
          </m:naryPr>
          <m:sub>
            <w:ins w:id="6561" w:author="The Si Tran" w:date="2012-12-06T02:40:00Z">
              <m:r>
                <w:rPr>
                  <w:rFonts w:ascii="Cambria Math" w:hAnsi="Cambria Math"/>
                  <w:szCs w:val="26"/>
                </w:rPr>
                <m:t>d∈D</m:t>
              </m:r>
            </w:ins>
          </m:sub>
          <m:sup/>
          <m:e>
            <w:ins w:id="6562" w:author="The Si Tran" w:date="2012-12-06T02:40:00Z">
              <m:r>
                <w:rPr>
                  <w:rFonts w:ascii="Cambria Math" w:hAnsi="Cambria Math"/>
                  <w:szCs w:val="26"/>
                </w:rPr>
                <m:t>(</m:t>
              </m:r>
            </w:ins>
            <m:sSub>
              <m:sSubPr>
                <m:ctrlPr>
                  <w:ins w:id="6563" w:author="The Si Tran" w:date="2012-12-06T02:40:00Z">
                    <w:rPr>
                      <w:rFonts w:ascii="Cambria Math" w:hAnsi="Cambria Math"/>
                      <w:i/>
                      <w:szCs w:val="26"/>
                    </w:rPr>
                  </w:ins>
                </m:ctrlPr>
              </m:sSubPr>
              <m:e>
                <w:ins w:id="6564" w:author="The Si Tran" w:date="2012-12-06T02:40:00Z">
                  <m:r>
                    <w:rPr>
                      <w:rFonts w:ascii="Cambria Math" w:hAnsi="Cambria Math"/>
                      <w:szCs w:val="26"/>
                    </w:rPr>
                    <m:t>t</m:t>
                  </m:r>
                </w:ins>
              </m:e>
              <m:sub>
                <w:ins w:id="6565" w:author="The Si Tran" w:date="2012-12-06T02:40:00Z">
                  <m:r>
                    <w:rPr>
                      <w:rFonts w:ascii="Cambria Math" w:hAnsi="Cambria Math"/>
                      <w:szCs w:val="26"/>
                    </w:rPr>
                    <m:t>d</m:t>
                  </m:r>
                </w:ins>
              </m:sub>
            </m:sSub>
            <w:ins w:id="6566" w:author="The Si Tran" w:date="2012-12-06T02:40:00Z">
              <m:r>
                <w:rPr>
                  <w:rFonts w:ascii="Cambria Math" w:hAnsi="Cambria Math"/>
                  <w:szCs w:val="26"/>
                </w:rPr>
                <m:t>-</m:t>
              </m:r>
            </w:ins>
            <m:sSub>
              <m:sSubPr>
                <m:ctrlPr>
                  <w:ins w:id="6567" w:author="The Si Tran" w:date="2012-12-06T02:40:00Z">
                    <w:rPr>
                      <w:rFonts w:ascii="Cambria Math" w:hAnsi="Cambria Math"/>
                      <w:i/>
                      <w:szCs w:val="26"/>
                    </w:rPr>
                  </w:ins>
                </m:ctrlPr>
              </m:sSubPr>
              <m:e>
                <w:ins w:id="6568" w:author="The Si Tran" w:date="2012-12-06T02:40:00Z">
                  <m:r>
                    <w:rPr>
                      <w:rFonts w:ascii="Cambria Math" w:hAnsi="Cambria Math"/>
                      <w:szCs w:val="26"/>
                    </w:rPr>
                    <m:t>o</m:t>
                  </m:r>
                </w:ins>
              </m:e>
              <m:sub>
                <w:ins w:id="6569" w:author="The Si Tran" w:date="2012-12-06T02:40:00Z">
                  <m:r>
                    <w:rPr>
                      <w:rFonts w:ascii="Cambria Math" w:hAnsi="Cambria Math"/>
                      <w:szCs w:val="26"/>
                    </w:rPr>
                    <m:t>d</m:t>
                  </m:r>
                </w:ins>
              </m:sub>
            </m:sSub>
            <w:ins w:id="6570" w:author="The Si Tran" w:date="2012-12-06T02:40:00Z">
              <m:r>
                <w:rPr>
                  <w:rFonts w:ascii="Cambria Math" w:hAnsi="Cambria Math"/>
                  <w:szCs w:val="26"/>
                </w:rPr>
                <m:t>)(-</m:t>
              </m:r>
            </w:ins>
            <m:sSub>
              <m:sSubPr>
                <m:ctrlPr>
                  <w:ins w:id="6571" w:author="The Si Tran" w:date="2012-12-06T02:40:00Z">
                    <w:rPr>
                      <w:rFonts w:ascii="Cambria Math" w:hAnsi="Cambria Math"/>
                      <w:i/>
                      <w:szCs w:val="26"/>
                    </w:rPr>
                  </w:ins>
                </m:ctrlPr>
              </m:sSubPr>
              <m:e>
                <w:ins w:id="6572" w:author="The Si Tran" w:date="2012-12-06T02:40:00Z">
                  <m:r>
                    <w:rPr>
                      <w:rFonts w:ascii="Cambria Math" w:hAnsi="Cambria Math"/>
                      <w:szCs w:val="26"/>
                    </w:rPr>
                    <m:t>x</m:t>
                  </m:r>
                </w:ins>
              </m:e>
              <m:sub>
                <w:ins w:id="6573" w:author="The Si Tran" w:date="2012-12-06T02:40:00Z">
                  <m:r>
                    <w:rPr>
                      <w:rFonts w:ascii="Cambria Math" w:hAnsi="Cambria Math"/>
                      <w:szCs w:val="26"/>
                    </w:rPr>
                    <m:t>id</m:t>
                  </m:r>
                </w:ins>
              </m:sub>
            </m:sSub>
            <w:ins w:id="6574" w:author="The Si Tran" w:date="2012-12-06T02:40:00Z">
              <m:r>
                <w:rPr>
                  <w:rFonts w:ascii="Cambria Math" w:hAnsi="Cambria Math"/>
                  <w:szCs w:val="26"/>
                </w:rPr>
                <m:t>)</m:t>
              </m:r>
            </w:ins>
          </m:e>
        </m:nary>
      </m:oMath>
      <w:ins w:id="6575" w:author="The Si Tran" w:date="2012-12-06T02:41:00Z">
        <w:r>
          <w:rPr>
            <w:szCs w:val="26"/>
          </w:rPr>
          <w:t xml:space="preserve">  </w:t>
        </w:r>
      </w:ins>
      <w:del w:id="6576" w:author="The Si Tran" w:date="2012-12-06T02:38:00Z">
        <w:r w:rsidR="0088753F" w:rsidRPr="006D6C8D" w:rsidDel="00CA1FAD">
          <w:rPr>
            <w:noProof/>
            <w:szCs w:val="26"/>
            <w:rPrChange w:id="6577" w:author="Unknown">
              <w:rPr>
                <w:noProof/>
              </w:rPr>
            </w:rPrChange>
          </w:rPr>
          <w:drawing>
            <wp:inline distT="0" distB="0" distL="0" distR="0" wp14:anchorId="3EF07EE9" wp14:editId="4D3A2C5A">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578" w:author="The Si Tran" w:date="2012-12-06T02:41:00Z">
        <w:r w:rsidRPr="006D6C8D" w:rsidDel="002972CB">
          <w:rPr>
            <w:noProof/>
            <w:szCs w:val="26"/>
            <w:rPrChange w:id="6579" w:author="Unknown">
              <w:rPr>
                <w:noProof/>
              </w:rPr>
            </w:rPrChange>
          </w:rPr>
          <w:drawing>
            <wp:inline distT="0" distB="0" distL="0" distR="0" wp14:anchorId="0A624021" wp14:editId="4BC45E13">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580" w:author="The Si Tran" w:date="2012-12-06T02:43:00Z"/>
          <w:szCs w:val="26"/>
        </w:rPr>
      </w:pPr>
      <w:ins w:id="6581" w:author="The Si Tran" w:date="2012-12-06T02:44:00Z">
        <w:r w:rsidRPr="006D6C8D">
          <w:rPr>
            <w:noProof/>
            <w:szCs w:val="26"/>
            <w:rPrChange w:id="6582" w:author="Unknown">
              <w:rPr>
                <w:noProof/>
              </w:rPr>
            </w:rPrChange>
          </w:rPr>
          <mc:AlternateContent>
            <mc:Choice Requires="wps">
              <w:drawing>
                <wp:anchor distT="0" distB="0" distL="114300" distR="114300" simplePos="0" relativeHeight="251627008" behindDoc="1" locked="0" layoutInCell="1" allowOverlap="1" wp14:anchorId="01E51B53" wp14:editId="4759CF8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276DB6" w:rsidRDefault="00276DB6">
                              <w:pPr>
                                <w:pStyle w:val="EquationIndex"/>
                                <w:pPrChange w:id="6583" w:author="The Si Tran" w:date="2012-12-16T08:23:00Z">
                                  <w:pPr/>
                                </w:pPrChange>
                              </w:pPr>
                              <w:ins w:id="6584" w:author="The Si Tran" w:date="2012-12-06T02:41:00Z">
                                <w:r>
                                  <w:t>(4.</w:t>
                                </w:r>
                              </w:ins>
                              <w:ins w:id="6585" w:author="The Si Tran" w:date="2012-12-06T02:44:00Z">
                                <w:r>
                                  <w:t>3</w:t>
                                </w:r>
                              </w:ins>
                              <w:ins w:id="65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4" type="#_x0000_t202" style="position:absolute;left:0;text-align:left;margin-left:410.7pt;margin-top:22.3pt;width:42.7pt;height:28.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Qdjg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" fillcolor="white [3201]" stroked="f" strokeweight=".5pt">
                  <v:textbox>
                    <w:txbxContent>
                      <w:p w14:paraId="6FF46E05" w14:textId="0ABAC82D" w:rsidR="00276DB6" w:rsidRDefault="00276DB6">
                        <w:pPr>
                          <w:pStyle w:val="EquationIndex"/>
                          <w:pPrChange w:id="6587" w:author="The Si Tran" w:date="2012-12-16T08:23:00Z">
                            <w:pPr/>
                          </w:pPrChange>
                        </w:pPr>
                        <w:ins w:id="6588" w:author="The Si Tran" w:date="2012-12-06T02:41:00Z">
                          <w:r>
                            <w:t>(4.</w:t>
                          </w:r>
                        </w:ins>
                        <w:ins w:id="6589" w:author="The Si Tran" w:date="2012-12-06T02:44:00Z">
                          <w:r>
                            <w:t>3</w:t>
                          </w:r>
                        </w:ins>
                        <w:ins w:id="6590" w:author="The Si Tran" w:date="2012-12-06T02:41:00Z">
                          <w:r>
                            <w:t>)</w:t>
                          </w:r>
                        </w:ins>
                      </w:p>
                    </w:txbxContent>
                  </v:textbox>
                  <w10:wrap type="tight"/>
                </v:shape>
              </w:pict>
            </mc:Fallback>
          </mc:AlternateContent>
        </w:r>
      </w:ins>
      <w:r w:rsidR="0088753F" w:rsidRPr="0049233F">
        <w:rPr>
          <w:szCs w:val="26"/>
        </w:rPr>
        <w:t>Thay (</w:t>
      </w:r>
      <w:ins w:id="6591" w:author="The Si Tran" w:date="2012-12-14T06:11:00Z">
        <w:r>
          <w:rPr>
            <w:szCs w:val="26"/>
          </w:rPr>
          <w:t>4</w:t>
        </w:r>
      </w:ins>
      <w:del w:id="6592" w:author="The Si Tran" w:date="2012-12-14T06:11:00Z">
        <w:r w:rsidR="0088753F" w:rsidRPr="0049233F" w:rsidDel="0008713C">
          <w:rPr>
            <w:szCs w:val="26"/>
          </w:rPr>
          <w:delText>2</w:delText>
        </w:r>
      </w:del>
      <w:r w:rsidR="0088753F" w:rsidRPr="0049233F">
        <w:rPr>
          <w:szCs w:val="26"/>
        </w:rPr>
        <w:t>.2) vào (</w:t>
      </w:r>
      <w:ins w:id="6593" w:author="The Si Tran" w:date="2012-12-14T06:11:00Z">
        <w:r>
          <w:rPr>
            <w:szCs w:val="26"/>
          </w:rPr>
          <w:t>4</w:t>
        </w:r>
      </w:ins>
      <w:del w:id="659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D35DF6">
      <w:pPr>
        <w:pStyle w:val="Canhgiua"/>
        <w:pPrChange w:id="6595" w:author="The Si Tran" w:date="2012-12-16T17:29:00Z">
          <w:pPr>
            <w:spacing w:before="0"/>
          </w:pPr>
        </w:pPrChange>
      </w:pPr>
      <m:oMathPara>
        <m:oMathParaPr>
          <m:jc m:val="center"/>
        </m:oMathParaPr>
        <m:oMath>
          <m:sSub>
            <m:sSubPr>
              <m:ctrlPr>
                <w:ins w:id="6596" w:author="The Si Tran" w:date="2012-12-06T02:43:00Z">
                  <w:rPr>
                    <w:rFonts w:ascii="Cambria Math" w:hAnsi="Cambria Math"/>
                  </w:rPr>
                </w:ins>
              </m:ctrlPr>
            </m:sSubPr>
            <m:e>
              <w:ins w:id="6597" w:author="The Si Tran" w:date="2012-12-06T02:43:00Z">
                <m:r>
                  <m:rPr>
                    <m:sty m:val="p"/>
                  </m:rPr>
                  <w:rPr>
                    <w:rFonts w:ascii="Cambria Math" w:hAnsi="Cambria Math"/>
                  </w:rPr>
                  <m:t>∆</m:t>
                </m:r>
                <m:r>
                  <w:rPr>
                    <w:rFonts w:ascii="Cambria Math" w:hAnsi="Cambria Math"/>
                  </w:rPr>
                  <m:t>w</m:t>
                </m:r>
              </w:ins>
            </m:e>
            <m:sub>
              <w:ins w:id="6598" w:author="The Si Tran" w:date="2012-12-06T02:43:00Z">
                <m:r>
                  <w:rPr>
                    <w:rFonts w:ascii="Cambria Math" w:hAnsi="Cambria Math"/>
                  </w:rPr>
                  <m:t>i</m:t>
                </m:r>
              </w:ins>
            </m:sub>
          </m:sSub>
          <w:ins w:id="6599" w:author="The Si Tran" w:date="2012-12-06T02:43:00Z">
            <m:r>
              <m:rPr>
                <m:sty m:val="p"/>
              </m:rPr>
              <w:rPr>
                <w:rFonts w:ascii="Cambria Math" w:hAnsi="Cambria Math"/>
              </w:rPr>
              <m:t>=</m:t>
            </m:r>
          </w:ins>
          <w:ins w:id="6600" w:author="The Si Tran" w:date="2012-12-06T02:44:00Z">
            <m:r>
              <w:rPr>
                <w:rFonts w:ascii="Cambria Math" w:hAnsi="Cambria Math"/>
              </w:rPr>
              <m:t>η</m:t>
            </m:r>
          </w:ins>
          <m:nary>
            <m:naryPr>
              <m:chr m:val="∑"/>
              <m:limLoc m:val="subSup"/>
              <m:supHide m:val="1"/>
              <m:ctrlPr>
                <w:ins w:id="6601" w:author="The Si Tran" w:date="2012-12-06T02:43:00Z">
                  <w:rPr>
                    <w:rFonts w:ascii="Cambria Math" w:hAnsi="Cambria Math"/>
                  </w:rPr>
                </w:ins>
              </m:ctrlPr>
            </m:naryPr>
            <m:sub>
              <w:ins w:id="660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603" w:author="The Si Tran" w:date="2012-12-06T02:43:00Z">
                <m:r>
                  <m:rPr>
                    <m:sty m:val="p"/>
                  </m:rPr>
                  <w:rPr>
                    <w:rFonts w:ascii="Cambria Math" w:hAnsi="Cambria Math"/>
                  </w:rPr>
                  <m:t>(</m:t>
                </m:r>
              </w:ins>
              <m:sSub>
                <m:sSubPr>
                  <m:ctrlPr>
                    <w:ins w:id="6604" w:author="The Si Tran" w:date="2012-12-06T02:43:00Z">
                      <w:rPr>
                        <w:rFonts w:ascii="Cambria Math" w:hAnsi="Cambria Math"/>
                      </w:rPr>
                    </w:ins>
                  </m:ctrlPr>
                </m:sSubPr>
                <m:e>
                  <w:ins w:id="6605" w:author="The Si Tran" w:date="2012-12-06T02:43:00Z">
                    <m:r>
                      <w:rPr>
                        <w:rFonts w:ascii="Cambria Math" w:hAnsi="Cambria Math"/>
                      </w:rPr>
                      <m:t>t</m:t>
                    </m:r>
                  </w:ins>
                </m:e>
                <m:sub>
                  <w:ins w:id="6606" w:author="The Si Tran" w:date="2012-12-06T02:43:00Z">
                    <m:r>
                      <w:rPr>
                        <w:rFonts w:ascii="Cambria Math" w:hAnsi="Cambria Math"/>
                      </w:rPr>
                      <m:t>d</m:t>
                    </m:r>
                  </w:ins>
                </m:sub>
              </m:sSub>
              <w:ins w:id="6607" w:author="The Si Tran" w:date="2012-12-06T02:43:00Z">
                <m:r>
                  <m:rPr>
                    <m:sty m:val="p"/>
                  </m:rPr>
                  <w:rPr>
                    <w:rFonts w:ascii="Cambria Math" w:hAnsi="Cambria Math"/>
                  </w:rPr>
                  <m:t>-</m:t>
                </m:r>
              </w:ins>
              <m:sSub>
                <m:sSubPr>
                  <m:ctrlPr>
                    <w:ins w:id="6608" w:author="The Si Tran" w:date="2012-12-06T02:43:00Z">
                      <w:rPr>
                        <w:rFonts w:ascii="Cambria Math" w:hAnsi="Cambria Math"/>
                      </w:rPr>
                    </w:ins>
                  </m:ctrlPr>
                </m:sSubPr>
                <m:e>
                  <w:ins w:id="6609" w:author="The Si Tran" w:date="2012-12-06T02:43:00Z">
                    <m:r>
                      <w:rPr>
                        <w:rFonts w:ascii="Cambria Math" w:hAnsi="Cambria Math"/>
                      </w:rPr>
                      <m:t>o</m:t>
                    </m:r>
                  </w:ins>
                </m:e>
                <m:sub>
                  <w:ins w:id="6610" w:author="The Si Tran" w:date="2012-12-06T02:43:00Z">
                    <m:r>
                      <w:rPr>
                        <w:rFonts w:ascii="Cambria Math" w:hAnsi="Cambria Math"/>
                      </w:rPr>
                      <m:t>d</m:t>
                    </m:r>
                  </w:ins>
                </m:sub>
              </m:sSub>
              <w:ins w:id="6611" w:author="The Si Tran" w:date="2012-12-06T02:43:00Z">
                <m:r>
                  <m:rPr>
                    <m:sty m:val="p"/>
                  </m:rPr>
                  <w:rPr>
                    <w:rFonts w:ascii="Cambria Math" w:hAnsi="Cambria Math"/>
                  </w:rPr>
                  <m:t>)(</m:t>
                </m:r>
              </w:ins>
              <m:sSub>
                <m:sSubPr>
                  <m:ctrlPr>
                    <w:ins w:id="6612" w:author="The Si Tran" w:date="2012-12-06T02:43:00Z">
                      <w:rPr>
                        <w:rFonts w:ascii="Cambria Math" w:hAnsi="Cambria Math"/>
                      </w:rPr>
                    </w:ins>
                  </m:ctrlPr>
                </m:sSubPr>
                <m:e>
                  <w:ins w:id="6613" w:author="The Si Tran" w:date="2012-12-06T02:43:00Z">
                    <m:r>
                      <w:rPr>
                        <w:rFonts w:ascii="Cambria Math" w:hAnsi="Cambria Math"/>
                      </w:rPr>
                      <m:t>x</m:t>
                    </m:r>
                  </w:ins>
                </m:e>
                <m:sub>
                  <w:ins w:id="6614" w:author="The Si Tran" w:date="2012-12-06T02:43:00Z">
                    <m:r>
                      <w:rPr>
                        <w:rFonts w:ascii="Cambria Math" w:hAnsi="Cambria Math"/>
                      </w:rPr>
                      <m:t>id</m:t>
                    </m:r>
                  </w:ins>
                </m:sub>
              </m:sSub>
              <w:ins w:id="6615"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616" w:author="The Si Tran" w:date="2012-12-06T02:44:00Z">
        <w:r w:rsidRPr="006D6C8D" w:rsidDel="00DF1A0E">
          <w:rPr>
            <w:noProof/>
            <w:szCs w:val="26"/>
            <w:rPrChange w:id="6617" w:author="Unknown">
              <w:rPr>
                <w:noProof/>
              </w:rPr>
            </w:rPrChange>
          </w:rPr>
          <w:drawing>
            <wp:inline distT="0" distB="0" distL="0" distR="0" wp14:anchorId="76B9CB9B" wp14:editId="5B7B329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618" w:author="The Si Tran" w:date="2012-12-06T02:45:00Z">
                <w:rPr>
                  <w:rFonts w:ascii="Cambria Math" w:hAnsi="Cambria Math"/>
                  <w:i/>
                  <w:szCs w:val="26"/>
                </w:rPr>
              </w:ins>
            </m:ctrlPr>
          </m:sSubPr>
          <m:e>
            <w:ins w:id="6619" w:author="The Si Tran" w:date="2012-12-06T02:45:00Z">
              <m:r>
                <w:rPr>
                  <w:rFonts w:ascii="Cambria Math" w:hAnsi="Cambria Math"/>
                  <w:szCs w:val="26"/>
                </w:rPr>
                <m:t>x</m:t>
              </m:r>
            </w:ins>
          </m:e>
          <m:sub>
            <w:ins w:id="6620" w:author="The Si Tran" w:date="2012-12-06T02:45:00Z">
              <m:r>
                <w:rPr>
                  <w:rFonts w:ascii="Cambria Math" w:hAnsi="Cambria Math"/>
                  <w:szCs w:val="26"/>
                </w:rPr>
                <m:t>id</m:t>
              </m:r>
            </w:ins>
          </m:sub>
        </m:sSub>
      </m:oMath>
      <w:ins w:id="6621" w:author="The Si Tran" w:date="2012-12-06T02:45:00Z">
        <w:r w:rsidR="00F84346">
          <w:rPr>
            <w:szCs w:val="26"/>
          </w:rPr>
          <w:t xml:space="preserve"> </w:t>
        </w:r>
      </w:ins>
      <w:del w:id="662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pPr>
        <w:rPr>
          <w:ins w:id="6623" w:author="The Si Tran" w:date="2012-12-06T02:46:00Z"/>
        </w:rPr>
        <w:pPrChange w:id="6624" w:author="The Si Tran" w:date="2012-12-16T08:23:00Z">
          <w:pPr>
            <w:spacing w:before="0"/>
          </w:pPr>
        </w:pPrChange>
      </w:pPr>
      <w:ins w:id="6625" w:author="The Si Tran" w:date="2012-12-06T02:47:00Z">
        <w:r w:rsidRPr="00032D83">
          <w:rPr>
            <w:noProof/>
          </w:rPr>
          <mc:AlternateContent>
            <mc:Choice Requires="wps">
              <w:drawing>
                <wp:anchor distT="0" distB="0" distL="114300" distR="114300" simplePos="0" relativeHeight="251628032" behindDoc="0" locked="0" layoutInCell="1" allowOverlap="1" wp14:anchorId="2EB652FF" wp14:editId="20511F8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276DB6" w:rsidRDefault="00276DB6">
                              <w:pPr>
                                <w:pStyle w:val="EquationIndex"/>
                                <w:pPrChange w:id="6626" w:author="The Si Tran" w:date="2012-12-16T08:23:00Z">
                                  <w:pPr/>
                                </w:pPrChange>
                              </w:pPr>
                              <w:ins w:id="6627" w:author="The Si Tran" w:date="2012-12-06T02:41:00Z">
                                <w:r>
                                  <w:t>(4.</w:t>
                                </w:r>
                              </w:ins>
                              <w:ins w:id="6628" w:author="The Si Tran" w:date="2012-12-06T02:44:00Z">
                                <w:r>
                                  <w:t>4</w:t>
                                </w:r>
                              </w:ins>
                              <w:ins w:id="662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5" type="#_x0000_t202" style="position:absolute;left:0;text-align:left;margin-left:411.45pt;margin-top:172.5pt;width:41.85pt;height:28.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iPZKH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276DB6" w:rsidRDefault="00276DB6">
                        <w:pPr>
                          <w:pStyle w:val="EquationIndex"/>
                          <w:pPrChange w:id="6630" w:author="The Si Tran" w:date="2012-12-16T08:23:00Z">
                            <w:pPr/>
                          </w:pPrChange>
                        </w:pPr>
                        <w:ins w:id="6631" w:author="The Si Tran" w:date="2012-12-06T02:41:00Z">
                          <w:r>
                            <w:t>(4.</w:t>
                          </w:r>
                        </w:ins>
                        <w:ins w:id="6632" w:author="The Si Tran" w:date="2012-12-06T02:44:00Z">
                          <w:r>
                            <w:t>4</w:t>
                          </w:r>
                        </w:ins>
                        <w:ins w:id="6633"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634" w:author="The Si Tran" w:date="2012-12-06T02:47:00Z"/>
        </w:rPr>
        <w:pPrChange w:id="6635" w:author="The Si Tran" w:date="2012-12-16T17:29:00Z">
          <w:pPr>
            <w:spacing w:before="0"/>
          </w:pPr>
        </w:pPrChange>
      </w:pPr>
      <w:ins w:id="6636"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637"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638" w:author="The Si Tran" w:date="2012-12-16T17:29:00Z">
          <w:pPr>
            <w:spacing w:before="0"/>
          </w:pPr>
        </w:pPrChange>
      </w:pPr>
      <w:del w:id="6639" w:author="The Si Tran" w:date="2012-12-06T02:47:00Z">
        <w:r w:rsidRPr="0049233F" w:rsidDel="00A55FB2">
          <w:delText xml:space="preserve">       </w:delText>
        </w:r>
      </w:del>
      <w:r w:rsidRPr="0049233F">
        <w:t xml:space="preserve">                </w:t>
      </w:r>
      <w:del w:id="6640" w:author="The Si Tran" w:date="2012-12-06T02:47:00Z">
        <w:r w:rsidRPr="006D6C8D" w:rsidDel="00A55FB2">
          <w:rPr>
            <w:noProof/>
            <w:rPrChange w:id="6641" w:author="Unknown">
              <w:rPr>
                <w:noProof/>
              </w:rPr>
            </w:rPrChange>
          </w:rPr>
          <w:drawing>
            <wp:inline distT="0" distB="0" distL="0" distR="0" wp14:anchorId="062F7255" wp14:editId="63325E5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642" w:author="The Si Tran" w:date="2012-12-06T02:48:00Z"/>
        </w:rPr>
        <w:pPrChange w:id="6643"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D35DF6">
      <w:pPr>
        <w:spacing w:before="0"/>
        <w:jc w:val="center"/>
        <w:rPr>
          <w:del w:id="6644" w:author="The Si Tran" w:date="2012-12-06T02:49:00Z"/>
          <w:szCs w:val="26"/>
        </w:rPr>
        <w:pPrChange w:id="6645" w:author="The Si Tran" w:date="2012-12-16T17:29:00Z">
          <w:pPr>
            <w:spacing w:before="0"/>
          </w:pPr>
        </w:pPrChange>
      </w:pPr>
      <m:oMathPara>
        <m:oMath>
          <m:sSub>
            <m:sSubPr>
              <m:ctrlPr>
                <w:ins w:id="6646" w:author="The Si Tran" w:date="2012-12-06T02:49:00Z">
                  <w:rPr>
                    <w:rFonts w:ascii="Cambria Math" w:hAnsi="Cambria Math"/>
                    <w:i/>
                    <w:szCs w:val="26"/>
                  </w:rPr>
                </w:ins>
              </m:ctrlPr>
            </m:sSubPr>
            <m:e>
              <w:ins w:id="6647" w:author="The Si Tran" w:date="2012-12-06T02:49:00Z">
                <m:r>
                  <w:rPr>
                    <w:rFonts w:ascii="Cambria Math" w:hAnsi="Cambria Math"/>
                    <w:szCs w:val="26"/>
                  </w:rPr>
                  <m:t>E</m:t>
                </m:r>
              </w:ins>
            </m:e>
            <m:sub>
              <w:ins w:id="6648" w:author="The Si Tran" w:date="2012-12-06T02:49:00Z">
                <m:r>
                  <w:rPr>
                    <w:rFonts w:ascii="Cambria Math" w:hAnsi="Cambria Math"/>
                    <w:szCs w:val="26"/>
                  </w:rPr>
                  <m:t>d</m:t>
                </m:r>
              </w:ins>
            </m:sub>
          </m:sSub>
          <m:d>
            <m:dPr>
              <m:ctrlPr>
                <w:ins w:id="6649" w:author="The Si Tran" w:date="2012-12-06T02:49:00Z">
                  <w:rPr>
                    <w:rFonts w:ascii="Cambria Math" w:hAnsi="Cambria Math"/>
                    <w:i/>
                    <w:szCs w:val="26"/>
                  </w:rPr>
                </w:ins>
              </m:ctrlPr>
            </m:dPr>
            <m:e>
              <m:acc>
                <m:accPr>
                  <m:chr m:val="⃗"/>
                  <m:ctrlPr>
                    <w:ins w:id="6650" w:author="The Si Tran" w:date="2012-12-06T02:49:00Z">
                      <w:rPr>
                        <w:rFonts w:ascii="Cambria Math" w:hAnsi="Cambria Math"/>
                        <w:i/>
                        <w:szCs w:val="26"/>
                      </w:rPr>
                    </w:ins>
                  </m:ctrlPr>
                </m:accPr>
                <m:e>
                  <w:ins w:id="6651" w:author="The Si Tran" w:date="2012-12-06T02:49:00Z">
                    <m:r>
                      <w:rPr>
                        <w:rFonts w:ascii="Cambria Math" w:hAnsi="Cambria Math"/>
                        <w:szCs w:val="26"/>
                      </w:rPr>
                      <m:t>w</m:t>
                    </m:r>
                  </w:ins>
                </m:e>
              </m:acc>
            </m:e>
          </m:d>
          <w:ins w:id="6652" w:author="The Si Tran" w:date="2012-12-06T02:49:00Z">
            <m:r>
              <w:rPr>
                <w:rFonts w:ascii="Cambria Math" w:hAnsi="Cambria Math"/>
                <w:szCs w:val="26"/>
              </w:rPr>
              <m:t>=</m:t>
            </m:r>
          </w:ins>
          <m:f>
            <m:fPr>
              <m:ctrlPr>
                <w:ins w:id="6653" w:author="The Si Tran" w:date="2012-12-06T02:49:00Z">
                  <w:rPr>
                    <w:rFonts w:ascii="Cambria Math" w:hAnsi="Cambria Math"/>
                    <w:i/>
                    <w:szCs w:val="26"/>
                  </w:rPr>
                </w:ins>
              </m:ctrlPr>
            </m:fPr>
            <m:num>
              <w:ins w:id="6654" w:author="The Si Tran" w:date="2012-12-06T02:49:00Z">
                <m:r>
                  <w:rPr>
                    <w:rFonts w:ascii="Cambria Math" w:hAnsi="Cambria Math"/>
                    <w:szCs w:val="26"/>
                  </w:rPr>
                  <m:t>1</m:t>
                </m:r>
              </w:ins>
            </m:num>
            <m:den>
              <w:ins w:id="6655" w:author="The Si Tran" w:date="2012-12-06T02:49:00Z">
                <m:r>
                  <w:rPr>
                    <w:rFonts w:ascii="Cambria Math" w:hAnsi="Cambria Math"/>
                    <w:szCs w:val="26"/>
                  </w:rPr>
                  <m:t>2</m:t>
                </m:r>
              </w:ins>
            </m:den>
          </m:f>
          <m:sSup>
            <m:sSupPr>
              <m:ctrlPr>
                <w:ins w:id="6656" w:author="The Si Tran" w:date="2012-12-06T02:49:00Z">
                  <w:rPr>
                    <w:rFonts w:ascii="Cambria Math" w:hAnsi="Cambria Math"/>
                    <w:i/>
                    <w:szCs w:val="26"/>
                  </w:rPr>
                </w:ins>
              </m:ctrlPr>
            </m:sSupPr>
            <m:e>
              <w:ins w:id="6657" w:author="The Si Tran" w:date="2012-12-06T02:49:00Z">
                <m:r>
                  <w:rPr>
                    <w:rFonts w:ascii="Cambria Math" w:hAnsi="Cambria Math"/>
                    <w:szCs w:val="26"/>
                  </w:rPr>
                  <m:t>(</m:t>
                </m:r>
              </w:ins>
              <m:sSub>
                <m:sSubPr>
                  <m:ctrlPr>
                    <w:ins w:id="6658" w:author="The Si Tran" w:date="2012-12-06T02:49:00Z">
                      <w:rPr>
                        <w:rFonts w:ascii="Cambria Math" w:hAnsi="Cambria Math"/>
                        <w:i/>
                        <w:szCs w:val="26"/>
                      </w:rPr>
                    </w:ins>
                  </m:ctrlPr>
                </m:sSubPr>
                <m:e>
                  <w:ins w:id="6659" w:author="The Si Tran" w:date="2012-12-06T02:49:00Z">
                    <m:r>
                      <w:rPr>
                        <w:rFonts w:ascii="Cambria Math" w:hAnsi="Cambria Math"/>
                        <w:szCs w:val="26"/>
                      </w:rPr>
                      <m:t>t</m:t>
                    </m:r>
                  </w:ins>
                </m:e>
                <m:sub>
                  <w:ins w:id="6660" w:author="The Si Tran" w:date="2012-12-06T02:49:00Z">
                    <m:r>
                      <w:rPr>
                        <w:rFonts w:ascii="Cambria Math" w:hAnsi="Cambria Math"/>
                        <w:szCs w:val="26"/>
                      </w:rPr>
                      <m:t>d</m:t>
                    </m:r>
                  </w:ins>
                </m:sub>
              </m:sSub>
              <w:ins w:id="6661" w:author="The Si Tran" w:date="2012-12-06T02:49:00Z">
                <m:r>
                  <w:rPr>
                    <w:rFonts w:ascii="Cambria Math" w:hAnsi="Cambria Math"/>
                    <w:szCs w:val="26"/>
                  </w:rPr>
                  <m:t>-</m:t>
                </m:r>
              </w:ins>
              <m:sSub>
                <m:sSubPr>
                  <m:ctrlPr>
                    <w:ins w:id="6662" w:author="The Si Tran" w:date="2012-12-06T02:49:00Z">
                      <w:rPr>
                        <w:rFonts w:ascii="Cambria Math" w:hAnsi="Cambria Math"/>
                        <w:i/>
                        <w:szCs w:val="26"/>
                      </w:rPr>
                    </w:ins>
                  </m:ctrlPr>
                </m:sSubPr>
                <m:e>
                  <w:ins w:id="6663" w:author="The Si Tran" w:date="2012-12-06T02:49:00Z">
                    <m:r>
                      <w:rPr>
                        <w:rFonts w:ascii="Cambria Math" w:hAnsi="Cambria Math"/>
                        <w:szCs w:val="26"/>
                      </w:rPr>
                      <m:t>o</m:t>
                    </m:r>
                  </w:ins>
                </m:e>
                <m:sub>
                  <w:ins w:id="6664" w:author="The Si Tran" w:date="2012-12-06T02:49:00Z">
                    <m:r>
                      <w:rPr>
                        <w:rFonts w:ascii="Cambria Math" w:hAnsi="Cambria Math"/>
                        <w:szCs w:val="26"/>
                      </w:rPr>
                      <m:t>d</m:t>
                    </m:r>
                  </w:ins>
                </m:sub>
              </m:sSub>
              <w:ins w:id="6665" w:author="The Si Tran" w:date="2012-12-06T02:49:00Z">
                <m:r>
                  <w:rPr>
                    <w:rFonts w:ascii="Cambria Math" w:hAnsi="Cambria Math"/>
                    <w:szCs w:val="26"/>
                  </w:rPr>
                  <m:t>)</m:t>
                </m:r>
              </w:ins>
            </m:e>
            <m:sup>
              <w:ins w:id="6666"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667" w:author="The Si Tran" w:date="2012-12-16T17:29:00Z">
          <w:pPr>
            <w:spacing w:before="0"/>
          </w:pPr>
        </w:pPrChange>
      </w:pPr>
      <w:del w:id="6668" w:author="The Si Tran" w:date="2012-12-06T02:49:00Z">
        <w:r w:rsidRPr="0049233F" w:rsidDel="00AF56B2">
          <w:rPr>
            <w:szCs w:val="26"/>
          </w:rPr>
          <w:delText xml:space="preserve">                      </w:delText>
        </w:r>
        <w:r w:rsidRPr="006D6C8D" w:rsidDel="00AF56B2">
          <w:rPr>
            <w:noProof/>
            <w:szCs w:val="26"/>
            <w:rPrChange w:id="6669" w:author="Unknown">
              <w:rPr>
                <w:noProof/>
              </w:rPr>
            </w:rPrChange>
          </w:rPr>
          <w:drawing>
            <wp:inline distT="0" distB="0" distL="0" distR="0" wp14:anchorId="2BD5760D" wp14:editId="1E5B396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670" w:author="The Si Tran" w:date="2012-12-16T08:23:00Z">
          <w:pPr>
            <w:spacing w:before="0"/>
          </w:pPr>
        </w:pPrChange>
      </w:pPr>
      <w:r w:rsidRPr="0049233F">
        <w:t xml:space="preserve">Ở đây giá trị </w:t>
      </w:r>
      <m:oMath>
        <m:sSub>
          <m:sSubPr>
            <m:ctrlPr>
              <w:ins w:id="6671" w:author="The Si Tran" w:date="2012-12-06T02:49:00Z">
                <w:rPr>
                  <w:rFonts w:ascii="Cambria Math" w:hAnsi="Cambria Math"/>
                  <w:i/>
                </w:rPr>
              </w:ins>
            </m:ctrlPr>
          </m:sSubPr>
          <m:e>
            <w:ins w:id="6672" w:author="The Si Tran" w:date="2012-12-06T02:49:00Z">
              <m:r>
                <w:rPr>
                  <w:rFonts w:ascii="Cambria Math" w:hAnsi="Cambria Math"/>
                </w:rPr>
                <m:t>t</m:t>
              </m:r>
            </w:ins>
          </m:e>
          <m:sub>
            <w:ins w:id="6673" w:author="The Si Tran" w:date="2012-12-06T02:49:00Z">
              <m:r>
                <w:rPr>
                  <w:rFonts w:ascii="Cambria Math" w:hAnsi="Cambria Math"/>
                </w:rPr>
                <m:t>d</m:t>
              </m:r>
            </w:ins>
          </m:sub>
        </m:sSub>
      </m:oMath>
      <w:del w:id="6674"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675" w:author="The Si Tran" w:date="2012-12-06T02:49:00Z">
                <w:rPr>
                  <w:rFonts w:ascii="Cambria Math" w:hAnsi="Cambria Math"/>
                  <w:i/>
                </w:rPr>
              </w:ins>
            </m:ctrlPr>
          </m:sSubPr>
          <m:e>
            <w:ins w:id="6676" w:author="The Si Tran" w:date="2012-12-06T02:49:00Z">
              <m:r>
                <w:rPr>
                  <w:rFonts w:ascii="Cambria Math" w:hAnsi="Cambria Math"/>
                </w:rPr>
                <m:t>o</m:t>
              </m:r>
            </w:ins>
          </m:e>
          <m:sub>
            <w:ins w:id="6677" w:author="The Si Tran" w:date="2012-12-06T02:49:00Z">
              <m:r>
                <w:rPr>
                  <w:rFonts w:ascii="Cambria Math" w:hAnsi="Cambria Math"/>
                </w:rPr>
                <m:t>d</m:t>
              </m:r>
            </w:ins>
          </m:sub>
        </m:sSub>
      </m:oMath>
      <w:del w:id="6678"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w:t>
      </w:r>
      <w:r w:rsidRPr="0049233F">
        <w:lastRenderedPageBreak/>
        <w:t>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679"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680" w:author="The Si Tran" w:date="2012-12-06T02:50:00Z">
        <w:r w:rsidRPr="00AF1345" w:rsidDel="00FB4B5C">
          <w:rPr>
            <w:position w:val="-12"/>
          </w:rPr>
          <w:object w:dxaOrig="820" w:dyaOrig="360" w14:anchorId="29830189">
            <v:shape id="_x0000_i1118" type="#_x0000_t75" style="width:43.85pt;height:13.75pt" o:ole="">
              <v:imagedata r:id="rId232" o:title=""/>
            </v:shape>
            <o:OLEObject Type="Embed" ProgID="Equation.DSMT4" ShapeID="_x0000_i1118" DrawAspect="Content" ObjectID="_1417211255" r:id="rId233"/>
          </w:object>
        </w:r>
        <w:r w:rsidRPr="0049233F" w:rsidDel="00FB4B5C">
          <w:delText xml:space="preserve"> </w:delText>
        </w:r>
      </w:del>
      <w:r w:rsidRPr="0049233F">
        <w:t>thay cho</w:t>
      </w:r>
      <w:ins w:id="6681"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682" w:author="The Si Tran" w:date="2012-12-06T02:51:00Z">
        <w:r w:rsidRPr="00AF1345" w:rsidDel="00FB4B5C">
          <w:rPr>
            <w:position w:val="-10"/>
          </w:rPr>
          <w:object w:dxaOrig="740" w:dyaOrig="320" w14:anchorId="21DEB698">
            <v:shape id="_x0000_i1119" type="#_x0000_t75" style="width:36.3pt;height:13.75pt" o:ole="">
              <v:imagedata r:id="rId234" o:title=""/>
            </v:shape>
            <o:OLEObject Type="Embed" ProgID="Equation.DSMT4" ShapeID="_x0000_i1119" DrawAspect="Content" ObjectID="_1417211256" r:id="rId235"/>
          </w:object>
        </w:r>
        <w:r w:rsidRPr="0049233F" w:rsidDel="003264F7">
          <w:delText xml:space="preserve"> </w:delText>
        </w:r>
      </w:del>
      <w:r w:rsidRPr="0049233F">
        <w:t>để tìm kiếm.</w:t>
      </w:r>
    </w:p>
    <w:p w14:paraId="2A35791F" w14:textId="77777777" w:rsidR="0088753F" w:rsidRPr="0049233F" w:rsidRDefault="0088753F">
      <w:pPr>
        <w:pPrChange w:id="6683"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684" w:name="_Toc327348174"/>
      <w:bookmarkStart w:id="6685" w:name="_Toc343461271"/>
      <w:r w:rsidRPr="0049233F">
        <w:t>Mạng nhiều lớp và giải thuật lan truyền ngược</w:t>
      </w:r>
      <w:bookmarkEnd w:id="6684"/>
      <w:bookmarkEnd w:id="6685"/>
    </w:p>
    <w:p w14:paraId="6C665455" w14:textId="77777777" w:rsidR="0088753F" w:rsidRPr="0049233F" w:rsidRDefault="0088753F">
      <w:pPr>
        <w:pPrChange w:id="6686"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pPr>
        <w:pPrChange w:id="6687"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688" w:author="The Si Tran" w:date="2012-12-16T17:30:00Z">
          <w:pPr>
            <w:keepNext/>
            <w:spacing w:before="0"/>
            <w:ind w:firstLine="720"/>
          </w:pPr>
        </w:pPrChange>
      </w:pPr>
      <w:r w:rsidRPr="002B1464">
        <w:rPr>
          <w:noProof/>
        </w:rPr>
        <w:lastRenderedPageBreak/>
        <w:drawing>
          <wp:inline distT="0" distB="0" distL="0" distR="0" wp14:anchorId="780FA62E" wp14:editId="2CB6FF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689" w:author="The Si Tran" w:date="2012-12-16T08:23:00Z"/>
        </w:rPr>
        <w:pPrChange w:id="6690" w:author="The Si Tran" w:date="2012-12-16T17:30:00Z">
          <w:pPr>
            <w:pStyle w:val="Caption"/>
          </w:pPr>
        </w:pPrChange>
      </w:pPr>
      <w:del w:id="6691" w:author="The Si Tran" w:date="2012-12-16T17:30:00Z">
        <w:r w:rsidRPr="0049233F" w:rsidDel="00DD6ED6">
          <w:delText xml:space="preserve">                                        </w:delText>
        </w:r>
      </w:del>
      <w:bookmarkStart w:id="6692" w:name="_Toc327348216"/>
      <w:bookmarkStart w:id="6693" w:name="_Toc343029966"/>
      <w:bookmarkStart w:id="6694" w:name="_Toc343452755"/>
      <w:r w:rsidRPr="00032D83">
        <w:rPr>
          <w:bCs w:val="0"/>
        </w:rPr>
        <w:t>Hình</w:t>
      </w:r>
      <w:ins w:id="6695" w:author="The Si Tran" w:date="2012-12-11T23:36:00Z">
        <w:r w:rsidR="002400FD">
          <w:t xml:space="preserve"> 4.7</w:t>
        </w:r>
      </w:ins>
      <w:del w:id="6696"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6697"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6698"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2400FD">
        <w:rPr>
          <w:bCs w:val="0"/>
          <w:rPrChange w:id="6699" w:author="The Si Tran" w:date="2012-12-11T23:36:00Z">
            <w:rPr>
              <w:b w:val="0"/>
              <w:bCs w:val="0"/>
            </w:rPr>
          </w:rPrChange>
        </w:rPr>
        <w:t>ị sigmoid</w:t>
      </w:r>
      <w:bookmarkEnd w:id="6692"/>
      <w:bookmarkEnd w:id="6693"/>
      <w:bookmarkEnd w:id="6694"/>
    </w:p>
    <w:p w14:paraId="68C26619" w14:textId="77777777" w:rsidR="0088753F" w:rsidRPr="0049233F" w:rsidRDefault="0088753F">
      <w:pPr>
        <w:pStyle w:val="Hinh"/>
        <w:pPrChange w:id="6700" w:author="The Si Tran" w:date="2012-12-16T17:30:00Z">
          <w:pPr>
            <w:spacing w:before="0"/>
            <w:ind w:firstLine="720"/>
          </w:pPr>
        </w:pPrChange>
      </w:pPr>
    </w:p>
    <w:p w14:paraId="04D3C113" w14:textId="77777777" w:rsidR="0088753F" w:rsidRDefault="0088753F">
      <w:pPr>
        <w:rPr>
          <w:ins w:id="6701" w:author="The Si Tran" w:date="2012-12-06T02:51:00Z"/>
        </w:rPr>
        <w:pPrChange w:id="6702"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703" w:author="The Si Tran" w:date="2012-12-06T02:52:00Z"/>
        </w:rPr>
        <w:pPrChange w:id="6704" w:author="The Si Tran" w:date="2012-12-15T08:05:00Z">
          <w:pPr>
            <w:spacing w:before="0"/>
            <w:ind w:firstLine="720"/>
          </w:pPr>
        </w:pPrChange>
      </w:pPr>
      <w:ins w:id="6705"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706" w:author="The Si Tran" w:date="2012-12-06T02:52:00Z">
                  <w:rPr>
                    <w:rFonts w:ascii="Cambria Math" w:hAnsi="Cambria Math"/>
                  </w:rPr>
                </w:ins>
              </m:ctrlPr>
            </m:accPr>
            <m:e>
              <w:ins w:id="6707" w:author="The Si Tran" w:date="2012-12-06T02:52:00Z">
                <m:r>
                  <w:rPr>
                    <w:rFonts w:ascii="Cambria Math" w:hAnsi="Cambria Math"/>
                  </w:rPr>
                  <m:t>w</m:t>
                </m:r>
              </w:ins>
            </m:e>
          </m:acc>
          <w:ins w:id="6708" w:author="The Si Tran" w:date="2012-12-06T02:52:00Z">
            <m:r>
              <m:rPr>
                <m:sty m:val="p"/>
              </m:rPr>
              <w:rPr>
                <w:rFonts w:ascii="Cambria Math" w:hAnsi="Cambria Math"/>
              </w:rPr>
              <m:t>∙</m:t>
            </m:r>
          </w:ins>
          <m:acc>
            <m:accPr>
              <m:chr m:val="⃗"/>
              <m:ctrlPr>
                <w:ins w:id="6709" w:author="The Si Tran" w:date="2012-12-06T02:52:00Z">
                  <w:rPr>
                    <w:rFonts w:ascii="Cambria Math" w:hAnsi="Cambria Math"/>
                  </w:rPr>
                </w:ins>
              </m:ctrlPr>
            </m:accPr>
            <m:e>
              <w:ins w:id="6710" w:author="The Si Tran" w:date="2012-12-06T02:52:00Z">
                <m:r>
                  <w:rPr>
                    <w:rFonts w:ascii="Cambria Math" w:hAnsi="Cambria Math"/>
                  </w:rPr>
                  <m:t>x</m:t>
                </m:r>
              </w:ins>
            </m:e>
          </m:acc>
          <w:ins w:id="6711"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712" w:author="The Si Tran" w:date="2012-12-15T08:05:00Z">
          <w:pPr>
            <w:spacing w:before="0"/>
            <w:ind w:firstLine="720"/>
          </w:pPr>
        </w:pPrChange>
      </w:pPr>
      <w:del w:id="6713" w:author="The Si Tran" w:date="2012-12-06T02:52:00Z">
        <w:r w:rsidRPr="0049233F" w:rsidDel="00E46E0A">
          <w:delText xml:space="preserve">          </w:delText>
        </w:r>
        <w:r w:rsidRPr="00032D83" w:rsidDel="00E46E0A">
          <w:rPr>
            <w:noProof/>
            <w:rPrChange w:id="6714">
              <w:rPr>
                <w:noProof/>
              </w:rPr>
            </w:rPrChange>
          </w:rPr>
          <w:drawing>
            <wp:inline distT="0" distB="0" distL="0" distR="0" wp14:anchorId="0E1F4F1B" wp14:editId="03713FC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715" w:author="The Si Tran" w:date="2012-12-06T02:52:00Z"/>
        </w:rPr>
        <w:pPrChange w:id="6716"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717" w:author="The Si Tran" w:date="2012-12-06T02:53:00Z"/>
        </w:rPr>
        <w:pPrChange w:id="6718" w:author="The Si Tran" w:date="2012-12-15T08:05:00Z">
          <w:pPr>
            <w:spacing w:before="0"/>
            <w:ind w:firstLine="720"/>
          </w:pPr>
        </w:pPrChange>
      </w:pPr>
      <w:ins w:id="6719" w:author="The Si Tran" w:date="2012-12-06T02:52:00Z">
        <m:oMathPara>
          <m:oMathParaPr>
            <m:jc m:val="center"/>
          </m:oMathParaPr>
          <m:oMath>
            <m:r>
              <w:rPr>
                <w:rFonts w:ascii="Cambria Math" w:hAnsi="Cambria Math"/>
                <w:rPrChange w:id="6720" w:author="The Si Tran" w:date="2012-12-14T06:15:00Z">
                  <w:rPr/>
                </w:rPrChange>
              </w:rPr>
              <m:t>σ</m:t>
            </m:r>
          </m:oMath>
        </m:oMathPara>
      </w:ins>
      <m:oMathPara>
        <m:oMathParaPr>
          <m:jc m:val="center"/>
        </m:oMathParaPr>
        <m:oMath>
          <m:d>
            <m:dPr>
              <m:ctrlPr>
                <w:ins w:id="6721" w:author="The Si Tran" w:date="2012-12-06T02:53:00Z">
                  <w:rPr>
                    <w:rFonts w:ascii="Cambria Math" w:hAnsi="Cambria Math"/>
                  </w:rPr>
                </w:ins>
              </m:ctrlPr>
            </m:dPr>
            <m:e>
              <w:ins w:id="6722" w:author="The Si Tran" w:date="2012-12-06T02:53:00Z">
                <m:r>
                  <m:rPr>
                    <m:sty m:val="p"/>
                  </m:rPr>
                  <w:rPr>
                    <w:rFonts w:ascii="Cambria Math" w:hAnsi="Cambria Math"/>
                  </w:rPr>
                  <m:t>y</m:t>
                </m:r>
              </w:ins>
            </m:e>
          </m:d>
          <w:ins w:id="6723" w:author="The Si Tran" w:date="2012-12-06T02:53:00Z">
            <m:r>
              <m:rPr>
                <m:sty m:val="p"/>
              </m:rPr>
              <w:rPr>
                <w:rFonts w:ascii="Cambria Math" w:hAnsi="Cambria Math"/>
              </w:rPr>
              <m:t>=</m:t>
            </m:r>
          </w:ins>
          <m:f>
            <m:fPr>
              <m:ctrlPr>
                <w:ins w:id="6724" w:author="The Si Tran" w:date="2012-12-06T02:53:00Z">
                  <w:rPr>
                    <w:rFonts w:ascii="Cambria Math" w:hAnsi="Cambria Math"/>
                  </w:rPr>
                </w:ins>
              </m:ctrlPr>
            </m:fPr>
            <m:num>
              <w:ins w:id="6725" w:author="The Si Tran" w:date="2012-12-06T02:53:00Z">
                <m:r>
                  <m:rPr>
                    <m:sty m:val="p"/>
                  </m:rPr>
                  <w:rPr>
                    <w:rFonts w:ascii="Cambria Math" w:hAnsi="Cambria Math"/>
                  </w:rPr>
                  <m:t>1</m:t>
                </m:r>
              </w:ins>
            </m:num>
            <m:den>
              <w:ins w:id="6726" w:author="The Si Tran" w:date="2012-12-06T02:53:00Z">
                <m:r>
                  <m:rPr>
                    <m:sty m:val="p"/>
                  </m:rPr>
                  <w:rPr>
                    <w:rFonts w:ascii="Cambria Math" w:hAnsi="Cambria Math"/>
                  </w:rPr>
                  <m:t>1+</m:t>
                </m:r>
              </w:ins>
              <m:sSup>
                <m:sSupPr>
                  <m:ctrlPr>
                    <w:ins w:id="6727" w:author="The Si Tran" w:date="2012-12-06T02:53:00Z">
                      <w:rPr>
                        <w:rFonts w:ascii="Cambria Math" w:hAnsi="Cambria Math"/>
                      </w:rPr>
                    </w:ins>
                  </m:ctrlPr>
                </m:sSupPr>
                <m:e>
                  <w:ins w:id="6728" w:author="The Si Tran" w:date="2012-12-06T02:53:00Z">
                    <m:r>
                      <m:rPr>
                        <m:sty m:val="p"/>
                      </m:rPr>
                      <w:rPr>
                        <w:rFonts w:ascii="Cambria Math" w:hAnsi="Cambria Math"/>
                      </w:rPr>
                      <m:t>e</m:t>
                    </m:r>
                  </w:ins>
                </m:e>
                <m:sup>
                  <w:ins w:id="6729" w:author="The Si Tran" w:date="2012-12-06T02:53:00Z">
                    <m:r>
                      <m:rPr>
                        <m:sty m:val="p"/>
                      </m:rPr>
                      <w:rPr>
                        <w:rFonts w:ascii="Cambria Math" w:hAnsi="Cambria Math"/>
                      </w:rPr>
                      <m:t>-</m:t>
                    </m:r>
                    <m:r>
                      <m:rPr>
                        <m:sty m:val="p"/>
                      </m:rPr>
                      <w:rPr>
                        <w:rFonts w:ascii="Cambria Math" w:hAnsi="Cambria Math"/>
                        <w:rPrChange w:id="6730" w:author="The Si Tran" w:date="2012-12-14T06:15:00Z">
                          <w:rPr/>
                        </w:rPrChange>
                      </w:rPr>
                      <m:t>y</m:t>
                    </m:r>
                  </w:ins>
                </m:sup>
              </m:sSup>
            </m:den>
          </m:f>
        </m:oMath>
      </m:oMathPara>
    </w:p>
    <w:p w14:paraId="57B403D6" w14:textId="77777777" w:rsidR="0088753F" w:rsidRPr="0049233F" w:rsidRDefault="0088753F">
      <w:pPr>
        <w:pStyle w:val="EquationIndex"/>
        <w:pPrChange w:id="6731" w:author="The Si Tran" w:date="2012-12-15T08:05:00Z">
          <w:pPr>
            <w:spacing w:before="0"/>
            <w:ind w:firstLine="720"/>
          </w:pPr>
        </w:pPrChange>
      </w:pPr>
      <w:del w:id="6732" w:author="The Si Tran" w:date="2012-12-06T02:53:00Z">
        <w:r w:rsidRPr="0049233F" w:rsidDel="00E46E0A">
          <w:delText xml:space="preserve">           </w:delText>
        </w:r>
        <w:r w:rsidRPr="00032D83" w:rsidDel="00E46E0A">
          <w:rPr>
            <w:noProof/>
            <w:rPrChange w:id="6733">
              <w:rPr>
                <w:noProof/>
              </w:rPr>
            </w:rPrChange>
          </w:rPr>
          <w:drawing>
            <wp:inline distT="0" distB="0" distL="0" distR="0" wp14:anchorId="1063D839" wp14:editId="2AA98174">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734" w:author="The Si Tran" w:date="2012-12-16T08:24:00Z">
          <w:pPr>
            <w:spacing w:before="0"/>
            <w:ind w:firstLine="720"/>
          </w:pPr>
        </w:pPrChange>
      </w:pPr>
      <w:r w:rsidRPr="0049233F">
        <w:t>Một thuận lợi khi sử dụng các đơn vị sigmoid là nhờ đạo hàm của hàm sigmoid rất dễ tính</w:t>
      </w:r>
      <w:ins w:id="6735" w:author="The Si Tran" w:date="2012-12-06T02:54:00Z">
        <w:r w:rsidR="00E46E0A">
          <w:t xml:space="preserve"> </w:t>
        </w:r>
      </w:ins>
      <w:ins w:id="6736" w:author="The Si Tran" w:date="2012-12-06T02:55:00Z">
        <w:r w:rsidR="00E46E0A">
          <w:t>(</w:t>
        </w:r>
      </w:ins>
      <m:oMath>
        <m:sSup>
          <m:sSupPr>
            <m:ctrlPr>
              <w:ins w:id="6737" w:author="The Si Tran" w:date="2012-12-06T02:54:00Z">
                <w:rPr>
                  <w:rFonts w:ascii="Cambria Math" w:hAnsi="Cambria Math"/>
                  <w:i/>
                </w:rPr>
              </w:ins>
            </m:ctrlPr>
          </m:sSupPr>
          <m:e>
            <w:ins w:id="6738" w:author="The Si Tran" w:date="2012-12-06T02:54:00Z">
              <m:r>
                <w:rPr>
                  <w:rFonts w:ascii="Cambria Math" w:hAnsi="Cambria Math"/>
                </w:rPr>
                <m:t>σ</m:t>
              </m:r>
            </w:ins>
          </m:e>
          <m:sup>
            <w:ins w:id="6739" w:author="The Si Tran" w:date="2012-12-06T02:54:00Z">
              <m:r>
                <w:rPr>
                  <w:rFonts w:ascii="Cambria Math" w:hAnsi="Cambria Math"/>
                </w:rPr>
                <m:t>'</m:t>
              </m:r>
            </w:ins>
          </m:sup>
        </m:sSup>
        <m:d>
          <m:dPr>
            <m:ctrlPr>
              <w:ins w:id="6740" w:author="The Si Tran" w:date="2012-12-06T02:54:00Z">
                <w:rPr>
                  <w:rFonts w:ascii="Cambria Math" w:hAnsi="Cambria Math"/>
                  <w:i/>
                </w:rPr>
              </w:ins>
            </m:ctrlPr>
          </m:dPr>
          <m:e>
            <w:ins w:id="6741" w:author="The Si Tran" w:date="2012-12-06T02:54:00Z">
              <m:r>
                <w:rPr>
                  <w:rFonts w:ascii="Cambria Math" w:hAnsi="Cambria Math"/>
                </w:rPr>
                <m:t>y</m:t>
              </m:r>
            </w:ins>
          </m:e>
        </m:d>
        <w:ins w:id="6742" w:author="The Si Tran" w:date="2012-12-06T02:54:00Z">
          <m:r>
            <w:rPr>
              <w:rFonts w:ascii="Cambria Math" w:hAnsi="Cambria Math"/>
            </w:rPr>
            <m:t>=σ</m:t>
          </m:r>
        </w:ins>
        <m:d>
          <m:dPr>
            <m:ctrlPr>
              <w:ins w:id="6743" w:author="The Si Tran" w:date="2012-12-06T02:54:00Z">
                <w:rPr>
                  <w:rFonts w:ascii="Cambria Math" w:hAnsi="Cambria Math"/>
                  <w:i/>
                </w:rPr>
              </w:ins>
            </m:ctrlPr>
          </m:dPr>
          <m:e>
            <w:ins w:id="6744" w:author="The Si Tran" w:date="2012-12-06T02:54:00Z">
              <m:r>
                <w:rPr>
                  <w:rFonts w:ascii="Cambria Math" w:hAnsi="Cambria Math"/>
                </w:rPr>
                <m:t>y</m:t>
              </m:r>
            </w:ins>
          </m:e>
        </m:d>
        <w:ins w:id="6745" w:author="The Si Tran" w:date="2012-12-06T02:54:00Z">
          <m:r>
            <w:rPr>
              <w:rFonts w:ascii="Cambria Math" w:hAnsi="Cambria Math"/>
            </w:rPr>
            <m:t>*(1-σ</m:t>
          </m:r>
        </w:ins>
        <m:d>
          <m:dPr>
            <m:ctrlPr>
              <w:ins w:id="6746" w:author="The Si Tran" w:date="2012-12-06T02:54:00Z">
                <w:rPr>
                  <w:rFonts w:ascii="Cambria Math" w:hAnsi="Cambria Math"/>
                  <w:i/>
                </w:rPr>
              </w:ins>
            </m:ctrlPr>
          </m:dPr>
          <m:e>
            <w:ins w:id="6747" w:author="The Si Tran" w:date="2012-12-06T02:54:00Z">
              <m:r>
                <w:rPr>
                  <w:rFonts w:ascii="Cambria Math" w:hAnsi="Cambria Math"/>
                </w:rPr>
                <m:t>y</m:t>
              </m:r>
            </w:ins>
          </m:e>
        </m:d>
        <w:ins w:id="6748" w:author="The Si Tran" w:date="2012-12-06T02:55:00Z">
          <m:r>
            <w:rPr>
              <w:rFonts w:ascii="Cambria Math" w:hAnsi="Cambria Math"/>
            </w:rPr>
            <m:t>)</m:t>
          </m:r>
        </w:ins>
      </m:oMath>
      <w:ins w:id="6749" w:author="The Si Tran" w:date="2012-12-06T02:55:00Z">
        <w:r w:rsidR="00E46E0A">
          <w:t>).</w:t>
        </w:r>
      </w:ins>
      <w:r w:rsidRPr="0049233F">
        <w:t xml:space="preserve"> </w:t>
      </w:r>
      <w:del w:id="6750" w:author="The Si Tran" w:date="2012-12-06T02:55:00Z">
        <w:r w:rsidRPr="0049233F" w:rsidDel="00E46E0A">
          <w:delText>(</w:delText>
        </w:r>
        <w:r w:rsidRPr="00AF1345" w:rsidDel="00E46E0A">
          <w:rPr>
            <w:position w:val="-10"/>
          </w:rPr>
          <w:object w:dxaOrig="2400" w:dyaOrig="320" w14:anchorId="55BC5C2B">
            <v:shape id="_x0000_i1120" type="#_x0000_t75" style="width:122.7pt;height:13.75pt" o:ole="">
              <v:imagedata r:id="rId239" o:title=""/>
            </v:shape>
            <o:OLEObject Type="Embed" ProgID="Equation.DSMT4" ShapeID="_x0000_i1120" DrawAspect="Content" ObjectID="_1417211257" r:id="rId240"/>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pPr>
        <w:rPr>
          <w:position w:val="-6"/>
        </w:rPr>
        <w:pPrChange w:id="6751"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1" type="#_x0000_t75" style="width:36.3pt;height:13.75pt" o:ole="">
            <v:imagedata r:id="rId241" o:title=""/>
          </v:shape>
          <o:OLEObject Type="Embed" ProgID="Equation.DSMT4" ShapeID="_x0000_i1121" DrawAspect="Content" ObjectID="_1417211258" r:id="rId242"/>
        </w:object>
      </w:r>
    </w:p>
    <w:p w14:paraId="5EAF2649" w14:textId="77777777" w:rsidR="00783376" w:rsidRDefault="0088753F">
      <w:pPr>
        <w:rPr>
          <w:ins w:id="6752" w:author="The Si Tran" w:date="2012-12-06T02:56:00Z"/>
        </w:rPr>
        <w:pPrChange w:id="6753"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754" w:author="The Si Tran" w:date="2012-12-06T02:58:00Z"/>
          <w:position w:val="-6"/>
        </w:rPr>
        <w:pPrChange w:id="6755" w:author="The Si Tran" w:date="2012-12-15T08:05:00Z">
          <w:pPr>
            <w:spacing w:before="0"/>
            <w:ind w:firstLine="720"/>
          </w:pPr>
        </w:pPrChange>
      </w:pPr>
      <w:ins w:id="6756"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757" w:author="The Si Tran" w:date="2012-12-06T02:57:00Z">
                    <m:r>
                      <w:rPr>
                        <w:rFonts w:ascii="Cambria Math" w:hAnsi="Cambria Math"/>
                      </w:rPr>
                      <m:t>w</m:t>
                    </m:r>
                  </w:ins>
                </m:e>
              </m:acc>
            </m:e>
          </m:d>
          <w:ins w:id="6758" w:author="The Si Tran" w:date="2012-12-06T02:57:00Z">
            <m:r>
              <m:rPr>
                <m:sty m:val="p"/>
              </m:rPr>
              <w:rPr>
                <w:rFonts w:ascii="Cambria Math" w:hAnsi="Cambria Math"/>
              </w:rPr>
              <m:t>=</m:t>
            </m:r>
          </w:ins>
          <m:f>
            <m:fPr>
              <m:ctrlPr>
                <w:rPr>
                  <w:rFonts w:ascii="Cambria Math" w:hAnsi="Cambria Math"/>
                </w:rPr>
              </m:ctrlPr>
            </m:fPr>
            <m:num>
              <w:ins w:id="6759" w:author="The Si Tran" w:date="2012-12-06T02:57:00Z">
                <m:r>
                  <m:rPr>
                    <m:sty m:val="p"/>
                  </m:rPr>
                  <w:rPr>
                    <w:rFonts w:ascii="Cambria Math" w:hAnsi="Cambria Math"/>
                  </w:rPr>
                  <m:t>1</m:t>
                </m:r>
              </w:ins>
            </m:num>
            <m:den>
              <w:ins w:id="6760" w:author="The Si Tran" w:date="2012-12-06T02:57:00Z">
                <m:r>
                  <m:rPr>
                    <m:sty m:val="p"/>
                  </m:rPr>
                  <w:rPr>
                    <w:rFonts w:ascii="Cambria Math" w:hAnsi="Cambria Math"/>
                  </w:rPr>
                  <m:t>2</m:t>
                </m:r>
              </w:ins>
            </m:den>
          </m:f>
          <m:nary>
            <m:naryPr>
              <m:chr m:val="∑"/>
              <m:limLoc m:val="subSup"/>
              <m:supHide m:val="1"/>
              <m:ctrlPr>
                <w:ins w:id="6761" w:author="The Si Tran" w:date="2012-12-06T02:58:00Z">
                  <w:rPr>
                    <w:rFonts w:ascii="Cambria Math" w:hAnsi="Cambria Math"/>
                  </w:rPr>
                </w:ins>
              </m:ctrlPr>
            </m:naryPr>
            <m:sub>
              <w:ins w:id="6762"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763" w:author="The Si Tran" w:date="2012-12-06T02:58:00Z">
                      <w:rPr>
                        <w:rFonts w:ascii="Cambria Math" w:hAnsi="Cambria Math"/>
                      </w:rPr>
                    </w:ins>
                  </m:ctrlPr>
                </m:naryPr>
                <m:sub>
                  <w:ins w:id="6764"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765" w:author="The Si Tran" w:date="2012-12-06T02:58:00Z">
                          <w:rPr>
                            <w:rFonts w:ascii="Cambria Math" w:hAnsi="Cambria Math"/>
                          </w:rPr>
                        </w:ins>
                      </m:ctrlPr>
                    </m:sSupPr>
                    <m:e>
                      <w:ins w:id="6766" w:author="The Si Tran" w:date="2012-12-06T02:58:00Z">
                        <m:r>
                          <m:rPr>
                            <m:sty m:val="p"/>
                          </m:rPr>
                          <w:rPr>
                            <w:rFonts w:ascii="Cambria Math" w:hAnsi="Cambria Math"/>
                          </w:rPr>
                          <m:t>(</m:t>
                        </m:r>
                      </w:ins>
                      <m:sSub>
                        <m:sSubPr>
                          <m:ctrlPr>
                            <w:ins w:id="6767" w:author="The Si Tran" w:date="2012-12-06T02:58:00Z">
                              <w:rPr>
                                <w:rFonts w:ascii="Cambria Math" w:hAnsi="Cambria Math"/>
                              </w:rPr>
                            </w:ins>
                          </m:ctrlPr>
                        </m:sSubPr>
                        <m:e>
                          <w:ins w:id="6768" w:author="The Si Tran" w:date="2012-12-06T02:58:00Z">
                            <m:r>
                              <w:rPr>
                                <w:rFonts w:ascii="Cambria Math" w:hAnsi="Cambria Math"/>
                              </w:rPr>
                              <m:t>t</m:t>
                            </m:r>
                          </w:ins>
                        </m:e>
                        <m:sub>
                          <w:ins w:id="6769" w:author="The Si Tran" w:date="2012-12-06T02:58:00Z">
                            <m:r>
                              <w:rPr>
                                <w:rFonts w:ascii="Cambria Math" w:hAnsi="Cambria Math"/>
                              </w:rPr>
                              <m:t>kd</m:t>
                            </m:r>
                          </w:ins>
                        </m:sub>
                      </m:sSub>
                      <w:ins w:id="6770" w:author="The Si Tran" w:date="2012-12-06T02:58:00Z">
                        <m:r>
                          <m:rPr>
                            <m:sty m:val="p"/>
                          </m:rPr>
                          <w:rPr>
                            <w:rFonts w:ascii="Cambria Math" w:hAnsi="Cambria Math"/>
                          </w:rPr>
                          <m:t>-</m:t>
                        </m:r>
                      </w:ins>
                      <m:sSub>
                        <m:sSubPr>
                          <m:ctrlPr>
                            <w:ins w:id="6771" w:author="The Si Tran" w:date="2012-12-06T02:58:00Z">
                              <w:rPr>
                                <w:rFonts w:ascii="Cambria Math" w:hAnsi="Cambria Math"/>
                              </w:rPr>
                            </w:ins>
                          </m:ctrlPr>
                        </m:sSubPr>
                        <m:e>
                          <w:ins w:id="6772" w:author="The Si Tran" w:date="2012-12-06T02:58:00Z">
                            <m:r>
                              <w:rPr>
                                <w:rFonts w:ascii="Cambria Math" w:hAnsi="Cambria Math"/>
                              </w:rPr>
                              <m:t>o</m:t>
                            </m:r>
                          </w:ins>
                        </m:e>
                        <m:sub>
                          <w:ins w:id="6773" w:author="The Si Tran" w:date="2012-12-06T02:58:00Z">
                            <m:r>
                              <w:rPr>
                                <w:rFonts w:ascii="Cambria Math" w:hAnsi="Cambria Math"/>
                              </w:rPr>
                              <m:t>kd</m:t>
                            </m:r>
                          </w:ins>
                        </m:sub>
                      </m:sSub>
                      <w:ins w:id="6774" w:author="The Si Tran" w:date="2012-12-06T02:58:00Z">
                        <m:r>
                          <m:rPr>
                            <m:sty m:val="p"/>
                          </m:rPr>
                          <w:rPr>
                            <w:rFonts w:ascii="Cambria Math" w:hAnsi="Cambria Math"/>
                          </w:rPr>
                          <m:t>)</m:t>
                        </m:r>
                      </w:ins>
                    </m:e>
                    <m:sup>
                      <w:ins w:id="6775"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776" w:author="The Si Tran" w:date="2012-12-15T08:05:00Z">
          <w:pPr>
            <w:spacing w:before="0"/>
            <w:ind w:firstLine="720"/>
          </w:pPr>
        </w:pPrChange>
      </w:pPr>
      <w:del w:id="6777" w:author="The Si Tran" w:date="2012-12-06T02:58:00Z">
        <w:r w:rsidRPr="0049233F" w:rsidDel="00783376">
          <w:delText xml:space="preserve">   </w:delText>
        </w:r>
      </w:del>
      <w:r w:rsidRPr="0049233F">
        <w:t xml:space="preserve">           </w:t>
      </w:r>
      <w:del w:id="6778" w:author="The Si Tran" w:date="2012-12-06T02:58:00Z">
        <w:r w:rsidRPr="00032D83" w:rsidDel="00783376">
          <w:rPr>
            <w:noProof/>
            <w:rPrChange w:id="6779">
              <w:rPr>
                <w:noProof/>
              </w:rPr>
            </w:rPrChange>
          </w:rPr>
          <w:drawing>
            <wp:inline distT="0" distB="0" distL="0" distR="0" wp14:anchorId="540D1049" wp14:editId="43D7FAC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780"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781"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782"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783" w:author="The Si Tran" w:date="2012-12-06T02:59:00Z"/>
        </w:rPr>
        <w:pPrChange w:id="6784" w:author="The Si Tran" w:date="2012-12-16T08:24:00Z">
          <w:pPr>
            <w:spacing w:before="0"/>
            <w:ind w:firstLine="720"/>
          </w:pPr>
        </w:pPrChange>
      </w:pPr>
      <w:ins w:id="6785" w:author="The Si Tran" w:date="2012-12-14T05:37:00Z">
        <w:r w:rsidRPr="00032D83">
          <w:rPr>
            <w:noProof/>
          </w:rPr>
          <w:lastRenderedPageBreak/>
          <mc:AlternateContent>
            <mc:Choice Requires="wps">
              <w:drawing>
                <wp:anchor distT="0" distB="0" distL="114300" distR="114300" simplePos="0" relativeHeight="251629056" behindDoc="0" locked="0" layoutInCell="1" allowOverlap="1" wp14:anchorId="0F7263C0" wp14:editId="4FBCBAF9">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276DB6" w:rsidRDefault="00276DB6">
                              <w:pPr>
                                <w:pStyle w:val="EquationIndex"/>
                                <w:pPrChange w:id="6786" w:author="The Si Tran" w:date="2012-12-16T08:24:00Z">
                                  <w:pPr/>
                                </w:pPrChange>
                              </w:pPr>
                              <w:ins w:id="6787" w:author="The Si Tran" w:date="2012-12-06T02:41:00Z">
                                <w:r>
                                  <w:t>(4.</w:t>
                                </w:r>
                              </w:ins>
                              <w:ins w:id="6788" w:author="The Si Tran" w:date="2012-12-06T02:44:00Z">
                                <w:r>
                                  <w:t>5</w:t>
                                </w:r>
                              </w:ins>
                              <w:ins w:id="67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6" type="#_x0000_t202" style="position:absolute;left:0;text-align:left;margin-left:411.9pt;margin-top:35.15pt;width:41.85pt;height:28.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N+f2Su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276DB6" w:rsidRDefault="00276DB6">
                        <w:pPr>
                          <w:pStyle w:val="EquationIndex"/>
                          <w:pPrChange w:id="6790" w:author="The Si Tran" w:date="2012-12-16T08:24:00Z">
                            <w:pPr/>
                          </w:pPrChange>
                        </w:pPr>
                        <w:ins w:id="6791" w:author="The Si Tran" w:date="2012-12-06T02:41:00Z">
                          <w:r>
                            <w:t>(4.</w:t>
                          </w:r>
                        </w:ins>
                        <w:ins w:id="6792" w:author="The Si Tran" w:date="2012-12-06T02:44:00Z">
                          <w:r>
                            <w:t>5</w:t>
                          </w:r>
                        </w:ins>
                        <w:ins w:id="6793" w:author="The Si Tran" w:date="2012-12-06T02:41:00Z">
                          <w:r>
                            <w:t>)</w:t>
                          </w:r>
                        </w:ins>
                      </w:p>
                    </w:txbxContent>
                  </v:textbox>
                </v:shape>
              </w:pict>
            </mc:Fallback>
          </mc:AlternateContent>
        </w:r>
      </w:ins>
      <w:r w:rsidR="0088753F" w:rsidRPr="0049233F">
        <w:t>Ta tính đạo hàm riêng phần này như sau:</w:t>
      </w:r>
      <w:ins w:id="6794" w:author="The Si Tran" w:date="2012-12-14T05:37:00Z">
        <w:r w:rsidRPr="00686079">
          <w:rPr>
            <w:noProof/>
          </w:rPr>
          <w:t xml:space="preserve"> </w:t>
        </w:r>
      </w:ins>
    </w:p>
    <w:p w14:paraId="56B5ADCF" w14:textId="0830EBB0" w:rsidR="00783376" w:rsidRPr="0008713C" w:rsidDel="00783376" w:rsidRDefault="00D35DF6">
      <w:pPr>
        <w:pStyle w:val="EquationIndex"/>
        <w:rPr>
          <w:del w:id="6795" w:author="The Si Tran" w:date="2012-12-06T03:01:00Z"/>
        </w:rPr>
        <w:pPrChange w:id="6796" w:author="The Si Tran" w:date="2012-12-15T08:05:00Z">
          <w:pPr>
            <w:spacing w:before="0"/>
            <w:ind w:firstLine="720"/>
          </w:pPr>
        </w:pPrChange>
      </w:pPr>
      <m:oMathPara>
        <m:oMathParaPr>
          <m:jc m:val="center"/>
        </m:oMathParaPr>
        <m:oMath>
          <m:f>
            <m:fPr>
              <m:ctrlPr>
                <w:ins w:id="6797" w:author="The Si Tran" w:date="2012-12-06T02:59:00Z">
                  <w:rPr>
                    <w:rFonts w:ascii="Cambria Math" w:hAnsi="Cambria Math"/>
                  </w:rPr>
                </w:ins>
              </m:ctrlPr>
            </m:fPr>
            <m:num>
              <w:ins w:id="6798" w:author="The Si Tran" w:date="2012-12-06T02:59:00Z">
                <m:r>
                  <w:rPr>
                    <w:rFonts w:ascii="Cambria Math" w:hAnsi="Cambria Math"/>
                  </w:rPr>
                  <m:t>∂E</m:t>
                </m:r>
              </w:ins>
            </m:num>
            <m:den>
              <w:ins w:id="6799" w:author="The Si Tran" w:date="2012-12-06T02:59:00Z">
                <m:r>
                  <w:rPr>
                    <w:rFonts w:ascii="Cambria Math" w:hAnsi="Cambria Math"/>
                  </w:rPr>
                  <m:t>∂</m:t>
                </m:r>
              </w:ins>
              <m:sSub>
                <m:sSubPr>
                  <m:ctrlPr>
                    <w:ins w:id="6800" w:author="The Si Tran" w:date="2012-12-06T02:59:00Z">
                      <w:rPr>
                        <w:rFonts w:ascii="Cambria Math" w:hAnsi="Cambria Math"/>
                      </w:rPr>
                    </w:ins>
                  </m:ctrlPr>
                </m:sSubPr>
                <m:e>
                  <w:ins w:id="6801" w:author="The Si Tran" w:date="2012-12-06T02:59:00Z">
                    <m:r>
                      <w:rPr>
                        <w:rFonts w:ascii="Cambria Math" w:hAnsi="Cambria Math"/>
                      </w:rPr>
                      <m:t>w</m:t>
                    </m:r>
                  </w:ins>
                </m:e>
                <m:sub>
                  <w:ins w:id="6802" w:author="The Si Tran" w:date="2012-12-06T02:59:00Z">
                    <m:r>
                      <w:rPr>
                        <w:rFonts w:ascii="Cambria Math" w:hAnsi="Cambria Math"/>
                      </w:rPr>
                      <m:t>ij</m:t>
                    </m:r>
                  </w:ins>
                </m:sub>
              </m:sSub>
            </m:den>
          </m:f>
          <w:ins w:id="6803" w:author="The Si Tran" w:date="2012-12-06T02:59:00Z">
            <m:r>
              <m:rPr>
                <m:sty m:val="p"/>
              </m:rPr>
              <w:rPr>
                <w:rFonts w:ascii="Cambria Math" w:hAnsi="Cambria Math"/>
              </w:rPr>
              <m:t>=</m:t>
            </m:r>
          </w:ins>
          <m:f>
            <m:fPr>
              <m:ctrlPr>
                <w:ins w:id="6804" w:author="The Si Tran" w:date="2012-12-06T03:00:00Z">
                  <w:rPr>
                    <w:rFonts w:ascii="Cambria Math" w:hAnsi="Cambria Math"/>
                  </w:rPr>
                </w:ins>
              </m:ctrlPr>
            </m:fPr>
            <m:num>
              <w:ins w:id="6805" w:author="The Si Tran" w:date="2012-12-06T03:00:00Z">
                <m:r>
                  <m:rPr>
                    <m:sty m:val="p"/>
                  </m:rPr>
                  <w:rPr>
                    <w:rFonts w:ascii="Cambria Math" w:hAnsi="Cambria Math"/>
                  </w:rPr>
                  <m:t>∂E</m:t>
                </m:r>
              </w:ins>
            </m:num>
            <m:den>
              <w:ins w:id="6806" w:author="The Si Tran" w:date="2012-12-06T03:00:00Z">
                <m:r>
                  <w:rPr>
                    <w:rFonts w:ascii="Cambria Math" w:hAnsi="Cambria Math"/>
                  </w:rPr>
                  <m:t>∂</m:t>
                </m:r>
              </w:ins>
              <m:sSub>
                <m:sSubPr>
                  <m:ctrlPr>
                    <w:ins w:id="6807" w:author="The Si Tran" w:date="2012-12-06T03:00:00Z">
                      <w:rPr>
                        <w:rFonts w:ascii="Cambria Math" w:hAnsi="Cambria Math"/>
                      </w:rPr>
                    </w:ins>
                  </m:ctrlPr>
                </m:sSubPr>
                <m:e>
                  <w:ins w:id="6808" w:author="The Si Tran" w:date="2012-12-06T03:00:00Z">
                    <m:r>
                      <w:rPr>
                        <w:rFonts w:ascii="Cambria Math" w:hAnsi="Cambria Math"/>
                      </w:rPr>
                      <m:t>o</m:t>
                    </m:r>
                  </w:ins>
                </m:e>
                <m:sub>
                  <w:ins w:id="6809" w:author="The Si Tran" w:date="2012-12-06T03:00:00Z">
                    <m:r>
                      <w:rPr>
                        <w:rFonts w:ascii="Cambria Math" w:hAnsi="Cambria Math"/>
                      </w:rPr>
                      <m:t>i</m:t>
                    </m:r>
                  </w:ins>
                </m:sub>
              </m:sSub>
            </m:den>
          </m:f>
          <m:f>
            <m:fPr>
              <m:ctrlPr>
                <w:ins w:id="6810" w:author="The Si Tran" w:date="2012-12-06T03:00:00Z">
                  <w:rPr>
                    <w:rFonts w:ascii="Cambria Math" w:hAnsi="Cambria Math"/>
                  </w:rPr>
                </w:ins>
              </m:ctrlPr>
            </m:fPr>
            <m:num>
              <w:ins w:id="6811" w:author="The Si Tran" w:date="2012-12-06T03:00:00Z">
                <m:r>
                  <w:rPr>
                    <w:rFonts w:ascii="Cambria Math" w:hAnsi="Cambria Math"/>
                  </w:rPr>
                  <m:t>∂</m:t>
                </m:r>
              </w:ins>
              <m:sSub>
                <m:sSubPr>
                  <m:ctrlPr>
                    <w:ins w:id="6812" w:author="The Si Tran" w:date="2012-12-06T03:00:00Z">
                      <w:rPr>
                        <w:rFonts w:ascii="Cambria Math" w:hAnsi="Cambria Math"/>
                      </w:rPr>
                    </w:ins>
                  </m:ctrlPr>
                </m:sSubPr>
                <m:e>
                  <w:ins w:id="6813" w:author="The Si Tran" w:date="2012-12-06T03:00:00Z">
                    <m:r>
                      <w:rPr>
                        <w:rFonts w:ascii="Cambria Math" w:hAnsi="Cambria Math"/>
                      </w:rPr>
                      <m:t>o</m:t>
                    </m:r>
                  </w:ins>
                </m:e>
                <m:sub>
                  <w:ins w:id="6814" w:author="The Si Tran" w:date="2012-12-06T03:00:00Z">
                    <m:r>
                      <w:rPr>
                        <w:rFonts w:ascii="Cambria Math" w:hAnsi="Cambria Math"/>
                      </w:rPr>
                      <m:t>i</m:t>
                    </m:r>
                  </w:ins>
                </m:sub>
              </m:sSub>
            </m:num>
            <m:den>
              <w:ins w:id="6815" w:author="The Si Tran" w:date="2012-12-06T03:00:00Z">
                <m:r>
                  <w:rPr>
                    <w:rFonts w:ascii="Cambria Math" w:hAnsi="Cambria Math"/>
                  </w:rPr>
                  <m:t>∂</m:t>
                </m:r>
              </w:ins>
              <m:sSub>
                <m:sSubPr>
                  <m:ctrlPr>
                    <w:ins w:id="6816" w:author="The Si Tran" w:date="2012-12-06T03:00:00Z">
                      <w:rPr>
                        <w:rFonts w:ascii="Cambria Math" w:hAnsi="Cambria Math"/>
                      </w:rPr>
                    </w:ins>
                  </m:ctrlPr>
                </m:sSubPr>
                <m:e>
                  <w:ins w:id="6817" w:author="The Si Tran" w:date="2012-12-06T03:00:00Z">
                    <m:r>
                      <w:rPr>
                        <w:rFonts w:ascii="Cambria Math" w:hAnsi="Cambria Math"/>
                      </w:rPr>
                      <m:t>w</m:t>
                    </m:r>
                  </w:ins>
                </m:e>
                <m:sub>
                  <w:ins w:id="6818" w:author="The Si Tran" w:date="2012-12-06T03:00:00Z">
                    <m:r>
                      <w:rPr>
                        <w:rFonts w:ascii="Cambria Math" w:hAnsi="Cambria Math"/>
                      </w:rPr>
                      <m:t>ij</m:t>
                    </m:r>
                  </w:ins>
                </m:sub>
              </m:sSub>
            </m:den>
          </m:f>
          <w:ins w:id="6819"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820" w:author="The Si Tran" w:date="2012-12-06T03:01:00Z"/>
        </w:rPr>
        <w:pPrChange w:id="6821" w:author="The Si Tran" w:date="2012-12-15T08:05:00Z">
          <w:pPr>
            <w:spacing w:before="0"/>
            <w:ind w:firstLine="720"/>
          </w:pPr>
        </w:pPrChange>
      </w:pPr>
    </w:p>
    <w:p w14:paraId="48A68493" w14:textId="7E0039FB" w:rsidR="00FA0144" w:rsidRDefault="00686079">
      <w:pPr>
        <w:rPr>
          <w:ins w:id="6822" w:author="The Si Tran" w:date="2012-12-06T03:07:00Z"/>
        </w:rPr>
        <w:pPrChange w:id="6823" w:author="The Si Tran" w:date="2012-12-16T08:24:00Z">
          <w:pPr>
            <w:spacing w:before="0"/>
            <w:ind w:firstLine="720"/>
          </w:pPr>
        </w:pPrChange>
      </w:pPr>
      <w:ins w:id="6824" w:author="The Si Tran" w:date="2012-12-14T05:37:00Z">
        <w:r w:rsidRPr="00032D83">
          <w:rPr>
            <w:noProof/>
          </w:rPr>
          <mc:AlternateContent>
            <mc:Choice Requires="wps">
              <w:drawing>
                <wp:anchor distT="0" distB="0" distL="114300" distR="114300" simplePos="0" relativeHeight="251631104" behindDoc="0" locked="0" layoutInCell="1" allowOverlap="1" wp14:anchorId="22345B2F" wp14:editId="165DC70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276DB6" w:rsidRDefault="00276DB6">
                              <w:pPr>
                                <w:pStyle w:val="EquationIndex"/>
                                <w:pPrChange w:id="6825" w:author="The Si Tran" w:date="2012-12-16T08:24:00Z">
                                  <w:pPr/>
                                </w:pPrChange>
                              </w:pPr>
                              <w:ins w:id="6826" w:author="The Si Tran" w:date="2012-12-06T02:41:00Z">
                                <w:r>
                                  <w:t>(4.</w:t>
                                </w:r>
                              </w:ins>
                              <w:ins w:id="6827" w:author="The Si Tran" w:date="2012-12-06T02:44:00Z">
                                <w:r>
                                  <w:t>6</w:t>
                                </w:r>
                              </w:ins>
                              <w:ins w:id="68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7" type="#_x0000_t202" style="position:absolute;left:0;text-align:left;margin-left:411.85pt;margin-top:17.85pt;width:41.85pt;height:28.5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1A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p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NPAfUC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276DB6" w:rsidRDefault="00276DB6">
                        <w:pPr>
                          <w:pStyle w:val="EquationIndex"/>
                          <w:pPrChange w:id="6829" w:author="The Si Tran" w:date="2012-12-16T08:24:00Z">
                            <w:pPr/>
                          </w:pPrChange>
                        </w:pPr>
                        <w:ins w:id="6830" w:author="The Si Tran" w:date="2012-12-06T02:41:00Z">
                          <w:r>
                            <w:t>(4.</w:t>
                          </w:r>
                        </w:ins>
                        <w:ins w:id="6831" w:author="The Si Tran" w:date="2012-12-06T02:44:00Z">
                          <w:r>
                            <w:t>6</w:t>
                          </w:r>
                        </w:ins>
                        <w:ins w:id="6832" w:author="The Si Tran" w:date="2012-12-06T02:41:00Z">
                          <w:r>
                            <w:t>)</w:t>
                          </w:r>
                        </w:ins>
                      </w:p>
                    </w:txbxContent>
                  </v:textbox>
                </v:shape>
              </w:pict>
            </mc:Fallback>
          </mc:AlternateContent>
        </w:r>
      </w:ins>
      <w:ins w:id="6833" w:author="The Si Tran" w:date="2012-12-14T05:38:00Z">
        <w:r w:rsidRPr="007C782C">
          <w:rPr>
            <w:noProof/>
            <w:rPrChange w:id="6834" w:author="Unknown">
              <w:rPr>
                <w:noProof/>
              </w:rPr>
            </w:rPrChange>
          </w:rPr>
          <mc:AlternateContent>
            <mc:Choice Requires="wps">
              <w:drawing>
                <wp:anchor distT="0" distB="0" distL="114300" distR="114300" simplePos="0" relativeHeight="251632128" behindDoc="0" locked="0" layoutInCell="1" allowOverlap="1" wp14:anchorId="318CF997" wp14:editId="26A88ECA">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276DB6" w:rsidRDefault="00276DB6">
                              <w:pPr>
                                <w:pStyle w:val="EquationIndex"/>
                                <w:pPrChange w:id="6835" w:author="The Si Tran" w:date="2012-12-16T08:25:00Z">
                                  <w:pPr/>
                                </w:pPrChange>
                              </w:pPr>
                              <w:ins w:id="6836" w:author="The Si Tran" w:date="2012-12-06T02:41:00Z">
                                <w:r>
                                  <w:t>(4.</w:t>
                                </w:r>
                              </w:ins>
                              <w:ins w:id="6837" w:author="The Si Tran" w:date="2012-12-06T02:44:00Z">
                                <w:r>
                                  <w:t>7</w:t>
                                </w:r>
                              </w:ins>
                              <w:ins w:id="68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8" type="#_x0000_t202" style="position:absolute;left:0;text-align:left;margin-left:411.85pt;margin-top:64.85pt;width:41.85pt;height:28.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vKkQ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Vst40gtgCdUOdeGh7a3g+I3C17tl&#10;IT4wj82EUsABEe/xIzUg+9CtKFmD//3WecKjxtFKSY3NWdLwa8O8oER/s6j+i+F4nLo5b8Zn5yPc&#10;+GPL8thiN+YKUBJDHEWO52XCR90vpQfzjHNkkbKiiVmOuUsa++VVbEcGziEuFosMwv51LN7aR8dT&#10;6ERz0uZT88y86wQcUfl30Lcxm77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zTUby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276DB6" w:rsidRDefault="00276DB6">
                        <w:pPr>
                          <w:pStyle w:val="EquationIndex"/>
                          <w:pPrChange w:id="6839" w:author="The Si Tran" w:date="2012-12-16T08:25:00Z">
                            <w:pPr/>
                          </w:pPrChange>
                        </w:pPr>
                        <w:ins w:id="6840" w:author="The Si Tran" w:date="2012-12-06T02:41:00Z">
                          <w:r>
                            <w:t>(4.</w:t>
                          </w:r>
                        </w:ins>
                        <w:ins w:id="6841" w:author="The Si Tran" w:date="2012-12-06T02:44:00Z">
                          <w:r>
                            <w:t>7</w:t>
                          </w:r>
                        </w:ins>
                        <w:ins w:id="6842" w:author="The Si Tran" w:date="2012-12-06T02:41:00Z">
                          <w:r>
                            <w:t>)</w:t>
                          </w:r>
                        </w:ins>
                      </w:p>
                    </w:txbxContent>
                  </v:textbox>
                </v:shape>
              </w:pict>
            </mc:Fallback>
          </mc:AlternateContent>
        </w:r>
      </w:ins>
      <w:ins w:id="6843" w:author="The Si Tran" w:date="2012-12-06T03:07:00Z">
        <w:r w:rsidR="00FA0144">
          <w:t>Với</w:t>
        </w:r>
      </w:ins>
    </w:p>
    <w:p w14:paraId="3738E7AD" w14:textId="229B1307" w:rsidR="00FA0144" w:rsidRPr="00032D83" w:rsidRDefault="00D35DF6">
      <w:pPr>
        <w:pStyle w:val="EquationIndex"/>
        <w:rPr>
          <w:ins w:id="6844" w:author="The Si Tran" w:date="2012-12-06T03:04:00Z"/>
        </w:rPr>
        <w:pPrChange w:id="6845" w:author="The Si Tran" w:date="2012-12-15T08:05:00Z">
          <w:pPr>
            <w:spacing w:before="0"/>
            <w:ind w:firstLine="720"/>
          </w:pPr>
        </w:pPrChange>
      </w:pPr>
      <m:oMathPara>
        <m:oMathParaPr>
          <m:jc m:val="center"/>
        </m:oMathParaPr>
        <m:oMath>
          <m:f>
            <m:fPr>
              <m:ctrlPr>
                <w:ins w:id="6846" w:author="The Si Tran" w:date="2012-12-06T03:07:00Z">
                  <w:rPr>
                    <w:rFonts w:ascii="Cambria Math" w:hAnsi="Cambria Math"/>
                  </w:rPr>
                </w:ins>
              </m:ctrlPr>
            </m:fPr>
            <m:num>
              <w:ins w:id="6847" w:author="The Si Tran" w:date="2012-12-06T03:07:00Z">
                <m:r>
                  <w:rPr>
                    <w:rFonts w:ascii="Cambria Math" w:hAnsi="Cambria Math"/>
                  </w:rPr>
                  <m:t>∂</m:t>
                </m:r>
              </w:ins>
              <m:sSub>
                <m:sSubPr>
                  <m:ctrlPr>
                    <w:ins w:id="6848" w:author="The Si Tran" w:date="2012-12-06T03:07:00Z">
                      <w:rPr>
                        <w:rFonts w:ascii="Cambria Math" w:hAnsi="Cambria Math"/>
                      </w:rPr>
                    </w:ins>
                  </m:ctrlPr>
                </m:sSubPr>
                <m:e>
                  <w:ins w:id="6849" w:author="The Si Tran" w:date="2012-12-06T03:07:00Z">
                    <m:r>
                      <w:rPr>
                        <w:rFonts w:ascii="Cambria Math" w:hAnsi="Cambria Math"/>
                      </w:rPr>
                      <m:t>o</m:t>
                    </m:r>
                  </w:ins>
                </m:e>
                <m:sub>
                  <w:ins w:id="6850" w:author="The Si Tran" w:date="2012-12-06T03:07:00Z">
                    <m:r>
                      <w:rPr>
                        <w:rFonts w:ascii="Cambria Math" w:hAnsi="Cambria Math"/>
                      </w:rPr>
                      <m:t>i</m:t>
                    </m:r>
                  </w:ins>
                </m:sub>
              </m:sSub>
            </m:num>
            <m:den>
              <w:ins w:id="6851" w:author="The Si Tran" w:date="2012-12-06T03:07:00Z">
                <m:r>
                  <w:rPr>
                    <w:rFonts w:ascii="Cambria Math" w:hAnsi="Cambria Math"/>
                  </w:rPr>
                  <m:t>∂</m:t>
                </m:r>
              </w:ins>
              <m:sSub>
                <m:sSubPr>
                  <m:ctrlPr>
                    <w:ins w:id="6852" w:author="The Si Tran" w:date="2012-12-06T03:07:00Z">
                      <w:rPr>
                        <w:rFonts w:ascii="Cambria Math" w:hAnsi="Cambria Math"/>
                      </w:rPr>
                    </w:ins>
                  </m:ctrlPr>
                </m:sSubPr>
                <m:e>
                  <w:ins w:id="6853" w:author="The Si Tran" w:date="2012-12-06T03:07:00Z">
                    <m:r>
                      <w:rPr>
                        <w:rFonts w:ascii="Cambria Math" w:hAnsi="Cambria Math"/>
                      </w:rPr>
                      <m:t>w</m:t>
                    </m:r>
                  </w:ins>
                </m:e>
                <m:sub>
                  <w:ins w:id="6854" w:author="The Si Tran" w:date="2012-12-06T03:07:00Z">
                    <m:r>
                      <w:rPr>
                        <w:rFonts w:ascii="Cambria Math" w:hAnsi="Cambria Math"/>
                      </w:rPr>
                      <m:t>ij</m:t>
                    </m:r>
                  </w:ins>
                </m:sub>
              </m:sSub>
            </m:den>
          </m:f>
          <w:ins w:id="6855" w:author="The Si Tran" w:date="2012-12-06T03:07:00Z">
            <m:r>
              <m:rPr>
                <m:sty m:val="p"/>
              </m:rPr>
              <w:rPr>
                <w:rFonts w:ascii="Cambria Math" w:hAnsi="Cambria Math"/>
              </w:rPr>
              <m:t>=</m:t>
            </m:r>
          </w:ins>
          <m:f>
            <m:fPr>
              <m:ctrlPr>
                <w:ins w:id="6856" w:author="The Si Tran" w:date="2012-12-06T03:07:00Z">
                  <w:rPr>
                    <w:rFonts w:ascii="Cambria Math" w:hAnsi="Cambria Math"/>
                  </w:rPr>
                </w:ins>
              </m:ctrlPr>
            </m:fPr>
            <m:num>
              <w:ins w:id="6857" w:author="The Si Tran" w:date="2012-12-06T03:07:00Z">
                <m:r>
                  <w:rPr>
                    <w:rFonts w:ascii="Cambria Math" w:hAnsi="Cambria Math"/>
                  </w:rPr>
                  <m:t>∂</m:t>
                </m:r>
              </w:ins>
              <m:sSub>
                <m:sSubPr>
                  <m:ctrlPr>
                    <w:ins w:id="6858" w:author="The Si Tran" w:date="2012-12-06T03:07:00Z">
                      <w:rPr>
                        <w:rFonts w:ascii="Cambria Math" w:hAnsi="Cambria Math"/>
                      </w:rPr>
                    </w:ins>
                  </m:ctrlPr>
                </m:sSubPr>
                <m:e>
                  <w:ins w:id="6859" w:author="The Si Tran" w:date="2012-12-06T03:07:00Z">
                    <m:r>
                      <w:rPr>
                        <w:rFonts w:ascii="Cambria Math" w:hAnsi="Cambria Math"/>
                      </w:rPr>
                      <m:t>o</m:t>
                    </m:r>
                  </w:ins>
                </m:e>
                <m:sub>
                  <w:ins w:id="6860" w:author="The Si Tran" w:date="2012-12-06T03:07:00Z">
                    <m:r>
                      <w:rPr>
                        <w:rFonts w:ascii="Cambria Math" w:hAnsi="Cambria Math"/>
                      </w:rPr>
                      <m:t>i</m:t>
                    </m:r>
                  </w:ins>
                </m:sub>
              </m:sSub>
            </m:num>
            <m:den>
              <w:ins w:id="6861" w:author="The Si Tran" w:date="2012-12-06T03:07:00Z">
                <m:r>
                  <w:rPr>
                    <w:rFonts w:ascii="Cambria Math" w:hAnsi="Cambria Math"/>
                  </w:rPr>
                  <m:t>∂</m:t>
                </m:r>
              </w:ins>
              <m:sSub>
                <m:sSubPr>
                  <m:ctrlPr>
                    <w:ins w:id="6862" w:author="The Si Tran" w:date="2012-12-06T03:07:00Z">
                      <w:rPr>
                        <w:rFonts w:ascii="Cambria Math" w:hAnsi="Cambria Math"/>
                      </w:rPr>
                    </w:ins>
                  </m:ctrlPr>
                </m:sSubPr>
                <m:e>
                  <w:ins w:id="6863" w:author="The Si Tran" w:date="2012-12-06T03:07:00Z">
                    <m:r>
                      <w:rPr>
                        <w:rFonts w:ascii="Cambria Math" w:hAnsi="Cambria Math"/>
                      </w:rPr>
                      <m:t>net</m:t>
                    </m:r>
                  </w:ins>
                </m:e>
                <m:sub>
                  <w:ins w:id="6864" w:author="The Si Tran" w:date="2012-12-06T03:07:00Z">
                    <m:r>
                      <w:rPr>
                        <w:rFonts w:ascii="Cambria Math" w:hAnsi="Cambria Math"/>
                      </w:rPr>
                      <m:t>i</m:t>
                    </m:r>
                  </w:ins>
                </m:sub>
              </m:sSub>
            </m:den>
          </m:f>
          <m:f>
            <m:fPr>
              <m:ctrlPr>
                <w:ins w:id="6865" w:author="The Si Tran" w:date="2012-12-06T03:07:00Z">
                  <w:rPr>
                    <w:rFonts w:ascii="Cambria Math" w:hAnsi="Cambria Math"/>
                  </w:rPr>
                </w:ins>
              </m:ctrlPr>
            </m:fPr>
            <m:num>
              <w:ins w:id="6866" w:author="The Si Tran" w:date="2012-12-06T03:07:00Z">
                <m:r>
                  <w:rPr>
                    <w:rFonts w:ascii="Cambria Math" w:hAnsi="Cambria Math"/>
                  </w:rPr>
                  <m:t>∂</m:t>
                </m:r>
              </w:ins>
              <m:sSub>
                <m:sSubPr>
                  <m:ctrlPr>
                    <w:ins w:id="6867" w:author="The Si Tran" w:date="2012-12-06T03:07:00Z">
                      <w:rPr>
                        <w:rFonts w:ascii="Cambria Math" w:hAnsi="Cambria Math"/>
                      </w:rPr>
                    </w:ins>
                  </m:ctrlPr>
                </m:sSubPr>
                <m:e>
                  <w:ins w:id="6868" w:author="The Si Tran" w:date="2012-12-06T03:07:00Z">
                    <m:r>
                      <w:rPr>
                        <w:rFonts w:ascii="Cambria Math" w:hAnsi="Cambria Math"/>
                      </w:rPr>
                      <m:t>net</m:t>
                    </m:r>
                  </w:ins>
                </m:e>
                <m:sub>
                  <w:ins w:id="6869" w:author="The Si Tran" w:date="2012-12-06T03:07:00Z">
                    <m:r>
                      <w:rPr>
                        <w:rFonts w:ascii="Cambria Math" w:hAnsi="Cambria Math"/>
                      </w:rPr>
                      <m:t>i</m:t>
                    </m:r>
                  </w:ins>
                </m:sub>
              </m:sSub>
            </m:num>
            <m:den>
              <w:ins w:id="6870" w:author="The Si Tran" w:date="2012-12-06T03:07:00Z">
                <m:r>
                  <w:rPr>
                    <w:rFonts w:ascii="Cambria Math" w:hAnsi="Cambria Math"/>
                  </w:rPr>
                  <m:t>∂</m:t>
                </m:r>
              </w:ins>
              <m:sSub>
                <m:sSubPr>
                  <m:ctrlPr>
                    <w:ins w:id="6871" w:author="The Si Tran" w:date="2012-12-06T03:07:00Z">
                      <w:rPr>
                        <w:rFonts w:ascii="Cambria Math" w:hAnsi="Cambria Math"/>
                      </w:rPr>
                    </w:ins>
                  </m:ctrlPr>
                </m:sSubPr>
                <m:e>
                  <w:ins w:id="6872" w:author="The Si Tran" w:date="2012-12-06T03:07:00Z">
                    <m:r>
                      <w:rPr>
                        <w:rFonts w:ascii="Cambria Math" w:hAnsi="Cambria Math"/>
                      </w:rPr>
                      <m:t>w</m:t>
                    </m:r>
                  </w:ins>
                </m:e>
                <m:sub>
                  <w:ins w:id="6873" w:author="The Si Tran" w:date="2012-12-06T03:07:00Z">
                    <m:r>
                      <w:rPr>
                        <w:rFonts w:ascii="Cambria Math" w:hAnsi="Cambria Math"/>
                      </w:rPr>
                      <m:t>ij</m:t>
                    </m:r>
                  </w:ins>
                </m:sub>
              </m:sSub>
            </m:den>
          </m:f>
          <w:ins w:id="6874" w:author="The Si Tran" w:date="2012-12-06T03:07:00Z">
            <m:r>
              <m:rPr>
                <m:sty m:val="p"/>
              </m:rPr>
              <w:rPr>
                <w:rFonts w:ascii="Cambria Math" w:hAnsi="Cambria Math"/>
              </w:rPr>
              <m:t>=</m:t>
            </m:r>
          </w:ins>
          <m:sSup>
            <m:sSupPr>
              <m:ctrlPr>
                <w:ins w:id="6875" w:author="The Si Tran" w:date="2012-12-06T03:07:00Z">
                  <w:rPr>
                    <w:rFonts w:ascii="Cambria Math" w:hAnsi="Cambria Math"/>
                  </w:rPr>
                </w:ins>
              </m:ctrlPr>
            </m:sSupPr>
            <m:e>
              <w:ins w:id="6876" w:author="The Si Tran" w:date="2012-12-06T03:07:00Z">
                <m:r>
                  <w:rPr>
                    <w:rFonts w:ascii="Cambria Math" w:hAnsi="Cambria Math"/>
                  </w:rPr>
                  <m:t>f</m:t>
                </m:r>
              </w:ins>
            </m:e>
            <m:sup>
              <w:ins w:id="6877" w:author="The Si Tran" w:date="2012-12-06T03:07:00Z">
                <m:r>
                  <m:rPr>
                    <m:sty m:val="p"/>
                  </m:rPr>
                  <w:rPr>
                    <w:rFonts w:ascii="Cambria Math" w:hAnsi="Cambria Math"/>
                  </w:rPr>
                  <m:t>'</m:t>
                </m:r>
              </w:ins>
            </m:sup>
          </m:sSup>
          <m:d>
            <m:dPr>
              <m:ctrlPr>
                <w:ins w:id="6878" w:author="The Si Tran" w:date="2012-12-06T03:07:00Z">
                  <w:rPr>
                    <w:rFonts w:ascii="Cambria Math" w:hAnsi="Cambria Math"/>
                  </w:rPr>
                </w:ins>
              </m:ctrlPr>
            </m:dPr>
            <m:e>
              <m:sSub>
                <m:sSubPr>
                  <m:ctrlPr>
                    <w:ins w:id="6879" w:author="The Si Tran" w:date="2012-12-06T03:07:00Z">
                      <w:rPr>
                        <w:rFonts w:ascii="Cambria Math" w:hAnsi="Cambria Math"/>
                      </w:rPr>
                    </w:ins>
                  </m:ctrlPr>
                </m:sSubPr>
                <m:e>
                  <w:ins w:id="6880" w:author="The Si Tran" w:date="2012-12-06T03:07:00Z">
                    <m:r>
                      <w:rPr>
                        <w:rFonts w:ascii="Cambria Math" w:hAnsi="Cambria Math"/>
                      </w:rPr>
                      <m:t>net</m:t>
                    </m:r>
                  </w:ins>
                </m:e>
                <m:sub>
                  <w:ins w:id="6881" w:author="The Si Tran" w:date="2012-12-06T03:07:00Z">
                    <m:r>
                      <w:rPr>
                        <w:rFonts w:ascii="Cambria Math" w:hAnsi="Cambria Math"/>
                      </w:rPr>
                      <m:t>i</m:t>
                    </m:r>
                  </w:ins>
                </m:sub>
              </m:sSub>
            </m:e>
          </m:d>
          <m:sSub>
            <m:sSubPr>
              <m:ctrlPr>
                <w:ins w:id="6882" w:author="The Si Tran" w:date="2012-12-06T03:07:00Z">
                  <w:rPr>
                    <w:rFonts w:ascii="Cambria Math" w:hAnsi="Cambria Math"/>
                  </w:rPr>
                </w:ins>
              </m:ctrlPr>
            </m:sSubPr>
            <m:e>
              <w:ins w:id="6883" w:author="The Si Tran" w:date="2012-12-06T03:07:00Z">
                <m:r>
                  <w:rPr>
                    <w:rFonts w:ascii="Cambria Math" w:hAnsi="Cambria Math"/>
                  </w:rPr>
                  <m:t>o</m:t>
                </m:r>
              </w:ins>
            </m:e>
            <m:sub>
              <w:ins w:id="6884" w:author="The Si Tran" w:date="2012-12-06T03:07:00Z">
                <m:r>
                  <w:rPr>
                    <w:rFonts w:ascii="Cambria Math" w:hAnsi="Cambria Math"/>
                  </w:rPr>
                  <m:t>j</m:t>
                </m:r>
              </w:ins>
            </m:sub>
          </m:sSub>
          <w:ins w:id="6885" w:author="The Si Tran" w:date="2012-12-06T03:07:00Z">
            <m:r>
              <m:rPr>
                <m:sty m:val="p"/>
              </m:rPr>
              <w:rPr>
                <w:rFonts w:ascii="Cambria Math" w:hAnsi="Cambria Math"/>
              </w:rPr>
              <m:t xml:space="preserve"> </m:t>
            </m:r>
          </w:ins>
        </m:oMath>
      </m:oMathPara>
    </w:p>
    <w:p w14:paraId="6DCE81A7" w14:textId="56C52D35" w:rsidR="00FA0144" w:rsidRDefault="00D35DF6">
      <w:pPr>
        <w:pStyle w:val="EquationIndex"/>
        <w:rPr>
          <w:ins w:id="6886" w:author="The Si Tran" w:date="2012-12-06T03:03:00Z"/>
        </w:rPr>
        <w:pPrChange w:id="6887" w:author="The Si Tran" w:date="2012-12-16T08:25:00Z">
          <w:pPr>
            <w:spacing w:before="0"/>
            <w:ind w:firstLine="720"/>
          </w:pPr>
        </w:pPrChange>
      </w:pPr>
      <m:oMathPara>
        <m:oMath>
          <m:sSub>
            <m:sSubPr>
              <m:ctrlPr>
                <w:ins w:id="6888" w:author="The Si Tran" w:date="2012-12-06T03:04:00Z">
                  <w:rPr>
                    <w:rFonts w:ascii="Cambria Math" w:hAnsi="Cambria Math"/>
                  </w:rPr>
                </w:ins>
              </m:ctrlPr>
            </m:sSubPr>
            <m:e>
              <w:ins w:id="6889" w:author="The Si Tran" w:date="2012-12-06T03:04:00Z">
                <m:r>
                  <w:rPr>
                    <w:rFonts w:ascii="Cambria Math" w:hAnsi="Cambria Math"/>
                  </w:rPr>
                  <m:t>net</m:t>
                </m:r>
              </w:ins>
            </m:e>
            <m:sub>
              <w:ins w:id="6890" w:author="The Si Tran" w:date="2012-12-06T03:04:00Z">
                <m:r>
                  <w:rPr>
                    <w:rFonts w:ascii="Cambria Math" w:hAnsi="Cambria Math"/>
                  </w:rPr>
                  <m:t>i</m:t>
                </m:r>
              </w:ins>
            </m:sub>
          </m:sSub>
          <w:ins w:id="6891" w:author="The Si Tran" w:date="2012-12-06T03:04:00Z">
            <m:r>
              <m:rPr>
                <m:sty m:val="p"/>
              </m:rPr>
              <w:rPr>
                <w:rFonts w:ascii="Cambria Math" w:hAnsi="Cambria Math"/>
              </w:rPr>
              <m:t>=</m:t>
            </m:r>
          </w:ins>
          <m:nary>
            <m:naryPr>
              <m:chr m:val="∑"/>
              <m:limLoc m:val="subSup"/>
              <m:supHide m:val="1"/>
              <m:ctrlPr>
                <w:ins w:id="6892" w:author="The Si Tran" w:date="2012-12-06T03:04:00Z">
                  <w:rPr>
                    <w:rFonts w:ascii="Cambria Math" w:hAnsi="Cambria Math"/>
                  </w:rPr>
                </w:ins>
              </m:ctrlPr>
            </m:naryPr>
            <m:sub>
              <w:ins w:id="6893"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894" w:author="The Si Tran" w:date="2012-12-06T03:05:00Z">
                      <w:rPr>
                        <w:rFonts w:ascii="Cambria Math" w:hAnsi="Cambria Math"/>
                      </w:rPr>
                    </w:ins>
                  </m:ctrlPr>
                </m:sSubPr>
                <m:e>
                  <w:ins w:id="6895" w:author="The Si Tran" w:date="2012-12-06T03:05:00Z">
                    <m:r>
                      <w:rPr>
                        <w:rFonts w:ascii="Cambria Math" w:hAnsi="Cambria Math"/>
                      </w:rPr>
                      <m:t>s</m:t>
                    </m:r>
                  </w:ins>
                </m:e>
                <m:sub>
                  <w:ins w:id="6896" w:author="The Si Tran" w:date="2012-12-06T03:05:00Z">
                    <m:r>
                      <w:rPr>
                        <w:rFonts w:ascii="Cambria Math" w:hAnsi="Cambria Math"/>
                      </w:rPr>
                      <m:t>j</m:t>
                    </m:r>
                  </w:ins>
                </m:sub>
              </m:sSub>
              <m:sSub>
                <m:sSubPr>
                  <m:ctrlPr>
                    <w:ins w:id="6897" w:author="The Si Tran" w:date="2012-12-06T03:05:00Z">
                      <w:rPr>
                        <w:rFonts w:ascii="Cambria Math" w:hAnsi="Cambria Math"/>
                      </w:rPr>
                    </w:ins>
                  </m:ctrlPr>
                </m:sSubPr>
                <m:e>
                  <w:ins w:id="6898" w:author="The Si Tran" w:date="2012-12-06T03:05:00Z">
                    <m:r>
                      <w:rPr>
                        <w:rFonts w:ascii="Cambria Math" w:hAnsi="Cambria Math"/>
                      </w:rPr>
                      <m:t>w</m:t>
                    </m:r>
                  </w:ins>
                </m:e>
                <m:sub>
                  <w:ins w:id="6899" w:author="The Si Tran" w:date="2012-12-06T03:05:00Z">
                    <m:r>
                      <w:rPr>
                        <w:rFonts w:ascii="Cambria Math" w:hAnsi="Cambria Math"/>
                      </w:rPr>
                      <m:t>ij</m:t>
                    </m:r>
                  </w:ins>
                </m:sub>
              </m:sSub>
              <w:ins w:id="6900" w:author="The Si Tran" w:date="2012-12-06T03:05:00Z">
                <m:r>
                  <m:rPr>
                    <m:sty m:val="p"/>
                  </m:rPr>
                  <w:rPr>
                    <w:rFonts w:ascii="Cambria Math" w:hAnsi="Cambria Math"/>
                  </w:rPr>
                  <m:t>-</m:t>
                </m:r>
              </w:ins>
              <m:sSub>
                <m:sSubPr>
                  <m:ctrlPr>
                    <w:ins w:id="6901" w:author="The Si Tran" w:date="2012-12-06T03:05:00Z">
                      <w:rPr>
                        <w:rFonts w:ascii="Cambria Math" w:hAnsi="Cambria Math"/>
                      </w:rPr>
                    </w:ins>
                  </m:ctrlPr>
                </m:sSubPr>
                <m:e>
                  <w:ins w:id="6902" w:author="The Si Tran" w:date="2012-12-06T03:05:00Z">
                    <m:r>
                      <w:rPr>
                        <w:rFonts w:ascii="Cambria Math" w:hAnsi="Cambria Math"/>
                      </w:rPr>
                      <m:t>θ</m:t>
                    </m:r>
                  </w:ins>
                </m:e>
                <m:sub>
                  <w:ins w:id="6903" w:author="The Si Tran" w:date="2012-12-06T03:05:00Z">
                    <m:r>
                      <w:rPr>
                        <w:rFonts w:ascii="Cambria Math" w:hAnsi="Cambria Math"/>
                      </w:rPr>
                      <m:t>i</m:t>
                    </m:r>
                  </w:ins>
                </m:sub>
              </m:sSub>
              <w:ins w:id="6904"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905" w:author="The Si Tran" w:date="2012-12-06T03:04:00Z"/>
        </w:rPr>
        <w:pPrChange w:id="6906" w:author="The Si Tran" w:date="2012-12-16T08:25:00Z">
          <w:pPr>
            <w:spacing w:before="0"/>
            <w:ind w:firstLine="720"/>
          </w:pPr>
        </w:pPrChange>
      </w:pPr>
      <w:del w:id="6907" w:author="The Si Tran" w:date="2012-12-06T03:01:00Z">
        <w:r w:rsidRPr="00AF1345" w:rsidDel="00783376">
          <w:object w:dxaOrig="2160" w:dyaOrig="700" w14:anchorId="117E428C">
            <v:shape id="_x0000_i1122" type="#_x0000_t75" style="width:2in;height:50.7pt" o:ole="">
              <v:imagedata r:id="rId244" o:title=""/>
            </v:shape>
            <o:OLEObject Type="Embed" ProgID="Equation.DSMT4" ShapeID="_x0000_i1122" DrawAspect="Content" ObjectID="_1417211259" r:id="rId245"/>
          </w:object>
        </w:r>
      </w:del>
    </w:p>
    <w:p w14:paraId="08D54D3E" w14:textId="77777777" w:rsidR="0088753F" w:rsidRPr="0049233F" w:rsidDel="00FA0144" w:rsidRDefault="0088753F">
      <w:pPr>
        <w:rPr>
          <w:del w:id="6908" w:author="The Si Tran" w:date="2012-12-06T03:08:00Z"/>
        </w:rPr>
        <w:pPrChange w:id="6909" w:author="The Si Tran" w:date="2012-12-16T08:25:00Z">
          <w:pPr>
            <w:spacing w:before="0"/>
            <w:ind w:firstLine="720"/>
          </w:pPr>
        </w:pPrChange>
      </w:pPr>
      <w:del w:id="6910" w:author="The Si Tran" w:date="2012-12-06T03:08:00Z">
        <w:r w:rsidRPr="0049233F" w:rsidDel="00FA0144">
          <w:delText xml:space="preserve">với  </w:delText>
        </w:r>
      </w:del>
      <w:del w:id="6911" w:author="The Si Tran" w:date="2012-12-06T03:06:00Z">
        <w:r w:rsidRPr="00AF1345" w:rsidDel="00FA0144">
          <w:object w:dxaOrig="3700" w:dyaOrig="700" w14:anchorId="33CBC123">
            <v:shape id="_x0000_i1123" type="#_x0000_t75" style="width:237.3pt;height:50.7pt" o:ole="">
              <v:imagedata r:id="rId246" o:title=""/>
            </v:shape>
            <o:OLEObject Type="Embed" ProgID="Equation.DSMT4" ShapeID="_x0000_i1123" DrawAspect="Content" ObjectID="_1417211260" r:id="rId247"/>
          </w:object>
        </w:r>
      </w:del>
    </w:p>
    <w:p w14:paraId="7A00F220" w14:textId="77777777" w:rsidR="0088753F" w:rsidRPr="0049233F" w:rsidDel="00FA0144" w:rsidRDefault="0088753F">
      <w:pPr>
        <w:rPr>
          <w:del w:id="6912" w:author="The Si Tran" w:date="2012-12-06T03:08:00Z"/>
        </w:rPr>
        <w:pPrChange w:id="6913" w:author="The Si Tran" w:date="2012-12-16T08:25:00Z">
          <w:pPr>
            <w:spacing w:before="0"/>
            <w:ind w:firstLine="720"/>
          </w:pPr>
        </w:pPrChange>
      </w:pPr>
      <w:del w:id="6914" w:author="The Si Tran" w:date="2012-12-06T03:08:00Z">
        <w:r w:rsidRPr="0049233F" w:rsidDel="00FA0144">
          <w:delText xml:space="preserve">       </w:delText>
        </w:r>
        <w:r w:rsidRPr="00AF1345" w:rsidDel="00FA0144">
          <w:rPr>
            <w:position w:val="-30"/>
          </w:rPr>
          <w:object w:dxaOrig="2860" w:dyaOrig="560" w14:anchorId="2ABD321C">
            <v:shape id="_x0000_i1124" type="#_x0000_t75" style="width:172.15pt;height:36.3pt" o:ole="">
              <v:imagedata r:id="rId248" o:title=""/>
            </v:shape>
            <o:OLEObject Type="Embed" ProgID="Equation.DSMT4" ShapeID="_x0000_i1124" DrawAspect="Content" ObjectID="_1417211261" r:id="rId249"/>
          </w:object>
        </w:r>
      </w:del>
    </w:p>
    <w:p w14:paraId="1155B515" w14:textId="77777777" w:rsidR="0088753F" w:rsidRPr="0049233F" w:rsidRDefault="0088753F">
      <w:pPr>
        <w:pPrChange w:id="6915" w:author="The Si Tran" w:date="2012-12-16T08:25:00Z">
          <w:pPr>
            <w:spacing w:before="0"/>
          </w:pPr>
        </w:pPrChange>
      </w:pPr>
      <w:r w:rsidRPr="0049233F">
        <w:t>Ở đây:</w:t>
      </w:r>
    </w:p>
    <w:p w14:paraId="2010990F" w14:textId="77777777" w:rsidR="0088753F" w:rsidRPr="0049233F" w:rsidRDefault="00D35DF6">
      <w:pPr>
        <w:numPr>
          <w:ilvl w:val="0"/>
          <w:numId w:val="61"/>
        </w:numPr>
        <w:spacing w:before="0"/>
        <w:rPr>
          <w:szCs w:val="26"/>
        </w:rPr>
        <w:pPrChange w:id="6916" w:author="The Si Tran" w:date="2012-12-14T05:39:00Z">
          <w:pPr>
            <w:numPr>
              <w:numId w:val="9"/>
            </w:numPr>
            <w:spacing w:before="0"/>
            <w:ind w:left="2160" w:hanging="360"/>
          </w:pPr>
        </w:pPrChange>
      </w:pPr>
      <m:oMath>
        <m:sSub>
          <m:sSubPr>
            <m:ctrlPr>
              <w:ins w:id="6917" w:author="The Si Tran" w:date="2012-12-06T03:08:00Z">
                <w:rPr>
                  <w:rFonts w:ascii="Cambria Math" w:hAnsi="Cambria Math"/>
                  <w:i/>
                  <w:szCs w:val="26"/>
                </w:rPr>
              </w:ins>
            </m:ctrlPr>
          </m:sSubPr>
          <m:e>
            <w:ins w:id="6918" w:author="The Si Tran" w:date="2012-12-06T03:08:00Z">
              <m:r>
                <w:rPr>
                  <w:rFonts w:ascii="Cambria Math" w:hAnsi="Cambria Math"/>
                  <w:szCs w:val="26"/>
                </w:rPr>
                <m:t>w</m:t>
              </m:r>
            </w:ins>
          </m:e>
          <m:sub>
            <w:ins w:id="6919" w:author="The Si Tran" w:date="2012-12-06T03:08:00Z">
              <m:r>
                <w:rPr>
                  <w:rFonts w:ascii="Cambria Math" w:hAnsi="Cambria Math"/>
                  <w:szCs w:val="26"/>
                </w:rPr>
                <m:t>ij</m:t>
              </m:r>
            </w:ins>
          </m:sub>
        </m:sSub>
      </m:oMath>
      <w:del w:id="6920"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D35DF6">
      <w:pPr>
        <w:numPr>
          <w:ilvl w:val="0"/>
          <w:numId w:val="61"/>
        </w:numPr>
        <w:spacing w:before="0"/>
        <w:rPr>
          <w:szCs w:val="26"/>
        </w:rPr>
        <w:pPrChange w:id="6921" w:author="The Si Tran" w:date="2012-12-14T05:39:00Z">
          <w:pPr>
            <w:numPr>
              <w:numId w:val="9"/>
            </w:numPr>
            <w:spacing w:before="0"/>
            <w:ind w:left="2160" w:hanging="360"/>
          </w:pPr>
        </w:pPrChange>
      </w:pPr>
      <m:oMath>
        <m:sSub>
          <m:sSubPr>
            <m:ctrlPr>
              <w:ins w:id="6922" w:author="The Si Tran" w:date="2012-12-06T03:09:00Z">
                <w:rPr>
                  <w:rFonts w:ascii="Cambria Math" w:hAnsi="Cambria Math"/>
                  <w:i/>
                  <w:szCs w:val="26"/>
                </w:rPr>
              </w:ins>
            </m:ctrlPr>
          </m:sSubPr>
          <m:e>
            <w:ins w:id="6923" w:author="The Si Tran" w:date="2012-12-06T03:09:00Z">
              <m:r>
                <w:rPr>
                  <w:rFonts w:ascii="Cambria Math" w:hAnsi="Cambria Math"/>
                  <w:szCs w:val="26"/>
                </w:rPr>
                <m:t>o</m:t>
              </m:r>
            </w:ins>
          </m:e>
          <m:sub>
            <w:ins w:id="6924" w:author="The Si Tran" w:date="2012-12-06T03:09:00Z">
              <m:r>
                <w:rPr>
                  <w:rFonts w:ascii="Cambria Math" w:hAnsi="Cambria Math"/>
                  <w:szCs w:val="26"/>
                </w:rPr>
                <m:t>j</m:t>
              </m:r>
            </w:ins>
          </m:sub>
        </m:sSub>
      </m:oMath>
      <w:ins w:id="6925" w:author="The Si Tran" w:date="2012-12-06T03:09:00Z">
        <w:r w:rsidR="00FA0144">
          <w:rPr>
            <w:i/>
            <w:szCs w:val="26"/>
          </w:rPr>
          <w:t xml:space="preserve"> </w:t>
        </w:r>
      </w:ins>
      <w:del w:id="6926"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927" w:author="The Si Tran" w:date="2012-12-14T05:39:00Z">
          <w:pPr>
            <w:numPr>
              <w:numId w:val="9"/>
            </w:numPr>
            <w:spacing w:before="0"/>
            <w:ind w:left="2160" w:hanging="360"/>
          </w:pPr>
        </w:pPrChange>
      </w:pPr>
      <w:ins w:id="6928" w:author="The Si Tran" w:date="2012-12-06T03:09:00Z">
        <m:oMath>
          <m:r>
            <w:rPr>
              <w:rFonts w:ascii="Cambria Math" w:hAnsi="Cambria Math"/>
              <w:szCs w:val="26"/>
            </w:rPr>
            <m:t>f()</m:t>
          </m:r>
        </m:oMath>
        <w:r w:rsidR="001164BE">
          <w:rPr>
            <w:i/>
            <w:szCs w:val="26"/>
          </w:rPr>
          <w:t xml:space="preserve"> </w:t>
        </w:r>
      </w:ins>
      <w:del w:id="6929"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930" w:author="The Si Tran" w:date="2012-12-14T05:39:00Z">
          <w:pPr>
            <w:numPr>
              <w:numId w:val="9"/>
            </w:numPr>
            <w:spacing w:before="0"/>
            <w:ind w:left="2160" w:hanging="360"/>
          </w:pPr>
        </w:pPrChange>
      </w:pPr>
      <w:ins w:id="6931" w:author="The Si Tran" w:date="2012-12-06T03:09:00Z">
        <m:oMath>
          <m:r>
            <w:rPr>
              <w:rFonts w:ascii="Cambria Math" w:hAnsi="Cambria Math"/>
              <w:szCs w:val="26"/>
            </w:rPr>
            <m:t>pred</m:t>
          </m:r>
        </m:oMath>
      </w:ins>
      <w:ins w:id="6932" w:author="The Si Tran" w:date="2012-12-06T03:10:00Z">
        <m:oMath>
          <m:r>
            <w:rPr>
              <w:rFonts w:ascii="Cambria Math" w:hAnsi="Cambria Math"/>
              <w:szCs w:val="26"/>
            </w:rPr>
            <m:t>(i)</m:t>
          </m:r>
        </m:oMath>
      </w:ins>
      <w:del w:id="6933"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934" w:author="The Si Tran" w:date="2012-12-16T08:25:00Z">
          <w:pPr>
            <w:spacing w:before="0"/>
            <w:ind w:firstLine="720"/>
          </w:pPr>
        </w:pPrChange>
      </w:pPr>
      <w:r w:rsidRPr="0049233F">
        <w:t xml:space="preserve">Giá trị </w:t>
      </w:r>
      <w:del w:id="6935" w:author="The Si Tran" w:date="2012-12-06T03:10:00Z">
        <w:r w:rsidRPr="0049233F" w:rsidDel="00EF4DD4">
          <w:rPr>
            <w:position w:val="-30"/>
            <w:rPrChange w:id="6936" w:author="The Si Tran" w:date="2012-12-05T23:02:00Z">
              <w:rPr>
                <w:position w:val="-30"/>
              </w:rPr>
            </w:rPrChange>
          </w:rPr>
          <w:object w:dxaOrig="400" w:dyaOrig="680" w14:anchorId="37382035">
            <v:shape id="_x0000_i1125" type="#_x0000_t75" style="width:21.3pt;height:43.85pt" o:ole="">
              <v:imagedata r:id="rId250" o:title=""/>
            </v:shape>
            <o:OLEObject Type="Embed" ProgID="Equation.DSMT4" ShapeID="_x0000_i1125" DrawAspect="Content" ObjectID="_1417211262" r:id="rId251"/>
          </w:object>
        </w:r>
      </w:del>
      <m:oMath>
        <m:f>
          <m:fPr>
            <m:ctrlPr>
              <w:ins w:id="6937" w:author="The Si Tran" w:date="2012-12-06T03:10:00Z">
                <w:rPr>
                  <w:rFonts w:ascii="Cambria Math" w:hAnsi="Cambria Math"/>
                  <w:i/>
                  <w:sz w:val="30"/>
                  <w:szCs w:val="30"/>
                </w:rPr>
              </w:ins>
            </m:ctrlPr>
          </m:fPr>
          <m:num>
            <w:ins w:id="6938" w:author="The Si Tran" w:date="2012-12-06T03:10:00Z">
              <m:r>
                <w:rPr>
                  <w:rFonts w:ascii="Cambria Math" w:hAnsi="Cambria Math"/>
                  <w:sz w:val="30"/>
                  <w:szCs w:val="30"/>
                  <w:rPrChange w:id="6939" w:author="The Si Tran" w:date="2012-12-06T03:10:00Z">
                    <w:rPr>
                      <w:rFonts w:ascii="Cambria Math" w:hAnsi="Cambria Math"/>
                      <w:szCs w:val="26"/>
                    </w:rPr>
                  </w:rPrChange>
                </w:rPr>
                <m:t>∂E</m:t>
              </m:r>
            </w:ins>
          </m:num>
          <m:den>
            <w:ins w:id="6940" w:author="The Si Tran" w:date="2012-12-06T03:10:00Z">
              <m:r>
                <w:rPr>
                  <w:rFonts w:ascii="Cambria Math" w:hAnsi="Cambria Math"/>
                  <w:sz w:val="30"/>
                  <w:szCs w:val="30"/>
                  <w:rPrChange w:id="6941" w:author="The Si Tran" w:date="2012-12-06T03:10:00Z">
                    <w:rPr>
                      <w:rFonts w:ascii="Cambria Math" w:hAnsi="Cambria Math"/>
                      <w:szCs w:val="26"/>
                    </w:rPr>
                  </w:rPrChange>
                </w:rPr>
                <m:t>∂</m:t>
              </m:r>
            </w:ins>
            <m:sSub>
              <m:sSubPr>
                <m:ctrlPr>
                  <w:ins w:id="6942" w:author="The Si Tran" w:date="2012-12-06T03:10:00Z">
                    <w:rPr>
                      <w:rFonts w:ascii="Cambria Math" w:hAnsi="Cambria Math"/>
                      <w:i/>
                      <w:sz w:val="30"/>
                      <w:szCs w:val="30"/>
                    </w:rPr>
                  </w:ins>
                </m:ctrlPr>
              </m:sSubPr>
              <m:e>
                <w:ins w:id="6943" w:author="The Si Tran" w:date="2012-12-06T03:10:00Z">
                  <m:r>
                    <w:rPr>
                      <w:rFonts w:ascii="Cambria Math" w:hAnsi="Cambria Math"/>
                      <w:sz w:val="30"/>
                      <w:szCs w:val="30"/>
                      <w:rPrChange w:id="6944" w:author="The Si Tran" w:date="2012-12-06T03:10:00Z">
                        <w:rPr>
                          <w:rFonts w:ascii="Cambria Math" w:hAnsi="Cambria Math"/>
                          <w:szCs w:val="26"/>
                        </w:rPr>
                      </w:rPrChange>
                    </w:rPr>
                    <m:t>o</m:t>
                  </m:r>
                </w:ins>
              </m:e>
              <m:sub>
                <w:ins w:id="6945" w:author="The Si Tran" w:date="2012-12-06T03:10:00Z">
                  <m:r>
                    <w:rPr>
                      <w:rFonts w:ascii="Cambria Math" w:hAnsi="Cambria Math"/>
                      <w:sz w:val="30"/>
                      <w:szCs w:val="30"/>
                      <w:rPrChange w:id="6946" w:author="The Si Tran" w:date="2012-12-06T03:10:00Z">
                        <w:rPr>
                          <w:rFonts w:ascii="Cambria Math" w:hAnsi="Cambria Math"/>
                          <w:szCs w:val="26"/>
                        </w:rPr>
                      </w:rPrChange>
                    </w:rPr>
                    <m:t>i</m:t>
                  </m:r>
                </w:ins>
              </m:sub>
            </m:sSub>
          </m:den>
        </m:f>
      </m:oMath>
      <w:ins w:id="6947"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6948" w:author="The Si Tran" w:date="2012-12-06T03:10:00Z"/>
        </w:rPr>
        <w:pPrChange w:id="6949"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D35DF6">
      <w:pPr>
        <w:pStyle w:val="EquationIndex"/>
        <w:pPrChange w:id="6950" w:author="The Si Tran" w:date="2012-12-15T08:05:00Z">
          <w:pPr>
            <w:pStyle w:val="ListParagraph"/>
            <w:numPr>
              <w:numId w:val="4"/>
            </w:numPr>
            <w:spacing w:after="0" w:line="360" w:lineRule="auto"/>
            <w:ind w:left="0" w:hanging="360"/>
          </w:pPr>
        </w:pPrChange>
      </w:pPr>
      <m:oMathPara>
        <m:oMath>
          <m:f>
            <m:fPr>
              <m:ctrlPr>
                <w:ins w:id="6951" w:author="The Si Tran" w:date="2012-12-06T03:11:00Z">
                  <w:rPr>
                    <w:rFonts w:ascii="Cambria Math" w:hAnsi="Cambria Math"/>
                  </w:rPr>
                </w:ins>
              </m:ctrlPr>
            </m:fPr>
            <m:num>
              <w:ins w:id="6952" w:author="The Si Tran" w:date="2012-12-06T03:11:00Z">
                <m:r>
                  <w:rPr>
                    <w:rFonts w:ascii="Cambria Math" w:hAnsi="Cambria Math"/>
                  </w:rPr>
                  <m:t>∂E</m:t>
                </m:r>
              </w:ins>
            </m:num>
            <m:den>
              <w:ins w:id="6953" w:author="The Si Tran" w:date="2012-12-06T03:11:00Z">
                <m:r>
                  <w:rPr>
                    <w:rFonts w:ascii="Cambria Math" w:hAnsi="Cambria Math"/>
                  </w:rPr>
                  <m:t>∂</m:t>
                </m:r>
              </w:ins>
              <m:sSub>
                <m:sSubPr>
                  <m:ctrlPr>
                    <w:ins w:id="6954" w:author="The Si Tran" w:date="2012-12-06T03:11:00Z">
                      <w:rPr>
                        <w:rFonts w:ascii="Cambria Math" w:hAnsi="Cambria Math"/>
                      </w:rPr>
                    </w:ins>
                  </m:ctrlPr>
                </m:sSubPr>
                <m:e>
                  <w:ins w:id="6955" w:author="The Si Tran" w:date="2012-12-06T03:11:00Z">
                    <m:r>
                      <w:rPr>
                        <w:rFonts w:ascii="Cambria Math" w:hAnsi="Cambria Math"/>
                      </w:rPr>
                      <m:t>o</m:t>
                    </m:r>
                  </w:ins>
                </m:e>
                <m:sub>
                  <w:ins w:id="6956" w:author="The Si Tran" w:date="2012-12-06T03:11:00Z">
                    <m:r>
                      <w:rPr>
                        <w:rFonts w:ascii="Cambria Math" w:hAnsi="Cambria Math"/>
                      </w:rPr>
                      <m:t>i</m:t>
                    </m:r>
                  </w:ins>
                </m:sub>
              </m:sSub>
            </m:den>
          </m:f>
          <w:ins w:id="6957" w:author="The Si Tran" w:date="2012-12-06T03:11:00Z">
            <m:r>
              <m:rPr>
                <m:sty m:val="p"/>
              </m:rPr>
              <w:rPr>
                <w:rFonts w:ascii="Cambria Math" w:hAnsi="Cambria Math"/>
              </w:rPr>
              <m:t>=</m:t>
            </m:r>
          </w:ins>
          <m:f>
            <m:fPr>
              <m:ctrlPr>
                <w:ins w:id="6958" w:author="The Si Tran" w:date="2012-12-06T03:11:00Z">
                  <w:rPr>
                    <w:rFonts w:ascii="Cambria Math" w:hAnsi="Cambria Math"/>
                  </w:rPr>
                </w:ins>
              </m:ctrlPr>
            </m:fPr>
            <m:num>
              <w:ins w:id="6959" w:author="The Si Tran" w:date="2012-12-06T03:11:00Z">
                <m:r>
                  <w:rPr>
                    <w:rFonts w:ascii="Cambria Math" w:hAnsi="Cambria Math"/>
                  </w:rPr>
                  <m:t>∂</m:t>
                </m:r>
              </w:ins>
            </m:num>
            <m:den>
              <w:ins w:id="6960" w:author="The Si Tran" w:date="2012-12-06T03:11:00Z">
                <m:r>
                  <w:rPr>
                    <w:rFonts w:ascii="Cambria Math" w:hAnsi="Cambria Math"/>
                  </w:rPr>
                  <m:t>∂</m:t>
                </m:r>
              </w:ins>
              <m:sSub>
                <m:sSubPr>
                  <m:ctrlPr>
                    <w:ins w:id="6961" w:author="The Si Tran" w:date="2012-12-06T03:11:00Z">
                      <w:rPr>
                        <w:rFonts w:ascii="Cambria Math" w:hAnsi="Cambria Math"/>
                      </w:rPr>
                    </w:ins>
                  </m:ctrlPr>
                </m:sSubPr>
                <m:e>
                  <w:ins w:id="6962" w:author="The Si Tran" w:date="2012-12-06T03:11:00Z">
                    <m:r>
                      <w:rPr>
                        <w:rFonts w:ascii="Cambria Math" w:hAnsi="Cambria Math"/>
                      </w:rPr>
                      <m:t>o</m:t>
                    </m:r>
                  </w:ins>
                </m:e>
                <m:sub>
                  <w:ins w:id="6963" w:author="The Si Tran" w:date="2012-12-06T03:11:00Z">
                    <m:r>
                      <w:rPr>
                        <w:rFonts w:ascii="Cambria Math" w:hAnsi="Cambria Math"/>
                      </w:rPr>
                      <m:t>i</m:t>
                    </m:r>
                  </w:ins>
                </m:sub>
              </m:sSub>
            </m:den>
          </m:f>
          <m:f>
            <m:fPr>
              <m:ctrlPr>
                <w:ins w:id="6964" w:author="The Si Tran" w:date="2012-12-06T03:11:00Z">
                  <w:rPr>
                    <w:rFonts w:ascii="Cambria Math" w:hAnsi="Cambria Math"/>
                  </w:rPr>
                </w:ins>
              </m:ctrlPr>
            </m:fPr>
            <m:num>
              <w:ins w:id="6965" w:author="The Si Tran" w:date="2012-12-06T03:11:00Z">
                <m:r>
                  <m:rPr>
                    <m:sty m:val="p"/>
                  </m:rPr>
                  <w:rPr>
                    <w:rFonts w:ascii="Cambria Math" w:hAnsi="Cambria Math"/>
                  </w:rPr>
                  <m:t>1</m:t>
                </m:r>
              </w:ins>
            </m:num>
            <m:den>
              <w:ins w:id="6966" w:author="The Si Tran" w:date="2012-12-06T03:11:00Z">
                <m:r>
                  <m:rPr>
                    <m:sty m:val="p"/>
                  </m:rPr>
                  <w:rPr>
                    <w:rFonts w:ascii="Cambria Math" w:hAnsi="Cambria Math"/>
                  </w:rPr>
                  <m:t>2</m:t>
                </m:r>
              </w:ins>
            </m:den>
          </m:f>
          <m:nary>
            <m:naryPr>
              <m:chr m:val="∑"/>
              <m:limLoc m:val="subSup"/>
              <m:supHide m:val="1"/>
              <m:ctrlPr>
                <w:ins w:id="6967" w:author="The Si Tran" w:date="2012-12-06T03:11:00Z">
                  <w:rPr>
                    <w:rFonts w:ascii="Cambria Math" w:hAnsi="Cambria Math"/>
                  </w:rPr>
                </w:ins>
              </m:ctrlPr>
            </m:naryPr>
            <m:sub>
              <w:ins w:id="6968"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969" w:author="The Si Tran" w:date="2012-12-06T03:11:00Z">
                      <w:rPr>
                        <w:rFonts w:ascii="Cambria Math" w:hAnsi="Cambria Math"/>
                      </w:rPr>
                    </w:ins>
                  </m:ctrlPr>
                </m:sSupPr>
                <m:e>
                  <w:ins w:id="6970" w:author="The Si Tran" w:date="2012-12-06T03:11:00Z">
                    <m:r>
                      <m:rPr>
                        <m:sty m:val="p"/>
                      </m:rPr>
                      <w:rPr>
                        <w:rFonts w:ascii="Cambria Math" w:hAnsi="Cambria Math"/>
                      </w:rPr>
                      <m:t>(</m:t>
                    </m:r>
                  </w:ins>
                  <m:sSub>
                    <m:sSubPr>
                      <m:ctrlPr>
                        <w:ins w:id="6971" w:author="The Si Tran" w:date="2012-12-06T03:11:00Z">
                          <w:rPr>
                            <w:rFonts w:ascii="Cambria Math" w:hAnsi="Cambria Math"/>
                          </w:rPr>
                        </w:ins>
                      </m:ctrlPr>
                    </m:sSubPr>
                    <m:e>
                      <w:ins w:id="6972" w:author="The Si Tran" w:date="2012-12-06T03:12:00Z">
                        <m:r>
                          <w:rPr>
                            <w:rFonts w:ascii="Cambria Math" w:hAnsi="Cambria Math"/>
                          </w:rPr>
                          <m:t>t</m:t>
                        </m:r>
                      </w:ins>
                    </m:e>
                    <m:sub>
                      <w:ins w:id="6973" w:author="The Si Tran" w:date="2012-12-06T03:12:00Z">
                        <m:r>
                          <w:rPr>
                            <w:rFonts w:ascii="Cambria Math" w:hAnsi="Cambria Math"/>
                          </w:rPr>
                          <m:t>k</m:t>
                        </m:r>
                      </w:ins>
                    </m:sub>
                  </m:sSub>
                  <w:ins w:id="6974" w:author="The Si Tran" w:date="2012-12-06T03:12:00Z">
                    <m:r>
                      <m:rPr>
                        <m:sty m:val="p"/>
                      </m:rPr>
                      <w:rPr>
                        <w:rFonts w:ascii="Cambria Math" w:hAnsi="Cambria Math"/>
                      </w:rPr>
                      <m:t>-</m:t>
                    </m:r>
                  </w:ins>
                  <m:sSub>
                    <m:sSubPr>
                      <m:ctrlPr>
                        <w:ins w:id="6975" w:author="The Si Tran" w:date="2012-12-06T03:12:00Z">
                          <w:rPr>
                            <w:rFonts w:ascii="Cambria Math" w:hAnsi="Cambria Math"/>
                          </w:rPr>
                        </w:ins>
                      </m:ctrlPr>
                    </m:sSubPr>
                    <m:e>
                      <w:ins w:id="6976" w:author="The Si Tran" w:date="2012-12-06T03:12:00Z">
                        <m:r>
                          <w:rPr>
                            <w:rFonts w:ascii="Cambria Math" w:hAnsi="Cambria Math"/>
                          </w:rPr>
                          <m:t>o</m:t>
                        </m:r>
                      </w:ins>
                    </m:e>
                    <m:sub>
                      <w:ins w:id="6977" w:author="The Si Tran" w:date="2012-12-06T03:12:00Z">
                        <m:r>
                          <w:rPr>
                            <w:rFonts w:ascii="Cambria Math" w:hAnsi="Cambria Math"/>
                          </w:rPr>
                          <m:t>k</m:t>
                        </m:r>
                      </w:ins>
                    </m:sub>
                  </m:sSub>
                  <w:ins w:id="6978" w:author="The Si Tran" w:date="2012-12-06T03:11:00Z">
                    <m:r>
                      <m:rPr>
                        <m:sty m:val="p"/>
                      </m:rPr>
                      <w:rPr>
                        <w:rFonts w:ascii="Cambria Math" w:hAnsi="Cambria Math"/>
                      </w:rPr>
                      <m:t>)</m:t>
                    </m:r>
                  </w:ins>
                </m:e>
                <m:sup>
                  <w:ins w:id="6979"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980" w:author="The Si Tran" w:date="2012-12-06T03:13:00Z"/>
          <w:rFonts w:ascii="Times New Roman" w:hAnsi="Times New Roman"/>
          <w:sz w:val="26"/>
          <w:szCs w:val="26"/>
        </w:rPr>
      </w:pPr>
      <w:ins w:id="6981" w:author="The Si Tran" w:date="2012-12-14T05:40:00Z">
        <w:r w:rsidRPr="00032D83">
          <w:rPr>
            <w:noProof/>
            <w:szCs w:val="26"/>
            <w:rPrChange w:id="6982">
              <w:rPr>
                <w:noProof/>
              </w:rPr>
            </w:rPrChange>
          </w:rPr>
          <mc:AlternateContent>
            <mc:Choice Requires="wps">
              <w:drawing>
                <wp:anchor distT="0" distB="0" distL="114300" distR="114300" simplePos="0" relativeHeight="251635200" behindDoc="0" locked="0" layoutInCell="1" allowOverlap="1" wp14:anchorId="0B6A6565" wp14:editId="2B7AA6EA">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276DB6" w:rsidRDefault="00276DB6">
                              <w:pPr>
                                <w:pStyle w:val="EquationIndex"/>
                                <w:pPrChange w:id="6983" w:author="The Si Tran" w:date="2012-12-16T17:31:00Z">
                                  <w:pPr/>
                                </w:pPrChange>
                              </w:pPr>
                              <w:ins w:id="6984" w:author="The Si Tran" w:date="2012-12-06T02:41:00Z">
                                <w:r>
                                  <w:t>(4.</w:t>
                                </w:r>
                              </w:ins>
                              <w:ins w:id="6985" w:author="The Si Tran" w:date="2012-12-06T02:44:00Z">
                                <w:r>
                                  <w:t>8</w:t>
                                </w:r>
                              </w:ins>
                              <w:ins w:id="69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9" type="#_x0000_t202" style="position:absolute;left:0;text-align:left;margin-left:411.05pt;margin-top:32.6pt;width:41.85pt;height:28.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HPwcFm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276DB6" w:rsidRDefault="00276DB6">
                        <w:pPr>
                          <w:pStyle w:val="EquationIndex"/>
                          <w:pPrChange w:id="6987" w:author="The Si Tran" w:date="2012-12-16T17:31:00Z">
                            <w:pPr/>
                          </w:pPrChange>
                        </w:pPr>
                        <w:ins w:id="6988" w:author="The Si Tran" w:date="2012-12-06T02:41:00Z">
                          <w:r>
                            <w:t>(4.</w:t>
                          </w:r>
                        </w:ins>
                        <w:ins w:id="6989" w:author="The Si Tran" w:date="2012-12-06T02:44:00Z">
                          <w:r>
                            <w:t>8</w:t>
                          </w:r>
                        </w:ins>
                        <w:ins w:id="6990"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991"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6" type="#_x0000_t75" style="width:187.85pt;height:50.7pt" o:ole="">
              <v:imagedata r:id="rId252" o:title=""/>
            </v:shape>
            <o:OLEObject Type="Embed" ProgID="Equation.DSMT4" ShapeID="_x0000_i1126" DrawAspect="Content" ObjectID="_1417211263" r:id="rId253"/>
          </w:object>
        </w:r>
      </w:del>
    </w:p>
    <w:p w14:paraId="1DD0E63D" w14:textId="5A6E6883" w:rsidR="0088753F" w:rsidRDefault="0088753F" w:rsidP="0088753F">
      <w:pPr>
        <w:pStyle w:val="ListParagraph"/>
        <w:spacing w:after="0" w:line="360" w:lineRule="auto"/>
        <w:ind w:left="0"/>
        <w:rPr>
          <w:ins w:id="6992"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993" w:author="The Si Tran" w:date="2012-12-06T03:13:00Z">
                <w:rPr>
                  <w:rFonts w:ascii="Cambria Math" w:eastAsia="Times New Roman" w:hAnsi="Cambria Math"/>
                  <w:i/>
                  <w:sz w:val="26"/>
                  <w:szCs w:val="26"/>
                </w:rPr>
              </w:ins>
            </m:ctrlPr>
          </m:fPr>
          <m:num>
            <w:ins w:id="6994" w:author="The Si Tran" w:date="2012-12-06T03:13:00Z">
              <m:r>
                <w:rPr>
                  <w:rFonts w:ascii="Cambria Math" w:eastAsia="Times New Roman" w:hAnsi="Cambria Math"/>
                  <w:sz w:val="26"/>
                  <w:szCs w:val="26"/>
                </w:rPr>
                <m:t>∂</m:t>
              </m:r>
            </w:ins>
          </m:num>
          <m:den>
            <w:ins w:id="6995" w:author="The Si Tran" w:date="2012-12-06T03:13:00Z">
              <m:r>
                <w:rPr>
                  <w:rFonts w:ascii="Cambria Math" w:eastAsia="Times New Roman" w:hAnsi="Cambria Math"/>
                  <w:sz w:val="26"/>
                  <w:szCs w:val="26"/>
                </w:rPr>
                <m:t>∂</m:t>
              </m:r>
            </w:ins>
            <m:sSub>
              <m:sSubPr>
                <m:ctrlPr>
                  <w:ins w:id="6996" w:author="The Si Tran" w:date="2012-12-06T03:13:00Z">
                    <w:rPr>
                      <w:rFonts w:ascii="Cambria Math" w:eastAsia="Times New Roman" w:hAnsi="Cambria Math"/>
                      <w:i/>
                      <w:sz w:val="26"/>
                      <w:szCs w:val="26"/>
                    </w:rPr>
                  </w:ins>
                </m:ctrlPr>
              </m:sSubPr>
              <m:e>
                <w:ins w:id="6997" w:author="The Si Tran" w:date="2012-12-06T03:13:00Z">
                  <m:r>
                    <w:rPr>
                      <w:rFonts w:ascii="Cambria Math" w:eastAsia="Times New Roman" w:hAnsi="Cambria Math"/>
                      <w:sz w:val="26"/>
                      <w:szCs w:val="26"/>
                    </w:rPr>
                    <m:t>o</m:t>
                  </m:r>
                </w:ins>
              </m:e>
              <m:sub>
                <w:ins w:id="6998" w:author="The Si Tran" w:date="2012-12-06T03:13:00Z">
                  <m:r>
                    <w:rPr>
                      <w:rFonts w:ascii="Cambria Math" w:eastAsia="Times New Roman" w:hAnsi="Cambria Math"/>
                      <w:sz w:val="26"/>
                      <w:szCs w:val="26"/>
                    </w:rPr>
                    <m:t>i</m:t>
                  </m:r>
                </w:ins>
              </m:sub>
            </m:sSub>
          </m:den>
        </m:f>
        <m:sSup>
          <m:sSupPr>
            <m:ctrlPr>
              <w:ins w:id="6999" w:author="The Si Tran" w:date="2012-12-06T03:13:00Z">
                <w:rPr>
                  <w:rFonts w:ascii="Cambria Math" w:eastAsia="Times New Roman" w:hAnsi="Cambria Math"/>
                  <w:i/>
                  <w:sz w:val="26"/>
                  <w:szCs w:val="26"/>
                </w:rPr>
              </w:ins>
            </m:ctrlPr>
          </m:sSupPr>
          <m:e>
            <w:ins w:id="7000" w:author="The Si Tran" w:date="2012-12-06T03:13:00Z">
              <m:r>
                <w:rPr>
                  <w:rFonts w:ascii="Cambria Math" w:eastAsia="Times New Roman" w:hAnsi="Cambria Math"/>
                  <w:sz w:val="26"/>
                  <w:szCs w:val="26"/>
                </w:rPr>
                <m:t>(</m:t>
              </m:r>
            </w:ins>
            <m:sSub>
              <m:sSubPr>
                <m:ctrlPr>
                  <w:ins w:id="7001" w:author="The Si Tran" w:date="2012-12-06T03:13:00Z">
                    <w:rPr>
                      <w:rFonts w:ascii="Cambria Math" w:eastAsia="Times New Roman" w:hAnsi="Cambria Math"/>
                      <w:i/>
                      <w:sz w:val="26"/>
                      <w:szCs w:val="26"/>
                    </w:rPr>
                  </w:ins>
                </m:ctrlPr>
              </m:sSubPr>
              <m:e>
                <w:ins w:id="7002" w:author="The Si Tran" w:date="2012-12-06T03:13:00Z">
                  <m:r>
                    <w:rPr>
                      <w:rFonts w:ascii="Cambria Math" w:eastAsia="Times New Roman" w:hAnsi="Cambria Math"/>
                      <w:sz w:val="26"/>
                      <w:szCs w:val="26"/>
                    </w:rPr>
                    <m:t>t</m:t>
                  </m:r>
                </w:ins>
              </m:e>
              <m:sub>
                <w:ins w:id="7003" w:author="The Si Tran" w:date="2012-12-06T03:13:00Z">
                  <m:r>
                    <w:rPr>
                      <w:rFonts w:ascii="Cambria Math" w:eastAsia="Times New Roman" w:hAnsi="Cambria Math"/>
                      <w:sz w:val="26"/>
                      <w:szCs w:val="26"/>
                    </w:rPr>
                    <m:t>k</m:t>
                  </m:r>
                </w:ins>
              </m:sub>
            </m:sSub>
            <w:ins w:id="7004" w:author="The Si Tran" w:date="2012-12-06T03:13:00Z">
              <m:r>
                <w:rPr>
                  <w:rFonts w:ascii="Cambria Math" w:eastAsia="Times New Roman" w:hAnsi="Cambria Math"/>
                  <w:sz w:val="26"/>
                  <w:szCs w:val="26"/>
                </w:rPr>
                <m:t>-</m:t>
              </m:r>
            </w:ins>
            <m:sSub>
              <m:sSubPr>
                <m:ctrlPr>
                  <w:ins w:id="7005" w:author="The Si Tran" w:date="2012-12-06T03:13:00Z">
                    <w:rPr>
                      <w:rFonts w:ascii="Cambria Math" w:eastAsia="Times New Roman" w:hAnsi="Cambria Math"/>
                      <w:i/>
                      <w:sz w:val="26"/>
                      <w:szCs w:val="26"/>
                    </w:rPr>
                  </w:ins>
                </m:ctrlPr>
              </m:sSubPr>
              <m:e>
                <w:ins w:id="7006" w:author="The Si Tran" w:date="2012-12-06T03:13:00Z">
                  <m:r>
                    <w:rPr>
                      <w:rFonts w:ascii="Cambria Math" w:eastAsia="Times New Roman" w:hAnsi="Cambria Math"/>
                      <w:sz w:val="26"/>
                      <w:szCs w:val="26"/>
                    </w:rPr>
                    <m:t>o</m:t>
                  </m:r>
                </w:ins>
              </m:e>
              <m:sub>
                <w:ins w:id="7007" w:author="The Si Tran" w:date="2012-12-06T03:13:00Z">
                  <m:r>
                    <w:rPr>
                      <w:rFonts w:ascii="Cambria Math" w:eastAsia="Times New Roman" w:hAnsi="Cambria Math"/>
                      <w:sz w:val="26"/>
                      <w:szCs w:val="26"/>
                    </w:rPr>
                    <m:t>k</m:t>
                  </m:r>
                </w:ins>
              </m:sub>
            </m:sSub>
            <w:ins w:id="7008" w:author="The Si Tran" w:date="2012-12-06T03:13:00Z">
              <m:r>
                <w:rPr>
                  <w:rFonts w:ascii="Cambria Math" w:eastAsia="Times New Roman" w:hAnsi="Cambria Math"/>
                  <w:sz w:val="26"/>
                  <w:szCs w:val="26"/>
                </w:rPr>
                <m:t>)</m:t>
              </m:r>
            </w:ins>
          </m:e>
          <m:sup>
            <w:ins w:id="7009" w:author="The Si Tran" w:date="2012-12-06T03:13:00Z">
              <m:r>
                <w:rPr>
                  <w:rFonts w:ascii="Cambria Math" w:eastAsia="Times New Roman" w:hAnsi="Cambria Math"/>
                  <w:sz w:val="26"/>
                  <w:szCs w:val="26"/>
                </w:rPr>
                <m:t>2</m:t>
              </m:r>
            </w:ins>
          </m:sup>
        </m:sSup>
      </m:oMath>
      <w:del w:id="7010" w:author="The Si Tran" w:date="2012-12-06T03:13:00Z">
        <w:r w:rsidRPr="00AF1345" w:rsidDel="00EF4DD4">
          <w:rPr>
            <w:rFonts w:ascii="Times New Roman" w:hAnsi="Times New Roman"/>
            <w:position w:val="-32"/>
            <w:sz w:val="26"/>
            <w:szCs w:val="26"/>
          </w:rPr>
          <w:object w:dxaOrig="1300" w:dyaOrig="700" w14:anchorId="3209CE0C">
            <v:shape id="_x0000_i1127" type="#_x0000_t75" style="width:64.5pt;height:36.3pt" o:ole="">
              <v:imagedata r:id="rId254" o:title=""/>
            </v:shape>
            <o:OLEObject Type="Embed" ProgID="Equation.DSMT4" ShapeID="_x0000_i1127" DrawAspect="Content" ObjectID="_1417211264"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011" w:author="The Si Tran" w:date="2012-12-14T05:40:00Z">
        <w:r w:rsidR="00BC0EFC">
          <w:rPr>
            <w:rFonts w:ascii="Times New Roman" w:hAnsi="Times New Roman"/>
            <w:sz w:val="26"/>
            <w:szCs w:val="26"/>
          </w:rPr>
          <w:t xml:space="preserve"> </w:t>
        </w:r>
      </w:ins>
    </w:p>
    <w:p w14:paraId="721D6D33" w14:textId="706DA5D1" w:rsidR="00EF4DD4" w:rsidRPr="00097101" w:rsidRDefault="00D35DF6">
      <w:pPr>
        <w:pStyle w:val="EquationIndex"/>
        <w:pPrChange w:id="7012" w:author="The Si Tran" w:date="2012-12-15T08:05:00Z">
          <w:pPr>
            <w:pStyle w:val="ListParagraph"/>
            <w:spacing w:after="0" w:line="360" w:lineRule="auto"/>
            <w:ind w:left="0"/>
          </w:pPr>
        </w:pPrChange>
      </w:pPr>
      <m:oMathPara>
        <m:oMathParaPr>
          <m:jc m:val="center"/>
        </m:oMathParaPr>
        <m:oMath>
          <m:f>
            <m:fPr>
              <m:ctrlPr>
                <w:ins w:id="7013" w:author="The Si Tran" w:date="2012-12-06T03:13:00Z">
                  <w:rPr>
                    <w:rFonts w:ascii="Cambria Math" w:hAnsi="Cambria Math"/>
                  </w:rPr>
                </w:ins>
              </m:ctrlPr>
            </m:fPr>
            <m:num>
              <w:ins w:id="7014" w:author="The Si Tran" w:date="2012-12-06T03:13:00Z">
                <m:r>
                  <w:rPr>
                    <w:rFonts w:ascii="Cambria Math" w:hAnsi="Cambria Math"/>
                  </w:rPr>
                  <m:t>∂E</m:t>
                </m:r>
              </w:ins>
            </m:num>
            <m:den>
              <w:ins w:id="7015" w:author="The Si Tran" w:date="2012-12-06T03:13:00Z">
                <m:r>
                  <w:rPr>
                    <w:rFonts w:ascii="Cambria Math" w:hAnsi="Cambria Math"/>
                  </w:rPr>
                  <m:t>∂</m:t>
                </m:r>
              </w:ins>
              <m:sSub>
                <m:sSubPr>
                  <m:ctrlPr>
                    <w:ins w:id="7016" w:author="The Si Tran" w:date="2012-12-06T03:13:00Z">
                      <w:rPr>
                        <w:rFonts w:ascii="Cambria Math" w:hAnsi="Cambria Math"/>
                      </w:rPr>
                    </w:ins>
                  </m:ctrlPr>
                </m:sSubPr>
                <m:e>
                  <w:ins w:id="7017" w:author="The Si Tran" w:date="2012-12-06T03:13:00Z">
                    <m:r>
                      <w:rPr>
                        <w:rFonts w:ascii="Cambria Math" w:hAnsi="Cambria Math"/>
                      </w:rPr>
                      <m:t>o</m:t>
                    </m:r>
                  </w:ins>
                </m:e>
                <m:sub>
                  <w:ins w:id="7018" w:author="The Si Tran" w:date="2012-12-06T03:13:00Z">
                    <m:r>
                      <w:rPr>
                        <w:rFonts w:ascii="Cambria Math" w:hAnsi="Cambria Math"/>
                      </w:rPr>
                      <m:t>i</m:t>
                    </m:r>
                  </w:ins>
                </m:sub>
              </m:sSub>
            </m:den>
          </m:f>
          <w:ins w:id="7019" w:author="The Si Tran" w:date="2012-12-06T03:13:00Z">
            <m:r>
              <m:rPr>
                <m:sty m:val="p"/>
              </m:rPr>
              <w:rPr>
                <w:rFonts w:ascii="Cambria Math" w:hAnsi="Cambria Math"/>
              </w:rPr>
              <m:t>=</m:t>
            </m:r>
          </w:ins>
          <m:f>
            <m:fPr>
              <m:ctrlPr>
                <w:ins w:id="7020" w:author="The Si Tran" w:date="2012-12-06T03:14:00Z">
                  <w:rPr>
                    <w:rFonts w:ascii="Cambria Math" w:hAnsi="Cambria Math"/>
                  </w:rPr>
                </w:ins>
              </m:ctrlPr>
            </m:fPr>
            <m:num>
              <w:ins w:id="7021" w:author="The Si Tran" w:date="2012-12-06T03:14:00Z">
                <m:r>
                  <w:rPr>
                    <w:rFonts w:ascii="Cambria Math" w:hAnsi="Cambria Math"/>
                  </w:rPr>
                  <m:t>∂</m:t>
                </m:r>
              </w:ins>
            </m:num>
            <m:den>
              <w:ins w:id="7022" w:author="The Si Tran" w:date="2012-12-06T03:14:00Z">
                <m:r>
                  <w:rPr>
                    <w:rFonts w:ascii="Cambria Math" w:hAnsi="Cambria Math"/>
                  </w:rPr>
                  <m:t>∂</m:t>
                </m:r>
              </w:ins>
              <m:sSub>
                <m:sSubPr>
                  <m:ctrlPr>
                    <w:ins w:id="7023" w:author="The Si Tran" w:date="2012-12-06T03:14:00Z">
                      <w:rPr>
                        <w:rFonts w:ascii="Cambria Math" w:hAnsi="Cambria Math"/>
                      </w:rPr>
                    </w:ins>
                  </m:ctrlPr>
                </m:sSubPr>
                <m:e>
                  <w:ins w:id="7024" w:author="The Si Tran" w:date="2012-12-06T03:14:00Z">
                    <m:r>
                      <w:rPr>
                        <w:rFonts w:ascii="Cambria Math" w:hAnsi="Cambria Math"/>
                      </w:rPr>
                      <m:t>o</m:t>
                    </m:r>
                  </w:ins>
                </m:e>
                <m:sub>
                  <w:ins w:id="7025" w:author="The Si Tran" w:date="2012-12-06T03:14:00Z">
                    <m:r>
                      <w:rPr>
                        <w:rFonts w:ascii="Cambria Math" w:hAnsi="Cambria Math"/>
                      </w:rPr>
                      <m:t>i</m:t>
                    </m:r>
                  </w:ins>
                </m:sub>
              </m:sSub>
            </m:den>
          </m:f>
          <m:sSup>
            <m:sSupPr>
              <m:ctrlPr>
                <w:ins w:id="7026" w:author="The Si Tran" w:date="2012-12-06T03:14:00Z">
                  <w:rPr>
                    <w:rFonts w:ascii="Cambria Math" w:hAnsi="Cambria Math"/>
                  </w:rPr>
                </w:ins>
              </m:ctrlPr>
            </m:sSupPr>
            <m:e>
              <w:ins w:id="7027" w:author="The Si Tran" w:date="2012-12-06T03:14:00Z">
                <m:r>
                  <m:rPr>
                    <m:sty m:val="p"/>
                  </m:rPr>
                  <w:rPr>
                    <w:rFonts w:ascii="Cambria Math" w:hAnsi="Cambria Math"/>
                  </w:rPr>
                  <m:t>(</m:t>
                </m:r>
              </w:ins>
              <m:sSub>
                <m:sSubPr>
                  <m:ctrlPr>
                    <w:ins w:id="7028" w:author="The Si Tran" w:date="2012-12-06T03:14:00Z">
                      <w:rPr>
                        <w:rFonts w:ascii="Cambria Math" w:hAnsi="Cambria Math"/>
                      </w:rPr>
                    </w:ins>
                  </m:ctrlPr>
                </m:sSubPr>
                <m:e>
                  <w:ins w:id="7029" w:author="The Si Tran" w:date="2012-12-06T03:14:00Z">
                    <m:r>
                      <w:rPr>
                        <w:rFonts w:ascii="Cambria Math" w:hAnsi="Cambria Math"/>
                      </w:rPr>
                      <m:t>t</m:t>
                    </m:r>
                  </w:ins>
                </m:e>
                <m:sub>
                  <w:ins w:id="7030" w:author="The Si Tran" w:date="2012-12-06T03:14:00Z">
                    <m:r>
                      <w:rPr>
                        <w:rFonts w:ascii="Cambria Math" w:hAnsi="Cambria Math"/>
                      </w:rPr>
                      <m:t>i</m:t>
                    </m:r>
                  </w:ins>
                </m:sub>
              </m:sSub>
              <w:ins w:id="7031" w:author="The Si Tran" w:date="2012-12-06T03:14:00Z">
                <m:r>
                  <m:rPr>
                    <m:sty m:val="p"/>
                  </m:rPr>
                  <w:rPr>
                    <w:rFonts w:ascii="Cambria Math" w:hAnsi="Cambria Math"/>
                  </w:rPr>
                  <m:t>-</m:t>
                </m:r>
              </w:ins>
              <m:sSub>
                <m:sSubPr>
                  <m:ctrlPr>
                    <w:ins w:id="7032" w:author="The Si Tran" w:date="2012-12-06T03:14:00Z">
                      <w:rPr>
                        <w:rFonts w:ascii="Cambria Math" w:hAnsi="Cambria Math"/>
                      </w:rPr>
                    </w:ins>
                  </m:ctrlPr>
                </m:sSubPr>
                <m:e>
                  <w:ins w:id="7033" w:author="The Si Tran" w:date="2012-12-06T03:14:00Z">
                    <m:r>
                      <w:rPr>
                        <w:rFonts w:ascii="Cambria Math" w:hAnsi="Cambria Math"/>
                      </w:rPr>
                      <m:t>o</m:t>
                    </m:r>
                  </w:ins>
                </m:e>
                <m:sub>
                  <w:ins w:id="7034" w:author="The Si Tran" w:date="2012-12-06T03:14:00Z">
                    <m:r>
                      <w:rPr>
                        <w:rFonts w:ascii="Cambria Math" w:hAnsi="Cambria Math"/>
                      </w:rPr>
                      <m:t>i</m:t>
                    </m:r>
                  </w:ins>
                </m:sub>
              </m:sSub>
              <w:ins w:id="7035" w:author="The Si Tran" w:date="2012-12-06T03:14:00Z">
                <m:r>
                  <m:rPr>
                    <m:sty m:val="p"/>
                  </m:rPr>
                  <w:rPr>
                    <w:rFonts w:ascii="Cambria Math" w:hAnsi="Cambria Math"/>
                  </w:rPr>
                  <m:t>)</m:t>
                </m:r>
              </w:ins>
            </m:e>
            <m:sup>
              <w:ins w:id="7036" w:author="The Si Tran" w:date="2012-12-06T03:14:00Z">
                <m:r>
                  <m:rPr>
                    <m:sty m:val="p"/>
                  </m:rPr>
                  <w:rPr>
                    <w:rFonts w:ascii="Cambria Math" w:hAnsi="Cambria Math"/>
                  </w:rPr>
                  <m:t>2</m:t>
                </m:r>
              </w:ins>
            </m:sup>
          </m:sSup>
          <w:ins w:id="7037" w:author="The Si Tran" w:date="2012-12-06T03:14:00Z">
            <m:r>
              <m:rPr>
                <m:sty m:val="p"/>
              </m:rPr>
              <w:rPr>
                <w:rFonts w:ascii="Cambria Math" w:hAnsi="Cambria Math"/>
              </w:rPr>
              <m:t>=</m:t>
            </m:r>
          </w:ins>
          <m:f>
            <m:fPr>
              <m:ctrlPr>
                <w:ins w:id="7038" w:author="The Si Tran" w:date="2012-12-06T03:14:00Z">
                  <w:rPr>
                    <w:rFonts w:ascii="Cambria Math" w:hAnsi="Cambria Math"/>
                  </w:rPr>
                </w:ins>
              </m:ctrlPr>
            </m:fPr>
            <m:num>
              <w:ins w:id="7039" w:author="The Si Tran" w:date="2012-12-06T03:14:00Z">
                <m:r>
                  <m:rPr>
                    <m:sty m:val="p"/>
                  </m:rPr>
                  <w:rPr>
                    <w:rFonts w:ascii="Cambria Math" w:hAnsi="Cambria Math"/>
                  </w:rPr>
                  <m:t>1</m:t>
                </m:r>
              </w:ins>
            </m:num>
            <m:den>
              <w:ins w:id="7040" w:author="The Si Tran" w:date="2012-12-06T03:14:00Z">
                <m:r>
                  <m:rPr>
                    <m:sty m:val="p"/>
                  </m:rPr>
                  <w:rPr>
                    <w:rFonts w:ascii="Cambria Math" w:hAnsi="Cambria Math"/>
                  </w:rPr>
                  <m:t>2</m:t>
                </m:r>
              </w:ins>
            </m:den>
          </m:f>
          <w:ins w:id="7041" w:author="The Si Tran" w:date="2012-12-06T03:14:00Z">
            <m:r>
              <m:rPr>
                <m:sty m:val="p"/>
              </m:rPr>
              <w:rPr>
                <w:rFonts w:ascii="Cambria Math" w:hAnsi="Cambria Math"/>
              </w:rPr>
              <m:t>2</m:t>
            </m:r>
          </w:ins>
          <m:d>
            <m:dPr>
              <m:ctrlPr>
                <w:ins w:id="7042" w:author="The Si Tran" w:date="2012-12-06T03:14:00Z">
                  <w:rPr>
                    <w:rFonts w:ascii="Cambria Math" w:hAnsi="Cambria Math"/>
                  </w:rPr>
                </w:ins>
              </m:ctrlPr>
            </m:dPr>
            <m:e>
              <m:sSub>
                <m:sSubPr>
                  <m:ctrlPr>
                    <w:ins w:id="7043" w:author="The Si Tran" w:date="2012-12-06T03:14:00Z">
                      <w:rPr>
                        <w:rFonts w:ascii="Cambria Math" w:hAnsi="Cambria Math"/>
                      </w:rPr>
                    </w:ins>
                  </m:ctrlPr>
                </m:sSubPr>
                <m:e>
                  <w:ins w:id="7044" w:author="The Si Tran" w:date="2012-12-06T03:14:00Z">
                    <m:r>
                      <w:rPr>
                        <w:rFonts w:ascii="Cambria Math" w:hAnsi="Cambria Math"/>
                      </w:rPr>
                      <m:t>t</m:t>
                    </m:r>
                  </w:ins>
                </m:e>
                <m:sub>
                  <w:ins w:id="7045" w:author="The Si Tran" w:date="2012-12-06T03:14:00Z">
                    <m:r>
                      <w:rPr>
                        <w:rFonts w:ascii="Cambria Math" w:hAnsi="Cambria Math"/>
                      </w:rPr>
                      <m:t>i</m:t>
                    </m:r>
                  </w:ins>
                </m:sub>
              </m:sSub>
              <w:ins w:id="7046" w:author="The Si Tran" w:date="2012-12-06T03:14:00Z">
                <m:r>
                  <m:rPr>
                    <m:sty m:val="p"/>
                  </m:rPr>
                  <w:rPr>
                    <w:rFonts w:ascii="Cambria Math" w:hAnsi="Cambria Math"/>
                  </w:rPr>
                  <m:t>-</m:t>
                </m:r>
              </w:ins>
              <m:sSub>
                <m:sSubPr>
                  <m:ctrlPr>
                    <w:ins w:id="7047" w:author="The Si Tran" w:date="2012-12-06T03:14:00Z">
                      <w:rPr>
                        <w:rFonts w:ascii="Cambria Math" w:hAnsi="Cambria Math"/>
                      </w:rPr>
                    </w:ins>
                  </m:ctrlPr>
                </m:sSubPr>
                <m:e>
                  <w:ins w:id="7048" w:author="The Si Tran" w:date="2012-12-06T03:14:00Z">
                    <m:r>
                      <w:rPr>
                        <w:rFonts w:ascii="Cambria Math" w:hAnsi="Cambria Math"/>
                      </w:rPr>
                      <m:t>o</m:t>
                    </m:r>
                  </w:ins>
                </m:e>
                <m:sub>
                  <w:ins w:id="7049" w:author="The Si Tran" w:date="2012-12-06T03:14:00Z">
                    <m:r>
                      <w:rPr>
                        <w:rFonts w:ascii="Cambria Math" w:hAnsi="Cambria Math"/>
                      </w:rPr>
                      <m:t>i</m:t>
                    </m:r>
                  </w:ins>
                </m:sub>
              </m:sSub>
            </m:e>
          </m:d>
          <m:f>
            <m:fPr>
              <m:ctrlPr>
                <w:ins w:id="7050" w:author="The Si Tran" w:date="2012-12-06T03:14:00Z">
                  <w:rPr>
                    <w:rFonts w:ascii="Cambria Math" w:hAnsi="Cambria Math"/>
                  </w:rPr>
                </w:ins>
              </m:ctrlPr>
            </m:fPr>
            <m:num>
              <w:ins w:id="7051" w:author="The Si Tran" w:date="2012-12-06T03:14:00Z">
                <m:r>
                  <w:rPr>
                    <w:rFonts w:ascii="Cambria Math" w:hAnsi="Cambria Math"/>
                  </w:rPr>
                  <m:t>∂</m:t>
                </m:r>
              </w:ins>
              <m:d>
                <m:dPr>
                  <m:ctrlPr>
                    <w:ins w:id="7052" w:author="The Si Tran" w:date="2012-12-06T03:14:00Z">
                      <w:rPr>
                        <w:rFonts w:ascii="Cambria Math" w:hAnsi="Cambria Math"/>
                      </w:rPr>
                    </w:ins>
                  </m:ctrlPr>
                </m:dPr>
                <m:e>
                  <m:sSub>
                    <m:sSubPr>
                      <m:ctrlPr>
                        <w:ins w:id="7053" w:author="The Si Tran" w:date="2012-12-06T03:14:00Z">
                          <w:rPr>
                            <w:rFonts w:ascii="Cambria Math" w:hAnsi="Cambria Math"/>
                          </w:rPr>
                        </w:ins>
                      </m:ctrlPr>
                    </m:sSubPr>
                    <m:e>
                      <w:ins w:id="7054" w:author="The Si Tran" w:date="2012-12-06T03:14:00Z">
                        <m:r>
                          <w:rPr>
                            <w:rFonts w:ascii="Cambria Math" w:hAnsi="Cambria Math"/>
                          </w:rPr>
                          <m:t>t</m:t>
                        </m:r>
                      </w:ins>
                    </m:e>
                    <m:sub>
                      <w:ins w:id="7055" w:author="The Si Tran" w:date="2012-12-06T03:14:00Z">
                        <m:r>
                          <w:rPr>
                            <w:rFonts w:ascii="Cambria Math" w:hAnsi="Cambria Math"/>
                          </w:rPr>
                          <m:t>i</m:t>
                        </m:r>
                      </w:ins>
                    </m:sub>
                  </m:sSub>
                  <w:ins w:id="7056" w:author="The Si Tran" w:date="2012-12-06T03:14:00Z">
                    <m:r>
                      <m:rPr>
                        <m:sty m:val="p"/>
                      </m:rPr>
                      <w:rPr>
                        <w:rFonts w:ascii="Cambria Math" w:hAnsi="Cambria Math"/>
                      </w:rPr>
                      <m:t>-</m:t>
                    </m:r>
                  </w:ins>
                  <m:sSub>
                    <m:sSubPr>
                      <m:ctrlPr>
                        <w:ins w:id="7057" w:author="The Si Tran" w:date="2012-12-06T03:14:00Z">
                          <w:rPr>
                            <w:rFonts w:ascii="Cambria Math" w:hAnsi="Cambria Math"/>
                          </w:rPr>
                        </w:ins>
                      </m:ctrlPr>
                    </m:sSubPr>
                    <m:e>
                      <w:ins w:id="7058" w:author="The Si Tran" w:date="2012-12-06T03:14:00Z">
                        <m:r>
                          <w:rPr>
                            <w:rFonts w:ascii="Cambria Math" w:hAnsi="Cambria Math"/>
                          </w:rPr>
                          <m:t>o</m:t>
                        </m:r>
                      </w:ins>
                    </m:e>
                    <m:sub>
                      <w:ins w:id="7059" w:author="The Si Tran" w:date="2012-12-06T03:14:00Z">
                        <m:r>
                          <w:rPr>
                            <w:rFonts w:ascii="Cambria Math" w:hAnsi="Cambria Math"/>
                          </w:rPr>
                          <m:t>i</m:t>
                        </m:r>
                      </w:ins>
                    </m:sub>
                  </m:sSub>
                </m:e>
              </m:d>
            </m:num>
            <m:den>
              <w:ins w:id="7060" w:author="The Si Tran" w:date="2012-12-06T03:14:00Z">
                <m:r>
                  <w:rPr>
                    <w:rFonts w:ascii="Cambria Math" w:hAnsi="Cambria Math"/>
                  </w:rPr>
                  <m:t>∂</m:t>
                </m:r>
              </w:ins>
              <m:sSub>
                <m:sSubPr>
                  <m:ctrlPr>
                    <w:ins w:id="7061" w:author="The Si Tran" w:date="2012-12-06T03:15:00Z">
                      <w:rPr>
                        <w:rFonts w:ascii="Cambria Math" w:hAnsi="Cambria Math"/>
                      </w:rPr>
                    </w:ins>
                  </m:ctrlPr>
                </m:sSubPr>
                <m:e>
                  <w:ins w:id="7062" w:author="The Si Tran" w:date="2012-12-06T03:15:00Z">
                    <m:r>
                      <w:rPr>
                        <w:rFonts w:ascii="Cambria Math" w:hAnsi="Cambria Math"/>
                      </w:rPr>
                      <m:t>o</m:t>
                    </m:r>
                  </w:ins>
                </m:e>
                <m:sub>
                  <w:ins w:id="7063" w:author="The Si Tran" w:date="2012-12-06T03:15:00Z">
                    <m:r>
                      <w:rPr>
                        <w:rFonts w:ascii="Cambria Math" w:hAnsi="Cambria Math"/>
                      </w:rPr>
                      <m:t>i</m:t>
                    </m:r>
                  </w:ins>
                </m:sub>
              </m:sSub>
            </m:den>
          </m:f>
          <w:ins w:id="7064" w:author="The Si Tran" w:date="2012-12-06T03:17:00Z">
            <m:r>
              <m:rPr>
                <m:sty m:val="p"/>
              </m:rPr>
              <w:rPr>
                <w:rFonts w:ascii="Cambria Math" w:hAnsi="Cambria Math"/>
              </w:rPr>
              <m:t>=-</m:t>
            </m:r>
          </w:ins>
          <m:d>
            <m:dPr>
              <m:ctrlPr>
                <w:ins w:id="7065" w:author="The Si Tran" w:date="2012-12-06T03:17:00Z">
                  <w:rPr>
                    <w:rFonts w:ascii="Cambria Math" w:hAnsi="Cambria Math"/>
                  </w:rPr>
                </w:ins>
              </m:ctrlPr>
            </m:dPr>
            <m:e>
              <m:sSub>
                <m:sSubPr>
                  <m:ctrlPr>
                    <w:ins w:id="7066" w:author="The Si Tran" w:date="2012-12-06T03:17:00Z">
                      <w:rPr>
                        <w:rFonts w:ascii="Cambria Math" w:hAnsi="Cambria Math"/>
                      </w:rPr>
                    </w:ins>
                  </m:ctrlPr>
                </m:sSubPr>
                <m:e>
                  <w:ins w:id="7067" w:author="The Si Tran" w:date="2012-12-06T03:17:00Z">
                    <m:r>
                      <w:rPr>
                        <w:rFonts w:ascii="Cambria Math" w:hAnsi="Cambria Math"/>
                      </w:rPr>
                      <m:t>t</m:t>
                    </m:r>
                  </w:ins>
                </m:e>
                <m:sub>
                  <w:ins w:id="7068" w:author="The Si Tran" w:date="2012-12-06T03:17:00Z">
                    <m:r>
                      <w:rPr>
                        <w:rFonts w:ascii="Cambria Math" w:hAnsi="Cambria Math"/>
                      </w:rPr>
                      <m:t>i</m:t>
                    </m:r>
                  </w:ins>
                </m:sub>
              </m:sSub>
              <w:ins w:id="7069" w:author="The Si Tran" w:date="2012-12-06T03:17:00Z">
                <m:r>
                  <m:rPr>
                    <m:sty m:val="p"/>
                  </m:rPr>
                  <w:rPr>
                    <w:rFonts w:ascii="Cambria Math" w:hAnsi="Cambria Math"/>
                  </w:rPr>
                  <m:t>-</m:t>
                </m:r>
              </w:ins>
              <m:sSub>
                <m:sSubPr>
                  <m:ctrlPr>
                    <w:ins w:id="7070" w:author="The Si Tran" w:date="2012-12-06T03:17:00Z">
                      <w:rPr>
                        <w:rFonts w:ascii="Cambria Math" w:hAnsi="Cambria Math"/>
                      </w:rPr>
                    </w:ins>
                  </m:ctrlPr>
                </m:sSubPr>
                <m:e>
                  <w:ins w:id="7071" w:author="The Si Tran" w:date="2012-12-06T03:17:00Z">
                    <m:r>
                      <w:rPr>
                        <w:rFonts w:ascii="Cambria Math" w:hAnsi="Cambria Math"/>
                      </w:rPr>
                      <m:t>o</m:t>
                    </m:r>
                  </w:ins>
                </m:e>
                <m:sub>
                  <w:ins w:id="7072"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073" w:author="The Si Tran" w:date="2012-12-06T03:15:00Z">
        <w:r w:rsidRPr="00AF1345" w:rsidDel="00EF4DD4">
          <w:rPr>
            <w:rFonts w:ascii="Times New Roman" w:hAnsi="Times New Roman"/>
            <w:position w:val="-66"/>
            <w:sz w:val="26"/>
            <w:szCs w:val="26"/>
          </w:rPr>
          <w:object w:dxaOrig="3120" w:dyaOrig="1760" w14:anchorId="3D3276CE">
            <v:shape id="_x0000_i1128" type="#_x0000_t75" style="width:202.25pt;height:115.85pt" o:ole="">
              <v:imagedata r:id="rId256" o:title=""/>
            </v:shape>
            <o:OLEObject Type="Embed" ProgID="Equation.DSMT4" ShapeID="_x0000_i1128" DrawAspect="Content" ObjectID="_1417211265" r:id="rId257"/>
          </w:object>
        </w:r>
      </w:del>
    </w:p>
    <w:p w14:paraId="285777E3" w14:textId="1B352A76" w:rsidR="0088753F" w:rsidRDefault="00D21E01" w:rsidP="0088753F">
      <w:pPr>
        <w:pStyle w:val="ListParagraph"/>
        <w:spacing w:after="0" w:line="360" w:lineRule="auto"/>
        <w:ind w:left="0"/>
        <w:rPr>
          <w:ins w:id="7074" w:author="The Si Tran" w:date="2012-12-06T03:16:00Z"/>
          <w:rFonts w:ascii="Times New Roman" w:hAnsi="Times New Roman"/>
          <w:position w:val="-30"/>
          <w:sz w:val="26"/>
          <w:szCs w:val="26"/>
        </w:rPr>
      </w:pPr>
      <w:ins w:id="7075" w:author="The Si Tran" w:date="2012-12-14T05:42:00Z">
        <w:r w:rsidRPr="00032D83">
          <w:rPr>
            <w:noProof/>
            <w:szCs w:val="26"/>
            <w:rPrChange w:id="7076">
              <w:rPr>
                <w:noProof/>
              </w:rPr>
            </w:rPrChange>
          </w:rPr>
          <mc:AlternateContent>
            <mc:Choice Requires="wps">
              <w:drawing>
                <wp:anchor distT="0" distB="0" distL="114300" distR="114300" simplePos="0" relativeHeight="251638272" behindDoc="0" locked="0" layoutInCell="1" allowOverlap="1" wp14:anchorId="559E3426" wp14:editId="1B621615">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276DB6" w:rsidRDefault="00276DB6">
                              <w:pPr>
                                <w:pStyle w:val="EquationIndex"/>
                                <w:pPrChange w:id="7077" w:author="The Si Tran" w:date="2012-12-16T17:31:00Z">
                                  <w:pPr/>
                                </w:pPrChange>
                              </w:pPr>
                              <w:ins w:id="7078" w:author="The Si Tran" w:date="2012-12-06T02:41:00Z">
                                <w:r>
                                  <w:t>(4.</w:t>
                                </w:r>
                              </w:ins>
                              <w:ins w:id="7079" w:author="The Si Tran" w:date="2012-12-06T02:44:00Z">
                                <w:r>
                                  <w:t>9</w:t>
                                </w:r>
                              </w:ins>
                              <w:ins w:id="708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100" type="#_x0000_t202" style="position:absolute;left:0;text-align:left;margin-left:411.9pt;margin-top:39.45pt;width:41.85pt;height:28.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ciDO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276DB6" w:rsidRDefault="00276DB6">
                        <w:pPr>
                          <w:pStyle w:val="EquationIndex"/>
                          <w:pPrChange w:id="7081" w:author="The Si Tran" w:date="2012-12-16T17:31:00Z">
                            <w:pPr/>
                          </w:pPrChange>
                        </w:pPr>
                        <w:ins w:id="7082" w:author="The Si Tran" w:date="2012-12-06T02:41:00Z">
                          <w:r>
                            <w:t>(4.</w:t>
                          </w:r>
                        </w:ins>
                        <w:ins w:id="7083" w:author="The Si Tran" w:date="2012-12-06T02:44:00Z">
                          <w:r>
                            <w:t>9</w:t>
                          </w:r>
                        </w:ins>
                        <w:ins w:id="7084"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085" w:author="The Si Tran" w:date="2012-12-14T05:41:00Z">
        <w:r w:rsidR="00BC0EFC">
          <w:rPr>
            <w:rFonts w:ascii="Times New Roman" w:hAnsi="Times New Roman"/>
            <w:position w:val="-30"/>
            <w:sz w:val="26"/>
            <w:szCs w:val="26"/>
          </w:rPr>
          <w:t>4.</w:t>
        </w:r>
      </w:ins>
      <w:del w:id="708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087" w:author="The Si Tran" w:date="2012-12-14T05:41:00Z">
        <w:r w:rsidR="00BC0EFC">
          <w:rPr>
            <w:rFonts w:ascii="Times New Roman" w:hAnsi="Times New Roman"/>
            <w:position w:val="-30"/>
            <w:sz w:val="26"/>
            <w:szCs w:val="26"/>
          </w:rPr>
          <w:t>4</w:t>
        </w:r>
      </w:ins>
      <w:del w:id="708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089" w:author="The Si Tran" w:date="2012-12-14T05:41:00Z">
        <w:r w:rsidR="00BC0EFC">
          <w:rPr>
            <w:rFonts w:ascii="Times New Roman" w:hAnsi="Times New Roman"/>
            <w:position w:val="-30"/>
            <w:sz w:val="26"/>
            <w:szCs w:val="26"/>
          </w:rPr>
          <w:t>4</w:t>
        </w:r>
      </w:ins>
      <w:del w:id="709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D35DF6">
      <w:pPr>
        <w:pStyle w:val="EquationIndex"/>
        <w:rPr>
          <w:del w:id="7091" w:author="The Si Tran" w:date="2012-12-06T03:18:00Z"/>
          <w:position w:val="-30"/>
        </w:rPr>
        <w:pPrChange w:id="7092" w:author="The Si Tran" w:date="2012-12-15T08:05:00Z">
          <w:pPr>
            <w:pStyle w:val="ListParagraph"/>
            <w:spacing w:after="0" w:line="360" w:lineRule="auto"/>
            <w:ind w:left="0"/>
          </w:pPr>
        </w:pPrChange>
      </w:pPr>
      <m:oMathPara>
        <m:oMath>
          <m:f>
            <m:fPr>
              <m:ctrlPr>
                <w:ins w:id="7093" w:author="The Si Tran" w:date="2012-12-06T03:16:00Z">
                  <w:rPr>
                    <w:rFonts w:ascii="Cambria Math" w:eastAsia="Times New Roman" w:hAnsi="Cambria Math"/>
                  </w:rPr>
                </w:ins>
              </m:ctrlPr>
            </m:fPr>
            <m:num>
              <w:ins w:id="7094" w:author="The Si Tran" w:date="2012-12-06T03:16:00Z">
                <m:r>
                  <m:rPr>
                    <m:sty m:val="p"/>
                  </m:rPr>
                  <w:rPr>
                    <w:rFonts w:ascii="Cambria Math" w:hAnsi="Cambria Math"/>
                  </w:rPr>
                  <m:t>∂E</m:t>
                </m:r>
              </w:ins>
            </m:num>
            <m:den>
              <w:ins w:id="7095" w:author="The Si Tran" w:date="2012-12-06T03:16:00Z">
                <m:r>
                  <m:rPr>
                    <m:sty m:val="p"/>
                  </m:rPr>
                  <w:rPr>
                    <w:rFonts w:ascii="Cambria Math" w:hAnsi="Cambria Math"/>
                  </w:rPr>
                  <m:t>∂</m:t>
                </m:r>
              </w:ins>
              <m:sSub>
                <m:sSubPr>
                  <m:ctrlPr>
                    <w:ins w:id="7096" w:author="The Si Tran" w:date="2012-12-06T03:16:00Z">
                      <w:rPr>
                        <w:rFonts w:ascii="Cambria Math" w:eastAsia="Times New Roman" w:hAnsi="Cambria Math"/>
                      </w:rPr>
                    </w:ins>
                  </m:ctrlPr>
                </m:sSubPr>
                <m:e>
                  <w:ins w:id="7097" w:author="The Si Tran" w:date="2012-12-06T03:16:00Z">
                    <m:r>
                      <m:rPr>
                        <m:sty m:val="p"/>
                      </m:rPr>
                      <w:rPr>
                        <w:rFonts w:ascii="Cambria Math" w:hAnsi="Cambria Math"/>
                      </w:rPr>
                      <m:t>w</m:t>
                    </m:r>
                  </w:ins>
                </m:e>
                <m:sub>
                  <w:ins w:id="7098" w:author="The Si Tran" w:date="2012-12-06T03:16:00Z">
                    <m:r>
                      <m:rPr>
                        <m:sty m:val="p"/>
                      </m:rPr>
                      <w:rPr>
                        <w:rFonts w:ascii="Cambria Math" w:hAnsi="Cambria Math"/>
                      </w:rPr>
                      <m:t>ij</m:t>
                    </m:r>
                  </w:ins>
                </m:sub>
              </m:sSub>
            </m:den>
          </m:f>
          <w:ins w:id="7099" w:author="The Si Tran" w:date="2012-12-06T03:16:00Z">
            <m:r>
              <m:rPr>
                <m:sty m:val="p"/>
              </m:rPr>
              <w:rPr>
                <w:rFonts w:ascii="Cambria Math" w:hAnsi="Cambria Math"/>
              </w:rPr>
              <m:t>=</m:t>
            </m:r>
          </w:ins>
          <w:ins w:id="7100" w:author="The Si Tran" w:date="2012-12-06T03:18:00Z">
            <m:r>
              <m:rPr>
                <m:sty m:val="p"/>
              </m:rPr>
              <w:rPr>
                <w:rFonts w:ascii="Cambria Math" w:hAnsi="Cambria Math"/>
              </w:rPr>
              <m:t>-</m:t>
            </m:r>
          </w:ins>
          <m:d>
            <m:dPr>
              <m:ctrlPr>
                <w:ins w:id="7101" w:author="The Si Tran" w:date="2012-12-06T03:17:00Z">
                  <w:rPr>
                    <w:rFonts w:ascii="Cambria Math" w:eastAsia="Times New Roman" w:hAnsi="Cambria Math"/>
                  </w:rPr>
                </w:ins>
              </m:ctrlPr>
            </m:dPr>
            <m:e>
              <m:sSub>
                <m:sSubPr>
                  <m:ctrlPr>
                    <w:ins w:id="7102" w:author="The Si Tran" w:date="2012-12-06T03:17:00Z">
                      <w:rPr>
                        <w:rFonts w:ascii="Cambria Math" w:eastAsia="Times New Roman" w:hAnsi="Cambria Math"/>
                      </w:rPr>
                    </w:ins>
                  </m:ctrlPr>
                </m:sSubPr>
                <m:e>
                  <w:ins w:id="7103" w:author="The Si Tran" w:date="2012-12-06T03:17:00Z">
                    <m:r>
                      <w:rPr>
                        <w:rFonts w:ascii="Cambria Math" w:hAnsi="Cambria Math"/>
                      </w:rPr>
                      <m:t>t</m:t>
                    </m:r>
                  </w:ins>
                </m:e>
                <m:sub>
                  <w:ins w:id="7104" w:author="The Si Tran" w:date="2012-12-06T03:17:00Z">
                    <m:r>
                      <w:rPr>
                        <w:rFonts w:ascii="Cambria Math" w:hAnsi="Cambria Math"/>
                      </w:rPr>
                      <m:t>i</m:t>
                    </m:r>
                  </w:ins>
                </m:sub>
              </m:sSub>
              <w:ins w:id="7105" w:author="The Si Tran" w:date="2012-12-06T03:17:00Z">
                <m:r>
                  <m:rPr>
                    <m:sty m:val="p"/>
                  </m:rPr>
                  <w:rPr>
                    <w:rFonts w:ascii="Cambria Math" w:hAnsi="Cambria Math"/>
                  </w:rPr>
                  <m:t>-</m:t>
                </m:r>
              </w:ins>
              <m:sSub>
                <m:sSubPr>
                  <m:ctrlPr>
                    <w:ins w:id="7106" w:author="The Si Tran" w:date="2012-12-06T03:17:00Z">
                      <w:rPr>
                        <w:rFonts w:ascii="Cambria Math" w:eastAsia="Times New Roman" w:hAnsi="Cambria Math"/>
                      </w:rPr>
                    </w:ins>
                  </m:ctrlPr>
                </m:sSubPr>
                <m:e>
                  <w:ins w:id="7107" w:author="The Si Tran" w:date="2012-12-06T03:17:00Z">
                    <m:r>
                      <w:rPr>
                        <w:rFonts w:ascii="Cambria Math" w:hAnsi="Cambria Math"/>
                      </w:rPr>
                      <m:t>o</m:t>
                    </m:r>
                  </w:ins>
                </m:e>
                <m:sub>
                  <w:ins w:id="7108" w:author="The Si Tran" w:date="2012-12-06T03:17:00Z">
                    <m:r>
                      <w:rPr>
                        <w:rFonts w:ascii="Cambria Math" w:hAnsi="Cambria Math"/>
                      </w:rPr>
                      <m:t>i</m:t>
                    </m:r>
                  </w:ins>
                </m:sub>
              </m:sSub>
            </m:e>
          </m:d>
          <w:ins w:id="7109" w:author="The Si Tran" w:date="2012-12-06T03:18:00Z">
            <m:r>
              <m:rPr>
                <m:sty m:val="p"/>
              </m:rPr>
              <w:rPr>
                <w:rFonts w:ascii="Cambria Math" w:hAnsi="Cambria Math"/>
              </w:rPr>
              <m:t>*</m:t>
            </m:r>
          </w:ins>
          <m:sSup>
            <m:sSupPr>
              <m:ctrlPr>
                <w:ins w:id="7110" w:author="The Si Tran" w:date="2012-12-06T03:18:00Z">
                  <w:rPr>
                    <w:rFonts w:ascii="Cambria Math" w:eastAsia="Times New Roman" w:hAnsi="Cambria Math"/>
                  </w:rPr>
                </w:ins>
              </m:ctrlPr>
            </m:sSupPr>
            <m:e>
              <w:ins w:id="7111" w:author="The Si Tran" w:date="2012-12-06T03:18:00Z">
                <m:r>
                  <m:rPr>
                    <m:sty m:val="p"/>
                  </m:rPr>
                  <w:rPr>
                    <w:rFonts w:ascii="Cambria Math" w:hAnsi="Cambria Math"/>
                  </w:rPr>
                  <m:t>f</m:t>
                </m:r>
              </w:ins>
            </m:e>
            <m:sup>
              <w:ins w:id="7112" w:author="The Si Tran" w:date="2012-12-06T03:18:00Z">
                <m:r>
                  <m:rPr>
                    <m:sty m:val="p"/>
                  </m:rPr>
                  <w:rPr>
                    <w:rFonts w:ascii="Cambria Math" w:hAnsi="Cambria Math"/>
                  </w:rPr>
                  <m:t>'</m:t>
                </m:r>
              </w:ins>
            </m:sup>
          </m:sSup>
          <m:d>
            <m:dPr>
              <m:ctrlPr>
                <w:ins w:id="7113" w:author="The Si Tran" w:date="2012-12-06T03:18:00Z">
                  <w:rPr>
                    <w:rFonts w:ascii="Cambria Math" w:hAnsi="Cambria Math"/>
                  </w:rPr>
                </w:ins>
              </m:ctrlPr>
            </m:dPr>
            <m:e>
              <m:sSub>
                <m:sSubPr>
                  <m:ctrlPr>
                    <w:ins w:id="7114" w:author="The Si Tran" w:date="2012-12-06T03:18:00Z">
                      <w:rPr>
                        <w:rFonts w:ascii="Cambria Math" w:eastAsia="Times New Roman" w:hAnsi="Cambria Math"/>
                      </w:rPr>
                    </w:ins>
                  </m:ctrlPr>
                </m:sSubPr>
                <m:e>
                  <w:ins w:id="7115" w:author="The Si Tran" w:date="2012-12-06T03:18:00Z">
                    <m:r>
                      <m:rPr>
                        <m:sty m:val="p"/>
                      </m:rPr>
                      <w:rPr>
                        <w:rFonts w:ascii="Cambria Math" w:hAnsi="Cambria Math"/>
                      </w:rPr>
                      <m:t>net</m:t>
                    </m:r>
                  </w:ins>
                </m:e>
                <m:sub>
                  <w:ins w:id="7116" w:author="The Si Tran" w:date="2012-12-06T03:18:00Z">
                    <m:r>
                      <m:rPr>
                        <m:sty m:val="p"/>
                      </m:rPr>
                      <w:rPr>
                        <w:rFonts w:ascii="Cambria Math" w:hAnsi="Cambria Math"/>
                      </w:rPr>
                      <m:t>i</m:t>
                    </m:r>
                  </w:ins>
                </m:sub>
              </m:sSub>
            </m:e>
          </m:d>
          <m:sSub>
            <m:sSubPr>
              <m:ctrlPr>
                <w:ins w:id="7117" w:author="The Si Tran" w:date="2012-12-06T03:18:00Z">
                  <w:rPr>
                    <w:rFonts w:ascii="Cambria Math" w:eastAsia="Times New Roman" w:hAnsi="Cambria Math"/>
                  </w:rPr>
                </w:ins>
              </m:ctrlPr>
            </m:sSubPr>
            <m:e>
              <w:ins w:id="7118" w:author="The Si Tran" w:date="2012-12-06T03:18:00Z">
                <m:r>
                  <m:rPr>
                    <m:sty m:val="p"/>
                  </m:rPr>
                  <w:rPr>
                    <w:rFonts w:ascii="Cambria Math" w:hAnsi="Cambria Math"/>
                  </w:rPr>
                  <m:t>o</m:t>
                </m:r>
              </w:ins>
            </m:e>
            <m:sub>
              <w:ins w:id="7119" w:author="The Si Tran" w:date="2012-12-06T03:18:00Z">
                <m:r>
                  <m:rPr>
                    <m:sty m:val="p"/>
                  </m:rPr>
                  <w:rPr>
                    <w:rFonts w:ascii="Cambria Math" w:hAnsi="Cambria Math"/>
                  </w:rPr>
                  <m:t>j</m:t>
                </m:r>
              </w:ins>
              <w:ins w:id="7120"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121" w:author="The Si Tran" w:date="2012-12-15T08:05:00Z">
          <w:pPr>
            <w:pStyle w:val="ListParagraph"/>
            <w:spacing w:after="0" w:line="360" w:lineRule="auto"/>
            <w:ind w:left="0"/>
          </w:pPr>
        </w:pPrChange>
      </w:pPr>
      <w:del w:id="7122" w:author="The Si Tran" w:date="2012-12-06T03:18:00Z">
        <w:r w:rsidRPr="0049233F" w:rsidDel="002D525D">
          <w:rPr>
            <w:position w:val="-30"/>
          </w:rPr>
          <w:delText xml:space="preserve">            </w:delText>
        </w:r>
        <w:r w:rsidRPr="00AF1345" w:rsidDel="002D525D">
          <w:object w:dxaOrig="3400" w:dyaOrig="700" w14:anchorId="54048B82">
            <v:shape id="_x0000_i1129" type="#_x0000_t75" style="width:229.8pt;height:50.7pt" o:ole="">
              <v:imagedata r:id="rId258" o:title=""/>
            </v:shape>
            <o:OLEObject Type="Embed" ProgID="Equation.DSMT4" ShapeID="_x0000_i1129" DrawAspect="Content" ObjectID="_1417211266" r:id="rId259"/>
          </w:object>
        </w:r>
      </w:del>
    </w:p>
    <w:p w14:paraId="12EBE08E" w14:textId="61AAC1A3" w:rsidR="0088753F" w:rsidRDefault="00E20E05">
      <w:pPr>
        <w:pStyle w:val="BuletL1"/>
        <w:rPr>
          <w:ins w:id="7123" w:author="The Si Tran" w:date="2012-12-06T03:19:00Z"/>
        </w:rPr>
        <w:pPrChange w:id="7124" w:author="The Si Tran" w:date="2012-12-16T17:31:00Z">
          <w:pPr>
            <w:pStyle w:val="ListParagraph"/>
            <w:numPr>
              <w:numId w:val="4"/>
            </w:numPr>
            <w:spacing w:after="0" w:line="360" w:lineRule="auto"/>
            <w:ind w:left="0" w:hanging="360"/>
          </w:pPr>
        </w:pPrChange>
      </w:pPr>
      <w:ins w:id="7125" w:author="The Si Tran" w:date="2012-12-14T05:43:00Z">
        <w:r w:rsidRPr="00097101">
          <w:rPr>
            <w:noProof/>
            <w:lang w:val="en-US"/>
            <w:rPrChange w:id="7126">
              <w:rPr>
                <w:noProof/>
              </w:rPr>
            </w:rPrChange>
          </w:rPr>
          <mc:AlternateContent>
            <mc:Choice Requires="wps">
              <w:drawing>
                <wp:anchor distT="0" distB="0" distL="114300" distR="114300" simplePos="0" relativeHeight="251650560" behindDoc="0" locked="0" layoutInCell="1" allowOverlap="1" wp14:anchorId="0BC2898F" wp14:editId="1CF5EA83">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276DB6" w:rsidRDefault="00276DB6">
                              <w:pPr>
                                <w:pStyle w:val="EquationIndex"/>
                                <w:pPrChange w:id="7127" w:author="The Si Tran" w:date="2012-12-16T08:25:00Z">
                                  <w:pPr/>
                                </w:pPrChange>
                              </w:pPr>
                              <w:ins w:id="7128" w:author="The Si Tran" w:date="2012-12-06T02:41:00Z">
                                <w:r>
                                  <w:t>(4.</w:t>
                                </w:r>
                              </w:ins>
                              <w:ins w:id="7129" w:author="The Si Tran" w:date="2012-12-06T02:44:00Z">
                                <w:r>
                                  <w:t>10</w:t>
                                </w:r>
                              </w:ins>
                              <w:ins w:id="713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1" type="#_x0000_t202" style="position:absolute;left:0;text-align:left;margin-left:402.3pt;margin-top:74.25pt;width:51pt;height:28.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u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" fillcolor="white [3201]" stroked="f" strokeweight=".5pt">
                  <v:textbox>
                    <w:txbxContent>
                      <w:p w14:paraId="31D0E72E" w14:textId="67068AA6" w:rsidR="00276DB6" w:rsidRDefault="00276DB6">
                        <w:pPr>
                          <w:pStyle w:val="EquationIndex"/>
                          <w:pPrChange w:id="7131" w:author="The Si Tran" w:date="2012-12-16T08:25:00Z">
                            <w:pPr/>
                          </w:pPrChange>
                        </w:pPr>
                        <w:ins w:id="7132" w:author="The Si Tran" w:date="2012-12-06T02:41:00Z">
                          <w:r>
                            <w:t>(4.</w:t>
                          </w:r>
                        </w:ins>
                        <w:ins w:id="7133" w:author="The Si Tran" w:date="2012-12-06T02:44:00Z">
                          <w:r>
                            <w:t>10</w:t>
                          </w:r>
                        </w:ins>
                        <w:ins w:id="7134" w:author="The Si Tran" w:date="2012-12-06T02:41:00Z">
                          <w:r>
                            <w:t>)</w:t>
                          </w:r>
                        </w:ins>
                      </w:p>
                    </w:txbxContent>
                  </v:textbox>
                </v:shape>
              </w:pict>
            </mc:Fallback>
          </mc:AlternateContent>
        </w:r>
      </w:ins>
      <w:r w:rsidR="0088753F" w:rsidRPr="0049233F">
        <w:t xml:space="preserve">Nếu đơn vị </w:t>
      </w:r>
      <w:r w:rsidR="0088753F" w:rsidRPr="0049233F">
        <w:rPr>
          <w:i/>
        </w:rPr>
        <w:t>i</w:t>
      </w:r>
      <w:r w:rsidR="0088753F" w:rsidRPr="0049233F">
        <w:t xml:space="preserve"> là đơn vị ở tầng ẩn ở tầng ẩn thì việc tính toán phức tạp hơn bởi vì giá trị xuất của </w:t>
      </w:r>
      <w:r w:rsidR="0088753F" w:rsidRPr="0049233F">
        <w:rPr>
          <w:i/>
        </w:rPr>
        <w:t>i</w:t>
      </w:r>
      <w:r w:rsidR="0088753F" w:rsidRPr="0049233F">
        <w:t xml:space="preserve"> không ảnh hưởng trực tiếp lên giá trị xuất của mạng neuron mà ảnh hưởng gián tiếp thông qua các đơn vị ở sau nó.</w:t>
      </w:r>
    </w:p>
    <w:p w14:paraId="7E125C68" w14:textId="256F4FC4" w:rsidR="002D525D" w:rsidRPr="002D525D" w:rsidRDefault="00D35DF6">
      <w:pPr>
        <w:pStyle w:val="ListParagraph"/>
        <w:spacing w:after="0" w:line="360" w:lineRule="auto"/>
        <w:ind w:left="0" w:firstLine="0"/>
        <w:rPr>
          <w:rFonts w:ascii="Times New Roman" w:hAnsi="Times New Roman"/>
          <w:sz w:val="26"/>
          <w:szCs w:val="26"/>
        </w:rPr>
        <w:pPrChange w:id="7135" w:author="The Si Tran" w:date="2012-12-06T03:19:00Z">
          <w:pPr>
            <w:pStyle w:val="ListParagraph"/>
            <w:numPr>
              <w:numId w:val="4"/>
            </w:numPr>
            <w:spacing w:after="0" w:line="360" w:lineRule="auto"/>
            <w:ind w:left="0" w:hanging="360"/>
          </w:pPr>
        </w:pPrChange>
      </w:pPr>
      <m:oMathPara>
        <m:oMath>
          <m:f>
            <m:fPr>
              <m:ctrlPr>
                <w:ins w:id="7136" w:author="The Si Tran" w:date="2012-12-06T03:19:00Z">
                  <w:rPr>
                    <w:rFonts w:ascii="Cambria Math" w:eastAsia="Times New Roman" w:hAnsi="Cambria Math"/>
                    <w:i/>
                    <w:sz w:val="26"/>
                    <w:szCs w:val="26"/>
                  </w:rPr>
                </w:ins>
              </m:ctrlPr>
            </m:fPr>
            <m:num>
              <w:ins w:id="7137" w:author="The Si Tran" w:date="2012-12-06T03:19:00Z">
                <m:r>
                  <w:rPr>
                    <w:rFonts w:ascii="Cambria Math" w:hAnsi="Cambria Math"/>
                    <w:sz w:val="26"/>
                    <w:szCs w:val="26"/>
                    <w:rPrChange w:id="7138" w:author="The Si Tran" w:date="2012-12-06T03:20:00Z">
                      <w:rPr>
                        <w:rFonts w:ascii="Cambria Math" w:hAnsi="Cambria Math"/>
                        <w:szCs w:val="26"/>
                      </w:rPr>
                    </w:rPrChange>
                  </w:rPr>
                  <m:t>∂E</m:t>
                </m:r>
              </w:ins>
            </m:num>
            <m:den>
              <w:ins w:id="7139" w:author="The Si Tran" w:date="2012-12-06T03:19:00Z">
                <m:r>
                  <w:rPr>
                    <w:rFonts w:ascii="Cambria Math" w:hAnsi="Cambria Math"/>
                    <w:sz w:val="26"/>
                    <w:szCs w:val="26"/>
                    <w:rPrChange w:id="7140" w:author="The Si Tran" w:date="2012-12-06T03:20:00Z">
                      <w:rPr>
                        <w:rFonts w:ascii="Cambria Math" w:hAnsi="Cambria Math"/>
                        <w:szCs w:val="26"/>
                      </w:rPr>
                    </w:rPrChange>
                  </w:rPr>
                  <m:t>∂</m:t>
                </m:r>
              </w:ins>
              <m:sSub>
                <m:sSubPr>
                  <m:ctrlPr>
                    <w:ins w:id="7141" w:author="The Si Tran" w:date="2012-12-06T03:19:00Z">
                      <w:rPr>
                        <w:rFonts w:ascii="Cambria Math" w:eastAsia="Times New Roman" w:hAnsi="Cambria Math"/>
                        <w:i/>
                        <w:sz w:val="26"/>
                        <w:szCs w:val="26"/>
                      </w:rPr>
                    </w:ins>
                  </m:ctrlPr>
                </m:sSubPr>
                <m:e>
                  <w:ins w:id="7142" w:author="The Si Tran" w:date="2012-12-06T03:19:00Z">
                    <m:r>
                      <w:rPr>
                        <w:rFonts w:ascii="Cambria Math" w:hAnsi="Cambria Math"/>
                        <w:sz w:val="26"/>
                        <w:szCs w:val="26"/>
                        <w:rPrChange w:id="7143" w:author="The Si Tran" w:date="2012-12-06T03:20:00Z">
                          <w:rPr>
                            <w:rFonts w:ascii="Cambria Math" w:hAnsi="Cambria Math"/>
                            <w:szCs w:val="26"/>
                          </w:rPr>
                        </w:rPrChange>
                      </w:rPr>
                      <m:t>o</m:t>
                    </m:r>
                  </w:ins>
                </m:e>
                <m:sub>
                  <w:ins w:id="7144" w:author="The Si Tran" w:date="2012-12-06T03:19:00Z">
                    <m:r>
                      <w:rPr>
                        <w:rFonts w:ascii="Cambria Math" w:hAnsi="Cambria Math"/>
                        <w:sz w:val="26"/>
                        <w:szCs w:val="26"/>
                        <w:rPrChange w:id="7145" w:author="The Si Tran" w:date="2012-12-06T03:20:00Z">
                          <w:rPr>
                            <w:rFonts w:ascii="Cambria Math" w:hAnsi="Cambria Math"/>
                            <w:szCs w:val="26"/>
                          </w:rPr>
                        </w:rPrChange>
                      </w:rPr>
                      <m:t>i</m:t>
                    </m:r>
                  </w:ins>
                </m:sub>
              </m:sSub>
            </m:den>
          </m:f>
          <w:ins w:id="7146" w:author="The Si Tran" w:date="2012-12-06T03:19:00Z">
            <m:r>
              <w:rPr>
                <w:rFonts w:ascii="Cambria Math" w:eastAsia="Times New Roman" w:hAnsi="Cambria Math"/>
                <w:sz w:val="26"/>
                <w:szCs w:val="26"/>
              </w:rPr>
              <m:t>=</m:t>
            </m:r>
          </w:ins>
          <m:nary>
            <m:naryPr>
              <m:chr m:val="∑"/>
              <m:limLoc m:val="subSup"/>
              <m:supHide m:val="1"/>
              <m:ctrlPr>
                <w:ins w:id="7147" w:author="The Si Tran" w:date="2012-12-06T03:19:00Z">
                  <w:rPr>
                    <w:rFonts w:ascii="Cambria Math" w:eastAsia="Times New Roman" w:hAnsi="Cambria Math"/>
                    <w:i/>
                    <w:sz w:val="26"/>
                    <w:szCs w:val="26"/>
                  </w:rPr>
                </w:ins>
              </m:ctrlPr>
            </m:naryPr>
            <m:sub>
              <w:ins w:id="7148" w:author="The Si Tran" w:date="2012-12-06T03:19:00Z">
                <m:r>
                  <w:rPr>
                    <w:rFonts w:ascii="Cambria Math" w:eastAsia="Times New Roman" w:hAnsi="Cambria Math"/>
                    <w:sz w:val="26"/>
                    <w:szCs w:val="26"/>
                  </w:rPr>
                  <m:t>k∈succ(i)</m:t>
                </m:r>
              </w:ins>
            </m:sub>
            <m:sup/>
            <m:e>
              <m:f>
                <m:fPr>
                  <m:ctrlPr>
                    <w:ins w:id="7149" w:author="The Si Tran" w:date="2012-12-06T03:20:00Z">
                      <w:rPr>
                        <w:rFonts w:ascii="Cambria Math" w:eastAsia="Times New Roman" w:hAnsi="Cambria Math"/>
                        <w:i/>
                        <w:sz w:val="26"/>
                        <w:szCs w:val="26"/>
                      </w:rPr>
                    </w:ins>
                  </m:ctrlPr>
                </m:fPr>
                <m:num>
                  <w:ins w:id="7150" w:author="The Si Tran" w:date="2012-12-06T03:20:00Z">
                    <m:r>
                      <w:rPr>
                        <w:rFonts w:ascii="Cambria Math" w:hAnsi="Cambria Math"/>
                        <w:sz w:val="26"/>
                        <w:szCs w:val="26"/>
                        <w:rPrChange w:id="7151" w:author="The Si Tran" w:date="2012-12-06T03:20:00Z">
                          <w:rPr>
                            <w:rFonts w:ascii="Cambria Math" w:hAnsi="Cambria Math"/>
                            <w:szCs w:val="26"/>
                          </w:rPr>
                        </w:rPrChange>
                      </w:rPr>
                      <m:t>∂E</m:t>
                    </m:r>
                  </w:ins>
                </m:num>
                <m:den>
                  <w:ins w:id="7152" w:author="The Si Tran" w:date="2012-12-06T03:20:00Z">
                    <m:r>
                      <w:rPr>
                        <w:rFonts w:ascii="Cambria Math" w:hAnsi="Cambria Math"/>
                        <w:sz w:val="26"/>
                        <w:szCs w:val="26"/>
                        <w:rPrChange w:id="7153" w:author="The Si Tran" w:date="2012-12-06T03:20:00Z">
                          <w:rPr>
                            <w:rFonts w:ascii="Cambria Math" w:hAnsi="Cambria Math"/>
                            <w:szCs w:val="26"/>
                          </w:rPr>
                        </w:rPrChange>
                      </w:rPr>
                      <m:t>∂</m:t>
                    </m:r>
                  </w:ins>
                  <m:sSub>
                    <m:sSubPr>
                      <m:ctrlPr>
                        <w:ins w:id="7154" w:author="The Si Tran" w:date="2012-12-06T03:20:00Z">
                          <w:rPr>
                            <w:rFonts w:ascii="Cambria Math" w:eastAsia="Times New Roman" w:hAnsi="Cambria Math"/>
                            <w:i/>
                            <w:sz w:val="26"/>
                            <w:szCs w:val="26"/>
                          </w:rPr>
                        </w:ins>
                      </m:ctrlPr>
                    </m:sSubPr>
                    <m:e>
                      <w:ins w:id="7155" w:author="The Si Tran" w:date="2012-12-06T03:20:00Z">
                        <m:r>
                          <w:rPr>
                            <w:rFonts w:ascii="Cambria Math" w:hAnsi="Cambria Math"/>
                            <w:sz w:val="26"/>
                            <w:szCs w:val="26"/>
                            <w:rPrChange w:id="7156" w:author="The Si Tran" w:date="2012-12-06T03:20:00Z">
                              <w:rPr>
                                <w:rFonts w:ascii="Cambria Math" w:hAnsi="Cambria Math"/>
                                <w:szCs w:val="26"/>
                              </w:rPr>
                            </w:rPrChange>
                          </w:rPr>
                          <m:t>o</m:t>
                        </m:r>
                      </w:ins>
                    </m:e>
                    <m:sub>
                      <w:ins w:id="7157" w:author="The Si Tran" w:date="2012-12-06T03:20:00Z">
                        <m:r>
                          <w:rPr>
                            <w:rFonts w:ascii="Cambria Math" w:hAnsi="Cambria Math"/>
                            <w:sz w:val="26"/>
                            <w:szCs w:val="26"/>
                          </w:rPr>
                          <m:t>k</m:t>
                        </m:r>
                      </w:ins>
                    </m:sub>
                  </m:sSub>
                </m:den>
              </m:f>
              <m:f>
                <m:fPr>
                  <m:ctrlPr>
                    <w:ins w:id="7158" w:author="The Si Tran" w:date="2012-12-06T03:20:00Z">
                      <w:rPr>
                        <w:rFonts w:ascii="Cambria Math" w:eastAsia="Times New Roman" w:hAnsi="Cambria Math"/>
                        <w:i/>
                        <w:sz w:val="26"/>
                        <w:szCs w:val="26"/>
                      </w:rPr>
                    </w:ins>
                  </m:ctrlPr>
                </m:fPr>
                <m:num>
                  <w:ins w:id="7159" w:author="The Si Tran" w:date="2012-12-06T03:20:00Z">
                    <m:r>
                      <w:rPr>
                        <w:rFonts w:ascii="Cambria Math" w:hAnsi="Cambria Math"/>
                        <w:sz w:val="26"/>
                        <w:szCs w:val="26"/>
                        <w:rPrChange w:id="7160" w:author="The Si Tran" w:date="2012-12-06T03:20:00Z">
                          <w:rPr>
                            <w:rFonts w:ascii="Cambria Math" w:hAnsi="Cambria Math"/>
                            <w:szCs w:val="26"/>
                          </w:rPr>
                        </w:rPrChange>
                      </w:rPr>
                      <m:t>∂</m:t>
                    </m:r>
                  </w:ins>
                  <m:sSub>
                    <m:sSubPr>
                      <m:ctrlPr>
                        <w:ins w:id="7161" w:author="The Si Tran" w:date="2012-12-06T03:20:00Z">
                          <w:rPr>
                            <w:rFonts w:ascii="Cambria Math" w:eastAsia="Times New Roman" w:hAnsi="Cambria Math"/>
                            <w:i/>
                            <w:sz w:val="26"/>
                            <w:szCs w:val="26"/>
                          </w:rPr>
                        </w:ins>
                      </m:ctrlPr>
                    </m:sSubPr>
                    <m:e>
                      <w:ins w:id="7162" w:author="The Si Tran" w:date="2012-12-06T03:20:00Z">
                        <m:r>
                          <w:rPr>
                            <w:rFonts w:ascii="Cambria Math" w:hAnsi="Cambria Math"/>
                            <w:sz w:val="26"/>
                            <w:szCs w:val="26"/>
                            <w:rPrChange w:id="7163" w:author="The Si Tran" w:date="2012-12-06T03:20:00Z">
                              <w:rPr>
                                <w:rFonts w:ascii="Cambria Math" w:hAnsi="Cambria Math"/>
                                <w:szCs w:val="26"/>
                              </w:rPr>
                            </w:rPrChange>
                          </w:rPr>
                          <m:t>o</m:t>
                        </m:r>
                      </w:ins>
                    </m:e>
                    <m:sub>
                      <w:ins w:id="7164" w:author="The Si Tran" w:date="2012-12-06T03:20:00Z">
                        <m:r>
                          <w:rPr>
                            <w:rFonts w:ascii="Cambria Math" w:hAnsi="Cambria Math"/>
                            <w:sz w:val="26"/>
                            <w:szCs w:val="26"/>
                          </w:rPr>
                          <m:t>k</m:t>
                        </m:r>
                      </w:ins>
                    </m:sub>
                  </m:sSub>
                </m:num>
                <m:den>
                  <w:ins w:id="7165" w:author="The Si Tran" w:date="2012-12-06T03:20:00Z">
                    <m:r>
                      <w:rPr>
                        <w:rFonts w:ascii="Cambria Math" w:hAnsi="Cambria Math"/>
                        <w:sz w:val="26"/>
                        <w:szCs w:val="26"/>
                        <w:rPrChange w:id="7166" w:author="The Si Tran" w:date="2012-12-06T03:20:00Z">
                          <w:rPr>
                            <w:rFonts w:ascii="Cambria Math" w:hAnsi="Cambria Math"/>
                            <w:szCs w:val="26"/>
                          </w:rPr>
                        </w:rPrChange>
                      </w:rPr>
                      <m:t>∂</m:t>
                    </m:r>
                  </w:ins>
                  <m:sSub>
                    <m:sSubPr>
                      <m:ctrlPr>
                        <w:ins w:id="7167" w:author="The Si Tran" w:date="2012-12-06T03:20:00Z">
                          <w:rPr>
                            <w:rFonts w:ascii="Cambria Math" w:eastAsia="Times New Roman" w:hAnsi="Cambria Math"/>
                            <w:i/>
                            <w:sz w:val="26"/>
                            <w:szCs w:val="26"/>
                          </w:rPr>
                        </w:ins>
                      </m:ctrlPr>
                    </m:sSubPr>
                    <m:e>
                      <w:ins w:id="7168" w:author="The Si Tran" w:date="2012-12-06T03:20:00Z">
                        <m:r>
                          <w:rPr>
                            <w:rFonts w:ascii="Cambria Math" w:eastAsia="Times New Roman" w:hAnsi="Cambria Math"/>
                            <w:sz w:val="26"/>
                            <w:szCs w:val="26"/>
                          </w:rPr>
                          <m:t>o</m:t>
                        </m:r>
                      </w:ins>
                    </m:e>
                    <m:sub>
                      <w:ins w:id="7169" w:author="The Si Tran" w:date="2012-12-06T03:20:00Z">
                        <m:r>
                          <w:rPr>
                            <w:rFonts w:ascii="Cambria Math" w:hAnsi="Cambria Math"/>
                            <w:sz w:val="26"/>
                            <w:szCs w:val="26"/>
                          </w:rPr>
                          <m:t>i</m:t>
                        </m:r>
                      </w:ins>
                    </m:sub>
                  </m:sSub>
                </m:den>
              </m:f>
            </m:e>
          </m:nary>
          <w:ins w:id="7170" w:author="The Si Tran" w:date="2012-12-06T03:20:00Z">
            <m:r>
              <w:rPr>
                <w:rFonts w:ascii="Cambria Math" w:eastAsia="Times New Roman" w:hAnsi="Cambria Math"/>
                <w:sz w:val="26"/>
                <w:szCs w:val="26"/>
              </w:rPr>
              <m:t>=</m:t>
            </m:r>
          </w:ins>
          <m:nary>
            <m:naryPr>
              <m:chr m:val="∑"/>
              <m:limLoc m:val="subSup"/>
              <m:supHide m:val="1"/>
              <m:ctrlPr>
                <w:ins w:id="7171" w:author="The Si Tran" w:date="2012-12-06T03:21:00Z">
                  <w:rPr>
                    <w:rFonts w:ascii="Cambria Math" w:eastAsia="Times New Roman" w:hAnsi="Cambria Math"/>
                    <w:i/>
                    <w:sz w:val="26"/>
                    <w:szCs w:val="26"/>
                  </w:rPr>
                </w:ins>
              </m:ctrlPr>
            </m:naryPr>
            <m:sub>
              <w:ins w:id="7172" w:author="The Si Tran" w:date="2012-12-06T03:21:00Z">
                <m:r>
                  <w:rPr>
                    <w:rFonts w:ascii="Cambria Math" w:eastAsia="Times New Roman" w:hAnsi="Cambria Math"/>
                    <w:sz w:val="26"/>
                    <w:szCs w:val="26"/>
                  </w:rPr>
                  <m:t>k∈succ(i)</m:t>
                </m:r>
              </w:ins>
            </m:sub>
            <m:sup/>
            <m:e>
              <m:f>
                <m:fPr>
                  <m:ctrlPr>
                    <w:ins w:id="7173" w:author="The Si Tran" w:date="2012-12-06T03:21:00Z">
                      <w:rPr>
                        <w:rFonts w:ascii="Cambria Math" w:eastAsia="Times New Roman" w:hAnsi="Cambria Math"/>
                        <w:i/>
                        <w:sz w:val="26"/>
                        <w:szCs w:val="26"/>
                      </w:rPr>
                    </w:ins>
                  </m:ctrlPr>
                </m:fPr>
                <m:num>
                  <w:ins w:id="7174" w:author="The Si Tran" w:date="2012-12-06T03:21:00Z">
                    <m:r>
                      <w:rPr>
                        <w:rFonts w:ascii="Cambria Math" w:hAnsi="Cambria Math"/>
                        <w:sz w:val="26"/>
                        <w:szCs w:val="26"/>
                      </w:rPr>
                      <m:t>∂E</m:t>
                    </m:r>
                  </w:ins>
                </m:num>
                <m:den>
                  <w:ins w:id="7175" w:author="The Si Tran" w:date="2012-12-06T03:21:00Z">
                    <m:r>
                      <w:rPr>
                        <w:rFonts w:ascii="Cambria Math" w:hAnsi="Cambria Math"/>
                        <w:sz w:val="26"/>
                        <w:szCs w:val="26"/>
                      </w:rPr>
                      <m:t>∂</m:t>
                    </m:r>
                  </w:ins>
                  <m:sSub>
                    <m:sSubPr>
                      <m:ctrlPr>
                        <w:ins w:id="7176" w:author="The Si Tran" w:date="2012-12-06T03:21:00Z">
                          <w:rPr>
                            <w:rFonts w:ascii="Cambria Math" w:eastAsia="Times New Roman" w:hAnsi="Cambria Math"/>
                            <w:i/>
                            <w:sz w:val="26"/>
                            <w:szCs w:val="26"/>
                          </w:rPr>
                        </w:ins>
                      </m:ctrlPr>
                    </m:sSubPr>
                    <m:e>
                      <w:ins w:id="7177" w:author="The Si Tran" w:date="2012-12-06T03:21:00Z">
                        <m:r>
                          <w:rPr>
                            <w:rFonts w:ascii="Cambria Math" w:hAnsi="Cambria Math"/>
                            <w:sz w:val="26"/>
                            <w:szCs w:val="26"/>
                          </w:rPr>
                          <m:t>o</m:t>
                        </m:r>
                      </w:ins>
                    </m:e>
                    <m:sub>
                      <w:ins w:id="7178" w:author="The Si Tran" w:date="2012-12-06T03:21:00Z">
                        <m:r>
                          <w:rPr>
                            <w:rFonts w:ascii="Cambria Math" w:hAnsi="Cambria Math"/>
                            <w:sz w:val="26"/>
                            <w:szCs w:val="26"/>
                          </w:rPr>
                          <m:t>k</m:t>
                        </m:r>
                      </w:ins>
                    </m:sub>
                  </m:sSub>
                </m:den>
              </m:f>
              <m:f>
                <m:fPr>
                  <m:ctrlPr>
                    <w:ins w:id="7179" w:author="The Si Tran" w:date="2012-12-06T03:21:00Z">
                      <w:rPr>
                        <w:rFonts w:ascii="Cambria Math" w:eastAsia="Times New Roman" w:hAnsi="Cambria Math"/>
                        <w:i/>
                        <w:sz w:val="26"/>
                        <w:szCs w:val="26"/>
                      </w:rPr>
                    </w:ins>
                  </m:ctrlPr>
                </m:fPr>
                <m:num>
                  <w:ins w:id="7180" w:author="The Si Tran" w:date="2012-12-06T03:21:00Z">
                    <m:r>
                      <w:rPr>
                        <w:rFonts w:ascii="Cambria Math" w:hAnsi="Cambria Math"/>
                        <w:sz w:val="26"/>
                        <w:szCs w:val="26"/>
                      </w:rPr>
                      <m:t>∂</m:t>
                    </m:r>
                  </w:ins>
                  <m:sSub>
                    <m:sSubPr>
                      <m:ctrlPr>
                        <w:ins w:id="7181" w:author="The Si Tran" w:date="2012-12-06T03:21:00Z">
                          <w:rPr>
                            <w:rFonts w:ascii="Cambria Math" w:eastAsia="Times New Roman" w:hAnsi="Cambria Math"/>
                            <w:i/>
                            <w:sz w:val="26"/>
                            <w:szCs w:val="26"/>
                          </w:rPr>
                        </w:ins>
                      </m:ctrlPr>
                    </m:sSubPr>
                    <m:e>
                      <w:ins w:id="7182" w:author="The Si Tran" w:date="2012-12-06T03:21:00Z">
                        <m:r>
                          <w:rPr>
                            <w:rFonts w:ascii="Cambria Math" w:hAnsi="Cambria Math"/>
                            <w:sz w:val="26"/>
                            <w:szCs w:val="26"/>
                          </w:rPr>
                          <m:t>o</m:t>
                        </m:r>
                      </w:ins>
                    </m:e>
                    <m:sub>
                      <w:ins w:id="7183" w:author="The Si Tran" w:date="2012-12-06T03:21:00Z">
                        <m:r>
                          <w:rPr>
                            <w:rFonts w:ascii="Cambria Math" w:hAnsi="Cambria Math"/>
                            <w:sz w:val="26"/>
                            <w:szCs w:val="26"/>
                          </w:rPr>
                          <m:t>k</m:t>
                        </m:r>
                      </w:ins>
                    </m:sub>
                  </m:sSub>
                </m:num>
                <m:den>
                  <w:ins w:id="7184" w:author="The Si Tran" w:date="2012-12-06T03:21:00Z">
                    <m:r>
                      <w:rPr>
                        <w:rFonts w:ascii="Cambria Math" w:hAnsi="Cambria Math"/>
                        <w:sz w:val="26"/>
                        <w:szCs w:val="26"/>
                      </w:rPr>
                      <m:t>∂</m:t>
                    </m:r>
                  </w:ins>
                  <m:sSub>
                    <m:sSubPr>
                      <m:ctrlPr>
                        <w:ins w:id="7185" w:author="The Si Tran" w:date="2012-12-06T03:21:00Z">
                          <w:rPr>
                            <w:rFonts w:ascii="Cambria Math" w:eastAsia="Times New Roman" w:hAnsi="Cambria Math"/>
                            <w:i/>
                            <w:sz w:val="26"/>
                            <w:szCs w:val="26"/>
                          </w:rPr>
                        </w:ins>
                      </m:ctrlPr>
                    </m:sSubPr>
                    <m:e>
                      <w:ins w:id="7186" w:author="The Si Tran" w:date="2012-12-06T03:21:00Z">
                        <m:r>
                          <w:rPr>
                            <w:rFonts w:ascii="Cambria Math" w:eastAsia="Times New Roman" w:hAnsi="Cambria Math"/>
                            <w:sz w:val="26"/>
                            <w:szCs w:val="26"/>
                          </w:rPr>
                          <m:t>net</m:t>
                        </m:r>
                      </w:ins>
                    </m:e>
                    <m:sub>
                      <w:ins w:id="7187" w:author="The Si Tran" w:date="2012-12-06T03:21:00Z">
                        <m:r>
                          <w:rPr>
                            <w:rFonts w:ascii="Cambria Math" w:hAnsi="Cambria Math"/>
                            <w:sz w:val="26"/>
                            <w:szCs w:val="26"/>
                          </w:rPr>
                          <m:t>k</m:t>
                        </m:r>
                      </w:ins>
                    </m:sub>
                  </m:sSub>
                </m:den>
              </m:f>
              <m:f>
                <m:fPr>
                  <m:ctrlPr>
                    <w:ins w:id="7188" w:author="The Si Tran" w:date="2012-12-06T03:21:00Z">
                      <w:rPr>
                        <w:rFonts w:ascii="Cambria Math" w:eastAsia="Times New Roman" w:hAnsi="Cambria Math"/>
                        <w:i/>
                        <w:sz w:val="26"/>
                        <w:szCs w:val="26"/>
                      </w:rPr>
                    </w:ins>
                  </m:ctrlPr>
                </m:fPr>
                <m:num>
                  <w:ins w:id="7189" w:author="The Si Tran" w:date="2012-12-06T03:21:00Z">
                    <m:r>
                      <w:rPr>
                        <w:rFonts w:ascii="Cambria Math" w:hAnsi="Cambria Math"/>
                        <w:sz w:val="26"/>
                        <w:szCs w:val="26"/>
                      </w:rPr>
                      <m:t>∂</m:t>
                    </m:r>
                  </w:ins>
                  <m:sSub>
                    <m:sSubPr>
                      <m:ctrlPr>
                        <w:ins w:id="7190" w:author="The Si Tran" w:date="2012-12-06T03:21:00Z">
                          <w:rPr>
                            <w:rFonts w:ascii="Cambria Math" w:eastAsia="Times New Roman" w:hAnsi="Cambria Math"/>
                            <w:i/>
                            <w:sz w:val="26"/>
                            <w:szCs w:val="26"/>
                          </w:rPr>
                        </w:ins>
                      </m:ctrlPr>
                    </m:sSubPr>
                    <m:e>
                      <w:ins w:id="7191" w:author="The Si Tran" w:date="2012-12-06T03:21:00Z">
                        <m:r>
                          <w:rPr>
                            <w:rFonts w:ascii="Cambria Math" w:hAnsi="Cambria Math"/>
                            <w:sz w:val="26"/>
                            <w:szCs w:val="26"/>
                          </w:rPr>
                          <m:t>net</m:t>
                        </m:r>
                      </w:ins>
                    </m:e>
                    <m:sub>
                      <w:ins w:id="7192" w:author="The Si Tran" w:date="2012-12-06T03:21:00Z">
                        <m:r>
                          <w:rPr>
                            <w:rFonts w:ascii="Cambria Math" w:hAnsi="Cambria Math"/>
                            <w:sz w:val="26"/>
                            <w:szCs w:val="26"/>
                          </w:rPr>
                          <m:t>k</m:t>
                        </m:r>
                      </w:ins>
                    </m:sub>
                  </m:sSub>
                </m:num>
                <m:den>
                  <w:ins w:id="7193" w:author="The Si Tran" w:date="2012-12-06T03:21:00Z">
                    <m:r>
                      <w:rPr>
                        <w:rFonts w:ascii="Cambria Math" w:hAnsi="Cambria Math"/>
                        <w:sz w:val="26"/>
                        <w:szCs w:val="26"/>
                      </w:rPr>
                      <m:t>∂</m:t>
                    </m:r>
                  </w:ins>
                  <m:sSub>
                    <m:sSubPr>
                      <m:ctrlPr>
                        <w:ins w:id="7194" w:author="The Si Tran" w:date="2012-12-06T03:21:00Z">
                          <w:rPr>
                            <w:rFonts w:ascii="Cambria Math" w:eastAsia="Times New Roman" w:hAnsi="Cambria Math"/>
                            <w:i/>
                            <w:sz w:val="26"/>
                            <w:szCs w:val="26"/>
                          </w:rPr>
                        </w:ins>
                      </m:ctrlPr>
                    </m:sSubPr>
                    <m:e>
                      <w:ins w:id="7195" w:author="The Si Tran" w:date="2012-12-06T03:21:00Z">
                        <m:r>
                          <w:rPr>
                            <w:rFonts w:ascii="Cambria Math" w:eastAsia="Times New Roman" w:hAnsi="Cambria Math"/>
                            <w:sz w:val="26"/>
                            <w:szCs w:val="26"/>
                          </w:rPr>
                          <m:t>o</m:t>
                        </m:r>
                      </w:ins>
                    </m:e>
                    <m:sub>
                      <w:ins w:id="7196" w:author="The Si Tran" w:date="2012-12-06T03:21:00Z">
                        <m:r>
                          <w:rPr>
                            <w:rFonts w:ascii="Cambria Math" w:hAnsi="Cambria Math"/>
                            <w:sz w:val="26"/>
                            <w:szCs w:val="26"/>
                          </w:rPr>
                          <m:t>i</m:t>
                        </m:r>
                      </w:ins>
                    </m:sub>
                  </m:sSub>
                </m:den>
              </m:f>
              <w:ins w:id="7197" w:author="The Si Tran" w:date="2012-12-06T03:22:00Z">
                <m:r>
                  <w:rPr>
                    <w:rFonts w:ascii="Cambria Math" w:eastAsia="Times New Roman" w:hAnsi="Cambria Math"/>
                    <w:sz w:val="26"/>
                    <w:szCs w:val="26"/>
                  </w:rPr>
                  <m:t>=</m:t>
                </m:r>
              </w:ins>
            </m:e>
          </m:nary>
          <m:nary>
            <m:naryPr>
              <m:chr m:val="∑"/>
              <m:limLoc m:val="subSup"/>
              <m:supHide m:val="1"/>
              <m:ctrlPr>
                <w:ins w:id="7198" w:author="The Si Tran" w:date="2012-12-06T03:22:00Z">
                  <w:rPr>
                    <w:rFonts w:ascii="Cambria Math" w:eastAsia="Times New Roman" w:hAnsi="Cambria Math"/>
                    <w:i/>
                    <w:sz w:val="26"/>
                    <w:szCs w:val="26"/>
                  </w:rPr>
                </w:ins>
              </m:ctrlPr>
            </m:naryPr>
            <m:sub>
              <w:ins w:id="7199" w:author="The Si Tran" w:date="2012-12-06T03:22:00Z">
                <m:r>
                  <w:rPr>
                    <w:rFonts w:ascii="Cambria Math" w:eastAsia="Times New Roman" w:hAnsi="Cambria Math"/>
                    <w:sz w:val="26"/>
                    <w:szCs w:val="26"/>
                  </w:rPr>
                  <m:t>k∈succ(i)</m:t>
                </m:r>
              </w:ins>
            </m:sub>
            <m:sup/>
            <m:e>
              <m:f>
                <m:fPr>
                  <m:ctrlPr>
                    <w:ins w:id="7200" w:author="The Si Tran" w:date="2012-12-06T03:22:00Z">
                      <w:rPr>
                        <w:rFonts w:ascii="Cambria Math" w:eastAsia="Times New Roman" w:hAnsi="Cambria Math"/>
                        <w:i/>
                        <w:sz w:val="26"/>
                        <w:szCs w:val="26"/>
                      </w:rPr>
                    </w:ins>
                  </m:ctrlPr>
                </m:fPr>
                <m:num>
                  <w:ins w:id="7201" w:author="The Si Tran" w:date="2012-12-06T03:22:00Z">
                    <m:r>
                      <w:rPr>
                        <w:rFonts w:ascii="Cambria Math" w:hAnsi="Cambria Math"/>
                        <w:sz w:val="26"/>
                        <w:szCs w:val="26"/>
                      </w:rPr>
                      <m:t>∂E</m:t>
                    </m:r>
                  </w:ins>
                </m:num>
                <m:den>
                  <w:ins w:id="7202" w:author="The Si Tran" w:date="2012-12-06T03:22:00Z">
                    <m:r>
                      <w:rPr>
                        <w:rFonts w:ascii="Cambria Math" w:hAnsi="Cambria Math"/>
                        <w:sz w:val="26"/>
                        <w:szCs w:val="26"/>
                      </w:rPr>
                      <m:t>∂</m:t>
                    </m:r>
                  </w:ins>
                  <m:sSub>
                    <m:sSubPr>
                      <m:ctrlPr>
                        <w:ins w:id="7203" w:author="The Si Tran" w:date="2012-12-06T03:22:00Z">
                          <w:rPr>
                            <w:rFonts w:ascii="Cambria Math" w:eastAsia="Times New Roman" w:hAnsi="Cambria Math"/>
                            <w:i/>
                            <w:sz w:val="26"/>
                            <w:szCs w:val="26"/>
                          </w:rPr>
                        </w:ins>
                      </m:ctrlPr>
                    </m:sSubPr>
                    <m:e>
                      <w:ins w:id="7204" w:author="The Si Tran" w:date="2012-12-06T03:22:00Z">
                        <m:r>
                          <w:rPr>
                            <w:rFonts w:ascii="Cambria Math" w:hAnsi="Cambria Math"/>
                            <w:sz w:val="26"/>
                            <w:szCs w:val="26"/>
                          </w:rPr>
                          <m:t>o</m:t>
                        </m:r>
                      </w:ins>
                    </m:e>
                    <m:sub>
                      <w:ins w:id="7205" w:author="The Si Tran" w:date="2012-12-06T03:22:00Z">
                        <m:r>
                          <w:rPr>
                            <w:rFonts w:ascii="Cambria Math" w:hAnsi="Cambria Math"/>
                            <w:sz w:val="26"/>
                            <w:szCs w:val="26"/>
                          </w:rPr>
                          <m:t>k</m:t>
                        </m:r>
                      </w:ins>
                    </m:sub>
                  </m:sSub>
                </m:den>
              </m:f>
              <m:sSup>
                <m:sSupPr>
                  <m:ctrlPr>
                    <w:ins w:id="7206" w:author="The Si Tran" w:date="2012-12-06T03:22:00Z">
                      <w:rPr>
                        <w:rFonts w:ascii="Cambria Math" w:eastAsia="Times New Roman" w:hAnsi="Cambria Math"/>
                        <w:i/>
                        <w:sz w:val="26"/>
                        <w:szCs w:val="26"/>
                      </w:rPr>
                    </w:ins>
                  </m:ctrlPr>
                </m:sSupPr>
                <m:e>
                  <w:ins w:id="7207" w:author="The Si Tran" w:date="2012-12-06T03:22:00Z">
                    <m:r>
                      <w:rPr>
                        <w:rFonts w:ascii="Cambria Math" w:eastAsia="Times New Roman" w:hAnsi="Cambria Math"/>
                        <w:sz w:val="26"/>
                        <w:szCs w:val="26"/>
                      </w:rPr>
                      <m:t>f</m:t>
                    </m:r>
                  </w:ins>
                </m:e>
                <m:sup>
                  <w:ins w:id="7208" w:author="The Si Tran" w:date="2012-12-06T03:22:00Z">
                    <m:r>
                      <w:rPr>
                        <w:rFonts w:ascii="Cambria Math" w:eastAsia="Times New Roman" w:hAnsi="Cambria Math"/>
                        <w:sz w:val="26"/>
                        <w:szCs w:val="26"/>
                      </w:rPr>
                      <m:t>'</m:t>
                    </m:r>
                  </w:ins>
                </m:sup>
              </m:sSup>
              <m:d>
                <m:dPr>
                  <m:ctrlPr>
                    <w:ins w:id="7209" w:author="The Si Tran" w:date="2012-12-06T03:22:00Z">
                      <w:rPr>
                        <w:rFonts w:ascii="Cambria Math" w:eastAsia="Times New Roman" w:hAnsi="Cambria Math"/>
                        <w:i/>
                        <w:sz w:val="26"/>
                        <w:szCs w:val="26"/>
                      </w:rPr>
                    </w:ins>
                  </m:ctrlPr>
                </m:dPr>
                <m:e>
                  <m:sSub>
                    <m:sSubPr>
                      <m:ctrlPr>
                        <w:ins w:id="7210" w:author="The Si Tran" w:date="2012-12-06T03:22:00Z">
                          <w:rPr>
                            <w:rFonts w:ascii="Cambria Math" w:eastAsia="Times New Roman" w:hAnsi="Cambria Math"/>
                            <w:i/>
                            <w:sz w:val="26"/>
                            <w:szCs w:val="26"/>
                          </w:rPr>
                        </w:ins>
                      </m:ctrlPr>
                    </m:sSubPr>
                    <m:e>
                      <w:ins w:id="7211" w:author="The Si Tran" w:date="2012-12-06T03:23:00Z">
                        <m:r>
                          <w:rPr>
                            <w:rFonts w:ascii="Cambria Math" w:eastAsia="Times New Roman" w:hAnsi="Cambria Math"/>
                            <w:sz w:val="26"/>
                            <w:szCs w:val="26"/>
                          </w:rPr>
                          <m:t>net</m:t>
                        </m:r>
                      </w:ins>
                    </m:e>
                    <m:sub>
                      <w:ins w:id="7212" w:author="The Si Tran" w:date="2012-12-06T03:23:00Z">
                        <m:r>
                          <w:rPr>
                            <w:rFonts w:ascii="Cambria Math" w:eastAsia="Times New Roman" w:hAnsi="Cambria Math"/>
                            <w:sz w:val="26"/>
                            <w:szCs w:val="26"/>
                          </w:rPr>
                          <m:t>k</m:t>
                        </m:r>
                      </w:ins>
                    </m:sub>
                  </m:sSub>
                </m:e>
              </m:d>
              <m:sSub>
                <m:sSubPr>
                  <m:ctrlPr>
                    <w:ins w:id="7213" w:author="The Si Tran" w:date="2012-12-06T03:23:00Z">
                      <w:rPr>
                        <w:rFonts w:ascii="Cambria Math" w:eastAsia="Times New Roman" w:hAnsi="Cambria Math"/>
                        <w:i/>
                        <w:sz w:val="26"/>
                        <w:szCs w:val="26"/>
                      </w:rPr>
                    </w:ins>
                  </m:ctrlPr>
                </m:sSubPr>
                <m:e>
                  <w:ins w:id="7214" w:author="The Si Tran" w:date="2012-12-06T03:23:00Z">
                    <m:r>
                      <w:rPr>
                        <w:rFonts w:ascii="Cambria Math" w:eastAsia="Times New Roman" w:hAnsi="Cambria Math"/>
                        <w:sz w:val="26"/>
                        <w:szCs w:val="26"/>
                      </w:rPr>
                      <m:t>w</m:t>
                    </m:r>
                  </w:ins>
                </m:e>
                <m:sub>
                  <w:ins w:id="7215"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216" w:author="The Si Tran" w:date="2012-12-06T03:23:00Z">
        <w:r w:rsidRPr="00AF1345" w:rsidDel="008A5312">
          <w:rPr>
            <w:rFonts w:ascii="Times New Roman" w:hAnsi="Times New Roman"/>
            <w:position w:val="-64"/>
            <w:sz w:val="26"/>
            <w:szCs w:val="26"/>
          </w:rPr>
          <w:object w:dxaOrig="5840" w:dyaOrig="1400" w14:anchorId="4D68EFCA">
            <v:shape id="_x0000_i1130" type="#_x0000_t75" style="width:381.9pt;height:93.3pt" o:ole="">
              <v:imagedata r:id="rId260" o:title=""/>
            </v:shape>
            <o:OLEObject Type="Embed" ProgID="Equation.DSMT4" ShapeID="_x0000_i1130" DrawAspect="Content" ObjectID="_1417211267" r:id="rId261"/>
          </w:object>
        </w:r>
      </w:del>
    </w:p>
    <w:p w14:paraId="615C4E77" w14:textId="796CC167" w:rsidR="0088753F" w:rsidRDefault="00E20E05" w:rsidP="0088753F">
      <w:pPr>
        <w:pStyle w:val="ListParagraph"/>
        <w:spacing w:after="0" w:line="360" w:lineRule="auto"/>
        <w:ind w:left="0"/>
        <w:rPr>
          <w:ins w:id="7217" w:author="The Si Tran" w:date="2012-12-06T03:24:00Z"/>
          <w:rFonts w:ascii="Times New Roman" w:hAnsi="Times New Roman"/>
          <w:sz w:val="26"/>
          <w:szCs w:val="26"/>
        </w:rPr>
      </w:pPr>
      <w:ins w:id="7218" w:author="The Si Tran" w:date="2012-12-14T05:43:00Z">
        <w:r w:rsidRPr="00032D83">
          <w:rPr>
            <w:noProof/>
            <w:szCs w:val="26"/>
            <w:rPrChange w:id="7219">
              <w:rPr>
                <w:noProof/>
              </w:rPr>
            </w:rPrChange>
          </w:rPr>
          <mc:AlternateContent>
            <mc:Choice Requires="wps">
              <w:drawing>
                <wp:anchor distT="0" distB="0" distL="114300" distR="114300" simplePos="0" relativeHeight="251644416" behindDoc="0" locked="0" layoutInCell="1" allowOverlap="1" wp14:anchorId="04312190" wp14:editId="213276F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276DB6" w:rsidRDefault="00276DB6">
                              <w:pPr>
                                <w:pStyle w:val="EquationIndex"/>
                                <w:pPrChange w:id="7220" w:author="The Si Tran" w:date="2012-12-16T08:25:00Z">
                                  <w:pPr/>
                                </w:pPrChange>
                              </w:pPr>
                              <w:ins w:id="7221" w:author="The Si Tran" w:date="2012-12-06T02:41:00Z">
                                <w:r>
                                  <w:t>(4.</w:t>
                                </w:r>
                              </w:ins>
                              <w:ins w:id="7222" w:author="The Si Tran" w:date="2012-12-06T02:44:00Z">
                                <w:r>
                                  <w:t>11</w:t>
                                </w:r>
                              </w:ins>
                              <w:ins w:id="722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2" type="#_x0000_t202" style="position:absolute;left:0;text-align:left;margin-left:405.65pt;margin-top:46.05pt;width:46.85pt;height:28.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emjQ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" fillcolor="white [3201]" stroked="f" strokeweight=".5pt">
                  <v:textbox>
                    <w:txbxContent>
                      <w:p w14:paraId="66EB77D1" w14:textId="4AFF9F18" w:rsidR="00276DB6" w:rsidRDefault="00276DB6">
                        <w:pPr>
                          <w:pStyle w:val="EquationIndex"/>
                          <w:pPrChange w:id="7224" w:author="The Si Tran" w:date="2012-12-16T08:25:00Z">
                            <w:pPr/>
                          </w:pPrChange>
                        </w:pPr>
                        <w:ins w:id="7225" w:author="The Si Tran" w:date="2012-12-06T02:41:00Z">
                          <w:r>
                            <w:t>(4.</w:t>
                          </w:r>
                        </w:ins>
                        <w:ins w:id="7226" w:author="The Si Tran" w:date="2012-12-06T02:44:00Z">
                          <w:r>
                            <w:t>11</w:t>
                          </w:r>
                        </w:ins>
                        <w:ins w:id="7227" w:author="The Si Tran" w:date="2012-12-06T02:41:00Z">
                          <w:r>
                            <w:t>)</w:t>
                          </w:r>
                        </w:ins>
                      </w:p>
                    </w:txbxContent>
                  </v:textbox>
                </v:shape>
              </w:pict>
            </mc:Fallback>
          </mc:AlternateContent>
        </w:r>
      </w:ins>
      <w:r w:rsidR="0088753F" w:rsidRPr="0049233F">
        <w:rPr>
          <w:rFonts w:ascii="Times New Roman" w:hAnsi="Times New Roman"/>
          <w:sz w:val="26"/>
          <w:szCs w:val="26"/>
        </w:rPr>
        <w:t>Thay (</w:t>
      </w:r>
      <w:ins w:id="7228" w:author="The Si Tran" w:date="2012-12-14T05:45:00Z">
        <w:r>
          <w:rPr>
            <w:rFonts w:ascii="Times New Roman" w:hAnsi="Times New Roman"/>
            <w:sz w:val="26"/>
            <w:szCs w:val="26"/>
          </w:rPr>
          <w:t>4</w:t>
        </w:r>
      </w:ins>
      <w:del w:id="722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230" w:author="The Si Tran" w:date="2012-12-14T05:45:00Z">
        <w:r>
          <w:rPr>
            <w:rFonts w:ascii="Times New Roman" w:hAnsi="Times New Roman"/>
            <w:sz w:val="26"/>
            <w:szCs w:val="26"/>
          </w:rPr>
          <w:t>4</w:t>
        </w:r>
      </w:ins>
      <w:del w:id="7231"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232" w:author="The Si Tran" w:date="2012-12-14T05:45:00Z">
        <w:r>
          <w:rPr>
            <w:rFonts w:ascii="Times New Roman" w:hAnsi="Times New Roman"/>
            <w:sz w:val="26"/>
            <w:szCs w:val="26"/>
          </w:rPr>
          <w:t>4</w:t>
        </w:r>
      </w:ins>
      <w:del w:id="723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D35DF6">
      <w:pPr>
        <w:pStyle w:val="ListParagraph"/>
        <w:spacing w:after="0" w:line="360" w:lineRule="auto"/>
        <w:ind w:firstLine="720"/>
        <w:rPr>
          <w:rFonts w:ascii="Times New Roman" w:hAnsi="Times New Roman"/>
          <w:sz w:val="26"/>
          <w:szCs w:val="26"/>
        </w:rPr>
        <w:pPrChange w:id="7234" w:author="The Si Tran" w:date="2012-12-06T03:25:00Z">
          <w:pPr>
            <w:pStyle w:val="ListParagraph"/>
            <w:spacing w:after="0" w:line="360" w:lineRule="auto"/>
            <w:ind w:left="0"/>
          </w:pPr>
        </w:pPrChange>
      </w:pPr>
      <m:oMathPara>
        <m:oMath>
          <m:f>
            <m:fPr>
              <m:ctrlPr>
                <w:ins w:id="7235" w:author="The Si Tran" w:date="2012-12-06T03:24:00Z">
                  <w:rPr>
                    <w:rFonts w:ascii="Cambria Math" w:eastAsia="Times New Roman" w:hAnsi="Cambria Math"/>
                    <w:i/>
                    <w:sz w:val="26"/>
                    <w:szCs w:val="26"/>
                  </w:rPr>
                </w:ins>
              </m:ctrlPr>
            </m:fPr>
            <m:num>
              <w:ins w:id="7236" w:author="The Si Tran" w:date="2012-12-06T03:24:00Z">
                <m:r>
                  <w:rPr>
                    <w:rFonts w:ascii="Cambria Math" w:hAnsi="Cambria Math"/>
                    <w:sz w:val="26"/>
                    <w:szCs w:val="26"/>
                  </w:rPr>
                  <m:t>∂E</m:t>
                </m:r>
              </w:ins>
            </m:num>
            <m:den>
              <w:ins w:id="7237" w:author="The Si Tran" w:date="2012-12-06T03:24:00Z">
                <m:r>
                  <w:rPr>
                    <w:rFonts w:ascii="Cambria Math" w:hAnsi="Cambria Math"/>
                    <w:sz w:val="26"/>
                    <w:szCs w:val="26"/>
                  </w:rPr>
                  <m:t>∂</m:t>
                </m:r>
              </w:ins>
              <m:sSub>
                <m:sSubPr>
                  <m:ctrlPr>
                    <w:ins w:id="7238" w:author="The Si Tran" w:date="2012-12-06T03:24:00Z">
                      <w:rPr>
                        <w:rFonts w:ascii="Cambria Math" w:eastAsia="Times New Roman" w:hAnsi="Cambria Math"/>
                        <w:i/>
                        <w:sz w:val="26"/>
                        <w:szCs w:val="26"/>
                      </w:rPr>
                    </w:ins>
                  </m:ctrlPr>
                </m:sSubPr>
                <m:e>
                  <w:ins w:id="7239" w:author="The Si Tran" w:date="2012-12-06T03:24:00Z">
                    <m:r>
                      <w:rPr>
                        <w:rFonts w:ascii="Cambria Math" w:hAnsi="Cambria Math"/>
                        <w:sz w:val="26"/>
                        <w:szCs w:val="26"/>
                      </w:rPr>
                      <m:t>w</m:t>
                    </m:r>
                  </w:ins>
                </m:e>
                <m:sub>
                  <w:ins w:id="7240" w:author="The Si Tran" w:date="2012-12-06T03:24:00Z">
                    <m:r>
                      <w:rPr>
                        <w:rFonts w:ascii="Cambria Math" w:hAnsi="Cambria Math"/>
                        <w:sz w:val="26"/>
                        <w:szCs w:val="26"/>
                      </w:rPr>
                      <m:t>ij</m:t>
                    </m:r>
                  </w:ins>
                </m:sub>
              </m:sSub>
            </m:den>
          </m:f>
          <w:ins w:id="7241" w:author="The Si Tran" w:date="2012-12-06T03:24:00Z">
            <m:r>
              <w:rPr>
                <w:rFonts w:ascii="Cambria Math" w:hAnsi="Cambria Math"/>
                <w:sz w:val="26"/>
                <w:szCs w:val="26"/>
              </w:rPr>
              <m:t>=</m:t>
            </m:r>
          </w:ins>
          <m:d>
            <m:dPr>
              <m:ctrlPr>
                <w:ins w:id="7242" w:author="The Si Tran" w:date="2012-12-06T03:24:00Z">
                  <w:rPr>
                    <w:rFonts w:ascii="Cambria Math" w:hAnsi="Cambria Math"/>
                    <w:i/>
                    <w:sz w:val="26"/>
                    <w:szCs w:val="26"/>
                  </w:rPr>
                </w:ins>
              </m:ctrlPr>
            </m:dPr>
            <m:e>
              <m:nary>
                <m:naryPr>
                  <m:chr m:val="∑"/>
                  <m:limLoc m:val="subSup"/>
                  <m:supHide m:val="1"/>
                  <m:ctrlPr>
                    <w:ins w:id="7243" w:author="The Si Tran" w:date="2012-12-06T03:24:00Z">
                      <w:rPr>
                        <w:rFonts w:ascii="Cambria Math" w:eastAsia="Times New Roman" w:hAnsi="Cambria Math"/>
                        <w:i/>
                        <w:sz w:val="26"/>
                        <w:szCs w:val="26"/>
                      </w:rPr>
                    </w:ins>
                  </m:ctrlPr>
                </m:naryPr>
                <m:sub>
                  <w:ins w:id="7244" w:author="The Si Tran" w:date="2012-12-06T03:24:00Z">
                    <m:r>
                      <w:rPr>
                        <w:rFonts w:ascii="Cambria Math" w:eastAsia="Times New Roman" w:hAnsi="Cambria Math"/>
                        <w:sz w:val="26"/>
                        <w:szCs w:val="26"/>
                      </w:rPr>
                      <m:t>k∈succ</m:t>
                    </m:r>
                  </w:ins>
                  <m:d>
                    <m:dPr>
                      <m:ctrlPr>
                        <w:ins w:id="7245" w:author="The Si Tran" w:date="2012-12-06T03:24:00Z">
                          <w:rPr>
                            <w:rFonts w:ascii="Cambria Math" w:eastAsia="Times New Roman" w:hAnsi="Cambria Math"/>
                            <w:i/>
                            <w:sz w:val="26"/>
                            <w:szCs w:val="26"/>
                          </w:rPr>
                        </w:ins>
                      </m:ctrlPr>
                    </m:dPr>
                    <m:e>
                      <w:ins w:id="7246" w:author="The Si Tran" w:date="2012-12-06T03:24:00Z">
                        <m:r>
                          <w:rPr>
                            <w:rFonts w:ascii="Cambria Math" w:eastAsia="Times New Roman" w:hAnsi="Cambria Math"/>
                            <w:sz w:val="26"/>
                            <w:szCs w:val="26"/>
                          </w:rPr>
                          <m:t>i</m:t>
                        </m:r>
                      </w:ins>
                    </m:e>
                  </m:d>
                </m:sub>
                <m:sup/>
                <m:e>
                  <m:f>
                    <m:fPr>
                      <m:ctrlPr>
                        <w:ins w:id="7247" w:author="The Si Tran" w:date="2012-12-06T03:24:00Z">
                          <w:rPr>
                            <w:rFonts w:ascii="Cambria Math" w:eastAsia="Times New Roman" w:hAnsi="Cambria Math"/>
                            <w:i/>
                            <w:sz w:val="26"/>
                            <w:szCs w:val="26"/>
                          </w:rPr>
                        </w:ins>
                      </m:ctrlPr>
                    </m:fPr>
                    <m:num>
                      <w:ins w:id="7248" w:author="The Si Tran" w:date="2012-12-06T03:24:00Z">
                        <m:r>
                          <w:rPr>
                            <w:rFonts w:ascii="Cambria Math" w:hAnsi="Cambria Math"/>
                            <w:sz w:val="26"/>
                            <w:szCs w:val="26"/>
                          </w:rPr>
                          <m:t>∂E</m:t>
                        </m:r>
                      </w:ins>
                    </m:num>
                    <m:den>
                      <w:ins w:id="7249" w:author="The Si Tran" w:date="2012-12-06T03:24:00Z">
                        <m:r>
                          <w:rPr>
                            <w:rFonts w:ascii="Cambria Math" w:hAnsi="Cambria Math"/>
                            <w:sz w:val="26"/>
                            <w:szCs w:val="26"/>
                          </w:rPr>
                          <m:t>∂</m:t>
                        </m:r>
                      </w:ins>
                      <m:sSub>
                        <m:sSubPr>
                          <m:ctrlPr>
                            <w:ins w:id="7250" w:author="The Si Tran" w:date="2012-12-06T03:24:00Z">
                              <w:rPr>
                                <w:rFonts w:ascii="Cambria Math" w:eastAsia="Times New Roman" w:hAnsi="Cambria Math"/>
                                <w:i/>
                                <w:sz w:val="26"/>
                                <w:szCs w:val="26"/>
                              </w:rPr>
                            </w:ins>
                          </m:ctrlPr>
                        </m:sSubPr>
                        <m:e>
                          <w:ins w:id="7251" w:author="The Si Tran" w:date="2012-12-06T03:24:00Z">
                            <m:r>
                              <w:rPr>
                                <w:rFonts w:ascii="Cambria Math" w:hAnsi="Cambria Math"/>
                                <w:sz w:val="26"/>
                                <w:szCs w:val="26"/>
                              </w:rPr>
                              <m:t>o</m:t>
                            </m:r>
                          </w:ins>
                        </m:e>
                        <m:sub>
                          <w:ins w:id="7252" w:author="The Si Tran" w:date="2012-12-06T03:24:00Z">
                            <m:r>
                              <w:rPr>
                                <w:rFonts w:ascii="Cambria Math" w:hAnsi="Cambria Math"/>
                                <w:sz w:val="26"/>
                                <w:szCs w:val="26"/>
                              </w:rPr>
                              <m:t>k</m:t>
                            </m:r>
                          </w:ins>
                        </m:sub>
                      </m:sSub>
                    </m:den>
                  </m:f>
                  <m:sSup>
                    <m:sSupPr>
                      <m:ctrlPr>
                        <w:ins w:id="7253" w:author="The Si Tran" w:date="2012-12-06T03:24:00Z">
                          <w:rPr>
                            <w:rFonts w:ascii="Cambria Math" w:eastAsia="Times New Roman" w:hAnsi="Cambria Math"/>
                            <w:i/>
                            <w:sz w:val="26"/>
                            <w:szCs w:val="26"/>
                          </w:rPr>
                        </w:ins>
                      </m:ctrlPr>
                    </m:sSupPr>
                    <m:e>
                      <w:ins w:id="7254" w:author="The Si Tran" w:date="2012-12-06T03:24:00Z">
                        <m:r>
                          <w:rPr>
                            <w:rFonts w:ascii="Cambria Math" w:eastAsia="Times New Roman" w:hAnsi="Cambria Math"/>
                            <w:sz w:val="26"/>
                            <w:szCs w:val="26"/>
                          </w:rPr>
                          <m:t>f</m:t>
                        </m:r>
                      </w:ins>
                    </m:e>
                    <m:sup>
                      <w:ins w:id="7255" w:author="The Si Tran" w:date="2012-12-06T03:24:00Z">
                        <m:r>
                          <w:rPr>
                            <w:rFonts w:ascii="Cambria Math" w:eastAsia="Times New Roman" w:hAnsi="Cambria Math"/>
                            <w:sz w:val="26"/>
                            <w:szCs w:val="26"/>
                          </w:rPr>
                          <m:t>'</m:t>
                        </m:r>
                      </w:ins>
                    </m:sup>
                  </m:sSup>
                  <m:d>
                    <m:dPr>
                      <m:ctrlPr>
                        <w:ins w:id="7256" w:author="The Si Tran" w:date="2012-12-06T03:24:00Z">
                          <w:rPr>
                            <w:rFonts w:ascii="Cambria Math" w:eastAsia="Times New Roman" w:hAnsi="Cambria Math"/>
                            <w:i/>
                            <w:sz w:val="26"/>
                            <w:szCs w:val="26"/>
                          </w:rPr>
                        </w:ins>
                      </m:ctrlPr>
                    </m:dPr>
                    <m:e>
                      <m:sSub>
                        <m:sSubPr>
                          <m:ctrlPr>
                            <w:ins w:id="7257" w:author="The Si Tran" w:date="2012-12-06T03:24:00Z">
                              <w:rPr>
                                <w:rFonts w:ascii="Cambria Math" w:eastAsia="Times New Roman" w:hAnsi="Cambria Math"/>
                                <w:i/>
                                <w:sz w:val="26"/>
                                <w:szCs w:val="26"/>
                              </w:rPr>
                            </w:ins>
                          </m:ctrlPr>
                        </m:sSubPr>
                        <m:e>
                          <w:ins w:id="7258" w:author="The Si Tran" w:date="2012-12-06T03:24:00Z">
                            <m:r>
                              <w:rPr>
                                <w:rFonts w:ascii="Cambria Math" w:eastAsia="Times New Roman" w:hAnsi="Cambria Math"/>
                                <w:sz w:val="26"/>
                                <w:szCs w:val="26"/>
                              </w:rPr>
                              <m:t>net</m:t>
                            </m:r>
                          </w:ins>
                        </m:e>
                        <m:sub>
                          <w:ins w:id="7259" w:author="The Si Tran" w:date="2012-12-06T03:24:00Z">
                            <m:r>
                              <w:rPr>
                                <w:rFonts w:ascii="Cambria Math" w:eastAsia="Times New Roman" w:hAnsi="Cambria Math"/>
                                <w:sz w:val="26"/>
                                <w:szCs w:val="26"/>
                              </w:rPr>
                              <m:t>k</m:t>
                            </m:r>
                          </w:ins>
                        </m:sub>
                      </m:sSub>
                    </m:e>
                  </m:d>
                  <m:sSub>
                    <m:sSubPr>
                      <m:ctrlPr>
                        <w:ins w:id="7260" w:author="The Si Tran" w:date="2012-12-06T03:24:00Z">
                          <w:rPr>
                            <w:rFonts w:ascii="Cambria Math" w:eastAsia="Times New Roman" w:hAnsi="Cambria Math"/>
                            <w:i/>
                            <w:sz w:val="26"/>
                            <w:szCs w:val="26"/>
                          </w:rPr>
                        </w:ins>
                      </m:ctrlPr>
                    </m:sSubPr>
                    <m:e>
                      <w:ins w:id="7261" w:author="The Si Tran" w:date="2012-12-06T03:24:00Z">
                        <m:r>
                          <w:rPr>
                            <w:rFonts w:ascii="Cambria Math" w:eastAsia="Times New Roman" w:hAnsi="Cambria Math"/>
                            <w:sz w:val="26"/>
                            <w:szCs w:val="26"/>
                          </w:rPr>
                          <m:t>w</m:t>
                        </m:r>
                      </w:ins>
                    </m:e>
                    <m:sub>
                      <w:ins w:id="7262" w:author="The Si Tran" w:date="2012-12-06T03:24:00Z">
                        <m:r>
                          <w:rPr>
                            <w:rFonts w:ascii="Cambria Math" w:eastAsia="Times New Roman" w:hAnsi="Cambria Math"/>
                            <w:sz w:val="26"/>
                            <w:szCs w:val="26"/>
                          </w:rPr>
                          <m:t>ki</m:t>
                        </m:r>
                      </w:ins>
                    </m:sub>
                  </m:sSub>
                </m:e>
              </m:nary>
            </m:e>
          </m:d>
          <w:ins w:id="7263" w:author="The Si Tran" w:date="2012-12-06T03:24:00Z">
            <m:r>
              <w:rPr>
                <w:rFonts w:ascii="Cambria Math" w:hAnsi="Cambria Math"/>
                <w:sz w:val="26"/>
                <w:szCs w:val="26"/>
              </w:rPr>
              <m:t>*</m:t>
            </m:r>
          </w:ins>
          <m:sSup>
            <m:sSupPr>
              <m:ctrlPr>
                <w:ins w:id="7264" w:author="The Si Tran" w:date="2012-12-06T03:25:00Z">
                  <w:rPr>
                    <w:rFonts w:ascii="Cambria Math" w:eastAsia="Times New Roman" w:hAnsi="Cambria Math"/>
                    <w:i/>
                    <w:sz w:val="26"/>
                    <w:szCs w:val="26"/>
                  </w:rPr>
                </w:ins>
              </m:ctrlPr>
            </m:sSupPr>
            <m:e>
              <w:ins w:id="7265" w:author="The Si Tran" w:date="2012-12-06T03:25:00Z">
                <m:r>
                  <w:rPr>
                    <w:rFonts w:ascii="Cambria Math" w:hAnsi="Cambria Math"/>
                    <w:sz w:val="26"/>
                    <w:szCs w:val="26"/>
                  </w:rPr>
                  <m:t>f</m:t>
                </m:r>
              </w:ins>
            </m:e>
            <m:sup>
              <w:ins w:id="7266" w:author="The Si Tran" w:date="2012-12-06T03:25:00Z">
                <m:r>
                  <w:rPr>
                    <w:rFonts w:ascii="Cambria Math" w:hAnsi="Cambria Math"/>
                    <w:sz w:val="26"/>
                    <w:szCs w:val="26"/>
                  </w:rPr>
                  <m:t>'</m:t>
                </m:r>
              </w:ins>
            </m:sup>
          </m:sSup>
          <m:d>
            <m:dPr>
              <m:ctrlPr>
                <w:ins w:id="7267" w:author="The Si Tran" w:date="2012-12-06T03:25:00Z">
                  <w:rPr>
                    <w:rFonts w:ascii="Cambria Math" w:hAnsi="Cambria Math"/>
                    <w:i/>
                    <w:sz w:val="26"/>
                    <w:szCs w:val="26"/>
                  </w:rPr>
                </w:ins>
              </m:ctrlPr>
            </m:dPr>
            <m:e>
              <m:sSub>
                <m:sSubPr>
                  <m:ctrlPr>
                    <w:ins w:id="7268" w:author="The Si Tran" w:date="2012-12-06T03:25:00Z">
                      <w:rPr>
                        <w:rFonts w:ascii="Cambria Math" w:eastAsia="Times New Roman" w:hAnsi="Cambria Math"/>
                        <w:i/>
                        <w:sz w:val="26"/>
                        <w:szCs w:val="26"/>
                      </w:rPr>
                    </w:ins>
                  </m:ctrlPr>
                </m:sSubPr>
                <m:e>
                  <w:ins w:id="7269" w:author="The Si Tran" w:date="2012-12-06T03:25:00Z">
                    <m:r>
                      <w:rPr>
                        <w:rFonts w:ascii="Cambria Math" w:hAnsi="Cambria Math"/>
                        <w:sz w:val="26"/>
                        <w:szCs w:val="26"/>
                      </w:rPr>
                      <m:t>net</m:t>
                    </m:r>
                  </w:ins>
                </m:e>
                <m:sub>
                  <w:ins w:id="7270" w:author="The Si Tran" w:date="2012-12-06T03:25:00Z">
                    <m:r>
                      <w:rPr>
                        <w:rFonts w:ascii="Cambria Math" w:hAnsi="Cambria Math"/>
                        <w:sz w:val="26"/>
                        <w:szCs w:val="26"/>
                      </w:rPr>
                      <m:t>i</m:t>
                    </m:r>
                  </w:ins>
                </m:sub>
              </m:sSub>
            </m:e>
          </m:d>
          <m:sSub>
            <m:sSubPr>
              <m:ctrlPr>
                <w:ins w:id="7271" w:author="The Si Tran" w:date="2012-12-06T03:25:00Z">
                  <w:rPr>
                    <w:rFonts w:ascii="Cambria Math" w:eastAsia="Times New Roman" w:hAnsi="Cambria Math"/>
                    <w:i/>
                    <w:sz w:val="26"/>
                    <w:szCs w:val="26"/>
                  </w:rPr>
                </w:ins>
              </m:ctrlPr>
            </m:sSubPr>
            <m:e>
              <w:ins w:id="7272" w:author="The Si Tran" w:date="2012-12-06T03:25:00Z">
                <m:r>
                  <w:rPr>
                    <w:rFonts w:ascii="Cambria Math" w:hAnsi="Cambria Math"/>
                    <w:sz w:val="26"/>
                    <w:szCs w:val="26"/>
                  </w:rPr>
                  <m:t>o</m:t>
                </m:r>
              </w:ins>
            </m:e>
            <m:sub>
              <w:ins w:id="7273"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274" w:author="The Si Tran" w:date="2012-12-06T03:25:00Z">
        <w:r w:rsidRPr="00AF1345" w:rsidDel="005B51B1">
          <w:rPr>
            <w:rFonts w:ascii="Times New Roman" w:hAnsi="Times New Roman"/>
            <w:position w:val="-32"/>
            <w:sz w:val="26"/>
            <w:szCs w:val="26"/>
          </w:rPr>
          <w:object w:dxaOrig="4940" w:dyaOrig="700" w14:anchorId="4DC3F1FF">
            <v:shape id="_x0000_i1131" type="#_x0000_t75" style="width:331.2pt;height:50.7pt" o:ole="">
              <v:imagedata r:id="rId262" o:title=""/>
            </v:shape>
            <o:OLEObject Type="Embed" ProgID="Equation.DSMT4" ShapeID="_x0000_i1131" DrawAspect="Content" ObjectID="_1417211268" r:id="rId263"/>
          </w:object>
        </w:r>
      </w:del>
    </w:p>
    <w:p w14:paraId="1B4AB723" w14:textId="4F7D63EE" w:rsidR="0088753F" w:rsidRPr="0049233F" w:rsidRDefault="0088753F">
      <w:pPr>
        <w:pPrChange w:id="7275"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276" w:author="The Si Tran" w:date="2012-12-06T03:26:00Z"/>
        </w:rPr>
        <w:pPrChange w:id="7277" w:author="The Si Tran" w:date="2012-12-16T08:26:00Z">
          <w:pPr>
            <w:pStyle w:val="ListParagraph"/>
            <w:tabs>
              <w:tab w:val="left" w:pos="720"/>
            </w:tabs>
            <w:spacing w:after="0" w:line="360" w:lineRule="auto"/>
            <w:ind w:left="0" w:firstLine="720"/>
          </w:pPr>
        </w:pPrChange>
      </w:pPr>
      <w:ins w:id="7278" w:author="The Si Tran" w:date="2012-12-14T05:54:00Z">
        <w:r w:rsidRPr="00032D83">
          <w:rPr>
            <w:noProof/>
            <w:rPrChange w:id="7279">
              <w:rPr>
                <w:noProof/>
              </w:rPr>
            </w:rPrChange>
          </w:rPr>
          <mc:AlternateContent>
            <mc:Choice Requires="wps">
              <w:drawing>
                <wp:anchor distT="0" distB="0" distL="114300" distR="114300" simplePos="0" relativeHeight="251674112" behindDoc="0" locked="0" layoutInCell="1" allowOverlap="1" wp14:anchorId="404F4B27" wp14:editId="280B81C2">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276DB6" w:rsidRDefault="00276DB6">
                              <w:pPr>
                                <w:pStyle w:val="EquationIndex"/>
                                <w:pPrChange w:id="7280" w:author="The Si Tran" w:date="2012-12-16T08:25:00Z">
                                  <w:pPr/>
                                </w:pPrChange>
                              </w:pPr>
                              <w:ins w:id="7281" w:author="The Si Tran" w:date="2012-12-06T02:41:00Z">
                                <w:r>
                                  <w:t>(4.</w:t>
                                </w:r>
                              </w:ins>
                              <w:ins w:id="7282" w:author="The Si Tran" w:date="2012-12-06T02:44:00Z">
                                <w:r>
                                  <w:t>12</w:t>
                                </w:r>
                              </w:ins>
                              <w:ins w:id="72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3" type="#_x0000_t202" style="position:absolute;left:0;text-align:left;margin-left:406.45pt;margin-top:36.95pt;width:46.85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wY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y2jfAHOqNugLT91sBSeva1TvRoR4&#10;LzyGCQXHgoh3+GhDYJ+2J84W5H+9Jk949Di0nK0xnCUPP5fCK87MV4vuH/eHwzTN+TIcfRzg4o81&#10;82ONXTaXhJboYxU5mY8JH83uqD01T9gjsxQVKmElYpc87o6XsVsZ2ENSzWYZhPl1It7YByeT60Rz&#10;6s3H9kl4t23giM6/pd0Yi8mLPu6wydLSbBlJ17nJE9Edq9sCYPZz72/3VFoux/eMOmzT6W8A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6OFcG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276DB6" w:rsidRDefault="00276DB6">
                        <w:pPr>
                          <w:pStyle w:val="EquationIndex"/>
                          <w:pPrChange w:id="7284" w:author="The Si Tran" w:date="2012-12-16T08:25:00Z">
                            <w:pPr/>
                          </w:pPrChange>
                        </w:pPr>
                        <w:ins w:id="7285" w:author="The Si Tran" w:date="2012-12-06T02:41:00Z">
                          <w:r>
                            <w:t>(4.</w:t>
                          </w:r>
                        </w:ins>
                        <w:ins w:id="7286" w:author="The Si Tran" w:date="2012-12-06T02:44:00Z">
                          <w:r>
                            <w:t>12</w:t>
                          </w:r>
                        </w:ins>
                        <w:ins w:id="7287"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288" w:author="The Si Tran" w:date="2012-12-06T03:30:00Z"/>
          <w:rFonts w:ascii="Times New Roman" w:hAnsi="Times New Roman"/>
          <w:sz w:val="26"/>
          <w:szCs w:val="26"/>
        </w:rPr>
        <w:pPrChange w:id="7289" w:author="The Si Tran" w:date="2012-12-14T06:17:00Z">
          <w:pPr>
            <w:pStyle w:val="ListParagraph"/>
            <w:tabs>
              <w:tab w:val="left" w:pos="720"/>
            </w:tabs>
            <w:spacing w:after="0" w:line="360" w:lineRule="auto"/>
            <w:ind w:left="0" w:firstLine="720"/>
          </w:pPr>
        </w:pPrChange>
      </w:pPr>
      <w:ins w:id="7290" w:author="The Si Tran" w:date="2012-12-14T05:55:00Z">
        <w:r w:rsidRPr="00032D83">
          <w:rPr>
            <w:noProof/>
            <w:szCs w:val="26"/>
            <w:rPrChange w:id="7291">
              <w:rPr>
                <w:noProof/>
              </w:rPr>
            </w:rPrChange>
          </w:rPr>
          <mc:AlternateContent>
            <mc:Choice Requires="wps">
              <w:drawing>
                <wp:anchor distT="0" distB="0" distL="114300" distR="114300" simplePos="0" relativeHeight="251677184" behindDoc="0" locked="0" layoutInCell="1" allowOverlap="1" wp14:anchorId="78175529" wp14:editId="5C7DABA4">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276DB6" w:rsidRDefault="00276DB6">
                              <w:pPr>
                                <w:pStyle w:val="EquationIndex"/>
                                <w:pPrChange w:id="7292" w:author="The Si Tran" w:date="2012-12-16T08:25:00Z">
                                  <w:pPr/>
                                </w:pPrChange>
                              </w:pPr>
                              <w:ins w:id="7293" w:author="The Si Tran" w:date="2012-12-06T02:41:00Z">
                                <w:r>
                                  <w:t>(4.</w:t>
                                </w:r>
                              </w:ins>
                              <w:ins w:id="7294" w:author="The Si Tran" w:date="2012-12-06T02:44:00Z">
                                <w:r>
                                  <w:t>13</w:t>
                                </w:r>
                              </w:ins>
                              <w:ins w:id="729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4" type="#_x0000_t202" style="position:absolute;left:0;text-align:left;margin-left:406.4pt;margin-top:25.55pt;width:46.85pt;height:28.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MZ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" fillcolor="white [3201]" stroked="f" strokeweight=".5pt">
                  <v:textbox>
                    <w:txbxContent>
                      <w:p w14:paraId="783F0A0F" w14:textId="385B313A" w:rsidR="00276DB6" w:rsidRDefault="00276DB6">
                        <w:pPr>
                          <w:pStyle w:val="EquationIndex"/>
                          <w:pPrChange w:id="7296" w:author="The Si Tran" w:date="2012-12-16T08:25:00Z">
                            <w:pPr/>
                          </w:pPrChange>
                        </w:pPr>
                        <w:ins w:id="7297" w:author="The Si Tran" w:date="2012-12-06T02:41:00Z">
                          <w:r>
                            <w:t>(4.</w:t>
                          </w:r>
                        </w:ins>
                        <w:ins w:id="7298" w:author="The Si Tran" w:date="2012-12-06T02:44:00Z">
                          <w:r>
                            <w:t>13</w:t>
                          </w:r>
                        </w:ins>
                        <w:ins w:id="7299" w:author="The Si Tran" w:date="2012-12-06T02:41:00Z">
                          <w:r>
                            <w:t>)</w:t>
                          </w:r>
                        </w:ins>
                      </w:p>
                    </w:txbxContent>
                  </v:textbox>
                </v:shape>
              </w:pict>
            </mc:Fallback>
          </mc:AlternateContent>
        </w:r>
      </w:ins>
      <w:ins w:id="7300"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301" w:author="The Si Tran" w:date="2012-12-06T03:30:00Z"/>
          <w:rFonts w:ascii="Times New Roman" w:hAnsi="Times New Roman"/>
          <w:sz w:val="26"/>
          <w:szCs w:val="26"/>
        </w:rPr>
        <w:pPrChange w:id="7302" w:author="The Si Tran" w:date="2012-12-14T06:17:00Z">
          <w:pPr>
            <w:pStyle w:val="ListParagraph"/>
            <w:tabs>
              <w:tab w:val="left" w:pos="720"/>
            </w:tabs>
            <w:spacing w:after="0" w:line="360" w:lineRule="auto"/>
            <w:ind w:left="0" w:firstLine="720"/>
          </w:pPr>
        </w:pPrChange>
      </w:pPr>
      <w:ins w:id="7303"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304" w:author="The Si Tran" w:date="2012-12-06T03:30:00Z">
            <w:rPr/>
          </w:rPrChange>
        </w:rPr>
        <w:pPrChange w:id="7305" w:author="The Si Tran" w:date="2012-12-14T06:17:00Z">
          <w:pPr>
            <w:pStyle w:val="ListParagraph"/>
            <w:spacing w:after="0" w:line="360" w:lineRule="auto"/>
            <w:ind w:left="0" w:firstLine="720"/>
          </w:pPr>
        </w:pPrChange>
      </w:pPr>
      <w:del w:id="7306" w:author="The Si Tran" w:date="2012-12-06T03:30:00Z">
        <w:r w:rsidRPr="00AF1345" w:rsidDel="00962DC9">
          <w:object w:dxaOrig="4040" w:dyaOrig="1040" w14:anchorId="7127A6C4">
            <v:shape id="_x0000_i1132" type="#_x0000_t75" style="width:266.7pt;height:1in" o:ole="">
              <v:imagedata r:id="rId264" o:title=""/>
            </v:shape>
            <o:OLEObject Type="Embed" ProgID="Equation.DSMT4" ShapeID="_x0000_i1132" DrawAspect="Content" ObjectID="_1417211269" r:id="rId265"/>
          </w:object>
        </w:r>
      </w:del>
    </w:p>
    <w:p w14:paraId="41B71683" w14:textId="60BCD495" w:rsidR="0088753F" w:rsidRPr="0049233F" w:rsidRDefault="0088753F">
      <w:pPr>
        <w:pPrChange w:id="7307"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3" type="#_x0000_t75" style="width:7.5pt;height:13.8pt" o:ole="">
            <v:imagedata r:id="rId266" o:title=""/>
          </v:shape>
          <o:OLEObject Type="Embed" ProgID="Equation.DSMT4" ShapeID="_x0000_i1133" DrawAspect="Content" ObjectID="_1417211270"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308"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309"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310"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311"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312" w:name="OLE_LINK1"/>
      <w:r w:rsidRPr="0049233F">
        <w:t>oscillation</w:t>
      </w:r>
      <w:bookmarkEnd w:id="7312"/>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4" type="#_x0000_t75" style="width:13.8pt;height:13.8pt" o:ole="">
            <v:imagedata r:id="rId268" o:title=""/>
          </v:shape>
          <o:OLEObject Type="Embed" ProgID="Equation.DSMT4" ShapeID="_x0000_i1134" DrawAspect="Content" ObjectID="_1417211271" r:id="rId269"/>
        </w:object>
      </w:r>
      <w:r w:rsidRPr="0049233F">
        <w:t xml:space="preserve"> nhỏ, nếu đạo hàm riêng phần lớn thì </w:t>
      </w:r>
      <w:r w:rsidRPr="0049233F">
        <w:rPr>
          <w:position w:val="-6"/>
          <w:rPrChange w:id="7313" w:author="The Si Tran" w:date="2012-12-05T23:02:00Z">
            <w:rPr>
              <w:position w:val="-6"/>
            </w:rPr>
          </w:rPrChange>
        </w:rPr>
        <w:object w:dxaOrig="380" w:dyaOrig="279" w14:anchorId="1B8537DF">
          <v:shape id="_x0000_i1135" type="#_x0000_t75" style="width:13.8pt;height:13.8pt" o:ole="">
            <v:imagedata r:id="rId268" o:title=""/>
          </v:shape>
          <o:OLEObject Type="Embed" ProgID="Equation.DSMT4" ShapeID="_x0000_i1135" DrawAspect="Content" ObjectID="_1417211272"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314" w:author="The Si Tran" w:date="2012-12-06T03:34:00Z"/>
        </w:rPr>
        <w:pPrChange w:id="7315" w:author="The Si Tran" w:date="2012-12-16T08:27:00Z">
          <w:pPr>
            <w:pStyle w:val="ListParagraph"/>
            <w:spacing w:after="0" w:line="360" w:lineRule="auto"/>
            <w:ind w:left="0" w:firstLine="720"/>
          </w:pPr>
        </w:pPrChange>
      </w:pPr>
      <w:ins w:id="7316" w:author="The Si Tran" w:date="2012-12-14T05:55:00Z">
        <w:r w:rsidRPr="00032D83">
          <w:rPr>
            <w:noProof/>
            <w:rPrChange w:id="7317">
              <w:rPr>
                <w:noProof/>
              </w:rPr>
            </w:rPrChange>
          </w:rPr>
          <mc:AlternateContent>
            <mc:Choice Requires="wps">
              <w:drawing>
                <wp:anchor distT="0" distB="0" distL="114300" distR="114300" simplePos="0" relativeHeight="251679232" behindDoc="0" locked="0" layoutInCell="1" allowOverlap="1" wp14:anchorId="6A99BEC4" wp14:editId="5C2EAD4F">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276DB6" w:rsidRDefault="00276DB6">
                              <w:pPr>
                                <w:pStyle w:val="EquationIndex"/>
                                <w:pPrChange w:id="7318" w:author="The Si Tran" w:date="2012-12-16T08:27:00Z">
                                  <w:pPr/>
                                </w:pPrChange>
                              </w:pPr>
                              <w:ins w:id="7319" w:author="The Si Tran" w:date="2012-12-06T02:41:00Z">
                                <w:r>
                                  <w:t>(4.</w:t>
                                </w:r>
                              </w:ins>
                              <w:ins w:id="7320" w:author="The Si Tran" w:date="2012-12-06T02:44:00Z">
                                <w:r>
                                  <w:t>14</w:t>
                                </w:r>
                              </w:ins>
                              <w:ins w:id="732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5" type="#_x0000_t202" style="position:absolute;left:0;text-align:left;margin-left:406.4pt;margin-top:42.7pt;width:46.85pt;height:28.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575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XnfACuo9tgXHtrZCo7fKKzeLQvx&#10;gXkcJiw4Loh4jx+pAdmH7kTJBvyv1+QJjz2OWkpqHM6Shp9b5gUl+qvF7p8OLy7SNOfLxfjjCC/+&#10;VLM61dituQJsiSGuIsfzMeGj7o/Sg3nGPbJMUVHFLMfYJY398Sq2KwP3EBfLZQbh/DoWb+2j48l1&#10;ojn15lPzzLzrGjhi599BP8Zs9qKPW2yytLDcRpAqN3kiumW1KwDOfu79bk+l5XJ6z6jjNl38Bg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PpLnvm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276DB6" w:rsidRDefault="00276DB6">
                        <w:pPr>
                          <w:pStyle w:val="EquationIndex"/>
                          <w:pPrChange w:id="7322" w:author="The Si Tran" w:date="2012-12-16T08:27:00Z">
                            <w:pPr/>
                          </w:pPrChange>
                        </w:pPr>
                        <w:ins w:id="7323" w:author="The Si Tran" w:date="2012-12-06T02:41:00Z">
                          <w:r>
                            <w:t>(4.</w:t>
                          </w:r>
                        </w:ins>
                        <w:ins w:id="7324" w:author="The Si Tran" w:date="2012-12-06T02:44:00Z">
                          <w:r>
                            <w:t>14</w:t>
                          </w:r>
                        </w:ins>
                        <w:ins w:id="7325"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326" w:author="The Si Tran" w:date="2012-12-06T03:31:00Z"/>
          <w:rPrChange w:id="7327" w:author="The Si Tran" w:date="2012-12-06T03:34:00Z">
            <w:rPr>
              <w:ins w:id="7328" w:author="The Si Tran" w:date="2012-12-06T03:31:00Z"/>
            </w:rPr>
          </w:rPrChange>
        </w:rPr>
        <w:pPrChange w:id="7329" w:author="The Si Tran" w:date="2012-12-16T08:27:00Z">
          <w:pPr>
            <w:pStyle w:val="ListParagraph"/>
            <w:spacing w:after="0" w:line="360" w:lineRule="auto"/>
            <w:ind w:left="0" w:firstLine="720"/>
          </w:pPr>
        </w:pPrChange>
      </w:pPr>
      <w:del w:id="7330" w:author="The Si Tran" w:date="2012-12-06T03:34:00Z">
        <w:r w:rsidRPr="0049233F" w:rsidDel="003B3962">
          <w:rPr>
            <w:rPrChange w:id="7331" w:author="The Si Tran" w:date="2012-12-05T23:02:00Z">
              <w:rPr/>
            </w:rPrChange>
          </w:rPr>
          <w:object w:dxaOrig="4760" w:dyaOrig="700" w14:anchorId="60BD1AD6">
            <v:shape id="_x0000_i1136" type="#_x0000_t75" style="width:303.05pt;height:43.85pt" o:ole="">
              <v:imagedata r:id="rId271" o:title=""/>
            </v:shape>
            <o:OLEObject Type="Embed" ProgID="Equation.DSMT4" ShapeID="_x0000_i1136" DrawAspect="Content" ObjectID="_1417211273" r:id="rId272"/>
          </w:object>
        </w:r>
      </w:del>
    </w:p>
    <w:p w14:paraId="46D768F1" w14:textId="4DAB363F" w:rsidR="00673068" w:rsidRPr="007E3E87" w:rsidRDefault="00D35DF6">
      <w:pPr>
        <w:pStyle w:val="ListParagraph"/>
        <w:spacing w:after="0" w:line="360" w:lineRule="auto"/>
        <w:ind w:firstLine="720"/>
        <w:rPr>
          <w:rFonts w:ascii="Times New Roman" w:hAnsi="Times New Roman"/>
          <w:sz w:val="26"/>
          <w:szCs w:val="26"/>
        </w:rPr>
        <w:pPrChange w:id="7332" w:author="The Si Tran" w:date="2012-12-06T03:34:00Z">
          <w:pPr>
            <w:pStyle w:val="ListParagraph"/>
            <w:spacing w:after="0" w:line="360" w:lineRule="auto"/>
            <w:ind w:left="0" w:firstLine="720"/>
          </w:pPr>
        </w:pPrChange>
      </w:pPr>
      <m:oMathPara>
        <m:oMathParaPr>
          <m:jc m:val="center"/>
        </m:oMathParaPr>
        <m:oMath>
          <m:f>
            <m:fPr>
              <m:ctrlPr>
                <w:ins w:id="7333" w:author="The Si Tran" w:date="2012-12-06T03:32:00Z">
                  <w:rPr>
                    <w:rFonts w:ascii="Cambria Math" w:eastAsia="Times New Roman" w:hAnsi="Cambria Math"/>
                    <w:i/>
                    <w:sz w:val="26"/>
                    <w:szCs w:val="26"/>
                  </w:rPr>
                </w:ins>
              </m:ctrlPr>
            </m:fPr>
            <m:num>
              <w:ins w:id="7334" w:author="The Si Tran" w:date="2012-12-06T03:32:00Z">
                <m:r>
                  <w:rPr>
                    <w:rFonts w:ascii="Cambria Math" w:hAnsi="Cambria Math"/>
                    <w:sz w:val="26"/>
                    <w:szCs w:val="26"/>
                  </w:rPr>
                  <m:t>∂E</m:t>
                </m:r>
              </w:ins>
            </m:num>
            <m:den>
              <w:ins w:id="7335" w:author="The Si Tran" w:date="2012-12-06T03:32:00Z">
                <m:r>
                  <w:rPr>
                    <w:rFonts w:ascii="Cambria Math" w:hAnsi="Cambria Math"/>
                    <w:sz w:val="26"/>
                    <w:szCs w:val="26"/>
                  </w:rPr>
                  <m:t>∂</m:t>
                </m:r>
              </w:ins>
              <m:sSub>
                <m:sSubPr>
                  <m:ctrlPr>
                    <w:ins w:id="7336" w:author="The Si Tran" w:date="2012-12-06T03:32:00Z">
                      <w:rPr>
                        <w:rFonts w:ascii="Cambria Math" w:eastAsia="Times New Roman" w:hAnsi="Cambria Math"/>
                        <w:i/>
                        <w:sz w:val="26"/>
                        <w:szCs w:val="26"/>
                      </w:rPr>
                    </w:ins>
                  </m:ctrlPr>
                </m:sSubPr>
                <m:e>
                  <w:ins w:id="7337" w:author="The Si Tran" w:date="2012-12-06T03:32:00Z">
                    <m:r>
                      <w:rPr>
                        <w:rFonts w:ascii="Cambria Math" w:hAnsi="Cambria Math"/>
                        <w:sz w:val="26"/>
                        <w:szCs w:val="26"/>
                      </w:rPr>
                      <m:t>w</m:t>
                    </m:r>
                  </w:ins>
                </m:e>
                <m:sub>
                  <w:ins w:id="7338" w:author="The Si Tran" w:date="2012-12-06T03:32:00Z">
                    <m:r>
                      <w:rPr>
                        <w:rFonts w:ascii="Cambria Math" w:hAnsi="Cambria Math"/>
                        <w:sz w:val="26"/>
                        <w:szCs w:val="26"/>
                      </w:rPr>
                      <m:t>ij</m:t>
                    </m:r>
                  </w:ins>
                </m:sub>
              </m:sSub>
            </m:den>
          </m:f>
          <w:ins w:id="7339" w:author="The Si Tran" w:date="2012-12-06T03:32:00Z">
            <m:r>
              <w:rPr>
                <w:rFonts w:ascii="Cambria Math" w:hAnsi="Cambria Math"/>
                <w:sz w:val="26"/>
                <w:szCs w:val="26"/>
              </w:rPr>
              <m:t xml:space="preserve">  ∆</m:t>
            </m:r>
          </w:ins>
          <m:sSub>
            <m:sSubPr>
              <m:ctrlPr>
                <w:ins w:id="7340" w:author="The Si Tran" w:date="2012-12-06T03:32:00Z">
                  <w:rPr>
                    <w:rFonts w:ascii="Cambria Math" w:hAnsi="Cambria Math"/>
                    <w:i/>
                    <w:sz w:val="26"/>
                    <w:szCs w:val="26"/>
                  </w:rPr>
                </w:ins>
              </m:ctrlPr>
            </m:sSubPr>
            <m:e>
              <w:ins w:id="7341" w:author="The Si Tran" w:date="2012-12-06T03:32:00Z">
                <m:r>
                  <w:rPr>
                    <w:rFonts w:ascii="Cambria Math" w:hAnsi="Cambria Math"/>
                    <w:sz w:val="26"/>
                    <w:szCs w:val="26"/>
                  </w:rPr>
                  <m:t>w</m:t>
                </m:r>
              </w:ins>
            </m:e>
            <m:sub>
              <w:ins w:id="7342" w:author="The Si Tran" w:date="2012-12-06T03:32:00Z">
                <m:r>
                  <w:rPr>
                    <w:rFonts w:ascii="Cambria Math" w:hAnsi="Cambria Math"/>
                    <w:sz w:val="26"/>
                    <w:szCs w:val="26"/>
                  </w:rPr>
                  <m:t>ij</m:t>
                </m:r>
              </w:ins>
            </m:sub>
          </m:sSub>
          <m:d>
            <m:dPr>
              <m:ctrlPr>
                <w:ins w:id="7343" w:author="The Si Tran" w:date="2012-12-06T03:32:00Z">
                  <w:rPr>
                    <w:rFonts w:ascii="Cambria Math" w:hAnsi="Cambria Math"/>
                    <w:i/>
                    <w:sz w:val="26"/>
                    <w:szCs w:val="26"/>
                  </w:rPr>
                </w:ins>
              </m:ctrlPr>
            </m:dPr>
            <m:e>
              <w:ins w:id="7344" w:author="The Si Tran" w:date="2012-12-06T03:32:00Z">
                <m:r>
                  <w:rPr>
                    <w:rFonts w:ascii="Cambria Math" w:hAnsi="Cambria Math"/>
                    <w:sz w:val="26"/>
                    <w:szCs w:val="26"/>
                  </w:rPr>
                  <m:t>t</m:t>
                </m:r>
              </w:ins>
            </m:e>
          </m:d>
          <w:ins w:id="7345" w:author="The Si Tran" w:date="2012-12-06T03:32:00Z">
            <m:r>
              <w:rPr>
                <w:rFonts w:ascii="Cambria Math" w:hAnsi="Cambria Math"/>
                <w:sz w:val="26"/>
                <w:szCs w:val="26"/>
              </w:rPr>
              <m:t>=-</m:t>
            </m:r>
          </w:ins>
          <w:ins w:id="7346" w:author="The Si Tran" w:date="2012-12-06T03:33:00Z">
            <m:r>
              <w:rPr>
                <w:rFonts w:ascii="Cambria Math" w:hAnsi="Cambria Math"/>
                <w:sz w:val="26"/>
                <w:szCs w:val="26"/>
              </w:rPr>
              <m:t>η</m:t>
            </m:r>
          </w:ins>
          <m:f>
            <m:fPr>
              <m:ctrlPr>
                <w:ins w:id="7347" w:author="The Si Tran" w:date="2012-12-06T03:33:00Z">
                  <w:rPr>
                    <w:rFonts w:ascii="Cambria Math" w:hAnsi="Cambria Math"/>
                    <w:i/>
                    <w:sz w:val="26"/>
                    <w:szCs w:val="26"/>
                  </w:rPr>
                </w:ins>
              </m:ctrlPr>
            </m:fPr>
            <m:num>
              <w:ins w:id="7348" w:author="The Si Tran" w:date="2012-12-06T03:33:00Z">
                <m:r>
                  <w:rPr>
                    <w:rFonts w:ascii="Cambria Math" w:hAnsi="Cambria Math"/>
                    <w:sz w:val="26"/>
                    <w:szCs w:val="26"/>
                  </w:rPr>
                  <m:t>∂E</m:t>
                </m:r>
              </w:ins>
            </m:num>
            <m:den>
              <w:ins w:id="7349" w:author="The Si Tran" w:date="2012-12-06T03:33:00Z">
                <m:r>
                  <w:rPr>
                    <w:rFonts w:ascii="Cambria Math" w:hAnsi="Cambria Math"/>
                    <w:sz w:val="26"/>
                    <w:szCs w:val="26"/>
                  </w:rPr>
                  <m:t>∂</m:t>
                </m:r>
              </w:ins>
              <m:sSub>
                <m:sSubPr>
                  <m:ctrlPr>
                    <w:ins w:id="7350" w:author="The Si Tran" w:date="2012-12-06T03:33:00Z">
                      <w:rPr>
                        <w:rFonts w:ascii="Cambria Math" w:hAnsi="Cambria Math"/>
                        <w:i/>
                        <w:sz w:val="26"/>
                        <w:szCs w:val="26"/>
                      </w:rPr>
                    </w:ins>
                  </m:ctrlPr>
                </m:sSubPr>
                <m:e>
                  <w:ins w:id="7351" w:author="The Si Tran" w:date="2012-12-06T03:33:00Z">
                    <m:r>
                      <w:rPr>
                        <w:rFonts w:ascii="Cambria Math" w:hAnsi="Cambria Math"/>
                        <w:sz w:val="26"/>
                        <w:szCs w:val="26"/>
                      </w:rPr>
                      <m:t>w</m:t>
                    </m:r>
                  </w:ins>
                </m:e>
                <m:sub>
                  <w:ins w:id="7352" w:author="The Si Tran" w:date="2012-12-06T03:33:00Z">
                    <m:r>
                      <w:rPr>
                        <w:rFonts w:ascii="Cambria Math" w:hAnsi="Cambria Math"/>
                        <w:sz w:val="26"/>
                        <w:szCs w:val="26"/>
                      </w:rPr>
                      <m:t>ij</m:t>
                    </m:r>
                  </w:ins>
                </m:sub>
              </m:sSub>
            </m:den>
          </m:f>
          <m:d>
            <m:dPr>
              <m:ctrlPr>
                <w:ins w:id="7353" w:author="The Si Tran" w:date="2012-12-06T03:33:00Z">
                  <w:rPr>
                    <w:rFonts w:ascii="Cambria Math" w:hAnsi="Cambria Math"/>
                    <w:i/>
                    <w:sz w:val="26"/>
                    <w:szCs w:val="26"/>
                  </w:rPr>
                </w:ins>
              </m:ctrlPr>
            </m:dPr>
            <m:e>
              <w:ins w:id="7354" w:author="The Si Tran" w:date="2012-12-06T03:33:00Z">
                <m:r>
                  <w:rPr>
                    <w:rFonts w:ascii="Cambria Math" w:hAnsi="Cambria Math"/>
                    <w:sz w:val="26"/>
                    <w:szCs w:val="26"/>
                  </w:rPr>
                  <m:t>t</m:t>
                </m:r>
              </w:ins>
            </m:e>
          </m:d>
          <w:ins w:id="7355" w:author="The Si Tran" w:date="2012-12-06T03:33:00Z">
            <m:r>
              <w:rPr>
                <w:rFonts w:ascii="Cambria Math" w:hAnsi="Cambria Math"/>
                <w:sz w:val="26"/>
                <w:szCs w:val="26"/>
              </w:rPr>
              <m:t>+μ*∆</m:t>
            </m:r>
          </w:ins>
          <m:sSub>
            <m:sSubPr>
              <m:ctrlPr>
                <w:ins w:id="7356" w:author="The Si Tran" w:date="2012-12-06T03:34:00Z">
                  <w:rPr>
                    <w:rFonts w:ascii="Cambria Math" w:hAnsi="Cambria Math"/>
                    <w:i/>
                    <w:sz w:val="26"/>
                    <w:szCs w:val="26"/>
                  </w:rPr>
                </w:ins>
              </m:ctrlPr>
            </m:sSubPr>
            <m:e>
              <w:ins w:id="7357" w:author="The Si Tran" w:date="2012-12-06T03:34:00Z">
                <m:r>
                  <w:rPr>
                    <w:rFonts w:ascii="Cambria Math" w:hAnsi="Cambria Math"/>
                    <w:sz w:val="26"/>
                    <w:szCs w:val="26"/>
                  </w:rPr>
                  <m:t>w</m:t>
                </m:r>
              </w:ins>
            </m:e>
            <m:sub>
              <w:ins w:id="7358" w:author="The Si Tran" w:date="2012-12-06T03:34:00Z">
                <m:r>
                  <w:rPr>
                    <w:rFonts w:ascii="Cambria Math" w:hAnsi="Cambria Math"/>
                    <w:sz w:val="26"/>
                    <w:szCs w:val="26"/>
                  </w:rPr>
                  <m:t>ij</m:t>
                </m:r>
              </w:ins>
            </m:sub>
          </m:sSub>
          <m:d>
            <m:dPr>
              <m:ctrlPr>
                <w:ins w:id="7359" w:author="The Si Tran" w:date="2012-12-06T03:34:00Z">
                  <w:rPr>
                    <w:rFonts w:ascii="Cambria Math" w:hAnsi="Cambria Math"/>
                    <w:i/>
                    <w:sz w:val="26"/>
                    <w:szCs w:val="26"/>
                  </w:rPr>
                </w:ins>
              </m:ctrlPr>
            </m:dPr>
            <m:e>
              <w:ins w:id="7360" w:author="The Si Tran" w:date="2012-12-06T03:34:00Z">
                <m:r>
                  <w:rPr>
                    <w:rFonts w:ascii="Cambria Math" w:hAnsi="Cambria Math"/>
                    <w:sz w:val="26"/>
                    <w:szCs w:val="26"/>
                  </w:rPr>
                  <m:t>t-1</m:t>
                </m:r>
              </w:ins>
            </m:e>
          </m:d>
          <w:ins w:id="7361"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362"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7" type="#_x0000_t75" style="width:13.75pt;height:13.75pt" o:ole="">
            <v:imagedata r:id="rId273" o:title=""/>
          </v:shape>
          <o:OLEObject Type="Embed" ProgID="Equation.DSMT4" ShapeID="_x0000_i1137" DrawAspect="Content" ObjectID="_1417211274" r:id="rId274"/>
        </w:object>
      </w:r>
      <w:r w:rsidRPr="0049233F">
        <w:t xml:space="preserve">có tác dụng điều chỉnh mức độ ảnh hưởng của giá trị </w:t>
      </w:r>
      <w:r w:rsidRPr="00AF1345">
        <w:rPr>
          <w:position w:val="-14"/>
        </w:rPr>
        <w:object w:dxaOrig="999" w:dyaOrig="380" w14:anchorId="1C554B0E">
          <v:shape id="_x0000_i1138" type="#_x0000_t75" style="width:50.7pt;height:13.75pt" o:ole="">
            <v:imagedata r:id="rId275" o:title=""/>
          </v:shape>
          <o:OLEObject Type="Embed" ProgID="Equation.DSMT4" ShapeID="_x0000_i1138" DrawAspect="Content" ObjectID="_1417211275" r:id="rId276"/>
        </w:object>
      </w:r>
      <w:r w:rsidRPr="0049233F">
        <w:t xml:space="preserve">ở bước lặp trước lên giá trị </w:t>
      </w:r>
      <w:r w:rsidRPr="00AF1345">
        <w:rPr>
          <w:position w:val="-14"/>
        </w:rPr>
        <w:object w:dxaOrig="720" w:dyaOrig="380" w14:anchorId="0F2D06B2">
          <v:shape id="_x0000_i1139" type="#_x0000_t75" style="width:36.3pt;height:13.75pt" o:ole="">
            <v:imagedata r:id="rId277" o:title=""/>
          </v:shape>
          <o:OLEObject Type="Embed" ProgID="Equation.DSMT4" ShapeID="_x0000_i1139" DrawAspect="Content" ObjectID="_1417211276"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pPr>
        <w:rPr>
          <w:del w:id="7363" w:author="The Si Tran" w:date="2012-12-14T05:56:00Z"/>
        </w:rPr>
        <w:pPrChange w:id="7364"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pPr>
        <w:rPr>
          <w:del w:id="7365" w:author="The Si Tran" w:date="2012-12-14T05:56:00Z"/>
        </w:rPr>
        <w:pPrChange w:id="7366"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367" w:author="The Si Tran" w:date="2012-12-14T05:56:00Z"/>
        </w:rPr>
        <w:pPrChange w:id="7368" w:author="The Si Tran" w:date="2012-12-16T08:27:00Z">
          <w:pPr>
            <w:pStyle w:val="ListParagraph"/>
            <w:spacing w:after="0" w:line="360" w:lineRule="auto"/>
            <w:ind w:left="0" w:firstLine="720"/>
          </w:pPr>
        </w:pPrChange>
      </w:pPr>
    </w:p>
    <w:p w14:paraId="3B7999BD" w14:textId="4B4E647D" w:rsidR="0088753F" w:rsidDel="005457E8" w:rsidRDefault="0088753F">
      <w:pPr>
        <w:rPr>
          <w:del w:id="7369" w:author="The Si Tran" w:date="2012-12-14T05:56:00Z"/>
        </w:rPr>
        <w:pPrChange w:id="7370" w:author="The Si Tran" w:date="2012-12-16T08:27:00Z">
          <w:pPr>
            <w:pStyle w:val="ListParagraph"/>
            <w:spacing w:after="0" w:line="360" w:lineRule="auto"/>
            <w:ind w:left="0" w:firstLine="720"/>
          </w:pPr>
        </w:pPrChange>
      </w:pPr>
    </w:p>
    <w:p w14:paraId="430BB087" w14:textId="77777777" w:rsidR="0088753F" w:rsidRPr="0049233F" w:rsidRDefault="0088753F">
      <w:pPr>
        <w:pPrChange w:id="7371"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372"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373"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374"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375"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376"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0" type="#_x0000_t75" style="width:21.3pt;height:36.3pt" o:ole="">
                  <v:imagedata r:id="rId279" o:title=""/>
                </v:shape>
                <o:OLEObject Type="Embed" ProgID="Equation.DSMT4" ShapeID="_x0000_i1140" DrawAspect="Content" ObjectID="_1417211277"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77" w:author="The Si Tran" w:date="2012-12-05T23:02:00Z">
                  <w:rPr>
                    <w:rFonts w:ascii="Times New Roman" w:hAnsi="Times New Roman"/>
                    <w:i/>
                    <w:position w:val="-32"/>
                    <w:sz w:val="26"/>
                    <w:szCs w:val="26"/>
                  </w:rPr>
                </w:rPrChange>
              </w:rPr>
              <w:object w:dxaOrig="520" w:dyaOrig="700" w14:anchorId="724B0E0A">
                <v:shape id="_x0000_i1141" type="#_x0000_t75" style="width:21.3pt;height:36.3pt" o:ole="">
                  <v:imagedata r:id="rId281" o:title=""/>
                </v:shape>
                <o:OLEObject Type="Embed" ProgID="Equation.DSMT4" ShapeID="_x0000_i1141" DrawAspect="Content" ObjectID="_1417211278"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78" w:author="The Si Tran" w:date="2012-12-05T23:02:00Z">
                  <w:rPr>
                    <w:rFonts w:ascii="Times New Roman" w:hAnsi="Times New Roman"/>
                    <w:i/>
                    <w:position w:val="-32"/>
                    <w:sz w:val="26"/>
                    <w:szCs w:val="26"/>
                  </w:rPr>
                </w:rPrChange>
              </w:rPr>
              <w:object w:dxaOrig="3400" w:dyaOrig="700" w14:anchorId="4466983C">
                <v:shape id="_x0000_i1142" type="#_x0000_t75" style="width:165.3pt;height:36.3pt" o:ole="">
                  <v:imagedata r:id="rId283" o:title=""/>
                </v:shape>
                <o:OLEObject Type="Embed" ProgID="Equation.DSMT4" ShapeID="_x0000_i1142" DrawAspect="Content" ObjectID="_1417211279"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379" w:author="The Si Tran" w:date="2012-12-05T23:02:00Z">
                  <w:rPr>
                    <w:rFonts w:ascii="Times New Roman" w:hAnsi="Times New Roman"/>
                    <w:i/>
                    <w:position w:val="-14"/>
                    <w:sz w:val="26"/>
                    <w:szCs w:val="26"/>
                  </w:rPr>
                </w:rPrChange>
              </w:rPr>
              <w:object w:dxaOrig="2480" w:dyaOrig="380" w14:anchorId="2EEB005A">
                <v:shape id="_x0000_i1143" type="#_x0000_t75" style="width:122.7pt;height:13.75pt" o:ole="">
                  <v:imagedata r:id="rId285" o:title=""/>
                </v:shape>
                <o:OLEObject Type="Embed" ProgID="Equation.DSMT4" ShapeID="_x0000_i1143" DrawAspect="Content" ObjectID="_1417211280"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rPr>
          <w:ins w:id="7380" w:author="The Si Tran" w:date="2012-12-11T23:37:00Z"/>
        </w:rPr>
        <w:pPrChange w:id="7381" w:author="The Si Tran" w:date="2012-12-16T10:10:00Z">
          <w:pPr>
            <w:pStyle w:val="Caption"/>
            <w:ind w:left="2160" w:firstLine="720"/>
          </w:pPr>
        </w:pPrChange>
      </w:pPr>
      <w:bookmarkStart w:id="7382" w:name="_Toc327348217"/>
      <w:bookmarkStart w:id="7383" w:name="_Toc343029967"/>
      <w:bookmarkStart w:id="7384" w:name="_Toc343452756"/>
      <w:r w:rsidRPr="0049233F">
        <w:lastRenderedPageBreak/>
        <w:t>Hình</w:t>
      </w:r>
      <w:ins w:id="7385" w:author="The Si Tran" w:date="2012-12-11T23:36:00Z">
        <w:r w:rsidR="002400FD">
          <w:t xml:space="preserve"> 4.8</w:t>
        </w:r>
      </w:ins>
      <w:del w:id="738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387"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388"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2400FD">
        <w:rPr>
          <w:rPrChange w:id="7389" w:author="The Si Tran" w:date="2012-12-11T23:37:00Z">
            <w:rPr>
              <w:b w:val="0"/>
            </w:rPr>
          </w:rPrChange>
        </w:rPr>
        <w:t>ải thuật lan truyền ngược</w:t>
      </w:r>
      <w:bookmarkEnd w:id="7382"/>
      <w:bookmarkEnd w:id="7383"/>
      <w:bookmarkEnd w:id="7384"/>
    </w:p>
    <w:p w14:paraId="6BC77435" w14:textId="77777777" w:rsidR="002400FD" w:rsidRPr="00032D83" w:rsidRDefault="002400FD">
      <w:pPr>
        <w:pStyle w:val="Hinh"/>
        <w:pPrChange w:id="7390" w:author="The Si Tran" w:date="2012-12-16T10:10:00Z">
          <w:pPr>
            <w:pStyle w:val="Caption"/>
            <w:ind w:left="2160" w:firstLine="720"/>
          </w:pPr>
        </w:pPrChange>
      </w:pPr>
    </w:p>
    <w:p w14:paraId="5DC1FB62" w14:textId="77777777" w:rsidR="0088753F" w:rsidRPr="0049233F" w:rsidDel="00334CAD" w:rsidRDefault="0088753F">
      <w:pPr>
        <w:rPr>
          <w:del w:id="7391" w:author="The Si Tran" w:date="2012-12-16T08:28:00Z"/>
        </w:rPr>
        <w:pPrChange w:id="7392"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393" w:author="The Si Tran" w:date="2012-12-16T08:28:00Z">
          <w:pPr>
            <w:spacing w:before="0"/>
            <w:ind w:firstLine="720"/>
          </w:pPr>
        </w:pPrChange>
      </w:pPr>
    </w:p>
    <w:p w14:paraId="22CC9BD4" w14:textId="699F67BE" w:rsidR="0088753F" w:rsidRPr="0049233F" w:rsidRDefault="0088753F" w:rsidP="0088753F">
      <w:pPr>
        <w:pStyle w:val="Heading3"/>
      </w:pPr>
      <w:bookmarkStart w:id="7394" w:name="_Toc327348175"/>
      <w:bookmarkStart w:id="7395" w:name="_Toc343461272"/>
      <w:r w:rsidRPr="0049233F">
        <w:t>Giải thuật RPROP</w:t>
      </w:r>
      <w:bookmarkEnd w:id="7394"/>
      <w:bookmarkEnd w:id="7395"/>
    </w:p>
    <w:p w14:paraId="1E82DD5F" w14:textId="12F603D8" w:rsidR="0088753F" w:rsidRPr="0049233F" w:rsidRDefault="0088753F">
      <w:pPr>
        <w:pPrChange w:id="7396"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4" type="#_x0000_t75" style="width:36.3pt;height:13.75pt" o:ole="">
            <v:imagedata r:id="rId287" o:title=""/>
          </v:shape>
          <o:OLEObject Type="Embed" ProgID="Equation.DSMT4" ShapeID="_x0000_i1144" DrawAspect="Content" ObjectID="_1417211281" r:id="rId288"/>
        </w:object>
      </w:r>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397"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398" w:author="The Si Tran" w:date="2012-12-06T03:35:00Z"/>
        </w:rPr>
        <w:pPrChange w:id="7399" w:author="The Si Tran" w:date="2012-12-16T08:28:00Z">
          <w:pPr>
            <w:spacing w:before="0"/>
            <w:ind w:firstLine="720"/>
          </w:pPr>
        </w:pPrChange>
      </w:pPr>
      <w:ins w:id="7400" w:author="The Si Tran" w:date="2012-12-14T05:57:00Z">
        <w:r w:rsidRPr="00032D83">
          <w:rPr>
            <w:noProof/>
          </w:rPr>
          <w:lastRenderedPageBreak/>
          <mc:AlternateContent>
            <mc:Choice Requires="wps">
              <w:drawing>
                <wp:anchor distT="0" distB="0" distL="114300" distR="114300" simplePos="0" relativeHeight="251680256" behindDoc="0" locked="0" layoutInCell="1" allowOverlap="1" wp14:anchorId="6AFED96D" wp14:editId="05BB9DC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276DB6" w:rsidRDefault="00276DB6">
                              <w:pPr>
                                <w:pStyle w:val="EquationIndex"/>
                                <w:pPrChange w:id="7401" w:author="The Si Tran" w:date="2012-12-16T08:28:00Z">
                                  <w:pPr/>
                                </w:pPrChange>
                              </w:pPr>
                              <w:ins w:id="7402" w:author="The Si Tran" w:date="2012-12-06T02:41:00Z">
                                <w:r>
                                  <w:t>(4.</w:t>
                                </w:r>
                              </w:ins>
                              <w:ins w:id="7403" w:author="The Si Tran" w:date="2012-12-06T02:44:00Z">
                                <w:r>
                                  <w:t>15</w:t>
                                </w:r>
                              </w:ins>
                              <w:ins w:id="740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6" type="#_x0000_t202" style="position:absolute;left:0;text-align:left;margin-left:406.4pt;margin-top:188.6pt;width:46.85pt;height:28.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MrlNG5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276DB6" w:rsidRDefault="00276DB6">
                        <w:pPr>
                          <w:pStyle w:val="EquationIndex"/>
                          <w:pPrChange w:id="7405" w:author="The Si Tran" w:date="2012-12-16T08:28:00Z">
                            <w:pPr/>
                          </w:pPrChange>
                        </w:pPr>
                        <w:ins w:id="7406" w:author="The Si Tran" w:date="2012-12-06T02:41:00Z">
                          <w:r>
                            <w:t>(4.</w:t>
                          </w:r>
                        </w:ins>
                        <w:ins w:id="7407" w:author="The Si Tran" w:date="2012-12-06T02:44:00Z">
                          <w:r>
                            <w:t>15</w:t>
                          </w:r>
                        </w:ins>
                        <w:ins w:id="7408"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5" type="#_x0000_t75" style="width:13.8pt;height:13.8pt" o:ole="">
            <v:imagedata r:id="rId289" o:title=""/>
          </v:shape>
          <o:OLEObject Type="Embed" ProgID="Equation.DSMT4" ShapeID="_x0000_i1145" DrawAspect="Content" ObjectID="_1417211282" r:id="rId290"/>
        </w:object>
      </w:r>
      <w:r w:rsidR="0088753F" w:rsidRPr="0049233F">
        <w:t xml:space="preserve">chỉ phụ thuộc vào dấu của </w:t>
      </w:r>
      <w:r w:rsidR="0088753F" w:rsidRPr="00AF1345">
        <w:rPr>
          <w:position w:val="-32"/>
        </w:rPr>
        <w:object w:dxaOrig="480" w:dyaOrig="700" w14:anchorId="4B84F86B">
          <v:shape id="_x0000_i1146" type="#_x0000_t75" style="width:21.3pt;height:36.3pt" o:ole="">
            <v:imagedata r:id="rId291" o:title=""/>
          </v:shape>
          <o:OLEObject Type="Embed" ProgID="Equation.DSMT4" ShapeID="_x0000_i1146" DrawAspect="Content" ObjectID="_1417211283" r:id="rId292"/>
        </w:object>
      </w:r>
      <w:r w:rsidR="0088753F" w:rsidRPr="0049233F">
        <w:t>. Giá trị này được cập nhập trong quá trình học theo quy luật sau:</w:t>
      </w:r>
    </w:p>
    <w:p w14:paraId="327B0C45" w14:textId="0C2BE980" w:rsidR="003B3962" w:rsidRPr="00032D83" w:rsidDel="00E40F7B" w:rsidRDefault="00D35DF6">
      <w:pPr>
        <w:pStyle w:val="Canhgiua"/>
        <w:rPr>
          <w:del w:id="7409" w:author="The Si Tran" w:date="2012-12-06T03:40:00Z"/>
        </w:rPr>
        <w:pPrChange w:id="7410" w:author="The Si Tran" w:date="2012-12-16T17:32:00Z">
          <w:pPr>
            <w:spacing w:before="0"/>
            <w:ind w:firstLine="720"/>
          </w:pPr>
        </w:pPrChange>
      </w:pPr>
      <m:oMathPara>
        <m:oMathParaPr>
          <m:jc m:val="center"/>
        </m:oMathParaPr>
        <m:oMath>
          <m:sSubSup>
            <m:sSubSupPr>
              <m:ctrlPr>
                <w:ins w:id="7411" w:author="The Si Tran" w:date="2012-12-06T03:36:00Z">
                  <w:rPr>
                    <w:rFonts w:ascii="Cambria Math" w:hAnsi="Cambria Math"/>
                  </w:rPr>
                </w:ins>
              </m:ctrlPr>
            </m:sSubSupPr>
            <m:e>
              <w:ins w:id="7412" w:author="The Si Tran" w:date="2012-12-06T03:36:00Z">
                <m:r>
                  <m:rPr>
                    <m:sty m:val="p"/>
                  </m:rPr>
                  <w:rPr>
                    <w:rFonts w:ascii="Cambria Math" w:hAnsi="Cambria Math"/>
                  </w:rPr>
                  <m:t>∆</m:t>
                </m:r>
              </w:ins>
            </m:e>
            <m:sub>
              <w:ins w:id="7413" w:author="The Si Tran" w:date="2012-12-06T03:36:00Z">
                <m:r>
                  <w:rPr>
                    <w:rFonts w:ascii="Cambria Math" w:hAnsi="Cambria Math"/>
                  </w:rPr>
                  <m:t>ij</m:t>
                </m:r>
              </w:ins>
            </m:sub>
            <m:sup>
              <w:ins w:id="7414"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415" w:author="The Si Tran" w:date="2012-12-06T03:36:00Z">
            <m:r>
              <m:rPr>
                <m:sty m:val="p"/>
              </m:rPr>
              <w:rPr>
                <w:rFonts w:ascii="Cambria Math" w:hAnsi="Cambria Math"/>
              </w:rPr>
              <m:t>=</m:t>
            </m:r>
          </w:ins>
          <m:d>
            <m:dPr>
              <m:begChr m:val="{"/>
              <m:endChr m:val=""/>
              <m:ctrlPr>
                <w:ins w:id="7416" w:author="The Si Tran" w:date="2012-12-06T03:38:00Z">
                  <w:rPr>
                    <w:rFonts w:ascii="Cambria Math" w:hAnsi="Cambria Math"/>
                  </w:rPr>
                </w:ins>
              </m:ctrlPr>
            </m:dPr>
            <m:e>
              <m:eqArr>
                <m:eqArrPr>
                  <m:ctrlPr>
                    <w:ins w:id="7417" w:author="The Si Tran" w:date="2012-12-06T03:38:00Z">
                      <w:rPr>
                        <w:rFonts w:ascii="Cambria Math" w:hAnsi="Cambria Math"/>
                      </w:rPr>
                    </w:ins>
                  </m:ctrlPr>
                </m:eqArrPr>
                <m:e>
                  <m:sSup>
                    <m:sSupPr>
                      <m:ctrlPr>
                        <w:ins w:id="7418" w:author="The Si Tran" w:date="2012-12-06T03:38:00Z">
                          <w:rPr>
                            <w:rFonts w:ascii="Cambria Math" w:hAnsi="Cambria Math"/>
                          </w:rPr>
                        </w:ins>
                      </m:ctrlPr>
                    </m:sSupPr>
                    <m:e>
                      <w:ins w:id="7419" w:author="The Si Tran" w:date="2012-12-06T03:38:00Z">
                        <m:r>
                          <w:rPr>
                            <w:rFonts w:ascii="Cambria Math" w:hAnsi="Cambria Math"/>
                          </w:rPr>
                          <m:t>η</m:t>
                        </m:r>
                      </w:ins>
                    </m:e>
                    <m:sup>
                      <w:ins w:id="7420" w:author="The Si Tran" w:date="2012-12-06T03:38:00Z">
                        <m:r>
                          <m:rPr>
                            <m:sty m:val="p"/>
                          </m:rPr>
                          <w:rPr>
                            <w:rFonts w:ascii="Cambria Math" w:hAnsi="Cambria Math"/>
                          </w:rPr>
                          <m:t>+</m:t>
                        </m:r>
                      </w:ins>
                    </m:sup>
                  </m:sSup>
                  <w:ins w:id="7421" w:author="The Si Tran" w:date="2012-12-06T03:38:00Z">
                    <m:r>
                      <m:rPr>
                        <m:sty m:val="p"/>
                      </m:rPr>
                      <w:rPr>
                        <w:rFonts w:ascii="Cambria Math" w:hAnsi="Cambria Math"/>
                      </w:rPr>
                      <m:t>*</m:t>
                    </m:r>
                  </w:ins>
                  <m:sSubSup>
                    <m:sSubSupPr>
                      <m:ctrlPr>
                        <w:ins w:id="7422" w:author="The Si Tran" w:date="2012-12-06T03:38:00Z">
                          <w:rPr>
                            <w:rFonts w:ascii="Cambria Math" w:hAnsi="Cambria Math"/>
                          </w:rPr>
                        </w:ins>
                      </m:ctrlPr>
                    </m:sSubSupPr>
                    <m:e>
                      <w:ins w:id="7423" w:author="The Si Tran" w:date="2012-12-06T03:38:00Z">
                        <m:r>
                          <m:rPr>
                            <m:sty m:val="p"/>
                          </m:rPr>
                          <w:rPr>
                            <w:rFonts w:ascii="Cambria Math" w:hAnsi="Cambria Math"/>
                          </w:rPr>
                          <m:t>∆</m:t>
                        </m:r>
                      </w:ins>
                    </m:e>
                    <m:sub>
                      <w:ins w:id="7424" w:author="The Si Tran" w:date="2012-12-06T03:38:00Z">
                        <m:r>
                          <w:rPr>
                            <w:rFonts w:ascii="Cambria Math" w:hAnsi="Cambria Math"/>
                          </w:rPr>
                          <m:t>ij</m:t>
                        </m:r>
                      </w:ins>
                    </m:sub>
                    <m:sup>
                      <m:d>
                        <m:dPr>
                          <m:ctrlPr>
                            <w:ins w:id="7425" w:author="The Si Tran" w:date="2012-12-06T03:38:00Z">
                              <w:rPr>
                                <w:rFonts w:ascii="Cambria Math" w:hAnsi="Cambria Math"/>
                              </w:rPr>
                            </w:ins>
                          </m:ctrlPr>
                        </m:dPr>
                        <m:e>
                          <w:ins w:id="7426" w:author="The Si Tran" w:date="2012-12-06T03:38:00Z">
                            <m:r>
                              <w:rPr>
                                <w:rFonts w:ascii="Cambria Math" w:hAnsi="Cambria Math"/>
                              </w:rPr>
                              <m:t>t</m:t>
                            </m:r>
                          </w:ins>
                        </m:e>
                      </m:d>
                    </m:sup>
                  </m:sSubSup>
                  <w:ins w:id="7427" w:author="The Si Tran" w:date="2012-12-06T03:38:00Z">
                    <m:r>
                      <m:rPr>
                        <m:sty m:val="p"/>
                      </m:rPr>
                      <w:rPr>
                        <w:rFonts w:ascii="Cambria Math" w:hAnsi="Cambria Math"/>
                      </w:rPr>
                      <m:t xml:space="preserve">, </m:t>
                    </m:r>
                    <m:r>
                      <w:rPr>
                        <w:rFonts w:ascii="Cambria Math" w:hAnsi="Cambria Math"/>
                      </w:rPr>
                      <m:t>if</m:t>
                    </m:r>
                  </w:ins>
                  <w:ins w:id="7428" w:author="The Si Tran" w:date="2012-12-06T03:39:00Z">
                    <m:r>
                      <m:rPr>
                        <m:sty m:val="p"/>
                      </m:rPr>
                      <w:rPr>
                        <w:rFonts w:ascii="Cambria Math" w:hAnsi="Cambria Math"/>
                      </w:rPr>
                      <m:t xml:space="preserve"> </m:t>
                    </m:r>
                  </w:ins>
                  <m:f>
                    <m:fPr>
                      <m:ctrlPr>
                        <w:ins w:id="7429" w:author="The Si Tran" w:date="2012-12-06T03:39:00Z">
                          <w:rPr>
                            <w:rFonts w:ascii="Cambria Math" w:hAnsi="Cambria Math"/>
                          </w:rPr>
                        </w:ins>
                      </m:ctrlPr>
                    </m:fPr>
                    <m:num>
                      <w:ins w:id="7430" w:author="The Si Tran" w:date="2012-12-06T03:39:00Z">
                        <m:r>
                          <w:rPr>
                            <w:rFonts w:ascii="Cambria Math" w:hAnsi="Cambria Math"/>
                          </w:rPr>
                          <m:t>∂</m:t>
                        </m:r>
                      </w:ins>
                      <m:sSup>
                        <m:sSupPr>
                          <m:ctrlPr>
                            <w:ins w:id="7431" w:author="The Si Tran" w:date="2012-12-06T03:39:00Z">
                              <w:rPr>
                                <w:rFonts w:ascii="Cambria Math" w:hAnsi="Cambria Math"/>
                              </w:rPr>
                            </w:ins>
                          </m:ctrlPr>
                        </m:sSupPr>
                        <m:e>
                          <w:ins w:id="7432" w:author="The Si Tran" w:date="2012-12-06T03:39:00Z">
                            <m:r>
                              <w:rPr>
                                <w:rFonts w:ascii="Cambria Math" w:hAnsi="Cambria Math"/>
                              </w:rPr>
                              <m:t>E</m:t>
                            </m:r>
                          </w:ins>
                        </m:e>
                        <m:sup>
                          <m:d>
                            <m:dPr>
                              <m:ctrlPr>
                                <w:ins w:id="7433" w:author="The Si Tran" w:date="2012-12-06T03:39:00Z">
                                  <w:rPr>
                                    <w:rFonts w:ascii="Cambria Math" w:hAnsi="Cambria Math"/>
                                  </w:rPr>
                                </w:ins>
                              </m:ctrlPr>
                            </m:dPr>
                            <m:e>
                              <w:ins w:id="7434" w:author="The Si Tran" w:date="2012-12-06T03:39:00Z">
                                <m:r>
                                  <w:rPr>
                                    <w:rFonts w:ascii="Cambria Math" w:hAnsi="Cambria Math"/>
                                  </w:rPr>
                                  <m:t>t</m:t>
                                </m:r>
                                <m:r>
                                  <m:rPr>
                                    <m:sty m:val="p"/>
                                  </m:rPr>
                                  <w:rPr>
                                    <w:rFonts w:ascii="Cambria Math" w:hAnsi="Cambria Math"/>
                                  </w:rPr>
                                  <m:t>-1</m:t>
                                </m:r>
                              </w:ins>
                            </m:e>
                          </m:d>
                        </m:sup>
                      </m:sSup>
                    </m:num>
                    <m:den>
                      <w:ins w:id="7435" w:author="The Si Tran" w:date="2012-12-06T03:39:00Z">
                        <m:r>
                          <w:rPr>
                            <w:rFonts w:ascii="Cambria Math" w:hAnsi="Cambria Math"/>
                          </w:rPr>
                          <m:t>∂</m:t>
                        </m:r>
                      </w:ins>
                      <m:sSub>
                        <m:sSubPr>
                          <m:ctrlPr>
                            <w:ins w:id="7436" w:author="The Si Tran" w:date="2012-12-06T03:39:00Z">
                              <w:rPr>
                                <w:rFonts w:ascii="Cambria Math" w:hAnsi="Cambria Math"/>
                              </w:rPr>
                            </w:ins>
                          </m:ctrlPr>
                        </m:sSubPr>
                        <m:e>
                          <w:ins w:id="7437" w:author="The Si Tran" w:date="2012-12-06T03:39:00Z">
                            <m:r>
                              <w:rPr>
                                <w:rFonts w:ascii="Cambria Math" w:hAnsi="Cambria Math"/>
                              </w:rPr>
                              <m:t>w</m:t>
                            </m:r>
                          </w:ins>
                        </m:e>
                        <m:sub>
                          <w:ins w:id="7438" w:author="The Si Tran" w:date="2012-12-06T03:39:00Z">
                            <m:r>
                              <w:rPr>
                                <w:rFonts w:ascii="Cambria Math" w:hAnsi="Cambria Math"/>
                              </w:rPr>
                              <m:t>ij</m:t>
                            </m:r>
                          </w:ins>
                        </m:sub>
                      </m:sSub>
                    </m:den>
                  </m:f>
                  <w:ins w:id="7439" w:author="The Si Tran" w:date="2012-12-06T03:39:00Z">
                    <m:r>
                      <m:rPr>
                        <m:sty m:val="p"/>
                      </m:rPr>
                      <w:rPr>
                        <w:rFonts w:ascii="Cambria Math" w:hAnsi="Cambria Math"/>
                      </w:rPr>
                      <m:t>*</m:t>
                    </m:r>
                  </w:ins>
                  <m:f>
                    <m:fPr>
                      <m:ctrlPr>
                        <w:ins w:id="7440" w:author="The Si Tran" w:date="2012-12-06T03:39:00Z">
                          <w:rPr>
                            <w:rFonts w:ascii="Cambria Math" w:hAnsi="Cambria Math"/>
                          </w:rPr>
                        </w:ins>
                      </m:ctrlPr>
                    </m:fPr>
                    <m:num>
                      <w:ins w:id="7441" w:author="The Si Tran" w:date="2012-12-06T03:39:00Z">
                        <m:r>
                          <w:rPr>
                            <w:rFonts w:ascii="Cambria Math" w:hAnsi="Cambria Math"/>
                          </w:rPr>
                          <m:t>∂</m:t>
                        </m:r>
                      </w:ins>
                      <m:sSup>
                        <m:sSupPr>
                          <m:ctrlPr>
                            <w:ins w:id="7442" w:author="The Si Tran" w:date="2012-12-06T03:39:00Z">
                              <w:rPr>
                                <w:rFonts w:ascii="Cambria Math" w:hAnsi="Cambria Math"/>
                              </w:rPr>
                            </w:ins>
                          </m:ctrlPr>
                        </m:sSupPr>
                        <m:e>
                          <w:ins w:id="7443" w:author="The Si Tran" w:date="2012-12-06T03:39:00Z">
                            <m:r>
                              <w:rPr>
                                <w:rFonts w:ascii="Cambria Math" w:hAnsi="Cambria Math"/>
                              </w:rPr>
                              <m:t>E</m:t>
                            </m:r>
                          </w:ins>
                        </m:e>
                        <m:sup>
                          <m:d>
                            <m:dPr>
                              <m:ctrlPr>
                                <w:ins w:id="7444" w:author="The Si Tran" w:date="2012-12-06T03:39:00Z">
                                  <w:rPr>
                                    <w:rFonts w:ascii="Cambria Math" w:hAnsi="Cambria Math"/>
                                  </w:rPr>
                                </w:ins>
                              </m:ctrlPr>
                            </m:dPr>
                            <m:e>
                              <w:ins w:id="7445" w:author="The Si Tran" w:date="2012-12-06T03:39:00Z">
                                <m:r>
                                  <w:rPr>
                                    <w:rFonts w:ascii="Cambria Math" w:hAnsi="Cambria Math"/>
                                  </w:rPr>
                                  <m:t>t</m:t>
                                </m:r>
                              </w:ins>
                            </m:e>
                          </m:d>
                        </m:sup>
                      </m:sSup>
                    </m:num>
                    <m:den>
                      <w:ins w:id="7446" w:author="The Si Tran" w:date="2012-12-06T03:39:00Z">
                        <m:r>
                          <w:rPr>
                            <w:rFonts w:ascii="Cambria Math" w:hAnsi="Cambria Math"/>
                          </w:rPr>
                          <m:t>∂</m:t>
                        </m:r>
                      </w:ins>
                      <m:sSub>
                        <m:sSubPr>
                          <m:ctrlPr>
                            <w:ins w:id="7447" w:author="The Si Tran" w:date="2012-12-06T03:39:00Z">
                              <w:rPr>
                                <w:rFonts w:ascii="Cambria Math" w:hAnsi="Cambria Math"/>
                              </w:rPr>
                            </w:ins>
                          </m:ctrlPr>
                        </m:sSubPr>
                        <m:e>
                          <w:ins w:id="7448" w:author="The Si Tran" w:date="2012-12-06T03:39:00Z">
                            <m:r>
                              <w:rPr>
                                <w:rFonts w:ascii="Cambria Math" w:hAnsi="Cambria Math"/>
                              </w:rPr>
                              <m:t>w</m:t>
                            </m:r>
                          </w:ins>
                        </m:e>
                        <m:sub>
                          <w:ins w:id="7449" w:author="The Si Tran" w:date="2012-12-06T03:39:00Z">
                            <m:r>
                              <w:rPr>
                                <w:rFonts w:ascii="Cambria Math" w:hAnsi="Cambria Math"/>
                              </w:rPr>
                              <m:t>ij</m:t>
                            </m:r>
                          </w:ins>
                        </m:sub>
                      </m:sSub>
                    </m:den>
                  </m:f>
                  <w:ins w:id="7450" w:author="The Si Tran" w:date="2012-12-06T03:39:00Z">
                    <m:r>
                      <m:rPr>
                        <m:sty m:val="p"/>
                      </m:rPr>
                      <w:rPr>
                        <w:rFonts w:ascii="Cambria Math" w:hAnsi="Cambria Math"/>
                      </w:rPr>
                      <m:t>&gt;0</m:t>
                    </m:r>
                  </w:ins>
                </m:e>
                <m:e>
                  <m:sSup>
                    <m:sSupPr>
                      <m:ctrlPr>
                        <w:ins w:id="7451" w:author="The Si Tran" w:date="2012-12-06T03:39:00Z">
                          <w:rPr>
                            <w:rFonts w:ascii="Cambria Math" w:hAnsi="Cambria Math"/>
                          </w:rPr>
                        </w:ins>
                      </m:ctrlPr>
                    </m:sSupPr>
                    <m:e>
                      <w:ins w:id="7452" w:author="The Si Tran" w:date="2012-12-06T03:39:00Z">
                        <m:r>
                          <w:rPr>
                            <w:rFonts w:ascii="Cambria Math" w:hAnsi="Cambria Math"/>
                          </w:rPr>
                          <m:t>η</m:t>
                        </m:r>
                      </w:ins>
                    </m:e>
                    <m:sup>
                      <w:ins w:id="7453" w:author="The Si Tran" w:date="2012-12-06T03:39:00Z">
                        <m:r>
                          <m:rPr>
                            <m:sty m:val="p"/>
                          </m:rPr>
                          <w:rPr>
                            <w:rFonts w:ascii="Cambria Math" w:hAnsi="Cambria Math"/>
                          </w:rPr>
                          <m:t>-</m:t>
                        </m:r>
                      </w:ins>
                    </m:sup>
                  </m:sSup>
                  <w:ins w:id="7454" w:author="The Si Tran" w:date="2012-12-06T03:39:00Z">
                    <m:r>
                      <m:rPr>
                        <m:sty m:val="p"/>
                      </m:rPr>
                      <w:rPr>
                        <w:rFonts w:ascii="Cambria Math" w:hAnsi="Cambria Math"/>
                      </w:rPr>
                      <m:t>*</m:t>
                    </m:r>
                  </w:ins>
                  <m:sSubSup>
                    <m:sSubSupPr>
                      <m:ctrlPr>
                        <w:ins w:id="7455" w:author="The Si Tran" w:date="2012-12-06T03:39:00Z">
                          <w:rPr>
                            <w:rFonts w:ascii="Cambria Math" w:hAnsi="Cambria Math"/>
                          </w:rPr>
                        </w:ins>
                      </m:ctrlPr>
                    </m:sSubSupPr>
                    <m:e>
                      <w:ins w:id="7456" w:author="The Si Tran" w:date="2012-12-06T03:39:00Z">
                        <m:r>
                          <m:rPr>
                            <m:sty m:val="p"/>
                          </m:rPr>
                          <w:rPr>
                            <w:rFonts w:ascii="Cambria Math" w:hAnsi="Cambria Math"/>
                          </w:rPr>
                          <m:t>∆</m:t>
                        </m:r>
                      </w:ins>
                    </m:e>
                    <m:sub>
                      <w:ins w:id="7457" w:author="The Si Tran" w:date="2012-12-06T03:39:00Z">
                        <m:r>
                          <w:rPr>
                            <w:rFonts w:ascii="Cambria Math" w:hAnsi="Cambria Math"/>
                          </w:rPr>
                          <m:t>ij</m:t>
                        </m:r>
                      </w:ins>
                    </m:sub>
                    <m:sup>
                      <m:d>
                        <m:dPr>
                          <m:ctrlPr>
                            <w:ins w:id="7458" w:author="The Si Tran" w:date="2012-12-06T03:39:00Z">
                              <w:rPr>
                                <w:rFonts w:ascii="Cambria Math" w:hAnsi="Cambria Math"/>
                              </w:rPr>
                            </w:ins>
                          </m:ctrlPr>
                        </m:dPr>
                        <m:e>
                          <w:ins w:id="7459" w:author="The Si Tran" w:date="2012-12-06T03:39:00Z">
                            <m:r>
                              <w:rPr>
                                <w:rFonts w:ascii="Cambria Math" w:hAnsi="Cambria Math"/>
                              </w:rPr>
                              <m:t>t</m:t>
                            </m:r>
                          </w:ins>
                        </m:e>
                      </m:d>
                    </m:sup>
                  </m:sSubSup>
                  <w:ins w:id="7460"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61" w:author="The Si Tran" w:date="2012-12-06T03:39:00Z">
                          <w:rPr>
                            <w:rFonts w:ascii="Cambria Math" w:hAnsi="Cambria Math"/>
                          </w:rPr>
                        </w:ins>
                      </m:ctrlPr>
                    </m:fPr>
                    <m:num>
                      <w:ins w:id="7462" w:author="The Si Tran" w:date="2012-12-06T03:39:00Z">
                        <m:r>
                          <w:rPr>
                            <w:rFonts w:ascii="Cambria Math" w:hAnsi="Cambria Math"/>
                          </w:rPr>
                          <m:t>∂</m:t>
                        </m:r>
                      </w:ins>
                      <m:sSup>
                        <m:sSupPr>
                          <m:ctrlPr>
                            <w:ins w:id="7463" w:author="The Si Tran" w:date="2012-12-06T03:39:00Z">
                              <w:rPr>
                                <w:rFonts w:ascii="Cambria Math" w:hAnsi="Cambria Math"/>
                              </w:rPr>
                            </w:ins>
                          </m:ctrlPr>
                        </m:sSupPr>
                        <m:e>
                          <w:ins w:id="7464" w:author="The Si Tran" w:date="2012-12-06T03:39:00Z">
                            <m:r>
                              <w:rPr>
                                <w:rFonts w:ascii="Cambria Math" w:hAnsi="Cambria Math"/>
                              </w:rPr>
                              <m:t>E</m:t>
                            </m:r>
                          </w:ins>
                        </m:e>
                        <m:sup>
                          <m:d>
                            <m:dPr>
                              <m:ctrlPr>
                                <w:ins w:id="7465" w:author="The Si Tran" w:date="2012-12-06T03:39:00Z">
                                  <w:rPr>
                                    <w:rFonts w:ascii="Cambria Math" w:hAnsi="Cambria Math"/>
                                  </w:rPr>
                                </w:ins>
                              </m:ctrlPr>
                            </m:dPr>
                            <m:e>
                              <w:ins w:id="7466" w:author="The Si Tran" w:date="2012-12-06T03:39:00Z">
                                <m:r>
                                  <w:rPr>
                                    <w:rFonts w:ascii="Cambria Math" w:hAnsi="Cambria Math"/>
                                  </w:rPr>
                                  <m:t>t</m:t>
                                </m:r>
                                <m:r>
                                  <m:rPr>
                                    <m:sty m:val="p"/>
                                  </m:rPr>
                                  <w:rPr>
                                    <w:rFonts w:ascii="Cambria Math" w:hAnsi="Cambria Math"/>
                                  </w:rPr>
                                  <m:t>-1</m:t>
                                </m:r>
                              </w:ins>
                            </m:e>
                          </m:d>
                        </m:sup>
                      </m:sSup>
                    </m:num>
                    <m:den>
                      <w:ins w:id="7467" w:author="The Si Tran" w:date="2012-12-06T03:39:00Z">
                        <m:r>
                          <w:rPr>
                            <w:rFonts w:ascii="Cambria Math" w:hAnsi="Cambria Math"/>
                          </w:rPr>
                          <m:t>∂</m:t>
                        </m:r>
                      </w:ins>
                      <m:sSub>
                        <m:sSubPr>
                          <m:ctrlPr>
                            <w:ins w:id="7468" w:author="The Si Tran" w:date="2012-12-06T03:39:00Z">
                              <w:rPr>
                                <w:rFonts w:ascii="Cambria Math" w:hAnsi="Cambria Math"/>
                              </w:rPr>
                            </w:ins>
                          </m:ctrlPr>
                        </m:sSubPr>
                        <m:e>
                          <w:ins w:id="7469" w:author="The Si Tran" w:date="2012-12-06T03:39:00Z">
                            <m:r>
                              <w:rPr>
                                <w:rFonts w:ascii="Cambria Math" w:hAnsi="Cambria Math"/>
                              </w:rPr>
                              <m:t>w</m:t>
                            </m:r>
                          </w:ins>
                        </m:e>
                        <m:sub>
                          <w:ins w:id="7470" w:author="The Si Tran" w:date="2012-12-06T03:39:00Z">
                            <m:r>
                              <w:rPr>
                                <w:rFonts w:ascii="Cambria Math" w:hAnsi="Cambria Math"/>
                              </w:rPr>
                              <m:t>ij</m:t>
                            </m:r>
                          </w:ins>
                        </m:sub>
                      </m:sSub>
                    </m:den>
                  </m:f>
                  <w:ins w:id="7471" w:author="The Si Tran" w:date="2012-12-06T03:39:00Z">
                    <m:r>
                      <m:rPr>
                        <m:sty m:val="p"/>
                      </m:rPr>
                      <w:rPr>
                        <w:rFonts w:ascii="Cambria Math" w:hAnsi="Cambria Math"/>
                      </w:rPr>
                      <m:t>*</m:t>
                    </m:r>
                  </w:ins>
                  <m:f>
                    <m:fPr>
                      <m:ctrlPr>
                        <w:ins w:id="7472" w:author="The Si Tran" w:date="2012-12-06T03:39:00Z">
                          <w:rPr>
                            <w:rFonts w:ascii="Cambria Math" w:hAnsi="Cambria Math"/>
                          </w:rPr>
                        </w:ins>
                      </m:ctrlPr>
                    </m:fPr>
                    <m:num>
                      <w:ins w:id="7473" w:author="The Si Tran" w:date="2012-12-06T03:39:00Z">
                        <m:r>
                          <w:rPr>
                            <w:rFonts w:ascii="Cambria Math" w:hAnsi="Cambria Math"/>
                          </w:rPr>
                          <m:t>∂</m:t>
                        </m:r>
                      </w:ins>
                      <m:sSup>
                        <m:sSupPr>
                          <m:ctrlPr>
                            <w:ins w:id="7474" w:author="The Si Tran" w:date="2012-12-06T03:39:00Z">
                              <w:rPr>
                                <w:rFonts w:ascii="Cambria Math" w:hAnsi="Cambria Math"/>
                              </w:rPr>
                            </w:ins>
                          </m:ctrlPr>
                        </m:sSupPr>
                        <m:e>
                          <w:ins w:id="7475" w:author="The Si Tran" w:date="2012-12-06T03:39:00Z">
                            <m:r>
                              <w:rPr>
                                <w:rFonts w:ascii="Cambria Math" w:hAnsi="Cambria Math"/>
                              </w:rPr>
                              <m:t>E</m:t>
                            </m:r>
                          </w:ins>
                        </m:e>
                        <m:sup>
                          <m:d>
                            <m:dPr>
                              <m:ctrlPr>
                                <w:ins w:id="7476" w:author="The Si Tran" w:date="2012-12-06T03:39:00Z">
                                  <w:rPr>
                                    <w:rFonts w:ascii="Cambria Math" w:hAnsi="Cambria Math"/>
                                  </w:rPr>
                                </w:ins>
                              </m:ctrlPr>
                            </m:dPr>
                            <m:e>
                              <w:ins w:id="7477" w:author="The Si Tran" w:date="2012-12-06T03:39:00Z">
                                <m:r>
                                  <w:rPr>
                                    <w:rFonts w:ascii="Cambria Math" w:hAnsi="Cambria Math"/>
                                  </w:rPr>
                                  <m:t>t</m:t>
                                </m:r>
                              </w:ins>
                            </m:e>
                          </m:d>
                        </m:sup>
                      </m:sSup>
                    </m:num>
                    <m:den>
                      <w:ins w:id="7478" w:author="The Si Tran" w:date="2012-12-06T03:39:00Z">
                        <m:r>
                          <w:rPr>
                            <w:rFonts w:ascii="Cambria Math" w:hAnsi="Cambria Math"/>
                          </w:rPr>
                          <m:t>∂</m:t>
                        </m:r>
                      </w:ins>
                      <m:sSub>
                        <m:sSubPr>
                          <m:ctrlPr>
                            <w:ins w:id="7479" w:author="The Si Tran" w:date="2012-12-06T03:39:00Z">
                              <w:rPr>
                                <w:rFonts w:ascii="Cambria Math" w:hAnsi="Cambria Math"/>
                              </w:rPr>
                            </w:ins>
                          </m:ctrlPr>
                        </m:sSubPr>
                        <m:e>
                          <w:ins w:id="7480" w:author="The Si Tran" w:date="2012-12-06T03:39:00Z">
                            <m:r>
                              <w:rPr>
                                <w:rFonts w:ascii="Cambria Math" w:hAnsi="Cambria Math"/>
                              </w:rPr>
                              <m:t>w</m:t>
                            </m:r>
                          </w:ins>
                        </m:e>
                        <m:sub>
                          <w:ins w:id="7481" w:author="The Si Tran" w:date="2012-12-06T03:39:00Z">
                            <m:r>
                              <w:rPr>
                                <w:rFonts w:ascii="Cambria Math" w:hAnsi="Cambria Math"/>
                              </w:rPr>
                              <m:t>ij</m:t>
                            </m:r>
                          </w:ins>
                        </m:sub>
                      </m:sSub>
                    </m:den>
                  </m:f>
                  <w:ins w:id="7482" w:author="The Si Tran" w:date="2012-12-06T03:39:00Z">
                    <m:r>
                      <m:rPr>
                        <m:sty m:val="p"/>
                      </m:rPr>
                      <w:rPr>
                        <w:rFonts w:ascii="Cambria Math" w:hAnsi="Cambria Math"/>
                      </w:rPr>
                      <m:t>&lt;0</m:t>
                    </m:r>
                  </w:ins>
                </m:e>
                <m:e>
                  <m:sSubSup>
                    <m:sSubSupPr>
                      <m:ctrlPr>
                        <w:ins w:id="7483" w:author="The Si Tran" w:date="2012-12-06T03:40:00Z">
                          <w:rPr>
                            <w:rFonts w:ascii="Cambria Math" w:hAnsi="Cambria Math"/>
                          </w:rPr>
                        </w:ins>
                      </m:ctrlPr>
                    </m:sSubSupPr>
                    <m:e>
                      <w:ins w:id="7484" w:author="The Si Tran" w:date="2012-12-06T03:40:00Z">
                        <m:r>
                          <m:rPr>
                            <m:sty m:val="p"/>
                          </m:rPr>
                          <w:rPr>
                            <w:rFonts w:ascii="Cambria Math" w:hAnsi="Cambria Math"/>
                          </w:rPr>
                          <m:t>∆</m:t>
                        </m:r>
                      </w:ins>
                    </m:e>
                    <m:sub>
                      <w:ins w:id="7485" w:author="The Si Tran" w:date="2012-12-06T03:40:00Z">
                        <m:r>
                          <w:rPr>
                            <w:rFonts w:ascii="Cambria Math" w:hAnsi="Cambria Math"/>
                          </w:rPr>
                          <m:t>ij</m:t>
                        </m:r>
                      </w:ins>
                    </m:sub>
                    <m:sup>
                      <w:ins w:id="7486"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487"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488" w:author="The Si Tran" w:date="2012-12-16T17:32:00Z">
          <w:pPr>
            <w:spacing w:before="0"/>
            <w:ind w:firstLine="720"/>
          </w:pPr>
        </w:pPrChange>
      </w:pPr>
      <w:del w:id="7489" w:author="The Si Tran" w:date="2012-12-06T03:40:00Z">
        <w:r w:rsidRPr="00AF1345" w:rsidDel="00BA6E4C">
          <w:rPr>
            <w:position w:val="-108"/>
          </w:rPr>
          <w:object w:dxaOrig="4660" w:dyaOrig="2280" w14:anchorId="473B087F">
            <v:shape id="_x0000_i1147" type="#_x0000_t75" style="width:280.5pt;height:136.5pt" o:ole="">
              <v:imagedata r:id="rId293" o:title=""/>
            </v:shape>
            <o:OLEObject Type="Embed" ProgID="Equation.DSMT4" ShapeID="_x0000_i1147" DrawAspect="Content" ObjectID="_1417211284" r:id="rId294"/>
          </w:object>
        </w:r>
      </w:del>
    </w:p>
    <w:p w14:paraId="51377D55" w14:textId="77777777" w:rsidR="0088753F" w:rsidRPr="0049233F" w:rsidRDefault="0088753F">
      <w:pPr>
        <w:pPrChange w:id="7490" w:author="The Si Tran" w:date="2012-12-16T08:28:00Z">
          <w:pPr>
            <w:spacing w:before="0"/>
            <w:ind w:firstLine="720"/>
          </w:pPr>
        </w:pPrChange>
      </w:pPr>
      <w:r w:rsidRPr="0049233F">
        <w:t xml:space="preserve">Ở đây </w:t>
      </w:r>
      <w:ins w:id="7491"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492" w:author="The Si Tran" w:date="2012-12-06T03:41:00Z">
                <w:rPr>
                  <w:rFonts w:ascii="Cambria Math" w:hAnsi="Cambria Math"/>
                  <w:i/>
                </w:rPr>
              </w:ins>
            </m:ctrlPr>
          </m:sSupPr>
          <m:e>
            <w:ins w:id="7493" w:author="The Si Tran" w:date="2012-12-06T03:41:00Z">
              <m:r>
                <w:rPr>
                  <w:rFonts w:ascii="Cambria Math" w:hAnsi="Cambria Math"/>
                </w:rPr>
                <m:t>η</m:t>
              </m:r>
            </w:ins>
          </m:e>
          <m:sup>
            <w:ins w:id="7494" w:author="The Si Tran" w:date="2012-12-06T03:41:00Z">
              <m:r>
                <w:rPr>
                  <w:rFonts w:ascii="Cambria Math" w:hAnsi="Cambria Math"/>
                </w:rPr>
                <m:t>+</m:t>
              </m:r>
            </w:ins>
          </m:sup>
        </m:sSup>
      </m:oMath>
      <w:del w:id="7495" w:author="The Si Tran" w:date="2012-12-06T03:41:00Z">
        <w:r w:rsidRPr="00AF1345" w:rsidDel="00E40F7B">
          <w:rPr>
            <w:position w:val="-10"/>
          </w:rPr>
          <w:object w:dxaOrig="1440" w:dyaOrig="360" w14:anchorId="3EC1D1FE">
            <v:shape id="_x0000_i1148" type="#_x0000_t75" style="width:1in;height:13.8pt" o:ole="">
              <v:imagedata r:id="rId295" o:title=""/>
            </v:shape>
            <o:OLEObject Type="Embed" ProgID="Equation.DSMT4" ShapeID="_x0000_i1148" DrawAspect="Content" ObjectID="_1417211285" r:id="rId296"/>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496" w:author="The Si Tran" w:date="2012-12-06T03:41:00Z"/>
        </w:rPr>
        <w:pPrChange w:id="7497" w:author="The Si Tran" w:date="2012-12-16T08:28:00Z">
          <w:pPr>
            <w:spacing w:before="0"/>
            <w:ind w:firstLine="720"/>
          </w:pPr>
        </w:pPrChange>
      </w:pPr>
      <w:ins w:id="7498" w:author="The Si Tran" w:date="2012-12-14T05:57:00Z">
        <w:r w:rsidRPr="00032D83">
          <w:rPr>
            <w:noProof/>
          </w:rPr>
          <mc:AlternateContent>
            <mc:Choice Requires="wps">
              <w:drawing>
                <wp:anchor distT="0" distB="0" distL="114300" distR="114300" simplePos="0" relativeHeight="251682304" behindDoc="0" locked="0" layoutInCell="1" allowOverlap="1" wp14:anchorId="11D227F1" wp14:editId="09A061E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276DB6" w:rsidRDefault="00276DB6">
                              <w:pPr>
                                <w:pStyle w:val="EquationIndex"/>
                                <w:pPrChange w:id="7499" w:author="The Si Tran" w:date="2012-12-16T08:28:00Z">
                                  <w:pPr/>
                                </w:pPrChange>
                              </w:pPr>
                              <w:ins w:id="7500" w:author="The Si Tran" w:date="2012-12-06T02:41:00Z">
                                <w:r>
                                  <w:t>(4.</w:t>
                                </w:r>
                              </w:ins>
                              <w:ins w:id="7501" w:author="The Si Tran" w:date="2012-12-06T02:44:00Z">
                                <w:r>
                                  <w:t>16</w:t>
                                </w:r>
                              </w:ins>
                              <w:ins w:id="750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7" type="#_x0000_t202" style="position:absolute;left:0;text-align:left;margin-left:406.4pt;margin-top:214.7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4gt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7lbhsNdA8yp2qAvPHWzFZy8qVG9WxHi&#10;g/AYJhQcCyLe46MNgX3anjhbkP/1mjzh0ePQcrbGcJY8/FwKrzgzXy26f9Q/O0vTnC9nw48DXPyx&#10;Zn6sscvmitASfawiJ/Mx4aPZHbWn5gl7ZJqiQiWsROySx93xKnYrA3tIquk0gzC/TsRbO3MyuU40&#10;p958bJ+Ed9sGjuj8O9qNsRi/6OMOmywtTZeRdJ2bPBHdsbotAGY/9/52T6XlcnzPqMM2nfw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D6m4g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276DB6" w:rsidRDefault="00276DB6">
                        <w:pPr>
                          <w:pStyle w:val="EquationIndex"/>
                          <w:pPrChange w:id="7503" w:author="The Si Tran" w:date="2012-12-16T08:28:00Z">
                            <w:pPr/>
                          </w:pPrChange>
                        </w:pPr>
                        <w:ins w:id="7504" w:author="The Si Tran" w:date="2012-12-06T02:41:00Z">
                          <w:r>
                            <w:t>(4.</w:t>
                          </w:r>
                        </w:ins>
                        <w:ins w:id="7505" w:author="The Si Tran" w:date="2012-12-06T02:44:00Z">
                          <w:r>
                            <w:t>16</w:t>
                          </w:r>
                        </w:ins>
                        <w:ins w:id="7506"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9" type="#_x0000_t75" style="width:13.8pt;height:13.8pt" o:ole="">
            <v:imagedata r:id="rId297" o:title=""/>
          </v:shape>
          <o:OLEObject Type="Embed" ProgID="Equation.DSMT4" ShapeID="_x0000_i1149" DrawAspect="Content" ObjectID="_1417211286" r:id="rId298"/>
        </w:object>
      </w:r>
      <w:r w:rsidR="0088753F" w:rsidRPr="0049233F">
        <w:t xml:space="preserve">sẽ giảm đi theo một thừa số </w:t>
      </w:r>
      <w:r w:rsidR="0088753F" w:rsidRPr="00AF1345">
        <w:rPr>
          <w:position w:val="-10"/>
        </w:rPr>
        <w:object w:dxaOrig="300" w:dyaOrig="360" w14:anchorId="590DF676">
          <v:shape id="_x0000_i1150" type="#_x0000_t75" style="width:13.8pt;height:13.8pt" o:ole="">
            <v:imagedata r:id="rId299" o:title=""/>
          </v:shape>
          <o:OLEObject Type="Embed" ProgID="Equation.DSMT4" ShapeID="_x0000_i1150" DrawAspect="Content" ObjectID="_1417211287" r:id="rId300"/>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1" type="#_x0000_t75" style="width:13.8pt;height:13.8pt" o:ole="">
            <v:imagedata r:id="rId297" o:title=""/>
          </v:shape>
          <o:OLEObject Type="Embed" ProgID="Equation.DSMT4" ShapeID="_x0000_i1151" DrawAspect="Content" ObjectID="_1417211288" r:id="rId301"/>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2" type="#_x0000_t75" style="width:13.8pt;height:13.8pt" o:ole="">
            <v:imagedata r:id="rId297" o:title=""/>
          </v:shape>
          <o:OLEObject Type="Embed" ProgID="Equation.DSMT4" ShapeID="_x0000_i1152" DrawAspect="Content" ObjectID="_1417211289" r:id="rId302"/>
        </w:object>
      </w:r>
      <w:r w:rsidR="0088753F" w:rsidRPr="0049233F">
        <w:t>), nếu đạo hàm riêng phần âm thì giá trị cập nhập được cộng thêm vào trọng số.</w:t>
      </w:r>
    </w:p>
    <w:p w14:paraId="411BAA4A" w14:textId="1B11615D" w:rsidR="00E40F7B" w:rsidRPr="00032D83" w:rsidRDefault="00D35DF6">
      <w:pPr>
        <w:pStyle w:val="Canhgiua"/>
        <w:rPr>
          <w:ins w:id="7507" w:author="The Si Tran" w:date="2012-12-06T03:44:00Z"/>
        </w:rPr>
        <w:pPrChange w:id="7508" w:author="The Si Tran" w:date="2012-12-16T17:32:00Z">
          <w:pPr>
            <w:spacing w:before="0"/>
            <w:ind w:firstLine="720"/>
          </w:pPr>
        </w:pPrChange>
      </w:pPr>
      <m:oMathPara>
        <m:oMath>
          <m:sSubSup>
            <m:sSubSupPr>
              <m:ctrlPr>
                <w:ins w:id="7509" w:author="The Si Tran" w:date="2012-12-06T03:41:00Z">
                  <w:rPr>
                    <w:rFonts w:ascii="Cambria Math" w:hAnsi="Cambria Math"/>
                  </w:rPr>
                </w:ins>
              </m:ctrlPr>
            </m:sSubSupPr>
            <m:e>
              <w:ins w:id="7510" w:author="The Si Tran" w:date="2012-12-06T03:41:00Z">
                <m:r>
                  <m:rPr>
                    <m:sty m:val="p"/>
                  </m:rPr>
                  <w:rPr>
                    <w:rFonts w:ascii="Cambria Math" w:hAnsi="Cambria Math"/>
                  </w:rPr>
                  <m:t>∆</m:t>
                </m:r>
                <m:r>
                  <w:rPr>
                    <w:rFonts w:ascii="Cambria Math" w:hAnsi="Cambria Math"/>
                  </w:rPr>
                  <m:t>w</m:t>
                </m:r>
              </w:ins>
            </m:e>
            <m:sub>
              <w:ins w:id="7511" w:author="The Si Tran" w:date="2012-12-06T03:41:00Z">
                <m:r>
                  <w:rPr>
                    <w:rFonts w:ascii="Cambria Math" w:hAnsi="Cambria Math"/>
                  </w:rPr>
                  <m:t>ij</m:t>
                </m:r>
              </w:ins>
            </m:sub>
            <m:sup>
              <w:ins w:id="7512"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513" w:author="The Si Tran" w:date="2012-12-06T03:41:00Z">
            <m:r>
              <m:rPr>
                <m:sty m:val="p"/>
              </m:rPr>
              <w:rPr>
                <w:rFonts w:ascii="Cambria Math" w:hAnsi="Cambria Math"/>
              </w:rPr>
              <m:t>=</m:t>
            </m:r>
          </w:ins>
          <m:d>
            <m:dPr>
              <m:begChr m:val="{"/>
              <m:endChr m:val=""/>
              <m:ctrlPr>
                <w:ins w:id="7514" w:author="The Si Tran" w:date="2012-12-06T03:41:00Z">
                  <w:rPr>
                    <w:rFonts w:ascii="Cambria Math" w:hAnsi="Cambria Math"/>
                  </w:rPr>
                </w:ins>
              </m:ctrlPr>
            </m:dPr>
            <m:e>
              <m:eqArr>
                <m:eqArrPr>
                  <m:ctrlPr>
                    <w:ins w:id="7515" w:author="The Si Tran" w:date="2012-12-06T03:41:00Z">
                      <w:rPr>
                        <w:rFonts w:ascii="Cambria Math" w:hAnsi="Cambria Math"/>
                      </w:rPr>
                    </w:ins>
                  </m:ctrlPr>
                </m:eqArrPr>
                <m:e>
                  <w:ins w:id="7516" w:author="The Si Tran" w:date="2012-12-06T03:42:00Z">
                    <m:r>
                      <m:rPr>
                        <m:sty m:val="p"/>
                      </m:rPr>
                      <w:rPr>
                        <w:rFonts w:ascii="Cambria Math" w:hAnsi="Cambria Math"/>
                      </w:rPr>
                      <m:t>-</m:t>
                    </m:r>
                  </w:ins>
                  <m:sSubSup>
                    <m:sSubSupPr>
                      <m:ctrlPr>
                        <w:ins w:id="7517" w:author="The Si Tran" w:date="2012-12-06T03:41:00Z">
                          <w:rPr>
                            <w:rFonts w:ascii="Cambria Math" w:hAnsi="Cambria Math"/>
                          </w:rPr>
                        </w:ins>
                      </m:ctrlPr>
                    </m:sSubSupPr>
                    <m:e>
                      <w:ins w:id="7518" w:author="The Si Tran" w:date="2012-12-06T03:41:00Z">
                        <m:r>
                          <m:rPr>
                            <m:sty m:val="p"/>
                          </m:rPr>
                          <w:rPr>
                            <w:rFonts w:ascii="Cambria Math" w:hAnsi="Cambria Math"/>
                          </w:rPr>
                          <m:t>∆</m:t>
                        </m:r>
                      </w:ins>
                    </m:e>
                    <m:sub>
                      <w:ins w:id="7519" w:author="The Si Tran" w:date="2012-12-06T03:41:00Z">
                        <m:r>
                          <w:rPr>
                            <w:rFonts w:ascii="Cambria Math" w:hAnsi="Cambria Math"/>
                          </w:rPr>
                          <m:t>ij</m:t>
                        </m:r>
                      </w:ins>
                    </m:sub>
                    <m:sup>
                      <m:d>
                        <m:dPr>
                          <m:ctrlPr>
                            <w:ins w:id="7520" w:author="The Si Tran" w:date="2012-12-06T03:41:00Z">
                              <w:rPr>
                                <w:rFonts w:ascii="Cambria Math" w:hAnsi="Cambria Math"/>
                              </w:rPr>
                            </w:ins>
                          </m:ctrlPr>
                        </m:dPr>
                        <m:e>
                          <w:ins w:id="7521" w:author="The Si Tran" w:date="2012-12-06T03:41:00Z">
                            <m:r>
                              <w:rPr>
                                <w:rFonts w:ascii="Cambria Math" w:hAnsi="Cambria Math"/>
                              </w:rPr>
                              <m:t>t</m:t>
                            </m:r>
                          </w:ins>
                        </m:e>
                      </m:d>
                    </m:sup>
                  </m:sSubSup>
                  <w:ins w:id="7522"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23" w:author="The Si Tran" w:date="2012-12-06T03:41:00Z">
                          <w:rPr>
                            <w:rFonts w:ascii="Cambria Math" w:hAnsi="Cambria Math"/>
                          </w:rPr>
                        </w:ins>
                      </m:ctrlPr>
                    </m:fPr>
                    <m:num>
                      <w:ins w:id="7524" w:author="The Si Tran" w:date="2012-12-06T03:41:00Z">
                        <m:r>
                          <w:rPr>
                            <w:rFonts w:ascii="Cambria Math" w:hAnsi="Cambria Math"/>
                          </w:rPr>
                          <m:t>∂</m:t>
                        </m:r>
                      </w:ins>
                      <m:sSup>
                        <m:sSupPr>
                          <m:ctrlPr>
                            <w:ins w:id="7525" w:author="The Si Tran" w:date="2012-12-06T03:41:00Z">
                              <w:rPr>
                                <w:rFonts w:ascii="Cambria Math" w:hAnsi="Cambria Math"/>
                              </w:rPr>
                            </w:ins>
                          </m:ctrlPr>
                        </m:sSupPr>
                        <m:e>
                          <w:ins w:id="7526" w:author="The Si Tran" w:date="2012-12-06T03:41:00Z">
                            <m:r>
                              <w:rPr>
                                <w:rFonts w:ascii="Cambria Math" w:hAnsi="Cambria Math"/>
                              </w:rPr>
                              <m:t>E</m:t>
                            </m:r>
                          </w:ins>
                        </m:e>
                        <m:sup>
                          <m:d>
                            <m:dPr>
                              <m:ctrlPr>
                                <w:ins w:id="7527" w:author="The Si Tran" w:date="2012-12-06T03:41:00Z">
                                  <w:rPr>
                                    <w:rFonts w:ascii="Cambria Math" w:hAnsi="Cambria Math"/>
                                  </w:rPr>
                                </w:ins>
                              </m:ctrlPr>
                            </m:dPr>
                            <m:e>
                              <w:ins w:id="7528" w:author="The Si Tran" w:date="2012-12-06T03:41:00Z">
                                <m:r>
                                  <w:rPr>
                                    <w:rFonts w:ascii="Cambria Math" w:hAnsi="Cambria Math"/>
                                  </w:rPr>
                                  <m:t>t</m:t>
                                </m:r>
                              </w:ins>
                            </m:e>
                          </m:d>
                        </m:sup>
                      </m:sSup>
                    </m:num>
                    <m:den>
                      <w:ins w:id="7529" w:author="The Si Tran" w:date="2012-12-06T03:41:00Z">
                        <m:r>
                          <w:rPr>
                            <w:rFonts w:ascii="Cambria Math" w:hAnsi="Cambria Math"/>
                          </w:rPr>
                          <m:t>∂</m:t>
                        </m:r>
                      </w:ins>
                      <m:sSub>
                        <m:sSubPr>
                          <m:ctrlPr>
                            <w:ins w:id="7530" w:author="The Si Tran" w:date="2012-12-06T03:41:00Z">
                              <w:rPr>
                                <w:rFonts w:ascii="Cambria Math" w:hAnsi="Cambria Math"/>
                              </w:rPr>
                            </w:ins>
                          </m:ctrlPr>
                        </m:sSubPr>
                        <m:e>
                          <w:ins w:id="7531" w:author="The Si Tran" w:date="2012-12-06T03:41:00Z">
                            <m:r>
                              <w:rPr>
                                <w:rFonts w:ascii="Cambria Math" w:hAnsi="Cambria Math"/>
                              </w:rPr>
                              <m:t>w</m:t>
                            </m:r>
                          </w:ins>
                        </m:e>
                        <m:sub>
                          <w:ins w:id="7532" w:author="The Si Tran" w:date="2012-12-06T03:41:00Z">
                            <m:r>
                              <w:rPr>
                                <w:rFonts w:ascii="Cambria Math" w:hAnsi="Cambria Math"/>
                              </w:rPr>
                              <m:t>ij</m:t>
                            </m:r>
                          </w:ins>
                        </m:sub>
                      </m:sSub>
                    </m:den>
                  </m:f>
                  <w:ins w:id="7533" w:author="The Si Tran" w:date="2012-12-06T03:41:00Z">
                    <m:r>
                      <m:rPr>
                        <m:sty m:val="p"/>
                      </m:rPr>
                      <w:rPr>
                        <w:rFonts w:ascii="Cambria Math" w:hAnsi="Cambria Math"/>
                      </w:rPr>
                      <m:t>&gt;0</m:t>
                    </m:r>
                  </w:ins>
                </m:e>
                <m:e>
                  <w:ins w:id="7534" w:author="The Si Tran" w:date="2012-12-06T03:42:00Z">
                    <m:r>
                      <m:rPr>
                        <m:sty m:val="p"/>
                      </m:rPr>
                      <w:rPr>
                        <w:rFonts w:ascii="Cambria Math" w:hAnsi="Cambria Math"/>
                      </w:rPr>
                      <m:t>+</m:t>
                    </m:r>
                  </w:ins>
                  <m:sSubSup>
                    <m:sSubSupPr>
                      <m:ctrlPr>
                        <w:ins w:id="7535" w:author="The Si Tran" w:date="2012-12-06T03:43:00Z">
                          <w:rPr>
                            <w:rFonts w:ascii="Cambria Math" w:hAnsi="Cambria Math"/>
                          </w:rPr>
                        </w:ins>
                      </m:ctrlPr>
                    </m:sSubSupPr>
                    <m:e>
                      <w:ins w:id="7536" w:author="The Si Tran" w:date="2012-12-06T03:43:00Z">
                        <m:r>
                          <m:rPr>
                            <m:sty m:val="p"/>
                          </m:rPr>
                          <w:rPr>
                            <w:rFonts w:ascii="Cambria Math" w:hAnsi="Cambria Math"/>
                          </w:rPr>
                          <m:t>∆</m:t>
                        </m:r>
                      </w:ins>
                    </m:e>
                    <m:sub>
                      <w:ins w:id="7537" w:author="The Si Tran" w:date="2012-12-06T03:43:00Z">
                        <m:r>
                          <w:rPr>
                            <w:rFonts w:ascii="Cambria Math" w:hAnsi="Cambria Math"/>
                          </w:rPr>
                          <m:t>ij</m:t>
                        </m:r>
                      </w:ins>
                    </m:sub>
                    <m:sup>
                      <m:d>
                        <m:dPr>
                          <m:ctrlPr>
                            <w:ins w:id="7538" w:author="The Si Tran" w:date="2012-12-06T03:43:00Z">
                              <w:rPr>
                                <w:rFonts w:ascii="Cambria Math" w:hAnsi="Cambria Math"/>
                              </w:rPr>
                            </w:ins>
                          </m:ctrlPr>
                        </m:dPr>
                        <m:e>
                          <w:ins w:id="7539" w:author="The Si Tran" w:date="2012-12-06T03:43:00Z">
                            <m:r>
                              <w:rPr>
                                <w:rFonts w:ascii="Cambria Math" w:hAnsi="Cambria Math"/>
                              </w:rPr>
                              <m:t>t</m:t>
                            </m:r>
                          </w:ins>
                        </m:e>
                      </m:d>
                    </m:sup>
                  </m:sSubSup>
                  <w:ins w:id="7540"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41" w:author="The Si Tran" w:date="2012-12-06T03:42:00Z">
                          <w:rPr>
                            <w:rFonts w:ascii="Cambria Math" w:hAnsi="Cambria Math"/>
                          </w:rPr>
                        </w:ins>
                      </m:ctrlPr>
                    </m:fPr>
                    <m:num>
                      <w:ins w:id="7542" w:author="The Si Tran" w:date="2012-12-06T03:42:00Z">
                        <m:r>
                          <w:rPr>
                            <w:rFonts w:ascii="Cambria Math" w:hAnsi="Cambria Math"/>
                          </w:rPr>
                          <m:t>∂</m:t>
                        </m:r>
                      </w:ins>
                      <m:sSup>
                        <m:sSupPr>
                          <m:ctrlPr>
                            <w:ins w:id="7543" w:author="The Si Tran" w:date="2012-12-06T03:42:00Z">
                              <w:rPr>
                                <w:rFonts w:ascii="Cambria Math" w:hAnsi="Cambria Math"/>
                              </w:rPr>
                            </w:ins>
                          </m:ctrlPr>
                        </m:sSupPr>
                        <m:e>
                          <w:ins w:id="7544" w:author="The Si Tran" w:date="2012-12-06T03:42:00Z">
                            <m:r>
                              <w:rPr>
                                <w:rFonts w:ascii="Cambria Math" w:hAnsi="Cambria Math"/>
                              </w:rPr>
                              <m:t>E</m:t>
                            </m:r>
                          </w:ins>
                        </m:e>
                        <m:sup>
                          <m:d>
                            <m:dPr>
                              <m:ctrlPr>
                                <w:ins w:id="7545" w:author="The Si Tran" w:date="2012-12-06T03:42:00Z">
                                  <w:rPr>
                                    <w:rFonts w:ascii="Cambria Math" w:hAnsi="Cambria Math"/>
                                  </w:rPr>
                                </w:ins>
                              </m:ctrlPr>
                            </m:dPr>
                            <m:e>
                              <w:ins w:id="7546" w:author="The Si Tran" w:date="2012-12-06T03:42:00Z">
                                <m:r>
                                  <w:rPr>
                                    <w:rFonts w:ascii="Cambria Math" w:hAnsi="Cambria Math"/>
                                  </w:rPr>
                                  <m:t>t</m:t>
                                </m:r>
                              </w:ins>
                            </m:e>
                          </m:d>
                        </m:sup>
                      </m:sSup>
                    </m:num>
                    <m:den>
                      <w:ins w:id="7547" w:author="The Si Tran" w:date="2012-12-06T03:42:00Z">
                        <m:r>
                          <w:rPr>
                            <w:rFonts w:ascii="Cambria Math" w:hAnsi="Cambria Math"/>
                          </w:rPr>
                          <m:t>∂</m:t>
                        </m:r>
                      </w:ins>
                      <m:sSub>
                        <m:sSubPr>
                          <m:ctrlPr>
                            <w:ins w:id="7548" w:author="The Si Tran" w:date="2012-12-06T03:42:00Z">
                              <w:rPr>
                                <w:rFonts w:ascii="Cambria Math" w:hAnsi="Cambria Math"/>
                              </w:rPr>
                            </w:ins>
                          </m:ctrlPr>
                        </m:sSubPr>
                        <m:e>
                          <w:ins w:id="7549" w:author="The Si Tran" w:date="2012-12-06T03:42:00Z">
                            <m:r>
                              <w:rPr>
                                <w:rFonts w:ascii="Cambria Math" w:hAnsi="Cambria Math"/>
                              </w:rPr>
                              <m:t>w</m:t>
                            </m:r>
                          </w:ins>
                        </m:e>
                        <m:sub>
                          <w:ins w:id="7550" w:author="The Si Tran" w:date="2012-12-06T03:42:00Z">
                            <m:r>
                              <w:rPr>
                                <w:rFonts w:ascii="Cambria Math" w:hAnsi="Cambria Math"/>
                              </w:rPr>
                              <m:t>ij</m:t>
                            </m:r>
                          </w:ins>
                        </m:sub>
                      </m:sSub>
                    </m:den>
                  </m:f>
                  <w:ins w:id="7551" w:author="The Si Tran" w:date="2012-12-06T03:42:00Z">
                    <m:r>
                      <m:rPr>
                        <m:sty m:val="p"/>
                      </m:rPr>
                      <w:rPr>
                        <w:rFonts w:ascii="Cambria Math" w:hAnsi="Cambria Math"/>
                      </w:rPr>
                      <m:t>&lt;0</m:t>
                    </m:r>
                  </w:ins>
                </m:e>
                <m:e>
                  <w:ins w:id="7552" w:author="The Si Tran" w:date="2012-12-06T03:43:00Z">
                    <m:r>
                      <m:rPr>
                        <m:sty m:val="p"/>
                      </m:rPr>
                      <w:rPr>
                        <w:rFonts w:ascii="Cambria Math" w:hAnsi="Cambria Math"/>
                      </w:rPr>
                      <m:t>0</m:t>
                    </m:r>
                  </w:ins>
                  <w:ins w:id="7553" w:author="The Si Tran" w:date="2012-12-06T03:41:00Z">
                    <m:r>
                      <m:rPr>
                        <m:sty m:val="p"/>
                      </m:rPr>
                      <w:rPr>
                        <w:rFonts w:ascii="Cambria Math" w:hAnsi="Cambria Math"/>
                      </w:rPr>
                      <m:t xml:space="preserve">, </m:t>
                    </m:r>
                    <m:r>
                      <w:rPr>
                        <w:rFonts w:ascii="Cambria Math" w:hAnsi="Cambria Math"/>
                      </w:rPr>
                      <m:t>else</m:t>
                    </m:r>
                  </w:ins>
                </m:e>
              </m:eqArr>
            </m:e>
          </m:d>
          <w:ins w:id="7554"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555" w:author="The Si Tran" w:date="2012-12-14T06:18:00Z"/>
        </w:rPr>
        <w:pPrChange w:id="7556" w:author="The Si Tran" w:date="2012-12-16T08:29:00Z">
          <w:pPr>
            <w:spacing w:before="0"/>
            <w:ind w:firstLine="720"/>
          </w:pPr>
        </w:pPrChange>
      </w:pPr>
      <w:ins w:id="7557" w:author="The Si Tran" w:date="2012-12-14T05:57:00Z">
        <w:r w:rsidRPr="00032D83">
          <w:rPr>
            <w:noProof/>
            <w:rPrChange w:id="7558">
              <w:rPr>
                <w:noProof/>
              </w:rPr>
            </w:rPrChange>
          </w:rPr>
          <mc:AlternateContent>
            <mc:Choice Requires="wps">
              <w:drawing>
                <wp:anchor distT="0" distB="0" distL="114300" distR="114300" simplePos="0" relativeHeight="251683328" behindDoc="0" locked="0" layoutInCell="1" allowOverlap="1" wp14:anchorId="599A3C3F" wp14:editId="68D81AB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276DB6" w:rsidRDefault="00276DB6">
                              <w:pPr>
                                <w:pStyle w:val="EquationIndex"/>
                                <w:pPrChange w:id="7559" w:author="The Si Tran" w:date="2012-12-16T08:28:00Z">
                                  <w:pPr/>
                                </w:pPrChange>
                              </w:pPr>
                              <w:ins w:id="7560" w:author="The Si Tran" w:date="2012-12-06T02:41:00Z">
                                <w:r>
                                  <w:t>(4.</w:t>
                                </w:r>
                              </w:ins>
                              <w:ins w:id="7561" w:author="The Si Tran" w:date="2012-12-06T02:44:00Z">
                                <w:r>
                                  <w:t>17</w:t>
                                </w:r>
                              </w:ins>
                              <w:ins w:id="756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8" type="#_x0000_t202" style="position:absolute;left:0;text-align:left;margin-left:406.4pt;margin-top:1.5pt;width:46.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c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TKyHL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276DB6" w:rsidRDefault="00276DB6">
                        <w:pPr>
                          <w:pStyle w:val="EquationIndex"/>
                          <w:pPrChange w:id="7563" w:author="The Si Tran" w:date="2012-12-16T08:28:00Z">
                            <w:pPr/>
                          </w:pPrChange>
                        </w:pPr>
                        <w:ins w:id="7564" w:author="The Si Tran" w:date="2012-12-06T02:41:00Z">
                          <w:r>
                            <w:t>(4.</w:t>
                          </w:r>
                        </w:ins>
                        <w:ins w:id="7565" w:author="The Si Tran" w:date="2012-12-06T02:44:00Z">
                          <w:r>
                            <w:t>17</w:t>
                          </w:r>
                        </w:ins>
                        <w:ins w:id="7566" w:author="The Si Tran" w:date="2012-12-06T02:41:00Z">
                          <w:r>
                            <w:t>)</w:t>
                          </w:r>
                        </w:ins>
                      </w:p>
                    </w:txbxContent>
                  </v:textbox>
                </v:shape>
              </w:pict>
            </mc:Fallback>
          </mc:AlternateContent>
        </w:r>
      </w:ins>
    </w:p>
    <w:p w14:paraId="600BC804" w14:textId="091793C1" w:rsidR="0088753F" w:rsidRPr="0049233F" w:rsidRDefault="00D35DF6">
      <w:pPr>
        <w:pStyle w:val="EquationIndex"/>
        <w:jc w:val="center"/>
        <w:pPrChange w:id="7567" w:author="The Si Tran" w:date="2012-12-16T08:29:00Z">
          <w:pPr>
            <w:spacing w:before="0"/>
            <w:ind w:firstLine="720"/>
          </w:pPr>
        </w:pPrChange>
      </w:pPr>
      <m:oMath>
        <m:sSubSup>
          <m:sSubSupPr>
            <m:ctrlPr>
              <w:ins w:id="7568" w:author="The Si Tran" w:date="2012-12-06T03:45:00Z">
                <w:rPr>
                  <w:rFonts w:ascii="Cambria Math" w:hAnsi="Cambria Math"/>
                </w:rPr>
              </w:ins>
            </m:ctrlPr>
          </m:sSubSupPr>
          <m:e>
            <w:ins w:id="7569" w:author="The Si Tran" w:date="2012-12-06T03:45:00Z">
              <m:r>
                <w:rPr>
                  <w:rFonts w:ascii="Cambria Math" w:hAnsi="Cambria Math"/>
                </w:rPr>
                <m:t>w</m:t>
              </m:r>
            </w:ins>
          </m:e>
          <m:sub>
            <w:ins w:id="7570" w:author="The Si Tran" w:date="2012-12-06T03:45:00Z">
              <m:r>
                <w:rPr>
                  <w:rFonts w:ascii="Cambria Math" w:hAnsi="Cambria Math"/>
                </w:rPr>
                <m:t>ij</m:t>
              </m:r>
            </w:ins>
          </m:sub>
          <m:sup>
            <w:ins w:id="757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572" w:author="The Si Tran" w:date="2012-12-06T03:45:00Z">
          <m:r>
            <m:rPr>
              <m:sty m:val="p"/>
            </m:rPr>
            <w:rPr>
              <w:rFonts w:ascii="Cambria Math" w:hAnsi="Cambria Math"/>
            </w:rPr>
            <m:t>=</m:t>
          </m:r>
        </w:ins>
        <m:sSubSup>
          <m:sSubSupPr>
            <m:ctrlPr>
              <w:ins w:id="7573" w:author="The Si Tran" w:date="2012-12-06T03:45:00Z">
                <w:rPr>
                  <w:rFonts w:ascii="Cambria Math" w:hAnsi="Cambria Math"/>
                </w:rPr>
              </w:ins>
            </m:ctrlPr>
          </m:sSubSupPr>
          <m:e>
            <w:ins w:id="7574" w:author="The Si Tran" w:date="2012-12-06T03:45:00Z">
              <m:r>
                <w:rPr>
                  <w:rFonts w:ascii="Cambria Math" w:hAnsi="Cambria Math"/>
                </w:rPr>
                <m:t>w</m:t>
              </m:r>
            </w:ins>
          </m:e>
          <m:sub>
            <w:ins w:id="7575" w:author="The Si Tran" w:date="2012-12-06T03:45:00Z">
              <m:r>
                <w:rPr>
                  <w:rFonts w:ascii="Cambria Math" w:hAnsi="Cambria Math"/>
                </w:rPr>
                <m:t>ij</m:t>
              </m:r>
            </w:ins>
          </m:sub>
          <m:sup>
            <w:ins w:id="757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77" w:author="The Si Tran" w:date="2012-12-06T03:45:00Z">
          <m:r>
            <m:rPr>
              <m:sty m:val="p"/>
            </m:rPr>
            <w:rPr>
              <w:rFonts w:ascii="Cambria Math" w:hAnsi="Cambria Math"/>
            </w:rPr>
            <m:t>+</m:t>
          </m:r>
        </w:ins>
        <m:sSubSup>
          <m:sSubSupPr>
            <m:ctrlPr>
              <w:ins w:id="7578" w:author="The Si Tran" w:date="2012-12-06T03:45:00Z">
                <w:rPr>
                  <w:rFonts w:ascii="Cambria Math" w:hAnsi="Cambria Math"/>
                </w:rPr>
              </w:ins>
            </m:ctrlPr>
          </m:sSubSupPr>
          <m:e>
            <w:ins w:id="7579" w:author="The Si Tran" w:date="2012-12-06T03:45:00Z">
              <m:r>
                <m:rPr>
                  <m:sty m:val="p"/>
                </m:rPr>
                <w:rPr>
                  <w:rFonts w:ascii="Cambria Math" w:hAnsi="Cambria Math"/>
                </w:rPr>
                <m:t>∆</m:t>
              </m:r>
              <m:r>
                <w:rPr>
                  <w:rFonts w:ascii="Cambria Math" w:hAnsi="Cambria Math"/>
                </w:rPr>
                <m:t>w</m:t>
              </m:r>
            </w:ins>
          </m:e>
          <m:sub>
            <w:ins w:id="7580" w:author="The Si Tran" w:date="2012-12-06T03:45:00Z">
              <m:r>
                <w:rPr>
                  <w:rFonts w:ascii="Cambria Math" w:hAnsi="Cambria Math"/>
                </w:rPr>
                <m:t>ij</m:t>
              </m:r>
            </w:ins>
          </m:sub>
          <m:sup>
            <w:ins w:id="758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82" w:author="The Si Tran" w:date="2012-12-06T03:45:00Z">
          <m:r>
            <m:rPr>
              <m:sty m:val="p"/>
            </m:rPr>
            <w:rPr>
              <w:rFonts w:ascii="Cambria Math" w:hAnsi="Cambria Math"/>
            </w:rPr>
            <m:t xml:space="preserve"> </m:t>
          </m:r>
        </w:ins>
      </m:oMath>
      <w:ins w:id="7583" w:author="The Si Tran" w:date="2012-12-06T03:45:00Z">
        <w:r w:rsidR="00A51995">
          <w:t xml:space="preserve"> </w:t>
        </w:r>
      </w:ins>
      <w:del w:id="7584" w:author="The Si Tran" w:date="2012-12-06T03:43:00Z">
        <w:r w:rsidR="0088753F" w:rsidRPr="00AF1345" w:rsidDel="001B4DDE">
          <w:rPr>
            <w:position w:val="-108"/>
          </w:rPr>
          <w:object w:dxaOrig="3879" w:dyaOrig="2280" w14:anchorId="4BC18070">
            <v:shape id="_x0000_i1153" type="#_x0000_t75" style="width:229.8pt;height:136.5pt" o:ole="">
              <v:imagedata r:id="rId303" o:title=""/>
            </v:shape>
            <o:OLEObject Type="Embed" ProgID="Equation.DSMT4" ShapeID="_x0000_i1153" DrawAspect="Content" ObjectID="_1417211290" r:id="rId304"/>
          </w:object>
        </w:r>
      </w:del>
    </w:p>
    <w:p w14:paraId="3F053D4F" w14:textId="77777777" w:rsidR="0088753F" w:rsidRPr="0049233F" w:rsidRDefault="0088753F" w:rsidP="0088753F">
      <w:pPr>
        <w:spacing w:before="0"/>
        <w:ind w:firstLine="720"/>
        <w:rPr>
          <w:szCs w:val="26"/>
        </w:rPr>
      </w:pPr>
      <w:del w:id="7585" w:author="The Si Tran" w:date="2012-12-06T03:46:00Z">
        <w:r w:rsidRPr="00AF1345" w:rsidDel="00477F6C">
          <w:rPr>
            <w:position w:val="-14"/>
            <w:szCs w:val="26"/>
          </w:rPr>
          <w:object w:dxaOrig="2840" w:dyaOrig="400" w14:anchorId="5969322F">
            <v:shape id="_x0000_i1154" type="#_x0000_t75" style="width:208.5pt;height:28.2pt" o:ole="">
              <v:imagedata r:id="rId305" o:title=""/>
            </v:shape>
            <o:OLEObject Type="Embed" ProgID="Equation.DSMT4" ShapeID="_x0000_i1154" DrawAspect="Content" ObjectID="_1417211291" r:id="rId306"/>
          </w:object>
        </w:r>
      </w:del>
    </w:p>
    <w:p w14:paraId="470DE334" w14:textId="77777777" w:rsidR="0088753F" w:rsidRDefault="0088753F">
      <w:pPr>
        <w:rPr>
          <w:ins w:id="7586" w:author="The Si Tran" w:date="2012-12-06T03:46:00Z"/>
        </w:rPr>
        <w:pPrChange w:id="7587"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5" type="#_x0000_t75" style="width:13.8pt;height:13.8pt" o:ole="">
            <v:imagedata r:id="rId297" o:title=""/>
          </v:shape>
          <o:OLEObject Type="Embed" ProgID="Equation.DSMT4" ShapeID="_x0000_i1155" DrawAspect="Content" ObjectID="_1417211292" r:id="rId307"/>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D35DF6">
      <w:pPr>
        <w:pStyle w:val="EquationIndex"/>
        <w:pPrChange w:id="7588" w:author="The Si Tran" w:date="2012-12-15T08:05:00Z">
          <w:pPr>
            <w:spacing w:before="0"/>
            <w:ind w:firstLine="720"/>
          </w:pPr>
        </w:pPrChange>
      </w:pPr>
      <m:oMathPara>
        <m:oMathParaPr>
          <m:jc m:val="center"/>
        </m:oMathParaPr>
        <m:oMath>
          <m:sSubSup>
            <m:sSubSupPr>
              <m:ctrlPr>
                <w:ins w:id="7589" w:author="The Si Tran" w:date="2012-12-06T03:47:00Z">
                  <w:rPr>
                    <w:rFonts w:ascii="Cambria Math" w:hAnsi="Cambria Math"/>
                  </w:rPr>
                </w:ins>
              </m:ctrlPr>
            </m:sSubSupPr>
            <m:e>
              <w:ins w:id="7590" w:author="The Si Tran" w:date="2012-12-06T03:47:00Z">
                <m:r>
                  <m:rPr>
                    <m:sty m:val="p"/>
                  </m:rPr>
                  <w:rPr>
                    <w:rFonts w:ascii="Cambria Math" w:hAnsi="Cambria Math"/>
                  </w:rPr>
                  <m:t>∆</m:t>
                </m:r>
                <m:r>
                  <w:rPr>
                    <w:rFonts w:ascii="Cambria Math" w:hAnsi="Cambria Math"/>
                  </w:rPr>
                  <m:t>w</m:t>
                </m:r>
              </w:ins>
            </m:e>
            <m:sub>
              <w:ins w:id="7591" w:author="The Si Tran" w:date="2012-12-06T03:47:00Z">
                <m:r>
                  <w:rPr>
                    <w:rFonts w:ascii="Cambria Math" w:hAnsi="Cambria Math"/>
                  </w:rPr>
                  <m:t>ij</m:t>
                </m:r>
              </w:ins>
            </m:sub>
            <m:sup>
              <w:ins w:id="759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593" w:author="The Si Tran" w:date="2012-12-06T03:47:00Z">
            <m:r>
              <m:rPr>
                <m:sty m:val="p"/>
              </m:rPr>
              <w:rPr>
                <w:rFonts w:ascii="Cambria Math" w:hAnsi="Cambria Math"/>
              </w:rPr>
              <m:t>=</m:t>
            </m:r>
          </w:ins>
          <m:sSubSup>
            <m:sSubSupPr>
              <m:ctrlPr>
                <w:ins w:id="7594" w:author="The Si Tran" w:date="2012-12-06T03:47:00Z">
                  <w:rPr>
                    <w:rFonts w:ascii="Cambria Math" w:hAnsi="Cambria Math"/>
                  </w:rPr>
                </w:ins>
              </m:ctrlPr>
            </m:sSubSupPr>
            <m:e>
              <w:ins w:id="7595" w:author="The Si Tran" w:date="2012-12-06T03:47:00Z">
                <m:r>
                  <m:rPr>
                    <m:sty m:val="p"/>
                  </m:rPr>
                  <w:rPr>
                    <w:rFonts w:ascii="Cambria Math" w:hAnsi="Cambria Math"/>
                  </w:rPr>
                  <m:t>-∆</m:t>
                </m:r>
                <m:r>
                  <w:rPr>
                    <w:rFonts w:ascii="Cambria Math" w:hAnsi="Cambria Math"/>
                  </w:rPr>
                  <m:t>w</m:t>
                </m:r>
              </w:ins>
            </m:e>
            <m:sub>
              <w:ins w:id="7596" w:author="The Si Tran" w:date="2012-12-06T03:47:00Z">
                <m:r>
                  <w:rPr>
                    <w:rFonts w:ascii="Cambria Math" w:hAnsi="Cambria Math"/>
                  </w:rPr>
                  <m:t>ij</m:t>
                </m:r>
              </w:ins>
            </m:sub>
            <m:sup>
              <w:ins w:id="759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598" w:author="The Si Tran" w:date="2012-12-06T03:46:00Z">
            <m:r>
              <m:rPr>
                <m:sty m:val="p"/>
              </m:rPr>
              <w:rPr>
                <w:rFonts w:ascii="Cambria Math" w:hAnsi="Cambria Math"/>
              </w:rPr>
              <m:t xml:space="preserve"> </m:t>
            </m:r>
            <m:r>
              <w:rPr>
                <w:rFonts w:ascii="Cambria Math" w:hAnsi="Cambria Math"/>
              </w:rPr>
              <m:t>v</m:t>
            </m:r>
          </w:ins>
          <w:ins w:id="7599" w:author="The Si Tran" w:date="2012-12-06T03:47:00Z">
            <m:r>
              <m:rPr>
                <m:sty m:val="p"/>
              </m:rPr>
              <w:rPr>
                <w:rFonts w:ascii="Cambria Math" w:hAnsi="Cambria Math"/>
              </w:rPr>
              <m:t xml:space="preserve">à </m:t>
            </m:r>
          </w:ins>
          <m:f>
            <m:fPr>
              <m:ctrlPr>
                <w:ins w:id="7600" w:author="The Si Tran" w:date="2012-12-06T03:47:00Z">
                  <w:rPr>
                    <w:rFonts w:ascii="Cambria Math" w:hAnsi="Cambria Math"/>
                  </w:rPr>
                </w:ins>
              </m:ctrlPr>
            </m:fPr>
            <m:num>
              <w:ins w:id="7601" w:author="The Si Tran" w:date="2012-12-06T03:47:00Z">
                <m:r>
                  <w:rPr>
                    <w:rFonts w:ascii="Cambria Math" w:hAnsi="Cambria Math"/>
                  </w:rPr>
                  <m:t>∂</m:t>
                </m:r>
              </w:ins>
              <m:sSup>
                <m:sSupPr>
                  <m:ctrlPr>
                    <w:ins w:id="7602" w:author="The Si Tran" w:date="2012-12-06T03:47:00Z">
                      <w:rPr>
                        <w:rFonts w:ascii="Cambria Math" w:hAnsi="Cambria Math"/>
                      </w:rPr>
                    </w:ins>
                  </m:ctrlPr>
                </m:sSupPr>
                <m:e>
                  <w:ins w:id="7603" w:author="The Si Tran" w:date="2012-12-06T03:47:00Z">
                    <m:r>
                      <w:rPr>
                        <w:rFonts w:ascii="Cambria Math" w:hAnsi="Cambria Math"/>
                      </w:rPr>
                      <m:t>E</m:t>
                    </m:r>
                  </w:ins>
                </m:e>
                <m:sup>
                  <m:d>
                    <m:dPr>
                      <m:ctrlPr>
                        <w:ins w:id="7604" w:author="The Si Tran" w:date="2012-12-06T03:47:00Z">
                          <w:rPr>
                            <w:rFonts w:ascii="Cambria Math" w:hAnsi="Cambria Math"/>
                          </w:rPr>
                        </w:ins>
                      </m:ctrlPr>
                    </m:dPr>
                    <m:e>
                      <w:ins w:id="7605" w:author="The Si Tran" w:date="2012-12-06T03:47:00Z">
                        <m:r>
                          <w:rPr>
                            <w:rFonts w:ascii="Cambria Math" w:hAnsi="Cambria Math"/>
                          </w:rPr>
                          <m:t>t</m:t>
                        </m:r>
                      </w:ins>
                    </m:e>
                  </m:d>
                </m:sup>
              </m:sSup>
            </m:num>
            <m:den>
              <w:ins w:id="7606" w:author="The Si Tran" w:date="2012-12-06T03:47:00Z">
                <m:r>
                  <w:rPr>
                    <w:rFonts w:ascii="Cambria Math" w:hAnsi="Cambria Math"/>
                  </w:rPr>
                  <m:t>∂</m:t>
                </m:r>
              </w:ins>
              <m:sSub>
                <m:sSubPr>
                  <m:ctrlPr>
                    <w:ins w:id="7607" w:author="The Si Tran" w:date="2012-12-06T03:47:00Z">
                      <w:rPr>
                        <w:rFonts w:ascii="Cambria Math" w:hAnsi="Cambria Math"/>
                      </w:rPr>
                    </w:ins>
                  </m:ctrlPr>
                </m:sSubPr>
                <m:e>
                  <w:ins w:id="7608" w:author="The Si Tran" w:date="2012-12-06T03:47:00Z">
                    <m:r>
                      <w:rPr>
                        <w:rFonts w:ascii="Cambria Math" w:hAnsi="Cambria Math"/>
                      </w:rPr>
                      <m:t>w</m:t>
                    </m:r>
                  </w:ins>
                </m:e>
                <m:sub>
                  <w:ins w:id="7609"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610" w:author="The Si Tran" w:date="2012-12-06T03:47:00Z"/>
          <w:szCs w:val="26"/>
        </w:rPr>
      </w:pPr>
      <w:r w:rsidRPr="0049233F">
        <w:rPr>
          <w:szCs w:val="26"/>
        </w:rPr>
        <w:t xml:space="preserve"> </w:t>
      </w:r>
      <w:del w:id="7611" w:author="The Si Tran" w:date="2012-12-06T03:47:00Z">
        <w:r w:rsidRPr="00AF1345" w:rsidDel="00B63318">
          <w:rPr>
            <w:position w:val="-14"/>
            <w:szCs w:val="26"/>
          </w:rPr>
          <w:object w:dxaOrig="1540" w:dyaOrig="400" w14:anchorId="1513C705">
            <v:shape id="_x0000_i1156" type="#_x0000_t75" style="width:85.8pt;height:21.3pt" o:ole="">
              <v:imagedata r:id="rId308" o:title=""/>
            </v:shape>
            <o:OLEObject Type="Embed" ProgID="Equation.DSMT4" ShapeID="_x0000_i1156" DrawAspect="Content" ObjectID="_1417211293" r:id="rId309"/>
          </w:object>
        </w:r>
        <w:r w:rsidRPr="0049233F" w:rsidDel="00B63318">
          <w:rPr>
            <w:szCs w:val="26"/>
          </w:rPr>
          <w:delText xml:space="preserve"> và </w:delText>
        </w:r>
        <w:r w:rsidRPr="00AF1345" w:rsidDel="00B63318">
          <w:rPr>
            <w:position w:val="-32"/>
            <w:szCs w:val="26"/>
          </w:rPr>
          <w:object w:dxaOrig="920" w:dyaOrig="740" w14:anchorId="32C6DA9E">
            <v:shape id="_x0000_i1157" type="#_x0000_t75" style="width:58.2pt;height:50.7pt" o:ole="">
              <v:imagedata r:id="rId310" o:title=""/>
            </v:shape>
            <o:OLEObject Type="Embed" ProgID="Equation.DSMT4" ShapeID="_x0000_i1157" DrawAspect="Content" ObjectID="_1417211294" r:id="rId311"/>
          </w:object>
        </w:r>
      </w:del>
    </w:p>
    <w:p w14:paraId="7998B599" w14:textId="77777777" w:rsidR="0088753F" w:rsidRPr="0049233F" w:rsidRDefault="0088753F">
      <w:pPr>
        <w:pPrChange w:id="7612"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613"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614" w:author="The Si Tran" w:date="2012-12-16T08:29:00Z"/>
        </w:rPr>
        <w:pPrChange w:id="7615"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616" w:author="The Si Tran" w:date="2012-12-06T03:49:00Z"/>
          <w:szCs w:val="26"/>
        </w:rPr>
      </w:pPr>
    </w:p>
    <w:p w14:paraId="0FEC2133" w14:textId="77777777" w:rsidR="0088753F" w:rsidRPr="0049233F" w:rsidRDefault="0088753F">
      <w:pPr>
        <w:rPr>
          <w:szCs w:val="26"/>
        </w:rPr>
        <w:pPrChange w:id="7617"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618"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8" type="#_x0000_t75" style="width:79.5pt;height:36.3pt" o:ole="">
                  <v:imagedata r:id="rId312" o:title=""/>
                </v:shape>
                <o:OLEObject Type="Embed" ProgID="Equation.DSMT4" ShapeID="_x0000_i1158" DrawAspect="Content" ObjectID="_1417211295" r:id="rId313"/>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61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9" type="#_x0000_t75" style="width:21.3pt;height:21.3pt" o:ole="">
                  <v:imagedata r:id="rId314" o:title=""/>
                </v:shape>
                <o:OLEObject Type="Embed" ProgID="Equation.DSMT4" ShapeID="_x0000_i1159" DrawAspect="Content" ObjectID="_1417211296" r:id="rId315"/>
              </w:object>
            </w:r>
            <w:r w:rsidRPr="0049233F">
              <w:rPr>
                <w:i/>
                <w:szCs w:val="26"/>
              </w:rPr>
              <w:t xml:space="preserve"> = minimum (</w:t>
            </w:r>
            <w:r w:rsidRPr="00AF1345">
              <w:rPr>
                <w:i/>
                <w:position w:val="-14"/>
                <w:szCs w:val="26"/>
              </w:rPr>
              <w:object w:dxaOrig="1460" w:dyaOrig="400" w14:anchorId="5338F7B6">
                <v:shape id="_x0000_i1160" type="#_x0000_t75" style="width:1in;height:21.3pt" o:ole="">
                  <v:imagedata r:id="rId316" o:title=""/>
                </v:shape>
                <o:OLEObject Type="Embed" ProgID="Equation.DSMT4" ShapeID="_x0000_i1160" DrawAspect="Content" ObjectID="_1417211297" r:id="rId317"/>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62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1" type="#_x0000_t75" style="width:28.2pt;height:21.3pt" o:ole="">
                  <v:imagedata r:id="rId318" o:title=""/>
                </v:shape>
                <o:OLEObject Type="Embed" ProgID="Equation.DSMT4" ShapeID="_x0000_i1161" DrawAspect="Content" ObjectID="_1417211298" r:id="rId319"/>
              </w:object>
            </w:r>
            <w:r w:rsidRPr="0049233F">
              <w:rPr>
                <w:i/>
                <w:szCs w:val="26"/>
              </w:rPr>
              <w:t xml:space="preserve"> = - sign (</w:t>
            </w:r>
            <w:r w:rsidRPr="00AF1345">
              <w:rPr>
                <w:i/>
                <w:position w:val="-32"/>
                <w:szCs w:val="26"/>
              </w:rPr>
              <w:object w:dxaOrig="580" w:dyaOrig="740" w14:anchorId="1C11FF13">
                <v:shape id="_x0000_i1162" type="#_x0000_t75" style="width:28.2pt;height:36.3pt" o:ole="">
                  <v:imagedata r:id="rId320" o:title=""/>
                </v:shape>
                <o:OLEObject Type="Embed" ProgID="Equation.DSMT4" ShapeID="_x0000_i1162" DrawAspect="Content" ObjectID="_1417211299" r:id="rId321"/>
              </w:object>
            </w:r>
            <w:r w:rsidRPr="0049233F">
              <w:rPr>
                <w:i/>
                <w:szCs w:val="26"/>
              </w:rPr>
              <w:t>)*</w:t>
            </w:r>
            <w:r w:rsidRPr="00AF1345">
              <w:rPr>
                <w:i/>
                <w:position w:val="-14"/>
                <w:szCs w:val="26"/>
              </w:rPr>
              <w:object w:dxaOrig="400" w:dyaOrig="400" w14:anchorId="797347F4">
                <v:shape id="_x0000_i1163" type="#_x0000_t75" style="width:21.3pt;height:21.3pt" o:ole="">
                  <v:imagedata r:id="rId314" o:title=""/>
                </v:shape>
                <o:OLEObject Type="Embed" ProgID="Equation.DSMT4" ShapeID="_x0000_i1163" DrawAspect="Content" ObjectID="_1417211300" r:id="rId322"/>
              </w:object>
            </w:r>
          </w:p>
          <w:p w14:paraId="7A102CBB" w14:textId="77777777" w:rsidR="0088753F" w:rsidRPr="0049233F" w:rsidRDefault="0088753F">
            <w:pPr>
              <w:spacing w:before="0" w:line="240" w:lineRule="auto"/>
              <w:ind w:firstLine="720"/>
              <w:rPr>
                <w:i/>
                <w:szCs w:val="26"/>
              </w:rPr>
              <w:pPrChange w:id="762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4" type="#_x0000_t75" style="width:28.2pt;height:21.3pt" o:ole="">
                  <v:imagedata r:id="rId323" o:title=""/>
                </v:shape>
                <o:OLEObject Type="Embed" ProgID="Equation.DSMT4" ShapeID="_x0000_i1164" DrawAspect="Content" ObjectID="_1417211301" r:id="rId324"/>
              </w:object>
            </w:r>
            <w:r w:rsidRPr="0049233F">
              <w:rPr>
                <w:i/>
                <w:szCs w:val="26"/>
              </w:rPr>
              <w:t xml:space="preserve">  = </w:t>
            </w:r>
            <w:r w:rsidRPr="00AF1345">
              <w:rPr>
                <w:i/>
                <w:position w:val="-14"/>
                <w:szCs w:val="26"/>
              </w:rPr>
              <w:object w:dxaOrig="400" w:dyaOrig="400" w14:anchorId="43D60952">
                <v:shape id="_x0000_i1165" type="#_x0000_t75" style="width:21.3pt;height:21.3pt" o:ole="">
                  <v:imagedata r:id="rId325" o:title=""/>
                </v:shape>
                <o:OLEObject Type="Embed" ProgID="Equation.DSMT4" ShapeID="_x0000_i1165" DrawAspect="Content" ObjectID="_1417211302" r:id="rId326"/>
              </w:object>
            </w:r>
            <w:r w:rsidRPr="0049233F">
              <w:rPr>
                <w:i/>
                <w:szCs w:val="26"/>
              </w:rPr>
              <w:t xml:space="preserve">+  </w:t>
            </w:r>
            <w:r w:rsidRPr="00AF1345">
              <w:rPr>
                <w:i/>
                <w:position w:val="-14"/>
                <w:szCs w:val="26"/>
              </w:rPr>
              <w:object w:dxaOrig="540" w:dyaOrig="400" w14:anchorId="053072BF">
                <v:shape id="_x0000_i1166" type="#_x0000_t75" style="width:28.2pt;height:21.3pt" o:ole="">
                  <v:imagedata r:id="rId318" o:title=""/>
                </v:shape>
                <o:OLEObject Type="Embed" ProgID="Equation.DSMT4" ShapeID="_x0000_i1166" DrawAspect="Content" ObjectID="_1417211303" r:id="rId327"/>
              </w:object>
            </w:r>
          </w:p>
          <w:p w14:paraId="599100C9" w14:textId="77777777" w:rsidR="0088753F" w:rsidRPr="0049233F" w:rsidRDefault="0088753F">
            <w:pPr>
              <w:spacing w:before="0" w:line="240" w:lineRule="auto"/>
              <w:ind w:firstLine="720"/>
              <w:rPr>
                <w:i/>
                <w:szCs w:val="26"/>
              </w:rPr>
              <w:pPrChange w:id="7622"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7" type="#_x0000_t75" style="width:79.5pt;height:36.3pt" o:ole="">
                  <v:imagedata r:id="rId328" o:title=""/>
                </v:shape>
                <o:OLEObject Type="Embed" ProgID="Equation.DSMT4" ShapeID="_x0000_i1167" DrawAspect="Content" ObjectID="_1417211304" r:id="rId329"/>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623"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8" type="#_x0000_t75" style="width:21.3pt;height:21.3pt" o:ole="">
                  <v:imagedata r:id="rId314" o:title=""/>
                </v:shape>
                <o:OLEObject Type="Embed" ProgID="Equation.DSMT4" ShapeID="_x0000_i1168" DrawAspect="Content" ObjectID="_1417211305" r:id="rId330"/>
              </w:object>
            </w:r>
            <w:r w:rsidRPr="0049233F">
              <w:rPr>
                <w:i/>
                <w:szCs w:val="26"/>
              </w:rPr>
              <w:t xml:space="preserve"> = maximum (</w:t>
            </w:r>
            <w:r w:rsidRPr="00AF1345">
              <w:rPr>
                <w:i/>
                <w:position w:val="-14"/>
                <w:szCs w:val="26"/>
              </w:rPr>
              <w:object w:dxaOrig="1440" w:dyaOrig="400" w14:anchorId="47CE5A1E">
                <v:shape id="_x0000_i1169" type="#_x0000_t75" style="width:1in;height:21.3pt" o:ole="">
                  <v:imagedata r:id="rId331" o:title=""/>
                </v:shape>
                <o:OLEObject Type="Embed" ProgID="Equation.DSMT4" ShapeID="_x0000_i1169" DrawAspect="Content" ObjectID="_1417211306" r:id="rId332"/>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62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0" type="#_x0000_t75" style="width:28.2pt;height:21.3pt" o:ole="">
                  <v:imagedata r:id="rId323" o:title=""/>
                </v:shape>
                <o:OLEObject Type="Embed" ProgID="Equation.DSMT4" ShapeID="_x0000_i1170" DrawAspect="Content" ObjectID="_1417211307" r:id="rId333"/>
              </w:object>
            </w:r>
            <w:r w:rsidRPr="0049233F">
              <w:rPr>
                <w:i/>
                <w:szCs w:val="26"/>
              </w:rPr>
              <w:t xml:space="preserve">  = </w:t>
            </w:r>
            <w:r w:rsidRPr="00AF1345">
              <w:rPr>
                <w:i/>
                <w:position w:val="-14"/>
                <w:szCs w:val="26"/>
              </w:rPr>
              <w:object w:dxaOrig="400" w:dyaOrig="400" w14:anchorId="645E6D6D">
                <v:shape id="_x0000_i1171" type="#_x0000_t75" style="width:21.3pt;height:21.3pt" o:ole="">
                  <v:imagedata r:id="rId325" o:title=""/>
                </v:shape>
                <o:OLEObject Type="Embed" ProgID="Equation.DSMT4" ShapeID="_x0000_i1171" DrawAspect="Content" ObjectID="_1417211308" r:id="rId334"/>
              </w:object>
            </w:r>
            <w:r w:rsidRPr="0049233F">
              <w:rPr>
                <w:i/>
                <w:szCs w:val="26"/>
              </w:rPr>
              <w:t xml:space="preserve">- </w:t>
            </w:r>
            <w:r w:rsidRPr="00AF1345">
              <w:rPr>
                <w:i/>
                <w:position w:val="-14"/>
                <w:szCs w:val="26"/>
              </w:rPr>
              <w:object w:dxaOrig="680" w:dyaOrig="400" w14:anchorId="1598DD1F">
                <v:shape id="_x0000_i1172" type="#_x0000_t75" style="width:36.3pt;height:21.3pt" o:ole="">
                  <v:imagedata r:id="rId335" o:title=""/>
                </v:shape>
                <o:OLEObject Type="Embed" ProgID="Equation.DSMT4" ShapeID="_x0000_i1172" DrawAspect="Content" ObjectID="_1417211309" r:id="rId336"/>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625"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3" type="#_x0000_t75" style="width:50.7pt;height:36.3pt" o:ole="">
                  <v:imagedata r:id="rId310" o:title=""/>
                </v:shape>
                <o:OLEObject Type="Embed" ProgID="Equation.DSMT4" ShapeID="_x0000_i1173" DrawAspect="Content" ObjectID="_1417211310" r:id="rId337"/>
              </w:object>
            </w:r>
          </w:p>
          <w:p w14:paraId="41704DD5" w14:textId="77777777" w:rsidR="0088753F" w:rsidRPr="0049233F" w:rsidRDefault="0088753F">
            <w:pPr>
              <w:spacing w:before="0" w:line="240" w:lineRule="auto"/>
              <w:ind w:firstLine="720"/>
              <w:rPr>
                <w:i/>
                <w:szCs w:val="26"/>
              </w:rPr>
              <w:pPrChange w:id="7626" w:author="The Si Tran" w:date="2012-12-14T06:19:00Z">
                <w:pPr>
                  <w:spacing w:before="0"/>
                  <w:ind w:firstLine="720"/>
                </w:pPr>
              </w:pPrChange>
            </w:pPr>
            <w:r w:rsidRPr="0049233F">
              <w:rPr>
                <w:i/>
                <w:szCs w:val="26"/>
              </w:rPr>
              <w:lastRenderedPageBreak/>
              <w:t xml:space="preserve">     } </w:t>
            </w:r>
          </w:p>
          <w:p w14:paraId="0C66C69D" w14:textId="77777777" w:rsidR="0088753F" w:rsidRPr="0049233F" w:rsidRDefault="0088753F">
            <w:pPr>
              <w:spacing w:before="0" w:line="240" w:lineRule="auto"/>
              <w:ind w:firstLine="720"/>
              <w:rPr>
                <w:i/>
                <w:szCs w:val="26"/>
              </w:rPr>
              <w:pPrChange w:id="7627"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4" type="#_x0000_t75" style="width:79.5pt;height:36.3pt" o:ole="">
                  <v:imagedata r:id="rId338" o:title=""/>
                </v:shape>
                <o:OLEObject Type="Embed" ProgID="Equation.DSMT4" ShapeID="_x0000_i1174" DrawAspect="Content" ObjectID="_1417211311" r:id="rId33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62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5" type="#_x0000_t75" style="width:28.2pt;height:21.3pt" o:ole="">
                  <v:imagedata r:id="rId318" o:title=""/>
                </v:shape>
                <o:OLEObject Type="Embed" ProgID="Equation.DSMT4" ShapeID="_x0000_i1175" DrawAspect="Content" ObjectID="_1417211312" r:id="rId340"/>
              </w:object>
            </w:r>
            <w:r w:rsidRPr="0049233F">
              <w:rPr>
                <w:i/>
                <w:szCs w:val="26"/>
              </w:rPr>
              <w:t xml:space="preserve"> = - sign (</w:t>
            </w:r>
            <w:r w:rsidRPr="00AF1345">
              <w:rPr>
                <w:i/>
                <w:position w:val="-32"/>
                <w:szCs w:val="26"/>
              </w:rPr>
              <w:object w:dxaOrig="580" w:dyaOrig="740" w14:anchorId="261D33FB">
                <v:shape id="_x0000_i1176" type="#_x0000_t75" style="width:28.2pt;height:36.3pt" o:ole="">
                  <v:imagedata r:id="rId320" o:title=""/>
                </v:shape>
                <o:OLEObject Type="Embed" ProgID="Equation.DSMT4" ShapeID="_x0000_i1176" DrawAspect="Content" ObjectID="_1417211313" r:id="rId341"/>
              </w:object>
            </w:r>
            <w:r w:rsidRPr="0049233F">
              <w:rPr>
                <w:i/>
                <w:szCs w:val="26"/>
              </w:rPr>
              <w:t>)*</w:t>
            </w:r>
            <w:r w:rsidRPr="00AF1345">
              <w:rPr>
                <w:i/>
                <w:position w:val="-14"/>
                <w:szCs w:val="26"/>
              </w:rPr>
              <w:object w:dxaOrig="400" w:dyaOrig="400" w14:anchorId="495FE6DF">
                <v:shape id="_x0000_i1177" type="#_x0000_t75" style="width:21.3pt;height:21.3pt" o:ole="">
                  <v:imagedata r:id="rId314" o:title=""/>
                </v:shape>
                <o:OLEObject Type="Embed" ProgID="Equation.DSMT4" ShapeID="_x0000_i1177" DrawAspect="Content" ObjectID="_1417211314" r:id="rId342"/>
              </w:object>
            </w:r>
          </w:p>
          <w:p w14:paraId="2F859299" w14:textId="77777777" w:rsidR="0088753F" w:rsidRPr="0049233F" w:rsidRDefault="0088753F">
            <w:pPr>
              <w:spacing w:before="0" w:line="240" w:lineRule="auto"/>
              <w:ind w:firstLine="720"/>
              <w:rPr>
                <w:i/>
                <w:szCs w:val="26"/>
              </w:rPr>
              <w:pPrChange w:id="762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8" type="#_x0000_t75" style="width:28.2pt;height:21.3pt" o:ole="">
                  <v:imagedata r:id="rId323" o:title=""/>
                </v:shape>
                <o:OLEObject Type="Embed" ProgID="Equation.DSMT4" ShapeID="_x0000_i1178" DrawAspect="Content" ObjectID="_1417211315" r:id="rId343"/>
              </w:object>
            </w:r>
            <w:r w:rsidRPr="0049233F">
              <w:rPr>
                <w:i/>
                <w:szCs w:val="26"/>
              </w:rPr>
              <w:t xml:space="preserve">  = </w:t>
            </w:r>
            <w:r w:rsidRPr="00AF1345">
              <w:rPr>
                <w:i/>
                <w:position w:val="-14"/>
                <w:szCs w:val="26"/>
              </w:rPr>
              <w:object w:dxaOrig="400" w:dyaOrig="400" w14:anchorId="5A399D5E">
                <v:shape id="_x0000_i1179" type="#_x0000_t75" style="width:21.3pt;height:21.3pt" o:ole="">
                  <v:imagedata r:id="rId325" o:title=""/>
                </v:shape>
                <o:OLEObject Type="Embed" ProgID="Equation.DSMT4" ShapeID="_x0000_i1179" DrawAspect="Content" ObjectID="_1417211316" r:id="rId344"/>
              </w:object>
            </w:r>
            <w:r w:rsidRPr="0049233F">
              <w:rPr>
                <w:i/>
                <w:szCs w:val="26"/>
              </w:rPr>
              <w:t xml:space="preserve">+  </w:t>
            </w:r>
            <w:r w:rsidRPr="00AF1345">
              <w:rPr>
                <w:i/>
                <w:position w:val="-14"/>
                <w:szCs w:val="26"/>
              </w:rPr>
              <w:object w:dxaOrig="540" w:dyaOrig="400" w14:anchorId="6F57130F">
                <v:shape id="_x0000_i1180" type="#_x0000_t75" style="width:28.2pt;height:21.3pt" o:ole="">
                  <v:imagedata r:id="rId318" o:title=""/>
                </v:shape>
                <o:OLEObject Type="Embed" ProgID="Equation.DSMT4" ShapeID="_x0000_i1180" DrawAspect="Content" ObjectID="_1417211317" r:id="rId345"/>
              </w:object>
            </w:r>
          </w:p>
          <w:p w14:paraId="3255C968" w14:textId="77777777" w:rsidR="0088753F" w:rsidRPr="0049233F" w:rsidRDefault="0088753F">
            <w:pPr>
              <w:spacing w:before="0" w:line="240" w:lineRule="auto"/>
              <w:ind w:firstLine="720"/>
              <w:rPr>
                <w:i/>
                <w:szCs w:val="26"/>
              </w:rPr>
              <w:pPrChange w:id="7630"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631" w:author="The Si Tran" w:date="2012-12-14T06:19:00Z">
                <w:pPr>
                  <w:spacing w:before="0"/>
                  <w:ind w:firstLine="720"/>
                </w:pPr>
              </w:pPrChange>
            </w:pPr>
            <w:r w:rsidRPr="0049233F">
              <w:rPr>
                <w:i/>
                <w:szCs w:val="26"/>
              </w:rPr>
              <w:t>}</w:t>
            </w:r>
          </w:p>
        </w:tc>
      </w:tr>
    </w:tbl>
    <w:p w14:paraId="7DECB775" w14:textId="3F70D2D7" w:rsidR="0015202E" w:rsidRPr="001A48D1" w:rsidRDefault="0088753F">
      <w:pPr>
        <w:pStyle w:val="Hinh"/>
        <w:rPr>
          <w:rPrChange w:id="7632" w:author="The Si Tran" w:date="2012-12-16T17:32:00Z">
            <w:rPr/>
          </w:rPrChange>
        </w:rPr>
        <w:pPrChange w:id="7633" w:author="The Si Tran" w:date="2012-12-16T17:32:00Z">
          <w:pPr>
            <w:pStyle w:val="Caption"/>
            <w:ind w:left="2160" w:firstLine="720"/>
          </w:pPr>
        </w:pPrChange>
      </w:pPr>
      <w:bookmarkStart w:id="7634" w:name="_Toc327348218"/>
      <w:bookmarkStart w:id="7635" w:name="_Toc343029968"/>
      <w:bookmarkStart w:id="7636" w:name="_Toc343452757"/>
      <w:r w:rsidRPr="00032D83">
        <w:lastRenderedPageBreak/>
        <w:t>Hình</w:t>
      </w:r>
      <w:ins w:id="7637" w:author="The Si Tran" w:date="2012-12-11T23:37:00Z">
        <w:r w:rsidR="0015202E" w:rsidRPr="001A48D1">
          <w:rPr>
            <w:rPrChange w:id="7638" w:author="The Si Tran" w:date="2012-12-16T17:32:00Z">
              <w:rPr>
                <w:b w:val="0"/>
              </w:rPr>
            </w:rPrChange>
          </w:rPr>
          <w:t xml:space="preserve"> 4.9</w:t>
        </w:r>
      </w:ins>
      <w:del w:id="7639" w:author="The Si Tran" w:date="2012-12-11T23:37:00Z">
        <w:r w:rsidRPr="001A48D1" w:rsidDel="0015202E">
          <w:rPr>
            <w:rPrChange w:id="7640" w:author="The Si Tran" w:date="2012-12-16T17:32:00Z">
              <w:rPr>
                <w:b w:val="0"/>
              </w:rPr>
            </w:rPrChange>
          </w:rPr>
          <w:delText xml:space="preserve"> </w:delText>
        </w:r>
        <w:r w:rsidRPr="001A48D1" w:rsidDel="0015202E">
          <w:rPr>
            <w:rPrChange w:id="7641" w:author="The Si Tran" w:date="2012-12-16T17:32:00Z">
              <w:rPr>
                <w:b w:val="0"/>
              </w:rPr>
            </w:rPrChange>
          </w:rPr>
          <w:fldChar w:fldCharType="begin"/>
        </w:r>
        <w:r w:rsidRPr="001A48D1" w:rsidDel="0015202E">
          <w:rPr>
            <w:rPrChange w:id="7642" w:author="The Si Tran" w:date="2012-12-16T17:32:00Z">
              <w:rPr>
                <w:b w:val="0"/>
              </w:rPr>
            </w:rPrChange>
          </w:rPr>
          <w:delInstrText xml:space="preserve"> STYLEREF 1 \s </w:delInstrText>
        </w:r>
        <w:r w:rsidRPr="001A48D1" w:rsidDel="0015202E">
          <w:rPr>
            <w:rPrChange w:id="7643" w:author="The Si Tran" w:date="2012-12-16T17:32:00Z">
              <w:rPr>
                <w:b w:val="0"/>
              </w:rPr>
            </w:rPrChange>
          </w:rPr>
          <w:fldChar w:fldCharType="separate"/>
        </w:r>
        <w:r w:rsidRPr="001A48D1" w:rsidDel="0015202E">
          <w:rPr>
            <w:rPrChange w:id="7644" w:author="The Si Tran" w:date="2012-12-16T17:32:00Z">
              <w:rPr>
                <w:b w:val="0"/>
                <w:noProof/>
              </w:rPr>
            </w:rPrChange>
          </w:rPr>
          <w:delText>2</w:delText>
        </w:r>
        <w:r w:rsidRPr="001A48D1" w:rsidDel="0015202E">
          <w:rPr>
            <w:rPrChange w:id="7645" w:author="The Si Tran" w:date="2012-12-16T17:32:00Z">
              <w:rPr>
                <w:b w:val="0"/>
              </w:rPr>
            </w:rPrChange>
          </w:rPr>
          <w:fldChar w:fldCharType="end"/>
        </w:r>
        <w:r w:rsidRPr="001A48D1" w:rsidDel="0015202E">
          <w:rPr>
            <w:rPrChange w:id="7646" w:author="The Si Tran" w:date="2012-12-16T17:32:00Z">
              <w:rPr>
                <w:b w:val="0"/>
              </w:rPr>
            </w:rPrChange>
          </w:rPr>
          <w:delText>.</w:delText>
        </w:r>
        <w:r w:rsidRPr="001A48D1" w:rsidDel="0015202E">
          <w:rPr>
            <w:rPrChange w:id="7647" w:author="The Si Tran" w:date="2012-12-16T17:32:00Z">
              <w:rPr>
                <w:b w:val="0"/>
              </w:rPr>
            </w:rPrChange>
          </w:rPr>
          <w:fldChar w:fldCharType="begin"/>
        </w:r>
        <w:r w:rsidRPr="001A48D1" w:rsidDel="0015202E">
          <w:rPr>
            <w:rPrChange w:id="7648" w:author="The Si Tran" w:date="2012-12-16T17:32:00Z">
              <w:rPr>
                <w:b w:val="0"/>
              </w:rPr>
            </w:rPrChange>
          </w:rPr>
          <w:delInstrText xml:space="preserve"> SEQ Hình \* ARABIC \s 1 </w:delInstrText>
        </w:r>
        <w:r w:rsidRPr="001A48D1" w:rsidDel="0015202E">
          <w:rPr>
            <w:rPrChange w:id="7649" w:author="The Si Tran" w:date="2012-12-16T17:32:00Z">
              <w:rPr>
                <w:b w:val="0"/>
              </w:rPr>
            </w:rPrChange>
          </w:rPr>
          <w:fldChar w:fldCharType="separate"/>
        </w:r>
        <w:r w:rsidRPr="001A48D1" w:rsidDel="0015202E">
          <w:rPr>
            <w:rPrChange w:id="7650" w:author="The Si Tran" w:date="2012-12-16T17:32:00Z">
              <w:rPr>
                <w:b w:val="0"/>
                <w:noProof/>
              </w:rPr>
            </w:rPrChange>
          </w:rPr>
          <w:delText>10</w:delText>
        </w:r>
        <w:r w:rsidRPr="001A48D1" w:rsidDel="0015202E">
          <w:rPr>
            <w:rPrChange w:id="7651" w:author="The Si Tran" w:date="2012-12-16T17:32:00Z">
              <w:rPr>
                <w:b w:val="0"/>
              </w:rPr>
            </w:rPrChange>
          </w:rPr>
          <w:fldChar w:fldCharType="end"/>
        </w:r>
      </w:del>
      <w:r w:rsidRPr="001A48D1">
        <w:rPr>
          <w:rPrChange w:id="7652" w:author="The Si Tran" w:date="2012-12-16T17:32:00Z">
            <w:rPr>
              <w:b w:val="0"/>
            </w:rPr>
          </w:rPrChange>
        </w:rPr>
        <w:t>: Giải thuật RPROP</w:t>
      </w:r>
      <w:bookmarkEnd w:id="7634"/>
      <w:bookmarkEnd w:id="7635"/>
      <w:bookmarkEnd w:id="7636"/>
    </w:p>
    <w:p w14:paraId="7D470EDE" w14:textId="77777777" w:rsidR="0088753F" w:rsidRPr="0049233F" w:rsidRDefault="0088753F">
      <w:pPr>
        <w:pPrChange w:id="7653"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654"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1" type="#_x0000_t75" style="width:13.8pt;height:13.8pt" o:ole="">
            <v:imagedata r:id="rId297" o:title=""/>
          </v:shape>
          <o:OLEObject Type="Embed" ProgID="Equation.DSMT4" ShapeID="_x0000_i1181" DrawAspect="Content" ObjectID="_1417211318" r:id="rId346"/>
        </w:object>
      </w:r>
      <w:r w:rsidRPr="0049233F">
        <w:t xml:space="preserve"> sẽ được khởi tạo một giá trị dương ban đầu </w:t>
      </w:r>
      <w:r w:rsidRPr="00AF1345">
        <w:rPr>
          <w:position w:val="-12"/>
        </w:rPr>
        <w:object w:dxaOrig="300" w:dyaOrig="360" w14:anchorId="146BC69F">
          <v:shape id="_x0000_i1182" type="#_x0000_t75" style="width:13.8pt;height:13.8pt" o:ole="">
            <v:imagedata r:id="rId347" o:title=""/>
          </v:shape>
          <o:OLEObject Type="Embed" ProgID="Equation.DSMT4" ShapeID="_x0000_i1182" DrawAspect="Content" ObjectID="_1417211319" r:id="rId348"/>
        </w:object>
      </w:r>
      <w:r w:rsidRPr="0049233F">
        <w:t xml:space="preserve">. Lựa chọn tốt cho </w:t>
      </w:r>
      <w:r w:rsidRPr="00AF1345">
        <w:rPr>
          <w:position w:val="-12"/>
        </w:rPr>
        <w:object w:dxaOrig="300" w:dyaOrig="360" w14:anchorId="05AF86ED">
          <v:shape id="_x0000_i1183" type="#_x0000_t75" style="width:13.8pt;height:13.8pt" o:ole="">
            <v:imagedata r:id="rId347" o:title=""/>
          </v:shape>
          <o:OLEObject Type="Embed" ProgID="Equation.DSMT4" ShapeID="_x0000_i1183" DrawAspect="Content" ObjectID="_1417211320" r:id="rId349"/>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4" type="#_x0000_t75" style="width:21.3pt;height:13.8pt" o:ole="">
            <v:imagedata r:id="rId350" o:title=""/>
          </v:shape>
          <o:OLEObject Type="Embed" ProgID="Equation.DSMT4" ShapeID="_x0000_i1184" DrawAspect="Content" ObjectID="_1417211321" r:id="rId351"/>
        </w:object>
      </w:r>
      <w:r w:rsidRPr="0049233F">
        <w:t xml:space="preserve"> và </w:t>
      </w:r>
      <w:r w:rsidRPr="00AF1345">
        <w:rPr>
          <w:position w:val="-12"/>
        </w:rPr>
        <w:object w:dxaOrig="480" w:dyaOrig="360" w14:anchorId="289240F7">
          <v:shape id="_x0000_i1185" type="#_x0000_t75" style="width:21.3pt;height:13.8pt" o:ole="">
            <v:imagedata r:id="rId352" o:title=""/>
          </v:shape>
          <o:OLEObject Type="Embed" ProgID="Equation.DSMT4" ShapeID="_x0000_i1185" DrawAspect="Content" ObjectID="_1417211322" r:id="rId353"/>
        </w:object>
      </w:r>
      <w:r w:rsidRPr="0049233F">
        <w:t xml:space="preserve">để tránh vấn đề tràn số của các biến thực. Giá trị </w:t>
      </w:r>
      <w:r w:rsidRPr="00AF1345">
        <w:rPr>
          <w:position w:val="-12"/>
        </w:rPr>
        <w:object w:dxaOrig="460" w:dyaOrig="360" w14:anchorId="0DD31DA6">
          <v:shape id="_x0000_i1186" type="#_x0000_t75" style="width:21.3pt;height:13.8pt" o:ole="">
            <v:imagedata r:id="rId350" o:title=""/>
          </v:shape>
          <o:OLEObject Type="Embed" ProgID="Equation.DSMT4" ShapeID="_x0000_i1186" DrawAspect="Content" ObjectID="_1417211323" r:id="rId354"/>
        </w:object>
      </w:r>
      <w:r w:rsidRPr="0049233F">
        <w:t xml:space="preserve"> được thiết lập thường là 1.0e-6, còn giá trị </w:t>
      </w:r>
      <w:r w:rsidRPr="00AF1345">
        <w:rPr>
          <w:position w:val="-12"/>
        </w:rPr>
        <w:object w:dxaOrig="480" w:dyaOrig="360" w14:anchorId="77251B94">
          <v:shape id="_x0000_i1187" type="#_x0000_t75" style="width:21.3pt;height:13.75pt" o:ole="">
            <v:imagedata r:id="rId352" o:title=""/>
          </v:shape>
          <o:OLEObject Type="Embed" ProgID="Equation.DSMT4" ShapeID="_x0000_i1187" DrawAspect="Content" ObjectID="_1417211324" r:id="rId355"/>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8" type="#_x0000_t75" style="width:21.3pt;height:13.75pt" o:ole="">
            <v:imagedata r:id="rId356" o:title=""/>
          </v:shape>
          <o:OLEObject Type="Embed" ProgID="Equation.DSMT4" ShapeID="_x0000_i1188" DrawAspect="Content" ObjectID="_1417211325" r:id="rId357"/>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89" type="#_x0000_t75" style="width:13.75pt;height:13.75pt" o:ole="">
            <v:imagedata r:id="rId358" o:title=""/>
          </v:shape>
          <o:OLEObject Type="Embed" ProgID="Equation.DSMT4" ShapeID="_x0000_i1189" DrawAspect="Content" ObjectID="_1417211326" r:id="rId359"/>
        </w:object>
      </w:r>
      <w:r w:rsidRPr="0049233F">
        <w:t xml:space="preserve"> và </w:t>
      </w:r>
      <w:r w:rsidRPr="00AF1345">
        <w:rPr>
          <w:position w:val="-10"/>
        </w:rPr>
        <w:object w:dxaOrig="300" w:dyaOrig="360" w14:anchorId="0C7BC802">
          <v:shape id="_x0000_i1190" type="#_x0000_t75" style="width:13.75pt;height:13.75pt" o:ole="">
            <v:imagedata r:id="rId360" o:title=""/>
          </v:shape>
          <o:OLEObject Type="Embed" ProgID="Equation.DSMT4" ShapeID="_x0000_i1190" DrawAspect="Content" ObjectID="_1417211327" r:id="rId361"/>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1" type="#_x0000_t75" style="width:13.75pt;height:13.75pt" o:ole="">
            <v:imagedata r:id="rId347" o:title=""/>
          </v:shape>
          <o:OLEObject Type="Embed" ProgID="Equation.DSMT4" ShapeID="_x0000_i1191" DrawAspect="Content" ObjectID="_1417211328" r:id="rId362"/>
        </w:object>
      </w:r>
      <w:r w:rsidRPr="0049233F">
        <w:t xml:space="preserve"> và </w:t>
      </w:r>
      <w:r w:rsidRPr="00AF1345">
        <w:rPr>
          <w:position w:val="-12"/>
        </w:rPr>
        <w:object w:dxaOrig="480" w:dyaOrig="360" w14:anchorId="43FEEC10">
          <v:shape id="_x0000_i1192" type="#_x0000_t75" style="width:21.3pt;height:13.75pt" o:ole="">
            <v:imagedata r:id="rId352" o:title=""/>
          </v:shape>
          <o:OLEObject Type="Embed" ProgID="Equation.DSMT4" ShapeID="_x0000_i1192" DrawAspect="Content" ObjectID="_1417211329" r:id="rId363"/>
        </w:object>
      </w:r>
      <w:r w:rsidRPr="0049233F">
        <w:t>.</w:t>
      </w:r>
    </w:p>
    <w:p w14:paraId="1C59B8C6" w14:textId="77777777" w:rsidR="0088753F" w:rsidRPr="0049233F" w:rsidRDefault="0088753F">
      <w:pPr>
        <w:pPrChange w:id="7655"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656"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657" w:name="_Toc327348176"/>
      <w:bookmarkStart w:id="7658" w:name="_Toc343461273"/>
      <w:r w:rsidRPr="0049233F">
        <w:t>Hiện tượng quá khớp</w:t>
      </w:r>
      <w:bookmarkEnd w:id="7657"/>
      <w:bookmarkEnd w:id="7658"/>
    </w:p>
    <w:p w14:paraId="1FAA90D6" w14:textId="77777777" w:rsidR="0088753F" w:rsidRPr="0049233F" w:rsidRDefault="0088753F">
      <w:pPr>
        <w:pPrChange w:id="7659"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660"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661" w:author="The Si Tran" w:date="2012-12-14T05:59:00Z"/>
          <w:szCs w:val="26"/>
        </w:rPr>
      </w:pPr>
      <w:del w:id="7662" w:author="The Si Tran" w:date="2012-12-14T05:59:00Z">
        <w:r w:rsidRPr="0049233F" w:rsidDel="005457E8">
          <w:rPr>
            <w:szCs w:val="26"/>
          </w:rPr>
          <w:br w:type="page"/>
        </w:r>
      </w:del>
    </w:p>
    <w:p w14:paraId="5AEE3EB3" w14:textId="1282A489" w:rsidR="00BE27EE" w:rsidRPr="002B1464" w:rsidDel="005457E8" w:rsidRDefault="00BE27EE" w:rsidP="00BE27EE">
      <w:pPr>
        <w:rPr>
          <w:del w:id="7663" w:author="The Si Tran" w:date="2012-12-14T05:59:00Z"/>
          <w:szCs w:val="26"/>
        </w:rPr>
      </w:pPr>
      <w:bookmarkStart w:id="7664" w:name="_Toc343232326"/>
      <w:bookmarkStart w:id="7665" w:name="_Toc343232739"/>
      <w:bookmarkStart w:id="7666" w:name="_Toc343233024"/>
      <w:bookmarkStart w:id="7667" w:name="_Toc343415529"/>
      <w:bookmarkStart w:id="7668" w:name="_Toc343415825"/>
      <w:bookmarkStart w:id="7669" w:name="_Toc343452484"/>
      <w:bookmarkStart w:id="7670" w:name="_Toc343461274"/>
      <w:bookmarkEnd w:id="7664"/>
      <w:bookmarkEnd w:id="7665"/>
      <w:bookmarkEnd w:id="7666"/>
      <w:bookmarkEnd w:id="7667"/>
      <w:bookmarkEnd w:id="7668"/>
      <w:bookmarkEnd w:id="7669"/>
      <w:bookmarkEnd w:id="7670"/>
    </w:p>
    <w:p w14:paraId="00E85171" w14:textId="77777777" w:rsidR="00A02652" w:rsidRPr="0049233F" w:rsidRDefault="00A02652" w:rsidP="00A02652">
      <w:pPr>
        <w:pStyle w:val="Heading2"/>
        <w:rPr>
          <w:sz w:val="26"/>
          <w:szCs w:val="26"/>
          <w:rPrChange w:id="7671" w:author="The Si Tran" w:date="2012-12-05T23:02:00Z">
            <w:rPr/>
          </w:rPrChange>
        </w:rPr>
      </w:pPr>
      <w:bookmarkStart w:id="7672" w:name="_Toc326315155"/>
      <w:bookmarkStart w:id="7673" w:name="_Toc327348181"/>
      <w:bookmarkStart w:id="7674" w:name="_Toc343461275"/>
      <w:r w:rsidRPr="0049233F">
        <w:rPr>
          <w:sz w:val="26"/>
          <w:szCs w:val="26"/>
          <w:rPrChange w:id="7675" w:author="The Si Tran" w:date="2012-12-05T23:02:00Z">
            <w:rPr>
              <w:rFonts w:cs="Times New Roman"/>
              <w:b w:val="0"/>
              <w:bCs w:val="0"/>
              <w:iCs w:val="0"/>
              <w:sz w:val="20"/>
              <w:szCs w:val="20"/>
            </w:rPr>
          </w:rPrChange>
        </w:rPr>
        <w:t>Áp dụng mạng Neuron vào dự báo dữ liệu chuỗi thời gian</w:t>
      </w:r>
      <w:bookmarkEnd w:id="7672"/>
      <w:bookmarkEnd w:id="7673"/>
      <w:bookmarkEnd w:id="7674"/>
    </w:p>
    <w:p w14:paraId="6B890B8E" w14:textId="441B0F10" w:rsidR="00A02652" w:rsidRPr="0049233F" w:rsidRDefault="00A02652">
      <w:pPr>
        <w:pPrChange w:id="7676"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038D2693" w14:textId="77777777" w:rsidR="00A02652" w:rsidRPr="0049233F" w:rsidRDefault="00A02652">
      <w:pPr>
        <w:pStyle w:val="Canhgiua"/>
        <w:rPr>
          <w:noProof/>
        </w:rPr>
        <w:pPrChange w:id="7677" w:author="The Si Tran" w:date="2012-12-16T17:32:00Z">
          <w:pPr>
            <w:pStyle w:val="ListParagraph"/>
            <w:spacing w:after="0" w:line="360" w:lineRule="auto"/>
            <w:ind w:firstLine="720"/>
          </w:pPr>
        </w:pPrChange>
      </w:pPr>
      <w:r w:rsidRPr="002B1464">
        <w:rPr>
          <w:noProof/>
        </w:rPr>
        <w:lastRenderedPageBreak/>
        <w:drawing>
          <wp:inline distT="0" distB="0" distL="0" distR="0" wp14:anchorId="25B3040C" wp14:editId="4585520B">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rPr>
          <w:ins w:id="7678" w:author="The Si Tran" w:date="2012-12-11T23:38:00Z"/>
        </w:rPr>
        <w:pPrChange w:id="7679" w:author="The Si Tran" w:date="2012-12-16T10:10:00Z">
          <w:pPr>
            <w:pStyle w:val="Caption"/>
            <w:ind w:left="1440" w:firstLine="720"/>
          </w:pPr>
        </w:pPrChange>
      </w:pPr>
      <w:bookmarkStart w:id="7680" w:name="_Toc326299578"/>
      <w:bookmarkStart w:id="7681" w:name="_Toc327348223"/>
      <w:bookmarkStart w:id="7682" w:name="_Toc343029969"/>
      <w:bookmarkStart w:id="7683" w:name="_Toc343452758"/>
      <w:r w:rsidRPr="0049233F">
        <w:t>Hình</w:t>
      </w:r>
      <w:ins w:id="7684" w:author="The Si Tran" w:date="2012-12-11T23:38:00Z">
        <w:r w:rsidR="0015202E">
          <w:t xml:space="preserve"> 4.10</w:t>
        </w:r>
      </w:ins>
      <w:del w:id="7685"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686"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687"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15202E">
        <w:rPr>
          <w:rPrChange w:id="7688" w:author="The Si Tran" w:date="2012-12-11T23:38:00Z">
            <w:rPr>
              <w:b w:val="0"/>
            </w:rPr>
          </w:rPrChange>
        </w:rPr>
        <w:t>ọc với chuỗi thời gian</w:t>
      </w:r>
      <w:bookmarkEnd w:id="7680"/>
      <w:bookmarkEnd w:id="7681"/>
      <w:bookmarkEnd w:id="7682"/>
      <w:bookmarkEnd w:id="7683"/>
    </w:p>
    <w:p w14:paraId="7731F271" w14:textId="77777777" w:rsidR="0015202E" w:rsidRPr="0049233F" w:rsidRDefault="0015202E">
      <w:pPr>
        <w:pStyle w:val="Hinh"/>
        <w:pPrChange w:id="7689" w:author="The Si Tran" w:date="2012-12-16T10:10:00Z">
          <w:pPr>
            <w:pStyle w:val="Caption"/>
            <w:ind w:left="1440" w:firstLine="720"/>
          </w:pPr>
        </w:pPrChange>
      </w:pPr>
    </w:p>
    <w:p w14:paraId="522ED368" w14:textId="52EAAA19" w:rsidR="00A02652" w:rsidRPr="0049233F" w:rsidRDefault="00A02652">
      <w:pPr>
        <w:pPrChange w:id="7690"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X</w:t>
      </w:r>
      <w:r w:rsidRPr="0049233F">
        <w:rPr>
          <w:vertAlign w:val="subscript"/>
        </w:rPr>
        <w:t>n</w:t>
      </w:r>
      <w:r w:rsidRPr="0049233F">
        <w:t>.</w:t>
      </w:r>
    </w:p>
    <w:p w14:paraId="69712E72" w14:textId="399D5841" w:rsidR="00A02652" w:rsidRPr="0049233F" w:rsidRDefault="00A02652">
      <w:pPr>
        <w:pPrChange w:id="7691"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692"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693" w:author="The Si Tran" w:date="2012-12-14T05:59:00Z">
        <w:r w:rsidR="005457E8">
          <w:tab/>
        </w:r>
      </w:ins>
    </w:p>
    <w:p w14:paraId="146B3BF3" w14:textId="2D2BE9A1" w:rsidR="00A02652" w:rsidRPr="0049233F" w:rsidRDefault="00A02652" w:rsidP="00A02652">
      <w:pPr>
        <w:pStyle w:val="Heading2"/>
        <w:rPr>
          <w:sz w:val="26"/>
          <w:szCs w:val="26"/>
          <w:rPrChange w:id="7694" w:author="The Si Tran" w:date="2012-12-05T23:02:00Z">
            <w:rPr/>
          </w:rPrChange>
        </w:rPr>
      </w:pPr>
      <w:bookmarkStart w:id="7695" w:name="_Toc327348182"/>
      <w:bookmarkStart w:id="7696" w:name="_Toc343461276"/>
      <w:r w:rsidRPr="0049233F">
        <w:rPr>
          <w:sz w:val="26"/>
          <w:szCs w:val="26"/>
          <w:rPrChange w:id="7697" w:author="The Si Tran" w:date="2012-12-05T23:02:00Z">
            <w:rPr>
              <w:rFonts w:ascii="Calibri" w:eastAsia="Calibri" w:hAnsi="Calibri" w:cs="Times New Roman"/>
              <w:b w:val="0"/>
              <w:bCs w:val="0"/>
              <w:iCs w:val="0"/>
              <w:sz w:val="20"/>
              <w:szCs w:val="20"/>
            </w:rPr>
          </w:rPrChange>
        </w:rPr>
        <w:lastRenderedPageBreak/>
        <w:t>Các bước xây dựng một mô hình mạng neuron để dự báo dữ liệu chuỗi thời gian</w:t>
      </w:r>
      <w:bookmarkEnd w:id="7695"/>
      <w:bookmarkEnd w:id="7696"/>
    </w:p>
    <w:p w14:paraId="70E7852F" w14:textId="77777777" w:rsidR="00A02652" w:rsidRPr="0049233F" w:rsidRDefault="00A02652">
      <w:pPr>
        <w:pPrChange w:id="7698"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699"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700" w:name="_Toc327348183"/>
      <w:bookmarkStart w:id="7701" w:name="_Toc343461277"/>
      <w:r w:rsidRPr="0049233F">
        <w:t>Lựa chọn các biến</w:t>
      </w:r>
      <w:bookmarkEnd w:id="7700"/>
      <w:bookmarkEnd w:id="7701"/>
    </w:p>
    <w:p w14:paraId="71DA7A36" w14:textId="77777777" w:rsidR="00A02652" w:rsidRPr="0049233F" w:rsidRDefault="00A02652">
      <w:pPr>
        <w:pStyle w:val="BuletL1"/>
        <w:pPrChange w:id="7702"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703"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704"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w:t>
      </w:r>
      <w:r w:rsidRPr="0049233F">
        <w:lastRenderedPageBreak/>
        <w:t xml:space="preserve">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705"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706" w:name="_Toc327348184"/>
      <w:bookmarkStart w:id="7707" w:name="_Toc343461278"/>
      <w:r w:rsidRPr="0049233F">
        <w:rPr>
          <w:lang w:val="fr-FR"/>
        </w:rPr>
        <w:t>Thu thập dữ liệu</w:t>
      </w:r>
      <w:bookmarkEnd w:id="7706"/>
      <w:bookmarkEnd w:id="7707"/>
    </w:p>
    <w:p w14:paraId="16759051" w14:textId="77777777" w:rsidR="00A02652" w:rsidRPr="0049233F" w:rsidRDefault="00A02652">
      <w:pPr>
        <w:pStyle w:val="BuletL1"/>
        <w:rPr>
          <w:u w:val="single"/>
        </w:rPr>
        <w:pPrChange w:id="7708"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709"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710" w:name="_Toc327348185"/>
      <w:bookmarkStart w:id="7711" w:name="_Toc343461279"/>
      <w:r w:rsidRPr="0049233F">
        <w:t>Tiền xử lý dữ liệu</w:t>
      </w:r>
      <w:bookmarkEnd w:id="7710"/>
      <w:bookmarkEnd w:id="7711"/>
    </w:p>
    <w:p w14:paraId="4A5ADB02" w14:textId="77777777" w:rsidR="00A02652" w:rsidRPr="0049233F" w:rsidRDefault="00A02652">
      <w:pPr>
        <w:pStyle w:val="BuletL1"/>
        <w:pPrChange w:id="7712"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334CAD">
        <w:rPr>
          <w:rPrChange w:id="7713" w:author="The Si Tran" w:date="2012-12-16T08:32:00Z">
            <w:rPr/>
          </w:rPrChange>
        </w:rPr>
        <w:t>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032D83">
        <w:t>s</w:t>
      </w:r>
      <w:r w:rsidRPr="00334CAD">
        <w:rPr>
          <w:rPrChange w:id="7714" w:author="The Si Tran" w:date="2012-12-16T08:32:00Z">
            <w:rPr/>
          </w:rPrChange>
        </w:rPr>
        <w:t>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715" w:author="The Si Tran" w:date="2012-12-16T08:35:00Z">
          <w:pPr>
            <w:pStyle w:val="ListParagraph"/>
            <w:numPr>
              <w:numId w:val="11"/>
            </w:numPr>
            <w:spacing w:after="0" w:line="360" w:lineRule="auto"/>
            <w:ind w:left="360" w:hanging="360"/>
            <w:jc w:val="both"/>
          </w:pPr>
        </w:pPrChange>
      </w:pPr>
      <w:r w:rsidRPr="0049233F">
        <w:lastRenderedPageBreak/>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716" w:name="OLE_LINK5"/>
      <w:bookmarkStart w:id="7717" w:name="OLE_LINK6"/>
      <w:r w:rsidRPr="0049233F">
        <w:t xml:space="preserve">Việc lấy logarit tự nhiên </w:t>
      </w:r>
      <w:bookmarkEnd w:id="7716"/>
      <w:bookmarkEnd w:id="7717"/>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718" w:author="The Si Tran" w:date="2012-12-16T08:34:00Z">
            <w:rPr/>
          </w:rPrChange>
        </w:rPr>
        <w:pPrChange w:id="7719" w:author="The Si Tran" w:date="2012-12-16T08:35:00Z">
          <w:pPr>
            <w:pStyle w:val="ListParagraph"/>
            <w:numPr>
              <w:numId w:val="11"/>
            </w:numPr>
            <w:spacing w:after="0" w:line="360" w:lineRule="auto"/>
            <w:ind w:left="360" w:hanging="360"/>
            <w:jc w:val="both"/>
          </w:pPr>
        </w:pPrChange>
      </w:pPr>
      <w:r w:rsidRPr="00032D83">
        <w:t>Ngoài phư</w:t>
      </w:r>
      <w:r w:rsidRPr="00BB4B46">
        <w:rPr>
          <w:rPrChange w:id="7720" w:author="The Si Tran" w:date="2012-12-16T08:34:00Z">
            <w:rPr/>
          </w:rPrChange>
        </w:rPr>
        <w:t>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721" w:name="_Toc327348186"/>
      <w:bookmarkStart w:id="7722" w:name="_Toc343461280"/>
      <w:r w:rsidRPr="0049233F">
        <w:t>Phân chia tập dữ liệu</w:t>
      </w:r>
      <w:bookmarkEnd w:id="7721"/>
      <w:bookmarkEnd w:id="7722"/>
    </w:p>
    <w:p w14:paraId="150E077C" w14:textId="29F5C1BC" w:rsidR="00BB4B46" w:rsidRPr="00BB4B46" w:rsidRDefault="00A02652">
      <w:pPr>
        <w:pStyle w:val="BuletL1"/>
        <w:rPr>
          <w:u w:val="single"/>
          <w:rPrChange w:id="7723" w:author="The Si Tran" w:date="2012-12-16T08:35:00Z">
            <w:rPr>
              <w:u w:val="single"/>
            </w:rPr>
          </w:rPrChange>
        </w:rPr>
        <w:pPrChange w:id="7724" w:author="The Si Tran" w:date="2012-12-16T08:35:00Z">
          <w:pPr>
            <w:pStyle w:val="ListParagraph"/>
            <w:numPr>
              <w:numId w:val="11"/>
            </w:numPr>
            <w:spacing w:after="0" w:line="360" w:lineRule="auto"/>
            <w:ind w:left="634" w:hanging="360"/>
            <w:jc w:val="both"/>
          </w:pPr>
        </w:pPrChange>
      </w:pPr>
      <w:r w:rsidRPr="00032D83">
        <w:t>Trong th</w:t>
      </w:r>
      <w:r w:rsidRPr="007E3E87">
        <w:rPr>
          <w:rPrChange w:id="7725" w:author="The Si Tran" w:date="2012-12-14T06:20:00Z">
            <w:rPr/>
          </w:rPrChange>
        </w:rPr>
        <w:t>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726" w:author="The Si Tran" w:date="2012-12-14T06:20:00Z">
            <w:rPr>
              <w:u w:val="single"/>
            </w:rPr>
          </w:rPrChange>
        </w:rPr>
        <w:pPrChange w:id="7727" w:author="The Si Tran" w:date="2012-12-16T08:35:00Z">
          <w:pPr>
            <w:pStyle w:val="ListParagraph"/>
            <w:numPr>
              <w:numId w:val="11"/>
            </w:numPr>
            <w:spacing w:after="0" w:line="360" w:lineRule="auto"/>
            <w:ind w:left="634" w:hanging="360"/>
            <w:jc w:val="both"/>
          </w:pPr>
        </w:pPrChange>
      </w:pPr>
      <w:r w:rsidRPr="007E3E87">
        <w:rPr>
          <w:rPrChange w:id="7728" w:author="The Si Tran" w:date="2012-12-14T06:20:00Z">
            <w:rPr/>
          </w:rPrChange>
        </w:rPr>
        <w:t>Có hai cách thực h</w:t>
      </w:r>
      <w:r w:rsidRPr="00BB4B46">
        <w:rPr>
          <w:rStyle w:val="BuletL1Char"/>
          <w:rPrChange w:id="7729" w:author="The Si Tran" w:date="2012-12-16T08:35:00Z">
            <w:rPr/>
          </w:rPrChange>
        </w:rPr>
        <w:t>i</w:t>
      </w:r>
      <w:r w:rsidRPr="00032D83">
        <w:t>ệ</w:t>
      </w:r>
      <w:r w:rsidRPr="007E3E87">
        <w:rPr>
          <w:rPrChange w:id="7730" w:author="The Si Tran" w:date="2012-12-14T06:20:00Z">
            <w:rPr/>
          </w:rPrChange>
        </w:rPr>
        <w:t>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731" w:author="The Si Tran" w:date="2012-12-14T06:20:00Z">
            <w:rPr>
              <w:u w:val="single"/>
            </w:rPr>
          </w:rPrChange>
        </w:rPr>
        <w:pPrChange w:id="7732" w:author="The Si Tran" w:date="2012-12-16T08:35:00Z">
          <w:pPr>
            <w:pStyle w:val="ListParagraph"/>
            <w:numPr>
              <w:numId w:val="11"/>
            </w:numPr>
            <w:spacing w:after="0" w:line="360" w:lineRule="auto"/>
            <w:ind w:left="634" w:hanging="360"/>
            <w:jc w:val="both"/>
          </w:pPr>
        </w:pPrChange>
      </w:pPr>
      <w:r w:rsidRPr="007E3E87">
        <w:rPr>
          <w:rPrChange w:id="7733"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734" w:author="The Si Tran" w:date="2012-12-14T06:20:00Z">
            <w:rPr>
              <w:u w:val="single"/>
            </w:rPr>
          </w:rPrChange>
        </w:rPr>
        <w:pPrChange w:id="7735" w:author="The Si Tran" w:date="2012-12-16T08:35:00Z">
          <w:pPr>
            <w:pStyle w:val="ListParagraph"/>
            <w:numPr>
              <w:numId w:val="11"/>
            </w:numPr>
            <w:spacing w:after="0" w:line="360" w:lineRule="auto"/>
            <w:ind w:left="634" w:hanging="360"/>
            <w:jc w:val="both"/>
          </w:pPr>
        </w:pPrChange>
      </w:pPr>
      <w:r w:rsidRPr="007E3E87">
        <w:rPr>
          <w:rPrChange w:id="7736"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pPr>
        <w:pStyle w:val="Canhgiua"/>
        <w:pPrChange w:id="7737" w:author="The Si Tran" w:date="2012-12-16T17:32:00Z">
          <w:pPr>
            <w:pStyle w:val="ListParagraph"/>
            <w:spacing w:after="0" w:line="360" w:lineRule="auto"/>
            <w:ind w:left="630"/>
          </w:pPr>
        </w:pPrChange>
      </w:pPr>
      <w:r w:rsidRPr="002B1464">
        <w:rPr>
          <w:noProof/>
        </w:rPr>
        <w:drawing>
          <wp:inline distT="0" distB="0" distL="0" distR="0" wp14:anchorId="568DC1C0" wp14:editId="26A943FE">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pPrChange w:id="7738" w:author="The Si Tran" w:date="2012-12-16T17:33:00Z">
          <w:pPr>
            <w:pStyle w:val="Caption"/>
            <w:ind w:left="360" w:firstLine="720"/>
          </w:pPr>
        </w:pPrChange>
      </w:pPr>
      <w:bookmarkStart w:id="7739" w:name="_Toc327348224"/>
      <w:bookmarkStart w:id="7740" w:name="_Toc343029970"/>
      <w:bookmarkStart w:id="7741" w:name="_Toc343452759"/>
      <w:r w:rsidRPr="0049233F">
        <w:t>Hình</w:t>
      </w:r>
      <w:ins w:id="7742" w:author="The Si Tran" w:date="2012-12-11T23:38:00Z">
        <w:r w:rsidR="00BD0062">
          <w:t xml:space="preserve"> 4.11</w:t>
        </w:r>
      </w:ins>
      <w:del w:id="7743"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744"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745"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BD0062">
        <w:rPr>
          <w:rPrChange w:id="7746" w:author="The Si Tran" w:date="2012-12-11T23:39:00Z">
            <w:rPr>
              <w:b w:val="0"/>
            </w:rPr>
          </w:rPrChange>
        </w:rPr>
        <w:t>ủ tục sử dụng phương pháp walk-forward chia tập dữ liệu</w:t>
      </w:r>
      <w:bookmarkEnd w:id="7739"/>
      <w:bookmarkEnd w:id="7740"/>
      <w:bookmarkEnd w:id="7741"/>
    </w:p>
    <w:p w14:paraId="44351F3D" w14:textId="787F7341" w:rsidR="00A02652" w:rsidRPr="0049233F" w:rsidRDefault="00A02652" w:rsidP="00A02652">
      <w:pPr>
        <w:pStyle w:val="Heading3"/>
      </w:pPr>
      <w:bookmarkStart w:id="7747" w:name="_Toc327348187"/>
      <w:bookmarkStart w:id="7748" w:name="_Toc343461281"/>
      <w:r w:rsidRPr="0049233F">
        <w:t>Xây dựng cấu trúc mạng</w:t>
      </w:r>
      <w:bookmarkEnd w:id="7747"/>
      <w:bookmarkEnd w:id="7748"/>
    </w:p>
    <w:p w14:paraId="44FC4DD0" w14:textId="77777777" w:rsidR="00A02652" w:rsidRPr="0049233F" w:rsidRDefault="00A02652">
      <w:pPr>
        <w:pStyle w:val="BuletL1"/>
        <w:pPrChange w:id="7749"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750"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751" w:author="The Si Tran" w:date="2012-12-16T08:36:00Z">
          <w:pPr>
            <w:pStyle w:val="ListParagraph"/>
            <w:numPr>
              <w:numId w:val="11"/>
            </w:numPr>
            <w:spacing w:after="0" w:line="360" w:lineRule="auto"/>
            <w:ind w:left="634" w:hanging="360"/>
            <w:jc w:val="both"/>
          </w:pPr>
        </w:pPrChange>
      </w:pPr>
      <w:r w:rsidRPr="0049233F">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8DAC6DC" w:rsidR="00A02652" w:rsidRPr="00BB4B46" w:rsidRDefault="00A02652">
      <w:pPr>
        <w:pStyle w:val="BuletL1"/>
        <w:rPr>
          <w:rPrChange w:id="7752" w:author="The Si Tran" w:date="2012-12-16T08:36:00Z">
            <w:rPr/>
          </w:rPrChange>
        </w:rPr>
        <w:pPrChange w:id="7753" w:author="The Si Tran" w:date="2012-12-16T08:36:00Z">
          <w:pPr>
            <w:pStyle w:val="ListParagraph"/>
            <w:numPr>
              <w:numId w:val="11"/>
            </w:numPr>
            <w:spacing w:after="0" w:line="360" w:lineRule="auto"/>
            <w:ind w:left="634" w:hanging="360"/>
            <w:jc w:val="both"/>
          </w:pPr>
        </w:pPrChange>
      </w:pPr>
      <w:r w:rsidRPr="00032D83">
        <w:t>S</w:t>
      </w:r>
      <w:r w:rsidRPr="00BB4B46">
        <w:rPr>
          <w:rPrChange w:id="7754" w:author="The Si Tran" w:date="2012-12-16T08:36:00Z">
            <w:rPr/>
          </w:rPrChange>
        </w:rPr>
        <w:t>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w:t>
      </w:r>
      <w:r w:rsidR="00CB5534">
        <w:t xml:space="preserve"> </w:t>
      </w:r>
      <w:r w:rsidRPr="00BB4B46">
        <w:rPr>
          <w:rPrChange w:id="7755" w:author="The Si Tran" w:date="2012-12-16T08:36:00Z">
            <w:rPr/>
          </w:rPrChange>
        </w:rPr>
        <w:t xml:space="preserve">[7]. </w:t>
      </w:r>
    </w:p>
    <w:p w14:paraId="7DDC3BCB" w14:textId="77777777" w:rsidR="00A02652" w:rsidRPr="0049233F" w:rsidRDefault="00A02652">
      <w:pPr>
        <w:pStyle w:val="BuletL1"/>
        <w:pPrChange w:id="7756"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757" w:name="_Toc327348188"/>
      <w:bookmarkStart w:id="7758" w:name="_Toc343461282"/>
      <w:r w:rsidRPr="0049233F">
        <w:lastRenderedPageBreak/>
        <w:t>Xác định tiêu chuẩn đánh giá</w:t>
      </w:r>
      <w:bookmarkEnd w:id="7757"/>
      <w:bookmarkEnd w:id="7758"/>
    </w:p>
    <w:p w14:paraId="5921BBBB" w14:textId="77777777" w:rsidR="00A02652" w:rsidRPr="0049233F" w:rsidRDefault="00A02652">
      <w:pPr>
        <w:pPrChange w:id="7759"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760" w:author="The Si Tran" w:date="2012-12-16T08:36:00Z">
          <w:pPr/>
        </w:pPrChange>
      </w:pPr>
      <w:ins w:id="7761" w:author="The Si Tran" w:date="2012-12-14T06:23:00Z">
        <w:r w:rsidRPr="00032D83">
          <w:rPr>
            <w:noProof/>
            <w:rPrChange w:id="7762">
              <w:rPr>
                <w:noProof/>
              </w:rPr>
            </w:rPrChange>
          </w:rPr>
          <mc:AlternateContent>
            <mc:Choice Requires="wps">
              <w:drawing>
                <wp:anchor distT="0" distB="0" distL="114300" distR="114300" simplePos="0" relativeHeight="251684352" behindDoc="0" locked="0" layoutInCell="1" allowOverlap="1" wp14:anchorId="4F57F08A" wp14:editId="46A232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276DB6" w:rsidRDefault="00276DB6">
                              <w:pPr>
                                <w:pStyle w:val="EquationIndex"/>
                                <w:pPrChange w:id="7763" w:author="The Si Tran" w:date="2012-12-16T08:36:00Z">
                                  <w:pPr/>
                                </w:pPrChange>
                              </w:pPr>
                              <w:ins w:id="7764" w:author="The Si Tran" w:date="2012-12-06T02:41:00Z">
                                <w:r>
                                  <w:t>(4.</w:t>
                                </w:r>
                              </w:ins>
                              <w:ins w:id="7765" w:author="The Si Tran" w:date="2012-12-06T02:44:00Z">
                                <w:r>
                                  <w:t>18</w:t>
                                </w:r>
                              </w:ins>
                              <w:ins w:id="77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9" type="#_x0000_t202" style="position:absolute;left:0;text-align:left;margin-left:406.9pt;margin-top:11.15pt;width:46.85pt;height:28.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QVhyYI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276DB6" w:rsidRDefault="00276DB6">
                        <w:pPr>
                          <w:pStyle w:val="EquationIndex"/>
                          <w:pPrChange w:id="7767" w:author="The Si Tran" w:date="2012-12-16T08:36:00Z">
                            <w:pPr/>
                          </w:pPrChange>
                        </w:pPr>
                        <w:ins w:id="7768" w:author="The Si Tran" w:date="2012-12-06T02:41:00Z">
                          <w:r>
                            <w:t>(4.</w:t>
                          </w:r>
                        </w:ins>
                        <w:ins w:id="7769" w:author="The Si Tran" w:date="2012-12-06T02:44:00Z">
                          <w:r>
                            <w:t>18</w:t>
                          </w:r>
                        </w:ins>
                        <w:ins w:id="7770" w:author="The Si Tran" w:date="2012-12-06T02:41:00Z">
                          <w:r>
                            <w:t>)</w:t>
                          </w:r>
                        </w:ins>
                      </w:p>
                    </w:txbxContent>
                  </v:textbox>
                </v:shape>
              </w:pict>
            </mc:Fallback>
          </mc:AlternateContent>
        </w:r>
      </w:ins>
      <w:r w:rsidRPr="00BB4B46">
        <w:rPr>
          <w:rPrChange w:id="7771" w:author="The Si Tran" w:date="2012-12-16T08:36:00Z">
            <w:rPr/>
          </w:rPrChange>
        </w:rPr>
        <w:object w:dxaOrig="1900" w:dyaOrig="680" w14:anchorId="41722C5E">
          <v:shape id="_x0000_i1193" type="#_x0000_t75" style="width:130.25pt;height:50.7pt" o:ole="">
            <v:imagedata r:id="rId366" o:title=""/>
          </v:shape>
          <o:OLEObject Type="Embed" ProgID="Equation.DSMT4" ShapeID="_x0000_i1193" DrawAspect="Content" ObjectID="_1417211330" r:id="rId367"/>
        </w:object>
      </w:r>
    </w:p>
    <w:p w14:paraId="74DB8EBE" w14:textId="77777777" w:rsidR="00A02652" w:rsidRPr="0049233F" w:rsidRDefault="00A02652">
      <w:pPr>
        <w:pPrChange w:id="7772"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773"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774" w:name="_Toc327348189"/>
      <w:bookmarkStart w:id="7775" w:name="_Toc343461283"/>
      <w:r w:rsidRPr="0049233F">
        <w:rPr>
          <w:lang w:val="fr-FR"/>
        </w:rPr>
        <w:t>Huấn luyện mạng</w:t>
      </w:r>
      <w:bookmarkEnd w:id="7774"/>
      <w:bookmarkEnd w:id="7775"/>
    </w:p>
    <w:p w14:paraId="5D62D645" w14:textId="77777777" w:rsidR="00A02652" w:rsidRPr="0049233F" w:rsidRDefault="00A02652">
      <w:pPr>
        <w:pStyle w:val="BuletL1"/>
        <w:pPrChange w:id="7776"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777"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778" w:name="_Toc327348190"/>
      <w:bookmarkStart w:id="7779" w:name="_Toc343461284"/>
      <w:r w:rsidRPr="0049233F">
        <w:rPr>
          <w:lang w:val="fr-FR"/>
        </w:rPr>
        <w:lastRenderedPageBreak/>
        <w:t>Dự đoán và cải tiến</w:t>
      </w:r>
      <w:bookmarkEnd w:id="7778"/>
      <w:bookmarkEnd w:id="7779"/>
    </w:p>
    <w:p w14:paraId="30D1DB02" w14:textId="77777777" w:rsidR="00A02652" w:rsidRPr="0049233F" w:rsidRDefault="00A02652">
      <w:pPr>
        <w:rPr>
          <w:lang w:val="fr-FR"/>
        </w:rPr>
        <w:pPrChange w:id="7780"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781" w:author="The Si Tran" w:date="2012-12-06T21:13:00Z"/>
          <w:sz w:val="26"/>
          <w:szCs w:val="26"/>
          <w:rPrChange w:id="7782" w:author="The Si Tran" w:date="2012-12-05T23:02:00Z">
            <w:rPr>
              <w:del w:id="7783" w:author="The Si Tran" w:date="2012-12-06T21:13:00Z"/>
            </w:rPr>
          </w:rPrChange>
        </w:rPr>
      </w:pPr>
      <w:del w:id="7784" w:author="The Si Tran" w:date="2012-12-06T21:13:00Z">
        <w:r w:rsidRPr="0049233F" w:rsidDel="00AF1345">
          <w:rPr>
            <w:b w:val="0"/>
            <w:bCs w:val="0"/>
            <w:iCs w:val="0"/>
            <w:sz w:val="26"/>
            <w:szCs w:val="26"/>
            <w:rPrChange w:id="7785" w:author="The Si Tran" w:date="2012-12-05T23:02:00Z">
              <w:rPr>
                <w:rFonts w:ascii="Calibri" w:eastAsia="Calibri" w:hAnsi="Calibri"/>
                <w:b w:val="0"/>
                <w:bCs w:val="0"/>
                <w:iCs w:val="0"/>
                <w:sz w:val="20"/>
                <w:szCs w:val="20"/>
              </w:rPr>
            </w:rPrChange>
          </w:rPr>
          <w:delText>Kết quả thực nghiệm</w:delText>
        </w:r>
        <w:bookmarkStart w:id="7786" w:name="_Toc343083648"/>
        <w:bookmarkStart w:id="7787" w:name="_Toc343083862"/>
        <w:bookmarkStart w:id="7788" w:name="_Toc343084073"/>
        <w:bookmarkStart w:id="7789" w:name="_Toc343220832"/>
        <w:bookmarkStart w:id="7790" w:name="_Toc343232337"/>
        <w:bookmarkStart w:id="7791" w:name="_Toc343232750"/>
        <w:bookmarkStart w:id="7792" w:name="_Toc343233035"/>
        <w:bookmarkStart w:id="7793" w:name="_Toc343415540"/>
        <w:bookmarkStart w:id="7794" w:name="_Toc343415836"/>
        <w:bookmarkStart w:id="7795" w:name="_Toc343452495"/>
        <w:bookmarkStart w:id="7796" w:name="_Toc343461285"/>
        <w:bookmarkEnd w:id="7786"/>
        <w:bookmarkEnd w:id="7787"/>
        <w:bookmarkEnd w:id="7788"/>
        <w:bookmarkEnd w:id="7789"/>
        <w:bookmarkEnd w:id="7790"/>
        <w:bookmarkEnd w:id="7791"/>
        <w:bookmarkEnd w:id="7792"/>
        <w:bookmarkEnd w:id="7793"/>
        <w:bookmarkEnd w:id="7794"/>
        <w:bookmarkEnd w:id="7795"/>
        <w:bookmarkEnd w:id="7796"/>
      </w:del>
    </w:p>
    <w:p w14:paraId="0B20EBEE" w14:textId="77777777" w:rsidR="00393709" w:rsidRPr="0049233F" w:rsidDel="00AF1345" w:rsidRDefault="00393709" w:rsidP="00393709">
      <w:pPr>
        <w:ind w:left="144"/>
        <w:rPr>
          <w:del w:id="7797" w:author="The Si Tran" w:date="2012-12-06T21:13:00Z"/>
          <w:color w:val="FF0000"/>
          <w:szCs w:val="26"/>
          <w:rPrChange w:id="7798" w:author="The Si Tran" w:date="2012-12-05T23:02:00Z">
            <w:rPr>
              <w:del w:id="7799" w:author="The Si Tran" w:date="2012-12-06T21:13:00Z"/>
              <w:color w:val="FF0000"/>
              <w:sz w:val="32"/>
            </w:rPr>
          </w:rPrChange>
        </w:rPr>
      </w:pPr>
      <w:del w:id="7800" w:author="The Si Tran" w:date="2012-12-06T21:13:00Z">
        <w:r w:rsidRPr="0049233F" w:rsidDel="00AF1345">
          <w:rPr>
            <w:color w:val="FF0000"/>
            <w:szCs w:val="26"/>
            <w:rPrChange w:id="7801" w:author="The Si Tran" w:date="2012-12-05T23:02:00Z">
              <w:rPr>
                <w:rFonts w:ascii="Calibri" w:eastAsia="Calibri" w:hAnsi="Calibri"/>
                <w:b/>
                <w:bCs/>
                <w:color w:val="FF0000"/>
                <w:sz w:val="32"/>
                <w:szCs w:val="20"/>
              </w:rPr>
            </w:rPrChange>
          </w:rPr>
          <w:delText>Bổ sung</w:delText>
        </w:r>
        <w:bookmarkStart w:id="7802" w:name="_Toc343083649"/>
        <w:bookmarkStart w:id="7803" w:name="_Toc343083863"/>
        <w:bookmarkStart w:id="7804" w:name="_Toc343084074"/>
        <w:bookmarkStart w:id="7805" w:name="_Toc343220833"/>
        <w:bookmarkStart w:id="7806" w:name="_Toc343232338"/>
        <w:bookmarkStart w:id="7807" w:name="_Toc343232751"/>
        <w:bookmarkStart w:id="7808" w:name="_Toc343233036"/>
        <w:bookmarkStart w:id="7809" w:name="_Toc343415541"/>
        <w:bookmarkStart w:id="7810" w:name="_Toc343415837"/>
        <w:bookmarkStart w:id="7811" w:name="_Toc343452496"/>
        <w:bookmarkStart w:id="7812" w:name="_Toc343461286"/>
        <w:bookmarkEnd w:id="7802"/>
        <w:bookmarkEnd w:id="7803"/>
        <w:bookmarkEnd w:id="7804"/>
        <w:bookmarkEnd w:id="7805"/>
        <w:bookmarkEnd w:id="7806"/>
        <w:bookmarkEnd w:id="7807"/>
        <w:bookmarkEnd w:id="7808"/>
        <w:bookmarkEnd w:id="7809"/>
        <w:bookmarkEnd w:id="7810"/>
        <w:bookmarkEnd w:id="7811"/>
        <w:bookmarkEnd w:id="7812"/>
      </w:del>
    </w:p>
    <w:p w14:paraId="0907B599" w14:textId="77777777" w:rsidR="00393709" w:rsidRPr="0049233F" w:rsidRDefault="00001A0C" w:rsidP="00001A0C">
      <w:pPr>
        <w:pStyle w:val="Heading2"/>
        <w:rPr>
          <w:sz w:val="26"/>
          <w:szCs w:val="26"/>
          <w:rPrChange w:id="7813" w:author="The Si Tran" w:date="2012-12-05T23:02:00Z">
            <w:rPr/>
          </w:rPrChange>
        </w:rPr>
      </w:pPr>
      <w:bookmarkStart w:id="7814" w:name="_Toc343461287"/>
      <w:r w:rsidRPr="0049233F">
        <w:rPr>
          <w:sz w:val="26"/>
          <w:szCs w:val="26"/>
          <w:rPrChange w:id="7815" w:author="The Si Tran" w:date="2012-12-05T23:02:00Z">
            <w:rPr>
              <w:rFonts w:ascii="Calibri" w:eastAsia="Calibri" w:hAnsi="Calibri" w:cs="Times New Roman"/>
              <w:b w:val="0"/>
              <w:bCs w:val="0"/>
              <w:iCs w:val="0"/>
              <w:sz w:val="20"/>
              <w:szCs w:val="20"/>
            </w:rPr>
          </w:rPrChange>
        </w:rPr>
        <w:t>Kết luận</w:t>
      </w:r>
      <w:bookmarkEnd w:id="7814"/>
    </w:p>
    <w:p w14:paraId="07CE6189" w14:textId="77777777" w:rsidR="006625BC" w:rsidRPr="0049233F" w:rsidRDefault="006625BC">
      <w:pPr>
        <w:pPrChange w:id="7816"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817" w:author="The Si Tran" w:date="2012-12-16T08:37:00Z">
          <w:pPr>
            <w:spacing w:before="0"/>
            <w:ind w:firstLine="720"/>
          </w:pPr>
        </w:pPrChange>
      </w:pPr>
      <w:r w:rsidRPr="0049233F">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818"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819"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820" w:author="The Si Tran" w:date="2012-12-12T07:57:00Z"/>
          <w:szCs w:val="26"/>
        </w:rPr>
      </w:pPr>
      <w:ins w:id="7821" w:author="The Si Tran" w:date="2012-12-12T07:57:00Z">
        <w:r>
          <w:rPr>
            <w:szCs w:val="26"/>
          </w:rPr>
          <w:br w:type="page"/>
        </w:r>
      </w:ins>
    </w:p>
    <w:p w14:paraId="21D5EC8C" w14:textId="77777777" w:rsidR="006625BC" w:rsidRPr="002B1464" w:rsidDel="00D139B5" w:rsidRDefault="006625BC" w:rsidP="006625BC">
      <w:pPr>
        <w:rPr>
          <w:del w:id="7822" w:author="The Si Tran" w:date="2012-12-12T07:57:00Z"/>
          <w:szCs w:val="26"/>
        </w:rPr>
      </w:pPr>
      <w:bookmarkStart w:id="7823" w:name="_Toc343083651"/>
      <w:bookmarkStart w:id="7824" w:name="_Toc343083865"/>
      <w:bookmarkStart w:id="7825" w:name="_Toc343084076"/>
      <w:bookmarkStart w:id="7826" w:name="_Toc343220835"/>
      <w:bookmarkStart w:id="7827" w:name="_Toc343232340"/>
      <w:bookmarkStart w:id="7828" w:name="_Toc343232753"/>
      <w:bookmarkStart w:id="7829" w:name="_Toc343233038"/>
      <w:bookmarkStart w:id="7830" w:name="_Toc343415543"/>
      <w:bookmarkStart w:id="7831" w:name="_Toc343415839"/>
      <w:bookmarkStart w:id="7832" w:name="_Toc343452498"/>
      <w:bookmarkStart w:id="7833" w:name="_Toc343461288"/>
      <w:bookmarkEnd w:id="7823"/>
      <w:bookmarkEnd w:id="7824"/>
      <w:bookmarkEnd w:id="7825"/>
      <w:bookmarkEnd w:id="7826"/>
      <w:bookmarkEnd w:id="7827"/>
      <w:bookmarkEnd w:id="7828"/>
      <w:bookmarkEnd w:id="7829"/>
      <w:bookmarkEnd w:id="7830"/>
      <w:bookmarkEnd w:id="7831"/>
      <w:bookmarkEnd w:id="7832"/>
      <w:bookmarkEnd w:id="7833"/>
    </w:p>
    <w:p w14:paraId="26E08AA2" w14:textId="352EFC97" w:rsidR="006A21F7" w:rsidRPr="0049233F" w:rsidRDefault="00266E2E" w:rsidP="00097101">
      <w:pPr>
        <w:pStyle w:val="Heading1"/>
        <w:rPr>
          <w:sz w:val="26"/>
          <w:szCs w:val="26"/>
          <w:rPrChange w:id="7834" w:author="The Si Tran" w:date="2012-12-05T23:02:00Z">
            <w:rPr/>
          </w:rPrChange>
        </w:rPr>
      </w:pPr>
      <w:ins w:id="7835" w:author="superchickend" w:date="2012-12-16T14:59:00Z">
        <w:r>
          <w:rPr>
            <w:sz w:val="26"/>
            <w:szCs w:val="26"/>
          </w:rPr>
          <w:t xml:space="preserve">    </w:t>
        </w:r>
      </w:ins>
      <w:del w:id="7836" w:author="The Si Tran" w:date="2012-12-12T13:57:00Z">
        <w:r w:rsidR="00FD0937" w:rsidRPr="0049233F" w:rsidDel="0050316D">
          <w:rPr>
            <w:sz w:val="26"/>
            <w:szCs w:val="26"/>
            <w:rPrChange w:id="7837" w:author="The Si Tran" w:date="2012-12-05T23:02:00Z">
              <w:rPr>
                <w:rFonts w:cs="Times New Roman"/>
                <w:b w:val="0"/>
                <w:bCs w:val="0"/>
                <w:kern w:val="0"/>
                <w:sz w:val="20"/>
                <w:szCs w:val="20"/>
              </w:rPr>
            </w:rPrChange>
          </w:rPr>
          <w:delText>Mô hình kết hợp giữa</w:delText>
        </w:r>
      </w:del>
      <w:bookmarkStart w:id="7838" w:name="_Toc343461289"/>
      <w:ins w:id="7839" w:author="The Si Tran" w:date="2012-12-12T13:57:00Z">
        <w:r w:rsidR="0050316D">
          <w:rPr>
            <w:sz w:val="26"/>
            <w:szCs w:val="26"/>
          </w:rPr>
          <w:t>MÔ HÌNH KẾT HỢP</w:t>
        </w:r>
      </w:ins>
      <w:r w:rsidR="00FD0937" w:rsidRPr="0049233F">
        <w:rPr>
          <w:sz w:val="26"/>
          <w:szCs w:val="26"/>
          <w:rPrChange w:id="7840" w:author="The Si Tran" w:date="2012-12-05T23:02:00Z">
            <w:rPr>
              <w:rFonts w:cs="Times New Roman"/>
              <w:b w:val="0"/>
              <w:bCs w:val="0"/>
              <w:kern w:val="0"/>
              <w:sz w:val="20"/>
              <w:szCs w:val="20"/>
            </w:rPr>
          </w:rPrChange>
        </w:rPr>
        <w:t xml:space="preserve"> ARIMA </w:t>
      </w:r>
      <w:ins w:id="7841" w:author="The Si Tran" w:date="2012-12-12T13:57:00Z">
        <w:r w:rsidR="00EE73AD">
          <w:rPr>
            <w:sz w:val="26"/>
            <w:szCs w:val="26"/>
          </w:rPr>
          <w:t>VÀ</w:t>
        </w:r>
      </w:ins>
      <w:del w:id="7842" w:author="The Si Tran" w:date="2012-12-12T13:57:00Z">
        <w:r w:rsidR="00FD0937" w:rsidRPr="0049233F" w:rsidDel="00EE73AD">
          <w:rPr>
            <w:sz w:val="26"/>
            <w:szCs w:val="26"/>
            <w:rPrChange w:id="7843" w:author="The Si Tran" w:date="2012-12-05T23:02:00Z">
              <w:rPr>
                <w:rFonts w:cs="Times New Roman"/>
                <w:b w:val="0"/>
                <w:bCs w:val="0"/>
                <w:kern w:val="0"/>
                <w:sz w:val="20"/>
                <w:szCs w:val="20"/>
              </w:rPr>
            </w:rPrChange>
          </w:rPr>
          <w:delText>và</w:delText>
        </w:r>
      </w:del>
      <w:r w:rsidR="00FD0937" w:rsidRPr="0049233F">
        <w:rPr>
          <w:sz w:val="26"/>
          <w:szCs w:val="26"/>
          <w:rPrChange w:id="7844" w:author="The Si Tran" w:date="2012-12-05T23:02:00Z">
            <w:rPr>
              <w:rFonts w:cs="Times New Roman"/>
              <w:b w:val="0"/>
              <w:bCs w:val="0"/>
              <w:kern w:val="0"/>
              <w:sz w:val="20"/>
              <w:szCs w:val="20"/>
            </w:rPr>
          </w:rPrChange>
        </w:rPr>
        <w:t xml:space="preserve"> ANN</w:t>
      </w:r>
      <w:bookmarkEnd w:id="7838"/>
    </w:p>
    <w:p w14:paraId="0F331F2E" w14:textId="77777777" w:rsidR="006A21F7" w:rsidRPr="00805B17" w:rsidRDefault="00CA12FA">
      <w:pPr>
        <w:pPrChange w:id="7845"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846"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847" w:author="The Si Tran" w:date="2012-12-05T23:02:00Z">
            <w:rPr>
              <w:b/>
              <w:bCs/>
              <w:sz w:val="20"/>
              <w:szCs w:val="20"/>
            </w:rPr>
          </w:rPrChange>
        </w:rPr>
        <w:t>n đề trên, người ta xấp xỉ chuỗi thời gian về dạng tuyến</w:t>
      </w:r>
      <w:r w:rsidR="00711ADB" w:rsidRPr="0049233F">
        <w:rPr>
          <w:rPrChange w:id="7848" w:author="The Si Tran" w:date="2012-12-05T23:02:00Z">
            <w:rPr>
              <w:b/>
              <w:bCs/>
              <w:sz w:val="20"/>
              <w:szCs w:val="20"/>
            </w:rPr>
          </w:rPrChange>
        </w:rPr>
        <w:t xml:space="preserve"> tính</w:t>
      </w:r>
      <w:r w:rsidRPr="0049233F">
        <w:rPr>
          <w:rPrChange w:id="7849"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850" w:author="The Si Tran" w:date="2012-12-05T23:02:00Z">
            <w:rPr>
              <w:b/>
              <w:bCs/>
              <w:sz w:val="20"/>
              <w:szCs w:val="20"/>
            </w:rPr>
          </w:rPrChange>
        </w:rPr>
        <w:t xml:space="preserve">an tổng quát về chuỗi thuần </w:t>
      </w:r>
      <w:r w:rsidRPr="0049233F">
        <w:rPr>
          <w:rPrChange w:id="7851" w:author="The Si Tran" w:date="2012-12-05T23:02:00Z">
            <w:rPr>
              <w:b/>
              <w:bCs/>
              <w:sz w:val="20"/>
              <w:szCs w:val="20"/>
            </w:rPr>
          </w:rPrChange>
        </w:rPr>
        <w:t xml:space="preserve">tuyến </w:t>
      </w:r>
      <w:r w:rsidR="00711ADB" w:rsidRPr="0049233F">
        <w:rPr>
          <w:rPrChange w:id="7852" w:author="The Si Tran" w:date="2012-12-05T23:02:00Z">
            <w:rPr>
              <w:b/>
              <w:bCs/>
              <w:sz w:val="20"/>
              <w:szCs w:val="20"/>
            </w:rPr>
          </w:rPrChange>
        </w:rPr>
        <w:t xml:space="preserve">tính </w:t>
      </w:r>
      <w:r w:rsidRPr="0049233F">
        <w:rPr>
          <w:rPrChange w:id="7853" w:author="The Si Tran" w:date="2012-12-05T23:02:00Z">
            <w:rPr>
              <w:b/>
              <w:bCs/>
              <w:sz w:val="20"/>
              <w:szCs w:val="20"/>
            </w:rPr>
          </w:rPrChange>
        </w:rPr>
        <w:t xml:space="preserve">sẽ làm mất đi tính </w:t>
      </w:r>
      <w:r w:rsidR="00711ADB" w:rsidRPr="0049233F">
        <w:rPr>
          <w:rPrChange w:id="7854" w:author="The Si Tran" w:date="2012-12-05T23:02:00Z">
            <w:rPr>
              <w:b/>
              <w:bCs/>
              <w:sz w:val="20"/>
              <w:szCs w:val="20"/>
            </w:rPr>
          </w:rPrChange>
        </w:rPr>
        <w:t xml:space="preserve">phi </w:t>
      </w:r>
      <w:r w:rsidRPr="0049233F">
        <w:rPr>
          <w:rPrChange w:id="7855"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856" w:author="The Si Tran" w:date="2012-12-16T08:37:00Z">
          <w:pPr>
            <w:ind w:firstLine="720"/>
          </w:pPr>
        </w:pPrChange>
      </w:pPr>
      <w:r w:rsidRPr="0049233F">
        <w:rPr>
          <w:rPrChange w:id="7857"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858" w:author="The Si Tran" w:date="2012-12-05T23:02:00Z">
            <w:rPr>
              <w:b/>
              <w:bCs/>
              <w:sz w:val="20"/>
              <w:szCs w:val="20"/>
            </w:rPr>
          </w:rPrChange>
        </w:rPr>
        <w:t>áo được hoàn toàn thành phần</w:t>
      </w:r>
      <w:r w:rsidRPr="0049233F">
        <w:rPr>
          <w:rPrChange w:id="7859" w:author="The Si Tran" w:date="2012-12-05T23:02:00Z">
            <w:rPr>
              <w:b/>
              <w:bCs/>
              <w:sz w:val="20"/>
              <w:szCs w:val="20"/>
            </w:rPr>
          </w:rPrChange>
        </w:rPr>
        <w:t xml:space="preserve"> tuyến </w:t>
      </w:r>
      <w:r w:rsidR="00711ADB" w:rsidRPr="0049233F">
        <w:rPr>
          <w:rPrChange w:id="7860" w:author="The Si Tran" w:date="2012-12-05T23:02:00Z">
            <w:rPr>
              <w:b/>
              <w:bCs/>
              <w:sz w:val="20"/>
              <w:szCs w:val="20"/>
            </w:rPr>
          </w:rPrChange>
        </w:rPr>
        <w:t xml:space="preserve">tính </w:t>
      </w:r>
      <w:r w:rsidRPr="0049233F">
        <w:rPr>
          <w:rPrChange w:id="7861" w:author="The Si Tran" w:date="2012-12-05T23:02:00Z">
            <w:rPr>
              <w:b/>
              <w:bCs/>
              <w:sz w:val="20"/>
              <w:szCs w:val="20"/>
            </w:rPr>
          </w:rPrChange>
        </w:rPr>
        <w:t>của chuỗi thời gian.</w:t>
      </w:r>
    </w:p>
    <w:p w14:paraId="56DE50F2" w14:textId="4FD6AF0B" w:rsidR="00D1749C" w:rsidRPr="007C782C" w:rsidDel="006F57E5" w:rsidRDefault="00B02B7B">
      <w:pPr>
        <w:rPr>
          <w:del w:id="7862" w:author="The Si Tran" w:date="2012-12-06T21:17:00Z"/>
        </w:rPr>
        <w:pPrChange w:id="7863" w:author="The Si Tran" w:date="2012-12-16T08:51:00Z">
          <w:pPr>
            <w:ind w:firstLine="720"/>
          </w:pPr>
        </w:pPrChange>
      </w:pPr>
      <w:ins w:id="7864" w:author="The Si Tran" w:date="2012-12-14T06:24:00Z">
        <w:r>
          <w:t>Một</w:t>
        </w:r>
      </w:ins>
      <w:del w:id="7865" w:author="The Si Tran" w:date="2012-12-14T06:24:00Z">
        <w:r w:rsidR="00D1749C" w:rsidRPr="0049233F" w:rsidDel="00B02B7B">
          <w:rPr>
            <w:rPrChange w:id="7866" w:author="The Si Tran" w:date="2012-12-05T23:02:00Z">
              <w:rPr>
                <w:b/>
                <w:bCs/>
                <w:sz w:val="20"/>
                <w:szCs w:val="20"/>
              </w:rPr>
            </w:rPrChange>
          </w:rPr>
          <w:delText>1</w:delText>
        </w:r>
      </w:del>
      <w:r w:rsidR="00D1749C" w:rsidRPr="0049233F">
        <w:rPr>
          <w:rPrChange w:id="7867"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868" w:author="The Si Tran" w:date="2012-12-06T21:17:00Z"/>
        </w:rPr>
        <w:pPrChange w:id="7869" w:author="The Si Tran" w:date="2012-12-16T08:51:00Z">
          <w:pPr>
            <w:ind w:firstLine="720"/>
          </w:pPr>
        </w:pPrChange>
      </w:pPr>
    </w:p>
    <w:p w14:paraId="4CC0CD37" w14:textId="77777777" w:rsidR="00B144CE" w:rsidRPr="0049233F" w:rsidRDefault="00B144CE">
      <w:pPr>
        <w:rPr>
          <w:rPrChange w:id="7870" w:author="The Si Tran" w:date="2012-12-05T23:02:00Z">
            <w:rPr/>
          </w:rPrChange>
        </w:rPr>
        <w:pPrChange w:id="7871" w:author="The Si Tran" w:date="2012-12-16T08:51:00Z">
          <w:pPr>
            <w:pStyle w:val="Heading2"/>
          </w:pPr>
        </w:pPrChange>
      </w:pPr>
      <w:del w:id="7872" w:author="The Si Tran" w:date="2012-12-06T21:17:00Z">
        <w:r w:rsidRPr="00032D83" w:rsidDel="00AF1345">
          <w:delText>Tông k</w:delText>
        </w:r>
        <w:r w:rsidRPr="0049233F" w:rsidDel="00AF1345">
          <w:rPr>
            <w:rPrChange w:id="7873" w:author="The Si Tran" w:date="2012-12-05T23:02:00Z">
              <w:rPr/>
            </w:rPrChange>
          </w:rPr>
          <w:delText xml:space="preserve">ết về mô hình ARIMA </w:delText>
        </w:r>
      </w:del>
    </w:p>
    <w:p w14:paraId="1B8D9252" w14:textId="77777777" w:rsidR="00B144CE" w:rsidRPr="0049233F" w:rsidDel="00AF1345" w:rsidRDefault="00B144CE" w:rsidP="00B144CE">
      <w:pPr>
        <w:pStyle w:val="Heading3"/>
        <w:rPr>
          <w:del w:id="7874" w:author="The Si Tran" w:date="2012-12-06T21:14:00Z"/>
        </w:rPr>
      </w:pPr>
      <w:del w:id="7875" w:author="The Si Tran" w:date="2012-12-06T21:14:00Z">
        <w:r w:rsidRPr="0049233F" w:rsidDel="00AF1345">
          <w:delText>Ưu điểm</w:delText>
        </w:r>
        <w:bookmarkStart w:id="7876" w:name="_Toc343083653"/>
        <w:bookmarkStart w:id="7877" w:name="_Toc343083867"/>
        <w:bookmarkStart w:id="7878" w:name="_Toc343084078"/>
        <w:bookmarkStart w:id="7879" w:name="_Toc343220837"/>
        <w:bookmarkStart w:id="7880" w:name="_Toc343232342"/>
        <w:bookmarkStart w:id="7881" w:name="_Toc343232755"/>
        <w:bookmarkStart w:id="7882" w:name="_Toc343233040"/>
        <w:bookmarkStart w:id="7883" w:name="_Toc343415545"/>
        <w:bookmarkStart w:id="7884" w:name="_Toc343415841"/>
        <w:bookmarkStart w:id="7885" w:name="_Toc343452500"/>
        <w:bookmarkStart w:id="7886" w:name="_Toc343461290"/>
        <w:bookmarkEnd w:id="7876"/>
        <w:bookmarkEnd w:id="7877"/>
        <w:bookmarkEnd w:id="7878"/>
        <w:bookmarkEnd w:id="7879"/>
        <w:bookmarkEnd w:id="7880"/>
        <w:bookmarkEnd w:id="7881"/>
        <w:bookmarkEnd w:id="7882"/>
        <w:bookmarkEnd w:id="7883"/>
        <w:bookmarkEnd w:id="7884"/>
        <w:bookmarkEnd w:id="7885"/>
        <w:bookmarkEnd w:id="7886"/>
      </w:del>
    </w:p>
    <w:p w14:paraId="21331760" w14:textId="77777777" w:rsidR="00B144CE" w:rsidRPr="0049233F" w:rsidDel="00AF1345" w:rsidRDefault="00B144CE" w:rsidP="00B144CE">
      <w:pPr>
        <w:pStyle w:val="Heading3"/>
        <w:rPr>
          <w:del w:id="7887" w:author="The Si Tran" w:date="2012-12-06T21:14:00Z"/>
        </w:rPr>
      </w:pPr>
      <w:del w:id="7888" w:author="The Si Tran" w:date="2012-12-06T21:14:00Z">
        <w:r w:rsidRPr="0049233F" w:rsidDel="00AF1345">
          <w:delText>Nhược điểm</w:delText>
        </w:r>
        <w:bookmarkStart w:id="7889" w:name="_Toc343083654"/>
        <w:bookmarkStart w:id="7890" w:name="_Toc343083868"/>
        <w:bookmarkStart w:id="7891" w:name="_Toc343084079"/>
        <w:bookmarkStart w:id="7892" w:name="_Toc343220838"/>
        <w:bookmarkStart w:id="7893" w:name="_Toc343232343"/>
        <w:bookmarkStart w:id="7894" w:name="_Toc343232756"/>
        <w:bookmarkStart w:id="7895" w:name="_Toc343233041"/>
        <w:bookmarkStart w:id="7896" w:name="_Toc343415546"/>
        <w:bookmarkStart w:id="7897" w:name="_Toc343415842"/>
        <w:bookmarkStart w:id="7898" w:name="_Toc343452501"/>
        <w:bookmarkStart w:id="7899" w:name="_Toc343461291"/>
        <w:bookmarkEnd w:id="7889"/>
        <w:bookmarkEnd w:id="7890"/>
        <w:bookmarkEnd w:id="7891"/>
        <w:bookmarkEnd w:id="7892"/>
        <w:bookmarkEnd w:id="7893"/>
        <w:bookmarkEnd w:id="7894"/>
        <w:bookmarkEnd w:id="7895"/>
        <w:bookmarkEnd w:id="7896"/>
        <w:bookmarkEnd w:id="7897"/>
        <w:bookmarkEnd w:id="7898"/>
        <w:bookmarkEnd w:id="7899"/>
      </w:del>
    </w:p>
    <w:p w14:paraId="40149192" w14:textId="77777777" w:rsidR="00B144CE" w:rsidRPr="0049233F" w:rsidDel="00AF1345" w:rsidRDefault="00B144CE" w:rsidP="00B144CE">
      <w:pPr>
        <w:pStyle w:val="Heading2"/>
        <w:rPr>
          <w:del w:id="7900" w:author="The Si Tran" w:date="2012-12-06T21:14:00Z"/>
          <w:sz w:val="26"/>
          <w:szCs w:val="26"/>
          <w:rPrChange w:id="7901" w:author="The Si Tran" w:date="2012-12-05T23:02:00Z">
            <w:rPr>
              <w:del w:id="7902" w:author="The Si Tran" w:date="2012-12-06T21:14:00Z"/>
            </w:rPr>
          </w:rPrChange>
        </w:rPr>
      </w:pPr>
      <w:del w:id="7903" w:author="The Si Tran" w:date="2012-12-06T21:14:00Z">
        <w:r w:rsidRPr="0049233F" w:rsidDel="00AF1345">
          <w:rPr>
            <w:sz w:val="26"/>
            <w:szCs w:val="26"/>
            <w:rPrChange w:id="7904" w:author="The Si Tran" w:date="2012-12-05T23:02:00Z">
              <w:rPr/>
            </w:rPrChange>
          </w:rPr>
          <w:delText xml:space="preserve">Tồng kết về mô hình mạng Neuron </w:delText>
        </w:r>
        <w:bookmarkStart w:id="7905" w:name="_Toc343083655"/>
        <w:bookmarkStart w:id="7906" w:name="_Toc343083869"/>
        <w:bookmarkStart w:id="7907" w:name="_Toc343084080"/>
        <w:bookmarkStart w:id="7908" w:name="_Toc343220839"/>
        <w:bookmarkStart w:id="7909" w:name="_Toc343232344"/>
        <w:bookmarkStart w:id="7910" w:name="_Toc343232757"/>
        <w:bookmarkStart w:id="7911" w:name="_Toc343233042"/>
        <w:bookmarkStart w:id="7912" w:name="_Toc343415547"/>
        <w:bookmarkStart w:id="7913" w:name="_Toc343415843"/>
        <w:bookmarkStart w:id="7914" w:name="_Toc343452502"/>
        <w:bookmarkStart w:id="7915" w:name="_Toc343461292"/>
        <w:bookmarkEnd w:id="7905"/>
        <w:bookmarkEnd w:id="7906"/>
        <w:bookmarkEnd w:id="7907"/>
        <w:bookmarkEnd w:id="7908"/>
        <w:bookmarkEnd w:id="7909"/>
        <w:bookmarkEnd w:id="7910"/>
        <w:bookmarkEnd w:id="7911"/>
        <w:bookmarkEnd w:id="7912"/>
        <w:bookmarkEnd w:id="7913"/>
        <w:bookmarkEnd w:id="7914"/>
        <w:bookmarkEnd w:id="7915"/>
      </w:del>
    </w:p>
    <w:p w14:paraId="702163C1" w14:textId="77777777" w:rsidR="00B144CE" w:rsidRPr="0049233F" w:rsidDel="00AF1345" w:rsidRDefault="00B144CE" w:rsidP="00B144CE">
      <w:pPr>
        <w:pStyle w:val="Heading3"/>
        <w:rPr>
          <w:del w:id="7916" w:author="The Si Tran" w:date="2012-12-06T21:14:00Z"/>
        </w:rPr>
      </w:pPr>
      <w:del w:id="7917" w:author="The Si Tran" w:date="2012-12-06T21:14:00Z">
        <w:r w:rsidRPr="0049233F" w:rsidDel="00AF1345">
          <w:delText>Ưu điểm</w:delText>
        </w:r>
        <w:bookmarkStart w:id="7918" w:name="_Toc343083656"/>
        <w:bookmarkStart w:id="7919" w:name="_Toc343083870"/>
        <w:bookmarkStart w:id="7920" w:name="_Toc343084081"/>
        <w:bookmarkStart w:id="7921" w:name="_Toc343220840"/>
        <w:bookmarkStart w:id="7922" w:name="_Toc343232345"/>
        <w:bookmarkStart w:id="7923" w:name="_Toc343232758"/>
        <w:bookmarkStart w:id="7924" w:name="_Toc343233043"/>
        <w:bookmarkStart w:id="7925" w:name="_Toc343415548"/>
        <w:bookmarkStart w:id="7926" w:name="_Toc343415844"/>
        <w:bookmarkStart w:id="7927" w:name="_Toc343452503"/>
        <w:bookmarkStart w:id="7928" w:name="_Toc343461293"/>
        <w:bookmarkEnd w:id="7918"/>
        <w:bookmarkEnd w:id="7919"/>
        <w:bookmarkEnd w:id="7920"/>
        <w:bookmarkEnd w:id="7921"/>
        <w:bookmarkEnd w:id="7922"/>
        <w:bookmarkEnd w:id="7923"/>
        <w:bookmarkEnd w:id="7924"/>
        <w:bookmarkEnd w:id="7925"/>
        <w:bookmarkEnd w:id="7926"/>
        <w:bookmarkEnd w:id="7927"/>
        <w:bookmarkEnd w:id="7928"/>
      </w:del>
    </w:p>
    <w:p w14:paraId="4BFCDB86" w14:textId="77777777" w:rsidR="00B144CE" w:rsidRPr="0049233F" w:rsidDel="00AF1345" w:rsidRDefault="00B144CE" w:rsidP="00B144CE">
      <w:pPr>
        <w:pStyle w:val="Heading3"/>
        <w:rPr>
          <w:del w:id="7929" w:author="The Si Tran" w:date="2012-12-06T21:14:00Z"/>
        </w:rPr>
      </w:pPr>
      <w:del w:id="7930" w:author="The Si Tran" w:date="2012-12-06T21:14:00Z">
        <w:r w:rsidRPr="0049233F" w:rsidDel="00AF1345">
          <w:delText>Nhược điểm</w:delText>
        </w:r>
        <w:bookmarkStart w:id="7931" w:name="_Toc343083657"/>
        <w:bookmarkStart w:id="7932" w:name="_Toc343083871"/>
        <w:bookmarkStart w:id="7933" w:name="_Toc343084082"/>
        <w:bookmarkStart w:id="7934" w:name="_Toc343220841"/>
        <w:bookmarkStart w:id="7935" w:name="_Toc343232346"/>
        <w:bookmarkStart w:id="7936" w:name="_Toc343232759"/>
        <w:bookmarkStart w:id="7937" w:name="_Toc343233044"/>
        <w:bookmarkStart w:id="7938" w:name="_Toc343415549"/>
        <w:bookmarkStart w:id="7939" w:name="_Toc343415845"/>
        <w:bookmarkStart w:id="7940" w:name="_Toc343452504"/>
        <w:bookmarkStart w:id="7941" w:name="_Toc343461294"/>
        <w:bookmarkEnd w:id="7931"/>
        <w:bookmarkEnd w:id="7932"/>
        <w:bookmarkEnd w:id="7933"/>
        <w:bookmarkEnd w:id="7934"/>
        <w:bookmarkEnd w:id="7935"/>
        <w:bookmarkEnd w:id="7936"/>
        <w:bookmarkEnd w:id="7937"/>
        <w:bookmarkEnd w:id="7938"/>
        <w:bookmarkEnd w:id="7939"/>
        <w:bookmarkEnd w:id="7940"/>
        <w:bookmarkEnd w:id="7941"/>
      </w:del>
    </w:p>
    <w:p w14:paraId="3E7E799F" w14:textId="77777777" w:rsidR="00231125" w:rsidRDefault="00231125" w:rsidP="00231125">
      <w:pPr>
        <w:pStyle w:val="Heading2"/>
        <w:rPr>
          <w:ins w:id="7942" w:author="The Si Tran" w:date="2012-12-06T21:18:00Z"/>
        </w:rPr>
      </w:pPr>
      <w:del w:id="7943" w:author="The Si Tran" w:date="2012-12-06T21:18:00Z">
        <w:r w:rsidRPr="0049233F" w:rsidDel="006C50E8">
          <w:rPr>
            <w:sz w:val="26"/>
            <w:szCs w:val="26"/>
            <w:rPrChange w:id="7944" w:author="The Si Tran" w:date="2012-12-05T23:02:00Z">
              <w:rPr/>
            </w:rPrChange>
          </w:rPr>
          <w:delText xml:space="preserve">Mô hình kết hợp ARIMA và Neuron </w:delText>
        </w:r>
      </w:del>
      <w:bookmarkStart w:id="7945" w:name="_Toc343461295"/>
      <w:ins w:id="7946" w:author="The Si Tran" w:date="2012-12-06T21:18:00Z">
        <w:r w:rsidR="006C50E8">
          <w:t>Nguyên nhân</w:t>
        </w:r>
        <w:bookmarkEnd w:id="7945"/>
        <w:r w:rsidR="006C50E8">
          <w:t xml:space="preserve"> </w:t>
        </w:r>
      </w:ins>
    </w:p>
    <w:p w14:paraId="150CAFB7" w14:textId="77777777" w:rsidR="00AC3890" w:rsidRPr="0049233F" w:rsidRDefault="00AC3890">
      <w:pPr>
        <w:rPr>
          <w:ins w:id="7947" w:author="The Si Tran" w:date="2012-12-06T21:18:00Z"/>
        </w:rPr>
      </w:pPr>
      <w:ins w:id="7948"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949" w:author="The Si Tran" w:date="2012-12-06T21:18:00Z"/>
          <w:szCs w:val="26"/>
        </w:rPr>
      </w:pPr>
      <w:ins w:id="7950"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951" w:author="The Si Tran" w:date="2012-12-06T21:18:00Z"/>
        </w:rPr>
      </w:pPr>
      <w:ins w:id="7952"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953" w:author="The Si Tran" w:date="2012-12-06T21:18:00Z"/>
        </w:rPr>
        <w:pPrChange w:id="7954" w:author="The Si Tran" w:date="2012-12-16T08:37:00Z">
          <w:pPr>
            <w:pStyle w:val="ListParagraph"/>
            <w:numPr>
              <w:numId w:val="14"/>
            </w:numPr>
            <w:spacing w:after="0" w:line="259" w:lineRule="auto"/>
            <w:ind w:hanging="360"/>
          </w:pPr>
        </w:pPrChange>
      </w:pPr>
      <w:ins w:id="7955"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956" w:author="The Si Tran" w:date="2012-12-06T21:18:00Z"/>
        </w:rPr>
        <w:pPrChange w:id="7957" w:author="The Si Tran" w:date="2012-12-16T08:38:00Z">
          <w:pPr>
            <w:pStyle w:val="ListParagraph"/>
            <w:numPr>
              <w:numId w:val="14"/>
            </w:numPr>
            <w:spacing w:after="0" w:line="259" w:lineRule="auto"/>
            <w:ind w:hanging="360"/>
          </w:pPr>
        </w:pPrChange>
      </w:pPr>
      <w:ins w:id="7958"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7959" w:author="The Si Tran" w:date="2012-12-16T08:38:00Z">
          <w:pPr>
            <w:pStyle w:val="Heading2"/>
          </w:pPr>
        </w:pPrChange>
      </w:pPr>
      <w:ins w:id="7960"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961" w:author="The Si Tran" w:date="2012-12-05T22:38:00Z"/>
          <w:szCs w:val="26"/>
        </w:rPr>
        <w:pPrChange w:id="7962" w:author="The Si Tran" w:date="2012-12-06T21:18:00Z">
          <w:pPr/>
        </w:pPrChange>
      </w:pPr>
      <w:bookmarkStart w:id="7963" w:name="_Toc343461296"/>
      <w:ins w:id="7964" w:author="The Si Tran" w:date="2012-12-06T21:18:00Z">
        <w:r w:rsidRPr="00911BBF">
          <w:rPr>
            <w:sz w:val="26"/>
            <w:szCs w:val="26"/>
          </w:rPr>
          <w:t xml:space="preserve">Mô hình kết hợp ARIMA và </w:t>
        </w:r>
      </w:ins>
      <w:ins w:id="7965" w:author="The Si Tran" w:date="2012-12-09T10:14:00Z">
        <w:r w:rsidR="00385B37">
          <w:rPr>
            <w:sz w:val="26"/>
            <w:szCs w:val="26"/>
          </w:rPr>
          <w:t>Nơron</w:t>
        </w:r>
      </w:ins>
      <w:bookmarkEnd w:id="7963"/>
      <w:ins w:id="7966" w:author="The Si Tran" w:date="2012-12-06T21:18:00Z">
        <w:r w:rsidRPr="0049233F" w:rsidDel="006C50E8">
          <w:rPr>
            <w:sz w:val="26"/>
            <w:szCs w:val="26"/>
            <w:rPrChange w:id="7967" w:author="The Si Tran" w:date="2012-12-05T23:02:00Z">
              <w:rPr>
                <w:szCs w:val="26"/>
              </w:rPr>
            </w:rPrChange>
          </w:rPr>
          <w:t xml:space="preserve"> </w:t>
        </w:r>
      </w:ins>
      <w:del w:id="7968" w:author="The Si Tran" w:date="2012-12-06T21:18:00Z">
        <w:r w:rsidR="00BE62E1" w:rsidRPr="0049233F" w:rsidDel="006C50E8">
          <w:rPr>
            <w:sz w:val="26"/>
            <w:szCs w:val="26"/>
            <w:rPrChange w:id="7969" w:author="The Si Tran" w:date="2012-12-05T23:02:00Z">
              <w:rPr/>
            </w:rPrChange>
          </w:rPr>
          <w:delText>Phương thức kết hợp</w:delText>
        </w:r>
      </w:del>
      <w:del w:id="7970" w:author="The Si Tran" w:date="2012-12-11T23:40:00Z">
        <w:r w:rsidR="00BE62E1" w:rsidRPr="0049233F" w:rsidDel="00BD0062">
          <w:rPr>
            <w:sz w:val="26"/>
            <w:szCs w:val="26"/>
            <w:rPrChange w:id="7971" w:author="The Si Tran" w:date="2012-12-05T23:02:00Z">
              <w:rPr/>
            </w:rPrChange>
          </w:rPr>
          <w:delText>:</w:delText>
        </w:r>
      </w:del>
    </w:p>
    <w:p w14:paraId="178077CA" w14:textId="77777777" w:rsidR="00EB028F" w:rsidRPr="0049233F" w:rsidRDefault="00EB028F">
      <w:pPr>
        <w:rPr>
          <w:ins w:id="7972" w:author="The Si Tran" w:date="2012-12-05T22:38:00Z"/>
        </w:rPr>
      </w:pPr>
      <w:ins w:id="7973" w:author="The Si Tran" w:date="2012-12-05T22:38:00Z">
        <w:r w:rsidRPr="0049233F">
          <w:t>Ta giả sử rằng mỗi chuỗi thời gian gồm cả thành phần tuyến tính và thành phần phi tuyến:</w:t>
        </w:r>
      </w:ins>
    </w:p>
    <w:p w14:paraId="36804146" w14:textId="77777777" w:rsidR="00EB028F" w:rsidRPr="00BB4B46" w:rsidRDefault="00D35DF6" w:rsidP="00EB028F">
      <w:pPr>
        <w:ind w:left="720" w:firstLine="720"/>
        <w:rPr>
          <w:ins w:id="7974" w:author="The Si Tran" w:date="2012-12-05T22:38:00Z"/>
          <w:szCs w:val="26"/>
        </w:rPr>
      </w:pPr>
      <m:oMathPara>
        <m:oMathParaPr>
          <m:jc m:val="center"/>
        </m:oMathParaPr>
        <m:oMath>
          <m:sSub>
            <m:sSubPr>
              <m:ctrlPr>
                <w:ins w:id="7975" w:author="The Si Tran" w:date="2012-12-05T22:38:00Z">
                  <w:rPr>
                    <w:rFonts w:ascii="Cambria Math" w:hAnsi="Cambria Math"/>
                    <w:i/>
                    <w:szCs w:val="26"/>
                  </w:rPr>
                </w:ins>
              </m:ctrlPr>
            </m:sSubPr>
            <m:e>
              <w:ins w:id="7976" w:author="The Si Tran" w:date="2012-12-05T22:38:00Z">
                <m:r>
                  <w:rPr>
                    <w:rFonts w:ascii="Cambria Math" w:hAnsi="Cambria Math"/>
                    <w:szCs w:val="26"/>
                  </w:rPr>
                  <m:t>Y</m:t>
                </m:r>
              </w:ins>
            </m:e>
            <m:sub>
              <w:ins w:id="7977" w:author="The Si Tran" w:date="2012-12-05T22:38:00Z">
                <m:r>
                  <w:rPr>
                    <w:rFonts w:ascii="Cambria Math" w:hAnsi="Cambria Math"/>
                    <w:szCs w:val="26"/>
                  </w:rPr>
                  <m:t>t</m:t>
                </m:r>
              </w:ins>
            </m:sub>
          </m:sSub>
          <w:ins w:id="7978" w:author="The Si Tran" w:date="2012-12-05T22:38:00Z">
            <m:r>
              <w:rPr>
                <w:rFonts w:ascii="Cambria Math" w:hAnsi="Cambria Math"/>
                <w:szCs w:val="26"/>
              </w:rPr>
              <m:t>=</m:t>
            </m:r>
          </w:ins>
          <m:sSub>
            <m:sSubPr>
              <m:ctrlPr>
                <w:ins w:id="7979" w:author="The Si Tran" w:date="2012-12-05T22:38:00Z">
                  <w:rPr>
                    <w:rFonts w:ascii="Cambria Math" w:hAnsi="Cambria Math"/>
                    <w:i/>
                    <w:szCs w:val="26"/>
                  </w:rPr>
                </w:ins>
              </m:ctrlPr>
            </m:sSubPr>
            <m:e>
              <w:ins w:id="7980" w:author="The Si Tran" w:date="2012-12-05T22:38:00Z">
                <m:r>
                  <w:rPr>
                    <w:rFonts w:ascii="Cambria Math" w:hAnsi="Cambria Math"/>
                    <w:szCs w:val="26"/>
                  </w:rPr>
                  <m:t>L</m:t>
                </m:r>
              </w:ins>
            </m:e>
            <m:sub>
              <w:ins w:id="7981" w:author="The Si Tran" w:date="2012-12-05T22:38:00Z">
                <m:r>
                  <w:rPr>
                    <w:rFonts w:ascii="Cambria Math" w:hAnsi="Cambria Math"/>
                    <w:szCs w:val="26"/>
                  </w:rPr>
                  <m:t>t</m:t>
                </m:r>
              </w:ins>
            </m:sub>
          </m:sSub>
          <w:ins w:id="7982" w:author="The Si Tran" w:date="2012-12-05T22:38:00Z">
            <m:r>
              <w:rPr>
                <w:rFonts w:ascii="Cambria Math" w:hAnsi="Cambria Math"/>
                <w:szCs w:val="26"/>
              </w:rPr>
              <m:t>+</m:t>
            </m:r>
          </w:ins>
          <m:sSub>
            <m:sSubPr>
              <m:ctrlPr>
                <w:ins w:id="7983" w:author="The Si Tran" w:date="2012-12-05T22:38:00Z">
                  <w:rPr>
                    <w:rFonts w:ascii="Cambria Math" w:hAnsi="Cambria Math"/>
                    <w:i/>
                    <w:szCs w:val="26"/>
                  </w:rPr>
                </w:ins>
              </m:ctrlPr>
            </m:sSubPr>
            <m:e>
              <w:ins w:id="7984" w:author="The Si Tran" w:date="2012-12-05T22:38:00Z">
                <m:r>
                  <w:rPr>
                    <w:rFonts w:ascii="Cambria Math" w:hAnsi="Cambria Math"/>
                    <w:szCs w:val="26"/>
                  </w:rPr>
                  <m:t>N</m:t>
                </m:r>
              </w:ins>
            </m:e>
            <m:sub>
              <w:ins w:id="7985"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986" w:author="The Si Tran" w:date="2012-12-05T22:38:00Z"/>
          <w:szCs w:val="26"/>
        </w:rPr>
      </w:pPr>
      <w:ins w:id="7987"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7988" w:author="The Si Tran" w:date="2012-12-05T22:38:00Z"/>
        </w:rPr>
        <w:pPrChange w:id="7989" w:author="The Si Tran" w:date="2012-12-16T17:33:00Z">
          <w:pPr/>
        </w:pPrChange>
      </w:pPr>
      <w:ins w:id="7990" w:author="The Si Tran" w:date="2012-12-05T22:38:00Z">
        <w:r w:rsidRPr="0049233F">
          <w:t>L: biểu diễn thành phần tuyến tính của chuỗi thời gian</w:t>
        </w:r>
      </w:ins>
    </w:p>
    <w:p w14:paraId="6BE23331" w14:textId="48203B4F" w:rsidR="00EB028F" w:rsidRPr="0049233F" w:rsidRDefault="00EB028F">
      <w:pPr>
        <w:pStyle w:val="BuletL2"/>
        <w:rPr>
          <w:ins w:id="7991" w:author="The Si Tran" w:date="2012-12-05T22:38:00Z"/>
        </w:rPr>
        <w:pPrChange w:id="7992" w:author="The Si Tran" w:date="2012-12-16T17:33:00Z">
          <w:pPr/>
        </w:pPrChange>
      </w:pPr>
      <w:ins w:id="7993" w:author="The Si Tran" w:date="2012-12-05T22:38:00Z">
        <w:r w:rsidRPr="0049233F">
          <w:t>N: biểu diễn thành phần phi tuyến của chuỗi thời gian</w:t>
        </w:r>
      </w:ins>
    </w:p>
    <w:p w14:paraId="5FD2C05B" w14:textId="77777777" w:rsidR="00EB028F" w:rsidRPr="0049233F" w:rsidRDefault="00EB028F">
      <w:pPr>
        <w:rPr>
          <w:ins w:id="7994" w:author="The Si Tran" w:date="2012-12-05T22:38:00Z"/>
          <w:rFonts w:eastAsiaTheme="minorEastAsia"/>
        </w:rPr>
      </w:pPr>
      <w:ins w:id="7995"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996" w:author="The Si Tran" w:date="2012-12-05T22:38:00Z"/>
        </w:rPr>
      </w:pPr>
      <w:ins w:id="7997" w:author="The Si Tran" w:date="2012-12-05T22:38:00Z">
        <w:r w:rsidRPr="0049233F">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D35DF6">
      <w:pPr>
        <w:jc w:val="center"/>
        <w:rPr>
          <w:ins w:id="7998" w:author="The Si Tran" w:date="2012-12-05T22:38:00Z"/>
          <w:rFonts w:eastAsiaTheme="minorEastAsia"/>
          <w:szCs w:val="26"/>
        </w:rPr>
        <w:pPrChange w:id="7999" w:author="The Si Tran" w:date="2012-12-14T06:25:00Z">
          <w:pPr/>
        </w:pPrChange>
      </w:pPr>
      <m:oMathPara>
        <m:oMath>
          <m:sSub>
            <m:sSubPr>
              <m:ctrlPr>
                <w:ins w:id="8000" w:author="The Si Tran" w:date="2012-12-05T22:38:00Z">
                  <w:rPr>
                    <w:rFonts w:ascii="Cambria Math" w:eastAsiaTheme="minorEastAsia" w:hAnsi="Cambria Math"/>
                    <w:i/>
                    <w:szCs w:val="26"/>
                  </w:rPr>
                </w:ins>
              </m:ctrlPr>
            </m:sSubPr>
            <m:e>
              <w:ins w:id="8001" w:author="The Si Tran" w:date="2012-12-05T22:38:00Z">
                <m:r>
                  <w:rPr>
                    <w:rFonts w:ascii="Cambria Math" w:eastAsiaTheme="minorEastAsia" w:hAnsi="Cambria Math"/>
                    <w:szCs w:val="26"/>
                  </w:rPr>
                  <m:t>e</m:t>
                </m:r>
              </w:ins>
            </m:e>
            <m:sub>
              <w:ins w:id="8002" w:author="The Si Tran" w:date="2012-12-05T22:38:00Z">
                <m:r>
                  <w:rPr>
                    <w:rFonts w:ascii="Cambria Math" w:eastAsiaTheme="minorEastAsia" w:hAnsi="Cambria Math"/>
                    <w:szCs w:val="26"/>
                  </w:rPr>
                  <m:t>t</m:t>
                </m:r>
              </w:ins>
            </m:sub>
          </m:sSub>
          <w:ins w:id="8003" w:author="The Si Tran" w:date="2012-12-05T22:38:00Z">
            <m:r>
              <w:rPr>
                <w:rFonts w:ascii="Cambria Math" w:eastAsiaTheme="minorEastAsia" w:hAnsi="Cambria Math"/>
                <w:szCs w:val="26"/>
              </w:rPr>
              <m:t>=f</m:t>
            </m:r>
          </w:ins>
          <m:d>
            <m:dPr>
              <m:ctrlPr>
                <w:ins w:id="8004" w:author="The Si Tran" w:date="2012-12-05T22:38:00Z">
                  <w:rPr>
                    <w:rFonts w:ascii="Cambria Math" w:eastAsiaTheme="minorEastAsia" w:hAnsi="Cambria Math"/>
                    <w:i/>
                    <w:szCs w:val="26"/>
                  </w:rPr>
                </w:ins>
              </m:ctrlPr>
            </m:dPr>
            <m:e>
              <m:sSub>
                <m:sSubPr>
                  <m:ctrlPr>
                    <w:ins w:id="8005" w:author="The Si Tran" w:date="2012-12-05T22:38:00Z">
                      <w:rPr>
                        <w:rFonts w:ascii="Cambria Math" w:eastAsiaTheme="minorEastAsia" w:hAnsi="Cambria Math"/>
                        <w:i/>
                        <w:szCs w:val="26"/>
                      </w:rPr>
                    </w:ins>
                  </m:ctrlPr>
                </m:sSubPr>
                <m:e>
                  <w:ins w:id="8006" w:author="The Si Tran" w:date="2012-12-05T22:38:00Z">
                    <m:r>
                      <w:rPr>
                        <w:rFonts w:ascii="Cambria Math" w:eastAsiaTheme="minorEastAsia" w:hAnsi="Cambria Math"/>
                        <w:szCs w:val="26"/>
                      </w:rPr>
                      <m:t>e</m:t>
                    </m:r>
                  </w:ins>
                </m:e>
                <m:sub>
                  <w:ins w:id="8007" w:author="The Si Tran" w:date="2012-12-05T22:38:00Z">
                    <m:r>
                      <w:rPr>
                        <w:rFonts w:ascii="Cambria Math" w:eastAsiaTheme="minorEastAsia" w:hAnsi="Cambria Math"/>
                        <w:szCs w:val="26"/>
                      </w:rPr>
                      <m:t>t-1</m:t>
                    </m:r>
                  </w:ins>
                </m:sub>
              </m:sSub>
              <w:ins w:id="8008" w:author="The Si Tran" w:date="2012-12-05T22:38:00Z">
                <m:r>
                  <w:rPr>
                    <w:rFonts w:ascii="Cambria Math" w:eastAsiaTheme="minorEastAsia" w:hAnsi="Cambria Math"/>
                    <w:szCs w:val="26"/>
                  </w:rPr>
                  <m:t xml:space="preserve">,  </m:t>
                </m:r>
              </w:ins>
              <m:sSub>
                <m:sSubPr>
                  <m:ctrlPr>
                    <w:ins w:id="8009" w:author="The Si Tran" w:date="2012-12-05T22:38:00Z">
                      <w:rPr>
                        <w:rFonts w:ascii="Cambria Math" w:eastAsiaTheme="minorEastAsia" w:hAnsi="Cambria Math"/>
                        <w:i/>
                        <w:szCs w:val="26"/>
                      </w:rPr>
                    </w:ins>
                  </m:ctrlPr>
                </m:sSubPr>
                <m:e>
                  <w:ins w:id="8010" w:author="The Si Tran" w:date="2012-12-05T22:38:00Z">
                    <m:r>
                      <w:rPr>
                        <w:rFonts w:ascii="Cambria Math" w:eastAsiaTheme="minorEastAsia" w:hAnsi="Cambria Math"/>
                        <w:szCs w:val="26"/>
                      </w:rPr>
                      <m:t>e</m:t>
                    </m:r>
                  </w:ins>
                </m:e>
                <m:sub>
                  <w:ins w:id="8011" w:author="The Si Tran" w:date="2012-12-05T22:38:00Z">
                    <m:r>
                      <w:rPr>
                        <w:rFonts w:ascii="Cambria Math" w:eastAsiaTheme="minorEastAsia" w:hAnsi="Cambria Math"/>
                        <w:szCs w:val="26"/>
                      </w:rPr>
                      <m:t>t-2</m:t>
                    </m:r>
                  </w:ins>
                </m:sub>
              </m:sSub>
              <w:ins w:id="8012" w:author="The Si Tran" w:date="2012-12-05T22:38:00Z">
                <m:r>
                  <w:rPr>
                    <w:rFonts w:ascii="Cambria Math" w:eastAsiaTheme="minorEastAsia" w:hAnsi="Cambria Math"/>
                    <w:szCs w:val="26"/>
                  </w:rPr>
                  <m:t xml:space="preserve">,…, </m:t>
                </m:r>
              </w:ins>
              <m:sSub>
                <m:sSubPr>
                  <m:ctrlPr>
                    <w:ins w:id="8013" w:author="The Si Tran" w:date="2012-12-05T22:38:00Z">
                      <w:rPr>
                        <w:rFonts w:ascii="Cambria Math" w:eastAsiaTheme="minorEastAsia" w:hAnsi="Cambria Math"/>
                        <w:i/>
                        <w:szCs w:val="26"/>
                      </w:rPr>
                    </w:ins>
                  </m:ctrlPr>
                </m:sSubPr>
                <m:e>
                  <w:ins w:id="8014" w:author="The Si Tran" w:date="2012-12-05T22:38:00Z">
                    <m:r>
                      <w:rPr>
                        <w:rFonts w:ascii="Cambria Math" w:eastAsiaTheme="minorEastAsia" w:hAnsi="Cambria Math"/>
                        <w:szCs w:val="26"/>
                      </w:rPr>
                      <m:t>e</m:t>
                    </m:r>
                  </w:ins>
                </m:e>
                <m:sub>
                  <w:ins w:id="8015" w:author="The Si Tran" w:date="2012-12-05T22:38:00Z">
                    <m:r>
                      <w:rPr>
                        <w:rFonts w:ascii="Cambria Math" w:eastAsiaTheme="minorEastAsia" w:hAnsi="Cambria Math"/>
                        <w:szCs w:val="26"/>
                      </w:rPr>
                      <m:t>t-n</m:t>
                    </m:r>
                  </w:ins>
                </m:sub>
              </m:sSub>
            </m:e>
          </m:d>
          <w:ins w:id="8016" w:author="The Si Tran" w:date="2012-12-05T22:38:00Z">
            <m:r>
              <w:rPr>
                <w:rFonts w:ascii="Cambria Math" w:eastAsiaTheme="minorEastAsia" w:hAnsi="Cambria Math"/>
                <w:szCs w:val="26"/>
              </w:rPr>
              <m:t xml:space="preserve">+ </m:t>
            </m:r>
          </w:ins>
          <m:sSub>
            <m:sSubPr>
              <m:ctrlPr>
                <w:ins w:id="8017" w:author="The Si Tran" w:date="2012-12-05T22:38:00Z">
                  <w:rPr>
                    <w:rFonts w:ascii="Cambria Math" w:eastAsiaTheme="minorEastAsia" w:hAnsi="Cambria Math"/>
                    <w:i/>
                    <w:szCs w:val="26"/>
                  </w:rPr>
                </w:ins>
              </m:ctrlPr>
            </m:sSubPr>
            <m:e>
              <w:ins w:id="8018" w:author="The Si Tran" w:date="2012-12-05T22:38:00Z">
                <m:r>
                  <w:rPr>
                    <w:rFonts w:ascii="Cambria Math" w:eastAsiaTheme="minorEastAsia" w:hAnsi="Cambria Math"/>
                    <w:szCs w:val="26"/>
                  </w:rPr>
                  <m:t>ε</m:t>
                </m:r>
              </w:ins>
            </m:e>
            <m:sub>
              <w:ins w:id="8019"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020" w:author="The Si Tran" w:date="2012-12-05T22:38:00Z"/>
        </w:rPr>
      </w:pPr>
      <w:ins w:id="8021"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022" w:author="The Si Tran" w:date="2012-12-05T22:38:00Z"/>
        </w:rPr>
      </w:pPr>
      <w:ins w:id="8023" w:author="The Si Tran" w:date="2012-12-05T22:38:00Z">
        <w:r w:rsidRPr="0049233F">
          <w:t>Sau khi mô hình đã được xây dựng, giá trị dự đoán từ hai mô hình thành phần là:</w:t>
        </w:r>
      </w:ins>
    </w:p>
    <w:p w14:paraId="24EACECF" w14:textId="34560B80" w:rsidR="00EB028F" w:rsidRPr="0049233F" w:rsidRDefault="00D35DF6">
      <w:pPr>
        <w:pStyle w:val="EquationIndex"/>
        <w:rPr>
          <w:ins w:id="8024" w:author="The Si Tran" w:date="2012-12-05T22:38:00Z"/>
        </w:rPr>
        <w:pPrChange w:id="8025" w:author="The Si Tran" w:date="2012-12-15T08:05:00Z">
          <w:pPr/>
        </w:pPrChange>
      </w:pPr>
      <m:oMathPara>
        <m:oMath>
          <m:sSub>
            <m:sSubPr>
              <m:ctrlPr>
                <w:ins w:id="8026" w:author="The Si Tran" w:date="2012-12-05T22:38:00Z">
                  <w:rPr>
                    <w:rFonts w:ascii="Cambria Math" w:hAnsi="Cambria Math"/>
                  </w:rPr>
                </w:ins>
              </m:ctrlPr>
            </m:sSubPr>
            <m:e>
              <m:acc>
                <m:accPr>
                  <m:ctrlPr>
                    <w:ins w:id="8027" w:author="The Si Tran" w:date="2012-12-05T22:38:00Z">
                      <w:rPr>
                        <w:rFonts w:ascii="Cambria Math" w:hAnsi="Cambria Math"/>
                      </w:rPr>
                    </w:ins>
                  </m:ctrlPr>
                </m:accPr>
                <m:e>
                  <w:ins w:id="8028" w:author="The Si Tran" w:date="2012-12-05T22:38:00Z">
                    <m:r>
                      <w:rPr>
                        <w:rFonts w:ascii="Cambria Math" w:hAnsi="Cambria Math"/>
                      </w:rPr>
                      <m:t>Y</m:t>
                    </m:r>
                  </w:ins>
                </m:e>
              </m:acc>
            </m:e>
            <m:sub>
              <w:ins w:id="8029" w:author="The Si Tran" w:date="2012-12-05T22:38:00Z">
                <m:r>
                  <w:rPr>
                    <w:rFonts w:ascii="Cambria Math" w:hAnsi="Cambria Math"/>
                  </w:rPr>
                  <m:t>t</m:t>
                </m:r>
              </w:ins>
            </m:sub>
          </m:sSub>
          <w:ins w:id="8030" w:author="The Si Tran" w:date="2012-12-05T22:38:00Z">
            <m:r>
              <m:rPr>
                <m:sty m:val="p"/>
              </m:rPr>
              <w:rPr>
                <w:rFonts w:ascii="Cambria Math" w:hAnsi="Cambria Math"/>
              </w:rPr>
              <m:t>=</m:t>
            </m:r>
          </w:ins>
          <m:sSub>
            <m:sSubPr>
              <m:ctrlPr>
                <w:ins w:id="8031" w:author="The Si Tran" w:date="2012-12-05T22:38:00Z">
                  <w:rPr>
                    <w:rFonts w:ascii="Cambria Math" w:hAnsi="Cambria Math"/>
                  </w:rPr>
                </w:ins>
              </m:ctrlPr>
            </m:sSubPr>
            <m:e>
              <m:acc>
                <m:accPr>
                  <m:ctrlPr>
                    <w:ins w:id="8032" w:author="The Si Tran" w:date="2012-12-05T22:38:00Z">
                      <w:rPr>
                        <w:rFonts w:ascii="Cambria Math" w:hAnsi="Cambria Math"/>
                      </w:rPr>
                    </w:ins>
                  </m:ctrlPr>
                </m:accPr>
                <m:e>
                  <w:ins w:id="8033" w:author="The Si Tran" w:date="2012-12-05T22:38:00Z">
                    <m:r>
                      <w:rPr>
                        <w:rFonts w:ascii="Cambria Math" w:hAnsi="Cambria Math"/>
                      </w:rPr>
                      <m:t>L</m:t>
                    </m:r>
                  </w:ins>
                </m:e>
              </m:acc>
            </m:e>
            <m:sub>
              <w:ins w:id="8034" w:author="The Si Tran" w:date="2012-12-05T22:38:00Z">
                <m:r>
                  <w:rPr>
                    <w:rFonts w:ascii="Cambria Math" w:hAnsi="Cambria Math"/>
                  </w:rPr>
                  <m:t>t</m:t>
                </m:r>
              </w:ins>
            </m:sub>
          </m:sSub>
          <w:ins w:id="8035" w:author="The Si Tran" w:date="2012-12-05T22:38:00Z">
            <m:r>
              <m:rPr>
                <m:sty m:val="p"/>
              </m:rPr>
              <w:rPr>
                <w:rFonts w:ascii="Cambria Math" w:hAnsi="Cambria Math"/>
              </w:rPr>
              <m:t>+</m:t>
            </m:r>
          </w:ins>
          <m:sSub>
            <m:sSubPr>
              <m:ctrlPr>
                <w:ins w:id="8036" w:author="The Si Tran" w:date="2012-12-05T22:38:00Z">
                  <w:rPr>
                    <w:rFonts w:ascii="Cambria Math" w:hAnsi="Cambria Math"/>
                  </w:rPr>
                </w:ins>
              </m:ctrlPr>
            </m:sSubPr>
            <m:e>
              <m:acc>
                <m:accPr>
                  <m:ctrlPr>
                    <w:ins w:id="8037" w:author="The Si Tran" w:date="2012-12-05T22:38:00Z">
                      <w:rPr>
                        <w:rFonts w:ascii="Cambria Math" w:hAnsi="Cambria Math"/>
                      </w:rPr>
                    </w:ins>
                  </m:ctrlPr>
                </m:accPr>
                <m:e>
                  <w:ins w:id="8038" w:author="The Si Tran" w:date="2012-12-05T22:38:00Z">
                    <m:r>
                      <w:rPr>
                        <w:rFonts w:ascii="Cambria Math" w:hAnsi="Cambria Math"/>
                      </w:rPr>
                      <m:t>N</m:t>
                    </m:r>
                  </w:ins>
                </m:e>
              </m:acc>
            </m:e>
            <m:sub>
              <w:ins w:id="8039" w:author="The Si Tran" w:date="2012-12-05T22:38:00Z">
                <m:r>
                  <w:rPr>
                    <w:rFonts w:ascii="Cambria Math" w:hAnsi="Cambria Math"/>
                  </w:rPr>
                  <m:t>t</m:t>
                </m:r>
              </w:ins>
            </m:sub>
          </m:sSub>
        </m:oMath>
      </m:oMathPara>
    </w:p>
    <w:p w14:paraId="5F0C8FDF" w14:textId="77777777" w:rsidR="00EB028F" w:rsidRPr="0049233F" w:rsidRDefault="00EB028F" w:rsidP="00EB028F">
      <w:pPr>
        <w:rPr>
          <w:ins w:id="8040" w:author="The Si Tran" w:date="2012-12-05T22:38:00Z"/>
          <w:rFonts w:eastAsiaTheme="minorEastAsia"/>
          <w:szCs w:val="26"/>
        </w:rPr>
      </w:pPr>
      <w:ins w:id="8041"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042" w:author="The Si Tran" w:date="2012-12-05T22:38:00Z"/>
          <w:rFonts w:eastAsiaTheme="minorEastAsia"/>
          <w:szCs w:val="26"/>
        </w:rPr>
      </w:pPr>
      <w:ins w:id="8043" w:author="The Si Tran" w:date="2012-12-05T22:38:00Z">
        <w:r w:rsidRPr="002B1464">
          <w:rPr>
            <w:rFonts w:eastAsiaTheme="minorEastAsia"/>
            <w:noProof/>
            <w:szCs w:val="26"/>
            <w:rPrChange w:id="8044">
              <w:rPr>
                <w:noProof/>
              </w:rPr>
            </w:rPrChange>
          </w:rPr>
          <mc:AlternateContent>
            <mc:Choice Requires="wpc">
              <w:drawing>
                <wp:inline distT="0" distB="0" distL="0" distR="0" wp14:anchorId="541CD821" wp14:editId="5778406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276DB6" w:rsidRPr="00DF53A6" w:rsidRDefault="00276DB6">
                                <w:pPr>
                                  <w:pStyle w:val="BangBody"/>
                                  <w:rPr>
                                    <w:rPrChange w:id="8045" w:author="The Si Tran" w:date="2012-12-16T10:20:00Z">
                                      <w:rPr/>
                                    </w:rPrChange>
                                  </w:rPr>
                                  <w:pPrChange w:id="8046" w:author="The Si Tran" w:date="2012-12-16T10:20:00Z">
                                    <w:pPr>
                                      <w:spacing w:line="240" w:lineRule="auto"/>
                                      <w:jc w:val="center"/>
                                    </w:pPr>
                                  </w:pPrChange>
                                </w:pPr>
                                <w:r w:rsidRPr="00DF53A6">
                                  <w:rPr>
                                    <w:rFonts w:eastAsia="MS Mincho"/>
                                    <w:sz w:val="26"/>
                                    <w:szCs w:val="26"/>
                                    <w:rPrChange w:id="8047"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276DB6" w:rsidRDefault="00276DB6">
                                <w:pPr>
                                  <w:pStyle w:val="NormalWeb"/>
                                  <w:spacing w:before="0" w:beforeAutospacing="0" w:after="0" w:afterAutospacing="0"/>
                                  <w:ind w:firstLine="0"/>
                                  <w:jc w:val="center"/>
                                  <w:pPrChange w:id="8048"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276DB6" w:rsidRDefault="00276DB6">
                                <w:pPr>
                                  <w:pStyle w:val="NormalWeb"/>
                                  <w:spacing w:before="0" w:beforeAutospacing="0" w:after="0" w:afterAutospacing="0"/>
                                  <w:ind w:firstLine="0"/>
                                  <w:jc w:val="center"/>
                                  <w:pPrChange w:id="8049"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1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">
                  <v:shape id="_x0000_s1111" type="#_x0000_t75" style="position:absolute;width:54864;height:27432;visibility:visible;mso-wrap-style:square">
                    <v:fill o:detectmouseclick="t"/>
                    <v:path o:connecttype="none"/>
                  </v:shape>
                  <v:shape id="Text Box 12" o:spid="_x0000_s111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276DB6" w:rsidRPr="00DF53A6" w:rsidRDefault="00276DB6">
                          <w:pPr>
                            <w:pStyle w:val="BangBody"/>
                            <w:rPr>
                              <w:rPrChange w:id="8050" w:author="The Si Tran" w:date="2012-12-16T10:20:00Z">
                                <w:rPr/>
                              </w:rPrChange>
                            </w:rPr>
                            <w:pPrChange w:id="8051" w:author="The Si Tran" w:date="2012-12-16T10:20:00Z">
                              <w:pPr>
                                <w:spacing w:line="240" w:lineRule="auto"/>
                                <w:jc w:val="center"/>
                              </w:pPr>
                            </w:pPrChange>
                          </w:pPr>
                          <w:r w:rsidRPr="00DF53A6">
                            <w:rPr>
                              <w:rFonts w:eastAsia="MS Mincho"/>
                              <w:sz w:val="26"/>
                              <w:szCs w:val="26"/>
                              <w:rPrChange w:id="8052" w:author="The Si Tran" w:date="2012-12-16T10:20:00Z">
                                <w:rPr/>
                              </w:rPrChange>
                            </w:rPr>
                            <w:t>Time series</w:t>
                          </w:r>
                          <w:r w:rsidRPr="00032D83">
                            <w:t xml:space="preserve"> data</w:t>
                          </w:r>
                        </w:p>
                      </w:txbxContent>
                    </v:textbox>
                  </v:shape>
                  <v:shape id="Text Box 3" o:spid="_x0000_s111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276DB6" w:rsidRDefault="00276DB6">
                          <w:pPr>
                            <w:pStyle w:val="NormalWeb"/>
                            <w:spacing w:before="0" w:beforeAutospacing="0" w:after="0" w:afterAutospacing="0"/>
                            <w:ind w:firstLine="0"/>
                            <w:jc w:val="center"/>
                            <w:pPrChange w:id="8053"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276DB6" w:rsidRDefault="00276DB6">
                          <w:pPr>
                            <w:pStyle w:val="NormalWeb"/>
                            <w:spacing w:before="0" w:beforeAutospacing="0" w:after="0" w:afterAutospacing="0"/>
                            <w:ind w:firstLine="0"/>
                            <w:jc w:val="center"/>
                            <w:pPrChange w:id="8054"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2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055" w:author="The Si Tran" w:date="2012-12-11T23:40:00Z"/>
          <w:rPrChange w:id="8056" w:author="The Si Tran" w:date="2012-12-16T17:34:00Z">
            <w:rPr>
              <w:ins w:id="8057" w:author="The Si Tran" w:date="2012-12-11T23:40:00Z"/>
            </w:rPr>
          </w:rPrChange>
        </w:rPr>
        <w:pPrChange w:id="8058" w:author="The Si Tran" w:date="2012-12-16T17:34:00Z">
          <w:pPr/>
        </w:pPrChange>
      </w:pPr>
      <w:bookmarkStart w:id="8059" w:name="_Toc343452760"/>
      <w:ins w:id="8060" w:author="The Si Tran" w:date="2012-12-11T23:40:00Z">
        <w:r w:rsidRPr="000A51F8">
          <w:rPr>
            <w:rStyle w:val="HinhChar"/>
            <w:rFonts w:cs="Times New Roman"/>
            <w:bCs/>
            <w:rPrChange w:id="8061" w:author="The Si Tran" w:date="2012-12-16T17:34:00Z">
              <w:rPr>
                <w:rStyle w:val="HinhChar"/>
                <w:b/>
                <w:bCs w:val="0"/>
              </w:rPr>
            </w:rPrChange>
          </w:rPr>
          <w:t>Hình 5.1</w:t>
        </w:r>
        <w:r w:rsidRPr="00032D83">
          <w:t xml:space="preserve"> </w:t>
        </w:r>
      </w:ins>
      <w:ins w:id="8062" w:author="The Si Tran" w:date="2012-12-16T10:21:00Z">
        <w:r w:rsidR="00DF53A6" w:rsidRPr="000A51F8">
          <w:rPr>
            <w:rPrChange w:id="8063" w:author="The Si Tran" w:date="2012-12-16T17:34:00Z">
              <w:rPr>
                <w:bCs/>
              </w:rPr>
            </w:rPrChange>
          </w:rPr>
          <w:t>Mô hình kết hợp ARIMA và Nơron</w:t>
        </w:r>
      </w:ins>
      <w:bookmarkEnd w:id="8059"/>
    </w:p>
    <w:p w14:paraId="6A3F304C" w14:textId="77777777" w:rsidR="001C2225" w:rsidRPr="001C2225" w:rsidRDefault="001C2225">
      <w:pPr>
        <w:pStyle w:val="Hinh"/>
        <w:rPr>
          <w:ins w:id="8064" w:author="The Si Tran" w:date="2012-12-05T22:38:00Z"/>
          <w:rPrChange w:id="8065" w:author="The Si Tran" w:date="2012-12-11T23:40:00Z">
            <w:rPr>
              <w:ins w:id="8066" w:author="The Si Tran" w:date="2012-12-05T22:38:00Z"/>
              <w:rFonts w:eastAsiaTheme="minorEastAsia"/>
              <w:szCs w:val="26"/>
            </w:rPr>
          </w:rPrChange>
        </w:rPr>
        <w:pPrChange w:id="8067" w:author="The Si Tran" w:date="2012-12-16T10:10:00Z">
          <w:pPr/>
        </w:pPrChange>
      </w:pPr>
    </w:p>
    <w:p w14:paraId="70068F6D" w14:textId="6C061483" w:rsidR="00D139B5" w:rsidRPr="00032D83" w:rsidRDefault="00EB028F">
      <w:pPr>
        <w:rPr>
          <w:ins w:id="8068" w:author="The Si Tran" w:date="2012-12-12T07:57:00Z"/>
        </w:rPr>
        <w:pPrChange w:id="8069" w:author="The Si Tran" w:date="2012-12-16T17:34:00Z">
          <w:pPr>
            <w:spacing w:before="0" w:after="200" w:line="276" w:lineRule="auto"/>
            <w:jc w:val="left"/>
          </w:pPr>
        </w:pPrChange>
      </w:pPr>
      <w:ins w:id="8070"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3E4DFC" w:rsidDel="00D139B5" w:rsidRDefault="00EB028F">
      <w:pPr>
        <w:rPr>
          <w:del w:id="8071" w:author="The Si Tran" w:date="2012-12-12T07:57:00Z"/>
          <w:rPrChange w:id="8072" w:author="The Si Tran" w:date="2012-12-16T09:44:00Z">
            <w:rPr>
              <w:del w:id="8073" w:author="The Si Tran" w:date="2012-12-12T07:57:00Z"/>
              <w:szCs w:val="26"/>
            </w:rPr>
          </w:rPrChange>
        </w:rPr>
        <w:pPrChange w:id="8074" w:author="The Si Tran" w:date="2012-12-05T22:37:00Z">
          <w:pPr>
            <w:pStyle w:val="Heading2"/>
          </w:pPr>
        </w:pPrChange>
      </w:pPr>
      <w:bookmarkStart w:id="8075" w:name="_Toc343083660"/>
      <w:bookmarkStart w:id="8076" w:name="_Toc343083874"/>
      <w:bookmarkStart w:id="8077" w:name="_Toc343084085"/>
      <w:bookmarkStart w:id="8078" w:name="_Toc343220844"/>
      <w:bookmarkStart w:id="8079" w:name="_Toc343232349"/>
      <w:bookmarkStart w:id="8080" w:name="_Toc343232762"/>
      <w:bookmarkStart w:id="8081" w:name="_Toc343233047"/>
      <w:bookmarkStart w:id="8082" w:name="_Toc343415552"/>
      <w:bookmarkStart w:id="8083" w:name="_Toc343415848"/>
      <w:bookmarkStart w:id="8084" w:name="_Toc343452507"/>
      <w:bookmarkStart w:id="8085" w:name="_Toc343461297"/>
      <w:bookmarkEnd w:id="8075"/>
      <w:bookmarkEnd w:id="8076"/>
      <w:bookmarkEnd w:id="8077"/>
      <w:bookmarkEnd w:id="8078"/>
      <w:bookmarkEnd w:id="8079"/>
      <w:bookmarkEnd w:id="8080"/>
      <w:bookmarkEnd w:id="8081"/>
      <w:bookmarkEnd w:id="8082"/>
      <w:bookmarkEnd w:id="8083"/>
      <w:bookmarkEnd w:id="8084"/>
      <w:bookmarkEnd w:id="8085"/>
    </w:p>
    <w:p w14:paraId="4C673B03" w14:textId="77777777" w:rsidR="00BE62E1" w:rsidRPr="00032D83" w:rsidDel="006F07F0" w:rsidRDefault="00BE62E1" w:rsidP="00BE62E1">
      <w:pPr>
        <w:ind w:left="720"/>
        <w:rPr>
          <w:del w:id="8086" w:author="The Si Tran" w:date="2012-12-05T22:36:00Z"/>
        </w:rPr>
      </w:pPr>
      <w:del w:id="8087" w:author="The Si Tran" w:date="2012-12-05T22:36:00Z">
        <w:r w:rsidRPr="003E4DFC" w:rsidDel="006F07F0">
          <w:rPr>
            <w:rPrChange w:id="8088" w:author="The Si Tran" w:date="2012-12-16T09:44:00Z">
              <w:rPr>
                <w:rFonts w:cs="Arial"/>
                <w:b/>
                <w:bCs/>
                <w:iCs/>
                <w:sz w:val="28"/>
                <w:szCs w:val="26"/>
              </w:rPr>
            </w:rPrChange>
          </w:rPr>
          <w:delText>Ta biểu diễn chuỗi thời gian tổng quát theo công thức như bên dưới:</w:delText>
        </w:r>
        <w:bookmarkStart w:id="8089" w:name="_Toc343083661"/>
        <w:bookmarkStart w:id="8090" w:name="_Toc343083875"/>
        <w:bookmarkStart w:id="8091" w:name="_Toc343084086"/>
        <w:bookmarkStart w:id="8092" w:name="_Toc343220845"/>
        <w:bookmarkStart w:id="8093" w:name="_Toc343232350"/>
        <w:bookmarkStart w:id="8094" w:name="_Toc343232763"/>
        <w:bookmarkStart w:id="8095" w:name="_Toc343233048"/>
        <w:bookmarkStart w:id="8096" w:name="_Toc343415553"/>
        <w:bookmarkStart w:id="8097" w:name="_Toc343415849"/>
        <w:bookmarkStart w:id="8098" w:name="_Toc343452508"/>
        <w:bookmarkStart w:id="8099" w:name="_Toc343461298"/>
        <w:bookmarkEnd w:id="8089"/>
        <w:bookmarkEnd w:id="8090"/>
        <w:bookmarkEnd w:id="8091"/>
        <w:bookmarkEnd w:id="8092"/>
        <w:bookmarkEnd w:id="8093"/>
        <w:bookmarkEnd w:id="8094"/>
        <w:bookmarkEnd w:id="8095"/>
        <w:bookmarkEnd w:id="8096"/>
        <w:bookmarkEnd w:id="8097"/>
        <w:bookmarkEnd w:id="8098"/>
        <w:bookmarkEnd w:id="8099"/>
      </w:del>
    </w:p>
    <w:p w14:paraId="2F4FCE23" w14:textId="77777777" w:rsidR="00BE62E1" w:rsidRPr="00032D83" w:rsidDel="006F07F0" w:rsidRDefault="00BE62E1" w:rsidP="00BE62E1">
      <w:pPr>
        <w:ind w:left="720"/>
        <w:rPr>
          <w:del w:id="8100" w:author="The Si Tran" w:date="2012-12-05T22:36:00Z"/>
        </w:rPr>
      </w:pPr>
      <w:del w:id="8101" w:author="The Si Tran" w:date="2012-12-05T22:36:00Z">
        <w:r w:rsidRPr="003E4DFC" w:rsidDel="006F07F0">
          <w:rPr>
            <w:rPrChange w:id="8102" w:author="The Si Tran" w:date="2012-12-16T09:44:00Z">
              <w:rPr>
                <w:rFonts w:cs="Arial"/>
                <w:b/>
                <w:bCs/>
                <w:iCs/>
                <w:sz w:val="28"/>
                <w:szCs w:val="26"/>
              </w:rPr>
            </w:rPrChange>
          </w:rPr>
          <w:tab/>
          <w:delText>yt  = Lt  + Nt</w:delText>
        </w:r>
        <w:bookmarkStart w:id="8103" w:name="_Toc343083662"/>
        <w:bookmarkStart w:id="8104" w:name="_Toc343083876"/>
        <w:bookmarkStart w:id="8105" w:name="_Toc343084087"/>
        <w:bookmarkStart w:id="8106" w:name="_Toc343220846"/>
        <w:bookmarkStart w:id="8107" w:name="_Toc343232351"/>
        <w:bookmarkStart w:id="8108" w:name="_Toc343232764"/>
        <w:bookmarkStart w:id="8109" w:name="_Toc343233049"/>
        <w:bookmarkStart w:id="8110" w:name="_Toc343415554"/>
        <w:bookmarkStart w:id="8111" w:name="_Toc343415850"/>
        <w:bookmarkStart w:id="8112" w:name="_Toc343452509"/>
        <w:bookmarkStart w:id="8113" w:name="_Toc343461299"/>
        <w:bookmarkEnd w:id="8103"/>
        <w:bookmarkEnd w:id="8104"/>
        <w:bookmarkEnd w:id="8105"/>
        <w:bookmarkEnd w:id="8106"/>
        <w:bookmarkEnd w:id="8107"/>
        <w:bookmarkEnd w:id="8108"/>
        <w:bookmarkEnd w:id="8109"/>
        <w:bookmarkEnd w:id="8110"/>
        <w:bookmarkEnd w:id="8111"/>
        <w:bookmarkEnd w:id="8112"/>
        <w:bookmarkEnd w:id="8113"/>
      </w:del>
    </w:p>
    <w:p w14:paraId="23A3EBB5" w14:textId="77777777" w:rsidR="00BE62E1" w:rsidRPr="00032D83" w:rsidDel="006F07F0" w:rsidRDefault="00BE62E1" w:rsidP="00BE62E1">
      <w:pPr>
        <w:ind w:left="720"/>
        <w:rPr>
          <w:del w:id="8114" w:author="The Si Tran" w:date="2012-12-05T22:36:00Z"/>
        </w:rPr>
      </w:pPr>
      <w:del w:id="8115" w:author="The Si Tran" w:date="2012-12-05T22:36:00Z">
        <w:r w:rsidRPr="003E4DFC" w:rsidDel="006F07F0">
          <w:rPr>
            <w:rPrChange w:id="8116" w:author="The Si Tran" w:date="2012-12-16T09:44:00Z">
              <w:rPr>
                <w:rFonts w:cs="Arial"/>
                <w:b/>
                <w:bCs/>
                <w:iCs/>
                <w:sz w:val="28"/>
                <w:szCs w:val="26"/>
              </w:rPr>
            </w:rPrChange>
          </w:rPr>
          <w:delText>trong đó:</w:delText>
        </w:r>
        <w:bookmarkStart w:id="8117" w:name="_Toc343083663"/>
        <w:bookmarkStart w:id="8118" w:name="_Toc343083877"/>
        <w:bookmarkStart w:id="8119" w:name="_Toc343084088"/>
        <w:bookmarkStart w:id="8120" w:name="_Toc343220847"/>
        <w:bookmarkStart w:id="8121" w:name="_Toc343232352"/>
        <w:bookmarkStart w:id="8122" w:name="_Toc343232765"/>
        <w:bookmarkStart w:id="8123" w:name="_Toc343233050"/>
        <w:bookmarkStart w:id="8124" w:name="_Toc343415555"/>
        <w:bookmarkStart w:id="8125" w:name="_Toc343415851"/>
        <w:bookmarkStart w:id="8126" w:name="_Toc343452510"/>
        <w:bookmarkStart w:id="8127" w:name="_Toc343461300"/>
        <w:bookmarkEnd w:id="8117"/>
        <w:bookmarkEnd w:id="8118"/>
        <w:bookmarkEnd w:id="8119"/>
        <w:bookmarkEnd w:id="8120"/>
        <w:bookmarkEnd w:id="8121"/>
        <w:bookmarkEnd w:id="8122"/>
        <w:bookmarkEnd w:id="8123"/>
        <w:bookmarkEnd w:id="8124"/>
        <w:bookmarkEnd w:id="8125"/>
        <w:bookmarkEnd w:id="8126"/>
        <w:bookmarkEnd w:id="8127"/>
      </w:del>
    </w:p>
    <w:p w14:paraId="6296542C" w14:textId="77777777" w:rsidR="00BE62E1" w:rsidRPr="00032D83" w:rsidDel="006F07F0" w:rsidRDefault="00BE62E1" w:rsidP="00BE62E1">
      <w:pPr>
        <w:ind w:left="720"/>
        <w:rPr>
          <w:del w:id="8128" w:author="The Si Tran" w:date="2012-12-05T22:36:00Z"/>
        </w:rPr>
      </w:pPr>
      <w:del w:id="8129" w:author="The Si Tran" w:date="2012-12-05T22:36:00Z">
        <w:r w:rsidRPr="003E4DFC" w:rsidDel="006F07F0">
          <w:rPr>
            <w:rPrChange w:id="8130" w:author="The Si Tran" w:date="2012-12-16T09:44:00Z">
              <w:rPr>
                <w:rFonts w:cs="Arial"/>
                <w:b/>
                <w:bCs/>
                <w:iCs/>
                <w:sz w:val="28"/>
                <w:szCs w:val="26"/>
              </w:rPr>
            </w:rPrChange>
          </w:rPr>
          <w:tab/>
          <w:delText>L : biểu diễn thành phần tuyến tính của chuỗi thời gian</w:delText>
        </w:r>
        <w:bookmarkStart w:id="8131" w:name="_Toc343083664"/>
        <w:bookmarkStart w:id="8132" w:name="_Toc343083878"/>
        <w:bookmarkStart w:id="8133" w:name="_Toc343084089"/>
        <w:bookmarkStart w:id="8134" w:name="_Toc343220848"/>
        <w:bookmarkStart w:id="8135" w:name="_Toc343232353"/>
        <w:bookmarkStart w:id="8136" w:name="_Toc343232766"/>
        <w:bookmarkStart w:id="8137" w:name="_Toc343233051"/>
        <w:bookmarkStart w:id="8138" w:name="_Toc343415556"/>
        <w:bookmarkStart w:id="8139" w:name="_Toc343415852"/>
        <w:bookmarkStart w:id="8140" w:name="_Toc343452511"/>
        <w:bookmarkStart w:id="8141" w:name="_Toc343461301"/>
        <w:bookmarkEnd w:id="8131"/>
        <w:bookmarkEnd w:id="8132"/>
        <w:bookmarkEnd w:id="8133"/>
        <w:bookmarkEnd w:id="8134"/>
        <w:bookmarkEnd w:id="8135"/>
        <w:bookmarkEnd w:id="8136"/>
        <w:bookmarkEnd w:id="8137"/>
        <w:bookmarkEnd w:id="8138"/>
        <w:bookmarkEnd w:id="8139"/>
        <w:bookmarkEnd w:id="8140"/>
        <w:bookmarkEnd w:id="8141"/>
      </w:del>
    </w:p>
    <w:p w14:paraId="3C27F885" w14:textId="77777777" w:rsidR="00BE62E1" w:rsidRPr="00032D83" w:rsidDel="006F07F0" w:rsidRDefault="00BE62E1" w:rsidP="00BE62E1">
      <w:pPr>
        <w:ind w:left="720"/>
        <w:rPr>
          <w:del w:id="8142" w:author="The Si Tran" w:date="2012-12-05T22:36:00Z"/>
        </w:rPr>
      </w:pPr>
      <w:del w:id="8143" w:author="The Si Tran" w:date="2012-12-05T22:36:00Z">
        <w:r w:rsidRPr="003E4DFC" w:rsidDel="006F07F0">
          <w:rPr>
            <w:rPrChange w:id="8144" w:author="The Si Tran" w:date="2012-12-16T09:44:00Z">
              <w:rPr>
                <w:rFonts w:cs="Arial"/>
                <w:b/>
                <w:bCs/>
                <w:iCs/>
                <w:sz w:val="28"/>
                <w:szCs w:val="28"/>
              </w:rPr>
            </w:rPrChange>
          </w:rPr>
          <w:tab/>
          <w:delText>N: biểu diễn thành phần phi tuyến của chuỗi thời gian</w:delText>
        </w:r>
        <w:bookmarkStart w:id="8145" w:name="_Toc343083665"/>
        <w:bookmarkStart w:id="8146" w:name="_Toc343083879"/>
        <w:bookmarkStart w:id="8147" w:name="_Toc343084090"/>
        <w:bookmarkStart w:id="8148" w:name="_Toc343220849"/>
        <w:bookmarkStart w:id="8149" w:name="_Toc343232354"/>
        <w:bookmarkStart w:id="8150" w:name="_Toc343232767"/>
        <w:bookmarkStart w:id="8151" w:name="_Toc343233052"/>
        <w:bookmarkStart w:id="8152" w:name="_Toc343415557"/>
        <w:bookmarkStart w:id="8153" w:name="_Toc343415853"/>
        <w:bookmarkStart w:id="8154" w:name="_Toc343452512"/>
        <w:bookmarkStart w:id="8155" w:name="_Toc343461302"/>
        <w:bookmarkEnd w:id="8145"/>
        <w:bookmarkEnd w:id="8146"/>
        <w:bookmarkEnd w:id="8147"/>
        <w:bookmarkEnd w:id="8148"/>
        <w:bookmarkEnd w:id="8149"/>
        <w:bookmarkEnd w:id="8150"/>
        <w:bookmarkEnd w:id="8151"/>
        <w:bookmarkEnd w:id="8152"/>
        <w:bookmarkEnd w:id="8153"/>
        <w:bookmarkEnd w:id="8154"/>
        <w:bookmarkEnd w:id="8155"/>
      </w:del>
    </w:p>
    <w:p w14:paraId="6475ECAB" w14:textId="77777777" w:rsidR="00711ADB" w:rsidRPr="003E4DFC" w:rsidDel="006F07F0" w:rsidRDefault="00711ADB" w:rsidP="00BE62E1">
      <w:pPr>
        <w:ind w:left="720"/>
        <w:rPr>
          <w:del w:id="8156" w:author="The Si Tran" w:date="2012-12-05T22:36:00Z"/>
        </w:rPr>
      </w:pPr>
      <w:bookmarkStart w:id="8157" w:name="_Toc343083666"/>
      <w:bookmarkStart w:id="8158" w:name="_Toc343083880"/>
      <w:bookmarkStart w:id="8159" w:name="_Toc343084091"/>
      <w:bookmarkStart w:id="8160" w:name="_Toc343220850"/>
      <w:bookmarkStart w:id="8161" w:name="_Toc343232355"/>
      <w:bookmarkStart w:id="8162" w:name="_Toc343232768"/>
      <w:bookmarkStart w:id="8163" w:name="_Toc343233053"/>
      <w:bookmarkStart w:id="8164" w:name="_Toc343415558"/>
      <w:bookmarkStart w:id="8165" w:name="_Toc343415854"/>
      <w:bookmarkStart w:id="8166" w:name="_Toc343452513"/>
      <w:bookmarkStart w:id="8167" w:name="_Toc343461303"/>
      <w:bookmarkEnd w:id="8157"/>
      <w:bookmarkEnd w:id="8158"/>
      <w:bookmarkEnd w:id="8159"/>
      <w:bookmarkEnd w:id="8160"/>
      <w:bookmarkEnd w:id="8161"/>
      <w:bookmarkEnd w:id="8162"/>
      <w:bookmarkEnd w:id="8163"/>
      <w:bookmarkEnd w:id="8164"/>
      <w:bookmarkEnd w:id="8165"/>
      <w:bookmarkEnd w:id="8166"/>
      <w:bookmarkEnd w:id="8167"/>
    </w:p>
    <w:p w14:paraId="1B053A9C" w14:textId="77777777" w:rsidR="00711ADB" w:rsidRPr="00032D83" w:rsidDel="006F07F0" w:rsidRDefault="00711ADB" w:rsidP="00BE62E1">
      <w:pPr>
        <w:ind w:left="720"/>
        <w:rPr>
          <w:del w:id="8168" w:author="The Si Tran" w:date="2012-12-05T22:36:00Z"/>
        </w:rPr>
      </w:pPr>
      <w:del w:id="8169" w:author="The Si Tran" w:date="2012-12-05T22:36:00Z">
        <w:r w:rsidRPr="003E4DFC" w:rsidDel="006F07F0">
          <w:rPr>
            <w:rPrChange w:id="8170"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171" w:name="_Toc343083667"/>
        <w:bookmarkStart w:id="8172" w:name="_Toc343083881"/>
        <w:bookmarkStart w:id="8173" w:name="_Toc343084092"/>
        <w:bookmarkStart w:id="8174" w:name="_Toc343220851"/>
        <w:bookmarkStart w:id="8175" w:name="_Toc343232356"/>
        <w:bookmarkStart w:id="8176" w:name="_Toc343232769"/>
        <w:bookmarkStart w:id="8177" w:name="_Toc343233054"/>
        <w:bookmarkStart w:id="8178" w:name="_Toc343415559"/>
        <w:bookmarkStart w:id="8179" w:name="_Toc343415855"/>
        <w:bookmarkStart w:id="8180" w:name="_Toc343452514"/>
        <w:bookmarkStart w:id="8181" w:name="_Toc343461304"/>
        <w:bookmarkEnd w:id="8171"/>
        <w:bookmarkEnd w:id="8172"/>
        <w:bookmarkEnd w:id="8173"/>
        <w:bookmarkEnd w:id="8174"/>
        <w:bookmarkEnd w:id="8175"/>
        <w:bookmarkEnd w:id="8176"/>
        <w:bookmarkEnd w:id="8177"/>
        <w:bookmarkEnd w:id="8178"/>
        <w:bookmarkEnd w:id="8179"/>
        <w:bookmarkEnd w:id="8180"/>
        <w:bookmarkEnd w:id="8181"/>
      </w:del>
    </w:p>
    <w:p w14:paraId="32A62806" w14:textId="77777777" w:rsidR="00711ADB" w:rsidRPr="00032D83" w:rsidDel="006F07F0" w:rsidRDefault="00711ADB" w:rsidP="00BE62E1">
      <w:pPr>
        <w:ind w:left="720"/>
        <w:rPr>
          <w:del w:id="8182" w:author="The Si Tran" w:date="2012-12-05T22:36:00Z"/>
        </w:rPr>
      </w:pPr>
      <w:del w:id="8183" w:author="The Si Tran" w:date="2012-12-05T22:36:00Z">
        <w:r w:rsidRPr="003E4DFC" w:rsidDel="006F07F0">
          <w:rPr>
            <w:rPrChange w:id="8184" w:author="The Si Tran" w:date="2012-12-16T09:44:00Z">
              <w:rPr>
                <w:rFonts w:cs="Arial"/>
                <w:b/>
                <w:bCs/>
                <w:iCs/>
                <w:sz w:val="28"/>
                <w:szCs w:val="28"/>
              </w:rPr>
            </w:rPrChange>
          </w:rPr>
          <w:tab/>
          <w:delText xml:space="preserve">et   = yt  - ^Lt </w:delText>
        </w:r>
        <w:bookmarkStart w:id="8185" w:name="_Toc343083668"/>
        <w:bookmarkStart w:id="8186" w:name="_Toc343083882"/>
        <w:bookmarkStart w:id="8187" w:name="_Toc343084093"/>
        <w:bookmarkStart w:id="8188" w:name="_Toc343220852"/>
        <w:bookmarkStart w:id="8189" w:name="_Toc343232357"/>
        <w:bookmarkStart w:id="8190" w:name="_Toc343232770"/>
        <w:bookmarkStart w:id="8191" w:name="_Toc343233055"/>
        <w:bookmarkStart w:id="8192" w:name="_Toc343415560"/>
        <w:bookmarkStart w:id="8193" w:name="_Toc343415856"/>
        <w:bookmarkStart w:id="8194" w:name="_Toc343452515"/>
        <w:bookmarkStart w:id="8195" w:name="_Toc343461305"/>
        <w:bookmarkEnd w:id="8185"/>
        <w:bookmarkEnd w:id="8186"/>
        <w:bookmarkEnd w:id="8187"/>
        <w:bookmarkEnd w:id="8188"/>
        <w:bookmarkEnd w:id="8189"/>
        <w:bookmarkEnd w:id="8190"/>
        <w:bookmarkEnd w:id="8191"/>
        <w:bookmarkEnd w:id="8192"/>
        <w:bookmarkEnd w:id="8193"/>
        <w:bookmarkEnd w:id="8194"/>
        <w:bookmarkEnd w:id="8195"/>
      </w:del>
    </w:p>
    <w:p w14:paraId="2B5A2E3F" w14:textId="77777777" w:rsidR="00711ADB" w:rsidRPr="00032D83" w:rsidDel="006F07F0" w:rsidRDefault="00711ADB" w:rsidP="00BE62E1">
      <w:pPr>
        <w:ind w:left="720"/>
        <w:rPr>
          <w:del w:id="8196" w:author="The Si Tran" w:date="2012-12-05T22:36:00Z"/>
        </w:rPr>
      </w:pPr>
      <w:del w:id="8197" w:author="The Si Tran" w:date="2012-12-05T22:36:00Z">
        <w:r w:rsidRPr="003E4DFC" w:rsidDel="006F07F0">
          <w:rPr>
            <w:rPrChange w:id="8198" w:author="The Si Tran" w:date="2012-12-16T09:44:00Z">
              <w:rPr>
                <w:rFonts w:cs="Arial"/>
                <w:b/>
                <w:bCs/>
                <w:iCs/>
                <w:sz w:val="28"/>
                <w:szCs w:val="28"/>
              </w:rPr>
            </w:rPrChange>
          </w:rPr>
          <w:delText>trong đó:</w:delText>
        </w:r>
        <w:bookmarkStart w:id="8199" w:name="_Toc343083669"/>
        <w:bookmarkStart w:id="8200" w:name="_Toc343083883"/>
        <w:bookmarkStart w:id="8201" w:name="_Toc343084094"/>
        <w:bookmarkStart w:id="8202" w:name="_Toc343220853"/>
        <w:bookmarkStart w:id="8203" w:name="_Toc343232358"/>
        <w:bookmarkStart w:id="8204" w:name="_Toc343232771"/>
        <w:bookmarkStart w:id="8205" w:name="_Toc343233056"/>
        <w:bookmarkStart w:id="8206" w:name="_Toc343415561"/>
        <w:bookmarkStart w:id="8207" w:name="_Toc343415857"/>
        <w:bookmarkStart w:id="8208" w:name="_Toc343452516"/>
        <w:bookmarkStart w:id="8209" w:name="_Toc343461306"/>
        <w:bookmarkEnd w:id="8199"/>
        <w:bookmarkEnd w:id="8200"/>
        <w:bookmarkEnd w:id="8201"/>
        <w:bookmarkEnd w:id="8202"/>
        <w:bookmarkEnd w:id="8203"/>
        <w:bookmarkEnd w:id="8204"/>
        <w:bookmarkEnd w:id="8205"/>
        <w:bookmarkEnd w:id="8206"/>
        <w:bookmarkEnd w:id="8207"/>
        <w:bookmarkEnd w:id="8208"/>
        <w:bookmarkEnd w:id="8209"/>
      </w:del>
    </w:p>
    <w:p w14:paraId="3DACE5FA" w14:textId="77777777" w:rsidR="00711ADB" w:rsidRPr="00032D83" w:rsidDel="006F07F0" w:rsidRDefault="00711ADB" w:rsidP="00BE62E1">
      <w:pPr>
        <w:ind w:left="720"/>
        <w:rPr>
          <w:del w:id="8210" w:author="The Si Tran" w:date="2012-12-05T22:36:00Z"/>
        </w:rPr>
      </w:pPr>
      <w:del w:id="8211" w:author="The Si Tran" w:date="2012-12-05T22:36:00Z">
        <w:r w:rsidRPr="003E4DFC" w:rsidDel="006F07F0">
          <w:rPr>
            <w:rPrChange w:id="8212" w:author="The Si Tran" w:date="2012-12-16T09:44:00Z">
              <w:rPr>
                <w:rFonts w:cs="Arial"/>
                <w:b/>
                <w:bCs/>
                <w:iCs/>
                <w:sz w:val="28"/>
                <w:szCs w:val="28"/>
              </w:rPr>
            </w:rPrChange>
          </w:rPr>
          <w:tab/>
          <w:delText xml:space="preserve">et : là thành phần lỗi của mô hình ARIMA </w:delText>
        </w:r>
        <w:bookmarkStart w:id="8213" w:name="_Toc343083670"/>
        <w:bookmarkStart w:id="8214" w:name="_Toc343083884"/>
        <w:bookmarkStart w:id="8215" w:name="_Toc343084095"/>
        <w:bookmarkStart w:id="8216" w:name="_Toc343220854"/>
        <w:bookmarkStart w:id="8217" w:name="_Toc343232359"/>
        <w:bookmarkStart w:id="8218" w:name="_Toc343232772"/>
        <w:bookmarkStart w:id="8219" w:name="_Toc343233057"/>
        <w:bookmarkStart w:id="8220" w:name="_Toc343415562"/>
        <w:bookmarkStart w:id="8221" w:name="_Toc343415858"/>
        <w:bookmarkStart w:id="8222" w:name="_Toc343452517"/>
        <w:bookmarkStart w:id="8223" w:name="_Toc343461307"/>
        <w:bookmarkEnd w:id="8213"/>
        <w:bookmarkEnd w:id="8214"/>
        <w:bookmarkEnd w:id="8215"/>
        <w:bookmarkEnd w:id="8216"/>
        <w:bookmarkEnd w:id="8217"/>
        <w:bookmarkEnd w:id="8218"/>
        <w:bookmarkEnd w:id="8219"/>
        <w:bookmarkEnd w:id="8220"/>
        <w:bookmarkEnd w:id="8221"/>
        <w:bookmarkEnd w:id="8222"/>
        <w:bookmarkEnd w:id="8223"/>
      </w:del>
    </w:p>
    <w:p w14:paraId="2CFF7F6A" w14:textId="77777777" w:rsidR="006A21F7" w:rsidRPr="00032D83" w:rsidDel="006F07F0" w:rsidRDefault="00711ADB" w:rsidP="005A22B0">
      <w:pPr>
        <w:rPr>
          <w:del w:id="8224" w:author="The Si Tran" w:date="2012-12-05T22:36:00Z"/>
        </w:rPr>
      </w:pPr>
      <w:del w:id="8225" w:author="The Si Tran" w:date="2012-12-05T22:36:00Z">
        <w:r w:rsidRPr="003E4DFC" w:rsidDel="006F07F0">
          <w:rPr>
            <w:rPrChange w:id="8226" w:author="The Si Tran" w:date="2012-12-16T09:44:00Z">
              <w:rPr>
                <w:rFonts w:cs="Arial"/>
                <w:b/>
                <w:bCs/>
                <w:iCs/>
                <w:sz w:val="28"/>
                <w:szCs w:val="28"/>
              </w:rPr>
            </w:rPrChange>
          </w:rPr>
          <w:tab/>
          <w:delText>Bước tiếp theo, ta dùng mô hình ANN để phân tích thành phần lỗi bên trên</w:delText>
        </w:r>
        <w:bookmarkStart w:id="8227" w:name="_Toc343083671"/>
        <w:bookmarkStart w:id="8228" w:name="_Toc343083885"/>
        <w:bookmarkStart w:id="8229" w:name="_Toc343084096"/>
        <w:bookmarkStart w:id="8230" w:name="_Toc343220855"/>
        <w:bookmarkStart w:id="8231" w:name="_Toc343232360"/>
        <w:bookmarkStart w:id="8232" w:name="_Toc343232773"/>
        <w:bookmarkStart w:id="8233" w:name="_Toc343233058"/>
        <w:bookmarkStart w:id="8234" w:name="_Toc343415563"/>
        <w:bookmarkStart w:id="8235" w:name="_Toc343415859"/>
        <w:bookmarkStart w:id="8236" w:name="_Toc343452518"/>
        <w:bookmarkStart w:id="8237" w:name="_Toc343461308"/>
        <w:bookmarkEnd w:id="8227"/>
        <w:bookmarkEnd w:id="8228"/>
        <w:bookmarkEnd w:id="8229"/>
        <w:bookmarkEnd w:id="8230"/>
        <w:bookmarkEnd w:id="8231"/>
        <w:bookmarkEnd w:id="8232"/>
        <w:bookmarkEnd w:id="8233"/>
        <w:bookmarkEnd w:id="8234"/>
        <w:bookmarkEnd w:id="8235"/>
        <w:bookmarkEnd w:id="8236"/>
        <w:bookmarkEnd w:id="8237"/>
      </w:del>
    </w:p>
    <w:p w14:paraId="60C7C5F2" w14:textId="77777777" w:rsidR="00711ADB" w:rsidRPr="00032D83" w:rsidDel="006F07F0" w:rsidRDefault="00711ADB" w:rsidP="005A22B0">
      <w:pPr>
        <w:rPr>
          <w:del w:id="8238" w:author="The Si Tran" w:date="2012-12-05T22:36:00Z"/>
        </w:rPr>
      </w:pPr>
      <w:del w:id="8239" w:author="The Si Tran" w:date="2012-12-05T22:36:00Z">
        <w:r w:rsidRPr="003E4DFC" w:rsidDel="006F07F0">
          <w:rPr>
            <w:rPrChange w:id="8240" w:author="The Si Tran" w:date="2012-12-16T09:44:00Z">
              <w:rPr>
                <w:rFonts w:cs="Arial"/>
                <w:b/>
                <w:bCs/>
                <w:iCs/>
                <w:sz w:val="28"/>
                <w:szCs w:val="28"/>
              </w:rPr>
            </w:rPrChange>
          </w:rPr>
          <w:tab/>
        </w:r>
        <w:r w:rsidRPr="003E4DFC" w:rsidDel="006F07F0">
          <w:rPr>
            <w:rPrChange w:id="8241" w:author="The Si Tran" w:date="2012-12-16T09:44:00Z">
              <w:rPr>
                <w:rFonts w:cs="Arial"/>
                <w:b/>
                <w:bCs/>
                <w:iCs/>
                <w:sz w:val="28"/>
                <w:szCs w:val="28"/>
              </w:rPr>
            </w:rPrChange>
          </w:rPr>
          <w:tab/>
          <w:delText>et = f(et−1;et−2;:::;et−n)+ t</w:delText>
        </w:r>
        <w:bookmarkStart w:id="8242" w:name="_Toc343083672"/>
        <w:bookmarkStart w:id="8243" w:name="_Toc343083886"/>
        <w:bookmarkStart w:id="8244" w:name="_Toc343084097"/>
        <w:bookmarkStart w:id="8245" w:name="_Toc343220856"/>
        <w:bookmarkStart w:id="8246" w:name="_Toc343232361"/>
        <w:bookmarkStart w:id="8247" w:name="_Toc343232774"/>
        <w:bookmarkStart w:id="8248" w:name="_Toc343233059"/>
        <w:bookmarkStart w:id="8249" w:name="_Toc343415564"/>
        <w:bookmarkStart w:id="8250" w:name="_Toc343415860"/>
        <w:bookmarkStart w:id="8251" w:name="_Toc343452519"/>
        <w:bookmarkStart w:id="8252" w:name="_Toc343461309"/>
        <w:bookmarkEnd w:id="8242"/>
        <w:bookmarkEnd w:id="8243"/>
        <w:bookmarkEnd w:id="8244"/>
        <w:bookmarkEnd w:id="8245"/>
        <w:bookmarkEnd w:id="8246"/>
        <w:bookmarkEnd w:id="8247"/>
        <w:bookmarkEnd w:id="8248"/>
        <w:bookmarkEnd w:id="8249"/>
        <w:bookmarkEnd w:id="8250"/>
        <w:bookmarkEnd w:id="8251"/>
        <w:bookmarkEnd w:id="8252"/>
      </w:del>
    </w:p>
    <w:p w14:paraId="6B01B6D8" w14:textId="77777777" w:rsidR="00711ADB" w:rsidRPr="00032D83" w:rsidDel="006F07F0" w:rsidRDefault="00711ADB" w:rsidP="005A22B0">
      <w:pPr>
        <w:rPr>
          <w:del w:id="8253" w:author="The Si Tran" w:date="2012-12-05T22:36:00Z"/>
        </w:rPr>
      </w:pPr>
      <w:del w:id="8254" w:author="The Si Tran" w:date="2012-12-05T22:36:00Z">
        <w:r w:rsidRPr="003E4DFC" w:rsidDel="006F07F0">
          <w:rPr>
            <w:rPrChange w:id="8255" w:author="The Si Tran" w:date="2012-12-16T09:44:00Z">
              <w:rPr>
                <w:rFonts w:cs="Arial"/>
                <w:b/>
                <w:bCs/>
                <w:iCs/>
                <w:sz w:val="28"/>
                <w:szCs w:val="28"/>
              </w:rPr>
            </w:rPrChange>
          </w:rPr>
          <w:tab/>
          <w:delText>ta thu được kết quả dự đoán của chuỗi thời gian như sau:</w:delText>
        </w:r>
        <w:bookmarkStart w:id="8256" w:name="_Toc343083673"/>
        <w:bookmarkStart w:id="8257" w:name="_Toc343083887"/>
        <w:bookmarkStart w:id="8258" w:name="_Toc343084098"/>
        <w:bookmarkStart w:id="8259" w:name="_Toc343220857"/>
        <w:bookmarkStart w:id="8260" w:name="_Toc343232362"/>
        <w:bookmarkStart w:id="8261" w:name="_Toc343232775"/>
        <w:bookmarkStart w:id="8262" w:name="_Toc343233060"/>
        <w:bookmarkStart w:id="8263" w:name="_Toc343415565"/>
        <w:bookmarkStart w:id="8264" w:name="_Toc343415861"/>
        <w:bookmarkStart w:id="8265" w:name="_Toc343452520"/>
        <w:bookmarkStart w:id="8266" w:name="_Toc343461310"/>
        <w:bookmarkEnd w:id="8256"/>
        <w:bookmarkEnd w:id="8257"/>
        <w:bookmarkEnd w:id="8258"/>
        <w:bookmarkEnd w:id="8259"/>
        <w:bookmarkEnd w:id="8260"/>
        <w:bookmarkEnd w:id="8261"/>
        <w:bookmarkEnd w:id="8262"/>
        <w:bookmarkEnd w:id="8263"/>
        <w:bookmarkEnd w:id="8264"/>
        <w:bookmarkEnd w:id="8265"/>
        <w:bookmarkEnd w:id="8266"/>
      </w:del>
    </w:p>
    <w:p w14:paraId="3BD065D2" w14:textId="77777777" w:rsidR="00711ADB" w:rsidRPr="00032D83" w:rsidDel="006F07F0" w:rsidRDefault="00165810" w:rsidP="005A22B0">
      <w:pPr>
        <w:rPr>
          <w:del w:id="8267" w:author="The Si Tran" w:date="2012-12-05T22:36:00Z"/>
        </w:rPr>
      </w:pPr>
      <w:del w:id="8268" w:author="The Si Tran" w:date="2012-12-05T22:36:00Z">
        <w:r w:rsidRPr="003E4DFC" w:rsidDel="006F07F0">
          <w:rPr>
            <w:rPrChange w:id="8269" w:author="The Si Tran" w:date="2012-12-16T09:44:00Z">
              <w:rPr>
                <w:rFonts w:cs="Arial"/>
                <w:b/>
                <w:bCs/>
                <w:iCs/>
                <w:sz w:val="28"/>
                <w:szCs w:val="28"/>
              </w:rPr>
            </w:rPrChange>
          </w:rPr>
          <w:tab/>
        </w:r>
        <w:r w:rsidRPr="003E4DFC" w:rsidDel="006F07F0">
          <w:rPr>
            <w:rPrChange w:id="8270" w:author="The Si Tran" w:date="2012-12-16T09:44:00Z">
              <w:rPr>
                <w:rFonts w:cs="Arial"/>
                <w:b/>
                <w:bCs/>
                <w:iCs/>
                <w:sz w:val="28"/>
                <w:szCs w:val="28"/>
              </w:rPr>
            </w:rPrChange>
          </w:rPr>
          <w:tab/>
          <w:delText>^yt = ^Lt + ^Nt</w:delText>
        </w:r>
        <w:r w:rsidR="00E47F01" w:rsidRPr="003E4DFC" w:rsidDel="006F07F0">
          <w:rPr>
            <w:rPrChange w:id="8271" w:author="The Si Tran" w:date="2012-12-16T09:44:00Z">
              <w:rPr>
                <w:rFonts w:cs="Arial"/>
                <w:b/>
                <w:bCs/>
                <w:iCs/>
                <w:sz w:val="28"/>
                <w:szCs w:val="28"/>
                <w:vertAlign w:val="subscript"/>
              </w:rPr>
            </w:rPrChange>
          </w:rPr>
          <w:delText xml:space="preserve"> </w:delText>
        </w:r>
        <w:bookmarkStart w:id="8272" w:name="_Toc343083674"/>
        <w:bookmarkStart w:id="8273" w:name="_Toc343083888"/>
        <w:bookmarkStart w:id="8274" w:name="_Toc343084099"/>
        <w:bookmarkStart w:id="8275" w:name="_Toc343220858"/>
        <w:bookmarkStart w:id="8276" w:name="_Toc343232363"/>
        <w:bookmarkStart w:id="8277" w:name="_Toc343232776"/>
        <w:bookmarkStart w:id="8278" w:name="_Toc343233061"/>
        <w:bookmarkStart w:id="8279" w:name="_Toc343415566"/>
        <w:bookmarkStart w:id="8280" w:name="_Toc343415862"/>
        <w:bookmarkStart w:id="8281" w:name="_Toc343452521"/>
        <w:bookmarkStart w:id="8282" w:name="_Toc343461311"/>
        <w:bookmarkEnd w:id="8272"/>
        <w:bookmarkEnd w:id="8273"/>
        <w:bookmarkEnd w:id="8274"/>
        <w:bookmarkEnd w:id="8275"/>
        <w:bookmarkEnd w:id="8276"/>
        <w:bookmarkEnd w:id="8277"/>
        <w:bookmarkEnd w:id="8278"/>
        <w:bookmarkEnd w:id="8279"/>
        <w:bookmarkEnd w:id="8280"/>
        <w:bookmarkEnd w:id="8281"/>
        <w:bookmarkEnd w:id="8282"/>
      </w:del>
    </w:p>
    <w:p w14:paraId="44DEEBC0" w14:textId="77777777" w:rsidR="00E47F01" w:rsidRPr="00032D83" w:rsidDel="006F07F0" w:rsidRDefault="00E47F01" w:rsidP="005A22B0">
      <w:pPr>
        <w:rPr>
          <w:del w:id="8283" w:author="The Si Tran" w:date="2012-12-05T22:36:00Z"/>
        </w:rPr>
      </w:pPr>
      <w:del w:id="8284" w:author="The Si Tran" w:date="2012-12-05T22:36:00Z">
        <w:r w:rsidRPr="003E4DFC" w:rsidDel="006F07F0">
          <w:rPr>
            <w:rPrChange w:id="8285" w:author="The Si Tran" w:date="2012-12-16T09:44:00Z">
              <w:rPr>
                <w:rFonts w:cs="Arial"/>
                <w:b/>
                <w:bCs/>
                <w:iCs/>
                <w:sz w:val="28"/>
                <w:szCs w:val="28"/>
              </w:rPr>
            </w:rPrChange>
          </w:rPr>
          <w:tab/>
        </w:r>
        <w:bookmarkStart w:id="8286" w:name="_Toc343083675"/>
        <w:bookmarkStart w:id="8287" w:name="_Toc343083889"/>
        <w:bookmarkStart w:id="8288" w:name="_Toc343084100"/>
        <w:bookmarkStart w:id="8289" w:name="_Toc343220859"/>
        <w:bookmarkStart w:id="8290" w:name="_Toc343232364"/>
        <w:bookmarkStart w:id="8291" w:name="_Toc343232777"/>
        <w:bookmarkStart w:id="8292" w:name="_Toc343233062"/>
        <w:bookmarkStart w:id="8293" w:name="_Toc343415567"/>
        <w:bookmarkStart w:id="8294" w:name="_Toc343415863"/>
        <w:bookmarkStart w:id="8295" w:name="_Toc343452522"/>
        <w:bookmarkStart w:id="8296" w:name="_Toc343461312"/>
        <w:bookmarkEnd w:id="8286"/>
        <w:bookmarkEnd w:id="8287"/>
        <w:bookmarkEnd w:id="8288"/>
        <w:bookmarkEnd w:id="8289"/>
        <w:bookmarkEnd w:id="8290"/>
        <w:bookmarkEnd w:id="8291"/>
        <w:bookmarkEnd w:id="8292"/>
        <w:bookmarkEnd w:id="8293"/>
        <w:bookmarkEnd w:id="8294"/>
        <w:bookmarkEnd w:id="8295"/>
        <w:bookmarkEnd w:id="8296"/>
      </w:del>
    </w:p>
    <w:p w14:paraId="37070303" w14:textId="77777777" w:rsidR="006A21F7" w:rsidRPr="003E4DFC" w:rsidDel="006F07F0" w:rsidRDefault="006A21F7" w:rsidP="005A22B0">
      <w:pPr>
        <w:rPr>
          <w:del w:id="8297" w:author="The Si Tran" w:date="2012-12-05T22:36:00Z"/>
        </w:rPr>
      </w:pPr>
      <w:bookmarkStart w:id="8298" w:name="_Toc343083676"/>
      <w:bookmarkStart w:id="8299" w:name="_Toc343083890"/>
      <w:bookmarkStart w:id="8300" w:name="_Toc343084101"/>
      <w:bookmarkStart w:id="8301" w:name="_Toc343220860"/>
      <w:bookmarkStart w:id="8302" w:name="_Toc343232365"/>
      <w:bookmarkStart w:id="8303" w:name="_Toc343232778"/>
      <w:bookmarkStart w:id="8304" w:name="_Toc343233063"/>
      <w:bookmarkStart w:id="8305" w:name="_Toc343415568"/>
      <w:bookmarkStart w:id="8306" w:name="_Toc343415864"/>
      <w:bookmarkStart w:id="8307" w:name="_Toc343452523"/>
      <w:bookmarkStart w:id="8308" w:name="_Toc343461313"/>
      <w:bookmarkEnd w:id="8298"/>
      <w:bookmarkEnd w:id="8299"/>
      <w:bookmarkEnd w:id="8300"/>
      <w:bookmarkEnd w:id="8301"/>
      <w:bookmarkEnd w:id="8302"/>
      <w:bookmarkEnd w:id="8303"/>
      <w:bookmarkEnd w:id="8304"/>
      <w:bookmarkEnd w:id="8305"/>
      <w:bookmarkEnd w:id="8306"/>
      <w:bookmarkEnd w:id="8307"/>
      <w:bookmarkEnd w:id="8308"/>
    </w:p>
    <w:p w14:paraId="230B50E6" w14:textId="77777777" w:rsidR="00783FDB" w:rsidRPr="003E4DFC" w:rsidDel="006F07F0" w:rsidRDefault="00783FDB">
      <w:pPr>
        <w:spacing w:before="0" w:after="200" w:line="276" w:lineRule="auto"/>
        <w:jc w:val="left"/>
        <w:rPr>
          <w:del w:id="8309" w:author="The Si Tran" w:date="2012-12-05T22:36:00Z"/>
          <w:rPrChange w:id="8310" w:author="The Si Tran" w:date="2012-12-16T09:44:00Z">
            <w:rPr>
              <w:del w:id="8311" w:author="The Si Tran" w:date="2012-12-05T22:36:00Z"/>
              <w:b/>
              <w:bCs/>
              <w:kern w:val="32"/>
              <w:sz w:val="32"/>
              <w:szCs w:val="32"/>
            </w:rPr>
          </w:rPrChange>
        </w:rPr>
      </w:pPr>
      <w:del w:id="8312" w:author="The Si Tran" w:date="2012-12-05T22:36:00Z">
        <w:r w:rsidRPr="003E4DFC" w:rsidDel="006F07F0">
          <w:rPr>
            <w:rPrChange w:id="8313"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314" w:author="The Si Tran" w:date="2012-12-09T14:49:00Z"/>
          <w:rPrChange w:id="8315" w:author="The Si Tran" w:date="2012-12-12T13:58:00Z">
            <w:rPr>
              <w:ins w:id="8316" w:author="The Si Tran" w:date="2012-12-09T14:49:00Z"/>
              <w:rFonts w:cs="Times New Roman"/>
              <w:sz w:val="26"/>
              <w:szCs w:val="26"/>
            </w:rPr>
          </w:rPrChange>
        </w:rPr>
        <w:pPrChange w:id="8317" w:author="The Si Tran" w:date="2012-12-16T09:44:00Z">
          <w:pPr>
            <w:pStyle w:val="Heading1"/>
            <w:jc w:val="left"/>
          </w:pPr>
        </w:pPrChange>
      </w:pPr>
      <w:ins w:id="8318" w:author="superchickend" w:date="2012-12-16T14:59:00Z">
        <w:r>
          <w:t xml:space="preserve">    </w:t>
        </w:r>
      </w:ins>
      <w:bookmarkStart w:id="8319" w:name="_Toc343461314"/>
      <w:ins w:id="8320" w:author="The Si Tran" w:date="2012-12-06T21:19:00Z">
        <w:r w:rsidR="00EF77AD" w:rsidRPr="003E4DFC">
          <w:rPr>
            <w:rPrChange w:id="8321" w:author="The Si Tran" w:date="2012-12-16T09:44:00Z">
              <w:rPr>
                <w:rFonts w:cs="Times New Roman"/>
                <w:sz w:val="26"/>
                <w:szCs w:val="26"/>
              </w:rPr>
            </w:rPrChange>
          </w:rPr>
          <w:t>KẾT</w:t>
        </w:r>
        <w:r w:rsidR="00EF77AD" w:rsidRPr="000064E1">
          <w:rPr>
            <w:rPrChange w:id="8322" w:author="The Si Tran" w:date="2012-12-12T13:58:00Z">
              <w:rPr>
                <w:rFonts w:cs="Times New Roman"/>
                <w:sz w:val="26"/>
                <w:szCs w:val="26"/>
              </w:rPr>
            </w:rPrChange>
          </w:rPr>
          <w:t xml:space="preserve"> QUẢ</w:t>
        </w:r>
      </w:ins>
      <w:del w:id="8323" w:author="The Si Tran" w:date="2012-12-06T21:19:00Z">
        <w:r w:rsidR="00EA14F5" w:rsidRPr="000064E1" w:rsidDel="00EF77AD">
          <w:rPr>
            <w:rPrChange w:id="8324" w:author="The Si Tran" w:date="2012-12-12T13:58:00Z">
              <w:rPr>
                <w:rFonts w:cs="Times New Roman"/>
                <w:iCs/>
                <w:kern w:val="0"/>
                <w:sz w:val="28"/>
                <w:szCs w:val="28"/>
              </w:rPr>
            </w:rPrChange>
          </w:rPr>
          <w:delText>HIỆN THỰC VÀ</w:delText>
        </w:r>
      </w:del>
      <w:r w:rsidR="00EA14F5" w:rsidRPr="000064E1">
        <w:rPr>
          <w:rPrChange w:id="8325" w:author="The Si Tran" w:date="2012-12-12T13:58:00Z">
            <w:rPr>
              <w:rFonts w:cs="Times New Roman"/>
              <w:iCs/>
              <w:kern w:val="0"/>
              <w:sz w:val="28"/>
              <w:szCs w:val="28"/>
            </w:rPr>
          </w:rPrChange>
        </w:rPr>
        <w:t xml:space="preserve"> THỰC NGHIỆM</w:t>
      </w:r>
      <w:bookmarkEnd w:id="8319"/>
    </w:p>
    <w:p w14:paraId="0D41A884" w14:textId="77777777" w:rsidR="00C83C77" w:rsidRDefault="00256858">
      <w:pPr>
        <w:rPr>
          <w:ins w:id="8326" w:author="The Si Tran" w:date="2012-12-09T14:50:00Z"/>
        </w:rPr>
        <w:pPrChange w:id="8327" w:author="The Si Tran" w:date="2012-12-16T08:38:00Z">
          <w:pPr>
            <w:spacing w:before="0"/>
          </w:pPr>
        </w:pPrChange>
      </w:pPr>
      <w:ins w:id="8328"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329" w:author="The Si Tran" w:date="2012-12-09T14:51:00Z">
        <w:r w:rsidR="00C83C77">
          <w:t>các</w:t>
        </w:r>
      </w:ins>
      <w:ins w:id="8330"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331" w:author="The Si Tran" w:date="2012-12-09T14:49:00Z"/>
        </w:rPr>
        <w:pPrChange w:id="8332" w:author="The Si Tran" w:date="2012-12-16T08:38:00Z">
          <w:pPr>
            <w:spacing w:before="0"/>
          </w:pPr>
        </w:pPrChange>
      </w:pPr>
      <w:ins w:id="8333"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8334" w:author="The Si Tran" w:date="2012-12-06T21:19:00Z"/>
        </w:rPr>
        <w:pPrChange w:id="8335" w:author="The Si Tran" w:date="2012-12-16T08:39:00Z">
          <w:pPr>
            <w:pStyle w:val="Heading1"/>
            <w:jc w:val="left"/>
          </w:pPr>
        </w:pPrChange>
      </w:pPr>
      <w:ins w:id="8336"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337" w:author="The Si Tran" w:date="2012-12-09T14:53:00Z"/>
        </w:rPr>
        <w:pPrChange w:id="8338" w:author="The Si Tran" w:date="2012-12-06T21:19:00Z">
          <w:pPr>
            <w:pStyle w:val="Heading1"/>
            <w:jc w:val="left"/>
          </w:pPr>
        </w:pPrChange>
      </w:pPr>
      <w:bookmarkStart w:id="8339" w:name="_Toc343461315"/>
      <w:ins w:id="8340" w:author="The Si Tran" w:date="2012-12-06T21:19:00Z">
        <w:r>
          <w:t>Dữ liệu thực nghiệm</w:t>
        </w:r>
      </w:ins>
      <w:bookmarkEnd w:id="8339"/>
    </w:p>
    <w:p w14:paraId="4D308342" w14:textId="77777777" w:rsidR="00314F23" w:rsidRDefault="00314F23">
      <w:pPr>
        <w:rPr>
          <w:ins w:id="8341" w:author="The Si Tran" w:date="2012-12-09T14:53:00Z"/>
        </w:rPr>
      </w:pPr>
      <w:ins w:id="8342"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343" w:author="The Si Tran" w:date="2012-12-14T06:25:00Z"/>
        </w:rPr>
      </w:pPr>
      <w:ins w:id="8344"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rPr>
          <w:ins w:id="8345" w:author="The Si Tran" w:date="2012-12-09T14:53:00Z"/>
        </w:rPr>
        <w:pPrChange w:id="8346" w:author="The Si Tran" w:date="2012-12-16T10:03:00Z">
          <w:pPr/>
        </w:pPrChange>
      </w:pPr>
      <w:bookmarkStart w:id="8347" w:name="_Toc343033793"/>
      <w:bookmarkStart w:id="8348" w:name="_Toc343415626"/>
      <w:ins w:id="8349" w:author="The Si Tran" w:date="2012-12-14T06:25:00Z">
        <w:r w:rsidRPr="006068E1">
          <w:rPr>
            <w:b/>
          </w:rPr>
          <w:t>Bảng 6.1</w:t>
        </w:r>
        <w:r w:rsidRPr="006068E1">
          <w:t xml:space="preserve">: </w:t>
        </w:r>
        <w:r>
          <w:t>Phân loại dữ liệu thực nghiệm</w:t>
        </w:r>
      </w:ins>
      <w:bookmarkEnd w:id="8347"/>
      <w:bookmarkEnd w:id="8348"/>
    </w:p>
    <w:tbl>
      <w:tblPr>
        <w:tblStyle w:val="TableGrid"/>
        <w:tblpPr w:leftFromText="180" w:rightFromText="180" w:vertAnchor="text" w:horzAnchor="margin" w:tblpX="108" w:tblpY="34"/>
        <w:tblW w:w="0" w:type="auto"/>
        <w:tblLook w:val="04A0" w:firstRow="1" w:lastRow="0" w:firstColumn="1" w:lastColumn="0" w:noHBand="0" w:noVBand="1"/>
        <w:tblPrChange w:id="8350"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97"/>
        <w:gridCol w:w="1867"/>
        <w:gridCol w:w="4115"/>
        <w:tblGridChange w:id="8351">
          <w:tblGrid>
            <w:gridCol w:w="1364"/>
            <w:gridCol w:w="1410"/>
            <w:gridCol w:w="1649"/>
            <w:gridCol w:w="3633"/>
          </w:tblGrid>
        </w:tblGridChange>
      </w:tblGrid>
      <w:tr w:rsidR="00BB4B46" w14:paraId="479D5E26" w14:textId="77777777" w:rsidTr="00BB4B46">
        <w:trPr>
          <w:trHeight w:val="315"/>
          <w:ins w:id="8352" w:author="The Si Tran" w:date="2012-12-09T14:54:00Z"/>
        </w:trPr>
        <w:tc>
          <w:tcPr>
            <w:tcW w:w="1545" w:type="dxa"/>
            <w:tcPrChange w:id="8353" w:author="The Si Tran" w:date="2012-12-16T08:40:00Z">
              <w:tcPr>
                <w:tcW w:w="1364" w:type="dxa"/>
              </w:tcPr>
            </w:tcPrChange>
          </w:tcPr>
          <w:p w14:paraId="7B89E4C0" w14:textId="77777777" w:rsidR="00BB4B46" w:rsidRPr="006948EF" w:rsidRDefault="00BB4B46">
            <w:pPr>
              <w:spacing w:before="0" w:line="276" w:lineRule="auto"/>
              <w:jc w:val="center"/>
              <w:rPr>
                <w:ins w:id="8354" w:author="The Si Tran" w:date="2012-12-09T14:54:00Z"/>
                <w:b/>
                <w:bCs/>
                <w:sz w:val="28"/>
                <w:szCs w:val="26"/>
              </w:rPr>
              <w:pPrChange w:id="8355"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56" w:author="The Si Tran" w:date="2012-12-09T14:54:00Z">
              <w:r w:rsidRPr="006948EF">
                <w:rPr>
                  <w:b/>
                  <w:szCs w:val="26"/>
                </w:rPr>
                <w:t>Series</w:t>
              </w:r>
            </w:ins>
          </w:p>
        </w:tc>
        <w:tc>
          <w:tcPr>
            <w:tcW w:w="1597" w:type="dxa"/>
            <w:tcPrChange w:id="8357" w:author="The Si Tran" w:date="2012-12-16T08:40:00Z">
              <w:tcPr>
                <w:tcW w:w="1413" w:type="dxa"/>
              </w:tcPr>
            </w:tcPrChange>
          </w:tcPr>
          <w:p w14:paraId="74198B90" w14:textId="77777777" w:rsidR="00BB4B46" w:rsidRPr="006948EF" w:rsidRDefault="00BB4B46">
            <w:pPr>
              <w:spacing w:before="0" w:line="276" w:lineRule="auto"/>
              <w:jc w:val="center"/>
              <w:rPr>
                <w:ins w:id="8358" w:author="The Si Tran" w:date="2012-12-09T14:54:00Z"/>
                <w:b/>
                <w:bCs/>
                <w:sz w:val="28"/>
                <w:szCs w:val="26"/>
              </w:rPr>
              <w:pPrChange w:id="8359"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60" w:author="The Si Tran" w:date="2012-12-09T14:54:00Z">
              <w:r w:rsidRPr="006948EF">
                <w:rPr>
                  <w:b/>
                  <w:szCs w:val="26"/>
                </w:rPr>
                <w:t>Type</w:t>
              </w:r>
            </w:ins>
          </w:p>
        </w:tc>
        <w:tc>
          <w:tcPr>
            <w:tcW w:w="1867" w:type="dxa"/>
            <w:tcPrChange w:id="8361" w:author="The Si Tran" w:date="2012-12-16T08:40:00Z">
              <w:tcPr>
                <w:tcW w:w="1651" w:type="dxa"/>
              </w:tcPr>
            </w:tcPrChange>
          </w:tcPr>
          <w:p w14:paraId="50D70664" w14:textId="77777777" w:rsidR="00BB4B46" w:rsidRPr="006948EF" w:rsidRDefault="00BB4B46">
            <w:pPr>
              <w:spacing w:before="0" w:line="276" w:lineRule="auto"/>
              <w:jc w:val="center"/>
              <w:rPr>
                <w:ins w:id="8362" w:author="The Si Tran" w:date="2012-12-09T14:54:00Z"/>
                <w:b/>
                <w:bCs/>
                <w:sz w:val="28"/>
                <w:szCs w:val="26"/>
              </w:rPr>
              <w:pPrChange w:id="8363"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64" w:author="The Si Tran" w:date="2012-12-09T14:54:00Z">
              <w:r w:rsidRPr="006948EF">
                <w:rPr>
                  <w:b/>
                  <w:szCs w:val="26"/>
                </w:rPr>
                <w:t>Domain</w:t>
              </w:r>
            </w:ins>
          </w:p>
        </w:tc>
        <w:tc>
          <w:tcPr>
            <w:tcW w:w="4115" w:type="dxa"/>
            <w:tcPrChange w:id="8365" w:author="The Si Tran" w:date="2012-12-16T08:40:00Z">
              <w:tcPr>
                <w:tcW w:w="3671" w:type="dxa"/>
              </w:tcPr>
            </w:tcPrChange>
          </w:tcPr>
          <w:p w14:paraId="641D0032" w14:textId="77777777" w:rsidR="00BB4B46" w:rsidRPr="006948EF" w:rsidRDefault="00BB4B46">
            <w:pPr>
              <w:spacing w:before="0" w:line="276" w:lineRule="auto"/>
              <w:jc w:val="center"/>
              <w:rPr>
                <w:ins w:id="8366" w:author="The Si Tran" w:date="2012-12-09T14:54:00Z"/>
                <w:b/>
                <w:bCs/>
                <w:sz w:val="28"/>
                <w:szCs w:val="26"/>
              </w:rPr>
              <w:pPrChange w:id="8367"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68" w:author="The Si Tran" w:date="2012-12-09T14:54:00Z">
              <w:r w:rsidRPr="006948EF">
                <w:rPr>
                  <w:b/>
                  <w:szCs w:val="26"/>
                </w:rPr>
                <w:t>Description</w:t>
              </w:r>
            </w:ins>
          </w:p>
        </w:tc>
      </w:tr>
      <w:tr w:rsidR="00BB4B46" w14:paraId="5616068F" w14:textId="77777777" w:rsidTr="006B76D1">
        <w:trPr>
          <w:trHeight w:val="804"/>
          <w:ins w:id="8369" w:author="The Si Tran" w:date="2012-12-09T14:54:00Z"/>
        </w:trPr>
        <w:tc>
          <w:tcPr>
            <w:tcW w:w="1545" w:type="dxa"/>
            <w:tcPrChange w:id="8370" w:author="The Si Tran" w:date="2012-12-16T10:13:00Z">
              <w:tcPr>
                <w:tcW w:w="1364" w:type="dxa"/>
              </w:tcPr>
            </w:tcPrChange>
          </w:tcPr>
          <w:p w14:paraId="7B31A56D" w14:textId="77777777" w:rsidR="00BB4B46" w:rsidRPr="00032D83" w:rsidRDefault="00BB4B46">
            <w:pPr>
              <w:pStyle w:val="BangBody"/>
              <w:jc w:val="center"/>
              <w:rPr>
                <w:ins w:id="8371" w:author="The Si Tran" w:date="2012-12-09T14:54:00Z"/>
                <w:b/>
                <w:bCs/>
                <w:sz w:val="28"/>
                <w:szCs w:val="26"/>
              </w:rPr>
              <w:pPrChange w:id="8372" w:author="The Si Tran" w:date="2012-12-16T10:12:00Z">
                <w:pPr>
                  <w:keepNext/>
                  <w:framePr w:hSpace="180" w:wrap="around" w:vAnchor="text" w:hAnchor="margin" w:x="108" w:y="34"/>
                  <w:numPr>
                    <w:ilvl w:val="3"/>
                    <w:numId w:val="1"/>
                  </w:numPr>
                  <w:tabs>
                    <w:tab w:val="num" w:pos="1440"/>
                  </w:tabs>
                  <w:ind w:left="1440" w:hanging="1008"/>
                  <w:outlineLvl w:val="3"/>
                </w:pPr>
              </w:pPrChange>
            </w:pPr>
            <w:ins w:id="8373" w:author="The Si Tran" w:date="2012-12-09T14:54:00Z">
              <w:r w:rsidRPr="006948EF">
                <w:rPr>
                  <w:sz w:val="26"/>
                  <w:szCs w:val="26"/>
                  <w:rPrChange w:id="8374" w:author="The Si Tran" w:date="2012-12-16T10:53:00Z">
                    <w:rPr/>
                  </w:rPrChange>
                </w:rPr>
                <w:t>Passengers</w:t>
              </w:r>
            </w:ins>
          </w:p>
          <w:p w14:paraId="3AA44DB2" w14:textId="77777777" w:rsidR="00BB4B46" w:rsidRPr="00032D83" w:rsidRDefault="00BB4B46">
            <w:pPr>
              <w:pStyle w:val="BangBody"/>
              <w:jc w:val="center"/>
              <w:rPr>
                <w:ins w:id="8375" w:author="The Si Tran" w:date="2012-12-09T14:54:00Z"/>
                <w:b/>
                <w:bCs/>
                <w:sz w:val="28"/>
                <w:szCs w:val="26"/>
              </w:rPr>
              <w:pPrChange w:id="8376" w:author="The Si Tran" w:date="2012-12-16T10:12:00Z">
                <w:pPr>
                  <w:keepNext/>
                  <w:framePr w:hSpace="180" w:wrap="around" w:vAnchor="text" w:hAnchor="margin" w:x="108" w:y="34"/>
                  <w:numPr>
                    <w:ilvl w:val="3"/>
                    <w:numId w:val="1"/>
                  </w:numPr>
                  <w:tabs>
                    <w:tab w:val="num" w:pos="1440"/>
                  </w:tabs>
                  <w:ind w:left="1440" w:hanging="1008"/>
                  <w:outlineLvl w:val="3"/>
                </w:pPr>
              </w:pPrChange>
            </w:pPr>
            <w:ins w:id="8377" w:author="The Si Tran" w:date="2012-12-09T14:54:00Z">
              <w:r w:rsidRPr="006948EF">
                <w:rPr>
                  <w:sz w:val="26"/>
                  <w:szCs w:val="26"/>
                  <w:rPrChange w:id="8378" w:author="The Si Tran" w:date="2012-12-16T10:53:00Z">
                    <w:rPr/>
                  </w:rPrChange>
                </w:rPr>
                <w:t>Paper</w:t>
              </w:r>
            </w:ins>
          </w:p>
        </w:tc>
        <w:tc>
          <w:tcPr>
            <w:tcW w:w="1597" w:type="dxa"/>
            <w:tcPrChange w:id="8379" w:author="The Si Tran" w:date="2012-12-16T10:13:00Z">
              <w:tcPr>
                <w:tcW w:w="1413" w:type="dxa"/>
              </w:tcPr>
            </w:tcPrChange>
          </w:tcPr>
          <w:p w14:paraId="4C456C52" w14:textId="6722D25D" w:rsidR="00BB4B46" w:rsidRPr="00032D83" w:rsidRDefault="00BB4B46">
            <w:pPr>
              <w:pStyle w:val="BangBody"/>
              <w:jc w:val="center"/>
              <w:rPr>
                <w:ins w:id="8380" w:author="The Si Tran" w:date="2012-12-09T14:54:00Z"/>
                <w:b/>
                <w:bCs/>
                <w:sz w:val="28"/>
                <w:szCs w:val="26"/>
              </w:rPr>
              <w:pPrChange w:id="8381" w:author="The Si Tran" w:date="2012-12-16T10:12:00Z">
                <w:pPr>
                  <w:keepNext/>
                  <w:framePr w:hSpace="180" w:wrap="around" w:vAnchor="text" w:hAnchor="margin" w:x="108" w:y="34"/>
                  <w:numPr>
                    <w:ilvl w:val="3"/>
                    <w:numId w:val="1"/>
                  </w:numPr>
                  <w:tabs>
                    <w:tab w:val="num" w:pos="1440"/>
                  </w:tabs>
                  <w:ind w:left="1440" w:hanging="1008"/>
                  <w:outlineLvl w:val="3"/>
                </w:pPr>
              </w:pPrChange>
            </w:pPr>
            <w:ins w:id="8382" w:author="The Si Tran" w:date="2012-12-09T14:54:00Z">
              <w:r w:rsidRPr="006948EF">
                <w:rPr>
                  <w:sz w:val="26"/>
                  <w:szCs w:val="26"/>
                  <w:rPrChange w:id="8383" w:author="The Si Tran" w:date="2012-12-16T10:53:00Z">
                    <w:rPr/>
                  </w:rPrChange>
                </w:rPr>
                <w:t>Seasonal</w:t>
              </w:r>
            </w:ins>
          </w:p>
          <w:p w14:paraId="1E596AA5" w14:textId="77777777" w:rsidR="00BB4B46" w:rsidRPr="00032D83" w:rsidRDefault="00BB4B46">
            <w:pPr>
              <w:pStyle w:val="BangBody"/>
              <w:jc w:val="center"/>
              <w:rPr>
                <w:ins w:id="8384" w:author="The Si Tran" w:date="2012-12-09T14:54:00Z"/>
                <w:b/>
                <w:bCs/>
                <w:sz w:val="28"/>
                <w:szCs w:val="26"/>
              </w:rPr>
              <w:pPrChange w:id="8385" w:author="The Si Tran" w:date="2012-12-16T10:12:00Z">
                <w:pPr>
                  <w:keepNext/>
                  <w:framePr w:hSpace="180" w:wrap="around" w:vAnchor="text" w:hAnchor="margin" w:x="108" w:y="34"/>
                  <w:numPr>
                    <w:ilvl w:val="3"/>
                    <w:numId w:val="1"/>
                  </w:numPr>
                  <w:tabs>
                    <w:tab w:val="num" w:pos="1440"/>
                  </w:tabs>
                  <w:ind w:left="1440" w:hanging="1008"/>
                  <w:outlineLvl w:val="3"/>
                </w:pPr>
              </w:pPrChange>
            </w:pPr>
            <w:ins w:id="8386" w:author="The Si Tran" w:date="2012-12-09T14:54:00Z">
              <w:r w:rsidRPr="006948EF">
                <w:rPr>
                  <w:sz w:val="26"/>
                  <w:szCs w:val="26"/>
                  <w:rPrChange w:id="8387" w:author="The Si Tran" w:date="2012-12-16T10:53:00Z">
                    <w:rPr/>
                  </w:rPrChange>
                </w:rPr>
                <w:t>&amp; Trended</w:t>
              </w:r>
            </w:ins>
          </w:p>
        </w:tc>
        <w:tc>
          <w:tcPr>
            <w:tcW w:w="1867" w:type="dxa"/>
            <w:tcPrChange w:id="8388" w:author="The Si Tran" w:date="2012-12-16T10:13:00Z">
              <w:tcPr>
                <w:tcW w:w="1651" w:type="dxa"/>
              </w:tcPr>
            </w:tcPrChange>
          </w:tcPr>
          <w:p w14:paraId="76284D35" w14:textId="77777777" w:rsidR="00BB4B46" w:rsidRPr="00032D83" w:rsidRDefault="00BB4B46">
            <w:pPr>
              <w:pStyle w:val="BangBody"/>
              <w:jc w:val="center"/>
              <w:rPr>
                <w:ins w:id="8389" w:author="The Si Tran" w:date="2012-12-09T14:54:00Z"/>
                <w:b/>
                <w:bCs/>
                <w:sz w:val="28"/>
                <w:szCs w:val="26"/>
              </w:rPr>
              <w:pPrChange w:id="8390" w:author="The Si Tran" w:date="2012-12-16T10:12:00Z">
                <w:pPr>
                  <w:keepNext/>
                  <w:framePr w:hSpace="180" w:wrap="around" w:vAnchor="text" w:hAnchor="margin" w:x="108" w:y="34"/>
                  <w:numPr>
                    <w:ilvl w:val="3"/>
                    <w:numId w:val="1"/>
                  </w:numPr>
                  <w:tabs>
                    <w:tab w:val="num" w:pos="1440"/>
                  </w:tabs>
                  <w:ind w:left="1440" w:hanging="1008"/>
                  <w:outlineLvl w:val="3"/>
                </w:pPr>
              </w:pPrChange>
            </w:pPr>
            <w:ins w:id="8391" w:author="The Si Tran" w:date="2012-12-09T14:54:00Z">
              <w:r w:rsidRPr="006948EF">
                <w:rPr>
                  <w:sz w:val="26"/>
                  <w:szCs w:val="26"/>
                  <w:rPrChange w:id="8392" w:author="The Si Tran" w:date="2012-12-16T10:53:00Z">
                    <w:rPr/>
                  </w:rPrChange>
                </w:rPr>
                <w:t>Tourism</w:t>
              </w:r>
            </w:ins>
          </w:p>
          <w:p w14:paraId="0326EF8E" w14:textId="77777777" w:rsidR="00BB4B46" w:rsidRPr="00032D83" w:rsidRDefault="00BB4B46">
            <w:pPr>
              <w:pStyle w:val="BangBody"/>
              <w:jc w:val="center"/>
              <w:rPr>
                <w:ins w:id="8393" w:author="The Si Tran" w:date="2012-12-09T14:54:00Z"/>
                <w:b/>
                <w:bCs/>
                <w:sz w:val="28"/>
                <w:szCs w:val="26"/>
              </w:rPr>
              <w:pPrChange w:id="8394" w:author="The Si Tran" w:date="2012-12-16T10:12:00Z">
                <w:pPr>
                  <w:keepNext/>
                  <w:framePr w:hSpace="180" w:wrap="around" w:vAnchor="text" w:hAnchor="margin" w:x="108" w:y="34"/>
                  <w:numPr>
                    <w:ilvl w:val="3"/>
                    <w:numId w:val="1"/>
                  </w:numPr>
                  <w:tabs>
                    <w:tab w:val="num" w:pos="1440"/>
                  </w:tabs>
                  <w:ind w:left="1440" w:hanging="1008"/>
                  <w:outlineLvl w:val="3"/>
                </w:pPr>
              </w:pPrChange>
            </w:pPr>
            <w:ins w:id="8395" w:author="The Si Tran" w:date="2012-12-09T14:54:00Z">
              <w:r w:rsidRPr="006948EF">
                <w:rPr>
                  <w:sz w:val="26"/>
                  <w:szCs w:val="26"/>
                  <w:rPrChange w:id="8396" w:author="The Si Tran" w:date="2012-12-16T10:53:00Z">
                    <w:rPr/>
                  </w:rPrChange>
                </w:rPr>
                <w:t>Sales</w:t>
              </w:r>
            </w:ins>
          </w:p>
        </w:tc>
        <w:tc>
          <w:tcPr>
            <w:tcW w:w="4115" w:type="dxa"/>
            <w:tcPrChange w:id="8397" w:author="The Si Tran" w:date="2012-12-16T10:13:00Z">
              <w:tcPr>
                <w:tcW w:w="3671" w:type="dxa"/>
              </w:tcPr>
            </w:tcPrChange>
          </w:tcPr>
          <w:p w14:paraId="07C0D376" w14:textId="77777777" w:rsidR="00BB4B46" w:rsidRPr="00032D83" w:rsidRDefault="00BB4B46">
            <w:pPr>
              <w:pStyle w:val="BangBody"/>
              <w:rPr>
                <w:ins w:id="8398" w:author="The Si Tran" w:date="2012-12-09T14:54:00Z"/>
                <w:b/>
                <w:bCs/>
                <w:sz w:val="28"/>
                <w:szCs w:val="26"/>
              </w:rPr>
              <w:pPrChange w:id="8399" w:author="The Si Tran" w:date="2012-12-16T10:12:00Z">
                <w:pPr>
                  <w:keepNext/>
                  <w:framePr w:hSpace="180" w:wrap="around" w:vAnchor="text" w:hAnchor="margin" w:x="108" w:y="34"/>
                  <w:numPr>
                    <w:ilvl w:val="3"/>
                    <w:numId w:val="1"/>
                  </w:numPr>
                  <w:tabs>
                    <w:tab w:val="num" w:pos="1440"/>
                  </w:tabs>
                  <w:ind w:left="1440" w:hanging="1008"/>
                  <w:outlineLvl w:val="3"/>
                </w:pPr>
              </w:pPrChange>
            </w:pPr>
            <w:ins w:id="8400" w:author="The Si Tran" w:date="2012-12-09T14:54:00Z">
              <w:r w:rsidRPr="006948EF">
                <w:rPr>
                  <w:sz w:val="26"/>
                  <w:szCs w:val="26"/>
                  <w:rPrChange w:id="8401" w:author="The Si Tran" w:date="2012-12-16T10:53:00Z">
                    <w:rPr/>
                  </w:rPrChange>
                </w:rPr>
                <w:t>Monthly international airline passengers</w:t>
              </w:r>
            </w:ins>
          </w:p>
          <w:p w14:paraId="0B7D042E" w14:textId="77777777" w:rsidR="00BB4B46" w:rsidRPr="00032D83" w:rsidRDefault="00BB4B46">
            <w:pPr>
              <w:pStyle w:val="BangBody"/>
              <w:rPr>
                <w:ins w:id="8402" w:author="The Si Tran" w:date="2012-12-09T14:54:00Z"/>
                <w:b/>
                <w:bCs/>
                <w:sz w:val="28"/>
                <w:szCs w:val="26"/>
              </w:rPr>
              <w:pPrChange w:id="8403" w:author="The Si Tran" w:date="2012-12-16T10:12:00Z">
                <w:pPr>
                  <w:keepNext/>
                  <w:framePr w:hSpace="180" w:wrap="around" w:vAnchor="text" w:hAnchor="margin" w:x="108" w:y="34"/>
                  <w:numPr>
                    <w:ilvl w:val="3"/>
                    <w:numId w:val="1"/>
                  </w:numPr>
                  <w:tabs>
                    <w:tab w:val="num" w:pos="1440"/>
                  </w:tabs>
                  <w:ind w:left="1440" w:hanging="1008"/>
                  <w:outlineLvl w:val="3"/>
                </w:pPr>
              </w:pPrChange>
            </w:pPr>
            <w:ins w:id="8404" w:author="The Si Tran" w:date="2012-12-09T14:54:00Z">
              <w:r w:rsidRPr="006948EF">
                <w:rPr>
                  <w:sz w:val="26"/>
                  <w:szCs w:val="26"/>
                  <w:rPrChange w:id="8405" w:author="The Si Tran" w:date="2012-12-16T10:53:00Z">
                    <w:rPr/>
                  </w:rPrChange>
                </w:rPr>
                <w:t>Monthly sales of French paper</w:t>
              </w:r>
            </w:ins>
          </w:p>
        </w:tc>
      </w:tr>
      <w:tr w:rsidR="00BB4B46" w14:paraId="2BB05C84" w14:textId="77777777" w:rsidTr="006B76D1">
        <w:trPr>
          <w:trHeight w:val="885"/>
          <w:ins w:id="8406" w:author="The Si Tran" w:date="2012-12-09T14:54:00Z"/>
        </w:trPr>
        <w:tc>
          <w:tcPr>
            <w:tcW w:w="1545" w:type="dxa"/>
            <w:tcPrChange w:id="8407" w:author="The Si Tran" w:date="2012-12-16T10:13:00Z">
              <w:tcPr>
                <w:tcW w:w="1364" w:type="dxa"/>
              </w:tcPr>
            </w:tcPrChange>
          </w:tcPr>
          <w:p w14:paraId="26066CD4" w14:textId="77777777" w:rsidR="00BB4B46" w:rsidRPr="00032D83" w:rsidRDefault="00BB4B46">
            <w:pPr>
              <w:pStyle w:val="BangBody"/>
              <w:jc w:val="center"/>
              <w:rPr>
                <w:ins w:id="8408" w:author="The Si Tran" w:date="2012-12-09T14:54:00Z"/>
                <w:b/>
                <w:bCs/>
                <w:sz w:val="28"/>
                <w:szCs w:val="26"/>
              </w:rPr>
              <w:pPrChange w:id="8409" w:author="The Si Tran" w:date="2012-12-16T10:12:00Z">
                <w:pPr>
                  <w:keepNext/>
                  <w:framePr w:hSpace="180" w:wrap="around" w:vAnchor="text" w:hAnchor="margin" w:x="108" w:y="34"/>
                  <w:numPr>
                    <w:ilvl w:val="3"/>
                    <w:numId w:val="1"/>
                  </w:numPr>
                  <w:tabs>
                    <w:tab w:val="num" w:pos="1440"/>
                  </w:tabs>
                  <w:ind w:left="1440" w:hanging="1008"/>
                  <w:outlineLvl w:val="3"/>
                </w:pPr>
              </w:pPrChange>
            </w:pPr>
            <w:ins w:id="8410" w:author="The Si Tran" w:date="2012-12-09T14:54:00Z">
              <w:r w:rsidRPr="006948EF">
                <w:rPr>
                  <w:sz w:val="26"/>
                  <w:szCs w:val="26"/>
                  <w:rPrChange w:id="8411" w:author="The Si Tran" w:date="2012-12-16T10:53:00Z">
                    <w:rPr/>
                  </w:rPrChange>
                </w:rPr>
                <w:t>Deaths</w:t>
              </w:r>
            </w:ins>
          </w:p>
          <w:p w14:paraId="5F89BB88" w14:textId="77777777" w:rsidR="00BB4B46" w:rsidRPr="00032D83" w:rsidRDefault="00BB4B46">
            <w:pPr>
              <w:pStyle w:val="BangBody"/>
              <w:jc w:val="center"/>
              <w:rPr>
                <w:ins w:id="8412" w:author="The Si Tran" w:date="2012-12-09T14:54:00Z"/>
                <w:b/>
                <w:bCs/>
                <w:sz w:val="28"/>
                <w:szCs w:val="26"/>
              </w:rPr>
              <w:pPrChange w:id="8413" w:author="The Si Tran" w:date="2012-12-16T10:12:00Z">
                <w:pPr>
                  <w:keepNext/>
                  <w:framePr w:hSpace="180" w:wrap="around" w:vAnchor="text" w:hAnchor="margin" w:x="108" w:y="34"/>
                  <w:numPr>
                    <w:ilvl w:val="3"/>
                    <w:numId w:val="1"/>
                  </w:numPr>
                  <w:tabs>
                    <w:tab w:val="num" w:pos="1440"/>
                  </w:tabs>
                  <w:ind w:left="1440" w:hanging="1008"/>
                  <w:outlineLvl w:val="3"/>
                </w:pPr>
              </w:pPrChange>
            </w:pPr>
            <w:ins w:id="8414" w:author="The Si Tran" w:date="2012-12-09T14:54:00Z">
              <w:r w:rsidRPr="006948EF">
                <w:rPr>
                  <w:sz w:val="26"/>
                  <w:szCs w:val="26"/>
                  <w:rPrChange w:id="8415" w:author="The Si Tran" w:date="2012-12-16T10:53:00Z">
                    <w:rPr/>
                  </w:rPrChange>
                </w:rPr>
                <w:t>Maxtemp</w:t>
              </w:r>
            </w:ins>
          </w:p>
        </w:tc>
        <w:tc>
          <w:tcPr>
            <w:tcW w:w="1597" w:type="dxa"/>
            <w:tcPrChange w:id="8416" w:author="The Si Tran" w:date="2012-12-16T10:13:00Z">
              <w:tcPr>
                <w:tcW w:w="1413" w:type="dxa"/>
              </w:tcPr>
            </w:tcPrChange>
          </w:tcPr>
          <w:p w14:paraId="41EC4B4A" w14:textId="77777777" w:rsidR="00BB4B46" w:rsidRPr="00032D83" w:rsidRDefault="00BB4B46">
            <w:pPr>
              <w:pStyle w:val="BangBody"/>
              <w:jc w:val="center"/>
              <w:rPr>
                <w:ins w:id="8417" w:author="The Si Tran" w:date="2012-12-09T14:54:00Z"/>
                <w:b/>
                <w:bCs/>
                <w:sz w:val="28"/>
                <w:szCs w:val="26"/>
              </w:rPr>
              <w:pPrChange w:id="8418" w:author="The Si Tran" w:date="2012-12-16T10:12:00Z">
                <w:pPr>
                  <w:keepNext/>
                  <w:framePr w:hSpace="180" w:wrap="around" w:vAnchor="text" w:hAnchor="margin" w:x="108" w:y="34"/>
                  <w:numPr>
                    <w:ilvl w:val="3"/>
                    <w:numId w:val="1"/>
                  </w:numPr>
                  <w:tabs>
                    <w:tab w:val="num" w:pos="1440"/>
                  </w:tabs>
                  <w:ind w:left="1440" w:hanging="1008"/>
                  <w:outlineLvl w:val="3"/>
                </w:pPr>
              </w:pPrChange>
            </w:pPr>
            <w:ins w:id="8419" w:author="The Si Tran" w:date="2012-12-09T14:54:00Z">
              <w:r w:rsidRPr="006948EF">
                <w:rPr>
                  <w:sz w:val="26"/>
                  <w:szCs w:val="26"/>
                  <w:rPrChange w:id="8420" w:author="The Si Tran" w:date="2012-12-16T10:53:00Z">
                    <w:rPr/>
                  </w:rPrChange>
                </w:rPr>
                <w:t>Seasonal</w:t>
              </w:r>
            </w:ins>
          </w:p>
        </w:tc>
        <w:tc>
          <w:tcPr>
            <w:tcW w:w="1867" w:type="dxa"/>
            <w:tcPrChange w:id="8421" w:author="The Si Tran" w:date="2012-12-16T10:13:00Z">
              <w:tcPr>
                <w:tcW w:w="1651" w:type="dxa"/>
              </w:tcPr>
            </w:tcPrChange>
          </w:tcPr>
          <w:p w14:paraId="2ABFA51F" w14:textId="77777777" w:rsidR="00BB4B46" w:rsidRPr="00032D83" w:rsidRDefault="00BB4B46">
            <w:pPr>
              <w:pStyle w:val="BangBody"/>
              <w:jc w:val="center"/>
              <w:rPr>
                <w:ins w:id="8422" w:author="The Si Tran" w:date="2012-12-09T14:54:00Z"/>
                <w:b/>
                <w:bCs/>
                <w:sz w:val="28"/>
                <w:szCs w:val="26"/>
              </w:rPr>
              <w:pPrChange w:id="8423" w:author="The Si Tran" w:date="2012-12-16T10:12:00Z">
                <w:pPr>
                  <w:keepNext/>
                  <w:framePr w:hSpace="180" w:wrap="around" w:vAnchor="text" w:hAnchor="margin" w:x="108" w:y="34"/>
                  <w:numPr>
                    <w:ilvl w:val="3"/>
                    <w:numId w:val="1"/>
                  </w:numPr>
                  <w:tabs>
                    <w:tab w:val="num" w:pos="1440"/>
                  </w:tabs>
                  <w:ind w:left="1440" w:hanging="1008"/>
                  <w:outlineLvl w:val="3"/>
                </w:pPr>
              </w:pPrChange>
            </w:pPr>
            <w:ins w:id="8424" w:author="The Si Tran" w:date="2012-12-09T14:54:00Z">
              <w:r w:rsidRPr="006948EF">
                <w:rPr>
                  <w:sz w:val="26"/>
                  <w:szCs w:val="26"/>
                  <w:rPrChange w:id="8425" w:author="The Si Tran" w:date="2012-12-16T10:53:00Z">
                    <w:rPr/>
                  </w:rPrChange>
                </w:rPr>
                <w:t>Traffic</w:t>
              </w:r>
            </w:ins>
          </w:p>
          <w:p w14:paraId="152E7041" w14:textId="77777777" w:rsidR="00BB4B46" w:rsidRPr="00032D83" w:rsidRDefault="00BB4B46">
            <w:pPr>
              <w:pStyle w:val="BangBody"/>
              <w:jc w:val="center"/>
              <w:rPr>
                <w:ins w:id="8426" w:author="The Si Tran" w:date="2012-12-09T14:54:00Z"/>
                <w:b/>
                <w:bCs/>
                <w:sz w:val="28"/>
                <w:szCs w:val="26"/>
              </w:rPr>
              <w:pPrChange w:id="8427" w:author="The Si Tran" w:date="2012-12-16T10:12:00Z">
                <w:pPr>
                  <w:keepNext/>
                  <w:framePr w:hSpace="180" w:wrap="around" w:vAnchor="text" w:hAnchor="margin" w:x="108" w:y="34"/>
                  <w:numPr>
                    <w:ilvl w:val="3"/>
                    <w:numId w:val="1"/>
                  </w:numPr>
                  <w:tabs>
                    <w:tab w:val="num" w:pos="1440"/>
                  </w:tabs>
                  <w:ind w:left="1440" w:hanging="1008"/>
                  <w:outlineLvl w:val="3"/>
                </w:pPr>
              </w:pPrChange>
            </w:pPr>
            <w:ins w:id="8428" w:author="The Si Tran" w:date="2012-12-09T14:54:00Z">
              <w:r w:rsidRPr="006948EF">
                <w:rPr>
                  <w:sz w:val="26"/>
                  <w:szCs w:val="26"/>
                  <w:rPrChange w:id="8429" w:author="The Si Tran" w:date="2012-12-16T10:53:00Z">
                    <w:rPr/>
                  </w:rPrChange>
                </w:rPr>
                <w:t>Meteorology</w:t>
              </w:r>
            </w:ins>
          </w:p>
        </w:tc>
        <w:tc>
          <w:tcPr>
            <w:tcW w:w="4115" w:type="dxa"/>
            <w:tcPrChange w:id="8430" w:author="The Si Tran" w:date="2012-12-16T10:13:00Z">
              <w:tcPr>
                <w:tcW w:w="3671" w:type="dxa"/>
              </w:tcPr>
            </w:tcPrChange>
          </w:tcPr>
          <w:p w14:paraId="319526DC" w14:textId="77777777" w:rsidR="00BB4B46" w:rsidRPr="00032D83" w:rsidRDefault="00BB4B46">
            <w:pPr>
              <w:pStyle w:val="BangBody"/>
              <w:rPr>
                <w:ins w:id="8431" w:author="The Si Tran" w:date="2012-12-09T14:54:00Z"/>
                <w:b/>
                <w:bCs/>
                <w:sz w:val="28"/>
                <w:szCs w:val="26"/>
              </w:rPr>
              <w:pPrChange w:id="8432" w:author="The Si Tran" w:date="2012-12-16T10:12:00Z">
                <w:pPr>
                  <w:keepNext/>
                  <w:framePr w:hSpace="180" w:wrap="around" w:vAnchor="text" w:hAnchor="margin" w:x="108" w:y="34"/>
                  <w:numPr>
                    <w:ilvl w:val="3"/>
                    <w:numId w:val="1"/>
                  </w:numPr>
                  <w:tabs>
                    <w:tab w:val="num" w:pos="1440"/>
                  </w:tabs>
                  <w:ind w:left="1440" w:hanging="1008"/>
                  <w:outlineLvl w:val="3"/>
                </w:pPr>
              </w:pPrChange>
            </w:pPr>
            <w:ins w:id="8433" w:author="The Si Tran" w:date="2012-12-09T14:54:00Z">
              <w:r w:rsidRPr="006948EF">
                <w:rPr>
                  <w:sz w:val="26"/>
                  <w:szCs w:val="26"/>
                  <w:rPrChange w:id="8434" w:author="The Si Tran" w:date="2012-12-16T10:53:00Z">
                    <w:rPr/>
                  </w:rPrChange>
                </w:rPr>
                <w:t>Monthly deaths &amp; injuries in UK roads</w:t>
              </w:r>
            </w:ins>
          </w:p>
          <w:p w14:paraId="42009712" w14:textId="77777777" w:rsidR="00BB4B46" w:rsidRPr="00032D83" w:rsidRDefault="00BB4B46">
            <w:pPr>
              <w:pStyle w:val="BangBody"/>
              <w:rPr>
                <w:ins w:id="8435" w:author="The Si Tran" w:date="2012-12-09T14:54:00Z"/>
                <w:b/>
                <w:bCs/>
                <w:sz w:val="28"/>
                <w:szCs w:val="26"/>
              </w:rPr>
              <w:pPrChange w:id="8436" w:author="The Si Tran" w:date="2012-12-16T10:12:00Z">
                <w:pPr>
                  <w:keepNext/>
                  <w:framePr w:hSpace="180" w:wrap="around" w:vAnchor="text" w:hAnchor="margin" w:x="108" w:y="34"/>
                  <w:numPr>
                    <w:ilvl w:val="3"/>
                    <w:numId w:val="1"/>
                  </w:numPr>
                  <w:tabs>
                    <w:tab w:val="num" w:pos="1440"/>
                  </w:tabs>
                  <w:ind w:left="1440" w:hanging="1008"/>
                  <w:outlineLvl w:val="3"/>
                </w:pPr>
              </w:pPrChange>
            </w:pPr>
            <w:ins w:id="8437" w:author="The Si Tran" w:date="2012-12-09T14:54:00Z">
              <w:r w:rsidRPr="006948EF">
                <w:rPr>
                  <w:sz w:val="26"/>
                  <w:szCs w:val="26"/>
                  <w:rPrChange w:id="8438" w:author="The Si Tran" w:date="2012-12-16T10:53:00Z">
                    <w:rPr/>
                  </w:rPrChange>
                </w:rPr>
                <w:t>Maximum temperature in Melbourne</w:t>
              </w:r>
            </w:ins>
          </w:p>
        </w:tc>
      </w:tr>
      <w:tr w:rsidR="00BB4B46" w14:paraId="4C74D903" w14:textId="77777777" w:rsidTr="006B76D1">
        <w:trPr>
          <w:trHeight w:val="813"/>
          <w:ins w:id="8439" w:author="The Si Tran" w:date="2012-12-09T14:54:00Z"/>
        </w:trPr>
        <w:tc>
          <w:tcPr>
            <w:tcW w:w="1545" w:type="dxa"/>
            <w:tcPrChange w:id="8440" w:author="The Si Tran" w:date="2012-12-16T10:13:00Z">
              <w:tcPr>
                <w:tcW w:w="1364" w:type="dxa"/>
              </w:tcPr>
            </w:tcPrChange>
          </w:tcPr>
          <w:p w14:paraId="27D9F8AA" w14:textId="77777777" w:rsidR="00BB4B46" w:rsidRPr="00032D83" w:rsidRDefault="00BB4B46">
            <w:pPr>
              <w:pStyle w:val="BangBody"/>
              <w:jc w:val="center"/>
              <w:rPr>
                <w:ins w:id="8441" w:author="The Si Tran" w:date="2012-12-09T14:54:00Z"/>
                <w:b/>
                <w:bCs/>
                <w:sz w:val="28"/>
                <w:szCs w:val="26"/>
              </w:rPr>
              <w:pPrChange w:id="8442" w:author="The Si Tran" w:date="2012-12-16T10:12:00Z">
                <w:pPr>
                  <w:keepNext/>
                  <w:framePr w:hSpace="180" w:wrap="around" w:vAnchor="text" w:hAnchor="margin" w:x="108" w:y="34"/>
                  <w:numPr>
                    <w:ilvl w:val="3"/>
                    <w:numId w:val="1"/>
                  </w:numPr>
                  <w:tabs>
                    <w:tab w:val="num" w:pos="1440"/>
                  </w:tabs>
                  <w:ind w:left="1440" w:hanging="1008"/>
                  <w:outlineLvl w:val="3"/>
                </w:pPr>
              </w:pPrChange>
            </w:pPr>
            <w:ins w:id="8443" w:author="The Si Tran" w:date="2012-12-09T14:54:00Z">
              <w:r w:rsidRPr="006948EF">
                <w:rPr>
                  <w:sz w:val="26"/>
                  <w:szCs w:val="26"/>
                  <w:rPrChange w:id="8444" w:author="The Si Tran" w:date="2012-12-16T10:53:00Z">
                    <w:rPr/>
                  </w:rPrChange>
                </w:rPr>
                <w:t>Chemical</w:t>
              </w:r>
            </w:ins>
          </w:p>
          <w:p w14:paraId="70255AE3" w14:textId="77777777" w:rsidR="00BB4B46" w:rsidRPr="00032D83" w:rsidRDefault="00BB4B46">
            <w:pPr>
              <w:pStyle w:val="BangBody"/>
              <w:jc w:val="center"/>
              <w:rPr>
                <w:ins w:id="8445" w:author="The Si Tran" w:date="2012-12-09T14:54:00Z"/>
                <w:b/>
                <w:bCs/>
                <w:sz w:val="28"/>
                <w:szCs w:val="26"/>
              </w:rPr>
              <w:pPrChange w:id="8446" w:author="The Si Tran" w:date="2012-12-16T10:12:00Z">
                <w:pPr>
                  <w:keepNext/>
                  <w:framePr w:hSpace="180" w:wrap="around" w:vAnchor="text" w:hAnchor="margin" w:x="108" w:y="34"/>
                  <w:numPr>
                    <w:ilvl w:val="3"/>
                    <w:numId w:val="1"/>
                  </w:numPr>
                  <w:tabs>
                    <w:tab w:val="num" w:pos="1440"/>
                  </w:tabs>
                  <w:ind w:left="1440" w:hanging="1008"/>
                  <w:outlineLvl w:val="3"/>
                </w:pPr>
              </w:pPrChange>
            </w:pPr>
            <w:ins w:id="8447" w:author="The Si Tran" w:date="2012-12-09T14:54:00Z">
              <w:r w:rsidRPr="006948EF">
                <w:rPr>
                  <w:sz w:val="26"/>
                  <w:szCs w:val="26"/>
                  <w:rPrChange w:id="8448" w:author="The Si Tran" w:date="2012-12-16T10:53:00Z">
                    <w:rPr/>
                  </w:rPrChange>
                </w:rPr>
                <w:t>Prices</w:t>
              </w:r>
            </w:ins>
          </w:p>
        </w:tc>
        <w:tc>
          <w:tcPr>
            <w:tcW w:w="1597" w:type="dxa"/>
            <w:tcPrChange w:id="8449" w:author="The Si Tran" w:date="2012-12-16T10:13:00Z">
              <w:tcPr>
                <w:tcW w:w="1413" w:type="dxa"/>
              </w:tcPr>
            </w:tcPrChange>
          </w:tcPr>
          <w:p w14:paraId="641C9B17" w14:textId="77777777" w:rsidR="00BB4B46" w:rsidRPr="00032D83" w:rsidRDefault="00BB4B46">
            <w:pPr>
              <w:pStyle w:val="BangBody"/>
              <w:jc w:val="center"/>
              <w:rPr>
                <w:ins w:id="8450" w:author="The Si Tran" w:date="2012-12-09T14:54:00Z"/>
                <w:b/>
                <w:bCs/>
                <w:sz w:val="28"/>
                <w:szCs w:val="26"/>
              </w:rPr>
              <w:pPrChange w:id="8451" w:author="The Si Tran" w:date="2012-12-16T10:12:00Z">
                <w:pPr>
                  <w:keepNext/>
                  <w:framePr w:hSpace="180" w:wrap="around" w:vAnchor="text" w:hAnchor="margin" w:x="108" w:y="34"/>
                  <w:numPr>
                    <w:ilvl w:val="3"/>
                    <w:numId w:val="1"/>
                  </w:numPr>
                  <w:tabs>
                    <w:tab w:val="num" w:pos="1440"/>
                  </w:tabs>
                  <w:ind w:left="1440" w:hanging="1008"/>
                  <w:outlineLvl w:val="3"/>
                </w:pPr>
              </w:pPrChange>
            </w:pPr>
            <w:ins w:id="8452" w:author="The Si Tran" w:date="2012-12-09T14:54:00Z">
              <w:r w:rsidRPr="006948EF">
                <w:rPr>
                  <w:sz w:val="26"/>
                  <w:szCs w:val="26"/>
                  <w:rPrChange w:id="8453" w:author="The Si Tran" w:date="2012-12-16T10:53:00Z">
                    <w:rPr/>
                  </w:rPrChange>
                </w:rPr>
                <w:t>Trended</w:t>
              </w:r>
            </w:ins>
          </w:p>
        </w:tc>
        <w:tc>
          <w:tcPr>
            <w:tcW w:w="1867" w:type="dxa"/>
            <w:tcPrChange w:id="8454" w:author="The Si Tran" w:date="2012-12-16T10:13:00Z">
              <w:tcPr>
                <w:tcW w:w="1651" w:type="dxa"/>
              </w:tcPr>
            </w:tcPrChange>
          </w:tcPr>
          <w:p w14:paraId="3E9BE03E" w14:textId="77777777" w:rsidR="00BB4B46" w:rsidRPr="00032D83" w:rsidRDefault="00BB4B46">
            <w:pPr>
              <w:pStyle w:val="BangBody"/>
              <w:jc w:val="center"/>
              <w:rPr>
                <w:ins w:id="8455" w:author="The Si Tran" w:date="2012-12-09T14:54:00Z"/>
                <w:b/>
                <w:bCs/>
                <w:sz w:val="28"/>
                <w:szCs w:val="26"/>
              </w:rPr>
              <w:pPrChange w:id="8456" w:author="The Si Tran" w:date="2012-12-16T10:12:00Z">
                <w:pPr>
                  <w:keepNext/>
                  <w:framePr w:hSpace="180" w:wrap="around" w:vAnchor="text" w:hAnchor="margin" w:x="108" w:y="34"/>
                  <w:numPr>
                    <w:ilvl w:val="3"/>
                    <w:numId w:val="1"/>
                  </w:numPr>
                  <w:tabs>
                    <w:tab w:val="num" w:pos="1440"/>
                  </w:tabs>
                  <w:ind w:left="1440" w:hanging="1008"/>
                  <w:outlineLvl w:val="3"/>
                </w:pPr>
              </w:pPrChange>
            </w:pPr>
            <w:ins w:id="8457" w:author="The Si Tran" w:date="2012-12-09T14:54:00Z">
              <w:r w:rsidRPr="006948EF">
                <w:rPr>
                  <w:sz w:val="26"/>
                  <w:szCs w:val="26"/>
                  <w:rPrChange w:id="8458" w:author="The Si Tran" w:date="2012-12-16T10:53:00Z">
                    <w:rPr/>
                  </w:rPrChange>
                </w:rPr>
                <w:t>Chemical</w:t>
              </w:r>
            </w:ins>
          </w:p>
          <w:p w14:paraId="7CF68436" w14:textId="77777777" w:rsidR="00BB4B46" w:rsidRPr="00032D83" w:rsidRDefault="00BB4B46">
            <w:pPr>
              <w:pStyle w:val="BangBody"/>
              <w:jc w:val="center"/>
              <w:rPr>
                <w:ins w:id="8459" w:author="The Si Tran" w:date="2012-12-09T14:54:00Z"/>
                <w:b/>
                <w:bCs/>
                <w:sz w:val="28"/>
                <w:szCs w:val="26"/>
              </w:rPr>
              <w:pPrChange w:id="8460" w:author="The Si Tran" w:date="2012-12-16T10:12:00Z">
                <w:pPr>
                  <w:keepNext/>
                  <w:framePr w:hSpace="180" w:wrap="around" w:vAnchor="text" w:hAnchor="margin" w:x="108" w:y="34"/>
                  <w:numPr>
                    <w:ilvl w:val="3"/>
                    <w:numId w:val="1"/>
                  </w:numPr>
                  <w:tabs>
                    <w:tab w:val="num" w:pos="1440"/>
                  </w:tabs>
                  <w:ind w:left="1440" w:hanging="1008"/>
                  <w:outlineLvl w:val="3"/>
                </w:pPr>
              </w:pPrChange>
            </w:pPr>
            <w:ins w:id="8461" w:author="The Si Tran" w:date="2012-12-09T14:54:00Z">
              <w:r w:rsidRPr="006948EF">
                <w:rPr>
                  <w:sz w:val="26"/>
                  <w:szCs w:val="26"/>
                  <w:rPrChange w:id="8462" w:author="The Si Tran" w:date="2012-12-16T10:53:00Z">
                    <w:rPr/>
                  </w:rPrChange>
                </w:rPr>
                <w:t>Economy</w:t>
              </w:r>
            </w:ins>
          </w:p>
        </w:tc>
        <w:tc>
          <w:tcPr>
            <w:tcW w:w="4115" w:type="dxa"/>
            <w:tcPrChange w:id="8463" w:author="The Si Tran" w:date="2012-12-16T10:13:00Z">
              <w:tcPr>
                <w:tcW w:w="3671" w:type="dxa"/>
              </w:tcPr>
            </w:tcPrChange>
          </w:tcPr>
          <w:p w14:paraId="183AF5B8" w14:textId="77777777" w:rsidR="00BB4B46" w:rsidRPr="00032D83" w:rsidRDefault="00BB4B46">
            <w:pPr>
              <w:pStyle w:val="BangBody"/>
              <w:rPr>
                <w:ins w:id="8464" w:author="The Si Tran" w:date="2012-12-09T14:54:00Z"/>
                <w:b/>
                <w:bCs/>
                <w:sz w:val="28"/>
                <w:szCs w:val="26"/>
              </w:rPr>
              <w:pPrChange w:id="8465" w:author="The Si Tran" w:date="2012-12-16T10:12:00Z">
                <w:pPr>
                  <w:keepNext/>
                  <w:framePr w:hSpace="180" w:wrap="around" w:vAnchor="text" w:hAnchor="margin" w:x="108" w:y="34"/>
                  <w:numPr>
                    <w:ilvl w:val="3"/>
                    <w:numId w:val="1"/>
                  </w:numPr>
                  <w:tabs>
                    <w:tab w:val="num" w:pos="1440"/>
                  </w:tabs>
                  <w:ind w:left="1440" w:hanging="1008"/>
                  <w:outlineLvl w:val="3"/>
                </w:pPr>
              </w:pPrChange>
            </w:pPr>
            <w:ins w:id="8466" w:author="The Si Tran" w:date="2012-12-09T14:54:00Z">
              <w:r w:rsidRPr="006948EF">
                <w:rPr>
                  <w:sz w:val="26"/>
                  <w:szCs w:val="26"/>
                  <w:rPrChange w:id="8467" w:author="The Si Tran" w:date="2012-12-16T10:53:00Z">
                    <w:rPr/>
                  </w:rPrChange>
                </w:rPr>
                <w:t>Chemical concentration readings</w:t>
              </w:r>
            </w:ins>
          </w:p>
          <w:p w14:paraId="28F14F1D" w14:textId="77777777" w:rsidR="00BB4B46" w:rsidRPr="00032D83" w:rsidRDefault="00BB4B46">
            <w:pPr>
              <w:pStyle w:val="BangBody"/>
              <w:rPr>
                <w:ins w:id="8468" w:author="The Si Tran" w:date="2012-12-09T14:54:00Z"/>
                <w:b/>
                <w:bCs/>
                <w:sz w:val="28"/>
                <w:szCs w:val="26"/>
              </w:rPr>
              <w:pPrChange w:id="8469" w:author="The Si Tran" w:date="2012-12-16T10:12:00Z">
                <w:pPr>
                  <w:keepNext/>
                  <w:framePr w:hSpace="180" w:wrap="around" w:vAnchor="text" w:hAnchor="margin" w:x="108" w:y="34"/>
                  <w:numPr>
                    <w:ilvl w:val="3"/>
                    <w:numId w:val="1"/>
                  </w:numPr>
                  <w:tabs>
                    <w:tab w:val="num" w:pos="1440"/>
                  </w:tabs>
                  <w:ind w:left="1440" w:hanging="1008"/>
                  <w:outlineLvl w:val="3"/>
                </w:pPr>
              </w:pPrChange>
            </w:pPr>
            <w:ins w:id="8470" w:author="The Si Tran" w:date="2012-12-09T14:54:00Z">
              <w:r w:rsidRPr="006948EF">
                <w:rPr>
                  <w:sz w:val="26"/>
                  <w:szCs w:val="26"/>
                  <w:rPrChange w:id="8471" w:author="The Si Tran" w:date="2012-12-16T10:53:00Z">
                    <w:rPr/>
                  </w:rPrChange>
                </w:rPr>
                <w:t xml:space="preserve">Daily </w:t>
              </w:r>
              <w:r w:rsidRPr="006948EF">
                <w:rPr>
                  <w:i/>
                  <w:sz w:val="26"/>
                  <w:szCs w:val="26"/>
                  <w:rPrChange w:id="8472" w:author="The Si Tran" w:date="2012-12-16T10:53:00Z">
                    <w:rPr>
                      <w:i/>
                    </w:rPr>
                  </w:rPrChange>
                </w:rPr>
                <w:t>IBM</w:t>
              </w:r>
              <w:r w:rsidRPr="006948EF">
                <w:rPr>
                  <w:sz w:val="26"/>
                  <w:szCs w:val="26"/>
                  <w:rPrChange w:id="8473" w:author="The Si Tran" w:date="2012-12-16T10:53:00Z">
                    <w:rPr/>
                  </w:rPrChange>
                </w:rPr>
                <w:t xml:space="preserve"> common stock closing prices</w:t>
              </w:r>
            </w:ins>
          </w:p>
        </w:tc>
      </w:tr>
      <w:tr w:rsidR="00BB4B46" w14:paraId="11DB69FB" w14:textId="77777777" w:rsidTr="006B76D1">
        <w:trPr>
          <w:trHeight w:val="979"/>
          <w:ins w:id="8474" w:author="The Si Tran" w:date="2012-12-09T14:54:00Z"/>
        </w:trPr>
        <w:tc>
          <w:tcPr>
            <w:tcW w:w="1545" w:type="dxa"/>
            <w:tcPrChange w:id="8475" w:author="The Si Tran" w:date="2012-12-16T10:13:00Z">
              <w:tcPr>
                <w:tcW w:w="1364" w:type="dxa"/>
              </w:tcPr>
            </w:tcPrChange>
          </w:tcPr>
          <w:p w14:paraId="39B61AE3" w14:textId="77777777" w:rsidR="00BB4B46" w:rsidRPr="00032D83" w:rsidRDefault="00BB4B46">
            <w:pPr>
              <w:pStyle w:val="BangBody"/>
              <w:jc w:val="center"/>
              <w:rPr>
                <w:ins w:id="8476" w:author="The Si Tran" w:date="2012-12-09T14:54:00Z"/>
                <w:b/>
                <w:bCs/>
                <w:sz w:val="28"/>
                <w:szCs w:val="26"/>
              </w:rPr>
              <w:pPrChange w:id="8477" w:author="The Si Tran" w:date="2012-12-16T10:13:00Z">
                <w:pPr>
                  <w:keepNext/>
                  <w:framePr w:hSpace="180" w:wrap="around" w:vAnchor="text" w:hAnchor="margin" w:x="108" w:y="34"/>
                  <w:numPr>
                    <w:ilvl w:val="3"/>
                    <w:numId w:val="1"/>
                  </w:numPr>
                  <w:tabs>
                    <w:tab w:val="num" w:pos="1440"/>
                  </w:tabs>
                  <w:ind w:left="1440" w:hanging="1008"/>
                  <w:outlineLvl w:val="3"/>
                </w:pPr>
              </w:pPrChange>
            </w:pPr>
            <w:ins w:id="8478" w:author="The Si Tran" w:date="2012-12-09T14:54:00Z">
              <w:r w:rsidRPr="006948EF">
                <w:rPr>
                  <w:sz w:val="26"/>
                  <w:szCs w:val="26"/>
                  <w:rPrChange w:id="8479" w:author="The Si Tran" w:date="2012-12-16T10:53:00Z">
                    <w:rPr/>
                  </w:rPrChange>
                </w:rPr>
                <w:lastRenderedPageBreak/>
                <w:t>Sunspots</w:t>
              </w:r>
            </w:ins>
          </w:p>
          <w:p w14:paraId="1A32454B" w14:textId="77777777" w:rsidR="00BB4B46" w:rsidRPr="00032D83" w:rsidRDefault="00BB4B46">
            <w:pPr>
              <w:pStyle w:val="BangBody"/>
              <w:jc w:val="center"/>
              <w:rPr>
                <w:ins w:id="8480" w:author="The Si Tran" w:date="2012-12-09T14:54:00Z"/>
                <w:b/>
                <w:bCs/>
                <w:sz w:val="28"/>
                <w:szCs w:val="26"/>
              </w:rPr>
              <w:pPrChange w:id="8481" w:author="The Si Tran" w:date="2012-12-16T10:13:00Z">
                <w:pPr>
                  <w:keepNext/>
                  <w:framePr w:hSpace="180" w:wrap="around" w:vAnchor="text" w:hAnchor="margin" w:x="108" w:y="34"/>
                  <w:numPr>
                    <w:ilvl w:val="3"/>
                    <w:numId w:val="1"/>
                  </w:numPr>
                  <w:tabs>
                    <w:tab w:val="num" w:pos="1440"/>
                  </w:tabs>
                  <w:ind w:left="1440" w:hanging="1008"/>
                  <w:outlineLvl w:val="3"/>
                </w:pPr>
              </w:pPrChange>
            </w:pPr>
            <w:ins w:id="8482" w:author="The Si Tran" w:date="2012-12-09T14:54:00Z">
              <w:r w:rsidRPr="006948EF">
                <w:rPr>
                  <w:sz w:val="26"/>
                  <w:szCs w:val="26"/>
                  <w:rPrChange w:id="8483" w:author="The Si Tran" w:date="2012-12-16T10:53:00Z">
                    <w:rPr/>
                  </w:rPrChange>
                </w:rPr>
                <w:t>Kobe</w:t>
              </w:r>
            </w:ins>
          </w:p>
        </w:tc>
        <w:tc>
          <w:tcPr>
            <w:tcW w:w="1597" w:type="dxa"/>
            <w:tcPrChange w:id="8484" w:author="The Si Tran" w:date="2012-12-16T10:13:00Z">
              <w:tcPr>
                <w:tcW w:w="1413" w:type="dxa"/>
              </w:tcPr>
            </w:tcPrChange>
          </w:tcPr>
          <w:p w14:paraId="15990506" w14:textId="77777777" w:rsidR="00BB4B46" w:rsidRPr="00032D83" w:rsidRDefault="00BB4B46">
            <w:pPr>
              <w:pStyle w:val="BangBody"/>
              <w:jc w:val="center"/>
              <w:rPr>
                <w:ins w:id="8485" w:author="The Si Tran" w:date="2012-12-09T14:54:00Z"/>
                <w:b/>
                <w:bCs/>
                <w:sz w:val="28"/>
                <w:szCs w:val="26"/>
              </w:rPr>
              <w:pPrChange w:id="8486" w:author="The Si Tran" w:date="2012-12-16T10:13:00Z">
                <w:pPr>
                  <w:keepNext/>
                  <w:framePr w:hSpace="180" w:wrap="around" w:vAnchor="text" w:hAnchor="margin" w:x="108" w:y="34"/>
                  <w:numPr>
                    <w:ilvl w:val="3"/>
                    <w:numId w:val="1"/>
                  </w:numPr>
                  <w:tabs>
                    <w:tab w:val="num" w:pos="1440"/>
                  </w:tabs>
                  <w:ind w:left="1440" w:hanging="1008"/>
                  <w:outlineLvl w:val="3"/>
                </w:pPr>
              </w:pPrChange>
            </w:pPr>
            <w:ins w:id="8487" w:author="The Si Tran" w:date="2012-12-09T14:54:00Z">
              <w:r w:rsidRPr="006948EF">
                <w:rPr>
                  <w:sz w:val="26"/>
                  <w:szCs w:val="26"/>
                  <w:rPrChange w:id="8488" w:author="The Si Tran" w:date="2012-12-16T10:53:00Z">
                    <w:rPr/>
                  </w:rPrChange>
                </w:rPr>
                <w:t>Nonlinear</w:t>
              </w:r>
            </w:ins>
          </w:p>
        </w:tc>
        <w:tc>
          <w:tcPr>
            <w:tcW w:w="1867" w:type="dxa"/>
            <w:tcPrChange w:id="8489" w:author="The Si Tran" w:date="2012-12-16T10:13:00Z">
              <w:tcPr>
                <w:tcW w:w="1651" w:type="dxa"/>
              </w:tcPr>
            </w:tcPrChange>
          </w:tcPr>
          <w:p w14:paraId="1B5DAF52" w14:textId="77777777" w:rsidR="00BB4B46" w:rsidRPr="00032D83" w:rsidRDefault="00BB4B46">
            <w:pPr>
              <w:pStyle w:val="BangBody"/>
              <w:jc w:val="center"/>
              <w:rPr>
                <w:ins w:id="8490" w:author="The Si Tran" w:date="2012-12-09T14:54:00Z"/>
                <w:b/>
                <w:bCs/>
                <w:sz w:val="28"/>
                <w:szCs w:val="26"/>
              </w:rPr>
              <w:pPrChange w:id="8491" w:author="The Si Tran" w:date="2012-12-16T10:13:00Z">
                <w:pPr>
                  <w:keepNext/>
                  <w:framePr w:hSpace="180" w:wrap="around" w:vAnchor="text" w:hAnchor="margin" w:x="108" w:y="34"/>
                  <w:numPr>
                    <w:ilvl w:val="3"/>
                    <w:numId w:val="1"/>
                  </w:numPr>
                  <w:tabs>
                    <w:tab w:val="num" w:pos="1440"/>
                  </w:tabs>
                  <w:ind w:left="1440" w:hanging="1008"/>
                  <w:outlineLvl w:val="3"/>
                </w:pPr>
              </w:pPrChange>
            </w:pPr>
            <w:ins w:id="8492" w:author="The Si Tran" w:date="2012-12-09T14:54:00Z">
              <w:r w:rsidRPr="006948EF">
                <w:rPr>
                  <w:sz w:val="26"/>
                  <w:szCs w:val="26"/>
                  <w:rPrChange w:id="8493" w:author="The Si Tran" w:date="2012-12-16T10:53:00Z">
                    <w:rPr/>
                  </w:rPrChange>
                </w:rPr>
                <w:t>Physics</w:t>
              </w:r>
            </w:ins>
          </w:p>
          <w:p w14:paraId="741B9522" w14:textId="77777777" w:rsidR="00BB4B46" w:rsidRPr="00032D83" w:rsidRDefault="00BB4B46">
            <w:pPr>
              <w:pStyle w:val="BangBody"/>
              <w:jc w:val="center"/>
              <w:rPr>
                <w:ins w:id="8494" w:author="The Si Tran" w:date="2012-12-09T14:54:00Z"/>
                <w:b/>
                <w:bCs/>
                <w:sz w:val="28"/>
                <w:szCs w:val="26"/>
              </w:rPr>
              <w:pPrChange w:id="8495" w:author="The Si Tran" w:date="2012-12-16T10:13:00Z">
                <w:pPr>
                  <w:keepNext/>
                  <w:framePr w:hSpace="180" w:wrap="around" w:vAnchor="text" w:hAnchor="margin" w:x="108" w:y="34"/>
                  <w:numPr>
                    <w:ilvl w:val="3"/>
                    <w:numId w:val="1"/>
                  </w:numPr>
                  <w:tabs>
                    <w:tab w:val="num" w:pos="1440"/>
                  </w:tabs>
                  <w:ind w:left="1440" w:hanging="1008"/>
                  <w:outlineLvl w:val="3"/>
                </w:pPr>
              </w:pPrChange>
            </w:pPr>
            <w:ins w:id="8496" w:author="The Si Tran" w:date="2012-12-09T14:54:00Z">
              <w:r w:rsidRPr="006948EF">
                <w:rPr>
                  <w:sz w:val="26"/>
                  <w:szCs w:val="26"/>
                  <w:rPrChange w:id="8497" w:author="The Si Tran" w:date="2012-12-16T10:53:00Z">
                    <w:rPr/>
                  </w:rPrChange>
                </w:rPr>
                <w:t>Geology</w:t>
              </w:r>
            </w:ins>
          </w:p>
        </w:tc>
        <w:tc>
          <w:tcPr>
            <w:tcW w:w="4115" w:type="dxa"/>
            <w:tcPrChange w:id="8498" w:author="The Si Tran" w:date="2012-12-16T10:13:00Z">
              <w:tcPr>
                <w:tcW w:w="3671" w:type="dxa"/>
              </w:tcPr>
            </w:tcPrChange>
          </w:tcPr>
          <w:p w14:paraId="613529F8" w14:textId="77777777" w:rsidR="00BB4B46" w:rsidRPr="00032D83" w:rsidRDefault="00BB4B46">
            <w:pPr>
              <w:pStyle w:val="BangBody"/>
              <w:rPr>
                <w:ins w:id="8499" w:author="The Si Tran" w:date="2012-12-09T14:54:00Z"/>
                <w:b/>
                <w:bCs/>
                <w:sz w:val="28"/>
                <w:szCs w:val="26"/>
              </w:rPr>
              <w:pPrChange w:id="8500" w:author="The Si Tran" w:date="2012-12-16T10:13:00Z">
                <w:pPr>
                  <w:keepNext/>
                  <w:framePr w:hSpace="180" w:wrap="around" w:vAnchor="text" w:hAnchor="margin" w:x="108" w:y="34"/>
                  <w:numPr>
                    <w:ilvl w:val="3"/>
                    <w:numId w:val="1"/>
                  </w:numPr>
                  <w:tabs>
                    <w:tab w:val="num" w:pos="1440"/>
                  </w:tabs>
                  <w:ind w:left="1440" w:hanging="1008"/>
                  <w:outlineLvl w:val="3"/>
                </w:pPr>
              </w:pPrChange>
            </w:pPr>
            <w:ins w:id="8501" w:author="The Si Tran" w:date="2012-12-09T14:54:00Z">
              <w:r w:rsidRPr="006948EF">
                <w:rPr>
                  <w:sz w:val="26"/>
                  <w:szCs w:val="26"/>
                  <w:rPrChange w:id="8502" w:author="The Si Tran" w:date="2012-12-16T10:53:00Z">
                    <w:rPr/>
                  </w:rPrChange>
                </w:rPr>
                <w:t>Annual Wolf’s Sunspot Numbers</w:t>
              </w:r>
            </w:ins>
          </w:p>
          <w:p w14:paraId="4F97E93B" w14:textId="77777777" w:rsidR="00BB4B46" w:rsidRPr="00032D83" w:rsidRDefault="00BB4B46">
            <w:pPr>
              <w:pStyle w:val="BangBody"/>
              <w:rPr>
                <w:ins w:id="8503" w:author="The Si Tran" w:date="2012-12-09T14:54:00Z"/>
                <w:b/>
                <w:bCs/>
                <w:sz w:val="28"/>
                <w:szCs w:val="26"/>
              </w:rPr>
              <w:pPrChange w:id="8504" w:author="The Si Tran" w:date="2012-12-16T10:13:00Z">
                <w:pPr>
                  <w:keepNext/>
                  <w:framePr w:hSpace="180" w:wrap="around" w:vAnchor="text" w:hAnchor="margin" w:x="108" w:y="34"/>
                  <w:numPr>
                    <w:ilvl w:val="3"/>
                    <w:numId w:val="1"/>
                  </w:numPr>
                  <w:tabs>
                    <w:tab w:val="num" w:pos="1440"/>
                  </w:tabs>
                  <w:ind w:left="1440" w:hanging="1008"/>
                  <w:outlineLvl w:val="3"/>
                </w:pPr>
              </w:pPrChange>
            </w:pPr>
            <w:ins w:id="8505" w:author="The Si Tran" w:date="2012-12-09T14:54:00Z">
              <w:r w:rsidRPr="006948EF">
                <w:rPr>
                  <w:sz w:val="26"/>
                  <w:szCs w:val="26"/>
                  <w:rPrChange w:id="8506" w:author="The Si Tran" w:date="2012-12-16T10:53:00Z">
                    <w:rPr/>
                  </w:rPrChange>
                </w:rPr>
                <w:t>Seismograph of the Kobe earthquake</w:t>
              </w:r>
            </w:ins>
          </w:p>
        </w:tc>
      </w:tr>
    </w:tbl>
    <w:p w14:paraId="69935C0C" w14:textId="77777777" w:rsidR="00BB4B46" w:rsidRDefault="00BB4B46" w:rsidP="00945B99">
      <w:pPr>
        <w:rPr>
          <w:ins w:id="8507" w:author="The Si Tran" w:date="2012-12-16T08:40:00Z"/>
          <w:szCs w:val="26"/>
        </w:rPr>
      </w:pPr>
    </w:p>
    <w:p w14:paraId="504DC114" w14:textId="77777777" w:rsidR="00945B99" w:rsidRDefault="00945B99" w:rsidP="00945B99">
      <w:pPr>
        <w:rPr>
          <w:ins w:id="8508" w:author="The Si Tran" w:date="2012-12-14T06:25:00Z"/>
          <w:szCs w:val="26"/>
        </w:rPr>
      </w:pPr>
      <w:ins w:id="8509"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510" w:author="The Si Tran" w:date="2012-12-10T07:15:00Z"/>
          <w:szCs w:val="26"/>
        </w:rPr>
      </w:pPr>
    </w:p>
    <w:p w14:paraId="51F5004B" w14:textId="77777777" w:rsidR="00314F23" w:rsidRDefault="00945B99">
      <w:pPr>
        <w:rPr>
          <w:ins w:id="8511" w:author="The Si Tran" w:date="2012-12-10T07:17:00Z"/>
        </w:rPr>
        <w:pPrChange w:id="8512" w:author="The Si Tran" w:date="2012-12-09T14:53:00Z">
          <w:pPr>
            <w:pStyle w:val="Heading1"/>
            <w:jc w:val="left"/>
          </w:pPr>
        </w:pPrChange>
      </w:pPr>
      <w:ins w:id="8513" w:author="The Si Tran" w:date="2012-12-10T07:16:00Z">
        <w:r w:rsidRPr="00032D83">
          <w:rPr>
            <w:noProof/>
            <w:rPrChange w:id="8514">
              <w:rPr>
                <w:noProof/>
              </w:rPr>
            </w:rPrChange>
          </w:rPr>
          <w:drawing>
            <wp:inline distT="0" distB="0" distL="0" distR="0" wp14:anchorId="16A3027F" wp14:editId="3B4C6CF7">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8"/>
                      <a:stretch>
                        <a:fillRect/>
                      </a:stretch>
                    </pic:blipFill>
                    <pic:spPr>
                      <a:xfrm>
                        <a:off x="0" y="0"/>
                        <a:ext cx="5765880" cy="3522978"/>
                      </a:xfrm>
                      <a:prstGeom prst="rect">
                        <a:avLst/>
                      </a:prstGeom>
                    </pic:spPr>
                  </pic:pic>
                </a:graphicData>
              </a:graphic>
            </wp:inline>
          </w:drawing>
        </w:r>
      </w:ins>
    </w:p>
    <w:p w14:paraId="3F1929E4" w14:textId="48977E76" w:rsidR="00945B99" w:rsidRPr="000A51F8" w:rsidRDefault="006234D7">
      <w:pPr>
        <w:pStyle w:val="Hinh"/>
        <w:rPr>
          <w:ins w:id="8515" w:author="The Si Tran" w:date="2012-12-11T23:41:00Z"/>
          <w:rPrChange w:id="8516" w:author="The Si Tran" w:date="2012-12-16T17:34:00Z">
            <w:rPr>
              <w:ins w:id="8517" w:author="The Si Tran" w:date="2012-12-11T23:41:00Z"/>
            </w:rPr>
          </w:rPrChange>
        </w:rPr>
        <w:pPrChange w:id="8518" w:author="The Si Tran" w:date="2012-12-16T17:34:00Z">
          <w:pPr>
            <w:pStyle w:val="Heading1"/>
            <w:jc w:val="left"/>
          </w:pPr>
        </w:pPrChange>
      </w:pPr>
      <w:bookmarkStart w:id="8519" w:name="_Toc343452761"/>
      <w:ins w:id="8520" w:author="The Si Tran" w:date="2012-12-11T20:03:00Z">
        <w:r w:rsidRPr="000A51F8">
          <w:rPr>
            <w:rStyle w:val="Heading6Char"/>
            <w:rFonts w:eastAsiaTheme="minorHAnsi"/>
            <w:bCs/>
            <w:rPrChange w:id="8521" w:author="The Si Tran" w:date="2012-12-16T17:34:00Z">
              <w:rPr/>
            </w:rPrChange>
          </w:rPr>
          <w:t xml:space="preserve">Hình </w:t>
        </w:r>
      </w:ins>
      <w:ins w:id="8522" w:author="The Si Tran" w:date="2012-12-11T22:47:00Z">
        <w:r w:rsidR="00D742D5" w:rsidRPr="00F61ABD">
          <w:rPr>
            <w:rStyle w:val="Heading6Char"/>
            <w:rFonts w:eastAsiaTheme="minorHAnsi"/>
            <w:bCs/>
            <w:rPrChange w:id="8523" w:author="The Si Tran" w:date="2012-12-16T20:18:00Z">
              <w:rPr>
                <w:b w:val="0"/>
              </w:rPr>
            </w:rPrChange>
          </w:rPr>
          <w:t>6.1</w:t>
        </w:r>
      </w:ins>
      <w:ins w:id="8524" w:author="The Si Tran" w:date="2012-12-11T20:03:00Z">
        <w:r w:rsidRPr="00032D83">
          <w:t>:</w:t>
        </w:r>
      </w:ins>
      <w:ins w:id="8525" w:author="The Si Tran" w:date="2012-12-11T23:41:00Z">
        <w:r w:rsidR="004D6F02" w:rsidRPr="000A51F8">
          <w:rPr>
            <w:rPrChange w:id="8526" w:author="The Si Tran" w:date="2012-12-16T17:34:00Z">
              <w:rPr>
                <w:b w:val="0"/>
              </w:rPr>
            </w:rPrChange>
          </w:rPr>
          <w:t xml:space="preserve"> </w:t>
        </w:r>
      </w:ins>
      <w:ins w:id="8527" w:author="The Si Tran" w:date="2012-12-10T07:17:00Z">
        <w:r w:rsidR="00945B99" w:rsidRPr="000A51F8">
          <w:rPr>
            <w:rPrChange w:id="8528" w:author="The Si Tran" w:date="2012-12-16T17:34:00Z">
              <w:rPr>
                <w:b w:val="0"/>
              </w:rPr>
            </w:rPrChange>
          </w:rPr>
          <w:t>Đồ thị chuỗi dữ liệu Passengers</w:t>
        </w:r>
      </w:ins>
      <w:bookmarkEnd w:id="8519"/>
    </w:p>
    <w:p w14:paraId="4368F834" w14:textId="77777777" w:rsidR="004D6F02" w:rsidRPr="007C782C" w:rsidRDefault="004D6F02">
      <w:pPr>
        <w:pStyle w:val="Hinh"/>
        <w:rPr>
          <w:ins w:id="8529" w:author="The Si Tran" w:date="2012-12-10T07:17:00Z"/>
        </w:rPr>
        <w:pPrChange w:id="8530" w:author="The Si Tran" w:date="2012-12-16T10:10:00Z">
          <w:pPr>
            <w:pStyle w:val="Heading1"/>
            <w:jc w:val="left"/>
          </w:pPr>
        </w:pPrChange>
      </w:pPr>
    </w:p>
    <w:p w14:paraId="2D06BDB5" w14:textId="77777777" w:rsidR="00945B99" w:rsidRDefault="00945B99">
      <w:pPr>
        <w:rPr>
          <w:ins w:id="8531" w:author="The Si Tran" w:date="2012-12-11T20:04:00Z"/>
        </w:rPr>
        <w:pPrChange w:id="8532" w:author="The Si Tran" w:date="2012-12-09T14:53:00Z">
          <w:pPr>
            <w:pStyle w:val="Heading1"/>
            <w:jc w:val="left"/>
          </w:pPr>
        </w:pPrChange>
      </w:pPr>
      <w:ins w:id="8533" w:author="The Si Tran" w:date="2012-12-10T07:17:00Z">
        <w:r w:rsidRPr="00032D83">
          <w:rPr>
            <w:noProof/>
            <w:rPrChange w:id="8534">
              <w:rPr>
                <w:noProof/>
              </w:rPr>
            </w:rPrChange>
          </w:rPr>
          <w:lastRenderedPageBreak/>
          <w:drawing>
            <wp:inline distT="0" distB="0" distL="0" distR="0" wp14:anchorId="4884D277" wp14:editId="7DFD11A0">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9"/>
                      <a:stretch>
                        <a:fillRect/>
                      </a:stretch>
                    </pic:blipFill>
                    <pic:spPr>
                      <a:xfrm>
                        <a:off x="0" y="0"/>
                        <a:ext cx="5885927" cy="3603243"/>
                      </a:xfrm>
                      <a:prstGeom prst="rect">
                        <a:avLst/>
                      </a:prstGeom>
                    </pic:spPr>
                  </pic:pic>
                </a:graphicData>
              </a:graphic>
            </wp:inline>
          </w:drawing>
        </w:r>
      </w:ins>
    </w:p>
    <w:p w14:paraId="398D2B47" w14:textId="5EF3037C" w:rsidR="006234D7" w:rsidRPr="000A51F8" w:rsidRDefault="006234D7">
      <w:pPr>
        <w:pStyle w:val="Hinh"/>
        <w:rPr>
          <w:ins w:id="8535" w:author="The Si Tran" w:date="2012-12-16T08:42:00Z"/>
          <w:rPrChange w:id="8536" w:author="The Si Tran" w:date="2012-12-16T17:34:00Z">
            <w:rPr>
              <w:ins w:id="8537" w:author="The Si Tran" w:date="2012-12-16T08:42:00Z"/>
            </w:rPr>
          </w:rPrChange>
        </w:rPr>
        <w:pPrChange w:id="8538" w:author="The Si Tran" w:date="2012-12-16T17:34:00Z">
          <w:pPr>
            <w:pStyle w:val="Heading1"/>
            <w:jc w:val="left"/>
          </w:pPr>
        </w:pPrChange>
      </w:pPr>
      <w:bookmarkStart w:id="8539" w:name="_Toc343452762"/>
      <w:ins w:id="8540" w:author="The Si Tran" w:date="2012-12-11T20:04:00Z">
        <w:r w:rsidRPr="00032D83">
          <w:t xml:space="preserve">Hình </w:t>
        </w:r>
      </w:ins>
      <w:ins w:id="8541" w:author="The Si Tran" w:date="2012-12-11T23:41:00Z">
        <w:r w:rsidR="004D6F02" w:rsidRPr="000A51F8">
          <w:rPr>
            <w:rPrChange w:id="8542" w:author="The Si Tran" w:date="2012-12-16T17:34:00Z">
              <w:rPr>
                <w:b w:val="0"/>
              </w:rPr>
            </w:rPrChange>
          </w:rPr>
          <w:t>6.2</w:t>
        </w:r>
      </w:ins>
      <w:ins w:id="8543" w:author="The Si Tran" w:date="2012-12-11T20:04:00Z">
        <w:r w:rsidRPr="000A51F8">
          <w:rPr>
            <w:rPrChange w:id="8544" w:author="The Si Tran" w:date="2012-12-16T17:34:00Z">
              <w:rPr>
                <w:b w:val="0"/>
              </w:rPr>
            </w:rPrChange>
          </w:rPr>
          <w:t>:</w:t>
        </w:r>
      </w:ins>
      <w:ins w:id="8545" w:author="The Si Tran" w:date="2012-12-11T23:41:00Z">
        <w:r w:rsidR="004D6F02" w:rsidRPr="000A51F8">
          <w:rPr>
            <w:rPrChange w:id="8546" w:author="The Si Tran" w:date="2012-12-16T17:34:00Z">
              <w:rPr>
                <w:b w:val="0"/>
              </w:rPr>
            </w:rPrChange>
          </w:rPr>
          <w:t xml:space="preserve"> </w:t>
        </w:r>
      </w:ins>
      <w:ins w:id="8547" w:author="The Si Tran" w:date="2012-12-11T20:04:00Z">
        <w:r w:rsidRPr="000A51F8">
          <w:rPr>
            <w:rPrChange w:id="8548" w:author="The Si Tran" w:date="2012-12-16T17:34:00Z">
              <w:rPr>
                <w:b w:val="0"/>
              </w:rPr>
            </w:rPrChange>
          </w:rPr>
          <w:t>Đồ thị chuỗi dữ liệu Paper</w:t>
        </w:r>
      </w:ins>
      <w:bookmarkEnd w:id="8539"/>
    </w:p>
    <w:p w14:paraId="46234884" w14:textId="77777777" w:rsidR="00BB4B46" w:rsidRPr="002D6925" w:rsidRDefault="00BB4B46">
      <w:pPr>
        <w:pStyle w:val="Hinh"/>
        <w:rPr>
          <w:ins w:id="8549" w:author="The Si Tran" w:date="2012-12-10T07:17:00Z"/>
          <w:rPrChange w:id="8550" w:author="The Si Tran" w:date="2012-12-14T06:27:00Z">
            <w:rPr>
              <w:ins w:id="8551" w:author="The Si Tran" w:date="2012-12-10T07:17:00Z"/>
            </w:rPr>
          </w:rPrChange>
        </w:rPr>
        <w:pPrChange w:id="8552" w:author="The Si Tran" w:date="2012-12-16T10:10:00Z">
          <w:pPr>
            <w:pStyle w:val="Heading1"/>
            <w:jc w:val="left"/>
          </w:pPr>
        </w:pPrChange>
      </w:pPr>
    </w:p>
    <w:p w14:paraId="77C21609" w14:textId="77777777" w:rsidR="00945B99" w:rsidRDefault="00945B99">
      <w:pPr>
        <w:rPr>
          <w:ins w:id="8553" w:author="The Si Tran" w:date="2012-12-11T20:04:00Z"/>
        </w:rPr>
        <w:pPrChange w:id="8554" w:author="The Si Tran" w:date="2012-12-09T14:53:00Z">
          <w:pPr>
            <w:pStyle w:val="Heading1"/>
            <w:jc w:val="left"/>
          </w:pPr>
        </w:pPrChange>
      </w:pPr>
      <w:ins w:id="8555" w:author="The Si Tran" w:date="2012-12-10T07:18:00Z">
        <w:r w:rsidRPr="00032D83">
          <w:rPr>
            <w:noProof/>
            <w:rPrChange w:id="8556">
              <w:rPr>
                <w:noProof/>
              </w:rPr>
            </w:rPrChange>
          </w:rPr>
          <w:drawing>
            <wp:inline distT="0" distB="0" distL="0" distR="0" wp14:anchorId="3059BB06" wp14:editId="709A156B">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0"/>
                      <a:stretch>
                        <a:fillRect/>
                      </a:stretch>
                    </pic:blipFill>
                    <pic:spPr>
                      <a:xfrm>
                        <a:off x="0" y="0"/>
                        <a:ext cx="5764872" cy="3522362"/>
                      </a:xfrm>
                      <a:prstGeom prst="rect">
                        <a:avLst/>
                      </a:prstGeom>
                    </pic:spPr>
                  </pic:pic>
                </a:graphicData>
              </a:graphic>
            </wp:inline>
          </w:drawing>
        </w:r>
      </w:ins>
    </w:p>
    <w:p w14:paraId="6BD44FE7" w14:textId="58092FA5" w:rsidR="006234D7" w:rsidRPr="000A51F8" w:rsidRDefault="006234D7">
      <w:pPr>
        <w:pStyle w:val="Hinh"/>
        <w:rPr>
          <w:ins w:id="8557" w:author="The Si Tran" w:date="2012-12-11T20:04:00Z"/>
          <w:rPrChange w:id="8558" w:author="The Si Tran" w:date="2012-12-16T17:34:00Z">
            <w:rPr>
              <w:ins w:id="8559" w:author="The Si Tran" w:date="2012-12-11T20:04:00Z"/>
            </w:rPr>
          </w:rPrChange>
        </w:rPr>
        <w:pPrChange w:id="8560" w:author="The Si Tran" w:date="2012-12-16T17:34:00Z">
          <w:pPr>
            <w:pStyle w:val="Heading3"/>
            <w:numPr>
              <w:ilvl w:val="0"/>
              <w:numId w:val="0"/>
            </w:numPr>
            <w:tabs>
              <w:tab w:val="clear" w:pos="1080"/>
            </w:tabs>
            <w:ind w:left="0" w:firstLine="0"/>
            <w:jc w:val="center"/>
          </w:pPr>
        </w:pPrChange>
      </w:pPr>
      <w:bookmarkStart w:id="8561" w:name="_Toc343452763"/>
      <w:ins w:id="8562" w:author="The Si Tran" w:date="2012-12-11T20:04:00Z">
        <w:r w:rsidRPr="00032D83">
          <w:t xml:space="preserve">Hình </w:t>
        </w:r>
      </w:ins>
      <w:ins w:id="8563" w:author="The Si Tran" w:date="2012-12-11T23:42:00Z">
        <w:r w:rsidR="004D6F02" w:rsidRPr="000A51F8">
          <w:rPr>
            <w:rPrChange w:id="8564" w:author="The Si Tran" w:date="2012-12-16T17:34:00Z">
              <w:rPr>
                <w:b w:val="0"/>
              </w:rPr>
            </w:rPrChange>
          </w:rPr>
          <w:t>6.3</w:t>
        </w:r>
      </w:ins>
      <w:ins w:id="8565" w:author="The Si Tran" w:date="2012-12-11T20:04:00Z">
        <w:r w:rsidRPr="000A51F8">
          <w:rPr>
            <w:rPrChange w:id="8566" w:author="The Si Tran" w:date="2012-12-16T17:34:00Z">
              <w:rPr>
                <w:b w:val="0"/>
              </w:rPr>
            </w:rPrChange>
          </w:rPr>
          <w:t>:</w:t>
        </w:r>
      </w:ins>
      <w:ins w:id="8567" w:author="The Si Tran" w:date="2012-12-11T23:42:00Z">
        <w:r w:rsidR="004D6F02" w:rsidRPr="000A51F8">
          <w:rPr>
            <w:rPrChange w:id="8568" w:author="The Si Tran" w:date="2012-12-16T17:34:00Z">
              <w:rPr>
                <w:b w:val="0"/>
              </w:rPr>
            </w:rPrChange>
          </w:rPr>
          <w:t xml:space="preserve"> </w:t>
        </w:r>
      </w:ins>
      <w:ins w:id="8569" w:author="The Si Tran" w:date="2012-12-11T20:04:00Z">
        <w:r w:rsidRPr="000A51F8">
          <w:rPr>
            <w:rPrChange w:id="8570" w:author="The Si Tran" w:date="2012-12-16T17:34:00Z">
              <w:rPr>
                <w:b w:val="0"/>
              </w:rPr>
            </w:rPrChange>
          </w:rPr>
          <w:t xml:space="preserve">Đồ thị chuỗi dữ liệu </w:t>
        </w:r>
      </w:ins>
      <w:ins w:id="8571" w:author="The Si Tran" w:date="2012-12-11T20:05:00Z">
        <w:r w:rsidRPr="000A51F8">
          <w:rPr>
            <w:rPrChange w:id="8572" w:author="The Si Tran" w:date="2012-12-16T17:34:00Z">
              <w:rPr>
                <w:b w:val="0"/>
              </w:rPr>
            </w:rPrChange>
          </w:rPr>
          <w:t>Deaths</w:t>
        </w:r>
      </w:ins>
      <w:bookmarkEnd w:id="8561"/>
    </w:p>
    <w:p w14:paraId="4B0A3BD7" w14:textId="77777777" w:rsidR="006234D7" w:rsidRDefault="006234D7">
      <w:pPr>
        <w:rPr>
          <w:ins w:id="8573" w:author="The Si Tran" w:date="2012-12-10T07:18:00Z"/>
        </w:rPr>
        <w:pPrChange w:id="8574" w:author="The Si Tran" w:date="2012-12-09T14:53:00Z">
          <w:pPr>
            <w:pStyle w:val="Heading1"/>
            <w:jc w:val="left"/>
          </w:pPr>
        </w:pPrChange>
      </w:pPr>
    </w:p>
    <w:p w14:paraId="62A688BC" w14:textId="77777777" w:rsidR="00945B99" w:rsidRDefault="00945B99">
      <w:pPr>
        <w:rPr>
          <w:ins w:id="8575" w:author="The Si Tran" w:date="2012-12-11T20:05:00Z"/>
        </w:rPr>
        <w:pPrChange w:id="8576" w:author="The Si Tran" w:date="2012-12-09T14:53:00Z">
          <w:pPr>
            <w:pStyle w:val="Heading1"/>
            <w:jc w:val="left"/>
          </w:pPr>
        </w:pPrChange>
      </w:pPr>
      <w:ins w:id="8577" w:author="The Si Tran" w:date="2012-12-10T07:19:00Z">
        <w:r w:rsidRPr="00032D83">
          <w:rPr>
            <w:noProof/>
            <w:rPrChange w:id="8578">
              <w:rPr>
                <w:noProof/>
              </w:rPr>
            </w:rPrChange>
          </w:rPr>
          <w:lastRenderedPageBreak/>
          <w:drawing>
            <wp:inline distT="0" distB="0" distL="0" distR="0" wp14:anchorId="3123C61D" wp14:editId="62349218">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1"/>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579" w:author="The Si Tran" w:date="2012-12-11T23:42:00Z"/>
          <w:rPrChange w:id="8580" w:author="The Si Tran" w:date="2012-12-16T17:34:00Z">
            <w:rPr>
              <w:ins w:id="8581" w:author="The Si Tran" w:date="2012-12-11T23:42:00Z"/>
            </w:rPr>
          </w:rPrChange>
        </w:rPr>
        <w:pPrChange w:id="8582" w:author="The Si Tran" w:date="2012-12-16T17:34:00Z">
          <w:pPr>
            <w:pStyle w:val="Heading1"/>
            <w:jc w:val="left"/>
          </w:pPr>
        </w:pPrChange>
      </w:pPr>
      <w:bookmarkStart w:id="8583" w:name="_Toc343452764"/>
      <w:ins w:id="8584" w:author="The Si Tran" w:date="2012-12-11T20:05:00Z">
        <w:r w:rsidRPr="00032D83">
          <w:t xml:space="preserve">Hình </w:t>
        </w:r>
      </w:ins>
      <w:ins w:id="8585" w:author="The Si Tran" w:date="2012-12-11T23:42:00Z">
        <w:r w:rsidR="004D6F02" w:rsidRPr="000A51F8">
          <w:rPr>
            <w:rPrChange w:id="8586" w:author="The Si Tran" w:date="2012-12-16T17:34:00Z">
              <w:rPr>
                <w:b w:val="0"/>
              </w:rPr>
            </w:rPrChange>
          </w:rPr>
          <w:t>6.4</w:t>
        </w:r>
      </w:ins>
      <w:ins w:id="8587" w:author="The Si Tran" w:date="2012-12-11T20:05:00Z">
        <w:r w:rsidRPr="000A51F8">
          <w:rPr>
            <w:rPrChange w:id="8588" w:author="The Si Tran" w:date="2012-12-16T17:34:00Z">
              <w:rPr>
                <w:b w:val="0"/>
              </w:rPr>
            </w:rPrChange>
          </w:rPr>
          <w:t>:</w:t>
        </w:r>
      </w:ins>
      <w:ins w:id="8589" w:author="The Si Tran" w:date="2012-12-11T23:42:00Z">
        <w:r w:rsidR="004D6F02" w:rsidRPr="000A51F8">
          <w:rPr>
            <w:rPrChange w:id="8590" w:author="The Si Tran" w:date="2012-12-16T17:34:00Z">
              <w:rPr>
                <w:b w:val="0"/>
              </w:rPr>
            </w:rPrChange>
          </w:rPr>
          <w:t xml:space="preserve"> </w:t>
        </w:r>
      </w:ins>
      <w:ins w:id="8591" w:author="The Si Tran" w:date="2012-12-11T20:05:00Z">
        <w:r w:rsidRPr="000A51F8">
          <w:rPr>
            <w:rPrChange w:id="8592" w:author="The Si Tran" w:date="2012-12-16T17:34:00Z">
              <w:rPr>
                <w:b w:val="0"/>
              </w:rPr>
            </w:rPrChange>
          </w:rPr>
          <w:t>Đồ thị chuỗi dữ liệu Maxtemp</w:t>
        </w:r>
      </w:ins>
      <w:bookmarkEnd w:id="8583"/>
    </w:p>
    <w:p w14:paraId="72EB7982" w14:textId="77777777" w:rsidR="004D6F02" w:rsidRPr="007C782C" w:rsidRDefault="004D6F02">
      <w:pPr>
        <w:pStyle w:val="Hinh"/>
        <w:rPr>
          <w:ins w:id="8593" w:author="The Si Tran" w:date="2012-12-10T07:19:00Z"/>
        </w:rPr>
        <w:pPrChange w:id="8594" w:author="The Si Tran" w:date="2012-12-16T10:10:00Z">
          <w:pPr>
            <w:pStyle w:val="Heading1"/>
            <w:jc w:val="left"/>
          </w:pPr>
        </w:pPrChange>
      </w:pPr>
    </w:p>
    <w:p w14:paraId="4EA1656A" w14:textId="77777777" w:rsidR="001E7EC0" w:rsidRDefault="001E7EC0">
      <w:pPr>
        <w:rPr>
          <w:ins w:id="8595" w:author="The Si Tran" w:date="2012-12-11T20:06:00Z"/>
        </w:rPr>
        <w:pPrChange w:id="8596" w:author="The Si Tran" w:date="2012-12-09T14:53:00Z">
          <w:pPr>
            <w:pStyle w:val="Heading1"/>
            <w:jc w:val="left"/>
          </w:pPr>
        </w:pPrChange>
      </w:pPr>
      <w:ins w:id="8597" w:author="The Si Tran" w:date="2012-12-10T07:20:00Z">
        <w:r w:rsidRPr="00032D83">
          <w:rPr>
            <w:noProof/>
            <w:rPrChange w:id="8598">
              <w:rPr>
                <w:noProof/>
              </w:rPr>
            </w:rPrChange>
          </w:rPr>
          <w:drawing>
            <wp:inline distT="0" distB="0" distL="0" distR="0" wp14:anchorId="3597D9B9" wp14:editId="15D5960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2"/>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599" w:author="The Si Tran" w:date="2012-12-12T07:58:00Z"/>
          <w:rPrChange w:id="8600" w:author="The Si Tran" w:date="2012-12-16T17:34:00Z">
            <w:rPr>
              <w:ins w:id="8601" w:author="The Si Tran" w:date="2012-12-12T07:58:00Z"/>
            </w:rPr>
          </w:rPrChange>
        </w:rPr>
        <w:pPrChange w:id="8602" w:author="The Si Tran" w:date="2012-12-16T17:34:00Z">
          <w:pPr>
            <w:pStyle w:val="Heading3"/>
            <w:numPr>
              <w:ilvl w:val="0"/>
              <w:numId w:val="0"/>
            </w:numPr>
            <w:tabs>
              <w:tab w:val="clear" w:pos="1080"/>
            </w:tabs>
            <w:ind w:left="0" w:firstLine="0"/>
            <w:jc w:val="center"/>
          </w:pPr>
        </w:pPrChange>
      </w:pPr>
      <w:bookmarkStart w:id="8603" w:name="_Toc343452765"/>
      <w:ins w:id="8604" w:author="The Si Tran" w:date="2012-12-11T20:06:00Z">
        <w:r w:rsidRPr="00032D83">
          <w:t xml:space="preserve">Hình </w:t>
        </w:r>
      </w:ins>
      <w:ins w:id="8605" w:author="The Si Tran" w:date="2012-12-11T23:42:00Z">
        <w:r w:rsidR="004D6F02" w:rsidRPr="000A51F8">
          <w:rPr>
            <w:rPrChange w:id="8606" w:author="The Si Tran" w:date="2012-12-16T17:34:00Z">
              <w:rPr>
                <w:b w:val="0"/>
              </w:rPr>
            </w:rPrChange>
          </w:rPr>
          <w:t>6.5</w:t>
        </w:r>
      </w:ins>
      <w:ins w:id="8607" w:author="The Si Tran" w:date="2012-12-11T20:06:00Z">
        <w:r w:rsidRPr="000A51F8">
          <w:rPr>
            <w:rPrChange w:id="8608" w:author="The Si Tran" w:date="2012-12-16T17:34:00Z">
              <w:rPr>
                <w:b w:val="0"/>
              </w:rPr>
            </w:rPrChange>
          </w:rPr>
          <w:t>:</w:t>
        </w:r>
      </w:ins>
      <w:ins w:id="8609" w:author="The Si Tran" w:date="2012-12-11T23:43:00Z">
        <w:r w:rsidR="004D6F02" w:rsidRPr="000A51F8">
          <w:rPr>
            <w:rPrChange w:id="8610" w:author="The Si Tran" w:date="2012-12-16T17:34:00Z">
              <w:rPr>
                <w:b w:val="0"/>
              </w:rPr>
            </w:rPrChange>
          </w:rPr>
          <w:t xml:space="preserve"> </w:t>
        </w:r>
      </w:ins>
      <w:ins w:id="8611" w:author="The Si Tran" w:date="2012-12-11T20:06:00Z">
        <w:r w:rsidRPr="000A51F8">
          <w:rPr>
            <w:rPrChange w:id="8612" w:author="The Si Tran" w:date="2012-12-16T17:34:00Z">
              <w:rPr>
                <w:b w:val="0"/>
              </w:rPr>
            </w:rPrChange>
          </w:rPr>
          <w:t>Đồ thị chuỗi dữ liệu Chemical</w:t>
        </w:r>
      </w:ins>
      <w:bookmarkEnd w:id="8603"/>
    </w:p>
    <w:p w14:paraId="783A3B4F" w14:textId="77777777" w:rsidR="001444EB" w:rsidRDefault="001444EB">
      <w:pPr>
        <w:pStyle w:val="Hinh"/>
        <w:rPr>
          <w:ins w:id="8613" w:author="The Si Tran" w:date="2012-12-12T07:58:00Z"/>
        </w:rPr>
        <w:pPrChange w:id="8614"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615" w:author="The Si Tran" w:date="2012-12-11T20:06:00Z"/>
        </w:rPr>
        <w:pPrChange w:id="8616"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617" w:author="The Si Tran" w:date="2012-12-11T20:07:00Z"/>
        </w:rPr>
        <w:pPrChange w:id="8618" w:author="The Si Tran" w:date="2012-12-09T14:53:00Z">
          <w:pPr>
            <w:pStyle w:val="Heading1"/>
            <w:jc w:val="left"/>
          </w:pPr>
        </w:pPrChange>
      </w:pPr>
      <w:ins w:id="8619" w:author="The Si Tran" w:date="2012-12-10T07:21:00Z">
        <w:r w:rsidRPr="00032D83">
          <w:rPr>
            <w:noProof/>
            <w:rPrChange w:id="8620">
              <w:rPr>
                <w:noProof/>
              </w:rPr>
            </w:rPrChange>
          </w:rPr>
          <w:lastRenderedPageBreak/>
          <w:drawing>
            <wp:inline distT="0" distB="0" distL="0" distR="0" wp14:anchorId="10F0555E" wp14:editId="3DE99FA7">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3"/>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621" w:author="The Si Tran" w:date="2012-12-11T20:08:00Z"/>
          <w:rPrChange w:id="8622" w:author="The Si Tran" w:date="2012-12-16T17:34:00Z">
            <w:rPr>
              <w:ins w:id="8623" w:author="The Si Tran" w:date="2012-12-11T20:08:00Z"/>
            </w:rPr>
          </w:rPrChange>
        </w:rPr>
        <w:pPrChange w:id="8624" w:author="The Si Tran" w:date="2012-12-16T17:34:00Z">
          <w:pPr>
            <w:pStyle w:val="Heading3"/>
            <w:numPr>
              <w:ilvl w:val="0"/>
              <w:numId w:val="0"/>
            </w:numPr>
            <w:tabs>
              <w:tab w:val="clear" w:pos="1080"/>
            </w:tabs>
            <w:ind w:left="0" w:firstLine="0"/>
            <w:jc w:val="center"/>
          </w:pPr>
        </w:pPrChange>
      </w:pPr>
      <w:bookmarkStart w:id="8625" w:name="_Toc343452766"/>
      <w:ins w:id="8626" w:author="The Si Tran" w:date="2012-12-11T20:08:00Z">
        <w:r w:rsidRPr="00032D83">
          <w:t xml:space="preserve">Hình </w:t>
        </w:r>
      </w:ins>
      <w:ins w:id="8627" w:author="The Si Tran" w:date="2012-12-11T23:43:00Z">
        <w:r w:rsidR="004D6F02" w:rsidRPr="000A51F8">
          <w:rPr>
            <w:rPrChange w:id="8628" w:author="The Si Tran" w:date="2012-12-16T17:34:00Z">
              <w:rPr>
                <w:b w:val="0"/>
              </w:rPr>
            </w:rPrChange>
          </w:rPr>
          <w:t>6.6</w:t>
        </w:r>
      </w:ins>
      <w:ins w:id="8629" w:author="The Si Tran" w:date="2012-12-11T20:08:00Z">
        <w:r w:rsidRPr="000A51F8">
          <w:rPr>
            <w:rPrChange w:id="8630" w:author="The Si Tran" w:date="2012-12-16T17:34:00Z">
              <w:rPr>
                <w:b w:val="0"/>
              </w:rPr>
            </w:rPrChange>
          </w:rPr>
          <w:t>:</w:t>
        </w:r>
      </w:ins>
      <w:ins w:id="8631" w:author="The Si Tran" w:date="2012-12-11T23:43:00Z">
        <w:r w:rsidR="004D6F02" w:rsidRPr="000A51F8">
          <w:rPr>
            <w:rPrChange w:id="8632" w:author="The Si Tran" w:date="2012-12-16T17:34:00Z">
              <w:rPr>
                <w:b w:val="0"/>
              </w:rPr>
            </w:rPrChange>
          </w:rPr>
          <w:t xml:space="preserve"> </w:t>
        </w:r>
      </w:ins>
      <w:ins w:id="8633" w:author="The Si Tran" w:date="2012-12-11T20:08:00Z">
        <w:r w:rsidRPr="000A51F8">
          <w:rPr>
            <w:rPrChange w:id="8634" w:author="The Si Tran" w:date="2012-12-16T17:34:00Z">
              <w:rPr>
                <w:b w:val="0"/>
              </w:rPr>
            </w:rPrChange>
          </w:rPr>
          <w:t>Đồ thị chuỗi dữ liệu Prices</w:t>
        </w:r>
        <w:bookmarkEnd w:id="8625"/>
      </w:ins>
    </w:p>
    <w:p w14:paraId="5775560B" w14:textId="77777777" w:rsidR="006234D7" w:rsidRDefault="006234D7">
      <w:pPr>
        <w:rPr>
          <w:ins w:id="8635" w:author="The Si Tran" w:date="2012-12-10T07:20:00Z"/>
        </w:rPr>
        <w:pPrChange w:id="8636" w:author="The Si Tran" w:date="2012-12-09T14:53:00Z">
          <w:pPr>
            <w:pStyle w:val="Heading1"/>
            <w:jc w:val="left"/>
          </w:pPr>
        </w:pPrChange>
      </w:pPr>
    </w:p>
    <w:p w14:paraId="5E573A58" w14:textId="77777777" w:rsidR="00F61ABD" w:rsidRDefault="001E7EC0">
      <w:pPr>
        <w:jc w:val="center"/>
        <w:rPr>
          <w:ins w:id="8637" w:author="The Si Tran" w:date="2012-12-16T20:20:00Z"/>
          <w:rStyle w:val="HinhChar"/>
          <w:kern w:val="32"/>
          <w:sz w:val="32"/>
        </w:rPr>
        <w:pPrChange w:id="8638" w:author="The Si Tran" w:date="2012-12-11T23:44:00Z">
          <w:pPr>
            <w:pStyle w:val="Heading3"/>
            <w:numPr>
              <w:ilvl w:val="0"/>
              <w:numId w:val="0"/>
            </w:numPr>
            <w:tabs>
              <w:tab w:val="clear" w:pos="1080"/>
            </w:tabs>
            <w:ind w:left="0" w:firstLine="0"/>
            <w:jc w:val="center"/>
          </w:pPr>
        </w:pPrChange>
      </w:pPr>
      <w:ins w:id="8639" w:author="The Si Tran" w:date="2012-12-10T07:21:00Z">
        <w:r w:rsidRPr="00032D83">
          <w:rPr>
            <w:noProof/>
            <w:rPrChange w:id="8640">
              <w:rPr>
                <w:noProof/>
              </w:rPr>
            </w:rPrChange>
          </w:rPr>
          <w:drawing>
            <wp:inline distT="0" distB="0" distL="0" distR="0" wp14:anchorId="15E9F9A0" wp14:editId="469E8EF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4"/>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641" w:author="The Si Tran" w:date="2012-12-14T06:28:00Z"/>
        </w:rPr>
        <w:pPrChange w:id="8642" w:author="The Si Tran" w:date="2012-12-16T20:20:00Z">
          <w:pPr>
            <w:pStyle w:val="Heading3"/>
            <w:numPr>
              <w:ilvl w:val="0"/>
              <w:numId w:val="0"/>
            </w:numPr>
            <w:tabs>
              <w:tab w:val="clear" w:pos="1080"/>
            </w:tabs>
            <w:ind w:left="0" w:firstLine="0"/>
            <w:jc w:val="center"/>
          </w:pPr>
        </w:pPrChange>
      </w:pPr>
      <w:bookmarkStart w:id="8643" w:name="_Toc343452767"/>
      <w:ins w:id="8644" w:author="The Si Tran" w:date="2012-12-11T20:08:00Z">
        <w:r w:rsidRPr="00F61ABD">
          <w:rPr>
            <w:rStyle w:val="HinhChar"/>
            <w:rPrChange w:id="8645" w:author="The Si Tran" w:date="2012-12-16T20:18:00Z">
              <w:rPr>
                <w:bCs w:val="0"/>
              </w:rPr>
            </w:rPrChange>
          </w:rPr>
          <w:t xml:space="preserve">Hình </w:t>
        </w:r>
      </w:ins>
      <w:ins w:id="8646" w:author="The Si Tran" w:date="2012-12-11T23:43:00Z">
        <w:r w:rsidR="00BA41C5" w:rsidRPr="00F61ABD">
          <w:rPr>
            <w:rStyle w:val="HinhChar"/>
            <w:rPrChange w:id="8647" w:author="The Si Tran" w:date="2012-12-16T20:18:00Z">
              <w:rPr>
                <w:bCs w:val="0"/>
              </w:rPr>
            </w:rPrChange>
          </w:rPr>
          <w:t>6.7</w:t>
        </w:r>
      </w:ins>
      <w:ins w:id="8648" w:author="The Si Tran" w:date="2012-12-11T20:08:00Z">
        <w:r w:rsidRPr="00F61ABD">
          <w:rPr>
            <w:rStyle w:val="HinhChar"/>
            <w:rPrChange w:id="8649" w:author="The Si Tran" w:date="2012-12-16T20:18:00Z">
              <w:rPr>
                <w:bCs w:val="0"/>
              </w:rPr>
            </w:rPrChange>
          </w:rPr>
          <w:t>:</w:t>
        </w:r>
      </w:ins>
      <w:ins w:id="8650" w:author="The Si Tran" w:date="2012-12-11T23:43:00Z">
        <w:r w:rsidR="00BA41C5" w:rsidRPr="00F61ABD">
          <w:rPr>
            <w:rStyle w:val="HinhChar"/>
            <w:rPrChange w:id="8651" w:author="The Si Tran" w:date="2012-12-16T20:18:00Z">
              <w:rPr>
                <w:bCs w:val="0"/>
              </w:rPr>
            </w:rPrChange>
          </w:rPr>
          <w:t xml:space="preserve"> </w:t>
        </w:r>
      </w:ins>
      <w:ins w:id="8652" w:author="The Si Tran" w:date="2012-12-11T20:08:00Z">
        <w:r w:rsidRPr="00F61ABD">
          <w:rPr>
            <w:rStyle w:val="HinhChar"/>
            <w:rPrChange w:id="8653" w:author="The Si Tran" w:date="2012-12-16T20:18:00Z">
              <w:rPr>
                <w:b w:val="0"/>
                <w:bCs w:val="0"/>
              </w:rPr>
            </w:rPrChange>
          </w:rPr>
          <w:t xml:space="preserve">Đồ thị chuỗi dữ liệu </w:t>
        </w:r>
      </w:ins>
      <w:ins w:id="8654" w:author="The Si Tran" w:date="2012-12-11T20:09:00Z">
        <w:r w:rsidRPr="00F61ABD">
          <w:rPr>
            <w:rStyle w:val="HinhChar"/>
            <w:rPrChange w:id="8655" w:author="The Si Tran" w:date="2012-12-16T20:18:00Z">
              <w:rPr>
                <w:b w:val="0"/>
                <w:bCs w:val="0"/>
              </w:rPr>
            </w:rPrChange>
          </w:rPr>
          <w:t>Sunspots</w:t>
        </w:r>
      </w:ins>
      <w:bookmarkEnd w:id="8643"/>
    </w:p>
    <w:p w14:paraId="32D5EB39" w14:textId="77777777" w:rsidR="00722731" w:rsidRPr="00BA41C5" w:rsidRDefault="00722731">
      <w:pPr>
        <w:jc w:val="center"/>
        <w:rPr>
          <w:ins w:id="8656" w:author="The Si Tran" w:date="2012-12-11T23:44:00Z"/>
          <w:b/>
          <w:rPrChange w:id="8657" w:author="The Si Tran" w:date="2012-12-11T23:44:00Z">
            <w:rPr>
              <w:ins w:id="8658" w:author="The Si Tran" w:date="2012-12-11T23:44:00Z"/>
              <w:b w:val="0"/>
            </w:rPr>
          </w:rPrChange>
        </w:rPr>
        <w:pPrChange w:id="8659"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660" w:author="The Si Tran" w:date="2012-12-11T20:08:00Z"/>
        </w:rPr>
        <w:pPrChange w:id="8661"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662" w:author="The Si Tran" w:date="2012-12-11T20:09:00Z"/>
          <w:szCs w:val="26"/>
        </w:rPr>
        <w:pPrChange w:id="8663" w:author="The Si Tran" w:date="2012-12-09T14:53:00Z">
          <w:pPr>
            <w:pStyle w:val="Heading1"/>
            <w:jc w:val="left"/>
          </w:pPr>
        </w:pPrChange>
      </w:pPr>
      <w:ins w:id="8664" w:author="The Si Tran" w:date="2012-12-10T07:21:00Z">
        <w:r w:rsidRPr="00032D83">
          <w:rPr>
            <w:noProof/>
            <w:rPrChange w:id="8665">
              <w:rPr>
                <w:noProof/>
              </w:rPr>
            </w:rPrChange>
          </w:rPr>
          <w:lastRenderedPageBreak/>
          <w:drawing>
            <wp:inline distT="0" distB="0" distL="0" distR="0" wp14:anchorId="2307301A" wp14:editId="4BDFE75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5"/>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666" w:author="The Si Tran" w:date="2012-12-11T20:09:00Z"/>
          <w:rPrChange w:id="8667" w:author="The Si Tran" w:date="2012-12-16T17:35:00Z">
            <w:rPr>
              <w:ins w:id="8668" w:author="The Si Tran" w:date="2012-12-11T20:09:00Z"/>
            </w:rPr>
          </w:rPrChange>
        </w:rPr>
        <w:pPrChange w:id="8669" w:author="The Si Tran" w:date="2012-12-16T17:35:00Z">
          <w:pPr>
            <w:pStyle w:val="Heading3"/>
            <w:numPr>
              <w:ilvl w:val="0"/>
              <w:numId w:val="0"/>
            </w:numPr>
            <w:tabs>
              <w:tab w:val="clear" w:pos="1080"/>
            </w:tabs>
            <w:ind w:left="0" w:firstLine="0"/>
            <w:jc w:val="center"/>
          </w:pPr>
        </w:pPrChange>
      </w:pPr>
      <w:bookmarkStart w:id="8670" w:name="_Toc343452768"/>
      <w:ins w:id="8671" w:author="The Si Tran" w:date="2012-12-11T20:09:00Z">
        <w:r w:rsidRPr="00032D83">
          <w:t xml:space="preserve">Hình </w:t>
        </w:r>
      </w:ins>
      <w:ins w:id="8672" w:author="The Si Tran" w:date="2012-12-11T23:45:00Z">
        <w:r w:rsidR="00BA41C5" w:rsidRPr="000A51F8">
          <w:rPr>
            <w:rPrChange w:id="8673" w:author="The Si Tran" w:date="2012-12-16T17:35:00Z">
              <w:rPr>
                <w:b w:val="0"/>
              </w:rPr>
            </w:rPrChange>
          </w:rPr>
          <w:t>6.8</w:t>
        </w:r>
      </w:ins>
      <w:ins w:id="8674" w:author="The Si Tran" w:date="2012-12-11T20:09:00Z">
        <w:r w:rsidRPr="000A51F8">
          <w:rPr>
            <w:rPrChange w:id="8675" w:author="The Si Tran" w:date="2012-12-16T17:35:00Z">
              <w:rPr>
                <w:b w:val="0"/>
              </w:rPr>
            </w:rPrChange>
          </w:rPr>
          <w:t>:</w:t>
        </w:r>
      </w:ins>
      <w:ins w:id="8676" w:author="The Si Tran" w:date="2012-12-11T23:45:00Z">
        <w:r w:rsidR="00BA41C5" w:rsidRPr="000A51F8">
          <w:rPr>
            <w:rPrChange w:id="8677" w:author="The Si Tran" w:date="2012-12-16T17:35:00Z">
              <w:rPr>
                <w:b w:val="0"/>
              </w:rPr>
            </w:rPrChange>
          </w:rPr>
          <w:t xml:space="preserve"> </w:t>
        </w:r>
      </w:ins>
      <w:ins w:id="8678" w:author="The Si Tran" w:date="2012-12-11T20:09:00Z">
        <w:r w:rsidRPr="000A51F8">
          <w:rPr>
            <w:rPrChange w:id="8679" w:author="The Si Tran" w:date="2012-12-16T17:35:00Z">
              <w:rPr>
                <w:b w:val="0"/>
              </w:rPr>
            </w:rPrChange>
          </w:rPr>
          <w:t>Đồ thị chuỗi dữ liệu Kobe</w:t>
        </w:r>
        <w:bookmarkEnd w:id="8670"/>
      </w:ins>
    </w:p>
    <w:p w14:paraId="348758B0" w14:textId="762C11F9" w:rsidR="00EF77AD" w:rsidRDefault="00EF77AD">
      <w:pPr>
        <w:pStyle w:val="Heading2"/>
        <w:rPr>
          <w:ins w:id="8680" w:author="superchickend" w:date="2012-12-16T15:24:00Z"/>
        </w:rPr>
        <w:pPrChange w:id="8681" w:author="The Si Tran" w:date="2012-12-06T21:19:00Z">
          <w:pPr>
            <w:pStyle w:val="Heading1"/>
            <w:jc w:val="left"/>
          </w:pPr>
        </w:pPrChange>
      </w:pPr>
      <w:bookmarkStart w:id="8682" w:name="_Toc343461316"/>
      <w:ins w:id="8683" w:author="The Si Tran" w:date="2012-12-06T21:21:00Z">
        <w:r>
          <w:t>Kết quả thực nghiệ</w:t>
        </w:r>
        <w:r w:rsidR="00835F6C">
          <w:t>m</w:t>
        </w:r>
      </w:ins>
      <w:bookmarkEnd w:id="8682"/>
    </w:p>
    <w:p w14:paraId="1FE4844E" w14:textId="1CB4617B" w:rsidR="00271541" w:rsidRPr="00032D83" w:rsidRDefault="00271541">
      <w:pPr>
        <w:ind w:firstLine="648"/>
        <w:rPr>
          <w:ins w:id="8684" w:author="The Si Tran" w:date="2012-12-06T21:21:00Z"/>
        </w:rPr>
        <w:pPrChange w:id="8685" w:author="superchickend" w:date="2012-12-16T15:27:00Z">
          <w:pPr>
            <w:pStyle w:val="Heading1"/>
            <w:jc w:val="left"/>
          </w:pPr>
        </w:pPrChange>
      </w:pPr>
      <w:ins w:id="8686"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rPr>
          <w:ins w:id="8687" w:author="The Si Tran" w:date="2012-12-14T06:29:00Z"/>
        </w:rPr>
        <w:pPrChange w:id="8688" w:author="The Si Tran" w:date="2012-12-06T21:22:00Z">
          <w:pPr>
            <w:pStyle w:val="Heading1"/>
            <w:jc w:val="left"/>
          </w:pPr>
        </w:pPrChange>
      </w:pPr>
      <w:bookmarkStart w:id="8689" w:name="_Toc343461317"/>
      <w:ins w:id="8690" w:author="The Si Tran" w:date="2012-12-06T21:22:00Z">
        <w:r>
          <w:t>Bộ dữ liệ</w:t>
        </w:r>
        <w:r w:rsidR="00810267">
          <w:t xml:space="preserve">u </w:t>
        </w:r>
      </w:ins>
      <w:ins w:id="8691" w:author="The Si Tran" w:date="2012-12-10T07:23:00Z">
        <w:r w:rsidR="00810267">
          <w:t>có tính mùa và xu hướng</w:t>
        </w:r>
      </w:ins>
      <w:bookmarkEnd w:id="8689"/>
    </w:p>
    <w:p w14:paraId="472957A1" w14:textId="07076E86" w:rsidR="00722731" w:rsidRPr="00097101" w:rsidRDefault="00722731">
      <w:pPr>
        <w:pStyle w:val="Bang"/>
        <w:rPr>
          <w:ins w:id="8692" w:author="The Si Tran" w:date="2012-12-10T07:25:00Z"/>
        </w:rPr>
        <w:pPrChange w:id="8693" w:author="The Si Tran" w:date="2012-12-16T10:03:00Z">
          <w:pPr>
            <w:pStyle w:val="Heading1"/>
            <w:jc w:val="left"/>
          </w:pPr>
        </w:pPrChange>
      </w:pPr>
      <w:bookmarkStart w:id="8694" w:name="_Toc343033794"/>
      <w:bookmarkStart w:id="8695" w:name="_Toc343415627"/>
      <w:ins w:id="8696" w:author="The Si Tran" w:date="2012-12-14T06:29:00Z">
        <w:r w:rsidRPr="006041AD">
          <w:rPr>
            <w:b/>
          </w:rPr>
          <w:t>Bảng 6.2</w:t>
        </w:r>
        <w:r w:rsidRPr="007C782C">
          <w:t xml:space="preserve">: </w:t>
        </w:r>
        <w:r w:rsidRPr="006041AD">
          <w:t>Kết quả thực nghiệm chuỗi dữ liệu Passengers</w:t>
        </w:r>
      </w:ins>
      <w:bookmarkEnd w:id="8694"/>
      <w:bookmarkEnd w:id="8695"/>
    </w:p>
    <w:tbl>
      <w:tblPr>
        <w:tblW w:w="9321" w:type="dxa"/>
        <w:tblLook w:val="04A0" w:firstRow="1" w:lastRow="0" w:firstColumn="1" w:lastColumn="0" w:noHBand="0" w:noVBand="1"/>
        <w:tblPrChange w:id="8697"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698">
          <w:tblGrid>
            <w:gridCol w:w="1072"/>
            <w:gridCol w:w="6843"/>
            <w:gridCol w:w="801"/>
            <w:gridCol w:w="931"/>
            <w:gridCol w:w="828"/>
          </w:tblGrid>
        </w:tblGridChange>
      </w:tblGrid>
      <w:tr w:rsidR="00A837C3" w:rsidRPr="009D2F47" w14:paraId="0506A383" w14:textId="77777777" w:rsidTr="006431AB">
        <w:trPr>
          <w:trHeight w:val="220"/>
          <w:ins w:id="8699" w:author="The Si Tran" w:date="2012-12-10T07:27:00Z"/>
          <w:trPrChange w:id="8700"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701"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702" w:author="The Si Tran" w:date="2012-12-10T07:27:00Z"/>
                <w:rPrChange w:id="8703" w:author="The Si Tran" w:date="2012-12-14T06:33:00Z">
                  <w:rPr>
                    <w:ins w:id="8704" w:author="The Si Tran" w:date="2012-12-10T07:27:00Z"/>
                    <w:rFonts w:ascii="Calibri" w:eastAsia="Times New Roman" w:hAnsi="Calibri"/>
                    <w:color w:val="000000"/>
                    <w:sz w:val="22"/>
                  </w:rPr>
                </w:rPrChange>
              </w:rPr>
              <w:pPrChange w:id="8705"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706"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pPr>
              <w:pStyle w:val="BangBody"/>
              <w:jc w:val="center"/>
              <w:rPr>
                <w:ins w:id="8707" w:author="The Si Tran" w:date="2012-12-10T07:27:00Z"/>
                <w:b/>
                <w:rPrChange w:id="8708" w:author="superchickend" w:date="2012-12-16T15:28:00Z">
                  <w:rPr>
                    <w:ins w:id="8709" w:author="The Si Tran" w:date="2012-12-10T07:27:00Z"/>
                    <w:rFonts w:ascii="Calibri" w:eastAsia="Times New Roman" w:hAnsi="Calibri"/>
                    <w:color w:val="000000"/>
                    <w:sz w:val="22"/>
                  </w:rPr>
                </w:rPrChange>
              </w:rPr>
              <w:pPrChange w:id="8710" w:author="superchickend" w:date="2012-12-16T15:28:00Z">
                <w:pPr>
                  <w:spacing w:line="240" w:lineRule="auto"/>
                  <w:ind w:hanging="18"/>
                </w:pPr>
              </w:pPrChange>
            </w:pPr>
            <w:ins w:id="8711" w:author="The Si Tran" w:date="2012-12-10T07:27:00Z">
              <w:r w:rsidRPr="00511C5F">
                <w:rPr>
                  <w:b/>
                  <w:rPrChange w:id="8712"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713"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pPr>
              <w:pStyle w:val="BangBody"/>
              <w:jc w:val="center"/>
              <w:rPr>
                <w:ins w:id="8714" w:author="The Si Tran" w:date="2012-12-10T07:27:00Z"/>
                <w:b/>
                <w:rPrChange w:id="8715" w:author="superchickend" w:date="2012-12-16T15:28:00Z">
                  <w:rPr>
                    <w:ins w:id="8716" w:author="The Si Tran" w:date="2012-12-10T07:27:00Z"/>
                    <w:rFonts w:ascii="Calibri" w:eastAsia="Times New Roman" w:hAnsi="Calibri"/>
                    <w:color w:val="000000"/>
                    <w:sz w:val="22"/>
                  </w:rPr>
                </w:rPrChange>
              </w:rPr>
              <w:pPrChange w:id="8717" w:author="superchickend" w:date="2012-12-16T15:28:00Z">
                <w:pPr>
                  <w:spacing w:line="240" w:lineRule="auto"/>
                </w:pPr>
              </w:pPrChange>
            </w:pPr>
            <w:ins w:id="8718" w:author="The Si Tran" w:date="2012-12-10T07:27:00Z">
              <w:r w:rsidRPr="00511C5F">
                <w:rPr>
                  <w:b/>
                  <w:rPrChange w:id="8719"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720"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pPr>
              <w:pStyle w:val="BangBody"/>
              <w:jc w:val="center"/>
              <w:rPr>
                <w:ins w:id="8721" w:author="The Si Tran" w:date="2012-12-10T07:27:00Z"/>
                <w:b/>
                <w:rPrChange w:id="8722" w:author="superchickend" w:date="2012-12-16T15:28:00Z">
                  <w:rPr>
                    <w:ins w:id="8723" w:author="The Si Tran" w:date="2012-12-10T07:27:00Z"/>
                    <w:rFonts w:ascii="Calibri" w:eastAsia="Times New Roman" w:hAnsi="Calibri"/>
                    <w:color w:val="000000"/>
                    <w:sz w:val="22"/>
                  </w:rPr>
                </w:rPrChange>
              </w:rPr>
              <w:pPrChange w:id="8724" w:author="superchickend" w:date="2012-12-16T15:28:00Z">
                <w:pPr>
                  <w:spacing w:line="240" w:lineRule="auto"/>
                </w:pPr>
              </w:pPrChange>
            </w:pPr>
            <w:ins w:id="8725" w:author="The Si Tran" w:date="2012-12-10T07:27:00Z">
              <w:r w:rsidRPr="00511C5F">
                <w:rPr>
                  <w:b/>
                  <w:rPrChange w:id="8726"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727"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pPr>
              <w:pStyle w:val="BangBody"/>
              <w:jc w:val="center"/>
              <w:rPr>
                <w:ins w:id="8728" w:author="The Si Tran" w:date="2012-12-10T07:27:00Z"/>
                <w:b/>
                <w:rPrChange w:id="8729" w:author="superchickend" w:date="2012-12-16T15:28:00Z">
                  <w:rPr>
                    <w:ins w:id="8730" w:author="The Si Tran" w:date="2012-12-10T07:27:00Z"/>
                    <w:rFonts w:ascii="Calibri" w:eastAsia="Times New Roman" w:hAnsi="Calibri"/>
                    <w:color w:val="000000"/>
                    <w:sz w:val="22"/>
                  </w:rPr>
                </w:rPrChange>
              </w:rPr>
              <w:pPrChange w:id="8731" w:author="superchickend" w:date="2012-12-16T15:28:00Z">
                <w:pPr>
                  <w:spacing w:line="240" w:lineRule="auto"/>
                </w:pPr>
              </w:pPrChange>
            </w:pPr>
            <w:ins w:id="8732" w:author="The Si Tran" w:date="2012-12-10T07:27:00Z">
              <w:r w:rsidRPr="00511C5F">
                <w:rPr>
                  <w:b/>
                  <w:rPrChange w:id="8733"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734" w:author="The Si Tran" w:date="2012-12-10T07:27:00Z"/>
          <w:trPrChange w:id="8735"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3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pPr>
              <w:pStyle w:val="BangBody"/>
              <w:jc w:val="center"/>
              <w:rPr>
                <w:ins w:id="8737" w:author="The Si Tran" w:date="2012-12-10T07:27:00Z"/>
                <w:b/>
                <w:rPrChange w:id="8738" w:author="superchickend" w:date="2012-12-16T15:28:00Z">
                  <w:rPr>
                    <w:ins w:id="8739" w:author="The Si Tran" w:date="2012-12-10T07:27:00Z"/>
                    <w:rFonts w:ascii="Calibri" w:eastAsia="Times New Roman" w:hAnsi="Calibri"/>
                    <w:color w:val="000000"/>
                    <w:sz w:val="22"/>
                  </w:rPr>
                </w:rPrChange>
              </w:rPr>
              <w:pPrChange w:id="8740" w:author="superchickend" w:date="2012-12-16T15:28:00Z">
                <w:pPr>
                  <w:spacing w:line="240" w:lineRule="auto"/>
                  <w:jc w:val="center"/>
                </w:pPr>
              </w:pPrChange>
            </w:pPr>
            <w:ins w:id="8741" w:author="The Si Tran" w:date="2012-12-10T07:27:00Z">
              <w:r w:rsidRPr="00511C5F">
                <w:rPr>
                  <w:b/>
                  <w:rPrChange w:id="8742"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74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744" w:author="The Si Tran" w:date="2012-12-10T07:27:00Z"/>
                <w:rPrChange w:id="8745" w:author="The Si Tran" w:date="2012-12-14T06:33:00Z">
                  <w:rPr>
                    <w:ins w:id="8746" w:author="The Si Tran" w:date="2012-12-10T07:27:00Z"/>
                    <w:rFonts w:ascii="Calibri" w:eastAsia="Times New Roman" w:hAnsi="Calibri"/>
                    <w:color w:val="000000"/>
                    <w:sz w:val="22"/>
                  </w:rPr>
                </w:rPrChange>
              </w:rPr>
              <w:pPrChange w:id="8747" w:author="The Si Tran" w:date="2012-12-16T08:45:00Z">
                <w:pPr>
                  <w:spacing w:line="240" w:lineRule="auto"/>
                  <w:jc w:val="left"/>
                </w:pPr>
              </w:pPrChange>
            </w:pPr>
            <w:ins w:id="8748" w:author="The Si Tran" w:date="2012-12-10T07:27:00Z">
              <w:r w:rsidRPr="00722731">
                <w:rPr>
                  <w:rPrChange w:id="8749"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75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jc w:val="center"/>
              <w:rPr>
                <w:ins w:id="8751" w:author="The Si Tran" w:date="2012-12-10T07:27:00Z"/>
                <w:rPrChange w:id="8752" w:author="The Si Tran" w:date="2012-12-14T06:33:00Z">
                  <w:rPr>
                    <w:ins w:id="8753" w:author="The Si Tran" w:date="2012-12-10T07:27:00Z"/>
                    <w:rFonts w:ascii="Calibri" w:eastAsia="Times New Roman" w:hAnsi="Calibri"/>
                    <w:color w:val="000000"/>
                    <w:sz w:val="22"/>
                  </w:rPr>
                </w:rPrChange>
              </w:rPr>
              <w:pPrChange w:id="8754" w:author="superchickend" w:date="2012-12-16T15:28:00Z">
                <w:pPr>
                  <w:spacing w:line="240" w:lineRule="auto"/>
                  <w:jc w:val="right"/>
                </w:pPr>
              </w:pPrChange>
            </w:pPr>
            <w:ins w:id="8755" w:author="The Si Tran" w:date="2012-12-10T07:27:00Z">
              <w:r w:rsidRPr="00722731">
                <w:rPr>
                  <w:rPrChange w:id="8756"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75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jc w:val="center"/>
              <w:rPr>
                <w:ins w:id="8758" w:author="The Si Tran" w:date="2012-12-10T07:27:00Z"/>
                <w:rPrChange w:id="8759" w:author="The Si Tran" w:date="2012-12-14T06:33:00Z">
                  <w:rPr>
                    <w:ins w:id="8760" w:author="The Si Tran" w:date="2012-12-10T07:27:00Z"/>
                    <w:rFonts w:ascii="Calibri" w:eastAsia="Times New Roman" w:hAnsi="Calibri"/>
                    <w:color w:val="000000"/>
                    <w:sz w:val="22"/>
                  </w:rPr>
                </w:rPrChange>
              </w:rPr>
              <w:pPrChange w:id="8761" w:author="superchickend" w:date="2012-12-16T15:28:00Z">
                <w:pPr>
                  <w:spacing w:line="240" w:lineRule="auto"/>
                  <w:jc w:val="right"/>
                </w:pPr>
              </w:pPrChange>
            </w:pPr>
            <w:ins w:id="8762" w:author="The Si Tran" w:date="2012-12-10T07:27:00Z">
              <w:r w:rsidRPr="00722731">
                <w:rPr>
                  <w:rPrChange w:id="8763"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76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jc w:val="center"/>
              <w:rPr>
                <w:ins w:id="8765" w:author="The Si Tran" w:date="2012-12-10T07:27:00Z"/>
                <w:rPrChange w:id="8766" w:author="The Si Tran" w:date="2012-12-14T06:33:00Z">
                  <w:rPr>
                    <w:ins w:id="8767" w:author="The Si Tran" w:date="2012-12-10T07:27:00Z"/>
                    <w:rFonts w:ascii="Calibri" w:eastAsia="Times New Roman" w:hAnsi="Calibri"/>
                    <w:color w:val="000000"/>
                    <w:sz w:val="22"/>
                  </w:rPr>
                </w:rPrChange>
              </w:rPr>
              <w:pPrChange w:id="8768" w:author="superchickend" w:date="2012-12-16T15:28:00Z">
                <w:pPr>
                  <w:spacing w:line="240" w:lineRule="auto"/>
                  <w:jc w:val="right"/>
                </w:pPr>
              </w:pPrChange>
            </w:pPr>
            <w:ins w:id="8769" w:author="The Si Tran" w:date="2012-12-10T07:27:00Z">
              <w:r w:rsidRPr="00722731">
                <w:rPr>
                  <w:rPrChange w:id="8770" w:author="The Si Tran" w:date="2012-12-14T06:33:00Z">
                    <w:rPr>
                      <w:rFonts w:ascii="Calibri" w:hAnsi="Calibri"/>
                      <w:sz w:val="22"/>
                    </w:rPr>
                  </w:rPrChange>
                </w:rPr>
                <w:t>8.92</w:t>
              </w:r>
            </w:ins>
          </w:p>
        </w:tc>
      </w:tr>
      <w:tr w:rsidR="00A837C3" w:rsidRPr="009D2F47" w14:paraId="6BE6CD20" w14:textId="77777777" w:rsidTr="008B0B04">
        <w:trPr>
          <w:trHeight w:val="441"/>
          <w:ins w:id="8771" w:author="The Si Tran" w:date="2012-12-10T07:27:00Z"/>
          <w:trPrChange w:id="8772"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77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pPr>
              <w:pStyle w:val="BangBody"/>
              <w:jc w:val="center"/>
              <w:rPr>
                <w:ins w:id="8774" w:author="The Si Tran" w:date="2012-12-10T07:27:00Z"/>
                <w:b/>
                <w:rPrChange w:id="8775" w:author="superchickend" w:date="2012-12-16T15:28:00Z">
                  <w:rPr>
                    <w:ins w:id="8776" w:author="The Si Tran" w:date="2012-12-10T07:27:00Z"/>
                    <w:rFonts w:ascii="Calibri" w:eastAsia="Times New Roman" w:hAnsi="Calibri"/>
                    <w:color w:val="000000"/>
                    <w:sz w:val="22"/>
                  </w:rPr>
                </w:rPrChange>
              </w:rPr>
              <w:pPrChange w:id="8777"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77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779" w:author="The Si Tran" w:date="2012-12-10T07:27:00Z"/>
                <w:rPrChange w:id="8780" w:author="The Si Tran" w:date="2012-12-14T06:33:00Z">
                  <w:rPr>
                    <w:ins w:id="8781" w:author="The Si Tran" w:date="2012-12-10T07:27:00Z"/>
                    <w:rFonts w:ascii="Calibri" w:eastAsia="Times New Roman" w:hAnsi="Calibri"/>
                    <w:color w:val="000000"/>
                    <w:sz w:val="22"/>
                  </w:rPr>
                </w:rPrChange>
              </w:rPr>
              <w:pPrChange w:id="8782" w:author="The Si Tran" w:date="2012-12-16T08:45:00Z">
                <w:pPr>
                  <w:spacing w:line="240" w:lineRule="auto"/>
                </w:pPr>
              </w:pPrChange>
            </w:pPr>
            <w:ins w:id="8783" w:author="The Si Tran" w:date="2012-12-10T07:27:00Z">
              <w:r w:rsidRPr="00722731">
                <w:rPr>
                  <w:rPrChange w:id="8784"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785"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jc w:val="center"/>
              <w:rPr>
                <w:ins w:id="8786" w:author="The Si Tran" w:date="2012-12-10T07:27:00Z"/>
                <w:rPrChange w:id="8787" w:author="The Si Tran" w:date="2012-12-14T06:33:00Z">
                  <w:rPr>
                    <w:ins w:id="8788" w:author="The Si Tran" w:date="2012-12-10T07:27:00Z"/>
                    <w:rFonts w:ascii="Calibri" w:eastAsia="Times New Roman" w:hAnsi="Calibri"/>
                    <w:color w:val="000000"/>
                    <w:sz w:val="22"/>
                  </w:rPr>
                </w:rPrChange>
              </w:rPr>
              <w:pPrChange w:id="8789" w:author="superchickend" w:date="2012-12-16T15:29:00Z">
                <w:pPr>
                  <w:spacing w:line="240" w:lineRule="auto"/>
                  <w:jc w:val="right"/>
                </w:pPr>
              </w:pPrChange>
            </w:pPr>
            <w:ins w:id="8790" w:author="The Si Tran" w:date="2012-12-10T07:27:00Z">
              <w:r w:rsidRPr="00722731">
                <w:rPr>
                  <w:rPrChange w:id="8791"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792"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jc w:val="center"/>
              <w:rPr>
                <w:ins w:id="8793" w:author="The Si Tran" w:date="2012-12-10T07:27:00Z"/>
                <w:rPrChange w:id="8794" w:author="The Si Tran" w:date="2012-12-14T06:33:00Z">
                  <w:rPr>
                    <w:ins w:id="8795" w:author="The Si Tran" w:date="2012-12-10T07:27:00Z"/>
                    <w:rFonts w:ascii="Calibri" w:eastAsia="Times New Roman" w:hAnsi="Calibri"/>
                    <w:color w:val="000000"/>
                    <w:sz w:val="22"/>
                  </w:rPr>
                </w:rPrChange>
              </w:rPr>
              <w:pPrChange w:id="8796" w:author="superchickend" w:date="2012-12-16T15:29:00Z">
                <w:pPr>
                  <w:spacing w:line="240" w:lineRule="auto"/>
                  <w:jc w:val="right"/>
                </w:pPr>
              </w:pPrChange>
            </w:pPr>
            <w:ins w:id="8797" w:author="The Si Tran" w:date="2012-12-10T07:27:00Z">
              <w:r w:rsidRPr="00722731">
                <w:rPr>
                  <w:rPrChange w:id="8798"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799"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jc w:val="center"/>
              <w:rPr>
                <w:ins w:id="8800" w:author="The Si Tran" w:date="2012-12-10T07:27:00Z"/>
                <w:rPrChange w:id="8801" w:author="The Si Tran" w:date="2012-12-14T06:33:00Z">
                  <w:rPr>
                    <w:ins w:id="8802" w:author="The Si Tran" w:date="2012-12-10T07:27:00Z"/>
                    <w:rFonts w:ascii="Calibri" w:eastAsia="Times New Roman" w:hAnsi="Calibri"/>
                    <w:color w:val="000000"/>
                    <w:sz w:val="22"/>
                  </w:rPr>
                </w:rPrChange>
              </w:rPr>
              <w:pPrChange w:id="8803" w:author="superchickend" w:date="2012-12-16T15:29:00Z">
                <w:pPr>
                  <w:spacing w:line="240" w:lineRule="auto"/>
                  <w:jc w:val="right"/>
                </w:pPr>
              </w:pPrChange>
            </w:pPr>
            <w:ins w:id="8804" w:author="The Si Tran" w:date="2012-12-10T07:27:00Z">
              <w:r w:rsidRPr="00722731">
                <w:rPr>
                  <w:rPrChange w:id="8805" w:author="The Si Tran" w:date="2012-12-14T06:33:00Z">
                    <w:rPr>
                      <w:rFonts w:ascii="Calibri" w:hAnsi="Calibri"/>
                      <w:sz w:val="22"/>
                    </w:rPr>
                  </w:rPrChange>
                </w:rPr>
                <w:t>9.74</w:t>
              </w:r>
            </w:ins>
          </w:p>
        </w:tc>
      </w:tr>
      <w:tr w:rsidR="00A837C3" w:rsidRPr="009D2F47" w14:paraId="5E1ADA4E" w14:textId="77777777" w:rsidTr="00511C5F">
        <w:trPr>
          <w:trHeight w:val="220"/>
          <w:ins w:id="8806" w:author="The Si Tran" w:date="2012-12-10T07:27:00Z"/>
          <w:trPrChange w:id="8807"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808"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pPr>
              <w:pStyle w:val="BangBody"/>
              <w:jc w:val="center"/>
              <w:rPr>
                <w:ins w:id="8809" w:author="The Si Tran" w:date="2012-12-10T07:27:00Z"/>
                <w:b/>
                <w:rPrChange w:id="8810" w:author="superchickend" w:date="2012-12-16T15:28:00Z">
                  <w:rPr>
                    <w:ins w:id="8811" w:author="The Si Tran" w:date="2012-12-10T07:27:00Z"/>
                    <w:rFonts w:ascii="Calibri" w:eastAsia="Times New Roman" w:hAnsi="Calibri"/>
                    <w:color w:val="000000"/>
                    <w:sz w:val="22"/>
                  </w:rPr>
                </w:rPrChange>
              </w:rPr>
              <w:pPrChange w:id="8812" w:author="superchickend" w:date="2012-12-16T15:28:00Z">
                <w:pPr>
                  <w:spacing w:line="240" w:lineRule="auto"/>
                  <w:jc w:val="center"/>
                </w:pPr>
              </w:pPrChange>
            </w:pPr>
            <w:ins w:id="8813" w:author="The Si Tran" w:date="2012-12-10T07:27:00Z">
              <w:r w:rsidRPr="00511C5F">
                <w:rPr>
                  <w:b/>
                  <w:rPrChange w:id="8814"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81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816" w:author="The Si Tran" w:date="2012-12-10T07:27:00Z"/>
                <w:rPrChange w:id="8817" w:author="The Si Tran" w:date="2012-12-14T06:33:00Z">
                  <w:rPr>
                    <w:ins w:id="8818" w:author="The Si Tran" w:date="2012-12-10T07:27:00Z"/>
                    <w:rFonts w:ascii="Calibri" w:eastAsia="Times New Roman" w:hAnsi="Calibri"/>
                    <w:color w:val="000000"/>
                    <w:sz w:val="22"/>
                  </w:rPr>
                </w:rPrChange>
              </w:rPr>
              <w:pPrChange w:id="8819" w:author="The Si Tran" w:date="2012-12-16T08:45:00Z">
                <w:pPr>
                  <w:spacing w:line="240" w:lineRule="auto"/>
                  <w:jc w:val="left"/>
                </w:pPr>
              </w:pPrChange>
            </w:pPr>
            <w:ins w:id="8820" w:author="The Si Tran" w:date="2012-12-10T07:27:00Z">
              <w:r w:rsidRPr="00722731">
                <w:rPr>
                  <w:rPrChange w:id="8821"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82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jc w:val="center"/>
              <w:rPr>
                <w:ins w:id="8823" w:author="The Si Tran" w:date="2012-12-10T07:27:00Z"/>
                <w:rPrChange w:id="8824" w:author="The Si Tran" w:date="2012-12-14T06:33:00Z">
                  <w:rPr>
                    <w:ins w:id="8825" w:author="The Si Tran" w:date="2012-12-10T07:27:00Z"/>
                    <w:rFonts w:ascii="Calibri" w:eastAsia="Times New Roman" w:hAnsi="Calibri"/>
                    <w:color w:val="000000"/>
                    <w:sz w:val="22"/>
                  </w:rPr>
                </w:rPrChange>
              </w:rPr>
              <w:pPrChange w:id="8826" w:author="superchickend" w:date="2012-12-16T15:28:00Z">
                <w:pPr>
                  <w:spacing w:line="240" w:lineRule="auto"/>
                  <w:jc w:val="right"/>
                </w:pPr>
              </w:pPrChange>
            </w:pPr>
            <w:ins w:id="8827" w:author="The Si Tran" w:date="2012-12-10T07:27:00Z">
              <w:r w:rsidRPr="00722731">
                <w:rPr>
                  <w:rPrChange w:id="8828"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82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jc w:val="center"/>
              <w:rPr>
                <w:ins w:id="8830" w:author="The Si Tran" w:date="2012-12-10T07:27:00Z"/>
                <w:rPrChange w:id="8831" w:author="The Si Tran" w:date="2012-12-14T06:33:00Z">
                  <w:rPr>
                    <w:ins w:id="8832" w:author="The Si Tran" w:date="2012-12-10T07:27:00Z"/>
                    <w:rFonts w:ascii="Calibri" w:eastAsia="Times New Roman" w:hAnsi="Calibri"/>
                    <w:color w:val="000000"/>
                    <w:sz w:val="22"/>
                  </w:rPr>
                </w:rPrChange>
              </w:rPr>
              <w:pPrChange w:id="8833" w:author="superchickend" w:date="2012-12-16T15:28:00Z">
                <w:pPr>
                  <w:spacing w:line="240" w:lineRule="auto"/>
                  <w:jc w:val="right"/>
                </w:pPr>
              </w:pPrChange>
            </w:pPr>
            <w:ins w:id="8834" w:author="The Si Tran" w:date="2012-12-10T07:27:00Z">
              <w:r w:rsidRPr="00722731">
                <w:rPr>
                  <w:rPrChange w:id="8835"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83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jc w:val="center"/>
              <w:rPr>
                <w:ins w:id="8837" w:author="The Si Tran" w:date="2012-12-10T07:27:00Z"/>
                <w:rPrChange w:id="8838" w:author="The Si Tran" w:date="2012-12-14T06:33:00Z">
                  <w:rPr>
                    <w:ins w:id="8839" w:author="The Si Tran" w:date="2012-12-10T07:27:00Z"/>
                    <w:rFonts w:ascii="Calibri" w:eastAsia="Times New Roman" w:hAnsi="Calibri"/>
                    <w:color w:val="000000"/>
                    <w:sz w:val="22"/>
                  </w:rPr>
                </w:rPrChange>
              </w:rPr>
              <w:pPrChange w:id="8840" w:author="superchickend" w:date="2012-12-16T15:28:00Z">
                <w:pPr>
                  <w:spacing w:line="240" w:lineRule="auto"/>
                  <w:jc w:val="right"/>
                </w:pPr>
              </w:pPrChange>
            </w:pPr>
            <w:ins w:id="8841" w:author="The Si Tran" w:date="2012-12-10T07:27:00Z">
              <w:r w:rsidRPr="00722731">
                <w:rPr>
                  <w:rPrChange w:id="8842" w:author="The Si Tran" w:date="2012-12-14T06:33:00Z">
                    <w:rPr>
                      <w:rFonts w:ascii="Calibri" w:hAnsi="Calibri"/>
                      <w:sz w:val="22"/>
                    </w:rPr>
                  </w:rPrChange>
                </w:rPr>
                <w:t>2.97</w:t>
              </w:r>
            </w:ins>
          </w:p>
        </w:tc>
      </w:tr>
      <w:tr w:rsidR="00A837C3" w:rsidRPr="009D2F47" w14:paraId="0D4CDA74" w14:textId="77777777" w:rsidTr="008B0B04">
        <w:trPr>
          <w:trHeight w:val="674"/>
          <w:ins w:id="8843" w:author="The Si Tran" w:date="2012-12-10T07:27:00Z"/>
          <w:trPrChange w:id="8844"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4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pPr>
              <w:pStyle w:val="BangBody"/>
              <w:jc w:val="center"/>
              <w:rPr>
                <w:ins w:id="8846" w:author="The Si Tran" w:date="2012-12-10T07:27:00Z"/>
                <w:b/>
                <w:rPrChange w:id="8847" w:author="superchickend" w:date="2012-12-16T15:28:00Z">
                  <w:rPr>
                    <w:ins w:id="8848" w:author="The Si Tran" w:date="2012-12-10T07:27:00Z"/>
                    <w:rFonts w:ascii="Calibri" w:eastAsia="Times New Roman" w:hAnsi="Calibri"/>
                    <w:color w:val="000000"/>
                    <w:sz w:val="22"/>
                  </w:rPr>
                </w:rPrChange>
              </w:rPr>
              <w:pPrChange w:id="8849" w:author="superchickend" w:date="2012-12-16T15:28:00Z">
                <w:pPr>
                  <w:spacing w:line="240" w:lineRule="auto"/>
                  <w:jc w:val="center"/>
                </w:pPr>
              </w:pPrChange>
            </w:pPr>
            <w:ins w:id="8850" w:author="The Si Tran" w:date="2012-12-10T07:27:00Z">
              <w:r w:rsidRPr="00511C5F">
                <w:rPr>
                  <w:b/>
                  <w:rPrChange w:id="8851"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85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853" w:author="The Si Tran" w:date="2012-12-10T07:27:00Z"/>
                <w:rPrChange w:id="8854" w:author="The Si Tran" w:date="2012-12-14T06:33:00Z">
                  <w:rPr>
                    <w:ins w:id="8855" w:author="The Si Tran" w:date="2012-12-10T07:27:00Z"/>
                    <w:rFonts w:ascii="Calibri" w:eastAsia="Times New Roman" w:hAnsi="Calibri"/>
                    <w:color w:val="000000"/>
                    <w:sz w:val="22"/>
                  </w:rPr>
                </w:rPrChange>
              </w:rPr>
              <w:pPrChange w:id="8856" w:author="The Si Tran" w:date="2012-12-16T08:45:00Z">
                <w:pPr>
                  <w:spacing w:line="240" w:lineRule="auto"/>
                  <w:jc w:val="left"/>
                </w:pPr>
              </w:pPrChange>
            </w:pPr>
            <w:ins w:id="8857" w:author="The Si Tran" w:date="2012-12-10T07:27:00Z">
              <w:r w:rsidRPr="00722731">
                <w:rPr>
                  <w:rPrChange w:id="8858" w:author="The Si Tran" w:date="2012-12-14T06:33:00Z">
                    <w:rPr>
                      <w:rFonts w:ascii="Calibri" w:hAnsi="Calibri"/>
                      <w:sz w:val="22"/>
                    </w:rPr>
                  </w:rPrChange>
                </w:rPr>
                <w:t>ARIMA(1, 1, 0)(1, 1, 0)12</w:t>
              </w:r>
              <w:r w:rsidRPr="00722731">
                <w:rPr>
                  <w:rPrChange w:id="8859"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86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pPr>
              <w:pStyle w:val="BangBody"/>
              <w:jc w:val="center"/>
              <w:rPr>
                <w:ins w:id="8861" w:author="The Si Tran" w:date="2012-12-10T07:27:00Z"/>
                <w:b/>
                <w:rPrChange w:id="8862" w:author="superchickend" w:date="2012-12-16T15:29:00Z">
                  <w:rPr>
                    <w:ins w:id="8863" w:author="The Si Tran" w:date="2012-12-10T07:27:00Z"/>
                    <w:rFonts w:ascii="Calibri" w:eastAsia="Times New Roman" w:hAnsi="Calibri"/>
                    <w:color w:val="000000"/>
                    <w:sz w:val="22"/>
                  </w:rPr>
                </w:rPrChange>
              </w:rPr>
              <w:pPrChange w:id="8864" w:author="superchickend" w:date="2012-12-16T15:28:00Z">
                <w:pPr>
                  <w:spacing w:line="240" w:lineRule="auto"/>
                  <w:jc w:val="right"/>
                </w:pPr>
              </w:pPrChange>
            </w:pPr>
            <w:ins w:id="8865" w:author="The Si Tran" w:date="2012-12-10T07:27:00Z">
              <w:r w:rsidRPr="00810AC4">
                <w:rPr>
                  <w:b/>
                  <w:rPrChange w:id="8866"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86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pPr>
              <w:pStyle w:val="BangBody"/>
              <w:jc w:val="center"/>
              <w:rPr>
                <w:ins w:id="8868" w:author="The Si Tran" w:date="2012-12-10T07:27:00Z"/>
                <w:b/>
                <w:rPrChange w:id="8869" w:author="superchickend" w:date="2012-12-16T15:29:00Z">
                  <w:rPr>
                    <w:ins w:id="8870" w:author="The Si Tran" w:date="2012-12-10T07:27:00Z"/>
                    <w:rFonts w:ascii="Calibri" w:eastAsia="Times New Roman" w:hAnsi="Calibri"/>
                    <w:color w:val="000000"/>
                    <w:sz w:val="22"/>
                  </w:rPr>
                </w:rPrChange>
              </w:rPr>
              <w:pPrChange w:id="8871" w:author="superchickend" w:date="2012-12-16T15:28:00Z">
                <w:pPr>
                  <w:spacing w:line="240" w:lineRule="auto"/>
                  <w:jc w:val="right"/>
                </w:pPr>
              </w:pPrChange>
            </w:pPr>
            <w:ins w:id="8872" w:author="The Si Tran" w:date="2012-12-10T07:27:00Z">
              <w:r w:rsidRPr="00810AC4">
                <w:rPr>
                  <w:b/>
                  <w:rPrChange w:id="8873"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87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pPr>
              <w:pStyle w:val="BangBody"/>
              <w:jc w:val="center"/>
              <w:rPr>
                <w:ins w:id="8875" w:author="The Si Tran" w:date="2012-12-10T07:27:00Z"/>
                <w:b/>
                <w:rPrChange w:id="8876" w:author="superchickend" w:date="2012-12-16T15:29:00Z">
                  <w:rPr>
                    <w:ins w:id="8877" w:author="The Si Tran" w:date="2012-12-10T07:27:00Z"/>
                    <w:rFonts w:ascii="Calibri" w:eastAsia="Times New Roman" w:hAnsi="Calibri"/>
                    <w:color w:val="000000"/>
                    <w:sz w:val="22"/>
                  </w:rPr>
                </w:rPrChange>
              </w:rPr>
              <w:pPrChange w:id="8878" w:author="superchickend" w:date="2012-12-16T15:28:00Z">
                <w:pPr>
                  <w:spacing w:line="240" w:lineRule="auto"/>
                  <w:jc w:val="right"/>
                </w:pPr>
              </w:pPrChange>
            </w:pPr>
            <w:ins w:id="8879" w:author="The Si Tran" w:date="2012-12-10T07:27:00Z">
              <w:r w:rsidRPr="00810AC4">
                <w:rPr>
                  <w:b/>
                  <w:rPrChange w:id="8880" w:author="superchickend" w:date="2012-12-16T15:29:00Z">
                    <w:rPr>
                      <w:rFonts w:ascii="Calibri" w:hAnsi="Calibri"/>
                      <w:sz w:val="22"/>
                    </w:rPr>
                  </w:rPrChange>
                </w:rPr>
                <w:t>2.75</w:t>
              </w:r>
            </w:ins>
          </w:p>
        </w:tc>
      </w:tr>
      <w:tr w:rsidR="00A837C3" w:rsidRPr="009D2F47" w14:paraId="176B0DF2" w14:textId="77777777" w:rsidTr="00D4703F">
        <w:trPr>
          <w:trHeight w:val="664"/>
          <w:ins w:id="8881" w:author="The Si Tran" w:date="2012-12-10T07:27:00Z"/>
          <w:trPrChange w:id="8882"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88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884" w:author="The Si Tran" w:date="2012-12-10T07:27:00Z"/>
                <w:rPrChange w:id="8885" w:author="The Si Tran" w:date="2012-12-14T06:33:00Z">
                  <w:rPr>
                    <w:ins w:id="8886" w:author="The Si Tran" w:date="2012-12-10T07:27:00Z"/>
                    <w:rFonts w:ascii="Calibri" w:eastAsia="Times New Roman" w:hAnsi="Calibri"/>
                    <w:color w:val="000000"/>
                    <w:sz w:val="22"/>
                  </w:rPr>
                </w:rPrChange>
              </w:rPr>
              <w:pPrChange w:id="8887"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88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889" w:author="The Si Tran" w:date="2012-12-10T07:27:00Z"/>
                <w:rPrChange w:id="8890" w:author="The Si Tran" w:date="2012-12-14T06:33:00Z">
                  <w:rPr>
                    <w:ins w:id="8891" w:author="The Si Tran" w:date="2012-12-10T07:27:00Z"/>
                    <w:rFonts w:ascii="Calibri" w:eastAsia="Times New Roman" w:hAnsi="Calibri"/>
                    <w:color w:val="000000"/>
                    <w:sz w:val="22"/>
                  </w:rPr>
                </w:rPrChange>
              </w:rPr>
              <w:pPrChange w:id="8892" w:author="The Si Tran" w:date="2012-12-16T08:45:00Z">
                <w:pPr>
                  <w:spacing w:line="240" w:lineRule="auto"/>
                </w:pPr>
              </w:pPrChange>
            </w:pPr>
            <w:ins w:id="8893" w:author="The Si Tran" w:date="2012-12-10T07:27:00Z">
              <w:r w:rsidRPr="00722731">
                <w:rPr>
                  <w:rPrChange w:id="8894" w:author="The Si Tran" w:date="2012-12-14T06:33:00Z">
                    <w:rPr>
                      <w:rFonts w:ascii="Calibri" w:hAnsi="Calibri"/>
                      <w:sz w:val="22"/>
                    </w:rPr>
                  </w:rPrChange>
                </w:rPr>
                <w:t>ARIMA(1, 1, 0)(1, 1, 0)12</w:t>
              </w:r>
              <w:r w:rsidRPr="00722731">
                <w:rPr>
                  <w:rPrChange w:id="8895"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896"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pPr>
              <w:pStyle w:val="BangBody"/>
              <w:jc w:val="center"/>
              <w:rPr>
                <w:ins w:id="8897" w:author="The Si Tran" w:date="2012-12-10T07:27:00Z"/>
                <w:b/>
                <w:rPrChange w:id="8898" w:author="superchickend" w:date="2012-12-16T15:29:00Z">
                  <w:rPr>
                    <w:ins w:id="8899" w:author="The Si Tran" w:date="2012-12-10T07:27:00Z"/>
                    <w:rFonts w:ascii="Calibri" w:eastAsia="Times New Roman" w:hAnsi="Calibri"/>
                    <w:color w:val="000000"/>
                    <w:sz w:val="22"/>
                  </w:rPr>
                </w:rPrChange>
              </w:rPr>
              <w:pPrChange w:id="8900" w:author="superchickend" w:date="2012-12-16T15:29:00Z">
                <w:pPr>
                  <w:spacing w:line="240" w:lineRule="auto"/>
                  <w:jc w:val="right"/>
                </w:pPr>
              </w:pPrChange>
            </w:pPr>
            <w:ins w:id="8901" w:author="The Si Tran" w:date="2012-12-10T07:27:00Z">
              <w:r w:rsidRPr="00D4703F">
                <w:rPr>
                  <w:b/>
                  <w:rPrChange w:id="8902"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903"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pPr>
              <w:pStyle w:val="BangBody"/>
              <w:jc w:val="center"/>
              <w:rPr>
                <w:ins w:id="8904" w:author="The Si Tran" w:date="2012-12-10T07:27:00Z"/>
                <w:b/>
                <w:rPrChange w:id="8905" w:author="superchickend" w:date="2012-12-16T15:29:00Z">
                  <w:rPr>
                    <w:ins w:id="8906" w:author="The Si Tran" w:date="2012-12-10T07:27:00Z"/>
                    <w:rFonts w:ascii="Calibri" w:eastAsia="Times New Roman" w:hAnsi="Calibri"/>
                    <w:color w:val="000000"/>
                    <w:sz w:val="22"/>
                  </w:rPr>
                </w:rPrChange>
              </w:rPr>
              <w:pPrChange w:id="8907" w:author="superchickend" w:date="2012-12-16T15:29:00Z">
                <w:pPr>
                  <w:spacing w:line="240" w:lineRule="auto"/>
                  <w:jc w:val="right"/>
                </w:pPr>
              </w:pPrChange>
            </w:pPr>
            <w:ins w:id="8908" w:author="The Si Tran" w:date="2012-12-10T07:27:00Z">
              <w:r w:rsidRPr="00D4703F">
                <w:rPr>
                  <w:b/>
                  <w:rPrChange w:id="8909"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910"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pPr>
              <w:pStyle w:val="BangBody"/>
              <w:jc w:val="center"/>
              <w:rPr>
                <w:ins w:id="8911" w:author="The Si Tran" w:date="2012-12-10T07:27:00Z"/>
                <w:b/>
                <w:rPrChange w:id="8912" w:author="superchickend" w:date="2012-12-16T15:29:00Z">
                  <w:rPr>
                    <w:ins w:id="8913" w:author="The Si Tran" w:date="2012-12-10T07:27:00Z"/>
                    <w:rFonts w:ascii="Calibri" w:eastAsia="Times New Roman" w:hAnsi="Calibri"/>
                    <w:color w:val="000000"/>
                    <w:sz w:val="22"/>
                  </w:rPr>
                </w:rPrChange>
              </w:rPr>
              <w:pPrChange w:id="8914" w:author="superchickend" w:date="2012-12-16T15:29:00Z">
                <w:pPr>
                  <w:spacing w:line="240" w:lineRule="auto"/>
                  <w:jc w:val="right"/>
                </w:pPr>
              </w:pPrChange>
            </w:pPr>
            <w:ins w:id="8915" w:author="The Si Tran" w:date="2012-12-10T07:27:00Z">
              <w:r w:rsidRPr="00D4703F">
                <w:rPr>
                  <w:b/>
                  <w:rPrChange w:id="8916" w:author="superchickend" w:date="2012-12-16T15:29:00Z">
                    <w:rPr>
                      <w:rFonts w:ascii="Calibri" w:hAnsi="Calibri"/>
                      <w:sz w:val="22"/>
                    </w:rPr>
                  </w:rPrChange>
                </w:rPr>
                <w:t>2.82</w:t>
              </w:r>
            </w:ins>
          </w:p>
        </w:tc>
      </w:tr>
    </w:tbl>
    <w:p w14:paraId="61ED5EB4" w14:textId="77777777" w:rsidR="00726875" w:rsidRDefault="00726875">
      <w:pPr>
        <w:pStyle w:val="Bang"/>
        <w:rPr>
          <w:ins w:id="8917" w:author="The Si Tran" w:date="2012-12-14T06:30:00Z"/>
        </w:rPr>
        <w:pPrChange w:id="8918" w:author="The Si Tran" w:date="2012-12-16T10:03:00Z">
          <w:pPr>
            <w:pStyle w:val="Heading1"/>
            <w:jc w:val="left"/>
          </w:pPr>
        </w:pPrChange>
      </w:pPr>
    </w:p>
    <w:p w14:paraId="34B0E26D" w14:textId="1C1C8649" w:rsidR="00722731" w:rsidRPr="007C782C" w:rsidRDefault="00722731">
      <w:pPr>
        <w:pStyle w:val="Bang"/>
        <w:rPr>
          <w:ins w:id="8919" w:author="The Si Tran" w:date="2012-12-10T07:28:00Z"/>
        </w:rPr>
        <w:pPrChange w:id="8920" w:author="The Si Tran" w:date="2012-12-16T10:03:00Z">
          <w:pPr>
            <w:pStyle w:val="Heading1"/>
            <w:jc w:val="left"/>
          </w:pPr>
        </w:pPrChange>
      </w:pPr>
      <w:bookmarkStart w:id="8921" w:name="_Toc343033795"/>
      <w:bookmarkStart w:id="8922" w:name="_Toc343415628"/>
      <w:ins w:id="8923" w:author="The Si Tran" w:date="2012-12-14T06:30:00Z">
        <w:r w:rsidRPr="006041AD">
          <w:rPr>
            <w:b/>
          </w:rPr>
          <w:t>Bảng 6.3:</w:t>
        </w:r>
        <w:r w:rsidRPr="004D696B">
          <w:t xml:space="preserve"> Kết quả thực nghiệm chuỗi dữ liệu</w:t>
        </w:r>
        <w:r>
          <w:t xml:space="preserve"> </w:t>
        </w:r>
        <w:r w:rsidRPr="004D696B">
          <w:t>Paper</w:t>
        </w:r>
      </w:ins>
      <w:bookmarkEnd w:id="8921"/>
      <w:bookmarkEnd w:id="8922"/>
    </w:p>
    <w:tbl>
      <w:tblPr>
        <w:tblW w:w="9291" w:type="dxa"/>
        <w:tblLook w:val="04A0" w:firstRow="1" w:lastRow="0" w:firstColumn="1" w:lastColumn="0" w:noHBand="0" w:noVBand="1"/>
      </w:tblPr>
      <w:tblGrid>
        <w:gridCol w:w="1172"/>
        <w:gridCol w:w="5579"/>
        <w:gridCol w:w="758"/>
        <w:gridCol w:w="978"/>
        <w:gridCol w:w="905"/>
        <w:tblGridChange w:id="8924">
          <w:tblGrid>
            <w:gridCol w:w="1172"/>
            <w:gridCol w:w="5579"/>
            <w:gridCol w:w="758"/>
            <w:gridCol w:w="978"/>
            <w:gridCol w:w="905"/>
          </w:tblGrid>
        </w:tblGridChange>
      </w:tblGrid>
      <w:tr w:rsidR="00E30631" w:rsidRPr="00AF5054" w14:paraId="648C9053" w14:textId="77777777" w:rsidTr="00E30631">
        <w:trPr>
          <w:trHeight w:val="261"/>
          <w:ins w:id="8925"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926" w:author="The Si Tran" w:date="2012-12-10T07:28:00Z"/>
                <w:rPrChange w:id="8927" w:author="The Si Tran" w:date="2012-12-14T06:33:00Z">
                  <w:rPr>
                    <w:ins w:id="8928" w:author="The Si Tran" w:date="2012-12-10T07:28:00Z"/>
                    <w:rFonts w:ascii="Calibri" w:eastAsia="Times New Roman" w:hAnsi="Calibri"/>
                    <w:color w:val="000000"/>
                    <w:sz w:val="22"/>
                  </w:rPr>
                </w:rPrChange>
              </w:rPr>
              <w:pPrChange w:id="8929" w:author="The Si Tran" w:date="2012-12-16T08:45:00Z">
                <w:pPr>
                  <w:spacing w:line="240" w:lineRule="auto"/>
                </w:pPr>
              </w:pPrChange>
            </w:pPr>
            <w:ins w:id="8930" w:author="The Si Tran" w:date="2012-12-10T07:28:00Z">
              <w:r w:rsidRPr="00722731">
                <w:rPr>
                  <w:rPrChange w:id="8931"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pPr>
              <w:pStyle w:val="BangBody"/>
              <w:jc w:val="center"/>
              <w:rPr>
                <w:ins w:id="8932" w:author="The Si Tran" w:date="2012-12-10T07:28:00Z"/>
                <w:b/>
                <w:rPrChange w:id="8933" w:author="superchickend" w:date="2012-12-16T15:30:00Z">
                  <w:rPr>
                    <w:ins w:id="8934" w:author="The Si Tran" w:date="2012-12-10T07:28:00Z"/>
                    <w:rFonts w:ascii="Calibri" w:eastAsia="Times New Roman" w:hAnsi="Calibri"/>
                    <w:color w:val="000000"/>
                    <w:sz w:val="22"/>
                  </w:rPr>
                </w:rPrChange>
              </w:rPr>
              <w:pPrChange w:id="8935" w:author="superchickend" w:date="2012-12-16T15:30:00Z">
                <w:pPr>
                  <w:spacing w:line="240" w:lineRule="auto"/>
                </w:pPr>
              </w:pPrChange>
            </w:pPr>
            <w:ins w:id="8936" w:author="The Si Tran" w:date="2012-12-10T07:28:00Z">
              <w:r w:rsidRPr="002728D2">
                <w:rPr>
                  <w:b/>
                  <w:rPrChange w:id="8937"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pPr>
              <w:pStyle w:val="BangBody"/>
              <w:jc w:val="center"/>
              <w:rPr>
                <w:ins w:id="8938" w:author="The Si Tran" w:date="2012-12-10T07:28:00Z"/>
                <w:b/>
                <w:rPrChange w:id="8939" w:author="superchickend" w:date="2012-12-16T15:30:00Z">
                  <w:rPr>
                    <w:ins w:id="8940" w:author="The Si Tran" w:date="2012-12-10T07:28:00Z"/>
                    <w:rFonts w:ascii="Calibri" w:eastAsia="Times New Roman" w:hAnsi="Calibri"/>
                    <w:color w:val="000000"/>
                    <w:sz w:val="22"/>
                  </w:rPr>
                </w:rPrChange>
              </w:rPr>
              <w:pPrChange w:id="8941" w:author="superchickend" w:date="2012-12-16T15:30:00Z">
                <w:pPr>
                  <w:spacing w:line="240" w:lineRule="auto"/>
                </w:pPr>
              </w:pPrChange>
            </w:pPr>
            <w:ins w:id="8942" w:author="The Si Tran" w:date="2012-12-10T07:28:00Z">
              <w:r w:rsidRPr="002728D2">
                <w:rPr>
                  <w:b/>
                  <w:rPrChange w:id="8943"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pPr>
              <w:pStyle w:val="BangBody"/>
              <w:jc w:val="center"/>
              <w:rPr>
                <w:ins w:id="8944" w:author="The Si Tran" w:date="2012-12-10T07:28:00Z"/>
                <w:b/>
                <w:rPrChange w:id="8945" w:author="superchickend" w:date="2012-12-16T15:30:00Z">
                  <w:rPr>
                    <w:ins w:id="8946" w:author="The Si Tran" w:date="2012-12-10T07:28:00Z"/>
                    <w:rFonts w:ascii="Calibri" w:eastAsia="Times New Roman" w:hAnsi="Calibri"/>
                    <w:color w:val="000000"/>
                    <w:sz w:val="22"/>
                  </w:rPr>
                </w:rPrChange>
              </w:rPr>
              <w:pPrChange w:id="8947" w:author="superchickend" w:date="2012-12-16T15:30:00Z">
                <w:pPr>
                  <w:spacing w:line="240" w:lineRule="auto"/>
                </w:pPr>
              </w:pPrChange>
            </w:pPr>
            <w:ins w:id="8948" w:author="The Si Tran" w:date="2012-12-10T07:28:00Z">
              <w:r w:rsidRPr="002728D2">
                <w:rPr>
                  <w:b/>
                  <w:rPrChange w:id="8949"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pPr>
              <w:pStyle w:val="BangBody"/>
              <w:jc w:val="center"/>
              <w:rPr>
                <w:ins w:id="8950" w:author="The Si Tran" w:date="2012-12-10T07:28:00Z"/>
                <w:b/>
                <w:rPrChange w:id="8951" w:author="superchickend" w:date="2012-12-16T15:30:00Z">
                  <w:rPr>
                    <w:ins w:id="8952" w:author="The Si Tran" w:date="2012-12-10T07:28:00Z"/>
                    <w:rFonts w:ascii="Calibri" w:eastAsia="Times New Roman" w:hAnsi="Calibri"/>
                    <w:color w:val="000000"/>
                    <w:sz w:val="22"/>
                  </w:rPr>
                </w:rPrChange>
              </w:rPr>
              <w:pPrChange w:id="8953" w:author="superchickend" w:date="2012-12-16T15:30:00Z">
                <w:pPr>
                  <w:spacing w:line="240" w:lineRule="auto"/>
                </w:pPr>
              </w:pPrChange>
            </w:pPr>
            <w:ins w:id="8954" w:author="The Si Tran" w:date="2012-12-10T07:28:00Z">
              <w:r w:rsidRPr="002728D2">
                <w:rPr>
                  <w:b/>
                  <w:rPrChange w:id="8955"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8956" w:author="superchickend" w:date="2012-12-16T15:30:00Z">
            <w:tblPrEx>
              <w:tblW w:w="9291" w:type="dxa"/>
            </w:tblPrEx>
          </w:tblPrExChange>
        </w:tblPrEx>
        <w:trPr>
          <w:trHeight w:val="524"/>
          <w:ins w:id="8957" w:author="The Si Tran" w:date="2012-12-10T07:28:00Z"/>
          <w:trPrChange w:id="8958"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59"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pPr>
              <w:pStyle w:val="BangBody"/>
              <w:jc w:val="center"/>
              <w:rPr>
                <w:ins w:id="8960" w:author="The Si Tran" w:date="2012-12-10T07:28:00Z"/>
                <w:b/>
                <w:rPrChange w:id="8961" w:author="superchickend" w:date="2012-12-16T15:30:00Z">
                  <w:rPr>
                    <w:ins w:id="8962" w:author="The Si Tran" w:date="2012-12-10T07:28:00Z"/>
                    <w:rFonts w:ascii="Calibri" w:eastAsia="Times New Roman" w:hAnsi="Calibri"/>
                    <w:color w:val="000000"/>
                    <w:sz w:val="22"/>
                  </w:rPr>
                </w:rPrChange>
              </w:rPr>
              <w:pPrChange w:id="8963" w:author="superchickend" w:date="2012-12-16T15:30:00Z">
                <w:pPr>
                  <w:spacing w:line="240" w:lineRule="auto"/>
                  <w:jc w:val="center"/>
                </w:pPr>
              </w:pPrChange>
            </w:pPr>
            <w:ins w:id="8964" w:author="The Si Tran" w:date="2012-12-10T07:28:00Z">
              <w:r w:rsidRPr="002728D2">
                <w:rPr>
                  <w:b/>
                  <w:rPrChange w:id="8965"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8966"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8967" w:author="The Si Tran" w:date="2012-12-10T07:28:00Z"/>
                <w:rPrChange w:id="8968" w:author="The Si Tran" w:date="2012-12-14T06:33:00Z">
                  <w:rPr>
                    <w:ins w:id="8969" w:author="The Si Tran" w:date="2012-12-10T07:28:00Z"/>
                    <w:rFonts w:ascii="Calibri" w:eastAsia="Times New Roman" w:hAnsi="Calibri"/>
                    <w:color w:val="000000"/>
                    <w:sz w:val="22"/>
                  </w:rPr>
                </w:rPrChange>
              </w:rPr>
              <w:pPrChange w:id="8970" w:author="The Si Tran" w:date="2012-12-16T08:45:00Z">
                <w:pPr>
                  <w:spacing w:line="240" w:lineRule="auto"/>
                </w:pPr>
              </w:pPrChange>
            </w:pPr>
            <w:ins w:id="8971" w:author="The Si Tran" w:date="2012-12-10T07:28:00Z">
              <w:r w:rsidRPr="00722731">
                <w:rPr>
                  <w:rPrChange w:id="8972"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973"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pPr>
              <w:pStyle w:val="BangBody"/>
              <w:jc w:val="center"/>
              <w:rPr>
                <w:ins w:id="8974" w:author="The Si Tran" w:date="2012-12-10T07:28:00Z"/>
                <w:rPrChange w:id="8975" w:author="The Si Tran" w:date="2012-12-14T06:33:00Z">
                  <w:rPr>
                    <w:ins w:id="8976" w:author="The Si Tran" w:date="2012-12-10T07:28:00Z"/>
                    <w:rFonts w:ascii="Calibri" w:eastAsia="Times New Roman" w:hAnsi="Calibri"/>
                    <w:color w:val="000000"/>
                    <w:sz w:val="22"/>
                  </w:rPr>
                </w:rPrChange>
              </w:rPr>
              <w:pPrChange w:id="8977" w:author="superchickend" w:date="2012-12-16T15:30:00Z">
                <w:pPr>
                  <w:spacing w:line="240" w:lineRule="auto"/>
                  <w:jc w:val="right"/>
                </w:pPr>
              </w:pPrChange>
            </w:pPr>
            <w:ins w:id="8978" w:author="The Si Tran" w:date="2012-12-10T07:28:00Z">
              <w:r w:rsidRPr="00722731">
                <w:rPr>
                  <w:rPrChange w:id="8979"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898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pPr>
              <w:pStyle w:val="BangBody"/>
              <w:jc w:val="center"/>
              <w:rPr>
                <w:ins w:id="8981" w:author="The Si Tran" w:date="2012-12-10T07:28:00Z"/>
                <w:rPrChange w:id="8982" w:author="The Si Tran" w:date="2012-12-14T06:33:00Z">
                  <w:rPr>
                    <w:ins w:id="8983" w:author="The Si Tran" w:date="2012-12-10T07:28:00Z"/>
                    <w:rFonts w:ascii="Calibri" w:eastAsia="Times New Roman" w:hAnsi="Calibri"/>
                    <w:color w:val="000000"/>
                    <w:sz w:val="22"/>
                  </w:rPr>
                </w:rPrChange>
              </w:rPr>
              <w:pPrChange w:id="8984" w:author="superchickend" w:date="2012-12-16T15:30:00Z">
                <w:pPr>
                  <w:spacing w:line="240" w:lineRule="auto"/>
                  <w:jc w:val="right"/>
                </w:pPr>
              </w:pPrChange>
            </w:pPr>
            <w:ins w:id="8985" w:author="The Si Tran" w:date="2012-12-10T07:28:00Z">
              <w:r w:rsidRPr="00722731">
                <w:rPr>
                  <w:rPrChange w:id="8986"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8987"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pPr>
              <w:pStyle w:val="BangBody"/>
              <w:jc w:val="center"/>
              <w:rPr>
                <w:ins w:id="8988" w:author="The Si Tran" w:date="2012-12-10T07:28:00Z"/>
                <w:rPrChange w:id="8989" w:author="The Si Tran" w:date="2012-12-14T06:33:00Z">
                  <w:rPr>
                    <w:ins w:id="8990" w:author="The Si Tran" w:date="2012-12-10T07:28:00Z"/>
                    <w:rFonts w:ascii="Calibri" w:eastAsia="Times New Roman" w:hAnsi="Calibri"/>
                    <w:color w:val="000000"/>
                    <w:sz w:val="22"/>
                  </w:rPr>
                </w:rPrChange>
              </w:rPr>
              <w:pPrChange w:id="8991" w:author="superchickend" w:date="2012-12-16T15:30:00Z">
                <w:pPr>
                  <w:spacing w:line="240" w:lineRule="auto"/>
                  <w:jc w:val="right"/>
                </w:pPr>
              </w:pPrChange>
            </w:pPr>
            <w:ins w:id="8992" w:author="The Si Tran" w:date="2012-12-10T07:28:00Z">
              <w:r w:rsidRPr="00722731">
                <w:rPr>
                  <w:rPrChange w:id="8993"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8994" w:author="superchickend" w:date="2012-12-16T15:30:00Z">
            <w:tblPrEx>
              <w:tblW w:w="9291" w:type="dxa"/>
            </w:tblPrEx>
          </w:tblPrExChange>
        </w:tblPrEx>
        <w:trPr>
          <w:trHeight w:val="524"/>
          <w:ins w:id="8995" w:author="The Si Tran" w:date="2012-12-10T07:28:00Z"/>
          <w:trPrChange w:id="8996"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8997"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pPr>
              <w:pStyle w:val="BangBody"/>
              <w:jc w:val="center"/>
              <w:rPr>
                <w:ins w:id="8998" w:author="The Si Tran" w:date="2012-12-10T07:28:00Z"/>
                <w:b/>
                <w:rPrChange w:id="8999" w:author="superchickend" w:date="2012-12-16T15:30:00Z">
                  <w:rPr>
                    <w:ins w:id="9000" w:author="The Si Tran" w:date="2012-12-10T07:28:00Z"/>
                    <w:rFonts w:ascii="Calibri" w:eastAsia="Times New Roman" w:hAnsi="Calibri"/>
                    <w:color w:val="000000"/>
                    <w:sz w:val="22"/>
                  </w:rPr>
                </w:rPrChange>
              </w:rPr>
              <w:pPrChange w:id="9001"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002"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9003" w:author="The Si Tran" w:date="2012-12-10T07:28:00Z"/>
                <w:rPrChange w:id="9004" w:author="The Si Tran" w:date="2012-12-14T06:33:00Z">
                  <w:rPr>
                    <w:ins w:id="9005" w:author="The Si Tran" w:date="2012-12-10T07:28:00Z"/>
                    <w:rFonts w:ascii="Calibri" w:eastAsia="Times New Roman" w:hAnsi="Calibri"/>
                    <w:color w:val="000000"/>
                    <w:sz w:val="22"/>
                  </w:rPr>
                </w:rPrChange>
              </w:rPr>
              <w:pPrChange w:id="9006" w:author="The Si Tran" w:date="2012-12-16T08:45:00Z">
                <w:pPr>
                  <w:spacing w:line="240" w:lineRule="auto"/>
                </w:pPr>
              </w:pPrChange>
            </w:pPr>
            <w:ins w:id="9007" w:author="The Si Tran" w:date="2012-12-10T07:28:00Z">
              <w:r w:rsidRPr="00722731">
                <w:rPr>
                  <w:rPrChange w:id="9008"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009"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pPr>
              <w:pStyle w:val="BangBody"/>
              <w:jc w:val="center"/>
              <w:rPr>
                <w:ins w:id="9010" w:author="The Si Tran" w:date="2012-12-10T07:28:00Z"/>
                <w:rPrChange w:id="9011" w:author="The Si Tran" w:date="2012-12-14T06:33:00Z">
                  <w:rPr>
                    <w:ins w:id="9012" w:author="The Si Tran" w:date="2012-12-10T07:28:00Z"/>
                    <w:rFonts w:ascii="Calibri" w:eastAsia="Times New Roman" w:hAnsi="Calibri"/>
                    <w:color w:val="000000"/>
                    <w:sz w:val="22"/>
                  </w:rPr>
                </w:rPrChange>
              </w:rPr>
              <w:pPrChange w:id="9013" w:author="superchickend" w:date="2012-12-16T15:30:00Z">
                <w:pPr>
                  <w:spacing w:line="240" w:lineRule="auto"/>
                  <w:jc w:val="right"/>
                </w:pPr>
              </w:pPrChange>
            </w:pPr>
            <w:ins w:id="9014" w:author="The Si Tran" w:date="2012-12-10T07:28:00Z">
              <w:r w:rsidRPr="00722731">
                <w:rPr>
                  <w:rPrChange w:id="9015"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901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pPr>
              <w:pStyle w:val="BangBody"/>
              <w:jc w:val="center"/>
              <w:rPr>
                <w:ins w:id="9017" w:author="The Si Tran" w:date="2012-12-10T07:28:00Z"/>
                <w:rPrChange w:id="9018" w:author="The Si Tran" w:date="2012-12-14T06:33:00Z">
                  <w:rPr>
                    <w:ins w:id="9019" w:author="The Si Tran" w:date="2012-12-10T07:28:00Z"/>
                    <w:rFonts w:ascii="Calibri" w:eastAsia="Times New Roman" w:hAnsi="Calibri"/>
                    <w:color w:val="000000"/>
                    <w:sz w:val="22"/>
                  </w:rPr>
                </w:rPrChange>
              </w:rPr>
              <w:pPrChange w:id="9020" w:author="superchickend" w:date="2012-12-16T15:30:00Z">
                <w:pPr>
                  <w:spacing w:line="240" w:lineRule="auto"/>
                  <w:jc w:val="right"/>
                </w:pPr>
              </w:pPrChange>
            </w:pPr>
            <w:ins w:id="9021" w:author="The Si Tran" w:date="2012-12-10T07:28:00Z">
              <w:r w:rsidRPr="00722731">
                <w:rPr>
                  <w:rPrChange w:id="9022"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9023"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pPr>
              <w:pStyle w:val="BangBody"/>
              <w:jc w:val="center"/>
              <w:rPr>
                <w:ins w:id="9024" w:author="The Si Tran" w:date="2012-12-10T07:28:00Z"/>
                <w:rPrChange w:id="9025" w:author="The Si Tran" w:date="2012-12-14T06:33:00Z">
                  <w:rPr>
                    <w:ins w:id="9026" w:author="The Si Tran" w:date="2012-12-10T07:28:00Z"/>
                    <w:rFonts w:ascii="Calibri" w:eastAsia="Times New Roman" w:hAnsi="Calibri"/>
                    <w:color w:val="000000"/>
                    <w:sz w:val="22"/>
                  </w:rPr>
                </w:rPrChange>
              </w:rPr>
              <w:pPrChange w:id="9027" w:author="superchickend" w:date="2012-12-16T15:30:00Z">
                <w:pPr>
                  <w:spacing w:line="240" w:lineRule="auto"/>
                  <w:jc w:val="right"/>
                </w:pPr>
              </w:pPrChange>
            </w:pPr>
            <w:ins w:id="9028" w:author="The Si Tran" w:date="2012-12-10T07:28:00Z">
              <w:r w:rsidRPr="00722731">
                <w:rPr>
                  <w:rPrChange w:id="9029"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9030" w:author="superchickend" w:date="2012-12-16T15:30:00Z">
            <w:tblPrEx>
              <w:tblW w:w="9291" w:type="dxa"/>
            </w:tblPrEx>
          </w:tblPrExChange>
        </w:tblPrEx>
        <w:trPr>
          <w:trHeight w:val="261"/>
          <w:ins w:id="9031" w:author="The Si Tran" w:date="2012-12-10T07:28:00Z"/>
          <w:trPrChange w:id="9032"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9033"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pPr>
              <w:pStyle w:val="BangBody"/>
              <w:jc w:val="center"/>
              <w:rPr>
                <w:ins w:id="9034" w:author="The Si Tran" w:date="2012-12-10T07:28:00Z"/>
                <w:b/>
                <w:rPrChange w:id="9035" w:author="superchickend" w:date="2012-12-16T15:30:00Z">
                  <w:rPr>
                    <w:ins w:id="9036" w:author="The Si Tran" w:date="2012-12-10T07:28:00Z"/>
                    <w:rFonts w:ascii="Calibri" w:eastAsia="Times New Roman" w:hAnsi="Calibri"/>
                    <w:color w:val="000000"/>
                    <w:sz w:val="22"/>
                  </w:rPr>
                </w:rPrChange>
              </w:rPr>
              <w:pPrChange w:id="9037" w:author="superchickend" w:date="2012-12-16T15:30:00Z">
                <w:pPr>
                  <w:spacing w:line="240" w:lineRule="auto"/>
                  <w:jc w:val="center"/>
                </w:pPr>
              </w:pPrChange>
            </w:pPr>
            <w:ins w:id="9038" w:author="The Si Tran" w:date="2012-12-10T07:28:00Z">
              <w:r w:rsidRPr="002728D2">
                <w:rPr>
                  <w:b/>
                  <w:rPrChange w:id="9039"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9040"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9041" w:author="The Si Tran" w:date="2012-12-10T07:28:00Z"/>
                <w:rPrChange w:id="9042" w:author="The Si Tran" w:date="2012-12-14T06:33:00Z">
                  <w:rPr>
                    <w:ins w:id="9043" w:author="The Si Tran" w:date="2012-12-10T07:28:00Z"/>
                    <w:rFonts w:ascii="Calibri" w:eastAsia="Times New Roman" w:hAnsi="Calibri"/>
                    <w:color w:val="000000"/>
                    <w:sz w:val="22"/>
                  </w:rPr>
                </w:rPrChange>
              </w:rPr>
              <w:pPrChange w:id="9044" w:author="The Si Tran" w:date="2012-12-16T08:45:00Z">
                <w:pPr>
                  <w:spacing w:line="240" w:lineRule="auto"/>
                </w:pPr>
              </w:pPrChange>
            </w:pPr>
            <w:ins w:id="9045" w:author="The Si Tran" w:date="2012-12-10T07:28:00Z">
              <w:r w:rsidRPr="00722731">
                <w:rPr>
                  <w:rPrChange w:id="9046"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904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pPr>
              <w:pStyle w:val="BangBody"/>
              <w:jc w:val="center"/>
              <w:rPr>
                <w:ins w:id="9048" w:author="The Si Tran" w:date="2012-12-10T07:28:00Z"/>
                <w:rPrChange w:id="9049" w:author="The Si Tran" w:date="2012-12-14T06:33:00Z">
                  <w:rPr>
                    <w:ins w:id="9050" w:author="The Si Tran" w:date="2012-12-10T07:28:00Z"/>
                    <w:rFonts w:ascii="Calibri" w:eastAsia="Times New Roman" w:hAnsi="Calibri"/>
                    <w:color w:val="000000"/>
                    <w:sz w:val="22"/>
                  </w:rPr>
                </w:rPrChange>
              </w:rPr>
              <w:pPrChange w:id="9051" w:author="superchickend" w:date="2012-12-16T15:30:00Z">
                <w:pPr>
                  <w:spacing w:line="240" w:lineRule="auto"/>
                  <w:jc w:val="right"/>
                </w:pPr>
              </w:pPrChange>
            </w:pPr>
            <w:ins w:id="9052" w:author="The Si Tran" w:date="2012-12-10T07:28:00Z">
              <w:r w:rsidRPr="00722731">
                <w:rPr>
                  <w:rPrChange w:id="9053"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905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pPr>
              <w:pStyle w:val="BangBody"/>
              <w:jc w:val="center"/>
              <w:rPr>
                <w:ins w:id="9055" w:author="The Si Tran" w:date="2012-12-10T07:28:00Z"/>
                <w:rPrChange w:id="9056" w:author="The Si Tran" w:date="2012-12-14T06:33:00Z">
                  <w:rPr>
                    <w:ins w:id="9057" w:author="The Si Tran" w:date="2012-12-10T07:28:00Z"/>
                    <w:rFonts w:ascii="Calibri" w:eastAsia="Times New Roman" w:hAnsi="Calibri"/>
                    <w:color w:val="000000"/>
                    <w:sz w:val="22"/>
                  </w:rPr>
                </w:rPrChange>
              </w:rPr>
              <w:pPrChange w:id="9058" w:author="superchickend" w:date="2012-12-16T15:30:00Z">
                <w:pPr>
                  <w:spacing w:line="240" w:lineRule="auto"/>
                  <w:jc w:val="right"/>
                </w:pPr>
              </w:pPrChange>
            </w:pPr>
            <w:ins w:id="9059" w:author="The Si Tran" w:date="2012-12-10T07:28:00Z">
              <w:r w:rsidRPr="00722731">
                <w:rPr>
                  <w:rPrChange w:id="9060"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906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pPr>
              <w:pStyle w:val="BangBody"/>
              <w:jc w:val="center"/>
              <w:rPr>
                <w:ins w:id="9062" w:author="The Si Tran" w:date="2012-12-10T07:28:00Z"/>
                <w:rPrChange w:id="9063" w:author="The Si Tran" w:date="2012-12-14T06:33:00Z">
                  <w:rPr>
                    <w:ins w:id="9064" w:author="The Si Tran" w:date="2012-12-10T07:28:00Z"/>
                    <w:rFonts w:ascii="Calibri" w:eastAsia="Times New Roman" w:hAnsi="Calibri"/>
                    <w:color w:val="000000"/>
                    <w:sz w:val="22"/>
                  </w:rPr>
                </w:rPrChange>
              </w:rPr>
              <w:pPrChange w:id="9065" w:author="superchickend" w:date="2012-12-16T15:30:00Z">
                <w:pPr>
                  <w:spacing w:line="240" w:lineRule="auto"/>
                  <w:jc w:val="right"/>
                </w:pPr>
              </w:pPrChange>
            </w:pPr>
            <w:ins w:id="9066" w:author="The Si Tran" w:date="2012-12-10T07:28:00Z">
              <w:r w:rsidRPr="00722731">
                <w:rPr>
                  <w:rPrChange w:id="9067"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9068" w:author="superchickend" w:date="2012-12-16T15:30:00Z">
            <w:tblPrEx>
              <w:tblW w:w="9291" w:type="dxa"/>
            </w:tblPrEx>
          </w:tblPrExChange>
        </w:tblPrEx>
        <w:trPr>
          <w:trHeight w:val="786"/>
          <w:ins w:id="9069" w:author="The Si Tran" w:date="2012-12-10T07:28:00Z"/>
          <w:trPrChange w:id="9070"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7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pPr>
              <w:pStyle w:val="BangBody"/>
              <w:jc w:val="center"/>
              <w:rPr>
                <w:ins w:id="9072" w:author="The Si Tran" w:date="2012-12-10T07:28:00Z"/>
                <w:b/>
                <w:rPrChange w:id="9073" w:author="superchickend" w:date="2012-12-16T15:30:00Z">
                  <w:rPr>
                    <w:ins w:id="9074" w:author="The Si Tran" w:date="2012-12-10T07:28:00Z"/>
                    <w:rFonts w:ascii="Calibri" w:eastAsia="Times New Roman" w:hAnsi="Calibri"/>
                    <w:color w:val="000000"/>
                    <w:sz w:val="22"/>
                  </w:rPr>
                </w:rPrChange>
              </w:rPr>
              <w:pPrChange w:id="9075" w:author="superchickend" w:date="2012-12-16T15:30:00Z">
                <w:pPr>
                  <w:spacing w:line="240" w:lineRule="auto"/>
                  <w:jc w:val="center"/>
                </w:pPr>
              </w:pPrChange>
            </w:pPr>
            <w:ins w:id="9076" w:author="The Si Tran" w:date="2012-12-10T07:28:00Z">
              <w:r w:rsidRPr="002728D2">
                <w:rPr>
                  <w:b/>
                  <w:rPrChange w:id="9077"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9078"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9079" w:author="The Si Tran" w:date="2012-12-10T07:28:00Z"/>
                <w:rPrChange w:id="9080" w:author="The Si Tran" w:date="2012-12-14T06:33:00Z">
                  <w:rPr>
                    <w:ins w:id="9081" w:author="The Si Tran" w:date="2012-12-10T07:28:00Z"/>
                    <w:rFonts w:ascii="Calibri" w:eastAsia="Times New Roman" w:hAnsi="Calibri"/>
                    <w:color w:val="000000"/>
                    <w:sz w:val="22"/>
                  </w:rPr>
                </w:rPrChange>
              </w:rPr>
              <w:pPrChange w:id="9082" w:author="The Si Tran" w:date="2012-12-16T08:45:00Z">
                <w:pPr>
                  <w:spacing w:line="240" w:lineRule="auto"/>
                  <w:jc w:val="left"/>
                </w:pPr>
              </w:pPrChange>
            </w:pPr>
            <w:ins w:id="9083" w:author="The Si Tran" w:date="2012-12-10T07:28:00Z">
              <w:r w:rsidRPr="00722731">
                <w:rPr>
                  <w:rPrChange w:id="9084" w:author="The Si Tran" w:date="2012-12-14T06:33:00Z">
                    <w:rPr>
                      <w:rFonts w:ascii="Calibri" w:hAnsi="Calibri"/>
                      <w:sz w:val="22"/>
                    </w:rPr>
                  </w:rPrChange>
                </w:rPr>
                <w:t>ARIMA(0, 0, 0)(0, 1, 0)12</w:t>
              </w:r>
              <w:r w:rsidRPr="00722731">
                <w:rPr>
                  <w:rPrChange w:id="9085"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9086"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pPr>
              <w:pStyle w:val="BangBody"/>
              <w:jc w:val="center"/>
              <w:rPr>
                <w:ins w:id="9087" w:author="The Si Tran" w:date="2012-12-10T07:28:00Z"/>
                <w:b/>
                <w:rPrChange w:id="9088" w:author="superchickend" w:date="2012-12-16T15:30:00Z">
                  <w:rPr>
                    <w:ins w:id="9089" w:author="The Si Tran" w:date="2012-12-10T07:28:00Z"/>
                    <w:rFonts w:ascii="Calibri" w:eastAsia="Times New Roman" w:hAnsi="Calibri"/>
                    <w:color w:val="000000"/>
                    <w:sz w:val="22"/>
                  </w:rPr>
                </w:rPrChange>
              </w:rPr>
              <w:pPrChange w:id="9090" w:author="superchickend" w:date="2012-12-16T15:30:00Z">
                <w:pPr>
                  <w:spacing w:line="240" w:lineRule="auto"/>
                  <w:jc w:val="right"/>
                </w:pPr>
              </w:pPrChange>
            </w:pPr>
            <w:ins w:id="9091" w:author="The Si Tran" w:date="2012-12-10T07:28:00Z">
              <w:r w:rsidRPr="002728D2">
                <w:rPr>
                  <w:b/>
                  <w:rPrChange w:id="9092"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9093"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pPr>
              <w:pStyle w:val="BangBody"/>
              <w:jc w:val="center"/>
              <w:rPr>
                <w:ins w:id="9094" w:author="The Si Tran" w:date="2012-12-10T07:28:00Z"/>
                <w:b/>
                <w:rPrChange w:id="9095" w:author="superchickend" w:date="2012-12-16T15:30:00Z">
                  <w:rPr>
                    <w:ins w:id="9096" w:author="The Si Tran" w:date="2012-12-10T07:28:00Z"/>
                    <w:rFonts w:ascii="Calibri" w:eastAsia="Times New Roman" w:hAnsi="Calibri"/>
                    <w:color w:val="000000"/>
                    <w:sz w:val="22"/>
                  </w:rPr>
                </w:rPrChange>
              </w:rPr>
              <w:pPrChange w:id="9097" w:author="superchickend" w:date="2012-12-16T15:30:00Z">
                <w:pPr>
                  <w:spacing w:line="240" w:lineRule="auto"/>
                  <w:jc w:val="right"/>
                </w:pPr>
              </w:pPrChange>
            </w:pPr>
            <w:ins w:id="9098" w:author="The Si Tran" w:date="2012-12-10T07:28:00Z">
              <w:r w:rsidRPr="002728D2">
                <w:rPr>
                  <w:b/>
                  <w:rPrChange w:id="9099"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9100"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pPr>
              <w:pStyle w:val="BangBody"/>
              <w:jc w:val="center"/>
              <w:rPr>
                <w:ins w:id="9101" w:author="The Si Tran" w:date="2012-12-10T07:28:00Z"/>
                <w:b/>
                <w:rPrChange w:id="9102" w:author="superchickend" w:date="2012-12-16T15:30:00Z">
                  <w:rPr>
                    <w:ins w:id="9103" w:author="The Si Tran" w:date="2012-12-10T07:28:00Z"/>
                    <w:rFonts w:ascii="Calibri" w:eastAsia="Times New Roman" w:hAnsi="Calibri"/>
                    <w:color w:val="000000"/>
                    <w:sz w:val="22"/>
                  </w:rPr>
                </w:rPrChange>
              </w:rPr>
              <w:pPrChange w:id="9104" w:author="superchickend" w:date="2012-12-16T15:30:00Z">
                <w:pPr>
                  <w:spacing w:line="240" w:lineRule="auto"/>
                  <w:jc w:val="right"/>
                </w:pPr>
              </w:pPrChange>
            </w:pPr>
            <w:ins w:id="9105" w:author="The Si Tran" w:date="2012-12-10T07:28:00Z">
              <w:r w:rsidRPr="002728D2">
                <w:rPr>
                  <w:b/>
                  <w:rPrChange w:id="9106" w:author="superchickend" w:date="2012-12-16T15:30:00Z">
                    <w:rPr>
                      <w:rFonts w:ascii="Calibri" w:hAnsi="Calibri"/>
                      <w:sz w:val="22"/>
                    </w:rPr>
                  </w:rPrChange>
                </w:rPr>
                <w:t>4.32</w:t>
              </w:r>
            </w:ins>
          </w:p>
        </w:tc>
      </w:tr>
      <w:tr w:rsidR="00E30631" w:rsidRPr="00AF5054" w14:paraId="09165975" w14:textId="77777777" w:rsidTr="002728D2">
        <w:tblPrEx>
          <w:tblW w:w="9291" w:type="dxa"/>
          <w:tblPrExChange w:id="9107" w:author="superchickend" w:date="2012-12-16T15:30:00Z">
            <w:tblPrEx>
              <w:tblW w:w="9291" w:type="dxa"/>
            </w:tblPrEx>
          </w:tblPrExChange>
        </w:tblPrEx>
        <w:trPr>
          <w:trHeight w:val="786"/>
          <w:ins w:id="9108" w:author="The Si Tran" w:date="2012-12-10T07:28:00Z"/>
          <w:trPrChange w:id="9109"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9110"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9111" w:author="The Si Tran" w:date="2012-12-10T07:28:00Z"/>
                <w:rPrChange w:id="9112" w:author="The Si Tran" w:date="2012-12-14T06:33:00Z">
                  <w:rPr>
                    <w:ins w:id="9113" w:author="The Si Tran" w:date="2012-12-10T07:28:00Z"/>
                    <w:rFonts w:ascii="Calibri" w:eastAsia="Times New Roman" w:hAnsi="Calibri"/>
                    <w:color w:val="000000"/>
                    <w:sz w:val="22"/>
                  </w:rPr>
                </w:rPrChange>
              </w:rPr>
              <w:pPrChange w:id="9114"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115"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9116" w:author="The Si Tran" w:date="2012-12-10T07:28:00Z"/>
                <w:rPrChange w:id="9117" w:author="The Si Tran" w:date="2012-12-14T06:33:00Z">
                  <w:rPr>
                    <w:ins w:id="9118" w:author="The Si Tran" w:date="2012-12-10T07:28:00Z"/>
                    <w:rFonts w:ascii="Calibri" w:eastAsia="Times New Roman" w:hAnsi="Calibri"/>
                    <w:color w:val="000000"/>
                    <w:sz w:val="22"/>
                  </w:rPr>
                </w:rPrChange>
              </w:rPr>
              <w:pPrChange w:id="9119" w:author="The Si Tran" w:date="2012-12-16T08:45:00Z">
                <w:pPr>
                  <w:spacing w:line="240" w:lineRule="auto"/>
                  <w:jc w:val="left"/>
                </w:pPr>
              </w:pPrChange>
            </w:pPr>
            <w:ins w:id="9120" w:author="The Si Tran" w:date="2012-12-10T07:28:00Z">
              <w:r w:rsidRPr="00722731">
                <w:rPr>
                  <w:rPrChange w:id="9121" w:author="The Si Tran" w:date="2012-12-14T06:33:00Z">
                    <w:rPr>
                      <w:rFonts w:ascii="Calibri" w:hAnsi="Calibri"/>
                      <w:sz w:val="22"/>
                    </w:rPr>
                  </w:rPrChange>
                </w:rPr>
                <w:t>ARIMA(0, 0, 0)(0, 1, 0)12</w:t>
              </w:r>
              <w:r w:rsidRPr="00722731">
                <w:rPr>
                  <w:rPrChange w:id="9122"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123"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pPr>
              <w:pStyle w:val="BangBody"/>
              <w:jc w:val="center"/>
              <w:rPr>
                <w:ins w:id="9124" w:author="The Si Tran" w:date="2012-12-10T07:28:00Z"/>
                <w:rPrChange w:id="9125" w:author="The Si Tran" w:date="2012-12-14T06:33:00Z">
                  <w:rPr>
                    <w:ins w:id="9126" w:author="The Si Tran" w:date="2012-12-10T07:28:00Z"/>
                    <w:rFonts w:ascii="Calibri" w:eastAsia="Times New Roman" w:hAnsi="Calibri"/>
                    <w:color w:val="000000"/>
                    <w:sz w:val="22"/>
                  </w:rPr>
                </w:rPrChange>
              </w:rPr>
              <w:pPrChange w:id="9127" w:author="superchickend" w:date="2012-12-16T15:30:00Z">
                <w:pPr>
                  <w:spacing w:line="240" w:lineRule="auto"/>
                  <w:jc w:val="right"/>
                </w:pPr>
              </w:pPrChange>
            </w:pPr>
            <w:ins w:id="9128" w:author="The Si Tran" w:date="2012-12-10T07:28:00Z">
              <w:r w:rsidRPr="00722731">
                <w:rPr>
                  <w:rPrChange w:id="9129"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center"/>
            <w:hideMark/>
            <w:tcPrChange w:id="913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pPr>
              <w:pStyle w:val="BangBody"/>
              <w:jc w:val="center"/>
              <w:rPr>
                <w:ins w:id="9131" w:author="The Si Tran" w:date="2012-12-10T07:28:00Z"/>
                <w:rPrChange w:id="9132" w:author="The Si Tran" w:date="2012-12-14T06:33:00Z">
                  <w:rPr>
                    <w:ins w:id="9133" w:author="The Si Tran" w:date="2012-12-10T07:28:00Z"/>
                    <w:rFonts w:ascii="Calibri" w:eastAsia="Times New Roman" w:hAnsi="Calibri"/>
                    <w:color w:val="000000"/>
                    <w:sz w:val="22"/>
                  </w:rPr>
                </w:rPrChange>
              </w:rPr>
              <w:pPrChange w:id="9134" w:author="superchickend" w:date="2012-12-16T15:30:00Z">
                <w:pPr>
                  <w:spacing w:line="240" w:lineRule="auto"/>
                  <w:jc w:val="right"/>
                </w:pPr>
              </w:pPrChange>
            </w:pPr>
            <w:ins w:id="9135" w:author="The Si Tran" w:date="2012-12-10T07:28:00Z">
              <w:r w:rsidRPr="00722731">
                <w:rPr>
                  <w:rPrChange w:id="9136"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9137"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pPr>
              <w:pStyle w:val="BangBody"/>
              <w:jc w:val="center"/>
              <w:rPr>
                <w:ins w:id="9138" w:author="The Si Tran" w:date="2012-12-10T07:28:00Z"/>
                <w:rPrChange w:id="9139" w:author="The Si Tran" w:date="2012-12-14T06:33:00Z">
                  <w:rPr>
                    <w:ins w:id="9140" w:author="The Si Tran" w:date="2012-12-10T07:28:00Z"/>
                    <w:rFonts w:ascii="Calibri" w:eastAsia="Times New Roman" w:hAnsi="Calibri"/>
                    <w:color w:val="000000"/>
                    <w:sz w:val="22"/>
                  </w:rPr>
                </w:rPrChange>
              </w:rPr>
              <w:pPrChange w:id="9141" w:author="superchickend" w:date="2012-12-16T15:30:00Z">
                <w:pPr>
                  <w:spacing w:line="240" w:lineRule="auto"/>
                  <w:jc w:val="right"/>
                </w:pPr>
              </w:pPrChange>
            </w:pPr>
            <w:ins w:id="9142" w:author="The Si Tran" w:date="2012-12-10T07:28:00Z">
              <w:r w:rsidRPr="00722731">
                <w:rPr>
                  <w:rPrChange w:id="9143" w:author="The Si Tran" w:date="2012-12-14T06:33:00Z">
                    <w:rPr>
                      <w:rFonts w:ascii="Calibri" w:hAnsi="Calibri"/>
                      <w:sz w:val="22"/>
                    </w:rPr>
                  </w:rPrChange>
                </w:rPr>
                <w:t>5.97</w:t>
              </w:r>
            </w:ins>
          </w:p>
        </w:tc>
      </w:tr>
    </w:tbl>
    <w:p w14:paraId="03E66EDA" w14:textId="77777777" w:rsidR="00722731" w:rsidRDefault="00722731">
      <w:pPr>
        <w:rPr>
          <w:ins w:id="9144" w:author="The Si Tran" w:date="2012-12-14T06:31:00Z"/>
        </w:rPr>
        <w:pPrChange w:id="9145" w:author="The Si Tran" w:date="2012-12-14T06:31:00Z">
          <w:pPr>
            <w:pStyle w:val="Heading1"/>
            <w:jc w:val="left"/>
          </w:pPr>
        </w:pPrChange>
      </w:pPr>
    </w:p>
    <w:p w14:paraId="3A37605C" w14:textId="77777777" w:rsidR="00722731" w:rsidRPr="00097101" w:rsidRDefault="00722731">
      <w:pPr>
        <w:rPr>
          <w:ins w:id="9146" w:author="The Si Tran" w:date="2012-12-14T06:31:00Z"/>
        </w:rPr>
        <w:pPrChange w:id="9147" w:author="The Si Tran" w:date="2012-12-14T06:31:00Z">
          <w:pPr>
            <w:pStyle w:val="Heading1"/>
            <w:jc w:val="left"/>
          </w:pPr>
        </w:pPrChange>
      </w:pPr>
    </w:p>
    <w:p w14:paraId="7AFD012E" w14:textId="21B80111" w:rsidR="00EF77AD" w:rsidRDefault="00EF77AD">
      <w:pPr>
        <w:pStyle w:val="Heading3"/>
        <w:rPr>
          <w:ins w:id="9148" w:author="The Si Tran" w:date="2012-12-14T06:31:00Z"/>
        </w:rPr>
        <w:pPrChange w:id="9149" w:author="The Si Tran" w:date="2012-12-06T21:22:00Z">
          <w:pPr>
            <w:pStyle w:val="Heading1"/>
            <w:jc w:val="left"/>
          </w:pPr>
        </w:pPrChange>
      </w:pPr>
      <w:bookmarkStart w:id="9150" w:name="_Toc343461318"/>
      <w:ins w:id="9151" w:author="The Si Tran" w:date="2012-12-06T21:22:00Z">
        <w:r>
          <w:t>Bộ dữ liệ</w:t>
        </w:r>
        <w:r w:rsidR="00810267">
          <w:t>u có tính mùa</w:t>
        </w:r>
      </w:ins>
      <w:bookmarkEnd w:id="9150"/>
    </w:p>
    <w:p w14:paraId="400D4954" w14:textId="31AD8F0A" w:rsidR="00722731" w:rsidRPr="00097101" w:rsidRDefault="00722731">
      <w:pPr>
        <w:pStyle w:val="Bang"/>
        <w:rPr>
          <w:ins w:id="9152" w:author="The Si Tran" w:date="2012-12-10T07:29:00Z"/>
        </w:rPr>
        <w:pPrChange w:id="9153" w:author="The Si Tran" w:date="2012-12-16T10:03:00Z">
          <w:pPr>
            <w:pStyle w:val="Heading1"/>
            <w:jc w:val="left"/>
          </w:pPr>
        </w:pPrChange>
      </w:pPr>
      <w:bookmarkStart w:id="9154" w:name="_Toc343033796"/>
      <w:bookmarkStart w:id="9155" w:name="_Toc343415629"/>
      <w:ins w:id="9156" w:author="The Si Tran" w:date="2012-12-14T06:31:00Z">
        <w:r w:rsidRPr="006041AD">
          <w:rPr>
            <w:b/>
          </w:rPr>
          <w:t>Bảng 6.4:</w:t>
        </w:r>
        <w:r w:rsidRPr="004D696B">
          <w:t xml:space="preserve"> Kết quả thực nghiệm chuỗi dữ liệu</w:t>
        </w:r>
        <w:r>
          <w:t xml:space="preserve"> </w:t>
        </w:r>
        <w:r w:rsidRPr="004D696B">
          <w:t>Deaths</w:t>
        </w:r>
      </w:ins>
      <w:bookmarkEnd w:id="9154"/>
      <w:bookmarkEnd w:id="9155"/>
    </w:p>
    <w:tbl>
      <w:tblPr>
        <w:tblW w:w="9376" w:type="dxa"/>
        <w:tblLook w:val="04A0" w:firstRow="1" w:lastRow="0" w:firstColumn="1" w:lastColumn="0" w:noHBand="0" w:noVBand="1"/>
        <w:tblPrChange w:id="9157"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9158">
          <w:tblGrid>
            <w:gridCol w:w="1072"/>
            <w:gridCol w:w="6763"/>
            <w:gridCol w:w="830"/>
            <w:gridCol w:w="1053"/>
            <w:gridCol w:w="828"/>
          </w:tblGrid>
        </w:tblGridChange>
      </w:tblGrid>
      <w:tr w:rsidR="00A75EB6" w:rsidRPr="005046FC" w14:paraId="37A70988" w14:textId="77777777" w:rsidTr="00E30631">
        <w:trPr>
          <w:trHeight w:val="263"/>
          <w:ins w:id="9159" w:author="The Si Tran" w:date="2012-12-10T07:30:00Z"/>
          <w:trPrChange w:id="9160"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61"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9162" w:author="The Si Tran" w:date="2012-12-10T07:30:00Z"/>
                <w:rPrChange w:id="9163" w:author="The Si Tran" w:date="2012-12-14T06:34:00Z">
                  <w:rPr>
                    <w:ins w:id="9164" w:author="The Si Tran" w:date="2012-12-10T07:30:00Z"/>
                    <w:rFonts w:ascii="Calibri" w:eastAsia="Times New Roman" w:hAnsi="Calibri"/>
                    <w:color w:val="000000"/>
                    <w:sz w:val="22"/>
                  </w:rPr>
                </w:rPrChange>
              </w:rPr>
              <w:pPrChange w:id="9165" w:author="The Si Tran" w:date="2012-12-16T08:45:00Z">
                <w:pPr>
                  <w:spacing w:line="240" w:lineRule="auto"/>
                </w:pPr>
              </w:pPrChange>
            </w:pPr>
            <w:ins w:id="9166" w:author="The Si Tran" w:date="2012-12-10T07:30:00Z">
              <w:r w:rsidRPr="00E30631">
                <w:rPr>
                  <w:rPrChange w:id="9167"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9168"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pPr>
              <w:pStyle w:val="BangBody"/>
              <w:jc w:val="center"/>
              <w:rPr>
                <w:ins w:id="9169" w:author="The Si Tran" w:date="2012-12-10T07:30:00Z"/>
                <w:b/>
                <w:rPrChange w:id="9170" w:author="superchickend" w:date="2012-12-16T15:30:00Z">
                  <w:rPr>
                    <w:ins w:id="9171" w:author="The Si Tran" w:date="2012-12-10T07:30:00Z"/>
                    <w:rFonts w:ascii="Calibri" w:eastAsia="Times New Roman" w:hAnsi="Calibri"/>
                    <w:color w:val="000000"/>
                    <w:sz w:val="22"/>
                  </w:rPr>
                </w:rPrChange>
              </w:rPr>
              <w:pPrChange w:id="9172" w:author="superchickend" w:date="2012-12-16T15:30:00Z">
                <w:pPr>
                  <w:spacing w:line="240" w:lineRule="auto"/>
                </w:pPr>
              </w:pPrChange>
            </w:pPr>
            <w:ins w:id="9173" w:author="The Si Tran" w:date="2012-12-10T07:30:00Z">
              <w:r w:rsidRPr="002728D2">
                <w:rPr>
                  <w:b/>
                  <w:rPrChange w:id="9174"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9175"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pPr>
              <w:pStyle w:val="BangBody"/>
              <w:jc w:val="center"/>
              <w:rPr>
                <w:ins w:id="9176" w:author="The Si Tran" w:date="2012-12-10T07:30:00Z"/>
                <w:b/>
                <w:rPrChange w:id="9177" w:author="superchickend" w:date="2012-12-16T15:30:00Z">
                  <w:rPr>
                    <w:ins w:id="9178" w:author="The Si Tran" w:date="2012-12-10T07:30:00Z"/>
                    <w:rFonts w:ascii="Calibri" w:eastAsia="Times New Roman" w:hAnsi="Calibri"/>
                    <w:color w:val="000000"/>
                    <w:sz w:val="22"/>
                  </w:rPr>
                </w:rPrChange>
              </w:rPr>
              <w:pPrChange w:id="9179" w:author="superchickend" w:date="2012-12-16T15:30:00Z">
                <w:pPr>
                  <w:spacing w:line="240" w:lineRule="auto"/>
                </w:pPr>
              </w:pPrChange>
            </w:pPr>
            <w:ins w:id="9180" w:author="The Si Tran" w:date="2012-12-10T07:30:00Z">
              <w:r w:rsidRPr="002728D2">
                <w:rPr>
                  <w:b/>
                  <w:rPrChange w:id="9181"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9182"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pPr>
              <w:pStyle w:val="BangBody"/>
              <w:jc w:val="center"/>
              <w:rPr>
                <w:ins w:id="9183" w:author="The Si Tran" w:date="2012-12-10T07:30:00Z"/>
                <w:b/>
                <w:rPrChange w:id="9184" w:author="superchickend" w:date="2012-12-16T15:30:00Z">
                  <w:rPr>
                    <w:ins w:id="9185" w:author="The Si Tran" w:date="2012-12-10T07:30:00Z"/>
                    <w:rFonts w:ascii="Calibri" w:eastAsia="Times New Roman" w:hAnsi="Calibri"/>
                    <w:color w:val="000000"/>
                    <w:sz w:val="22"/>
                  </w:rPr>
                </w:rPrChange>
              </w:rPr>
              <w:pPrChange w:id="9186" w:author="superchickend" w:date="2012-12-16T15:30:00Z">
                <w:pPr>
                  <w:spacing w:line="240" w:lineRule="auto"/>
                </w:pPr>
              </w:pPrChange>
            </w:pPr>
            <w:ins w:id="9187" w:author="The Si Tran" w:date="2012-12-10T07:30:00Z">
              <w:r w:rsidRPr="002728D2">
                <w:rPr>
                  <w:b/>
                  <w:rPrChange w:id="9188"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9189"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pPr>
              <w:pStyle w:val="BangBody"/>
              <w:jc w:val="center"/>
              <w:rPr>
                <w:ins w:id="9190" w:author="The Si Tran" w:date="2012-12-10T07:30:00Z"/>
                <w:b/>
                <w:rPrChange w:id="9191" w:author="superchickend" w:date="2012-12-16T15:30:00Z">
                  <w:rPr>
                    <w:ins w:id="9192" w:author="The Si Tran" w:date="2012-12-10T07:30:00Z"/>
                    <w:rFonts w:ascii="Calibri" w:eastAsia="Times New Roman" w:hAnsi="Calibri"/>
                    <w:color w:val="000000"/>
                    <w:sz w:val="22"/>
                  </w:rPr>
                </w:rPrChange>
              </w:rPr>
              <w:pPrChange w:id="9193" w:author="superchickend" w:date="2012-12-16T15:30:00Z">
                <w:pPr>
                  <w:spacing w:line="240" w:lineRule="auto"/>
                </w:pPr>
              </w:pPrChange>
            </w:pPr>
            <w:ins w:id="9194" w:author="The Si Tran" w:date="2012-12-10T07:30:00Z">
              <w:r w:rsidRPr="002728D2">
                <w:rPr>
                  <w:b/>
                  <w:rPrChange w:id="9195"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9196" w:author="The Si Tran" w:date="2012-12-10T07:30:00Z"/>
          <w:trPrChange w:id="9197"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98"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pPr>
              <w:pStyle w:val="BangBody"/>
              <w:jc w:val="center"/>
              <w:rPr>
                <w:ins w:id="9199" w:author="The Si Tran" w:date="2012-12-10T07:30:00Z"/>
                <w:b/>
                <w:rPrChange w:id="9200" w:author="superchickend" w:date="2012-12-16T15:30:00Z">
                  <w:rPr>
                    <w:ins w:id="9201" w:author="The Si Tran" w:date="2012-12-10T07:30:00Z"/>
                    <w:rFonts w:ascii="Calibri" w:eastAsia="Times New Roman" w:hAnsi="Calibri"/>
                    <w:color w:val="000000"/>
                    <w:sz w:val="22"/>
                  </w:rPr>
                </w:rPrChange>
              </w:rPr>
              <w:pPrChange w:id="9202" w:author="superchickend" w:date="2012-12-16T15:30:00Z">
                <w:pPr>
                  <w:spacing w:line="240" w:lineRule="auto"/>
                  <w:jc w:val="center"/>
                </w:pPr>
              </w:pPrChange>
            </w:pPr>
            <w:ins w:id="9203" w:author="The Si Tran" w:date="2012-12-10T07:30:00Z">
              <w:r w:rsidRPr="002728D2">
                <w:rPr>
                  <w:b/>
                  <w:rPrChange w:id="9204"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20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206" w:author="The Si Tran" w:date="2012-12-10T07:30:00Z"/>
                <w:rPrChange w:id="9207" w:author="The Si Tran" w:date="2012-12-14T06:34:00Z">
                  <w:rPr>
                    <w:ins w:id="9208" w:author="The Si Tran" w:date="2012-12-10T07:30:00Z"/>
                    <w:rFonts w:ascii="Calibri" w:eastAsia="Times New Roman" w:hAnsi="Calibri"/>
                    <w:color w:val="000000"/>
                    <w:sz w:val="22"/>
                  </w:rPr>
                </w:rPrChange>
              </w:rPr>
              <w:pPrChange w:id="9209" w:author="The Si Tran" w:date="2012-12-16T08:45:00Z">
                <w:pPr>
                  <w:spacing w:line="240" w:lineRule="auto"/>
                  <w:jc w:val="left"/>
                </w:pPr>
              </w:pPrChange>
            </w:pPr>
            <w:ins w:id="9210" w:author="The Si Tran" w:date="2012-12-10T07:30:00Z">
              <w:r w:rsidRPr="00E30631">
                <w:rPr>
                  <w:rPrChange w:id="9211"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21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jc w:val="center"/>
              <w:rPr>
                <w:ins w:id="9213" w:author="The Si Tran" w:date="2012-12-10T07:30:00Z"/>
                <w:rPrChange w:id="9214" w:author="The Si Tran" w:date="2012-12-14T06:34:00Z">
                  <w:rPr>
                    <w:ins w:id="9215" w:author="The Si Tran" w:date="2012-12-10T07:30:00Z"/>
                    <w:rFonts w:ascii="Calibri" w:eastAsia="Times New Roman" w:hAnsi="Calibri"/>
                    <w:color w:val="000000"/>
                    <w:sz w:val="22"/>
                  </w:rPr>
                </w:rPrChange>
              </w:rPr>
              <w:pPrChange w:id="9216" w:author="superchickend" w:date="2012-12-16T15:31:00Z">
                <w:pPr>
                  <w:spacing w:line="240" w:lineRule="auto"/>
                  <w:jc w:val="right"/>
                </w:pPr>
              </w:pPrChange>
            </w:pPr>
            <w:ins w:id="9217" w:author="The Si Tran" w:date="2012-12-10T07:30:00Z">
              <w:r w:rsidRPr="00E30631">
                <w:rPr>
                  <w:rPrChange w:id="9218"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921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jc w:val="center"/>
              <w:rPr>
                <w:ins w:id="9220" w:author="The Si Tran" w:date="2012-12-10T07:30:00Z"/>
                <w:rPrChange w:id="9221" w:author="The Si Tran" w:date="2012-12-14T06:34:00Z">
                  <w:rPr>
                    <w:ins w:id="9222" w:author="The Si Tran" w:date="2012-12-10T07:30:00Z"/>
                    <w:rFonts w:ascii="Calibri" w:eastAsia="Times New Roman" w:hAnsi="Calibri"/>
                    <w:color w:val="000000"/>
                    <w:sz w:val="22"/>
                  </w:rPr>
                </w:rPrChange>
              </w:rPr>
              <w:pPrChange w:id="9223" w:author="superchickend" w:date="2012-12-16T15:31:00Z">
                <w:pPr>
                  <w:spacing w:line="240" w:lineRule="auto"/>
                  <w:jc w:val="right"/>
                </w:pPr>
              </w:pPrChange>
            </w:pPr>
            <w:ins w:id="9224" w:author="The Si Tran" w:date="2012-12-10T07:30:00Z">
              <w:r w:rsidRPr="00E30631">
                <w:rPr>
                  <w:rPrChange w:id="9225"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922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jc w:val="center"/>
              <w:rPr>
                <w:ins w:id="9227" w:author="The Si Tran" w:date="2012-12-10T07:30:00Z"/>
                <w:rPrChange w:id="9228" w:author="The Si Tran" w:date="2012-12-14T06:34:00Z">
                  <w:rPr>
                    <w:ins w:id="9229" w:author="The Si Tran" w:date="2012-12-10T07:30:00Z"/>
                    <w:rFonts w:ascii="Calibri" w:eastAsia="Times New Roman" w:hAnsi="Calibri"/>
                    <w:color w:val="000000"/>
                    <w:sz w:val="22"/>
                  </w:rPr>
                </w:rPrChange>
              </w:rPr>
              <w:pPrChange w:id="9230" w:author="superchickend" w:date="2012-12-16T15:31:00Z">
                <w:pPr>
                  <w:spacing w:line="240" w:lineRule="auto"/>
                  <w:jc w:val="right"/>
                </w:pPr>
              </w:pPrChange>
            </w:pPr>
            <w:ins w:id="9231" w:author="The Si Tran" w:date="2012-12-10T07:30:00Z">
              <w:r w:rsidRPr="00E30631">
                <w:rPr>
                  <w:rPrChange w:id="9232" w:author="The Si Tran" w:date="2012-12-14T06:34:00Z">
                    <w:rPr>
                      <w:rFonts w:ascii="Calibri" w:hAnsi="Calibri"/>
                      <w:sz w:val="22"/>
                    </w:rPr>
                  </w:rPrChange>
                </w:rPr>
                <w:t>8.57</w:t>
              </w:r>
            </w:ins>
          </w:p>
        </w:tc>
      </w:tr>
      <w:tr w:rsidR="00A75EB6" w:rsidRPr="005046FC" w14:paraId="416D201D" w14:textId="77777777" w:rsidTr="002728D2">
        <w:trPr>
          <w:trHeight w:val="529"/>
          <w:ins w:id="9233" w:author="The Si Tran" w:date="2012-12-10T07:30:00Z"/>
          <w:trPrChange w:id="9234"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235"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pPr>
              <w:pStyle w:val="BangBody"/>
              <w:jc w:val="center"/>
              <w:rPr>
                <w:ins w:id="9236" w:author="The Si Tran" w:date="2012-12-10T07:30:00Z"/>
                <w:b/>
                <w:rPrChange w:id="9237" w:author="superchickend" w:date="2012-12-16T15:30:00Z">
                  <w:rPr>
                    <w:ins w:id="9238" w:author="The Si Tran" w:date="2012-12-10T07:30:00Z"/>
                    <w:rFonts w:ascii="Calibri" w:eastAsia="Times New Roman" w:hAnsi="Calibri"/>
                    <w:color w:val="000000"/>
                    <w:sz w:val="22"/>
                  </w:rPr>
                </w:rPrChange>
              </w:rPr>
              <w:pPrChange w:id="9239"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24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241" w:author="The Si Tran" w:date="2012-12-10T07:30:00Z"/>
                <w:rPrChange w:id="9242" w:author="The Si Tran" w:date="2012-12-14T06:34:00Z">
                  <w:rPr>
                    <w:ins w:id="9243" w:author="The Si Tran" w:date="2012-12-10T07:30:00Z"/>
                    <w:rFonts w:ascii="Calibri" w:eastAsia="Times New Roman" w:hAnsi="Calibri"/>
                    <w:color w:val="000000"/>
                    <w:sz w:val="22"/>
                  </w:rPr>
                </w:rPrChange>
              </w:rPr>
              <w:pPrChange w:id="9244" w:author="The Si Tran" w:date="2012-12-16T08:45:00Z">
                <w:pPr>
                  <w:spacing w:line="240" w:lineRule="auto"/>
                </w:pPr>
              </w:pPrChange>
            </w:pPr>
            <w:ins w:id="9245" w:author="The Si Tran" w:date="2012-12-10T07:30:00Z">
              <w:r w:rsidRPr="00E30631">
                <w:rPr>
                  <w:rPrChange w:id="9246"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24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jc w:val="center"/>
              <w:rPr>
                <w:ins w:id="9248" w:author="The Si Tran" w:date="2012-12-10T07:30:00Z"/>
                <w:rPrChange w:id="9249" w:author="The Si Tran" w:date="2012-12-14T06:34:00Z">
                  <w:rPr>
                    <w:ins w:id="9250" w:author="The Si Tran" w:date="2012-12-10T07:30:00Z"/>
                    <w:rFonts w:ascii="Calibri" w:eastAsia="Times New Roman" w:hAnsi="Calibri"/>
                    <w:color w:val="000000"/>
                    <w:sz w:val="22"/>
                  </w:rPr>
                </w:rPrChange>
              </w:rPr>
              <w:pPrChange w:id="9251" w:author="superchickend" w:date="2012-12-16T15:31:00Z">
                <w:pPr>
                  <w:spacing w:line="240" w:lineRule="auto"/>
                  <w:jc w:val="right"/>
                </w:pPr>
              </w:pPrChange>
            </w:pPr>
            <w:ins w:id="9252" w:author="The Si Tran" w:date="2012-12-10T07:30:00Z">
              <w:r w:rsidRPr="00E30631">
                <w:rPr>
                  <w:rPrChange w:id="9253"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925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jc w:val="center"/>
              <w:rPr>
                <w:ins w:id="9255" w:author="The Si Tran" w:date="2012-12-10T07:30:00Z"/>
                <w:rPrChange w:id="9256" w:author="The Si Tran" w:date="2012-12-14T06:34:00Z">
                  <w:rPr>
                    <w:ins w:id="9257" w:author="The Si Tran" w:date="2012-12-10T07:30:00Z"/>
                    <w:rFonts w:ascii="Calibri" w:eastAsia="Times New Roman" w:hAnsi="Calibri"/>
                    <w:color w:val="000000"/>
                    <w:sz w:val="22"/>
                  </w:rPr>
                </w:rPrChange>
              </w:rPr>
              <w:pPrChange w:id="9258" w:author="superchickend" w:date="2012-12-16T15:31:00Z">
                <w:pPr>
                  <w:spacing w:line="240" w:lineRule="auto"/>
                  <w:jc w:val="right"/>
                </w:pPr>
              </w:pPrChange>
            </w:pPr>
            <w:ins w:id="9259" w:author="The Si Tran" w:date="2012-12-10T07:30:00Z">
              <w:r w:rsidRPr="00E30631">
                <w:rPr>
                  <w:rPrChange w:id="9260"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926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jc w:val="center"/>
              <w:rPr>
                <w:ins w:id="9262" w:author="The Si Tran" w:date="2012-12-10T07:30:00Z"/>
                <w:rPrChange w:id="9263" w:author="The Si Tran" w:date="2012-12-14T06:34:00Z">
                  <w:rPr>
                    <w:ins w:id="9264" w:author="The Si Tran" w:date="2012-12-10T07:30:00Z"/>
                    <w:rFonts w:ascii="Calibri" w:eastAsia="Times New Roman" w:hAnsi="Calibri"/>
                    <w:color w:val="000000"/>
                    <w:sz w:val="22"/>
                  </w:rPr>
                </w:rPrChange>
              </w:rPr>
              <w:pPrChange w:id="9265" w:author="superchickend" w:date="2012-12-16T15:31:00Z">
                <w:pPr>
                  <w:spacing w:line="240" w:lineRule="auto"/>
                  <w:jc w:val="right"/>
                </w:pPr>
              </w:pPrChange>
            </w:pPr>
            <w:ins w:id="9266" w:author="The Si Tran" w:date="2012-12-10T07:30:00Z">
              <w:r w:rsidRPr="00E30631">
                <w:rPr>
                  <w:rPrChange w:id="9267" w:author="The Si Tran" w:date="2012-12-14T06:34:00Z">
                    <w:rPr>
                      <w:rFonts w:ascii="Calibri" w:hAnsi="Calibri"/>
                      <w:sz w:val="22"/>
                    </w:rPr>
                  </w:rPrChange>
                </w:rPr>
                <w:t>9.23</w:t>
              </w:r>
            </w:ins>
          </w:p>
        </w:tc>
      </w:tr>
      <w:tr w:rsidR="00A75EB6" w:rsidRPr="005046FC" w14:paraId="4015431D" w14:textId="77777777" w:rsidTr="000E7270">
        <w:trPr>
          <w:trHeight w:val="263"/>
          <w:ins w:id="9268" w:author="The Si Tran" w:date="2012-12-10T07:30:00Z"/>
          <w:trPrChange w:id="9269"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270"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pPr>
              <w:pStyle w:val="BangBody"/>
              <w:jc w:val="center"/>
              <w:rPr>
                <w:ins w:id="9271" w:author="The Si Tran" w:date="2012-12-10T07:30:00Z"/>
                <w:b/>
                <w:rPrChange w:id="9272" w:author="superchickend" w:date="2012-12-16T15:30:00Z">
                  <w:rPr>
                    <w:ins w:id="9273" w:author="The Si Tran" w:date="2012-12-10T07:30:00Z"/>
                    <w:rFonts w:ascii="Calibri" w:eastAsia="Times New Roman" w:hAnsi="Calibri"/>
                    <w:color w:val="000000"/>
                    <w:sz w:val="22"/>
                  </w:rPr>
                </w:rPrChange>
              </w:rPr>
              <w:pPrChange w:id="9274" w:author="superchickend" w:date="2012-12-16T15:30:00Z">
                <w:pPr>
                  <w:spacing w:line="240" w:lineRule="auto"/>
                  <w:jc w:val="center"/>
                </w:pPr>
              </w:pPrChange>
            </w:pPr>
            <w:ins w:id="9275" w:author="The Si Tran" w:date="2012-12-10T07:30:00Z">
              <w:r w:rsidRPr="002728D2">
                <w:rPr>
                  <w:b/>
                  <w:rPrChange w:id="9276"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927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278" w:author="The Si Tran" w:date="2012-12-10T07:30:00Z"/>
                <w:rPrChange w:id="9279" w:author="The Si Tran" w:date="2012-12-14T06:34:00Z">
                  <w:rPr>
                    <w:ins w:id="9280" w:author="The Si Tran" w:date="2012-12-10T07:30:00Z"/>
                    <w:rFonts w:ascii="Calibri" w:eastAsia="Times New Roman" w:hAnsi="Calibri"/>
                    <w:color w:val="000000"/>
                    <w:sz w:val="22"/>
                  </w:rPr>
                </w:rPrChange>
              </w:rPr>
              <w:pPrChange w:id="9281" w:author="The Si Tran" w:date="2012-12-16T08:45:00Z">
                <w:pPr>
                  <w:spacing w:line="240" w:lineRule="auto"/>
                  <w:jc w:val="left"/>
                </w:pPr>
              </w:pPrChange>
            </w:pPr>
            <w:ins w:id="9282" w:author="The Si Tran" w:date="2012-12-10T07:30:00Z">
              <w:r w:rsidRPr="00E30631">
                <w:rPr>
                  <w:rPrChange w:id="9283"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928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jc w:val="center"/>
              <w:rPr>
                <w:ins w:id="9285" w:author="The Si Tran" w:date="2012-12-10T07:30:00Z"/>
                <w:rPrChange w:id="9286" w:author="The Si Tran" w:date="2012-12-14T06:34:00Z">
                  <w:rPr>
                    <w:ins w:id="9287" w:author="The Si Tran" w:date="2012-12-10T07:30:00Z"/>
                    <w:rFonts w:ascii="Calibri" w:eastAsia="Times New Roman" w:hAnsi="Calibri"/>
                    <w:color w:val="000000"/>
                    <w:sz w:val="22"/>
                  </w:rPr>
                </w:rPrChange>
              </w:rPr>
              <w:pPrChange w:id="9288" w:author="superchickend" w:date="2012-12-16T15:31:00Z">
                <w:pPr>
                  <w:spacing w:line="240" w:lineRule="auto"/>
                  <w:jc w:val="right"/>
                </w:pPr>
              </w:pPrChange>
            </w:pPr>
            <w:ins w:id="9289" w:author="The Si Tran" w:date="2012-12-10T07:30:00Z">
              <w:r w:rsidRPr="00E30631">
                <w:rPr>
                  <w:rPrChange w:id="9290"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29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jc w:val="center"/>
              <w:rPr>
                <w:ins w:id="9292" w:author="The Si Tran" w:date="2012-12-10T07:30:00Z"/>
                <w:rPrChange w:id="9293" w:author="The Si Tran" w:date="2012-12-14T06:34:00Z">
                  <w:rPr>
                    <w:ins w:id="9294" w:author="The Si Tran" w:date="2012-12-10T07:30:00Z"/>
                    <w:rFonts w:ascii="Calibri" w:eastAsia="Times New Roman" w:hAnsi="Calibri"/>
                    <w:color w:val="000000"/>
                    <w:sz w:val="22"/>
                  </w:rPr>
                </w:rPrChange>
              </w:rPr>
              <w:pPrChange w:id="9295" w:author="superchickend" w:date="2012-12-16T15:31:00Z">
                <w:pPr>
                  <w:spacing w:line="240" w:lineRule="auto"/>
                  <w:jc w:val="right"/>
                </w:pPr>
              </w:pPrChange>
            </w:pPr>
            <w:ins w:id="9296" w:author="The Si Tran" w:date="2012-12-10T07:30:00Z">
              <w:r w:rsidRPr="00E30631">
                <w:rPr>
                  <w:rPrChange w:id="9297"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29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jc w:val="center"/>
              <w:rPr>
                <w:ins w:id="9299" w:author="The Si Tran" w:date="2012-12-10T07:30:00Z"/>
                <w:rPrChange w:id="9300" w:author="The Si Tran" w:date="2012-12-14T06:34:00Z">
                  <w:rPr>
                    <w:ins w:id="9301" w:author="The Si Tran" w:date="2012-12-10T07:30:00Z"/>
                    <w:rFonts w:ascii="Calibri" w:eastAsia="Times New Roman" w:hAnsi="Calibri"/>
                    <w:color w:val="000000"/>
                    <w:sz w:val="22"/>
                  </w:rPr>
                </w:rPrChange>
              </w:rPr>
              <w:pPrChange w:id="9302" w:author="superchickend" w:date="2012-12-16T15:31:00Z">
                <w:pPr>
                  <w:spacing w:line="240" w:lineRule="auto"/>
                  <w:jc w:val="right"/>
                </w:pPr>
              </w:pPrChange>
            </w:pPr>
            <w:ins w:id="9303" w:author="The Si Tran" w:date="2012-12-10T07:30:00Z">
              <w:r w:rsidRPr="00E30631">
                <w:rPr>
                  <w:rPrChange w:id="9304" w:author="The Si Tran" w:date="2012-12-14T06:34:00Z">
                    <w:rPr>
                      <w:rFonts w:ascii="Calibri" w:hAnsi="Calibri"/>
                      <w:sz w:val="22"/>
                    </w:rPr>
                  </w:rPrChange>
                </w:rPr>
                <w:t>8.17</w:t>
              </w:r>
            </w:ins>
          </w:p>
        </w:tc>
      </w:tr>
      <w:tr w:rsidR="00A75EB6" w:rsidRPr="005046FC" w14:paraId="5998487D" w14:textId="77777777" w:rsidTr="002728D2">
        <w:trPr>
          <w:trHeight w:val="795"/>
          <w:ins w:id="9305" w:author="The Si Tran" w:date="2012-12-10T07:30:00Z"/>
          <w:trPrChange w:id="9306"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07"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pPr>
              <w:pStyle w:val="BangBody"/>
              <w:jc w:val="center"/>
              <w:rPr>
                <w:ins w:id="9308" w:author="The Si Tran" w:date="2012-12-10T07:30:00Z"/>
                <w:b/>
                <w:rPrChange w:id="9309" w:author="superchickend" w:date="2012-12-16T15:30:00Z">
                  <w:rPr>
                    <w:ins w:id="9310" w:author="The Si Tran" w:date="2012-12-10T07:30:00Z"/>
                    <w:rFonts w:ascii="Calibri" w:eastAsia="Times New Roman" w:hAnsi="Calibri"/>
                    <w:color w:val="000000"/>
                    <w:sz w:val="22"/>
                  </w:rPr>
                </w:rPrChange>
              </w:rPr>
              <w:pPrChange w:id="9311" w:author="superchickend" w:date="2012-12-16T15:30:00Z">
                <w:pPr>
                  <w:spacing w:line="240" w:lineRule="auto"/>
                  <w:jc w:val="center"/>
                </w:pPr>
              </w:pPrChange>
            </w:pPr>
            <w:ins w:id="9312" w:author="The Si Tran" w:date="2012-12-10T07:30:00Z">
              <w:r w:rsidRPr="002728D2">
                <w:rPr>
                  <w:b/>
                  <w:rPrChange w:id="9313"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31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315" w:author="The Si Tran" w:date="2012-12-10T07:30:00Z"/>
                <w:rPrChange w:id="9316" w:author="The Si Tran" w:date="2012-12-14T06:34:00Z">
                  <w:rPr>
                    <w:ins w:id="9317" w:author="The Si Tran" w:date="2012-12-10T07:30:00Z"/>
                    <w:rFonts w:ascii="Calibri" w:eastAsia="Times New Roman" w:hAnsi="Calibri"/>
                    <w:color w:val="000000"/>
                    <w:sz w:val="22"/>
                  </w:rPr>
                </w:rPrChange>
              </w:rPr>
              <w:pPrChange w:id="9318" w:author="The Si Tran" w:date="2012-12-16T08:45:00Z">
                <w:pPr>
                  <w:spacing w:line="240" w:lineRule="auto"/>
                  <w:jc w:val="left"/>
                </w:pPr>
              </w:pPrChange>
            </w:pPr>
            <w:ins w:id="9319" w:author="The Si Tran" w:date="2012-12-10T07:30:00Z">
              <w:r w:rsidRPr="00E30631">
                <w:rPr>
                  <w:rPrChange w:id="9320" w:author="The Si Tran" w:date="2012-12-14T06:34:00Z">
                    <w:rPr>
                      <w:rFonts w:ascii="Calibri" w:hAnsi="Calibri"/>
                      <w:sz w:val="22"/>
                    </w:rPr>
                  </w:rPrChange>
                </w:rPr>
                <w:t>ARIMA(2, 0, 0)(0, 1, 1)12</w:t>
              </w:r>
              <w:r w:rsidRPr="00E30631">
                <w:rPr>
                  <w:rPrChange w:id="9321"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32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jc w:val="center"/>
              <w:rPr>
                <w:ins w:id="9323" w:author="The Si Tran" w:date="2012-12-10T07:30:00Z"/>
                <w:rPrChange w:id="9324" w:author="The Si Tran" w:date="2012-12-14T06:34:00Z">
                  <w:rPr>
                    <w:ins w:id="9325" w:author="The Si Tran" w:date="2012-12-10T07:30:00Z"/>
                    <w:rFonts w:ascii="Calibri" w:eastAsia="Times New Roman" w:hAnsi="Calibri"/>
                    <w:color w:val="000000"/>
                    <w:sz w:val="22"/>
                  </w:rPr>
                </w:rPrChange>
              </w:rPr>
              <w:pPrChange w:id="9326" w:author="superchickend" w:date="2012-12-16T15:31:00Z">
                <w:pPr>
                  <w:spacing w:line="240" w:lineRule="auto"/>
                  <w:jc w:val="right"/>
                </w:pPr>
              </w:pPrChange>
            </w:pPr>
            <w:ins w:id="9327" w:author="The Si Tran" w:date="2012-12-10T07:30:00Z">
              <w:r w:rsidRPr="00E30631">
                <w:rPr>
                  <w:rPrChange w:id="9328"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32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jc w:val="center"/>
              <w:rPr>
                <w:ins w:id="9330" w:author="The Si Tran" w:date="2012-12-10T07:30:00Z"/>
                <w:rPrChange w:id="9331" w:author="The Si Tran" w:date="2012-12-14T06:34:00Z">
                  <w:rPr>
                    <w:ins w:id="9332" w:author="The Si Tran" w:date="2012-12-10T07:30:00Z"/>
                    <w:rFonts w:ascii="Calibri" w:eastAsia="Times New Roman" w:hAnsi="Calibri"/>
                    <w:color w:val="000000"/>
                    <w:sz w:val="22"/>
                  </w:rPr>
                </w:rPrChange>
              </w:rPr>
              <w:pPrChange w:id="9333" w:author="superchickend" w:date="2012-12-16T15:31:00Z">
                <w:pPr>
                  <w:spacing w:line="240" w:lineRule="auto"/>
                  <w:jc w:val="right"/>
                </w:pPr>
              </w:pPrChange>
            </w:pPr>
            <w:ins w:id="9334" w:author="The Si Tran" w:date="2012-12-10T07:30:00Z">
              <w:r w:rsidRPr="00E30631">
                <w:rPr>
                  <w:rPrChange w:id="9335"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33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jc w:val="center"/>
              <w:rPr>
                <w:ins w:id="9337" w:author="The Si Tran" w:date="2012-12-10T07:30:00Z"/>
                <w:rPrChange w:id="9338" w:author="The Si Tran" w:date="2012-12-14T06:34:00Z">
                  <w:rPr>
                    <w:ins w:id="9339" w:author="The Si Tran" w:date="2012-12-10T07:30:00Z"/>
                    <w:rFonts w:ascii="Calibri" w:eastAsia="Times New Roman" w:hAnsi="Calibri"/>
                    <w:color w:val="000000"/>
                    <w:sz w:val="22"/>
                  </w:rPr>
                </w:rPrChange>
              </w:rPr>
              <w:pPrChange w:id="9340" w:author="superchickend" w:date="2012-12-16T15:31:00Z">
                <w:pPr>
                  <w:spacing w:line="240" w:lineRule="auto"/>
                  <w:jc w:val="right"/>
                </w:pPr>
              </w:pPrChange>
            </w:pPr>
            <w:ins w:id="9341" w:author="The Si Tran" w:date="2012-12-10T07:30:00Z">
              <w:r w:rsidRPr="00E30631">
                <w:rPr>
                  <w:rPrChange w:id="9342" w:author="The Si Tran" w:date="2012-12-14T06:34:00Z">
                    <w:rPr>
                      <w:rFonts w:ascii="Calibri" w:hAnsi="Calibri"/>
                      <w:sz w:val="22"/>
                    </w:rPr>
                  </w:rPrChange>
                </w:rPr>
                <w:t>7.23</w:t>
              </w:r>
            </w:ins>
          </w:p>
        </w:tc>
      </w:tr>
      <w:tr w:rsidR="00A75EB6" w:rsidRPr="005046FC" w14:paraId="2F76A64B" w14:textId="77777777" w:rsidTr="002728D2">
        <w:trPr>
          <w:trHeight w:val="795"/>
          <w:ins w:id="9343" w:author="The Si Tran" w:date="2012-12-10T07:30:00Z"/>
          <w:trPrChange w:id="9344"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345"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346" w:author="The Si Tran" w:date="2012-12-10T07:30:00Z"/>
                <w:rPrChange w:id="9347" w:author="The Si Tran" w:date="2012-12-14T06:34:00Z">
                  <w:rPr>
                    <w:ins w:id="9348" w:author="The Si Tran" w:date="2012-12-10T07:30:00Z"/>
                    <w:rFonts w:ascii="Calibri" w:eastAsia="Times New Roman" w:hAnsi="Calibri"/>
                    <w:color w:val="000000"/>
                    <w:sz w:val="22"/>
                  </w:rPr>
                </w:rPrChange>
              </w:rPr>
              <w:pPrChange w:id="9349"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35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351" w:author="The Si Tran" w:date="2012-12-10T07:30:00Z"/>
                <w:rPrChange w:id="9352" w:author="The Si Tran" w:date="2012-12-14T06:34:00Z">
                  <w:rPr>
                    <w:ins w:id="9353" w:author="The Si Tran" w:date="2012-12-10T07:30:00Z"/>
                    <w:rFonts w:ascii="Calibri" w:eastAsia="Times New Roman" w:hAnsi="Calibri"/>
                    <w:color w:val="000000"/>
                    <w:sz w:val="22"/>
                  </w:rPr>
                </w:rPrChange>
              </w:rPr>
              <w:pPrChange w:id="9354" w:author="The Si Tran" w:date="2012-12-16T08:45:00Z">
                <w:pPr>
                  <w:spacing w:line="240" w:lineRule="auto"/>
                </w:pPr>
              </w:pPrChange>
            </w:pPr>
            <w:ins w:id="9355" w:author="The Si Tran" w:date="2012-12-10T07:30:00Z">
              <w:r w:rsidRPr="00E30631">
                <w:rPr>
                  <w:rPrChange w:id="9356" w:author="The Si Tran" w:date="2012-12-14T06:34:00Z">
                    <w:rPr>
                      <w:rFonts w:ascii="Calibri" w:hAnsi="Calibri"/>
                      <w:sz w:val="22"/>
                    </w:rPr>
                  </w:rPrChange>
                </w:rPr>
                <w:t>ARIMA(2, 0, 0)(0, 1, 1)12</w:t>
              </w:r>
              <w:r w:rsidRPr="00E30631">
                <w:rPr>
                  <w:rPrChange w:id="9357" w:author="The Si Tran" w:date="2012-12-14T06:34:00Z">
                    <w:rPr>
                      <w:rFonts w:ascii="Calibri" w:hAnsi="Calibri"/>
                      <w:sz w:val="22"/>
                    </w:rPr>
                  </w:rPrChange>
                </w:rPr>
                <w:br/>
                <w:t xml:space="preserve">Neuron(5,5,1),Algorithm=Back Propagation, </w:t>
              </w:r>
              <w:r w:rsidRPr="00E30631">
                <w:rPr>
                  <w:rPrChange w:id="9358" w:author="The Si Tran" w:date="2012-12-14T06:34:00Z">
                    <w:rPr>
                      <w:rFonts w:ascii="Calibri" w:hAnsi="Calibri"/>
                      <w:sz w:val="22"/>
                    </w:rPr>
                  </w:rPrChange>
                </w:rPr>
                <w:lastRenderedPageBreak/>
                <w:t>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35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pPr>
              <w:pStyle w:val="BangBody"/>
              <w:jc w:val="center"/>
              <w:rPr>
                <w:ins w:id="9360" w:author="The Si Tran" w:date="2012-12-10T07:30:00Z"/>
                <w:b/>
                <w:rPrChange w:id="9361" w:author="superchickend" w:date="2012-12-16T15:31:00Z">
                  <w:rPr>
                    <w:ins w:id="9362" w:author="The Si Tran" w:date="2012-12-10T07:30:00Z"/>
                    <w:rFonts w:ascii="Calibri" w:eastAsia="Times New Roman" w:hAnsi="Calibri"/>
                    <w:color w:val="000000"/>
                    <w:sz w:val="22"/>
                  </w:rPr>
                </w:rPrChange>
              </w:rPr>
              <w:pPrChange w:id="9363" w:author="superchickend" w:date="2012-12-16T15:31:00Z">
                <w:pPr>
                  <w:spacing w:line="240" w:lineRule="auto"/>
                  <w:jc w:val="right"/>
                </w:pPr>
              </w:pPrChange>
            </w:pPr>
            <w:ins w:id="9364" w:author="The Si Tran" w:date="2012-12-10T07:30:00Z">
              <w:r w:rsidRPr="00564351">
                <w:rPr>
                  <w:b/>
                  <w:rPrChange w:id="9365" w:author="superchickend" w:date="2012-12-16T15:31:00Z">
                    <w:rPr>
                      <w:rFonts w:ascii="Calibri" w:hAnsi="Calibri"/>
                      <w:sz w:val="22"/>
                    </w:rPr>
                  </w:rPrChange>
                </w:rPr>
                <w:lastRenderedPageBreak/>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36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pPr>
              <w:pStyle w:val="BangBody"/>
              <w:jc w:val="center"/>
              <w:rPr>
                <w:ins w:id="9367" w:author="The Si Tran" w:date="2012-12-10T07:30:00Z"/>
                <w:b/>
                <w:rPrChange w:id="9368" w:author="superchickend" w:date="2012-12-16T15:31:00Z">
                  <w:rPr>
                    <w:ins w:id="9369" w:author="The Si Tran" w:date="2012-12-10T07:30:00Z"/>
                    <w:rFonts w:ascii="Calibri" w:eastAsia="Times New Roman" w:hAnsi="Calibri"/>
                    <w:color w:val="000000"/>
                    <w:sz w:val="22"/>
                  </w:rPr>
                </w:rPrChange>
              </w:rPr>
              <w:pPrChange w:id="9370" w:author="superchickend" w:date="2012-12-16T15:31:00Z">
                <w:pPr>
                  <w:spacing w:line="240" w:lineRule="auto"/>
                  <w:jc w:val="right"/>
                </w:pPr>
              </w:pPrChange>
            </w:pPr>
            <w:ins w:id="9371" w:author="The Si Tran" w:date="2012-12-10T07:30:00Z">
              <w:r w:rsidRPr="00564351">
                <w:rPr>
                  <w:b/>
                  <w:rPrChange w:id="9372"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37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pPr>
              <w:pStyle w:val="BangBody"/>
              <w:jc w:val="center"/>
              <w:rPr>
                <w:ins w:id="9374" w:author="The Si Tran" w:date="2012-12-10T07:30:00Z"/>
                <w:b/>
                <w:rPrChange w:id="9375" w:author="superchickend" w:date="2012-12-16T15:31:00Z">
                  <w:rPr>
                    <w:ins w:id="9376" w:author="The Si Tran" w:date="2012-12-10T07:30:00Z"/>
                    <w:rFonts w:ascii="Calibri" w:eastAsia="Times New Roman" w:hAnsi="Calibri"/>
                    <w:color w:val="000000"/>
                    <w:sz w:val="22"/>
                  </w:rPr>
                </w:rPrChange>
              </w:rPr>
              <w:pPrChange w:id="9377" w:author="superchickend" w:date="2012-12-16T15:31:00Z">
                <w:pPr>
                  <w:spacing w:line="240" w:lineRule="auto"/>
                  <w:jc w:val="right"/>
                </w:pPr>
              </w:pPrChange>
            </w:pPr>
            <w:ins w:id="9378" w:author="The Si Tran" w:date="2012-12-10T07:30:00Z">
              <w:r w:rsidRPr="00564351">
                <w:rPr>
                  <w:b/>
                  <w:rPrChange w:id="9379" w:author="superchickend" w:date="2012-12-16T15:31:00Z">
                    <w:rPr>
                      <w:rFonts w:ascii="Calibri" w:hAnsi="Calibri"/>
                      <w:sz w:val="22"/>
                    </w:rPr>
                  </w:rPrChange>
                </w:rPr>
                <w:t>6.77</w:t>
              </w:r>
            </w:ins>
          </w:p>
        </w:tc>
      </w:tr>
    </w:tbl>
    <w:p w14:paraId="3864A30B" w14:textId="77777777" w:rsidR="00BF080C" w:rsidRDefault="00BF080C">
      <w:pPr>
        <w:pStyle w:val="Bang"/>
        <w:rPr>
          <w:ins w:id="9380" w:author="The Si Tran" w:date="2012-12-14T06:35:00Z"/>
        </w:rPr>
        <w:pPrChange w:id="9381" w:author="The Si Tran" w:date="2012-12-16T10:03:00Z">
          <w:pPr>
            <w:pStyle w:val="Heading1"/>
            <w:jc w:val="left"/>
          </w:pPr>
        </w:pPrChange>
      </w:pPr>
    </w:p>
    <w:p w14:paraId="7988D120" w14:textId="2AC0C7E9" w:rsidR="00E30631" w:rsidRPr="00097101" w:rsidRDefault="00E30631">
      <w:pPr>
        <w:pStyle w:val="Bang"/>
        <w:rPr>
          <w:ins w:id="9382" w:author="The Si Tran" w:date="2012-12-10T07:30:00Z"/>
        </w:rPr>
        <w:pPrChange w:id="9383" w:author="The Si Tran" w:date="2012-12-16T10:03:00Z">
          <w:pPr>
            <w:pStyle w:val="Heading1"/>
            <w:jc w:val="left"/>
          </w:pPr>
        </w:pPrChange>
      </w:pPr>
      <w:bookmarkStart w:id="9384" w:name="_Toc343033797"/>
      <w:bookmarkStart w:id="9385" w:name="_Toc343415630"/>
      <w:ins w:id="9386" w:author="The Si Tran" w:date="2012-12-14T06:35:00Z">
        <w:r w:rsidRPr="006041AD">
          <w:rPr>
            <w:b/>
          </w:rPr>
          <w:t>Bảng 6.5:</w:t>
        </w:r>
        <w:r w:rsidRPr="004D696B">
          <w:t xml:space="preserve"> Kết quả thực nghiệm chuỗi dữ liệu</w:t>
        </w:r>
        <w:r>
          <w:t xml:space="preserve"> </w:t>
        </w:r>
        <w:r w:rsidRPr="004D696B">
          <w:t>Maxtemp</w:t>
        </w:r>
      </w:ins>
      <w:bookmarkEnd w:id="9384"/>
      <w:bookmarkEnd w:id="9385"/>
    </w:p>
    <w:tbl>
      <w:tblPr>
        <w:tblW w:w="9350" w:type="dxa"/>
        <w:tblLook w:val="04A0" w:firstRow="1" w:lastRow="0" w:firstColumn="1" w:lastColumn="0" w:noHBand="0" w:noVBand="1"/>
        <w:tblPrChange w:id="9387"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388">
          <w:tblGrid>
            <w:gridCol w:w="1072"/>
            <w:gridCol w:w="7002"/>
            <w:gridCol w:w="819"/>
            <w:gridCol w:w="819"/>
            <w:gridCol w:w="828"/>
          </w:tblGrid>
        </w:tblGridChange>
      </w:tblGrid>
      <w:tr w:rsidR="00A75EB6" w:rsidRPr="005046FC" w14:paraId="4751F343" w14:textId="77777777" w:rsidTr="003238A7">
        <w:trPr>
          <w:trHeight w:val="253"/>
          <w:ins w:id="9389" w:author="The Si Tran" w:date="2012-12-10T07:31:00Z"/>
          <w:trPrChange w:id="9390"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91"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392" w:author="The Si Tran" w:date="2012-12-10T07:31:00Z"/>
                <w:rPrChange w:id="9393" w:author="The Si Tran" w:date="2012-12-14T06:35:00Z">
                  <w:rPr>
                    <w:ins w:id="9394" w:author="The Si Tran" w:date="2012-12-10T07:31:00Z"/>
                    <w:rFonts w:ascii="Calibri" w:eastAsia="Times New Roman" w:hAnsi="Calibri"/>
                    <w:color w:val="000000"/>
                    <w:sz w:val="22"/>
                  </w:rPr>
                </w:rPrChange>
              </w:rPr>
              <w:pPrChange w:id="9395" w:author="The Si Tran" w:date="2012-12-16T08:45:00Z">
                <w:pPr>
                  <w:spacing w:line="240" w:lineRule="auto"/>
                </w:pPr>
              </w:pPrChange>
            </w:pPr>
            <w:ins w:id="9396" w:author="The Si Tran" w:date="2012-12-10T07:31:00Z">
              <w:r w:rsidRPr="00E30631">
                <w:rPr>
                  <w:rPrChange w:id="9397"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398"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pPr>
              <w:pStyle w:val="BangBody"/>
              <w:jc w:val="center"/>
              <w:rPr>
                <w:ins w:id="9399" w:author="The Si Tran" w:date="2012-12-10T07:31:00Z"/>
                <w:b/>
                <w:rPrChange w:id="9400" w:author="superchickend" w:date="2012-12-16T15:31:00Z">
                  <w:rPr>
                    <w:ins w:id="9401" w:author="The Si Tran" w:date="2012-12-10T07:31:00Z"/>
                    <w:rFonts w:ascii="Calibri" w:eastAsia="Times New Roman" w:hAnsi="Calibri"/>
                    <w:color w:val="000000"/>
                    <w:sz w:val="22"/>
                  </w:rPr>
                </w:rPrChange>
              </w:rPr>
              <w:pPrChange w:id="9402" w:author="superchickend" w:date="2012-12-16T15:31:00Z">
                <w:pPr>
                  <w:spacing w:line="240" w:lineRule="auto"/>
                </w:pPr>
              </w:pPrChange>
            </w:pPr>
            <w:ins w:id="9403" w:author="The Si Tran" w:date="2012-12-10T07:31:00Z">
              <w:r w:rsidRPr="003238A7">
                <w:rPr>
                  <w:b/>
                  <w:rPrChange w:id="9404"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40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pPr>
              <w:pStyle w:val="BangBody"/>
              <w:jc w:val="center"/>
              <w:rPr>
                <w:ins w:id="9406" w:author="The Si Tran" w:date="2012-12-10T07:31:00Z"/>
                <w:b/>
                <w:rPrChange w:id="9407" w:author="superchickend" w:date="2012-12-16T15:31:00Z">
                  <w:rPr>
                    <w:ins w:id="9408" w:author="The Si Tran" w:date="2012-12-10T07:31:00Z"/>
                    <w:rFonts w:ascii="Calibri" w:eastAsia="Times New Roman" w:hAnsi="Calibri"/>
                    <w:color w:val="000000"/>
                    <w:sz w:val="22"/>
                  </w:rPr>
                </w:rPrChange>
              </w:rPr>
              <w:pPrChange w:id="9409" w:author="superchickend" w:date="2012-12-16T15:31:00Z">
                <w:pPr>
                  <w:spacing w:line="240" w:lineRule="auto"/>
                </w:pPr>
              </w:pPrChange>
            </w:pPr>
            <w:ins w:id="9410" w:author="The Si Tran" w:date="2012-12-10T07:31:00Z">
              <w:r w:rsidRPr="003238A7">
                <w:rPr>
                  <w:b/>
                  <w:rPrChange w:id="9411"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412"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pPr>
              <w:pStyle w:val="BangBody"/>
              <w:jc w:val="center"/>
              <w:rPr>
                <w:ins w:id="9413" w:author="The Si Tran" w:date="2012-12-10T07:31:00Z"/>
                <w:b/>
                <w:rPrChange w:id="9414" w:author="superchickend" w:date="2012-12-16T15:31:00Z">
                  <w:rPr>
                    <w:ins w:id="9415" w:author="The Si Tran" w:date="2012-12-10T07:31:00Z"/>
                    <w:rFonts w:ascii="Calibri" w:eastAsia="Times New Roman" w:hAnsi="Calibri"/>
                    <w:color w:val="000000"/>
                    <w:sz w:val="22"/>
                  </w:rPr>
                </w:rPrChange>
              </w:rPr>
              <w:pPrChange w:id="9416" w:author="superchickend" w:date="2012-12-16T15:31:00Z">
                <w:pPr>
                  <w:spacing w:line="240" w:lineRule="auto"/>
                </w:pPr>
              </w:pPrChange>
            </w:pPr>
            <w:ins w:id="9417" w:author="The Si Tran" w:date="2012-12-10T07:31:00Z">
              <w:r w:rsidRPr="003238A7">
                <w:rPr>
                  <w:b/>
                  <w:rPrChange w:id="9418"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419"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pPr>
              <w:pStyle w:val="BangBody"/>
              <w:jc w:val="center"/>
              <w:rPr>
                <w:ins w:id="9420" w:author="The Si Tran" w:date="2012-12-10T07:31:00Z"/>
                <w:b/>
                <w:rPrChange w:id="9421" w:author="superchickend" w:date="2012-12-16T15:31:00Z">
                  <w:rPr>
                    <w:ins w:id="9422" w:author="The Si Tran" w:date="2012-12-10T07:31:00Z"/>
                    <w:rFonts w:ascii="Calibri" w:eastAsia="Times New Roman" w:hAnsi="Calibri"/>
                    <w:color w:val="000000"/>
                    <w:sz w:val="22"/>
                  </w:rPr>
                </w:rPrChange>
              </w:rPr>
              <w:pPrChange w:id="9423" w:author="superchickend" w:date="2012-12-16T15:31:00Z">
                <w:pPr>
                  <w:spacing w:line="240" w:lineRule="auto"/>
                </w:pPr>
              </w:pPrChange>
            </w:pPr>
            <w:ins w:id="9424" w:author="The Si Tran" w:date="2012-12-10T07:31:00Z">
              <w:r w:rsidRPr="003238A7">
                <w:rPr>
                  <w:b/>
                  <w:rPrChange w:id="9425"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426" w:author="The Si Tran" w:date="2012-12-10T07:31:00Z"/>
          <w:trPrChange w:id="9427"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2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pPr>
              <w:pStyle w:val="BangBody"/>
              <w:jc w:val="center"/>
              <w:rPr>
                <w:ins w:id="9429" w:author="The Si Tran" w:date="2012-12-10T07:31:00Z"/>
                <w:b/>
                <w:rPrChange w:id="9430" w:author="superchickend" w:date="2012-12-16T15:31:00Z">
                  <w:rPr>
                    <w:ins w:id="9431" w:author="The Si Tran" w:date="2012-12-10T07:31:00Z"/>
                    <w:rFonts w:ascii="Calibri" w:eastAsia="Times New Roman" w:hAnsi="Calibri"/>
                    <w:color w:val="000000"/>
                    <w:sz w:val="22"/>
                  </w:rPr>
                </w:rPrChange>
              </w:rPr>
              <w:pPrChange w:id="9432" w:author="superchickend" w:date="2012-12-16T15:31:00Z">
                <w:pPr>
                  <w:spacing w:line="240" w:lineRule="auto"/>
                  <w:jc w:val="center"/>
                </w:pPr>
              </w:pPrChange>
            </w:pPr>
            <w:ins w:id="9433" w:author="The Si Tran" w:date="2012-12-10T07:31:00Z">
              <w:r w:rsidRPr="003238A7">
                <w:rPr>
                  <w:b/>
                  <w:rPrChange w:id="9434"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43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436" w:author="The Si Tran" w:date="2012-12-10T07:31:00Z"/>
                <w:rPrChange w:id="9437" w:author="The Si Tran" w:date="2012-12-14T06:35:00Z">
                  <w:rPr>
                    <w:ins w:id="9438" w:author="The Si Tran" w:date="2012-12-10T07:31:00Z"/>
                    <w:rFonts w:ascii="Calibri" w:eastAsia="Times New Roman" w:hAnsi="Calibri"/>
                    <w:color w:val="000000"/>
                    <w:sz w:val="22"/>
                  </w:rPr>
                </w:rPrChange>
              </w:rPr>
              <w:pPrChange w:id="9439" w:author="The Si Tran" w:date="2012-12-16T08:45:00Z">
                <w:pPr>
                  <w:spacing w:line="240" w:lineRule="auto"/>
                  <w:jc w:val="left"/>
                </w:pPr>
              </w:pPrChange>
            </w:pPr>
            <w:ins w:id="9440" w:author="The Si Tran" w:date="2012-12-10T07:31:00Z">
              <w:r w:rsidRPr="00E30631">
                <w:rPr>
                  <w:rPrChange w:id="9441"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44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jc w:val="center"/>
              <w:rPr>
                <w:ins w:id="9443" w:author="The Si Tran" w:date="2012-12-10T07:31:00Z"/>
                <w:rPrChange w:id="9444" w:author="The Si Tran" w:date="2012-12-14T06:35:00Z">
                  <w:rPr>
                    <w:ins w:id="9445" w:author="The Si Tran" w:date="2012-12-10T07:31:00Z"/>
                    <w:rFonts w:ascii="Calibri" w:eastAsia="Times New Roman" w:hAnsi="Calibri"/>
                    <w:color w:val="000000"/>
                    <w:sz w:val="22"/>
                  </w:rPr>
                </w:rPrChange>
              </w:rPr>
              <w:pPrChange w:id="9446" w:author="superchickend" w:date="2012-12-16T15:32:00Z">
                <w:pPr>
                  <w:spacing w:line="240" w:lineRule="auto"/>
                  <w:jc w:val="right"/>
                </w:pPr>
              </w:pPrChange>
            </w:pPr>
            <w:ins w:id="9447" w:author="The Si Tran" w:date="2012-12-10T07:31:00Z">
              <w:r w:rsidRPr="00E30631">
                <w:rPr>
                  <w:rPrChange w:id="9448"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44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jc w:val="center"/>
              <w:rPr>
                <w:ins w:id="9450" w:author="The Si Tran" w:date="2012-12-10T07:31:00Z"/>
                <w:rPrChange w:id="9451" w:author="The Si Tran" w:date="2012-12-14T06:35:00Z">
                  <w:rPr>
                    <w:ins w:id="9452" w:author="The Si Tran" w:date="2012-12-10T07:31:00Z"/>
                    <w:rFonts w:ascii="Calibri" w:eastAsia="Times New Roman" w:hAnsi="Calibri"/>
                    <w:color w:val="000000"/>
                    <w:sz w:val="22"/>
                  </w:rPr>
                </w:rPrChange>
              </w:rPr>
              <w:pPrChange w:id="9453" w:author="superchickend" w:date="2012-12-16T15:32:00Z">
                <w:pPr>
                  <w:spacing w:line="240" w:lineRule="auto"/>
                  <w:jc w:val="right"/>
                </w:pPr>
              </w:pPrChange>
            </w:pPr>
            <w:ins w:id="9454" w:author="The Si Tran" w:date="2012-12-10T07:31:00Z">
              <w:r w:rsidRPr="00E30631">
                <w:rPr>
                  <w:rPrChange w:id="9455"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45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jc w:val="center"/>
              <w:rPr>
                <w:ins w:id="9457" w:author="The Si Tran" w:date="2012-12-10T07:31:00Z"/>
                <w:rPrChange w:id="9458" w:author="The Si Tran" w:date="2012-12-14T06:35:00Z">
                  <w:rPr>
                    <w:ins w:id="9459" w:author="The Si Tran" w:date="2012-12-10T07:31:00Z"/>
                    <w:rFonts w:ascii="Calibri" w:eastAsia="Times New Roman" w:hAnsi="Calibri"/>
                    <w:color w:val="000000"/>
                    <w:sz w:val="22"/>
                  </w:rPr>
                </w:rPrChange>
              </w:rPr>
              <w:pPrChange w:id="9460" w:author="superchickend" w:date="2012-12-16T15:32:00Z">
                <w:pPr>
                  <w:spacing w:line="240" w:lineRule="auto"/>
                  <w:jc w:val="right"/>
                </w:pPr>
              </w:pPrChange>
            </w:pPr>
            <w:ins w:id="9461" w:author="The Si Tran" w:date="2012-12-10T07:31:00Z">
              <w:r w:rsidRPr="00E30631">
                <w:rPr>
                  <w:rPrChange w:id="9462" w:author="The Si Tran" w:date="2012-12-14T06:35:00Z">
                    <w:rPr>
                      <w:rFonts w:ascii="Calibri" w:hAnsi="Calibri"/>
                      <w:sz w:val="22"/>
                    </w:rPr>
                  </w:rPrChange>
                </w:rPr>
                <w:t>6.16</w:t>
              </w:r>
            </w:ins>
          </w:p>
        </w:tc>
      </w:tr>
      <w:tr w:rsidR="00A75EB6" w:rsidRPr="005046FC" w14:paraId="5FE843BD" w14:textId="77777777" w:rsidTr="003238A7">
        <w:trPr>
          <w:trHeight w:val="507"/>
          <w:ins w:id="9463" w:author="The Si Tran" w:date="2012-12-10T07:31:00Z"/>
          <w:trPrChange w:id="9464"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465"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pPr>
              <w:pStyle w:val="BangBody"/>
              <w:jc w:val="center"/>
              <w:rPr>
                <w:ins w:id="9466" w:author="The Si Tran" w:date="2012-12-10T07:31:00Z"/>
                <w:b/>
                <w:rPrChange w:id="9467" w:author="superchickend" w:date="2012-12-16T15:31:00Z">
                  <w:rPr>
                    <w:ins w:id="9468" w:author="The Si Tran" w:date="2012-12-10T07:31:00Z"/>
                    <w:rFonts w:ascii="Calibri" w:eastAsia="Times New Roman" w:hAnsi="Calibri"/>
                    <w:color w:val="000000"/>
                    <w:sz w:val="22"/>
                  </w:rPr>
                </w:rPrChange>
              </w:rPr>
              <w:pPrChange w:id="9469"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47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471" w:author="The Si Tran" w:date="2012-12-10T07:31:00Z"/>
                <w:rPrChange w:id="9472" w:author="The Si Tran" w:date="2012-12-14T06:35:00Z">
                  <w:rPr>
                    <w:ins w:id="9473" w:author="The Si Tran" w:date="2012-12-10T07:31:00Z"/>
                    <w:rFonts w:ascii="Calibri" w:eastAsia="Times New Roman" w:hAnsi="Calibri"/>
                    <w:color w:val="000000"/>
                    <w:sz w:val="22"/>
                  </w:rPr>
                </w:rPrChange>
              </w:rPr>
              <w:pPrChange w:id="9474" w:author="The Si Tran" w:date="2012-12-16T08:45:00Z">
                <w:pPr>
                  <w:spacing w:line="240" w:lineRule="auto"/>
                  <w:jc w:val="left"/>
                </w:pPr>
              </w:pPrChange>
            </w:pPr>
            <w:ins w:id="9475" w:author="The Si Tran" w:date="2012-12-10T07:31:00Z">
              <w:r w:rsidRPr="00E30631">
                <w:rPr>
                  <w:rPrChange w:id="9476"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47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jc w:val="center"/>
              <w:rPr>
                <w:ins w:id="9478" w:author="The Si Tran" w:date="2012-12-10T07:31:00Z"/>
                <w:rPrChange w:id="9479" w:author="The Si Tran" w:date="2012-12-14T06:35:00Z">
                  <w:rPr>
                    <w:ins w:id="9480" w:author="The Si Tran" w:date="2012-12-10T07:31:00Z"/>
                    <w:rFonts w:ascii="Calibri" w:eastAsia="Times New Roman" w:hAnsi="Calibri"/>
                    <w:color w:val="000000"/>
                    <w:sz w:val="22"/>
                  </w:rPr>
                </w:rPrChange>
              </w:rPr>
              <w:pPrChange w:id="9481" w:author="superchickend" w:date="2012-12-16T15:32:00Z">
                <w:pPr>
                  <w:spacing w:line="240" w:lineRule="auto"/>
                  <w:jc w:val="right"/>
                </w:pPr>
              </w:pPrChange>
            </w:pPr>
            <w:ins w:id="9482" w:author="The Si Tran" w:date="2012-12-10T07:31:00Z">
              <w:r w:rsidRPr="00E30631">
                <w:rPr>
                  <w:rPrChange w:id="9483"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48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jc w:val="center"/>
              <w:rPr>
                <w:ins w:id="9485" w:author="The Si Tran" w:date="2012-12-10T07:31:00Z"/>
                <w:rPrChange w:id="9486" w:author="The Si Tran" w:date="2012-12-14T06:35:00Z">
                  <w:rPr>
                    <w:ins w:id="9487" w:author="The Si Tran" w:date="2012-12-10T07:31:00Z"/>
                    <w:rFonts w:ascii="Calibri" w:eastAsia="Times New Roman" w:hAnsi="Calibri"/>
                    <w:color w:val="000000"/>
                    <w:sz w:val="22"/>
                  </w:rPr>
                </w:rPrChange>
              </w:rPr>
              <w:pPrChange w:id="9488" w:author="superchickend" w:date="2012-12-16T15:32:00Z">
                <w:pPr>
                  <w:spacing w:line="240" w:lineRule="auto"/>
                  <w:jc w:val="right"/>
                </w:pPr>
              </w:pPrChange>
            </w:pPr>
            <w:ins w:id="9489" w:author="The Si Tran" w:date="2012-12-10T07:31:00Z">
              <w:r w:rsidRPr="00E30631">
                <w:rPr>
                  <w:rPrChange w:id="9490"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49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jc w:val="center"/>
              <w:rPr>
                <w:ins w:id="9492" w:author="The Si Tran" w:date="2012-12-10T07:31:00Z"/>
                <w:rPrChange w:id="9493" w:author="The Si Tran" w:date="2012-12-14T06:35:00Z">
                  <w:rPr>
                    <w:ins w:id="9494" w:author="The Si Tran" w:date="2012-12-10T07:31:00Z"/>
                    <w:rFonts w:ascii="Calibri" w:eastAsia="Times New Roman" w:hAnsi="Calibri"/>
                    <w:color w:val="000000"/>
                    <w:sz w:val="22"/>
                  </w:rPr>
                </w:rPrChange>
              </w:rPr>
              <w:pPrChange w:id="9495" w:author="superchickend" w:date="2012-12-16T15:32:00Z">
                <w:pPr>
                  <w:spacing w:line="240" w:lineRule="auto"/>
                  <w:jc w:val="right"/>
                </w:pPr>
              </w:pPrChange>
            </w:pPr>
            <w:ins w:id="9496" w:author="The Si Tran" w:date="2012-12-10T07:31:00Z">
              <w:r w:rsidRPr="00E30631">
                <w:rPr>
                  <w:rPrChange w:id="9497" w:author="The Si Tran" w:date="2012-12-14T06:35:00Z">
                    <w:rPr>
                      <w:rFonts w:ascii="Calibri" w:hAnsi="Calibri"/>
                      <w:sz w:val="22"/>
                    </w:rPr>
                  </w:rPrChange>
                </w:rPr>
                <w:t>6.5</w:t>
              </w:r>
            </w:ins>
          </w:p>
        </w:tc>
      </w:tr>
      <w:tr w:rsidR="00A75EB6" w:rsidRPr="005046FC" w14:paraId="24AD3BA9" w14:textId="77777777" w:rsidTr="003238A7">
        <w:trPr>
          <w:trHeight w:val="253"/>
          <w:ins w:id="9498" w:author="The Si Tran" w:date="2012-12-10T07:31:00Z"/>
          <w:trPrChange w:id="9499"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500"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pPr>
              <w:pStyle w:val="BangBody"/>
              <w:jc w:val="center"/>
              <w:rPr>
                <w:ins w:id="9501" w:author="The Si Tran" w:date="2012-12-10T07:31:00Z"/>
                <w:b/>
                <w:rPrChange w:id="9502" w:author="superchickend" w:date="2012-12-16T15:31:00Z">
                  <w:rPr>
                    <w:ins w:id="9503" w:author="The Si Tran" w:date="2012-12-10T07:31:00Z"/>
                    <w:rFonts w:ascii="Calibri" w:eastAsia="Times New Roman" w:hAnsi="Calibri"/>
                    <w:color w:val="000000"/>
                    <w:sz w:val="22"/>
                  </w:rPr>
                </w:rPrChange>
              </w:rPr>
              <w:pPrChange w:id="9504" w:author="superchickend" w:date="2012-12-16T15:31:00Z">
                <w:pPr>
                  <w:spacing w:line="240" w:lineRule="auto"/>
                  <w:jc w:val="center"/>
                </w:pPr>
              </w:pPrChange>
            </w:pPr>
            <w:ins w:id="9505" w:author="The Si Tran" w:date="2012-12-10T07:31:00Z">
              <w:r w:rsidRPr="003238A7">
                <w:rPr>
                  <w:b/>
                  <w:rPrChange w:id="9506"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50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508" w:author="The Si Tran" w:date="2012-12-10T07:31:00Z"/>
                <w:rPrChange w:id="9509" w:author="The Si Tran" w:date="2012-12-14T06:35:00Z">
                  <w:rPr>
                    <w:ins w:id="9510" w:author="The Si Tran" w:date="2012-12-10T07:31:00Z"/>
                    <w:rFonts w:ascii="Calibri" w:eastAsia="Times New Roman" w:hAnsi="Calibri"/>
                    <w:color w:val="000000"/>
                    <w:sz w:val="22"/>
                  </w:rPr>
                </w:rPrChange>
              </w:rPr>
              <w:pPrChange w:id="9511" w:author="The Si Tran" w:date="2012-12-16T08:45:00Z">
                <w:pPr>
                  <w:spacing w:line="240" w:lineRule="auto"/>
                  <w:jc w:val="left"/>
                </w:pPr>
              </w:pPrChange>
            </w:pPr>
            <w:ins w:id="9512" w:author="The Si Tran" w:date="2012-12-10T07:31:00Z">
              <w:r w:rsidRPr="00E30631">
                <w:rPr>
                  <w:rPrChange w:id="9513"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51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jc w:val="center"/>
              <w:rPr>
                <w:ins w:id="9515" w:author="The Si Tran" w:date="2012-12-10T07:31:00Z"/>
                <w:rPrChange w:id="9516" w:author="The Si Tran" w:date="2012-12-14T06:35:00Z">
                  <w:rPr>
                    <w:ins w:id="9517" w:author="The Si Tran" w:date="2012-12-10T07:31:00Z"/>
                    <w:rFonts w:ascii="Calibri" w:eastAsia="Times New Roman" w:hAnsi="Calibri"/>
                    <w:color w:val="000000"/>
                    <w:sz w:val="22"/>
                  </w:rPr>
                </w:rPrChange>
              </w:rPr>
              <w:pPrChange w:id="9518" w:author="superchickend" w:date="2012-12-16T15:32:00Z">
                <w:pPr>
                  <w:spacing w:line="240" w:lineRule="auto"/>
                  <w:jc w:val="right"/>
                </w:pPr>
              </w:pPrChange>
            </w:pPr>
            <w:ins w:id="9519" w:author="The Si Tran" w:date="2012-12-10T07:31:00Z">
              <w:r w:rsidRPr="00E30631">
                <w:rPr>
                  <w:rPrChange w:id="9520"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52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jc w:val="center"/>
              <w:rPr>
                <w:ins w:id="9522" w:author="The Si Tran" w:date="2012-12-10T07:31:00Z"/>
                <w:rPrChange w:id="9523" w:author="The Si Tran" w:date="2012-12-14T06:35:00Z">
                  <w:rPr>
                    <w:ins w:id="9524" w:author="The Si Tran" w:date="2012-12-10T07:31:00Z"/>
                    <w:rFonts w:ascii="Calibri" w:eastAsia="Times New Roman" w:hAnsi="Calibri"/>
                    <w:color w:val="000000"/>
                    <w:sz w:val="22"/>
                  </w:rPr>
                </w:rPrChange>
              </w:rPr>
              <w:pPrChange w:id="9525" w:author="superchickend" w:date="2012-12-16T15:32:00Z">
                <w:pPr>
                  <w:spacing w:line="240" w:lineRule="auto"/>
                  <w:jc w:val="right"/>
                </w:pPr>
              </w:pPrChange>
            </w:pPr>
            <w:ins w:id="9526" w:author="The Si Tran" w:date="2012-12-10T07:31:00Z">
              <w:r w:rsidRPr="00E30631">
                <w:rPr>
                  <w:rPrChange w:id="9527"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52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jc w:val="center"/>
              <w:rPr>
                <w:ins w:id="9529" w:author="The Si Tran" w:date="2012-12-10T07:31:00Z"/>
                <w:rPrChange w:id="9530" w:author="The Si Tran" w:date="2012-12-14T06:35:00Z">
                  <w:rPr>
                    <w:ins w:id="9531" w:author="The Si Tran" w:date="2012-12-10T07:31:00Z"/>
                    <w:rFonts w:ascii="Calibri" w:eastAsia="Times New Roman" w:hAnsi="Calibri"/>
                    <w:color w:val="000000"/>
                    <w:sz w:val="22"/>
                  </w:rPr>
                </w:rPrChange>
              </w:rPr>
              <w:pPrChange w:id="9532" w:author="superchickend" w:date="2012-12-16T15:32:00Z">
                <w:pPr>
                  <w:spacing w:line="240" w:lineRule="auto"/>
                  <w:jc w:val="right"/>
                </w:pPr>
              </w:pPrChange>
            </w:pPr>
            <w:ins w:id="9533" w:author="The Si Tran" w:date="2012-12-10T07:31:00Z">
              <w:r w:rsidRPr="00E30631">
                <w:rPr>
                  <w:rPrChange w:id="9534" w:author="The Si Tran" w:date="2012-12-14T06:35:00Z">
                    <w:rPr>
                      <w:rFonts w:ascii="Calibri" w:hAnsi="Calibri"/>
                      <w:sz w:val="22"/>
                    </w:rPr>
                  </w:rPrChange>
                </w:rPr>
                <w:t>6.02</w:t>
              </w:r>
            </w:ins>
          </w:p>
        </w:tc>
      </w:tr>
      <w:tr w:rsidR="00A75EB6" w:rsidRPr="005046FC" w14:paraId="6FAA6343" w14:textId="77777777" w:rsidTr="003238A7">
        <w:trPr>
          <w:trHeight w:val="762"/>
          <w:ins w:id="9535" w:author="The Si Tran" w:date="2012-12-10T07:31:00Z"/>
          <w:trPrChange w:id="9536"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37"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pPr>
              <w:pStyle w:val="BangBody"/>
              <w:jc w:val="center"/>
              <w:rPr>
                <w:ins w:id="9538" w:author="The Si Tran" w:date="2012-12-10T07:31:00Z"/>
                <w:b/>
                <w:rPrChange w:id="9539" w:author="superchickend" w:date="2012-12-16T15:31:00Z">
                  <w:rPr>
                    <w:ins w:id="9540" w:author="The Si Tran" w:date="2012-12-10T07:31:00Z"/>
                    <w:rFonts w:ascii="Calibri" w:eastAsia="Times New Roman" w:hAnsi="Calibri"/>
                    <w:color w:val="000000"/>
                    <w:sz w:val="22"/>
                  </w:rPr>
                </w:rPrChange>
              </w:rPr>
              <w:pPrChange w:id="9541" w:author="superchickend" w:date="2012-12-16T15:31:00Z">
                <w:pPr>
                  <w:spacing w:line="240" w:lineRule="auto"/>
                  <w:jc w:val="center"/>
                </w:pPr>
              </w:pPrChange>
            </w:pPr>
            <w:ins w:id="9542" w:author="The Si Tran" w:date="2012-12-10T07:31:00Z">
              <w:r w:rsidRPr="003238A7">
                <w:rPr>
                  <w:b/>
                  <w:rPrChange w:id="9543"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54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545" w:author="The Si Tran" w:date="2012-12-10T07:31:00Z"/>
                <w:rPrChange w:id="9546" w:author="The Si Tran" w:date="2012-12-14T06:35:00Z">
                  <w:rPr>
                    <w:ins w:id="9547" w:author="The Si Tran" w:date="2012-12-10T07:31:00Z"/>
                    <w:rFonts w:ascii="Calibri" w:eastAsia="Times New Roman" w:hAnsi="Calibri"/>
                    <w:color w:val="000000"/>
                    <w:sz w:val="22"/>
                  </w:rPr>
                </w:rPrChange>
              </w:rPr>
              <w:pPrChange w:id="9548" w:author="The Si Tran" w:date="2012-12-16T08:45:00Z">
                <w:pPr>
                  <w:spacing w:line="240" w:lineRule="auto"/>
                  <w:jc w:val="left"/>
                </w:pPr>
              </w:pPrChange>
            </w:pPr>
            <w:ins w:id="9549" w:author="The Si Tran" w:date="2012-12-10T07:31:00Z">
              <w:r w:rsidRPr="00E30631">
                <w:rPr>
                  <w:rPrChange w:id="9550" w:author="The Si Tran" w:date="2012-12-14T06:35:00Z">
                    <w:rPr>
                      <w:rFonts w:ascii="Calibri" w:hAnsi="Calibri"/>
                      <w:sz w:val="22"/>
                    </w:rPr>
                  </w:rPrChange>
                </w:rPr>
                <w:t>ARIMA(0, 0, 0)(0, 1, 0)12</w:t>
              </w:r>
              <w:r w:rsidRPr="00E30631">
                <w:rPr>
                  <w:rPrChange w:id="9551"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55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pPr>
              <w:pStyle w:val="BangBody"/>
              <w:jc w:val="center"/>
              <w:rPr>
                <w:ins w:id="9553" w:author="The Si Tran" w:date="2012-12-10T07:31:00Z"/>
                <w:b/>
                <w:rPrChange w:id="9554" w:author="superchickend" w:date="2012-12-16T15:32:00Z">
                  <w:rPr>
                    <w:ins w:id="9555" w:author="The Si Tran" w:date="2012-12-10T07:31:00Z"/>
                    <w:rFonts w:ascii="Calibri" w:eastAsia="Times New Roman" w:hAnsi="Calibri"/>
                    <w:color w:val="000000"/>
                    <w:sz w:val="22"/>
                  </w:rPr>
                </w:rPrChange>
              </w:rPr>
              <w:pPrChange w:id="9556" w:author="superchickend" w:date="2012-12-16T15:32:00Z">
                <w:pPr>
                  <w:spacing w:line="240" w:lineRule="auto"/>
                  <w:jc w:val="right"/>
                </w:pPr>
              </w:pPrChange>
            </w:pPr>
            <w:ins w:id="9557" w:author="The Si Tran" w:date="2012-12-10T07:31:00Z">
              <w:r w:rsidRPr="003238A7">
                <w:rPr>
                  <w:b/>
                  <w:rPrChange w:id="9558"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55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pPr>
              <w:pStyle w:val="BangBody"/>
              <w:jc w:val="center"/>
              <w:rPr>
                <w:ins w:id="9560" w:author="The Si Tran" w:date="2012-12-10T07:31:00Z"/>
                <w:b/>
                <w:rPrChange w:id="9561" w:author="superchickend" w:date="2012-12-16T15:32:00Z">
                  <w:rPr>
                    <w:ins w:id="9562" w:author="The Si Tran" w:date="2012-12-10T07:31:00Z"/>
                    <w:rFonts w:ascii="Calibri" w:eastAsia="Times New Roman" w:hAnsi="Calibri"/>
                    <w:color w:val="000000"/>
                    <w:sz w:val="22"/>
                  </w:rPr>
                </w:rPrChange>
              </w:rPr>
              <w:pPrChange w:id="9563" w:author="superchickend" w:date="2012-12-16T15:32:00Z">
                <w:pPr>
                  <w:spacing w:line="240" w:lineRule="auto"/>
                  <w:jc w:val="right"/>
                </w:pPr>
              </w:pPrChange>
            </w:pPr>
            <w:ins w:id="9564" w:author="The Si Tran" w:date="2012-12-10T07:31:00Z">
              <w:r w:rsidRPr="003238A7">
                <w:rPr>
                  <w:b/>
                  <w:rPrChange w:id="9565"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56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pPr>
              <w:pStyle w:val="BangBody"/>
              <w:jc w:val="center"/>
              <w:rPr>
                <w:ins w:id="9567" w:author="The Si Tran" w:date="2012-12-10T07:31:00Z"/>
                <w:b/>
                <w:rPrChange w:id="9568" w:author="superchickend" w:date="2012-12-16T15:32:00Z">
                  <w:rPr>
                    <w:ins w:id="9569" w:author="The Si Tran" w:date="2012-12-10T07:31:00Z"/>
                    <w:rFonts w:ascii="Calibri" w:eastAsia="Times New Roman" w:hAnsi="Calibri"/>
                    <w:color w:val="000000"/>
                    <w:sz w:val="22"/>
                  </w:rPr>
                </w:rPrChange>
              </w:rPr>
              <w:pPrChange w:id="9570" w:author="superchickend" w:date="2012-12-16T15:32:00Z">
                <w:pPr>
                  <w:spacing w:line="240" w:lineRule="auto"/>
                  <w:jc w:val="right"/>
                </w:pPr>
              </w:pPrChange>
            </w:pPr>
            <w:ins w:id="9571" w:author="The Si Tran" w:date="2012-12-10T07:31:00Z">
              <w:r w:rsidRPr="003238A7">
                <w:rPr>
                  <w:b/>
                  <w:rPrChange w:id="9572" w:author="superchickend" w:date="2012-12-16T15:32:00Z">
                    <w:rPr>
                      <w:rFonts w:ascii="Calibri" w:hAnsi="Calibri"/>
                      <w:sz w:val="22"/>
                    </w:rPr>
                  </w:rPrChange>
                </w:rPr>
                <w:t>5.92</w:t>
              </w:r>
            </w:ins>
          </w:p>
        </w:tc>
      </w:tr>
      <w:tr w:rsidR="00A75EB6" w:rsidRPr="005046FC" w14:paraId="5CDFBC24" w14:textId="77777777" w:rsidTr="003238A7">
        <w:trPr>
          <w:trHeight w:val="762"/>
          <w:ins w:id="9573" w:author="The Si Tran" w:date="2012-12-10T07:31:00Z"/>
          <w:trPrChange w:id="9574"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575"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576" w:author="The Si Tran" w:date="2012-12-10T07:31:00Z"/>
                <w:rPrChange w:id="9577" w:author="The Si Tran" w:date="2012-12-14T06:35:00Z">
                  <w:rPr>
                    <w:ins w:id="9578" w:author="The Si Tran" w:date="2012-12-10T07:31:00Z"/>
                    <w:rFonts w:ascii="Calibri" w:eastAsia="Times New Roman" w:hAnsi="Calibri"/>
                    <w:color w:val="000000"/>
                    <w:sz w:val="22"/>
                  </w:rPr>
                </w:rPrChange>
              </w:rPr>
              <w:pPrChange w:id="9579"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58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581" w:author="The Si Tran" w:date="2012-12-10T07:31:00Z"/>
                <w:rPrChange w:id="9582" w:author="The Si Tran" w:date="2012-12-14T06:35:00Z">
                  <w:rPr>
                    <w:ins w:id="9583" w:author="The Si Tran" w:date="2012-12-10T07:31:00Z"/>
                    <w:rFonts w:ascii="Calibri" w:eastAsia="Times New Roman" w:hAnsi="Calibri"/>
                    <w:color w:val="000000"/>
                    <w:sz w:val="22"/>
                  </w:rPr>
                </w:rPrChange>
              </w:rPr>
              <w:pPrChange w:id="9584" w:author="The Si Tran" w:date="2012-12-16T08:45:00Z">
                <w:pPr>
                  <w:spacing w:line="240" w:lineRule="auto"/>
                  <w:jc w:val="left"/>
                </w:pPr>
              </w:pPrChange>
            </w:pPr>
            <w:ins w:id="9585" w:author="The Si Tran" w:date="2012-12-10T07:31:00Z">
              <w:r w:rsidRPr="00E30631">
                <w:rPr>
                  <w:rPrChange w:id="9586" w:author="The Si Tran" w:date="2012-12-14T06:35:00Z">
                    <w:rPr>
                      <w:rFonts w:ascii="Calibri" w:hAnsi="Calibri"/>
                      <w:sz w:val="22"/>
                    </w:rPr>
                  </w:rPrChange>
                </w:rPr>
                <w:t>ARIMA(0, 0, 0)(0, 1, 0)12</w:t>
              </w:r>
              <w:r w:rsidRPr="00E30631">
                <w:rPr>
                  <w:rPrChange w:id="9587"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58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pPr>
              <w:pStyle w:val="BangBody"/>
              <w:jc w:val="center"/>
              <w:rPr>
                <w:ins w:id="9589" w:author="The Si Tran" w:date="2012-12-10T07:31:00Z"/>
                <w:b/>
                <w:rPrChange w:id="9590" w:author="superchickend" w:date="2012-12-16T15:32:00Z">
                  <w:rPr>
                    <w:ins w:id="9591" w:author="The Si Tran" w:date="2012-12-10T07:31:00Z"/>
                    <w:rFonts w:ascii="Calibri" w:eastAsia="Times New Roman" w:hAnsi="Calibri"/>
                    <w:color w:val="000000"/>
                    <w:sz w:val="22"/>
                  </w:rPr>
                </w:rPrChange>
              </w:rPr>
              <w:pPrChange w:id="9592" w:author="superchickend" w:date="2012-12-16T15:32:00Z">
                <w:pPr>
                  <w:spacing w:line="240" w:lineRule="auto"/>
                  <w:jc w:val="right"/>
                </w:pPr>
              </w:pPrChange>
            </w:pPr>
            <w:ins w:id="9593" w:author="The Si Tran" w:date="2012-12-10T07:31:00Z">
              <w:r w:rsidRPr="003238A7">
                <w:rPr>
                  <w:b/>
                  <w:rPrChange w:id="9594"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59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pPr>
              <w:pStyle w:val="BangBody"/>
              <w:jc w:val="center"/>
              <w:rPr>
                <w:ins w:id="9596" w:author="The Si Tran" w:date="2012-12-10T07:31:00Z"/>
                <w:b/>
                <w:rPrChange w:id="9597" w:author="superchickend" w:date="2012-12-16T15:32:00Z">
                  <w:rPr>
                    <w:ins w:id="9598" w:author="The Si Tran" w:date="2012-12-10T07:31:00Z"/>
                    <w:rFonts w:ascii="Calibri" w:eastAsia="Times New Roman" w:hAnsi="Calibri"/>
                    <w:color w:val="000000"/>
                    <w:sz w:val="22"/>
                  </w:rPr>
                </w:rPrChange>
              </w:rPr>
              <w:pPrChange w:id="9599" w:author="superchickend" w:date="2012-12-16T15:32:00Z">
                <w:pPr>
                  <w:spacing w:line="240" w:lineRule="auto"/>
                  <w:jc w:val="right"/>
                </w:pPr>
              </w:pPrChange>
            </w:pPr>
            <w:ins w:id="9600" w:author="The Si Tran" w:date="2012-12-10T07:31:00Z">
              <w:r w:rsidRPr="003238A7">
                <w:rPr>
                  <w:b/>
                  <w:rPrChange w:id="9601"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60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pPr>
              <w:pStyle w:val="BangBody"/>
              <w:jc w:val="center"/>
              <w:rPr>
                <w:ins w:id="9603" w:author="The Si Tran" w:date="2012-12-10T07:31:00Z"/>
                <w:b/>
                <w:rPrChange w:id="9604" w:author="superchickend" w:date="2012-12-16T15:32:00Z">
                  <w:rPr>
                    <w:ins w:id="9605" w:author="The Si Tran" w:date="2012-12-10T07:31:00Z"/>
                    <w:rFonts w:ascii="Calibri" w:eastAsia="Times New Roman" w:hAnsi="Calibri"/>
                    <w:color w:val="000000"/>
                    <w:sz w:val="22"/>
                  </w:rPr>
                </w:rPrChange>
              </w:rPr>
              <w:pPrChange w:id="9606" w:author="superchickend" w:date="2012-12-16T15:32:00Z">
                <w:pPr>
                  <w:spacing w:line="240" w:lineRule="auto"/>
                  <w:jc w:val="right"/>
                </w:pPr>
              </w:pPrChange>
            </w:pPr>
            <w:ins w:id="9607" w:author="The Si Tran" w:date="2012-12-10T07:31:00Z">
              <w:r w:rsidRPr="003238A7">
                <w:rPr>
                  <w:b/>
                  <w:rPrChange w:id="9608" w:author="superchickend" w:date="2012-12-16T15:32:00Z">
                    <w:rPr>
                      <w:rFonts w:ascii="Calibri" w:hAnsi="Calibri"/>
                      <w:sz w:val="22"/>
                    </w:rPr>
                  </w:rPrChange>
                </w:rPr>
                <w:t>5.92</w:t>
              </w:r>
            </w:ins>
          </w:p>
        </w:tc>
      </w:tr>
    </w:tbl>
    <w:p w14:paraId="611F5C6C" w14:textId="77777777" w:rsidR="00E30631" w:rsidRDefault="00E30631">
      <w:pPr>
        <w:rPr>
          <w:ins w:id="9609" w:author="The Si Tran" w:date="2012-12-14T06:36:00Z"/>
        </w:rPr>
        <w:pPrChange w:id="9610" w:author="The Si Tran" w:date="2012-12-14T06:36:00Z">
          <w:pPr>
            <w:pStyle w:val="Heading1"/>
            <w:jc w:val="left"/>
          </w:pPr>
        </w:pPrChange>
      </w:pPr>
    </w:p>
    <w:p w14:paraId="0B91FA9C" w14:textId="77777777" w:rsidR="00E30631" w:rsidRDefault="00E30631">
      <w:pPr>
        <w:rPr>
          <w:ins w:id="9611" w:author="The Si Tran" w:date="2012-12-14T06:36:00Z"/>
        </w:rPr>
        <w:pPrChange w:id="9612" w:author="The Si Tran" w:date="2012-12-14T06:36:00Z">
          <w:pPr>
            <w:pStyle w:val="Heading1"/>
            <w:jc w:val="left"/>
          </w:pPr>
        </w:pPrChange>
      </w:pPr>
    </w:p>
    <w:p w14:paraId="7A47EDDD" w14:textId="77777777" w:rsidR="00E30631" w:rsidRDefault="00E30631">
      <w:pPr>
        <w:rPr>
          <w:ins w:id="9613" w:author="The Si Tran" w:date="2012-12-14T06:36:00Z"/>
        </w:rPr>
        <w:pPrChange w:id="9614" w:author="The Si Tran" w:date="2012-12-14T06:36:00Z">
          <w:pPr>
            <w:pStyle w:val="Heading1"/>
            <w:jc w:val="left"/>
          </w:pPr>
        </w:pPrChange>
      </w:pPr>
    </w:p>
    <w:p w14:paraId="347D2428" w14:textId="77777777" w:rsidR="00E30631" w:rsidRDefault="00E30631">
      <w:pPr>
        <w:rPr>
          <w:ins w:id="9615" w:author="The Si Tran" w:date="2012-12-14T06:36:00Z"/>
        </w:rPr>
        <w:pPrChange w:id="9616" w:author="The Si Tran" w:date="2012-12-14T06:36:00Z">
          <w:pPr>
            <w:pStyle w:val="Heading1"/>
            <w:jc w:val="left"/>
          </w:pPr>
        </w:pPrChange>
      </w:pPr>
    </w:p>
    <w:p w14:paraId="0380EACA" w14:textId="16E0E91F" w:rsidR="00EF77AD" w:rsidRDefault="00EF77AD">
      <w:pPr>
        <w:pStyle w:val="Heading3"/>
        <w:rPr>
          <w:ins w:id="9617" w:author="The Si Tran" w:date="2012-12-14T06:36:00Z"/>
        </w:rPr>
        <w:pPrChange w:id="9618" w:author="The Si Tran" w:date="2012-12-06T21:22:00Z">
          <w:pPr>
            <w:pStyle w:val="Heading1"/>
            <w:jc w:val="left"/>
          </w:pPr>
        </w:pPrChange>
      </w:pPr>
      <w:bookmarkStart w:id="9619" w:name="_Toc343461319"/>
      <w:ins w:id="9620" w:author="The Si Tran" w:date="2012-12-06T21:22:00Z">
        <w:r>
          <w:t>Bộ dữ liệ</w:t>
        </w:r>
        <w:r w:rsidR="00810267">
          <w:t>u có tính xu hướng</w:t>
        </w:r>
      </w:ins>
      <w:bookmarkEnd w:id="9619"/>
    </w:p>
    <w:p w14:paraId="171B21B5" w14:textId="65C1958D" w:rsidR="00E30631" w:rsidRPr="00097101" w:rsidRDefault="00E30631">
      <w:pPr>
        <w:pStyle w:val="Bang"/>
        <w:rPr>
          <w:ins w:id="9621" w:author="The Si Tran" w:date="2012-12-10T07:32:00Z"/>
        </w:rPr>
        <w:pPrChange w:id="9622" w:author="The Si Tran" w:date="2012-12-16T10:03:00Z">
          <w:pPr>
            <w:pStyle w:val="Heading1"/>
            <w:jc w:val="left"/>
          </w:pPr>
        </w:pPrChange>
      </w:pPr>
      <w:bookmarkStart w:id="9623" w:name="_Toc343033798"/>
      <w:bookmarkStart w:id="9624" w:name="_Toc343415631"/>
      <w:ins w:id="9625" w:author="The Si Tran" w:date="2012-12-14T06:36:00Z">
        <w:r w:rsidRPr="006041AD">
          <w:rPr>
            <w:b/>
          </w:rPr>
          <w:t>Bảng 6.6:</w:t>
        </w:r>
        <w:r w:rsidRPr="004D696B">
          <w:t xml:space="preserve"> Kết quả thực nghiệm chuỗi dữ liệu</w:t>
        </w:r>
        <w:r>
          <w:t xml:space="preserve"> </w:t>
        </w:r>
        <w:r w:rsidRPr="004D696B">
          <w:t>Chemical</w:t>
        </w:r>
      </w:ins>
      <w:bookmarkEnd w:id="9623"/>
      <w:bookmarkEnd w:id="9624"/>
    </w:p>
    <w:tbl>
      <w:tblPr>
        <w:tblpPr w:leftFromText="180" w:rightFromText="180" w:vertAnchor="text" w:horzAnchor="margin" w:tblpY="486"/>
        <w:tblW w:w="9392" w:type="dxa"/>
        <w:tblLook w:val="04A0" w:firstRow="1" w:lastRow="0" w:firstColumn="1" w:lastColumn="0" w:noHBand="0" w:noVBand="1"/>
        <w:tblPrChange w:id="9626"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627">
          <w:tblGrid>
            <w:gridCol w:w="1072"/>
            <w:gridCol w:w="7014"/>
            <w:gridCol w:w="820"/>
            <w:gridCol w:w="820"/>
            <w:gridCol w:w="828"/>
          </w:tblGrid>
        </w:tblGridChange>
      </w:tblGrid>
      <w:tr w:rsidR="003A1CA3" w:rsidRPr="003A1CA3" w14:paraId="6DCE7187" w14:textId="77777777" w:rsidTr="001301E0">
        <w:trPr>
          <w:trHeight w:val="270"/>
          <w:ins w:id="9628" w:author="The Si Tran" w:date="2012-12-10T07:33:00Z"/>
          <w:trPrChange w:id="9629"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30"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631" w:author="The Si Tran" w:date="2012-12-10T07:33:00Z"/>
                <w:rPrChange w:id="9632" w:author="The Si Tran" w:date="2012-12-14T06:37:00Z">
                  <w:rPr>
                    <w:ins w:id="9633" w:author="The Si Tran" w:date="2012-12-10T07:33:00Z"/>
                    <w:rFonts w:ascii="Calibri" w:eastAsia="Times New Roman" w:hAnsi="Calibri"/>
                    <w:b/>
                    <w:bCs/>
                    <w:color w:val="000000"/>
                    <w:sz w:val="22"/>
                    <w:szCs w:val="28"/>
                  </w:rPr>
                </w:rPrChange>
              </w:rPr>
              <w:pPrChange w:id="963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35" w:author="The Si Tran" w:date="2012-12-10T07:33:00Z">
              <w:r w:rsidRPr="00E30631">
                <w:rPr>
                  <w:rPrChange w:id="9636"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637"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pPr>
              <w:pStyle w:val="BangBody"/>
              <w:jc w:val="center"/>
              <w:rPr>
                <w:ins w:id="9638" w:author="The Si Tran" w:date="2012-12-10T07:33:00Z"/>
                <w:b/>
                <w:rPrChange w:id="9639" w:author="superchickend" w:date="2012-12-16T15:32:00Z">
                  <w:rPr>
                    <w:ins w:id="9640" w:author="The Si Tran" w:date="2012-12-10T07:33:00Z"/>
                    <w:rFonts w:ascii="Calibri" w:eastAsia="Times New Roman" w:hAnsi="Calibri"/>
                    <w:b/>
                    <w:bCs/>
                    <w:color w:val="000000"/>
                    <w:sz w:val="22"/>
                    <w:szCs w:val="28"/>
                  </w:rPr>
                </w:rPrChange>
              </w:rPr>
              <w:pPrChange w:id="9641"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42" w:author="The Si Tran" w:date="2012-12-10T07:33:00Z">
              <w:r w:rsidRPr="001301E0">
                <w:rPr>
                  <w:b/>
                  <w:rPrChange w:id="9643"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644"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pPr>
              <w:pStyle w:val="BangBody"/>
              <w:jc w:val="center"/>
              <w:rPr>
                <w:ins w:id="9645" w:author="The Si Tran" w:date="2012-12-10T07:33:00Z"/>
                <w:b/>
                <w:rPrChange w:id="9646" w:author="superchickend" w:date="2012-12-16T15:32:00Z">
                  <w:rPr>
                    <w:ins w:id="9647" w:author="The Si Tran" w:date="2012-12-10T07:33:00Z"/>
                    <w:rFonts w:ascii="Calibri" w:eastAsia="Times New Roman" w:hAnsi="Calibri"/>
                    <w:b/>
                    <w:bCs/>
                    <w:color w:val="000000"/>
                    <w:sz w:val="22"/>
                    <w:szCs w:val="28"/>
                  </w:rPr>
                </w:rPrChange>
              </w:rPr>
              <w:pPrChange w:id="964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49" w:author="The Si Tran" w:date="2012-12-10T07:33:00Z">
              <w:r w:rsidRPr="001301E0">
                <w:rPr>
                  <w:b/>
                  <w:rPrChange w:id="9650"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65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pPr>
              <w:pStyle w:val="BangBody"/>
              <w:jc w:val="center"/>
              <w:rPr>
                <w:ins w:id="9652" w:author="The Si Tran" w:date="2012-12-10T07:33:00Z"/>
                <w:b/>
                <w:rPrChange w:id="9653" w:author="superchickend" w:date="2012-12-16T15:32:00Z">
                  <w:rPr>
                    <w:ins w:id="9654" w:author="The Si Tran" w:date="2012-12-10T07:33:00Z"/>
                    <w:rFonts w:ascii="Calibri" w:eastAsia="Times New Roman" w:hAnsi="Calibri"/>
                    <w:b/>
                    <w:bCs/>
                    <w:color w:val="000000"/>
                    <w:sz w:val="22"/>
                    <w:szCs w:val="28"/>
                  </w:rPr>
                </w:rPrChange>
              </w:rPr>
              <w:pPrChange w:id="965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56" w:author="The Si Tran" w:date="2012-12-10T07:33:00Z">
              <w:r w:rsidRPr="001301E0">
                <w:rPr>
                  <w:b/>
                  <w:rPrChange w:id="9657"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65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pPr>
              <w:pStyle w:val="BangBody"/>
              <w:jc w:val="center"/>
              <w:rPr>
                <w:ins w:id="9659" w:author="The Si Tran" w:date="2012-12-10T07:33:00Z"/>
                <w:b/>
                <w:rPrChange w:id="9660" w:author="superchickend" w:date="2012-12-16T15:32:00Z">
                  <w:rPr>
                    <w:ins w:id="9661" w:author="The Si Tran" w:date="2012-12-10T07:33:00Z"/>
                    <w:rFonts w:ascii="Calibri" w:eastAsia="Times New Roman" w:hAnsi="Calibri"/>
                    <w:b/>
                    <w:bCs/>
                    <w:color w:val="000000"/>
                    <w:sz w:val="22"/>
                    <w:szCs w:val="28"/>
                  </w:rPr>
                </w:rPrChange>
              </w:rPr>
              <w:pPrChange w:id="966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63" w:author="The Si Tran" w:date="2012-12-10T07:33:00Z">
              <w:r w:rsidRPr="001301E0">
                <w:rPr>
                  <w:b/>
                  <w:rPrChange w:id="9664" w:author="superchickend" w:date="2012-12-16T15:32:00Z">
                    <w:rPr>
                      <w:rFonts w:ascii="Calibri" w:hAnsi="Calibri"/>
                      <w:sz w:val="22"/>
                    </w:rPr>
                  </w:rPrChange>
                </w:rPr>
                <w:t>MAPE</w:t>
              </w:r>
            </w:ins>
          </w:p>
        </w:tc>
      </w:tr>
      <w:tr w:rsidR="003A1CA3" w:rsidRPr="003A1CA3" w14:paraId="44C9A7B7" w14:textId="77777777" w:rsidTr="001301E0">
        <w:trPr>
          <w:trHeight w:val="543"/>
          <w:ins w:id="9665" w:author="The Si Tran" w:date="2012-12-10T07:33:00Z"/>
          <w:trPrChange w:id="9666"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6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668" w:author="The Si Tran" w:date="2012-12-10T07:33:00Z"/>
                <w:b/>
                <w:rPrChange w:id="9669" w:author="superchickend" w:date="2012-12-16T15:32:00Z">
                  <w:rPr>
                    <w:ins w:id="9670" w:author="The Si Tran" w:date="2012-12-10T07:33:00Z"/>
                    <w:rFonts w:ascii="Calibri" w:eastAsia="Times New Roman" w:hAnsi="Calibri"/>
                    <w:b/>
                    <w:bCs/>
                    <w:color w:val="000000"/>
                    <w:sz w:val="22"/>
                    <w:szCs w:val="28"/>
                  </w:rPr>
                </w:rPrChange>
              </w:rPr>
              <w:pPrChange w:id="967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672" w:author="The Si Tran" w:date="2012-12-10T07:33:00Z">
              <w:r w:rsidRPr="001301E0">
                <w:rPr>
                  <w:b/>
                  <w:rPrChange w:id="9673"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67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675" w:author="The Si Tran" w:date="2012-12-10T07:33:00Z"/>
                <w:rPrChange w:id="9676" w:author="The Si Tran" w:date="2012-12-14T06:37:00Z">
                  <w:rPr>
                    <w:ins w:id="9677" w:author="The Si Tran" w:date="2012-12-10T07:33:00Z"/>
                    <w:rFonts w:ascii="Calibri" w:eastAsia="Times New Roman" w:hAnsi="Calibri"/>
                    <w:b/>
                    <w:bCs/>
                    <w:color w:val="000000"/>
                    <w:sz w:val="22"/>
                    <w:szCs w:val="28"/>
                  </w:rPr>
                </w:rPrChange>
              </w:rPr>
              <w:pPrChange w:id="967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79" w:author="The Si Tran" w:date="2012-12-10T07:33:00Z">
              <w:r w:rsidRPr="00E30631">
                <w:rPr>
                  <w:rPrChange w:id="9680"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68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jc w:val="center"/>
              <w:rPr>
                <w:ins w:id="9682" w:author="The Si Tran" w:date="2012-12-10T07:33:00Z"/>
                <w:rPrChange w:id="9683" w:author="The Si Tran" w:date="2012-12-14T06:37:00Z">
                  <w:rPr>
                    <w:ins w:id="9684" w:author="The Si Tran" w:date="2012-12-10T07:33:00Z"/>
                    <w:rFonts w:ascii="Calibri" w:eastAsia="Times New Roman" w:hAnsi="Calibri"/>
                    <w:b/>
                    <w:bCs/>
                    <w:color w:val="000000"/>
                    <w:sz w:val="22"/>
                    <w:szCs w:val="28"/>
                  </w:rPr>
                </w:rPrChange>
              </w:rPr>
              <w:pPrChange w:id="968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86" w:author="The Si Tran" w:date="2012-12-10T07:33:00Z">
              <w:r w:rsidRPr="00E30631">
                <w:rPr>
                  <w:rPrChange w:id="9687"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68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jc w:val="center"/>
              <w:rPr>
                <w:ins w:id="9689" w:author="The Si Tran" w:date="2012-12-10T07:33:00Z"/>
                <w:rPrChange w:id="9690" w:author="The Si Tran" w:date="2012-12-14T06:37:00Z">
                  <w:rPr>
                    <w:ins w:id="9691" w:author="The Si Tran" w:date="2012-12-10T07:33:00Z"/>
                    <w:rFonts w:ascii="Calibri" w:eastAsia="Times New Roman" w:hAnsi="Calibri"/>
                    <w:b/>
                    <w:bCs/>
                    <w:color w:val="000000"/>
                    <w:sz w:val="22"/>
                    <w:szCs w:val="28"/>
                  </w:rPr>
                </w:rPrChange>
              </w:rPr>
              <w:pPrChange w:id="969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93" w:author="The Si Tran" w:date="2012-12-10T07:33:00Z">
              <w:r w:rsidRPr="00E30631">
                <w:rPr>
                  <w:rPrChange w:id="9694"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69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jc w:val="center"/>
              <w:rPr>
                <w:ins w:id="9696" w:author="The Si Tran" w:date="2012-12-10T07:33:00Z"/>
                <w:rPrChange w:id="9697" w:author="The Si Tran" w:date="2012-12-14T06:37:00Z">
                  <w:rPr>
                    <w:ins w:id="9698" w:author="The Si Tran" w:date="2012-12-10T07:33:00Z"/>
                    <w:rFonts w:ascii="Calibri" w:eastAsia="Times New Roman" w:hAnsi="Calibri"/>
                    <w:b/>
                    <w:bCs/>
                    <w:color w:val="000000"/>
                    <w:sz w:val="22"/>
                    <w:szCs w:val="28"/>
                  </w:rPr>
                </w:rPrChange>
              </w:rPr>
              <w:pPrChange w:id="969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00" w:author="The Si Tran" w:date="2012-12-10T07:33:00Z">
              <w:r w:rsidRPr="00E30631">
                <w:rPr>
                  <w:rPrChange w:id="9701" w:author="The Si Tran" w:date="2012-12-14T06:37:00Z">
                    <w:rPr>
                      <w:rFonts w:ascii="Calibri" w:hAnsi="Calibri"/>
                      <w:sz w:val="22"/>
                    </w:rPr>
                  </w:rPrChange>
                </w:rPr>
                <w:t>1.34</w:t>
              </w:r>
            </w:ins>
          </w:p>
        </w:tc>
      </w:tr>
      <w:tr w:rsidR="003A1CA3" w:rsidRPr="003A1CA3" w14:paraId="7F436A10" w14:textId="77777777" w:rsidTr="001301E0">
        <w:trPr>
          <w:trHeight w:val="543"/>
          <w:ins w:id="9702" w:author="The Si Tran" w:date="2012-12-10T07:33:00Z"/>
          <w:trPrChange w:id="9703"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704"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705" w:author="The Si Tran" w:date="2012-12-10T07:33:00Z"/>
                <w:b/>
                <w:rPrChange w:id="9706" w:author="superchickend" w:date="2012-12-16T15:32:00Z">
                  <w:rPr>
                    <w:ins w:id="9707" w:author="The Si Tran" w:date="2012-12-10T07:33:00Z"/>
                    <w:rFonts w:ascii="Calibri" w:eastAsia="Times New Roman" w:hAnsi="Calibri"/>
                    <w:color w:val="000000"/>
                    <w:sz w:val="22"/>
                  </w:rPr>
                </w:rPrChange>
              </w:rPr>
              <w:pPrChange w:id="9708"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709"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710" w:author="The Si Tran" w:date="2012-12-10T07:33:00Z"/>
                <w:rPrChange w:id="9711" w:author="The Si Tran" w:date="2012-12-14T06:37:00Z">
                  <w:rPr>
                    <w:ins w:id="9712" w:author="The Si Tran" w:date="2012-12-10T07:33:00Z"/>
                    <w:rFonts w:ascii="Calibri" w:eastAsia="Times New Roman" w:hAnsi="Calibri"/>
                    <w:b/>
                    <w:bCs/>
                    <w:color w:val="000000"/>
                    <w:sz w:val="22"/>
                    <w:szCs w:val="28"/>
                  </w:rPr>
                </w:rPrChange>
              </w:rPr>
              <w:pPrChange w:id="971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14" w:author="The Si Tran" w:date="2012-12-10T07:33:00Z">
              <w:r w:rsidRPr="00E30631">
                <w:rPr>
                  <w:rPrChange w:id="9715"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71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pPr>
              <w:pStyle w:val="BangBody"/>
              <w:jc w:val="center"/>
              <w:rPr>
                <w:ins w:id="9717" w:author="The Si Tran" w:date="2012-12-10T07:33:00Z"/>
                <w:b/>
                <w:rPrChange w:id="9718" w:author="superchickend" w:date="2012-12-16T15:33:00Z">
                  <w:rPr>
                    <w:ins w:id="9719" w:author="The Si Tran" w:date="2012-12-10T07:33:00Z"/>
                    <w:rFonts w:ascii="Calibri" w:eastAsia="Times New Roman" w:hAnsi="Calibri"/>
                    <w:b/>
                    <w:bCs/>
                    <w:color w:val="000000"/>
                    <w:sz w:val="22"/>
                    <w:szCs w:val="28"/>
                  </w:rPr>
                </w:rPrChange>
              </w:rPr>
              <w:pPrChange w:id="972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21" w:author="The Si Tran" w:date="2012-12-10T07:33:00Z">
              <w:r w:rsidRPr="001301E0">
                <w:rPr>
                  <w:b/>
                  <w:rPrChange w:id="9722"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72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pPr>
              <w:pStyle w:val="BangBody"/>
              <w:jc w:val="center"/>
              <w:rPr>
                <w:ins w:id="9724" w:author="The Si Tran" w:date="2012-12-10T07:33:00Z"/>
                <w:b/>
                <w:rPrChange w:id="9725" w:author="superchickend" w:date="2012-12-16T15:33:00Z">
                  <w:rPr>
                    <w:ins w:id="9726" w:author="The Si Tran" w:date="2012-12-10T07:33:00Z"/>
                    <w:rFonts w:ascii="Calibri" w:eastAsia="Times New Roman" w:hAnsi="Calibri"/>
                    <w:b/>
                    <w:bCs/>
                    <w:color w:val="000000"/>
                    <w:sz w:val="22"/>
                    <w:szCs w:val="28"/>
                  </w:rPr>
                </w:rPrChange>
              </w:rPr>
              <w:pPrChange w:id="972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28" w:author="The Si Tran" w:date="2012-12-10T07:33:00Z">
              <w:r w:rsidRPr="001301E0">
                <w:rPr>
                  <w:b/>
                  <w:rPrChange w:id="9729"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73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pPr>
              <w:pStyle w:val="BangBody"/>
              <w:jc w:val="center"/>
              <w:rPr>
                <w:ins w:id="9731" w:author="The Si Tran" w:date="2012-12-10T07:33:00Z"/>
                <w:b/>
                <w:rPrChange w:id="9732" w:author="superchickend" w:date="2012-12-16T15:33:00Z">
                  <w:rPr>
                    <w:ins w:id="9733" w:author="The Si Tran" w:date="2012-12-10T07:33:00Z"/>
                    <w:rFonts w:ascii="Calibri" w:eastAsia="Times New Roman" w:hAnsi="Calibri"/>
                    <w:b/>
                    <w:bCs/>
                    <w:color w:val="000000"/>
                    <w:sz w:val="22"/>
                    <w:szCs w:val="28"/>
                  </w:rPr>
                </w:rPrChange>
              </w:rPr>
              <w:pPrChange w:id="973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35" w:author="The Si Tran" w:date="2012-12-10T07:33:00Z">
              <w:r w:rsidRPr="001301E0">
                <w:rPr>
                  <w:b/>
                  <w:rPrChange w:id="9736" w:author="superchickend" w:date="2012-12-16T15:33:00Z">
                    <w:rPr>
                      <w:rFonts w:ascii="Calibri" w:hAnsi="Calibri"/>
                      <w:sz w:val="22"/>
                    </w:rPr>
                  </w:rPrChange>
                </w:rPr>
                <w:t>1.32</w:t>
              </w:r>
            </w:ins>
          </w:p>
        </w:tc>
      </w:tr>
      <w:tr w:rsidR="003A1CA3" w:rsidRPr="003A1CA3" w14:paraId="4965D3C3" w14:textId="77777777" w:rsidTr="001301E0">
        <w:trPr>
          <w:trHeight w:val="270"/>
          <w:ins w:id="9737" w:author="The Si Tran" w:date="2012-12-10T07:33:00Z"/>
          <w:trPrChange w:id="9738"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739"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740" w:author="The Si Tran" w:date="2012-12-10T07:33:00Z"/>
                <w:b/>
                <w:rPrChange w:id="9741" w:author="superchickend" w:date="2012-12-16T15:32:00Z">
                  <w:rPr>
                    <w:ins w:id="9742" w:author="The Si Tran" w:date="2012-12-10T07:33:00Z"/>
                    <w:rFonts w:ascii="Calibri" w:eastAsia="Times New Roman" w:hAnsi="Calibri"/>
                    <w:b/>
                    <w:bCs/>
                    <w:color w:val="000000"/>
                    <w:sz w:val="22"/>
                    <w:szCs w:val="28"/>
                  </w:rPr>
                </w:rPrChange>
              </w:rPr>
              <w:pPrChange w:id="9743"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44" w:author="The Si Tran" w:date="2012-12-10T07:33:00Z">
              <w:r w:rsidRPr="001301E0">
                <w:rPr>
                  <w:b/>
                  <w:rPrChange w:id="9745"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74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747" w:author="The Si Tran" w:date="2012-12-10T07:33:00Z"/>
                <w:rPrChange w:id="9748" w:author="The Si Tran" w:date="2012-12-14T06:37:00Z">
                  <w:rPr>
                    <w:ins w:id="9749" w:author="The Si Tran" w:date="2012-12-10T07:33:00Z"/>
                    <w:rFonts w:ascii="Calibri" w:eastAsia="Times New Roman" w:hAnsi="Calibri"/>
                    <w:b/>
                    <w:bCs/>
                    <w:color w:val="000000"/>
                    <w:sz w:val="22"/>
                    <w:szCs w:val="28"/>
                  </w:rPr>
                </w:rPrChange>
              </w:rPr>
              <w:pPrChange w:id="975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51" w:author="The Si Tran" w:date="2012-12-10T07:33:00Z">
              <w:r w:rsidRPr="00E30631">
                <w:rPr>
                  <w:rPrChange w:id="9752"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75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jc w:val="center"/>
              <w:rPr>
                <w:ins w:id="9754" w:author="The Si Tran" w:date="2012-12-10T07:33:00Z"/>
                <w:rPrChange w:id="9755" w:author="The Si Tran" w:date="2012-12-14T06:37:00Z">
                  <w:rPr>
                    <w:ins w:id="9756" w:author="The Si Tran" w:date="2012-12-10T07:33:00Z"/>
                    <w:rFonts w:ascii="Calibri" w:eastAsia="Times New Roman" w:hAnsi="Calibri"/>
                    <w:b/>
                    <w:bCs/>
                    <w:color w:val="000000"/>
                    <w:sz w:val="22"/>
                    <w:szCs w:val="28"/>
                  </w:rPr>
                </w:rPrChange>
              </w:rPr>
              <w:pPrChange w:id="975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58" w:author="The Si Tran" w:date="2012-12-10T07:33:00Z">
              <w:r w:rsidRPr="00E30631">
                <w:rPr>
                  <w:rPrChange w:id="9759"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76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jc w:val="center"/>
              <w:rPr>
                <w:ins w:id="9761" w:author="The Si Tran" w:date="2012-12-10T07:33:00Z"/>
                <w:rPrChange w:id="9762" w:author="The Si Tran" w:date="2012-12-14T06:37:00Z">
                  <w:rPr>
                    <w:ins w:id="9763" w:author="The Si Tran" w:date="2012-12-10T07:33:00Z"/>
                    <w:rFonts w:ascii="Calibri" w:eastAsia="Times New Roman" w:hAnsi="Calibri"/>
                    <w:b/>
                    <w:bCs/>
                    <w:color w:val="000000"/>
                    <w:sz w:val="22"/>
                    <w:szCs w:val="28"/>
                  </w:rPr>
                </w:rPrChange>
              </w:rPr>
              <w:pPrChange w:id="976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65" w:author="The Si Tran" w:date="2012-12-10T07:33:00Z">
              <w:r w:rsidRPr="00E30631">
                <w:rPr>
                  <w:rPrChange w:id="9766"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76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jc w:val="center"/>
              <w:rPr>
                <w:ins w:id="9768" w:author="The Si Tran" w:date="2012-12-10T07:33:00Z"/>
                <w:rPrChange w:id="9769" w:author="The Si Tran" w:date="2012-12-14T06:37:00Z">
                  <w:rPr>
                    <w:ins w:id="9770" w:author="The Si Tran" w:date="2012-12-10T07:33:00Z"/>
                    <w:rFonts w:ascii="Calibri" w:eastAsia="Times New Roman" w:hAnsi="Calibri"/>
                    <w:b/>
                    <w:bCs/>
                    <w:color w:val="000000"/>
                    <w:sz w:val="22"/>
                    <w:szCs w:val="28"/>
                  </w:rPr>
                </w:rPrChange>
              </w:rPr>
              <w:pPrChange w:id="977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72" w:author="The Si Tran" w:date="2012-12-10T07:33:00Z">
              <w:r w:rsidRPr="00E30631">
                <w:rPr>
                  <w:rPrChange w:id="9773" w:author="The Si Tran" w:date="2012-12-14T06:37:00Z">
                    <w:rPr>
                      <w:rFonts w:ascii="Calibri" w:hAnsi="Calibri"/>
                      <w:sz w:val="22"/>
                    </w:rPr>
                  </w:rPrChange>
                </w:rPr>
                <w:t>1.42</w:t>
              </w:r>
            </w:ins>
          </w:p>
        </w:tc>
      </w:tr>
      <w:tr w:rsidR="003A1CA3" w:rsidRPr="003A1CA3" w14:paraId="5DD03605" w14:textId="77777777" w:rsidTr="001301E0">
        <w:trPr>
          <w:trHeight w:val="815"/>
          <w:ins w:id="9774" w:author="The Si Tran" w:date="2012-12-10T07:33:00Z"/>
          <w:trPrChange w:id="9775"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76"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777" w:author="The Si Tran" w:date="2012-12-10T07:33:00Z"/>
                <w:b/>
                <w:rPrChange w:id="9778" w:author="superchickend" w:date="2012-12-16T15:32:00Z">
                  <w:rPr>
                    <w:ins w:id="9779" w:author="The Si Tran" w:date="2012-12-10T07:33:00Z"/>
                    <w:rFonts w:ascii="Calibri" w:eastAsia="Times New Roman" w:hAnsi="Calibri"/>
                    <w:b/>
                    <w:bCs/>
                    <w:color w:val="000000"/>
                    <w:sz w:val="22"/>
                    <w:szCs w:val="28"/>
                  </w:rPr>
                </w:rPrChange>
              </w:rPr>
              <w:pPrChange w:id="978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81" w:author="The Si Tran" w:date="2012-12-10T07:33:00Z">
              <w:r w:rsidRPr="001301E0">
                <w:rPr>
                  <w:b/>
                  <w:rPrChange w:id="9782"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78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784" w:author="The Si Tran" w:date="2012-12-10T07:33:00Z"/>
                <w:rPrChange w:id="9785" w:author="The Si Tran" w:date="2012-12-14T06:37:00Z">
                  <w:rPr>
                    <w:ins w:id="9786" w:author="The Si Tran" w:date="2012-12-10T07:33:00Z"/>
                    <w:rFonts w:ascii="Calibri" w:eastAsia="Times New Roman" w:hAnsi="Calibri"/>
                    <w:b/>
                    <w:bCs/>
                    <w:color w:val="000000"/>
                    <w:sz w:val="22"/>
                    <w:szCs w:val="28"/>
                  </w:rPr>
                </w:rPrChange>
              </w:rPr>
              <w:pPrChange w:id="978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88" w:author="The Si Tran" w:date="2012-12-10T07:33:00Z">
              <w:r w:rsidRPr="00E30631">
                <w:rPr>
                  <w:rPrChange w:id="9789" w:author="The Si Tran" w:date="2012-12-14T06:37:00Z">
                    <w:rPr>
                      <w:rFonts w:ascii="Calibri" w:hAnsi="Calibri"/>
                      <w:sz w:val="22"/>
                    </w:rPr>
                  </w:rPrChange>
                </w:rPr>
                <w:t>ARIMA(2, 0, 2)(0, 0, 0)0</w:t>
              </w:r>
              <w:r w:rsidRPr="00E30631">
                <w:rPr>
                  <w:rPrChange w:id="9790"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79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pPr>
              <w:pStyle w:val="BangBody"/>
              <w:jc w:val="center"/>
              <w:rPr>
                <w:ins w:id="9792" w:author="The Si Tran" w:date="2012-12-10T07:33:00Z"/>
                <w:b/>
                <w:rPrChange w:id="9793" w:author="superchickend" w:date="2012-12-16T15:33:00Z">
                  <w:rPr>
                    <w:ins w:id="9794" w:author="The Si Tran" w:date="2012-12-10T07:33:00Z"/>
                    <w:rFonts w:ascii="Calibri" w:eastAsia="Times New Roman" w:hAnsi="Calibri"/>
                    <w:b/>
                    <w:bCs/>
                    <w:color w:val="000000"/>
                    <w:sz w:val="22"/>
                    <w:szCs w:val="28"/>
                  </w:rPr>
                </w:rPrChange>
              </w:rPr>
              <w:pPrChange w:id="979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96" w:author="The Si Tran" w:date="2012-12-10T07:33:00Z">
              <w:r w:rsidRPr="001301E0">
                <w:rPr>
                  <w:b/>
                  <w:rPrChange w:id="9797"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79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pPr>
              <w:pStyle w:val="BangBody"/>
              <w:jc w:val="center"/>
              <w:rPr>
                <w:ins w:id="9799" w:author="The Si Tran" w:date="2012-12-10T07:33:00Z"/>
                <w:b/>
                <w:rPrChange w:id="9800" w:author="superchickend" w:date="2012-12-16T15:33:00Z">
                  <w:rPr>
                    <w:ins w:id="9801" w:author="The Si Tran" w:date="2012-12-10T07:33:00Z"/>
                    <w:rFonts w:ascii="Calibri" w:eastAsia="Times New Roman" w:hAnsi="Calibri"/>
                    <w:b/>
                    <w:bCs/>
                    <w:color w:val="000000"/>
                    <w:sz w:val="22"/>
                    <w:szCs w:val="28"/>
                  </w:rPr>
                </w:rPrChange>
              </w:rPr>
              <w:pPrChange w:id="980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03" w:author="The Si Tran" w:date="2012-12-10T07:33:00Z">
              <w:r w:rsidRPr="001301E0">
                <w:rPr>
                  <w:b/>
                  <w:rPrChange w:id="9804"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80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pPr>
              <w:pStyle w:val="BangBody"/>
              <w:jc w:val="center"/>
              <w:rPr>
                <w:ins w:id="9806" w:author="The Si Tran" w:date="2012-12-10T07:33:00Z"/>
                <w:b/>
                <w:rPrChange w:id="9807" w:author="superchickend" w:date="2012-12-16T15:33:00Z">
                  <w:rPr>
                    <w:ins w:id="9808" w:author="The Si Tran" w:date="2012-12-10T07:33:00Z"/>
                    <w:rFonts w:ascii="Calibri" w:eastAsia="Times New Roman" w:hAnsi="Calibri"/>
                    <w:b/>
                    <w:bCs/>
                    <w:color w:val="000000"/>
                    <w:sz w:val="22"/>
                    <w:szCs w:val="28"/>
                  </w:rPr>
                </w:rPrChange>
              </w:rPr>
              <w:pPrChange w:id="980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10" w:author="The Si Tran" w:date="2012-12-10T07:33:00Z">
              <w:r w:rsidRPr="001301E0">
                <w:rPr>
                  <w:b/>
                  <w:rPrChange w:id="9811" w:author="superchickend" w:date="2012-12-16T15:33:00Z">
                    <w:rPr>
                      <w:rFonts w:ascii="Calibri" w:hAnsi="Calibri"/>
                      <w:sz w:val="22"/>
                    </w:rPr>
                  </w:rPrChange>
                </w:rPr>
                <w:t>1.32</w:t>
              </w:r>
            </w:ins>
          </w:p>
        </w:tc>
      </w:tr>
      <w:tr w:rsidR="003A1CA3" w:rsidRPr="003A1CA3" w14:paraId="61779DDC" w14:textId="77777777" w:rsidTr="003402BA">
        <w:trPr>
          <w:trHeight w:val="815"/>
          <w:ins w:id="9812" w:author="The Si Tran" w:date="2012-12-10T07:33:00Z"/>
          <w:trPrChange w:id="9813"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814"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815" w:author="The Si Tran" w:date="2012-12-10T07:33:00Z"/>
                <w:rPrChange w:id="9816" w:author="The Si Tran" w:date="2012-12-14T06:37:00Z">
                  <w:rPr>
                    <w:ins w:id="9817" w:author="The Si Tran" w:date="2012-12-10T07:33:00Z"/>
                    <w:rFonts w:ascii="Calibri" w:eastAsia="Times New Roman" w:hAnsi="Calibri"/>
                    <w:color w:val="000000"/>
                    <w:sz w:val="22"/>
                  </w:rPr>
                </w:rPrChange>
              </w:rPr>
              <w:pPrChange w:id="9818"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819"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820" w:author="The Si Tran" w:date="2012-12-10T07:33:00Z"/>
                <w:rPrChange w:id="9821" w:author="The Si Tran" w:date="2012-12-14T06:37:00Z">
                  <w:rPr>
                    <w:ins w:id="9822" w:author="The Si Tran" w:date="2012-12-10T07:33:00Z"/>
                    <w:rFonts w:ascii="Calibri" w:eastAsia="Times New Roman" w:hAnsi="Calibri"/>
                    <w:b/>
                    <w:bCs/>
                    <w:color w:val="000000"/>
                    <w:sz w:val="22"/>
                    <w:szCs w:val="28"/>
                  </w:rPr>
                </w:rPrChange>
              </w:rPr>
              <w:pPrChange w:id="982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24" w:author="The Si Tran" w:date="2012-12-10T07:33:00Z">
              <w:r w:rsidRPr="00E30631">
                <w:rPr>
                  <w:rPrChange w:id="9825" w:author="The Si Tran" w:date="2012-12-14T06:37:00Z">
                    <w:rPr>
                      <w:rFonts w:ascii="Calibri" w:hAnsi="Calibri"/>
                      <w:sz w:val="22"/>
                    </w:rPr>
                  </w:rPrChange>
                </w:rPr>
                <w:t>ARIMA(2, 0, 2)(0, 0, 0)0</w:t>
              </w:r>
              <w:r w:rsidRPr="00E30631">
                <w:rPr>
                  <w:rPrChange w:id="9826"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827"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jc w:val="center"/>
              <w:rPr>
                <w:ins w:id="9828" w:author="The Si Tran" w:date="2012-12-10T07:33:00Z"/>
                <w:rPrChange w:id="9829" w:author="The Si Tran" w:date="2012-12-14T06:37:00Z">
                  <w:rPr>
                    <w:ins w:id="9830" w:author="The Si Tran" w:date="2012-12-10T07:33:00Z"/>
                    <w:rFonts w:ascii="Calibri" w:eastAsia="Times New Roman" w:hAnsi="Calibri"/>
                    <w:b/>
                    <w:bCs/>
                    <w:color w:val="000000"/>
                    <w:sz w:val="22"/>
                    <w:szCs w:val="28"/>
                  </w:rPr>
                </w:rPrChange>
              </w:rPr>
              <w:pPrChange w:id="9831"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32" w:author="The Si Tran" w:date="2012-12-10T07:33:00Z">
              <w:r w:rsidRPr="00E30631">
                <w:rPr>
                  <w:rPrChange w:id="9833"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9834"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jc w:val="center"/>
              <w:rPr>
                <w:ins w:id="9835" w:author="The Si Tran" w:date="2012-12-10T07:33:00Z"/>
                <w:rPrChange w:id="9836" w:author="The Si Tran" w:date="2012-12-14T06:37:00Z">
                  <w:rPr>
                    <w:ins w:id="9837" w:author="The Si Tran" w:date="2012-12-10T07:33:00Z"/>
                    <w:rFonts w:ascii="Calibri" w:eastAsia="Times New Roman" w:hAnsi="Calibri"/>
                    <w:b/>
                    <w:bCs/>
                    <w:color w:val="000000"/>
                    <w:sz w:val="22"/>
                    <w:szCs w:val="28"/>
                  </w:rPr>
                </w:rPrChange>
              </w:rPr>
              <w:pPrChange w:id="9838"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39" w:author="The Si Tran" w:date="2012-12-10T07:33:00Z">
              <w:r w:rsidRPr="00E30631">
                <w:rPr>
                  <w:rPrChange w:id="9840"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9841"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jc w:val="center"/>
              <w:rPr>
                <w:ins w:id="9842" w:author="The Si Tran" w:date="2012-12-10T07:33:00Z"/>
                <w:rPrChange w:id="9843" w:author="The Si Tran" w:date="2012-12-14T06:37:00Z">
                  <w:rPr>
                    <w:ins w:id="9844" w:author="The Si Tran" w:date="2012-12-10T07:33:00Z"/>
                    <w:rFonts w:ascii="Calibri" w:eastAsia="Times New Roman" w:hAnsi="Calibri"/>
                    <w:b/>
                    <w:bCs/>
                    <w:color w:val="000000"/>
                    <w:sz w:val="22"/>
                    <w:szCs w:val="28"/>
                  </w:rPr>
                </w:rPrChange>
              </w:rPr>
              <w:pPrChange w:id="9845"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46" w:author="The Si Tran" w:date="2012-12-10T07:33:00Z">
              <w:r w:rsidRPr="00E30631">
                <w:rPr>
                  <w:rPrChange w:id="9847" w:author="The Si Tran" w:date="2012-12-14T06:37:00Z">
                    <w:rPr>
                      <w:rFonts w:ascii="Calibri" w:hAnsi="Calibri"/>
                      <w:sz w:val="22"/>
                    </w:rPr>
                  </w:rPrChange>
                </w:rPr>
                <w:t>1.7</w:t>
              </w:r>
            </w:ins>
          </w:p>
        </w:tc>
      </w:tr>
    </w:tbl>
    <w:p w14:paraId="44EFD9C9" w14:textId="77777777" w:rsidR="003A1CA3" w:rsidRDefault="003A1CA3">
      <w:pPr>
        <w:rPr>
          <w:ins w:id="9848" w:author="The Si Tran" w:date="2012-12-10T07:33:00Z"/>
        </w:rPr>
        <w:pPrChange w:id="9849" w:author="The Si Tran" w:date="2012-12-10T07:32:00Z">
          <w:pPr>
            <w:pStyle w:val="Heading1"/>
            <w:jc w:val="left"/>
          </w:pPr>
        </w:pPrChange>
      </w:pPr>
    </w:p>
    <w:p w14:paraId="7792E666" w14:textId="064C8B36" w:rsidR="00726875" w:rsidRPr="004D696B" w:rsidRDefault="00E30631">
      <w:pPr>
        <w:pStyle w:val="Bang"/>
        <w:rPr>
          <w:ins w:id="9850" w:author="The Si Tran" w:date="2012-12-11T20:13:00Z"/>
        </w:rPr>
        <w:pPrChange w:id="9851" w:author="The Si Tran" w:date="2012-12-16T10:03:00Z">
          <w:pPr>
            <w:pStyle w:val="Heading3"/>
            <w:numPr>
              <w:ilvl w:val="0"/>
              <w:numId w:val="0"/>
            </w:numPr>
            <w:tabs>
              <w:tab w:val="clear" w:pos="1080"/>
            </w:tabs>
            <w:ind w:left="0" w:firstLine="0"/>
            <w:jc w:val="center"/>
          </w:pPr>
        </w:pPrChange>
      </w:pPr>
      <w:bookmarkStart w:id="9852" w:name="_Toc343033799"/>
      <w:bookmarkStart w:id="9853" w:name="_Toc343415632"/>
      <w:ins w:id="9854" w:author="The Si Tran" w:date="2012-12-14T06:38:00Z">
        <w:r w:rsidRPr="006041AD">
          <w:rPr>
            <w:b/>
          </w:rPr>
          <w:t>Bảng 6.7:</w:t>
        </w:r>
        <w:r w:rsidRPr="004D696B">
          <w:t xml:space="preserve"> Kết quả thực nghiệm chuỗi dữ liệu</w:t>
        </w:r>
        <w:r>
          <w:t xml:space="preserve"> </w:t>
        </w:r>
        <w:r w:rsidRPr="004D696B">
          <w:t>Prices</w:t>
        </w:r>
      </w:ins>
      <w:bookmarkEnd w:id="9852"/>
      <w:bookmarkEnd w:id="9853"/>
    </w:p>
    <w:tbl>
      <w:tblPr>
        <w:tblW w:w="9496" w:type="dxa"/>
        <w:tblLook w:val="04A0" w:firstRow="1" w:lastRow="0" w:firstColumn="1" w:lastColumn="0" w:noHBand="0" w:noVBand="1"/>
        <w:tblPrChange w:id="9855"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9856">
          <w:tblGrid>
            <w:gridCol w:w="1072"/>
            <w:gridCol w:w="6557"/>
            <w:gridCol w:w="767"/>
            <w:gridCol w:w="830"/>
            <w:gridCol w:w="828"/>
          </w:tblGrid>
        </w:tblGridChange>
      </w:tblGrid>
      <w:tr w:rsidR="00A80B78" w:rsidRPr="007F5C98" w14:paraId="1E2C0D10" w14:textId="77777777" w:rsidTr="003402BA">
        <w:trPr>
          <w:trHeight w:val="295"/>
          <w:ins w:id="9857" w:author="The Si Tran" w:date="2012-12-12T07:51:00Z"/>
          <w:trPrChange w:id="9858"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59"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860" w:author="The Si Tran" w:date="2012-12-12T07:51:00Z"/>
                <w:rPrChange w:id="9861" w:author="The Si Tran" w:date="2012-12-14T06:37:00Z">
                  <w:rPr>
                    <w:ins w:id="9862" w:author="The Si Tran" w:date="2012-12-12T07:51:00Z"/>
                    <w:rFonts w:eastAsia="Times New Roman"/>
                    <w:color w:val="000000"/>
                    <w:sz w:val="22"/>
                  </w:rPr>
                </w:rPrChange>
              </w:rPr>
              <w:pPrChange w:id="9863"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9864"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pPr>
              <w:pStyle w:val="BangBody"/>
              <w:jc w:val="center"/>
              <w:rPr>
                <w:ins w:id="9865" w:author="The Si Tran" w:date="2012-12-12T07:51:00Z"/>
                <w:b/>
                <w:rPrChange w:id="9866" w:author="superchickend" w:date="2012-12-16T15:33:00Z">
                  <w:rPr>
                    <w:ins w:id="9867" w:author="The Si Tran" w:date="2012-12-12T07:51:00Z"/>
                    <w:rFonts w:eastAsia="Times New Roman"/>
                    <w:color w:val="000000"/>
                    <w:sz w:val="22"/>
                  </w:rPr>
                </w:rPrChange>
              </w:rPr>
              <w:pPrChange w:id="9868" w:author="superchickend" w:date="2012-12-16T15:33:00Z">
                <w:pPr>
                  <w:spacing w:before="0" w:line="240" w:lineRule="auto"/>
                  <w:jc w:val="left"/>
                </w:pPr>
              </w:pPrChange>
            </w:pPr>
            <w:ins w:id="9869" w:author="The Si Tran" w:date="2012-12-12T07:51:00Z">
              <w:r w:rsidRPr="003402BA">
                <w:rPr>
                  <w:b/>
                  <w:rPrChange w:id="9870"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9871"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pPr>
              <w:pStyle w:val="BangBody"/>
              <w:jc w:val="center"/>
              <w:rPr>
                <w:ins w:id="9872" w:author="The Si Tran" w:date="2012-12-12T07:51:00Z"/>
                <w:b/>
                <w:rPrChange w:id="9873" w:author="superchickend" w:date="2012-12-16T15:33:00Z">
                  <w:rPr>
                    <w:ins w:id="9874" w:author="The Si Tran" w:date="2012-12-12T07:51:00Z"/>
                    <w:rFonts w:eastAsia="Times New Roman"/>
                    <w:color w:val="000000"/>
                    <w:sz w:val="22"/>
                  </w:rPr>
                </w:rPrChange>
              </w:rPr>
              <w:pPrChange w:id="9875" w:author="superchickend" w:date="2012-12-16T15:33:00Z">
                <w:pPr>
                  <w:spacing w:before="0" w:line="240" w:lineRule="auto"/>
                  <w:jc w:val="left"/>
                </w:pPr>
              </w:pPrChange>
            </w:pPr>
            <w:ins w:id="9876" w:author="The Si Tran" w:date="2012-12-12T07:51:00Z">
              <w:r w:rsidRPr="003402BA">
                <w:rPr>
                  <w:b/>
                  <w:rPrChange w:id="9877"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9878"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pPr>
              <w:pStyle w:val="BangBody"/>
              <w:jc w:val="center"/>
              <w:rPr>
                <w:ins w:id="9879" w:author="The Si Tran" w:date="2012-12-12T07:51:00Z"/>
                <w:b/>
                <w:rPrChange w:id="9880" w:author="superchickend" w:date="2012-12-16T15:33:00Z">
                  <w:rPr>
                    <w:ins w:id="9881" w:author="The Si Tran" w:date="2012-12-12T07:51:00Z"/>
                    <w:rFonts w:eastAsia="Times New Roman"/>
                    <w:color w:val="000000"/>
                    <w:sz w:val="22"/>
                  </w:rPr>
                </w:rPrChange>
              </w:rPr>
              <w:pPrChange w:id="9882" w:author="superchickend" w:date="2012-12-16T15:33:00Z">
                <w:pPr>
                  <w:spacing w:before="0" w:line="240" w:lineRule="auto"/>
                  <w:jc w:val="left"/>
                </w:pPr>
              </w:pPrChange>
            </w:pPr>
            <w:ins w:id="9883" w:author="The Si Tran" w:date="2012-12-12T07:51:00Z">
              <w:r w:rsidRPr="003402BA">
                <w:rPr>
                  <w:b/>
                  <w:rPrChange w:id="9884"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9885"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pPr>
              <w:pStyle w:val="BangBody"/>
              <w:jc w:val="center"/>
              <w:rPr>
                <w:ins w:id="9886" w:author="The Si Tran" w:date="2012-12-12T07:51:00Z"/>
                <w:b/>
                <w:rPrChange w:id="9887" w:author="superchickend" w:date="2012-12-16T15:33:00Z">
                  <w:rPr>
                    <w:ins w:id="9888" w:author="The Si Tran" w:date="2012-12-12T07:51:00Z"/>
                    <w:rFonts w:eastAsia="Times New Roman"/>
                    <w:color w:val="000000"/>
                    <w:sz w:val="22"/>
                  </w:rPr>
                </w:rPrChange>
              </w:rPr>
              <w:pPrChange w:id="9889" w:author="superchickend" w:date="2012-12-16T15:33:00Z">
                <w:pPr>
                  <w:spacing w:before="0" w:line="240" w:lineRule="auto"/>
                  <w:jc w:val="left"/>
                </w:pPr>
              </w:pPrChange>
            </w:pPr>
            <w:ins w:id="9890" w:author="The Si Tran" w:date="2012-12-12T07:51:00Z">
              <w:r w:rsidRPr="003402BA">
                <w:rPr>
                  <w:b/>
                  <w:rPrChange w:id="9891" w:author="superchickend" w:date="2012-12-16T15:33:00Z">
                    <w:rPr>
                      <w:sz w:val="22"/>
                    </w:rPr>
                  </w:rPrChange>
                </w:rPr>
                <w:t>MAPE</w:t>
              </w:r>
            </w:ins>
          </w:p>
        </w:tc>
      </w:tr>
      <w:tr w:rsidR="00A80B78" w:rsidRPr="007F5C98" w14:paraId="7021695F" w14:textId="77777777" w:rsidTr="003402BA">
        <w:trPr>
          <w:trHeight w:val="593"/>
          <w:ins w:id="9892" w:author="The Si Tran" w:date="2012-12-12T07:51:00Z"/>
          <w:trPrChange w:id="9893"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94"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pPr>
              <w:pStyle w:val="BangBody"/>
              <w:jc w:val="center"/>
              <w:rPr>
                <w:ins w:id="9895" w:author="The Si Tran" w:date="2012-12-12T07:51:00Z"/>
                <w:b/>
                <w:rPrChange w:id="9896" w:author="superchickend" w:date="2012-12-16T15:33:00Z">
                  <w:rPr>
                    <w:ins w:id="9897" w:author="The Si Tran" w:date="2012-12-12T07:51:00Z"/>
                    <w:rFonts w:eastAsia="Times New Roman"/>
                    <w:color w:val="000000"/>
                    <w:sz w:val="22"/>
                  </w:rPr>
                </w:rPrChange>
              </w:rPr>
              <w:pPrChange w:id="9898" w:author="superchickend" w:date="2012-12-16T15:33:00Z">
                <w:pPr>
                  <w:spacing w:before="0" w:line="240" w:lineRule="auto"/>
                  <w:jc w:val="center"/>
                </w:pPr>
              </w:pPrChange>
            </w:pPr>
            <w:ins w:id="9899" w:author="The Si Tran" w:date="2012-12-12T07:51:00Z">
              <w:r w:rsidRPr="003402BA">
                <w:rPr>
                  <w:b/>
                  <w:rPrChange w:id="9900"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990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902" w:author="The Si Tran" w:date="2012-12-12T07:51:00Z"/>
                <w:rPrChange w:id="9903" w:author="The Si Tran" w:date="2012-12-14T06:37:00Z">
                  <w:rPr>
                    <w:ins w:id="9904" w:author="The Si Tran" w:date="2012-12-12T07:51:00Z"/>
                    <w:rFonts w:eastAsia="Times New Roman"/>
                    <w:color w:val="000000"/>
                    <w:sz w:val="22"/>
                  </w:rPr>
                </w:rPrChange>
              </w:rPr>
              <w:pPrChange w:id="9905" w:author="The Si Tran" w:date="2012-12-16T08:46:00Z">
                <w:pPr>
                  <w:spacing w:before="0" w:line="240" w:lineRule="auto"/>
                  <w:jc w:val="left"/>
                </w:pPr>
              </w:pPrChange>
            </w:pPr>
            <w:ins w:id="9906" w:author="The Si Tran" w:date="2012-12-12T07:51:00Z">
              <w:r w:rsidRPr="00E30631">
                <w:rPr>
                  <w:rPrChange w:id="9907"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90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jc w:val="center"/>
              <w:rPr>
                <w:ins w:id="9909" w:author="The Si Tran" w:date="2012-12-12T07:51:00Z"/>
                <w:rPrChange w:id="9910" w:author="The Si Tran" w:date="2012-12-14T06:37:00Z">
                  <w:rPr>
                    <w:ins w:id="9911" w:author="The Si Tran" w:date="2012-12-12T07:51:00Z"/>
                    <w:rFonts w:eastAsia="Times New Roman"/>
                    <w:color w:val="000000"/>
                    <w:sz w:val="22"/>
                  </w:rPr>
                </w:rPrChange>
              </w:rPr>
              <w:pPrChange w:id="9912" w:author="superchickend" w:date="2012-12-16T15:33:00Z">
                <w:pPr>
                  <w:spacing w:before="0" w:line="240" w:lineRule="auto"/>
                  <w:jc w:val="right"/>
                </w:pPr>
              </w:pPrChange>
            </w:pPr>
            <w:ins w:id="9913" w:author="The Si Tran" w:date="2012-12-12T07:51:00Z">
              <w:r w:rsidRPr="00E30631">
                <w:rPr>
                  <w:rPrChange w:id="9914"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991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jc w:val="center"/>
              <w:rPr>
                <w:ins w:id="9916" w:author="The Si Tran" w:date="2012-12-12T07:51:00Z"/>
                <w:rPrChange w:id="9917" w:author="The Si Tran" w:date="2012-12-14T06:37:00Z">
                  <w:rPr>
                    <w:ins w:id="9918" w:author="The Si Tran" w:date="2012-12-12T07:51:00Z"/>
                    <w:rFonts w:eastAsia="Times New Roman"/>
                    <w:color w:val="000000"/>
                    <w:sz w:val="22"/>
                  </w:rPr>
                </w:rPrChange>
              </w:rPr>
              <w:pPrChange w:id="9919" w:author="superchickend" w:date="2012-12-16T15:33:00Z">
                <w:pPr>
                  <w:spacing w:before="0" w:line="240" w:lineRule="auto"/>
                  <w:jc w:val="right"/>
                </w:pPr>
              </w:pPrChange>
            </w:pPr>
            <w:ins w:id="9920" w:author="The Si Tran" w:date="2012-12-12T07:51:00Z">
              <w:r w:rsidRPr="00E30631">
                <w:rPr>
                  <w:rPrChange w:id="9921"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992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jc w:val="center"/>
              <w:rPr>
                <w:ins w:id="9923" w:author="The Si Tran" w:date="2012-12-12T07:51:00Z"/>
                <w:rPrChange w:id="9924" w:author="The Si Tran" w:date="2012-12-14T06:37:00Z">
                  <w:rPr>
                    <w:ins w:id="9925" w:author="The Si Tran" w:date="2012-12-12T07:51:00Z"/>
                    <w:rFonts w:eastAsia="Times New Roman"/>
                    <w:color w:val="000000"/>
                    <w:sz w:val="22"/>
                  </w:rPr>
                </w:rPrChange>
              </w:rPr>
              <w:pPrChange w:id="9926" w:author="superchickend" w:date="2012-12-16T15:33:00Z">
                <w:pPr>
                  <w:spacing w:before="0" w:line="240" w:lineRule="auto"/>
                  <w:jc w:val="right"/>
                </w:pPr>
              </w:pPrChange>
            </w:pPr>
            <w:ins w:id="9927" w:author="The Si Tran" w:date="2012-12-12T07:51:00Z">
              <w:r w:rsidRPr="00E30631">
                <w:rPr>
                  <w:rPrChange w:id="9928" w:author="The Si Tran" w:date="2012-12-14T06:37:00Z">
                    <w:rPr>
                      <w:sz w:val="22"/>
                    </w:rPr>
                  </w:rPrChange>
                </w:rPr>
                <w:t>2.2</w:t>
              </w:r>
            </w:ins>
          </w:p>
        </w:tc>
      </w:tr>
      <w:tr w:rsidR="00A80B78" w:rsidRPr="007F5C98" w14:paraId="31026145" w14:textId="77777777" w:rsidTr="003402BA">
        <w:trPr>
          <w:trHeight w:val="593"/>
          <w:ins w:id="9929" w:author="The Si Tran" w:date="2012-12-12T07:51:00Z"/>
          <w:trPrChange w:id="9930"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931"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pPr>
              <w:pStyle w:val="BangBody"/>
              <w:jc w:val="center"/>
              <w:rPr>
                <w:ins w:id="9932" w:author="The Si Tran" w:date="2012-12-12T07:51:00Z"/>
                <w:b/>
                <w:rPrChange w:id="9933" w:author="superchickend" w:date="2012-12-16T15:33:00Z">
                  <w:rPr>
                    <w:ins w:id="9934" w:author="The Si Tran" w:date="2012-12-12T07:51:00Z"/>
                    <w:rFonts w:eastAsia="Times New Roman"/>
                    <w:color w:val="000000"/>
                    <w:sz w:val="22"/>
                  </w:rPr>
                </w:rPrChange>
              </w:rPr>
              <w:pPrChange w:id="9935"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93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937" w:author="The Si Tran" w:date="2012-12-12T07:51:00Z"/>
                <w:rPrChange w:id="9938" w:author="The Si Tran" w:date="2012-12-14T06:37:00Z">
                  <w:rPr>
                    <w:ins w:id="9939" w:author="The Si Tran" w:date="2012-12-12T07:51:00Z"/>
                    <w:rFonts w:eastAsia="Times New Roman"/>
                    <w:color w:val="000000"/>
                    <w:sz w:val="22"/>
                  </w:rPr>
                </w:rPrChange>
              </w:rPr>
              <w:pPrChange w:id="9940" w:author="The Si Tran" w:date="2012-12-16T08:46:00Z">
                <w:pPr>
                  <w:spacing w:before="0" w:line="240" w:lineRule="auto"/>
                  <w:jc w:val="left"/>
                </w:pPr>
              </w:pPrChange>
            </w:pPr>
            <w:ins w:id="9941" w:author="The Si Tran" w:date="2012-12-12T07:51:00Z">
              <w:r w:rsidRPr="00E30631">
                <w:rPr>
                  <w:rPrChange w:id="9942"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94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jc w:val="center"/>
              <w:rPr>
                <w:ins w:id="9944" w:author="The Si Tran" w:date="2012-12-12T07:51:00Z"/>
                <w:rPrChange w:id="9945" w:author="The Si Tran" w:date="2012-12-14T06:37:00Z">
                  <w:rPr>
                    <w:ins w:id="9946" w:author="The Si Tran" w:date="2012-12-12T07:51:00Z"/>
                    <w:rFonts w:eastAsia="Times New Roman"/>
                    <w:color w:val="000000"/>
                    <w:sz w:val="22"/>
                  </w:rPr>
                </w:rPrChange>
              </w:rPr>
              <w:pPrChange w:id="9947" w:author="superchickend" w:date="2012-12-16T15:33:00Z">
                <w:pPr>
                  <w:spacing w:before="0" w:line="240" w:lineRule="auto"/>
                  <w:jc w:val="right"/>
                </w:pPr>
              </w:pPrChange>
            </w:pPr>
            <w:ins w:id="9948" w:author="The Si Tran" w:date="2012-12-12T07:51:00Z">
              <w:r w:rsidRPr="00E30631">
                <w:rPr>
                  <w:rPrChange w:id="9949"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995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jc w:val="center"/>
              <w:rPr>
                <w:ins w:id="9951" w:author="The Si Tran" w:date="2012-12-12T07:51:00Z"/>
                <w:rPrChange w:id="9952" w:author="The Si Tran" w:date="2012-12-14T06:37:00Z">
                  <w:rPr>
                    <w:ins w:id="9953" w:author="The Si Tran" w:date="2012-12-12T07:51:00Z"/>
                    <w:rFonts w:eastAsia="Times New Roman"/>
                    <w:color w:val="000000"/>
                    <w:sz w:val="22"/>
                  </w:rPr>
                </w:rPrChange>
              </w:rPr>
              <w:pPrChange w:id="9954" w:author="superchickend" w:date="2012-12-16T15:33:00Z">
                <w:pPr>
                  <w:spacing w:before="0" w:line="240" w:lineRule="auto"/>
                  <w:jc w:val="right"/>
                </w:pPr>
              </w:pPrChange>
            </w:pPr>
            <w:ins w:id="9955" w:author="The Si Tran" w:date="2012-12-12T07:51:00Z">
              <w:r w:rsidRPr="00E30631">
                <w:rPr>
                  <w:rPrChange w:id="9956"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995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jc w:val="center"/>
              <w:rPr>
                <w:ins w:id="9958" w:author="The Si Tran" w:date="2012-12-12T07:51:00Z"/>
                <w:rPrChange w:id="9959" w:author="The Si Tran" w:date="2012-12-14T06:37:00Z">
                  <w:rPr>
                    <w:ins w:id="9960" w:author="The Si Tran" w:date="2012-12-12T07:51:00Z"/>
                    <w:rFonts w:eastAsia="Times New Roman"/>
                    <w:color w:val="000000"/>
                    <w:sz w:val="22"/>
                  </w:rPr>
                </w:rPrChange>
              </w:rPr>
              <w:pPrChange w:id="9961" w:author="superchickend" w:date="2012-12-16T15:33:00Z">
                <w:pPr>
                  <w:spacing w:before="0" w:line="240" w:lineRule="auto"/>
                  <w:jc w:val="right"/>
                </w:pPr>
              </w:pPrChange>
            </w:pPr>
            <w:ins w:id="9962" w:author="The Si Tran" w:date="2012-12-12T07:51:00Z">
              <w:r w:rsidRPr="00E30631">
                <w:rPr>
                  <w:rPrChange w:id="9963" w:author="The Si Tran" w:date="2012-12-14T06:37:00Z">
                    <w:rPr>
                      <w:sz w:val="22"/>
                    </w:rPr>
                  </w:rPrChange>
                </w:rPr>
                <w:t>3.08</w:t>
              </w:r>
            </w:ins>
          </w:p>
        </w:tc>
      </w:tr>
      <w:tr w:rsidR="00A80B78" w:rsidRPr="007F5C98" w14:paraId="7AFBC497" w14:textId="77777777" w:rsidTr="003402BA">
        <w:trPr>
          <w:trHeight w:val="295"/>
          <w:ins w:id="9964" w:author="The Si Tran" w:date="2012-12-12T07:51:00Z"/>
          <w:trPrChange w:id="9965"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966"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pPr>
              <w:pStyle w:val="BangBody"/>
              <w:jc w:val="center"/>
              <w:rPr>
                <w:ins w:id="9967" w:author="The Si Tran" w:date="2012-12-12T07:51:00Z"/>
                <w:b/>
                <w:rPrChange w:id="9968" w:author="superchickend" w:date="2012-12-16T15:33:00Z">
                  <w:rPr>
                    <w:ins w:id="9969" w:author="The Si Tran" w:date="2012-12-12T07:51:00Z"/>
                    <w:rFonts w:eastAsia="Times New Roman"/>
                    <w:color w:val="000000"/>
                    <w:sz w:val="22"/>
                  </w:rPr>
                </w:rPrChange>
              </w:rPr>
              <w:pPrChange w:id="9970" w:author="superchickend" w:date="2012-12-16T15:33:00Z">
                <w:pPr>
                  <w:spacing w:before="0" w:line="240" w:lineRule="auto"/>
                  <w:jc w:val="center"/>
                </w:pPr>
              </w:pPrChange>
            </w:pPr>
            <w:ins w:id="9971" w:author="The Si Tran" w:date="2012-12-12T07:51:00Z">
              <w:r w:rsidRPr="003402BA">
                <w:rPr>
                  <w:b/>
                  <w:rPrChange w:id="9972"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997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974" w:author="The Si Tran" w:date="2012-12-12T07:51:00Z"/>
                <w:rPrChange w:id="9975" w:author="The Si Tran" w:date="2012-12-14T06:37:00Z">
                  <w:rPr>
                    <w:ins w:id="9976" w:author="The Si Tran" w:date="2012-12-12T07:51:00Z"/>
                    <w:rFonts w:eastAsia="Times New Roman"/>
                    <w:color w:val="000000"/>
                    <w:sz w:val="22"/>
                  </w:rPr>
                </w:rPrChange>
              </w:rPr>
              <w:pPrChange w:id="9977" w:author="The Si Tran" w:date="2012-12-16T08:46:00Z">
                <w:pPr>
                  <w:spacing w:before="0" w:line="240" w:lineRule="auto"/>
                  <w:jc w:val="left"/>
                </w:pPr>
              </w:pPrChange>
            </w:pPr>
            <w:ins w:id="9978" w:author="The Si Tran" w:date="2012-12-12T07:51:00Z">
              <w:r w:rsidRPr="00E30631">
                <w:rPr>
                  <w:rPrChange w:id="9979"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998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pPr>
              <w:pStyle w:val="BangBody"/>
              <w:jc w:val="center"/>
              <w:rPr>
                <w:ins w:id="9981" w:author="The Si Tran" w:date="2012-12-12T07:51:00Z"/>
                <w:b/>
                <w:rPrChange w:id="9982" w:author="superchickend" w:date="2012-12-16T15:34:00Z">
                  <w:rPr>
                    <w:ins w:id="9983" w:author="The Si Tran" w:date="2012-12-12T07:51:00Z"/>
                    <w:rFonts w:eastAsia="Times New Roman"/>
                    <w:color w:val="000000"/>
                    <w:sz w:val="22"/>
                  </w:rPr>
                </w:rPrChange>
              </w:rPr>
              <w:pPrChange w:id="9984" w:author="superchickend" w:date="2012-12-16T15:33:00Z">
                <w:pPr>
                  <w:spacing w:before="0" w:line="240" w:lineRule="auto"/>
                  <w:jc w:val="right"/>
                </w:pPr>
              </w:pPrChange>
            </w:pPr>
            <w:ins w:id="9985" w:author="The Si Tran" w:date="2012-12-12T07:51:00Z">
              <w:r w:rsidRPr="003402BA">
                <w:rPr>
                  <w:b/>
                  <w:rPrChange w:id="9986"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98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pPr>
              <w:pStyle w:val="BangBody"/>
              <w:jc w:val="center"/>
              <w:rPr>
                <w:ins w:id="9988" w:author="The Si Tran" w:date="2012-12-12T07:51:00Z"/>
                <w:b/>
                <w:rPrChange w:id="9989" w:author="superchickend" w:date="2012-12-16T15:34:00Z">
                  <w:rPr>
                    <w:ins w:id="9990" w:author="The Si Tran" w:date="2012-12-12T07:51:00Z"/>
                    <w:rFonts w:eastAsia="Times New Roman"/>
                    <w:color w:val="000000"/>
                    <w:sz w:val="22"/>
                  </w:rPr>
                </w:rPrChange>
              </w:rPr>
              <w:pPrChange w:id="9991" w:author="superchickend" w:date="2012-12-16T15:33:00Z">
                <w:pPr>
                  <w:spacing w:before="0" w:line="240" w:lineRule="auto"/>
                  <w:jc w:val="right"/>
                </w:pPr>
              </w:pPrChange>
            </w:pPr>
            <w:ins w:id="9992" w:author="The Si Tran" w:date="2012-12-12T07:51:00Z">
              <w:r w:rsidRPr="003402BA">
                <w:rPr>
                  <w:b/>
                  <w:rPrChange w:id="9993"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999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pPr>
              <w:pStyle w:val="BangBody"/>
              <w:jc w:val="center"/>
              <w:rPr>
                <w:ins w:id="9995" w:author="The Si Tran" w:date="2012-12-12T07:51:00Z"/>
                <w:b/>
                <w:rPrChange w:id="9996" w:author="superchickend" w:date="2012-12-16T15:34:00Z">
                  <w:rPr>
                    <w:ins w:id="9997" w:author="The Si Tran" w:date="2012-12-12T07:51:00Z"/>
                    <w:rFonts w:eastAsia="Times New Roman"/>
                    <w:color w:val="000000"/>
                    <w:sz w:val="22"/>
                  </w:rPr>
                </w:rPrChange>
              </w:rPr>
              <w:pPrChange w:id="9998" w:author="superchickend" w:date="2012-12-16T15:33:00Z">
                <w:pPr>
                  <w:spacing w:before="0" w:line="240" w:lineRule="auto"/>
                  <w:jc w:val="right"/>
                </w:pPr>
              </w:pPrChange>
            </w:pPr>
            <w:ins w:id="9999" w:author="The Si Tran" w:date="2012-12-12T07:51:00Z">
              <w:r w:rsidRPr="003402BA">
                <w:rPr>
                  <w:b/>
                  <w:rPrChange w:id="10000" w:author="superchickend" w:date="2012-12-16T15:34:00Z">
                    <w:rPr>
                      <w:sz w:val="22"/>
                    </w:rPr>
                  </w:rPrChange>
                </w:rPr>
                <w:t>1.19</w:t>
              </w:r>
            </w:ins>
          </w:p>
        </w:tc>
      </w:tr>
      <w:tr w:rsidR="00A80B78" w:rsidRPr="007F5C98" w14:paraId="7815F608" w14:textId="77777777" w:rsidTr="003402BA">
        <w:trPr>
          <w:trHeight w:val="891"/>
          <w:ins w:id="10001" w:author="The Si Tran" w:date="2012-12-12T07:51:00Z"/>
          <w:trPrChange w:id="10002"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03"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pPr>
              <w:pStyle w:val="BangBody"/>
              <w:jc w:val="center"/>
              <w:rPr>
                <w:ins w:id="10004" w:author="The Si Tran" w:date="2012-12-12T07:51:00Z"/>
                <w:b/>
                <w:rPrChange w:id="10005" w:author="superchickend" w:date="2012-12-16T15:33:00Z">
                  <w:rPr>
                    <w:ins w:id="10006" w:author="The Si Tran" w:date="2012-12-12T07:51:00Z"/>
                    <w:rFonts w:eastAsia="Times New Roman"/>
                    <w:color w:val="000000"/>
                    <w:sz w:val="22"/>
                  </w:rPr>
                </w:rPrChange>
              </w:rPr>
              <w:pPrChange w:id="10007" w:author="superchickend" w:date="2012-12-16T15:33:00Z">
                <w:pPr>
                  <w:spacing w:before="0" w:line="240" w:lineRule="auto"/>
                  <w:jc w:val="center"/>
                </w:pPr>
              </w:pPrChange>
            </w:pPr>
            <w:ins w:id="10008" w:author="The Si Tran" w:date="2012-12-12T07:51:00Z">
              <w:r w:rsidRPr="003402BA">
                <w:rPr>
                  <w:b/>
                  <w:rPrChange w:id="10009"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1001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10011" w:author="The Si Tran" w:date="2012-12-12T07:51:00Z"/>
                <w:rPrChange w:id="10012" w:author="The Si Tran" w:date="2012-12-14T06:37:00Z">
                  <w:rPr>
                    <w:ins w:id="10013" w:author="The Si Tran" w:date="2012-12-12T07:51:00Z"/>
                    <w:rFonts w:eastAsia="Times New Roman"/>
                    <w:color w:val="000000"/>
                    <w:sz w:val="22"/>
                  </w:rPr>
                </w:rPrChange>
              </w:rPr>
              <w:pPrChange w:id="10014" w:author="The Si Tran" w:date="2012-12-16T08:46:00Z">
                <w:pPr>
                  <w:spacing w:before="0" w:line="240" w:lineRule="auto"/>
                  <w:jc w:val="left"/>
                </w:pPr>
              </w:pPrChange>
            </w:pPr>
            <w:ins w:id="10015" w:author="The Si Tran" w:date="2012-12-12T07:51:00Z">
              <w:r w:rsidRPr="00E30631">
                <w:rPr>
                  <w:rPrChange w:id="10016" w:author="The Si Tran" w:date="2012-12-14T06:37:00Z">
                    <w:rPr>
                      <w:sz w:val="22"/>
                    </w:rPr>
                  </w:rPrChange>
                </w:rPr>
                <w:t>ARIMA(2, 1, 2)(0, 0, 0)0</w:t>
              </w:r>
              <w:r w:rsidRPr="00E30631">
                <w:rPr>
                  <w:rPrChange w:id="10017"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1001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pPr>
              <w:pStyle w:val="BangBody"/>
              <w:jc w:val="center"/>
              <w:rPr>
                <w:ins w:id="10019" w:author="The Si Tran" w:date="2012-12-12T07:51:00Z"/>
                <w:b/>
                <w:rPrChange w:id="10020" w:author="superchickend" w:date="2012-12-16T15:33:00Z">
                  <w:rPr>
                    <w:ins w:id="10021" w:author="The Si Tran" w:date="2012-12-12T07:51:00Z"/>
                    <w:rFonts w:eastAsia="Times New Roman"/>
                    <w:color w:val="000000"/>
                    <w:sz w:val="22"/>
                  </w:rPr>
                </w:rPrChange>
              </w:rPr>
              <w:pPrChange w:id="10022" w:author="superchickend" w:date="2012-12-16T15:33:00Z">
                <w:pPr>
                  <w:spacing w:before="0" w:line="240" w:lineRule="auto"/>
                  <w:jc w:val="right"/>
                </w:pPr>
              </w:pPrChange>
            </w:pPr>
            <w:ins w:id="10023" w:author="The Si Tran" w:date="2012-12-12T07:51:00Z">
              <w:r w:rsidRPr="003402BA">
                <w:rPr>
                  <w:b/>
                  <w:rPrChange w:id="10024"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1002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pPr>
              <w:pStyle w:val="BangBody"/>
              <w:jc w:val="center"/>
              <w:rPr>
                <w:ins w:id="10026" w:author="The Si Tran" w:date="2012-12-12T07:51:00Z"/>
                <w:b/>
                <w:rPrChange w:id="10027" w:author="superchickend" w:date="2012-12-16T15:33:00Z">
                  <w:rPr>
                    <w:ins w:id="10028" w:author="The Si Tran" w:date="2012-12-12T07:51:00Z"/>
                    <w:rFonts w:eastAsia="Times New Roman"/>
                    <w:color w:val="000000"/>
                    <w:sz w:val="22"/>
                  </w:rPr>
                </w:rPrChange>
              </w:rPr>
              <w:pPrChange w:id="10029" w:author="superchickend" w:date="2012-12-16T15:33:00Z">
                <w:pPr>
                  <w:spacing w:before="0" w:line="240" w:lineRule="auto"/>
                  <w:jc w:val="right"/>
                </w:pPr>
              </w:pPrChange>
            </w:pPr>
            <w:ins w:id="10030" w:author="The Si Tran" w:date="2012-12-12T07:51:00Z">
              <w:r w:rsidRPr="003402BA">
                <w:rPr>
                  <w:b/>
                  <w:rPrChange w:id="10031"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1003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pPr>
              <w:pStyle w:val="BangBody"/>
              <w:jc w:val="center"/>
              <w:rPr>
                <w:ins w:id="10033" w:author="The Si Tran" w:date="2012-12-12T07:51:00Z"/>
                <w:b/>
                <w:rPrChange w:id="10034" w:author="superchickend" w:date="2012-12-16T15:33:00Z">
                  <w:rPr>
                    <w:ins w:id="10035" w:author="The Si Tran" w:date="2012-12-12T07:51:00Z"/>
                    <w:rFonts w:eastAsia="Times New Roman"/>
                    <w:color w:val="000000"/>
                    <w:sz w:val="22"/>
                  </w:rPr>
                </w:rPrChange>
              </w:rPr>
              <w:pPrChange w:id="10036" w:author="superchickend" w:date="2012-12-16T15:33:00Z">
                <w:pPr>
                  <w:spacing w:before="0" w:line="240" w:lineRule="auto"/>
                  <w:jc w:val="right"/>
                </w:pPr>
              </w:pPrChange>
            </w:pPr>
            <w:ins w:id="10037" w:author="The Si Tran" w:date="2012-12-12T07:51:00Z">
              <w:r w:rsidRPr="003402BA">
                <w:rPr>
                  <w:b/>
                  <w:rPrChange w:id="10038" w:author="superchickend" w:date="2012-12-16T15:33:00Z">
                    <w:rPr>
                      <w:sz w:val="22"/>
                    </w:rPr>
                  </w:rPrChange>
                </w:rPr>
                <w:t>1.18</w:t>
              </w:r>
            </w:ins>
          </w:p>
        </w:tc>
      </w:tr>
      <w:tr w:rsidR="00A80B78" w:rsidRPr="007F5C98" w14:paraId="69CCC02C" w14:textId="77777777" w:rsidTr="003402BA">
        <w:trPr>
          <w:trHeight w:val="891"/>
          <w:ins w:id="10039" w:author="The Si Tran" w:date="2012-12-12T07:51:00Z"/>
          <w:trPrChange w:id="10040"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10041"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10042" w:author="The Si Tran" w:date="2012-12-12T07:51:00Z"/>
                <w:rPrChange w:id="10043" w:author="The Si Tran" w:date="2012-12-14T06:37:00Z">
                  <w:rPr>
                    <w:ins w:id="10044" w:author="The Si Tran" w:date="2012-12-12T07:51:00Z"/>
                    <w:rFonts w:eastAsia="Times New Roman"/>
                    <w:color w:val="000000"/>
                    <w:sz w:val="22"/>
                  </w:rPr>
                </w:rPrChange>
              </w:rPr>
              <w:pPrChange w:id="10045"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1004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10047" w:author="The Si Tran" w:date="2012-12-12T07:51:00Z"/>
                <w:rPrChange w:id="10048" w:author="The Si Tran" w:date="2012-12-14T06:37:00Z">
                  <w:rPr>
                    <w:ins w:id="10049" w:author="The Si Tran" w:date="2012-12-12T07:51:00Z"/>
                    <w:rFonts w:eastAsia="Times New Roman"/>
                    <w:color w:val="000000"/>
                    <w:sz w:val="22"/>
                  </w:rPr>
                </w:rPrChange>
              </w:rPr>
              <w:pPrChange w:id="10050" w:author="The Si Tran" w:date="2012-12-16T08:46:00Z">
                <w:pPr>
                  <w:spacing w:before="0" w:line="240" w:lineRule="auto"/>
                  <w:jc w:val="left"/>
                </w:pPr>
              </w:pPrChange>
            </w:pPr>
            <w:ins w:id="10051" w:author="The Si Tran" w:date="2012-12-12T07:51:00Z">
              <w:r w:rsidRPr="00E30631">
                <w:rPr>
                  <w:rPrChange w:id="10052" w:author="The Si Tran" w:date="2012-12-14T06:37:00Z">
                    <w:rPr>
                      <w:sz w:val="22"/>
                    </w:rPr>
                  </w:rPrChange>
                </w:rPr>
                <w:t>ARIMA(2, 0, 2)(0, 0, 0)0</w:t>
              </w:r>
              <w:r w:rsidRPr="00E30631">
                <w:rPr>
                  <w:rPrChange w:id="10053"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1005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jc w:val="center"/>
              <w:rPr>
                <w:ins w:id="10055" w:author="The Si Tran" w:date="2012-12-12T07:51:00Z"/>
                <w:rPrChange w:id="10056" w:author="The Si Tran" w:date="2012-12-14T06:37:00Z">
                  <w:rPr>
                    <w:ins w:id="10057" w:author="The Si Tran" w:date="2012-12-12T07:51:00Z"/>
                    <w:rFonts w:eastAsia="Times New Roman"/>
                    <w:color w:val="000000"/>
                    <w:sz w:val="22"/>
                  </w:rPr>
                </w:rPrChange>
              </w:rPr>
              <w:pPrChange w:id="10058" w:author="superchickend" w:date="2012-12-16T15:33:00Z">
                <w:pPr>
                  <w:spacing w:before="0" w:line="240" w:lineRule="auto"/>
                  <w:jc w:val="right"/>
                </w:pPr>
              </w:pPrChange>
            </w:pPr>
            <w:ins w:id="10059" w:author="The Si Tran" w:date="2012-12-12T07:51:00Z">
              <w:r w:rsidRPr="00E30631">
                <w:rPr>
                  <w:rPrChange w:id="10060"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1006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jc w:val="center"/>
              <w:rPr>
                <w:ins w:id="10062" w:author="The Si Tran" w:date="2012-12-12T07:51:00Z"/>
                <w:rPrChange w:id="10063" w:author="The Si Tran" w:date="2012-12-14T06:37:00Z">
                  <w:rPr>
                    <w:ins w:id="10064" w:author="The Si Tran" w:date="2012-12-12T07:51:00Z"/>
                    <w:rFonts w:eastAsia="Times New Roman"/>
                    <w:color w:val="000000"/>
                    <w:sz w:val="22"/>
                  </w:rPr>
                </w:rPrChange>
              </w:rPr>
              <w:pPrChange w:id="10065" w:author="superchickend" w:date="2012-12-16T15:33:00Z">
                <w:pPr>
                  <w:spacing w:before="0" w:line="240" w:lineRule="auto"/>
                  <w:jc w:val="right"/>
                </w:pPr>
              </w:pPrChange>
            </w:pPr>
            <w:ins w:id="10066" w:author="The Si Tran" w:date="2012-12-12T07:51:00Z">
              <w:r w:rsidRPr="00E30631">
                <w:rPr>
                  <w:rPrChange w:id="10067"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1006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jc w:val="center"/>
              <w:rPr>
                <w:ins w:id="10069" w:author="The Si Tran" w:date="2012-12-12T07:51:00Z"/>
                <w:rPrChange w:id="10070" w:author="The Si Tran" w:date="2012-12-14T06:37:00Z">
                  <w:rPr>
                    <w:ins w:id="10071" w:author="The Si Tran" w:date="2012-12-12T07:51:00Z"/>
                    <w:rFonts w:eastAsia="Times New Roman"/>
                    <w:color w:val="000000"/>
                    <w:sz w:val="22"/>
                  </w:rPr>
                </w:rPrChange>
              </w:rPr>
              <w:pPrChange w:id="10072" w:author="superchickend" w:date="2012-12-16T15:33:00Z">
                <w:pPr>
                  <w:spacing w:before="0" w:line="240" w:lineRule="auto"/>
                  <w:jc w:val="right"/>
                </w:pPr>
              </w:pPrChange>
            </w:pPr>
            <w:ins w:id="10073" w:author="The Si Tran" w:date="2012-12-12T07:51:00Z">
              <w:r w:rsidRPr="00E30631">
                <w:rPr>
                  <w:rPrChange w:id="10074" w:author="The Si Tran" w:date="2012-12-14T06:37:00Z">
                    <w:rPr>
                      <w:sz w:val="22"/>
                    </w:rPr>
                  </w:rPrChange>
                </w:rPr>
                <w:t>1.19</w:t>
              </w:r>
            </w:ins>
          </w:p>
        </w:tc>
      </w:tr>
    </w:tbl>
    <w:p w14:paraId="6EF557CF" w14:textId="77777777" w:rsidR="003A1CA3" w:rsidRDefault="003A1CA3">
      <w:pPr>
        <w:rPr>
          <w:ins w:id="10075" w:author="The Si Tran" w:date="2012-12-14T06:38:00Z"/>
        </w:rPr>
        <w:pPrChange w:id="10076" w:author="The Si Tran" w:date="2012-12-10T07:32:00Z">
          <w:pPr>
            <w:pStyle w:val="Heading1"/>
            <w:jc w:val="left"/>
          </w:pPr>
        </w:pPrChange>
      </w:pPr>
    </w:p>
    <w:p w14:paraId="48A8E9F6" w14:textId="77777777" w:rsidR="00E30631" w:rsidRDefault="00E30631">
      <w:pPr>
        <w:rPr>
          <w:ins w:id="10077" w:author="The Si Tran" w:date="2012-12-14T06:38:00Z"/>
        </w:rPr>
        <w:pPrChange w:id="10078" w:author="The Si Tran" w:date="2012-12-10T07:32:00Z">
          <w:pPr>
            <w:pStyle w:val="Heading1"/>
            <w:jc w:val="left"/>
          </w:pPr>
        </w:pPrChange>
      </w:pPr>
    </w:p>
    <w:p w14:paraId="13245398" w14:textId="77777777" w:rsidR="00E30631" w:rsidRDefault="00E30631">
      <w:pPr>
        <w:rPr>
          <w:ins w:id="10079" w:author="The Si Tran" w:date="2012-12-14T06:38:00Z"/>
        </w:rPr>
        <w:pPrChange w:id="10080" w:author="The Si Tran" w:date="2012-12-10T07:32:00Z">
          <w:pPr>
            <w:pStyle w:val="Heading1"/>
            <w:jc w:val="left"/>
          </w:pPr>
        </w:pPrChange>
      </w:pPr>
    </w:p>
    <w:p w14:paraId="73A79DCC" w14:textId="77777777" w:rsidR="00E30631" w:rsidRDefault="00E30631">
      <w:pPr>
        <w:rPr>
          <w:ins w:id="10081" w:author="The Si Tran" w:date="2012-12-14T06:38:00Z"/>
        </w:rPr>
        <w:pPrChange w:id="10082" w:author="The Si Tran" w:date="2012-12-10T07:32:00Z">
          <w:pPr>
            <w:pStyle w:val="Heading1"/>
            <w:jc w:val="left"/>
          </w:pPr>
        </w:pPrChange>
      </w:pPr>
    </w:p>
    <w:p w14:paraId="005D8211" w14:textId="77777777" w:rsidR="00E30631" w:rsidRDefault="00E30631">
      <w:pPr>
        <w:rPr>
          <w:ins w:id="10083" w:author="The Si Tran" w:date="2012-12-10T07:34:00Z"/>
        </w:rPr>
        <w:pPrChange w:id="10084" w:author="The Si Tran" w:date="2012-12-10T07:32:00Z">
          <w:pPr>
            <w:pStyle w:val="Heading1"/>
            <w:jc w:val="left"/>
          </w:pPr>
        </w:pPrChange>
      </w:pPr>
    </w:p>
    <w:p w14:paraId="2B02292F" w14:textId="2A816A26" w:rsidR="00810267" w:rsidRDefault="00810267">
      <w:pPr>
        <w:pStyle w:val="Heading3"/>
        <w:rPr>
          <w:ins w:id="10085" w:author="The Si Tran" w:date="2012-12-14T06:39:00Z"/>
        </w:rPr>
        <w:pPrChange w:id="10086" w:author="The Si Tran" w:date="2012-12-10T07:24:00Z">
          <w:pPr>
            <w:pStyle w:val="Heading1"/>
            <w:jc w:val="left"/>
          </w:pPr>
        </w:pPrChange>
      </w:pPr>
      <w:bookmarkStart w:id="10087" w:name="_Toc343461320"/>
      <w:ins w:id="10088" w:author="The Si Tran" w:date="2012-12-10T07:24:00Z">
        <w:r>
          <w:t>Bộ dữ liệu</w:t>
        </w:r>
        <w:r w:rsidR="00DC7B41">
          <w:t xml:space="preserve"> có tính phi tuyến</w:t>
        </w:r>
      </w:ins>
      <w:bookmarkEnd w:id="10087"/>
    </w:p>
    <w:p w14:paraId="016E457A" w14:textId="41C29140" w:rsidR="00B228F5" w:rsidRPr="00097101" w:rsidRDefault="00B228F5">
      <w:pPr>
        <w:pStyle w:val="Bang"/>
        <w:rPr>
          <w:ins w:id="10089" w:author="The Si Tran" w:date="2012-12-12T07:52:00Z"/>
        </w:rPr>
        <w:pPrChange w:id="10090" w:author="The Si Tran" w:date="2012-12-16T10:03:00Z">
          <w:pPr>
            <w:pStyle w:val="Heading1"/>
            <w:jc w:val="left"/>
          </w:pPr>
        </w:pPrChange>
      </w:pPr>
      <w:bookmarkStart w:id="10091" w:name="_Toc343033800"/>
      <w:bookmarkStart w:id="10092" w:name="_Toc343415633"/>
      <w:ins w:id="10093" w:author="The Si Tran" w:date="2012-12-14T06:39:00Z">
        <w:r w:rsidRPr="006041AD">
          <w:rPr>
            <w:b/>
          </w:rPr>
          <w:t>Bảng 6.8:</w:t>
        </w:r>
        <w:r w:rsidRPr="004D696B">
          <w:t xml:space="preserve"> Kết quả thực nghiệm chuỗi dữ liệu</w:t>
        </w:r>
        <w:r>
          <w:t xml:space="preserve"> </w:t>
        </w:r>
        <w:r w:rsidRPr="004D696B">
          <w:t>Sunspots</w:t>
        </w:r>
      </w:ins>
      <w:bookmarkEnd w:id="10091"/>
      <w:bookmarkEnd w:id="10092"/>
    </w:p>
    <w:tbl>
      <w:tblPr>
        <w:tblW w:w="9395" w:type="dxa"/>
        <w:tblLook w:val="04A0" w:firstRow="1" w:lastRow="0" w:firstColumn="1" w:lastColumn="0" w:noHBand="0" w:noVBand="1"/>
        <w:tblPrChange w:id="10094"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10095">
          <w:tblGrid>
            <w:gridCol w:w="1072"/>
            <w:gridCol w:w="6551"/>
            <w:gridCol w:w="764"/>
            <w:gridCol w:w="825"/>
            <w:gridCol w:w="828"/>
          </w:tblGrid>
        </w:tblGridChange>
      </w:tblGrid>
      <w:tr w:rsidR="00A80B78" w:rsidRPr="00AF5054" w14:paraId="32B6DDA6" w14:textId="77777777" w:rsidTr="00817C15">
        <w:trPr>
          <w:trHeight w:val="304"/>
          <w:ins w:id="10096" w:author="The Si Tran" w:date="2012-12-12T07:52:00Z"/>
          <w:trPrChange w:id="10097"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98"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10099" w:author="The Si Tran" w:date="2012-12-12T07:52:00Z"/>
                <w:rPrChange w:id="10100" w:author="The Si Tran" w:date="2012-12-14T06:38:00Z">
                  <w:rPr>
                    <w:ins w:id="10101" w:author="The Si Tran" w:date="2012-12-12T07:52:00Z"/>
                    <w:rFonts w:eastAsia="Times New Roman"/>
                    <w:b/>
                    <w:bCs/>
                    <w:color w:val="000000"/>
                    <w:sz w:val="22"/>
                    <w:szCs w:val="28"/>
                  </w:rPr>
                </w:rPrChange>
              </w:rPr>
              <w:pPrChange w:id="10102"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103" w:author="The Si Tran" w:date="2012-12-12T07:52:00Z">
              <w:r w:rsidRPr="00E30631">
                <w:rPr>
                  <w:rPrChange w:id="10104"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10105"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pPr>
              <w:pStyle w:val="BangBody"/>
              <w:jc w:val="center"/>
              <w:rPr>
                <w:ins w:id="10106" w:author="The Si Tran" w:date="2012-12-12T07:52:00Z"/>
                <w:b/>
                <w:rPrChange w:id="10107" w:author="superchickend" w:date="2012-12-16T15:34:00Z">
                  <w:rPr>
                    <w:ins w:id="10108" w:author="The Si Tran" w:date="2012-12-12T07:52:00Z"/>
                    <w:rFonts w:eastAsia="Times New Roman"/>
                    <w:color w:val="000000"/>
                    <w:sz w:val="22"/>
                  </w:rPr>
                </w:rPrChange>
              </w:rPr>
              <w:pPrChange w:id="10109" w:author="superchickend" w:date="2012-12-16T15:34:00Z">
                <w:pPr>
                  <w:spacing w:before="0" w:line="240" w:lineRule="auto"/>
                  <w:jc w:val="left"/>
                </w:pPr>
              </w:pPrChange>
            </w:pPr>
            <w:ins w:id="10110" w:author="The Si Tran" w:date="2012-12-12T07:52:00Z">
              <w:r w:rsidRPr="00817C15">
                <w:rPr>
                  <w:b/>
                  <w:rPrChange w:id="10111"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10112"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pPr>
              <w:pStyle w:val="BangBody"/>
              <w:jc w:val="center"/>
              <w:rPr>
                <w:ins w:id="10113" w:author="The Si Tran" w:date="2012-12-12T07:52:00Z"/>
                <w:b/>
                <w:rPrChange w:id="10114" w:author="superchickend" w:date="2012-12-16T15:34:00Z">
                  <w:rPr>
                    <w:ins w:id="10115" w:author="The Si Tran" w:date="2012-12-12T07:52:00Z"/>
                    <w:rFonts w:eastAsia="Times New Roman"/>
                    <w:color w:val="000000"/>
                    <w:sz w:val="22"/>
                  </w:rPr>
                </w:rPrChange>
              </w:rPr>
              <w:pPrChange w:id="10116" w:author="superchickend" w:date="2012-12-16T15:34:00Z">
                <w:pPr>
                  <w:spacing w:before="0" w:line="240" w:lineRule="auto"/>
                  <w:jc w:val="left"/>
                </w:pPr>
              </w:pPrChange>
            </w:pPr>
            <w:ins w:id="10117" w:author="The Si Tran" w:date="2012-12-12T07:52:00Z">
              <w:r w:rsidRPr="00817C15">
                <w:rPr>
                  <w:b/>
                  <w:rPrChange w:id="10118"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10119"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pPr>
              <w:pStyle w:val="BangBody"/>
              <w:jc w:val="center"/>
              <w:rPr>
                <w:ins w:id="10120" w:author="The Si Tran" w:date="2012-12-12T07:52:00Z"/>
                <w:b/>
                <w:rPrChange w:id="10121" w:author="superchickend" w:date="2012-12-16T15:34:00Z">
                  <w:rPr>
                    <w:ins w:id="10122" w:author="The Si Tran" w:date="2012-12-12T07:52:00Z"/>
                    <w:rFonts w:eastAsia="Times New Roman"/>
                    <w:color w:val="000000"/>
                    <w:sz w:val="22"/>
                  </w:rPr>
                </w:rPrChange>
              </w:rPr>
              <w:pPrChange w:id="10123" w:author="superchickend" w:date="2012-12-16T15:34:00Z">
                <w:pPr>
                  <w:spacing w:before="0" w:line="240" w:lineRule="auto"/>
                  <w:jc w:val="left"/>
                </w:pPr>
              </w:pPrChange>
            </w:pPr>
            <w:ins w:id="10124" w:author="The Si Tran" w:date="2012-12-12T07:52:00Z">
              <w:r w:rsidRPr="00817C15">
                <w:rPr>
                  <w:b/>
                  <w:rPrChange w:id="10125"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10126"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pPr>
              <w:pStyle w:val="BangBody"/>
              <w:jc w:val="center"/>
              <w:rPr>
                <w:ins w:id="10127" w:author="The Si Tran" w:date="2012-12-12T07:52:00Z"/>
                <w:b/>
                <w:rPrChange w:id="10128" w:author="superchickend" w:date="2012-12-16T15:34:00Z">
                  <w:rPr>
                    <w:ins w:id="10129" w:author="The Si Tran" w:date="2012-12-12T07:52:00Z"/>
                    <w:rFonts w:eastAsia="Times New Roman"/>
                    <w:color w:val="000000"/>
                    <w:sz w:val="22"/>
                  </w:rPr>
                </w:rPrChange>
              </w:rPr>
              <w:pPrChange w:id="10130" w:author="superchickend" w:date="2012-12-16T15:34:00Z">
                <w:pPr>
                  <w:spacing w:before="0" w:line="240" w:lineRule="auto"/>
                  <w:jc w:val="left"/>
                </w:pPr>
              </w:pPrChange>
            </w:pPr>
            <w:ins w:id="10131" w:author="The Si Tran" w:date="2012-12-12T07:52:00Z">
              <w:r w:rsidRPr="00817C15">
                <w:rPr>
                  <w:b/>
                  <w:rPrChange w:id="10132" w:author="superchickend" w:date="2012-12-16T15:34:00Z">
                    <w:rPr>
                      <w:sz w:val="22"/>
                    </w:rPr>
                  </w:rPrChange>
                </w:rPr>
                <w:t>MAPE</w:t>
              </w:r>
            </w:ins>
          </w:p>
        </w:tc>
      </w:tr>
      <w:tr w:rsidR="00A80B78" w:rsidRPr="00AF5054" w14:paraId="13670A92" w14:textId="77777777" w:rsidTr="00817C15">
        <w:trPr>
          <w:trHeight w:val="612"/>
          <w:ins w:id="10133" w:author="The Si Tran" w:date="2012-12-12T07:52:00Z"/>
          <w:trPrChange w:id="10134"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35"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pPr>
              <w:pStyle w:val="BangBody"/>
              <w:jc w:val="center"/>
              <w:rPr>
                <w:ins w:id="10136" w:author="The Si Tran" w:date="2012-12-12T07:52:00Z"/>
                <w:b/>
                <w:rPrChange w:id="10137" w:author="superchickend" w:date="2012-12-16T15:34:00Z">
                  <w:rPr>
                    <w:ins w:id="10138" w:author="The Si Tran" w:date="2012-12-12T07:52:00Z"/>
                    <w:rFonts w:eastAsia="Times New Roman"/>
                    <w:color w:val="000000"/>
                    <w:sz w:val="22"/>
                  </w:rPr>
                </w:rPrChange>
              </w:rPr>
              <w:pPrChange w:id="10139" w:author="superchickend" w:date="2012-12-16T15:34:00Z">
                <w:pPr>
                  <w:spacing w:before="0" w:line="240" w:lineRule="auto"/>
                  <w:ind w:left="-23"/>
                  <w:jc w:val="center"/>
                </w:pPr>
              </w:pPrChange>
            </w:pPr>
            <w:ins w:id="10140" w:author="The Si Tran" w:date="2012-12-12T07:52:00Z">
              <w:r w:rsidRPr="00817C15">
                <w:rPr>
                  <w:b/>
                  <w:rPrChange w:id="10141"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10142"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10143" w:author="The Si Tran" w:date="2012-12-12T07:52:00Z"/>
                <w:rPrChange w:id="10144" w:author="The Si Tran" w:date="2012-12-14T06:38:00Z">
                  <w:rPr>
                    <w:ins w:id="10145" w:author="The Si Tran" w:date="2012-12-12T07:52:00Z"/>
                    <w:rFonts w:eastAsia="Times New Roman"/>
                    <w:color w:val="000000"/>
                    <w:sz w:val="22"/>
                  </w:rPr>
                </w:rPrChange>
              </w:rPr>
              <w:pPrChange w:id="10146" w:author="The Si Tran" w:date="2012-12-16T08:46:00Z">
                <w:pPr>
                  <w:spacing w:before="0" w:line="240" w:lineRule="auto"/>
                  <w:jc w:val="left"/>
                </w:pPr>
              </w:pPrChange>
            </w:pPr>
            <w:ins w:id="10147" w:author="The Si Tran" w:date="2012-12-12T07:52:00Z">
              <w:r w:rsidRPr="00E30631">
                <w:rPr>
                  <w:rPrChange w:id="10148"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149"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pPr>
              <w:pStyle w:val="BangBody"/>
              <w:jc w:val="center"/>
              <w:rPr>
                <w:ins w:id="10150" w:author="The Si Tran" w:date="2012-12-12T07:52:00Z"/>
                <w:b/>
                <w:rPrChange w:id="10151" w:author="superchickend" w:date="2012-12-16T15:35:00Z">
                  <w:rPr>
                    <w:ins w:id="10152" w:author="The Si Tran" w:date="2012-12-12T07:52:00Z"/>
                    <w:rFonts w:eastAsia="Times New Roman"/>
                    <w:color w:val="000000"/>
                    <w:sz w:val="22"/>
                  </w:rPr>
                </w:rPrChange>
              </w:rPr>
              <w:pPrChange w:id="10153" w:author="superchickend" w:date="2012-12-16T15:34:00Z">
                <w:pPr>
                  <w:spacing w:before="0" w:line="240" w:lineRule="auto"/>
                  <w:jc w:val="right"/>
                </w:pPr>
              </w:pPrChange>
            </w:pPr>
            <w:ins w:id="10154" w:author="The Si Tran" w:date="2012-12-12T07:52:00Z">
              <w:r w:rsidRPr="00817C15">
                <w:rPr>
                  <w:b/>
                  <w:rPrChange w:id="10155"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10156"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pPr>
              <w:pStyle w:val="BangBody"/>
              <w:jc w:val="center"/>
              <w:rPr>
                <w:ins w:id="10157" w:author="The Si Tran" w:date="2012-12-12T07:52:00Z"/>
                <w:b/>
                <w:rPrChange w:id="10158" w:author="superchickend" w:date="2012-12-16T15:35:00Z">
                  <w:rPr>
                    <w:ins w:id="10159" w:author="The Si Tran" w:date="2012-12-12T07:52:00Z"/>
                    <w:rFonts w:eastAsia="Times New Roman"/>
                    <w:color w:val="000000"/>
                    <w:sz w:val="22"/>
                  </w:rPr>
                </w:rPrChange>
              </w:rPr>
              <w:pPrChange w:id="10160" w:author="superchickend" w:date="2012-12-16T15:34:00Z">
                <w:pPr>
                  <w:spacing w:before="0" w:line="240" w:lineRule="auto"/>
                  <w:jc w:val="right"/>
                </w:pPr>
              </w:pPrChange>
            </w:pPr>
            <w:ins w:id="10161" w:author="The Si Tran" w:date="2012-12-12T07:52:00Z">
              <w:r w:rsidRPr="00817C15">
                <w:rPr>
                  <w:b/>
                  <w:rPrChange w:id="10162"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10163"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pPr>
              <w:pStyle w:val="BangBody"/>
              <w:jc w:val="center"/>
              <w:rPr>
                <w:ins w:id="10164" w:author="The Si Tran" w:date="2012-12-12T07:52:00Z"/>
                <w:b/>
                <w:rPrChange w:id="10165" w:author="superchickend" w:date="2012-12-16T15:35:00Z">
                  <w:rPr>
                    <w:ins w:id="10166" w:author="The Si Tran" w:date="2012-12-12T07:52:00Z"/>
                    <w:rFonts w:eastAsia="Times New Roman"/>
                    <w:color w:val="000000"/>
                    <w:sz w:val="22"/>
                  </w:rPr>
                </w:rPrChange>
              </w:rPr>
              <w:pPrChange w:id="10167" w:author="superchickend" w:date="2012-12-16T15:34:00Z">
                <w:pPr>
                  <w:spacing w:before="0" w:line="240" w:lineRule="auto"/>
                  <w:jc w:val="right"/>
                </w:pPr>
              </w:pPrChange>
            </w:pPr>
            <w:ins w:id="10168" w:author="The Si Tran" w:date="2012-12-12T07:52:00Z">
              <w:r w:rsidRPr="00817C15">
                <w:rPr>
                  <w:b/>
                  <w:rPrChange w:id="10169" w:author="superchickend" w:date="2012-12-16T15:35:00Z">
                    <w:rPr>
                      <w:sz w:val="22"/>
                    </w:rPr>
                  </w:rPrChange>
                </w:rPr>
                <w:t>33.25</w:t>
              </w:r>
            </w:ins>
          </w:p>
        </w:tc>
      </w:tr>
      <w:tr w:rsidR="00A80B78" w:rsidRPr="00AF5054" w14:paraId="5B526652" w14:textId="77777777" w:rsidTr="00817C15">
        <w:trPr>
          <w:trHeight w:val="612"/>
          <w:ins w:id="10170" w:author="The Si Tran" w:date="2012-12-12T07:52:00Z"/>
          <w:trPrChange w:id="10171"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10172"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pPr>
              <w:pStyle w:val="BangBody"/>
              <w:jc w:val="center"/>
              <w:rPr>
                <w:ins w:id="10173" w:author="The Si Tran" w:date="2012-12-12T07:52:00Z"/>
                <w:b/>
                <w:rPrChange w:id="10174" w:author="superchickend" w:date="2012-12-16T15:34:00Z">
                  <w:rPr>
                    <w:ins w:id="10175" w:author="The Si Tran" w:date="2012-12-12T07:52:00Z"/>
                    <w:rFonts w:eastAsia="Times New Roman"/>
                    <w:color w:val="000000"/>
                    <w:sz w:val="22"/>
                  </w:rPr>
                </w:rPrChange>
              </w:rPr>
              <w:pPrChange w:id="10176"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177"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10178" w:author="The Si Tran" w:date="2012-12-12T07:52:00Z"/>
                <w:rPrChange w:id="10179" w:author="The Si Tran" w:date="2012-12-14T06:38:00Z">
                  <w:rPr>
                    <w:ins w:id="10180" w:author="The Si Tran" w:date="2012-12-12T07:52:00Z"/>
                    <w:rFonts w:eastAsia="Times New Roman"/>
                    <w:color w:val="000000"/>
                    <w:sz w:val="22"/>
                  </w:rPr>
                </w:rPrChange>
              </w:rPr>
              <w:pPrChange w:id="10181" w:author="The Si Tran" w:date="2012-12-16T08:46:00Z">
                <w:pPr>
                  <w:spacing w:before="0" w:line="240" w:lineRule="auto"/>
                  <w:jc w:val="left"/>
                </w:pPr>
              </w:pPrChange>
            </w:pPr>
            <w:ins w:id="10182" w:author="The Si Tran" w:date="2012-12-12T07:52:00Z">
              <w:r w:rsidRPr="00E30631">
                <w:rPr>
                  <w:rPrChange w:id="10183"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184"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jc w:val="center"/>
              <w:rPr>
                <w:ins w:id="10185" w:author="The Si Tran" w:date="2012-12-12T07:52:00Z"/>
                <w:rPrChange w:id="10186" w:author="The Si Tran" w:date="2012-12-14T06:38:00Z">
                  <w:rPr>
                    <w:ins w:id="10187" w:author="The Si Tran" w:date="2012-12-12T07:52:00Z"/>
                    <w:rFonts w:eastAsia="Times New Roman"/>
                    <w:color w:val="000000"/>
                    <w:sz w:val="22"/>
                  </w:rPr>
                </w:rPrChange>
              </w:rPr>
              <w:pPrChange w:id="10188" w:author="superchickend" w:date="2012-12-16T15:34:00Z">
                <w:pPr>
                  <w:spacing w:before="0" w:line="240" w:lineRule="auto"/>
                  <w:jc w:val="right"/>
                </w:pPr>
              </w:pPrChange>
            </w:pPr>
            <w:ins w:id="10189" w:author="The Si Tran" w:date="2012-12-12T07:52:00Z">
              <w:r w:rsidRPr="00E30631">
                <w:rPr>
                  <w:rPrChange w:id="10190"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10191"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jc w:val="center"/>
              <w:rPr>
                <w:ins w:id="10192" w:author="The Si Tran" w:date="2012-12-12T07:52:00Z"/>
                <w:rPrChange w:id="10193" w:author="The Si Tran" w:date="2012-12-14T06:38:00Z">
                  <w:rPr>
                    <w:ins w:id="10194" w:author="The Si Tran" w:date="2012-12-12T07:52:00Z"/>
                    <w:rFonts w:eastAsia="Times New Roman"/>
                    <w:color w:val="000000"/>
                    <w:sz w:val="22"/>
                  </w:rPr>
                </w:rPrChange>
              </w:rPr>
              <w:pPrChange w:id="10195" w:author="superchickend" w:date="2012-12-16T15:34:00Z">
                <w:pPr>
                  <w:spacing w:before="0" w:line="240" w:lineRule="auto"/>
                  <w:jc w:val="right"/>
                </w:pPr>
              </w:pPrChange>
            </w:pPr>
            <w:ins w:id="10196" w:author="The Si Tran" w:date="2012-12-12T07:52:00Z">
              <w:r w:rsidRPr="00E30631">
                <w:rPr>
                  <w:rPrChange w:id="10197"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10198"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jc w:val="center"/>
              <w:rPr>
                <w:ins w:id="10199" w:author="The Si Tran" w:date="2012-12-12T07:52:00Z"/>
                <w:rPrChange w:id="10200" w:author="The Si Tran" w:date="2012-12-14T06:38:00Z">
                  <w:rPr>
                    <w:ins w:id="10201" w:author="The Si Tran" w:date="2012-12-12T07:52:00Z"/>
                    <w:rFonts w:eastAsia="Times New Roman"/>
                    <w:color w:val="000000"/>
                    <w:sz w:val="22"/>
                  </w:rPr>
                </w:rPrChange>
              </w:rPr>
              <w:pPrChange w:id="10202" w:author="superchickend" w:date="2012-12-16T15:34:00Z">
                <w:pPr>
                  <w:spacing w:before="0" w:line="240" w:lineRule="auto"/>
                  <w:jc w:val="right"/>
                </w:pPr>
              </w:pPrChange>
            </w:pPr>
            <w:ins w:id="10203" w:author="The Si Tran" w:date="2012-12-12T07:52:00Z">
              <w:r w:rsidRPr="00E30631">
                <w:rPr>
                  <w:rPrChange w:id="10204" w:author="The Si Tran" w:date="2012-12-14T06:38:00Z">
                    <w:rPr>
                      <w:sz w:val="22"/>
                    </w:rPr>
                  </w:rPrChange>
                </w:rPr>
                <w:t>40.77</w:t>
              </w:r>
            </w:ins>
          </w:p>
        </w:tc>
      </w:tr>
      <w:tr w:rsidR="00A80B78" w:rsidRPr="00AF5054" w14:paraId="58350577" w14:textId="77777777" w:rsidTr="00817C15">
        <w:trPr>
          <w:trHeight w:val="304"/>
          <w:ins w:id="10205" w:author="The Si Tran" w:date="2012-12-12T07:52:00Z"/>
          <w:trPrChange w:id="10206"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207"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pPr>
              <w:pStyle w:val="BangBody"/>
              <w:jc w:val="center"/>
              <w:rPr>
                <w:ins w:id="10208" w:author="The Si Tran" w:date="2012-12-12T07:52:00Z"/>
                <w:b/>
                <w:rPrChange w:id="10209" w:author="superchickend" w:date="2012-12-16T15:34:00Z">
                  <w:rPr>
                    <w:ins w:id="10210" w:author="The Si Tran" w:date="2012-12-12T07:52:00Z"/>
                    <w:rFonts w:eastAsia="Times New Roman"/>
                    <w:color w:val="000000"/>
                    <w:sz w:val="22"/>
                  </w:rPr>
                </w:rPrChange>
              </w:rPr>
              <w:pPrChange w:id="10211" w:author="superchickend" w:date="2012-12-16T15:34:00Z">
                <w:pPr>
                  <w:spacing w:before="0" w:line="240" w:lineRule="auto"/>
                  <w:jc w:val="center"/>
                </w:pPr>
              </w:pPrChange>
            </w:pPr>
            <w:ins w:id="10212" w:author="The Si Tran" w:date="2012-12-12T07:52:00Z">
              <w:r w:rsidRPr="00817C15">
                <w:rPr>
                  <w:b/>
                  <w:rPrChange w:id="10213"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10214"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215" w:author="The Si Tran" w:date="2012-12-12T07:52:00Z"/>
                <w:rPrChange w:id="10216" w:author="The Si Tran" w:date="2012-12-14T06:38:00Z">
                  <w:rPr>
                    <w:ins w:id="10217" w:author="The Si Tran" w:date="2012-12-12T07:52:00Z"/>
                    <w:rFonts w:eastAsia="Times New Roman"/>
                    <w:color w:val="000000"/>
                    <w:sz w:val="22"/>
                  </w:rPr>
                </w:rPrChange>
              </w:rPr>
              <w:pPrChange w:id="10218" w:author="The Si Tran" w:date="2012-12-16T08:46:00Z">
                <w:pPr>
                  <w:spacing w:before="0" w:line="240" w:lineRule="auto"/>
                  <w:jc w:val="left"/>
                </w:pPr>
              </w:pPrChange>
            </w:pPr>
            <w:ins w:id="10219" w:author="The Si Tran" w:date="2012-12-12T07:52:00Z">
              <w:r w:rsidRPr="00E30631">
                <w:rPr>
                  <w:rPrChange w:id="10220"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10221"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jc w:val="center"/>
              <w:rPr>
                <w:ins w:id="10222" w:author="The Si Tran" w:date="2012-12-12T07:52:00Z"/>
                <w:rPrChange w:id="10223" w:author="The Si Tran" w:date="2012-12-14T06:38:00Z">
                  <w:rPr>
                    <w:ins w:id="10224" w:author="The Si Tran" w:date="2012-12-12T07:52:00Z"/>
                    <w:rFonts w:eastAsia="Times New Roman"/>
                    <w:color w:val="000000"/>
                    <w:sz w:val="22"/>
                  </w:rPr>
                </w:rPrChange>
              </w:rPr>
              <w:pPrChange w:id="10225" w:author="superchickend" w:date="2012-12-16T15:35:00Z">
                <w:pPr>
                  <w:spacing w:before="0" w:line="240" w:lineRule="auto"/>
                  <w:jc w:val="right"/>
                </w:pPr>
              </w:pPrChange>
            </w:pPr>
            <w:ins w:id="10226" w:author="The Si Tran" w:date="2012-12-12T07:52:00Z">
              <w:r w:rsidRPr="00E30631">
                <w:rPr>
                  <w:rPrChange w:id="10227"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10228"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jc w:val="center"/>
              <w:rPr>
                <w:ins w:id="10229" w:author="The Si Tran" w:date="2012-12-12T07:52:00Z"/>
                <w:rPrChange w:id="10230" w:author="The Si Tran" w:date="2012-12-14T06:38:00Z">
                  <w:rPr>
                    <w:ins w:id="10231" w:author="The Si Tran" w:date="2012-12-12T07:52:00Z"/>
                    <w:rFonts w:eastAsia="Times New Roman"/>
                    <w:color w:val="000000"/>
                    <w:sz w:val="22"/>
                  </w:rPr>
                </w:rPrChange>
              </w:rPr>
              <w:pPrChange w:id="10232" w:author="superchickend" w:date="2012-12-16T15:35:00Z">
                <w:pPr>
                  <w:spacing w:before="0" w:line="240" w:lineRule="auto"/>
                  <w:jc w:val="right"/>
                </w:pPr>
              </w:pPrChange>
            </w:pPr>
            <w:ins w:id="10233" w:author="The Si Tran" w:date="2012-12-12T07:52:00Z">
              <w:r w:rsidRPr="00E30631">
                <w:rPr>
                  <w:rPrChange w:id="10234"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1023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jc w:val="center"/>
              <w:rPr>
                <w:ins w:id="10236" w:author="The Si Tran" w:date="2012-12-12T07:52:00Z"/>
                <w:rPrChange w:id="10237" w:author="The Si Tran" w:date="2012-12-14T06:38:00Z">
                  <w:rPr>
                    <w:ins w:id="10238" w:author="The Si Tran" w:date="2012-12-12T07:52:00Z"/>
                    <w:rFonts w:eastAsia="Times New Roman"/>
                    <w:color w:val="000000"/>
                    <w:sz w:val="22"/>
                  </w:rPr>
                </w:rPrChange>
              </w:rPr>
              <w:pPrChange w:id="10239" w:author="superchickend" w:date="2012-12-16T15:35:00Z">
                <w:pPr>
                  <w:spacing w:before="0" w:line="240" w:lineRule="auto"/>
                  <w:jc w:val="right"/>
                </w:pPr>
              </w:pPrChange>
            </w:pPr>
            <w:ins w:id="10240" w:author="The Si Tran" w:date="2012-12-12T07:52:00Z">
              <w:r w:rsidRPr="00E30631">
                <w:rPr>
                  <w:rPrChange w:id="10241" w:author="The Si Tran" w:date="2012-12-14T06:38:00Z">
                    <w:rPr>
                      <w:sz w:val="22"/>
                    </w:rPr>
                  </w:rPrChange>
                </w:rPr>
                <w:t>37.72</w:t>
              </w:r>
            </w:ins>
          </w:p>
        </w:tc>
      </w:tr>
      <w:tr w:rsidR="00A80B78" w:rsidRPr="00AF5054" w14:paraId="150C9E07" w14:textId="77777777" w:rsidTr="00817C15">
        <w:trPr>
          <w:trHeight w:val="918"/>
          <w:ins w:id="10242" w:author="The Si Tran" w:date="2012-12-12T07:52:00Z"/>
          <w:trPrChange w:id="10243"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44"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pPr>
              <w:pStyle w:val="BangBody"/>
              <w:jc w:val="center"/>
              <w:rPr>
                <w:ins w:id="10245" w:author="The Si Tran" w:date="2012-12-12T07:52:00Z"/>
                <w:b/>
                <w:rPrChange w:id="10246" w:author="superchickend" w:date="2012-12-16T15:34:00Z">
                  <w:rPr>
                    <w:ins w:id="10247" w:author="The Si Tran" w:date="2012-12-12T07:52:00Z"/>
                    <w:rFonts w:eastAsia="Times New Roman"/>
                    <w:color w:val="000000"/>
                    <w:sz w:val="22"/>
                  </w:rPr>
                </w:rPrChange>
              </w:rPr>
              <w:pPrChange w:id="10248" w:author="superchickend" w:date="2012-12-16T15:34:00Z">
                <w:pPr>
                  <w:spacing w:before="0" w:line="240" w:lineRule="auto"/>
                  <w:jc w:val="center"/>
                </w:pPr>
              </w:pPrChange>
            </w:pPr>
            <w:ins w:id="10249" w:author="The Si Tran" w:date="2012-12-12T07:52:00Z">
              <w:r w:rsidRPr="00817C15">
                <w:rPr>
                  <w:b/>
                  <w:rPrChange w:id="10250" w:author="superchickend" w:date="2012-12-16T15:34:00Z">
                    <w:rPr>
                      <w:sz w:val="22"/>
                    </w:rPr>
                  </w:rPrChange>
                </w:rPr>
                <w:lastRenderedPageBreak/>
                <w:t>Hybrid</w:t>
              </w:r>
            </w:ins>
          </w:p>
        </w:tc>
        <w:tc>
          <w:tcPr>
            <w:tcW w:w="5871" w:type="dxa"/>
            <w:tcBorders>
              <w:top w:val="nil"/>
              <w:left w:val="nil"/>
              <w:bottom w:val="single" w:sz="4" w:space="0" w:color="auto"/>
              <w:right w:val="single" w:sz="4" w:space="0" w:color="auto"/>
            </w:tcBorders>
            <w:shd w:val="clear" w:color="auto" w:fill="auto"/>
            <w:vAlign w:val="bottom"/>
            <w:hideMark/>
            <w:tcPrChange w:id="10251"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252" w:author="The Si Tran" w:date="2012-12-12T07:52:00Z"/>
                <w:rPrChange w:id="10253" w:author="The Si Tran" w:date="2012-12-14T06:38:00Z">
                  <w:rPr>
                    <w:ins w:id="10254" w:author="The Si Tran" w:date="2012-12-12T07:52:00Z"/>
                    <w:rFonts w:eastAsia="Times New Roman"/>
                    <w:color w:val="000000"/>
                    <w:sz w:val="22"/>
                  </w:rPr>
                </w:rPrChange>
              </w:rPr>
              <w:pPrChange w:id="10255" w:author="The Si Tran" w:date="2012-12-16T08:46:00Z">
                <w:pPr>
                  <w:spacing w:before="0" w:line="240" w:lineRule="auto"/>
                  <w:jc w:val="left"/>
                </w:pPr>
              </w:pPrChange>
            </w:pPr>
            <w:ins w:id="10256" w:author="The Si Tran" w:date="2012-12-12T07:52:00Z">
              <w:r w:rsidRPr="00E30631">
                <w:rPr>
                  <w:rPrChange w:id="10257" w:author="The Si Tran" w:date="2012-12-14T06:38:00Z">
                    <w:rPr>
                      <w:sz w:val="22"/>
                    </w:rPr>
                  </w:rPrChange>
                </w:rPr>
                <w:t>ARIMA(2, 0, 0)(0, 0, 0)0</w:t>
              </w:r>
              <w:r w:rsidRPr="00E30631">
                <w:rPr>
                  <w:rPrChange w:id="10258"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25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pPr>
              <w:pStyle w:val="BangBody"/>
              <w:jc w:val="center"/>
              <w:rPr>
                <w:ins w:id="10260" w:author="The Si Tran" w:date="2012-12-12T07:52:00Z"/>
                <w:b/>
                <w:rPrChange w:id="10261" w:author="superchickend" w:date="2012-12-16T15:35:00Z">
                  <w:rPr>
                    <w:ins w:id="10262" w:author="The Si Tran" w:date="2012-12-12T07:52:00Z"/>
                    <w:rFonts w:eastAsia="Times New Roman"/>
                    <w:color w:val="000000"/>
                    <w:sz w:val="22"/>
                  </w:rPr>
                </w:rPrChange>
              </w:rPr>
              <w:pPrChange w:id="10263" w:author="superchickend" w:date="2012-12-16T15:35:00Z">
                <w:pPr>
                  <w:spacing w:before="0" w:line="240" w:lineRule="auto"/>
                  <w:jc w:val="right"/>
                </w:pPr>
              </w:pPrChange>
            </w:pPr>
            <w:ins w:id="10264" w:author="The Si Tran" w:date="2012-12-12T07:52:00Z">
              <w:r w:rsidRPr="00817C15">
                <w:rPr>
                  <w:b/>
                  <w:rPrChange w:id="10265"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1026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pPr>
              <w:pStyle w:val="BangBody"/>
              <w:jc w:val="center"/>
              <w:rPr>
                <w:ins w:id="10267" w:author="The Si Tran" w:date="2012-12-12T07:52:00Z"/>
                <w:b/>
                <w:rPrChange w:id="10268" w:author="superchickend" w:date="2012-12-16T15:35:00Z">
                  <w:rPr>
                    <w:ins w:id="10269" w:author="The Si Tran" w:date="2012-12-12T07:52:00Z"/>
                    <w:rFonts w:eastAsia="Times New Roman"/>
                    <w:color w:val="000000"/>
                    <w:sz w:val="22"/>
                  </w:rPr>
                </w:rPrChange>
              </w:rPr>
              <w:pPrChange w:id="10270" w:author="superchickend" w:date="2012-12-16T15:35:00Z">
                <w:pPr>
                  <w:spacing w:before="0" w:line="240" w:lineRule="auto"/>
                  <w:jc w:val="right"/>
                </w:pPr>
              </w:pPrChange>
            </w:pPr>
            <w:ins w:id="10271" w:author="The Si Tran" w:date="2012-12-12T07:52:00Z">
              <w:r w:rsidRPr="00817C15">
                <w:rPr>
                  <w:b/>
                  <w:rPrChange w:id="10272"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1027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pPr>
              <w:pStyle w:val="BangBody"/>
              <w:jc w:val="center"/>
              <w:rPr>
                <w:ins w:id="10274" w:author="The Si Tran" w:date="2012-12-12T07:52:00Z"/>
                <w:b/>
                <w:rPrChange w:id="10275" w:author="superchickend" w:date="2012-12-16T15:35:00Z">
                  <w:rPr>
                    <w:ins w:id="10276" w:author="The Si Tran" w:date="2012-12-12T07:52:00Z"/>
                    <w:rFonts w:eastAsia="Times New Roman"/>
                    <w:color w:val="000000"/>
                    <w:sz w:val="22"/>
                  </w:rPr>
                </w:rPrChange>
              </w:rPr>
              <w:pPrChange w:id="10277" w:author="superchickend" w:date="2012-12-16T15:35:00Z">
                <w:pPr>
                  <w:spacing w:before="0" w:line="240" w:lineRule="auto"/>
                  <w:jc w:val="right"/>
                </w:pPr>
              </w:pPrChange>
            </w:pPr>
            <w:ins w:id="10278" w:author="The Si Tran" w:date="2012-12-12T07:52:00Z">
              <w:r w:rsidRPr="00817C15">
                <w:rPr>
                  <w:b/>
                  <w:rPrChange w:id="10279" w:author="superchickend" w:date="2012-12-16T15:35:00Z">
                    <w:rPr>
                      <w:sz w:val="22"/>
                    </w:rPr>
                  </w:rPrChange>
                </w:rPr>
                <w:t>35.69</w:t>
              </w:r>
            </w:ins>
          </w:p>
        </w:tc>
      </w:tr>
      <w:tr w:rsidR="00A80B78" w:rsidRPr="00AF5054" w14:paraId="5B9156D5" w14:textId="77777777" w:rsidTr="00817C15">
        <w:trPr>
          <w:trHeight w:val="918"/>
          <w:ins w:id="10280" w:author="The Si Tran" w:date="2012-12-12T07:52:00Z"/>
          <w:trPrChange w:id="10281"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282"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283" w:author="The Si Tran" w:date="2012-12-12T07:52:00Z"/>
                <w:rPrChange w:id="10284" w:author="The Si Tran" w:date="2012-12-14T06:38:00Z">
                  <w:rPr>
                    <w:ins w:id="10285" w:author="The Si Tran" w:date="2012-12-12T07:52:00Z"/>
                    <w:rFonts w:eastAsia="Times New Roman"/>
                    <w:color w:val="000000"/>
                    <w:sz w:val="22"/>
                  </w:rPr>
                </w:rPrChange>
              </w:rPr>
              <w:pPrChange w:id="10286"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28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288" w:author="The Si Tran" w:date="2012-12-12T07:52:00Z"/>
                <w:rPrChange w:id="10289" w:author="The Si Tran" w:date="2012-12-14T06:38:00Z">
                  <w:rPr>
                    <w:ins w:id="10290" w:author="The Si Tran" w:date="2012-12-12T07:52:00Z"/>
                    <w:rFonts w:eastAsia="Times New Roman"/>
                    <w:color w:val="000000"/>
                    <w:sz w:val="22"/>
                  </w:rPr>
                </w:rPrChange>
              </w:rPr>
              <w:pPrChange w:id="10291" w:author="The Si Tran" w:date="2012-12-16T08:46:00Z">
                <w:pPr>
                  <w:spacing w:before="0" w:line="240" w:lineRule="auto"/>
                  <w:jc w:val="left"/>
                </w:pPr>
              </w:pPrChange>
            </w:pPr>
            <w:ins w:id="10292" w:author="The Si Tran" w:date="2012-12-12T07:52:00Z">
              <w:r w:rsidRPr="00E30631">
                <w:rPr>
                  <w:rPrChange w:id="10293" w:author="The Si Tran" w:date="2012-12-14T06:38:00Z">
                    <w:rPr>
                      <w:sz w:val="22"/>
                    </w:rPr>
                  </w:rPrChange>
                </w:rPr>
                <w:t>ARIMA(2, 0, 0)(0, 0, 0)0</w:t>
              </w:r>
              <w:r w:rsidRPr="00E30631">
                <w:rPr>
                  <w:rPrChange w:id="10294"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29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jc w:val="center"/>
              <w:rPr>
                <w:ins w:id="10296" w:author="The Si Tran" w:date="2012-12-12T07:52:00Z"/>
                <w:rPrChange w:id="10297" w:author="The Si Tran" w:date="2012-12-14T06:38:00Z">
                  <w:rPr>
                    <w:ins w:id="10298" w:author="The Si Tran" w:date="2012-12-12T07:52:00Z"/>
                    <w:rFonts w:eastAsia="Times New Roman"/>
                    <w:color w:val="000000"/>
                    <w:sz w:val="22"/>
                  </w:rPr>
                </w:rPrChange>
              </w:rPr>
              <w:pPrChange w:id="10299" w:author="superchickend" w:date="2012-12-16T15:35:00Z">
                <w:pPr>
                  <w:spacing w:before="0" w:line="240" w:lineRule="auto"/>
                  <w:jc w:val="right"/>
                </w:pPr>
              </w:pPrChange>
            </w:pPr>
            <w:ins w:id="10300" w:author="The Si Tran" w:date="2012-12-12T07:52:00Z">
              <w:r w:rsidRPr="00E30631">
                <w:rPr>
                  <w:rPrChange w:id="10301"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30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jc w:val="center"/>
              <w:rPr>
                <w:ins w:id="10303" w:author="The Si Tran" w:date="2012-12-12T07:52:00Z"/>
                <w:rPrChange w:id="10304" w:author="The Si Tran" w:date="2012-12-14T06:38:00Z">
                  <w:rPr>
                    <w:ins w:id="10305" w:author="The Si Tran" w:date="2012-12-12T07:52:00Z"/>
                    <w:rFonts w:eastAsia="Times New Roman"/>
                    <w:color w:val="000000"/>
                    <w:sz w:val="22"/>
                  </w:rPr>
                </w:rPrChange>
              </w:rPr>
              <w:pPrChange w:id="10306" w:author="superchickend" w:date="2012-12-16T15:35:00Z">
                <w:pPr>
                  <w:spacing w:before="0" w:line="240" w:lineRule="auto"/>
                  <w:jc w:val="right"/>
                </w:pPr>
              </w:pPrChange>
            </w:pPr>
            <w:ins w:id="10307" w:author="The Si Tran" w:date="2012-12-12T07:52:00Z">
              <w:r w:rsidRPr="00E30631">
                <w:rPr>
                  <w:rPrChange w:id="10308"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30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jc w:val="center"/>
              <w:rPr>
                <w:ins w:id="10310" w:author="The Si Tran" w:date="2012-12-12T07:52:00Z"/>
                <w:rPrChange w:id="10311" w:author="The Si Tran" w:date="2012-12-14T06:38:00Z">
                  <w:rPr>
                    <w:ins w:id="10312" w:author="The Si Tran" w:date="2012-12-12T07:52:00Z"/>
                    <w:rFonts w:eastAsia="Times New Roman"/>
                    <w:color w:val="000000"/>
                    <w:sz w:val="22"/>
                  </w:rPr>
                </w:rPrChange>
              </w:rPr>
              <w:pPrChange w:id="10313" w:author="superchickend" w:date="2012-12-16T15:35:00Z">
                <w:pPr>
                  <w:spacing w:before="0" w:line="240" w:lineRule="auto"/>
                  <w:jc w:val="right"/>
                </w:pPr>
              </w:pPrChange>
            </w:pPr>
            <w:ins w:id="10314" w:author="The Si Tran" w:date="2012-12-12T07:52:00Z">
              <w:r w:rsidRPr="00E30631">
                <w:rPr>
                  <w:rPrChange w:id="10315" w:author="The Si Tran" w:date="2012-12-14T06:38:00Z">
                    <w:rPr>
                      <w:sz w:val="22"/>
                    </w:rPr>
                  </w:rPrChange>
                </w:rPr>
                <w:t>39.9</w:t>
              </w:r>
            </w:ins>
          </w:p>
        </w:tc>
      </w:tr>
    </w:tbl>
    <w:p w14:paraId="7A653632" w14:textId="77777777" w:rsidR="00FD5FE6" w:rsidRDefault="00FD5FE6">
      <w:pPr>
        <w:pStyle w:val="Bang"/>
        <w:rPr>
          <w:ins w:id="10316" w:author="The Si Tran" w:date="2012-12-14T06:39:00Z"/>
        </w:rPr>
        <w:pPrChange w:id="10317" w:author="The Si Tran" w:date="2012-12-16T10:03:00Z">
          <w:pPr>
            <w:pStyle w:val="Heading1"/>
            <w:jc w:val="left"/>
          </w:pPr>
        </w:pPrChange>
      </w:pPr>
    </w:p>
    <w:p w14:paraId="46F9B62C" w14:textId="03B53E8B" w:rsidR="00B228F5" w:rsidRPr="00097101" w:rsidRDefault="00B228F5">
      <w:pPr>
        <w:pStyle w:val="Bang"/>
        <w:pPrChange w:id="10318" w:author="The Si Tran" w:date="2012-12-16T10:03:00Z">
          <w:pPr>
            <w:pStyle w:val="Heading1"/>
            <w:jc w:val="left"/>
          </w:pPr>
        </w:pPrChange>
      </w:pPr>
      <w:bookmarkStart w:id="10319" w:name="_Toc343033801"/>
      <w:bookmarkStart w:id="10320" w:name="_Toc343415634"/>
      <w:ins w:id="10321"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319"/>
      <w:bookmarkEnd w:id="10320"/>
    </w:p>
    <w:tbl>
      <w:tblPr>
        <w:tblW w:w="9323" w:type="dxa"/>
        <w:tblLook w:val="04A0" w:firstRow="1" w:lastRow="0" w:firstColumn="1" w:lastColumn="0" w:noHBand="0" w:noVBand="1"/>
        <w:tblPrChange w:id="10322"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323">
          <w:tblGrid>
            <w:gridCol w:w="1072"/>
            <w:gridCol w:w="6340"/>
            <w:gridCol w:w="821"/>
            <w:gridCol w:w="986"/>
            <w:gridCol w:w="828"/>
          </w:tblGrid>
        </w:tblGridChange>
      </w:tblGrid>
      <w:tr w:rsidR="00A80B78" w:rsidRPr="00AF5054" w14:paraId="141DDDBD" w14:textId="77777777" w:rsidTr="00E255B6">
        <w:trPr>
          <w:trHeight w:val="305"/>
          <w:ins w:id="10324" w:author="The Si Tran" w:date="2012-12-12T07:53:00Z"/>
          <w:trPrChange w:id="10325"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326"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327" w:author="The Si Tran" w:date="2012-12-12T07:53:00Z"/>
                <w:rPrChange w:id="10328" w:author="The Si Tran" w:date="2012-12-14T06:39:00Z">
                  <w:rPr>
                    <w:ins w:id="10329" w:author="The Si Tran" w:date="2012-12-12T07:53:00Z"/>
                    <w:rFonts w:eastAsia="Times New Roman"/>
                    <w:color w:val="000000"/>
                    <w:sz w:val="22"/>
                  </w:rPr>
                </w:rPrChange>
              </w:rPr>
              <w:pPrChange w:id="10330"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331"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pPr>
              <w:pStyle w:val="BangBody"/>
              <w:jc w:val="center"/>
              <w:rPr>
                <w:ins w:id="10332" w:author="The Si Tran" w:date="2012-12-12T07:53:00Z"/>
                <w:b/>
                <w:rPrChange w:id="10333" w:author="superchickend" w:date="2012-12-16T15:35:00Z">
                  <w:rPr>
                    <w:ins w:id="10334" w:author="The Si Tran" w:date="2012-12-12T07:53:00Z"/>
                    <w:rFonts w:eastAsia="Times New Roman"/>
                    <w:color w:val="000000"/>
                    <w:sz w:val="22"/>
                  </w:rPr>
                </w:rPrChange>
              </w:rPr>
              <w:pPrChange w:id="10335" w:author="superchickend" w:date="2012-12-16T15:35:00Z">
                <w:pPr>
                  <w:spacing w:before="0" w:line="240" w:lineRule="auto"/>
                  <w:jc w:val="left"/>
                </w:pPr>
              </w:pPrChange>
            </w:pPr>
            <w:ins w:id="10336" w:author="The Si Tran" w:date="2012-12-12T07:53:00Z">
              <w:r w:rsidRPr="00E255B6">
                <w:rPr>
                  <w:b/>
                  <w:rPrChange w:id="10337"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338"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pPr>
              <w:pStyle w:val="BangBody"/>
              <w:jc w:val="center"/>
              <w:rPr>
                <w:ins w:id="10339" w:author="The Si Tran" w:date="2012-12-12T07:53:00Z"/>
                <w:b/>
                <w:rPrChange w:id="10340" w:author="superchickend" w:date="2012-12-16T15:35:00Z">
                  <w:rPr>
                    <w:ins w:id="10341" w:author="The Si Tran" w:date="2012-12-12T07:53:00Z"/>
                    <w:rFonts w:eastAsia="Times New Roman"/>
                    <w:color w:val="000000"/>
                    <w:sz w:val="22"/>
                  </w:rPr>
                </w:rPrChange>
              </w:rPr>
              <w:pPrChange w:id="10342" w:author="superchickend" w:date="2012-12-16T15:35:00Z">
                <w:pPr>
                  <w:spacing w:before="0" w:line="240" w:lineRule="auto"/>
                  <w:jc w:val="left"/>
                </w:pPr>
              </w:pPrChange>
            </w:pPr>
            <w:ins w:id="10343" w:author="The Si Tran" w:date="2012-12-12T07:53:00Z">
              <w:r w:rsidRPr="00E255B6">
                <w:rPr>
                  <w:b/>
                  <w:rPrChange w:id="10344"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345"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pPr>
              <w:pStyle w:val="BangBody"/>
              <w:jc w:val="center"/>
              <w:rPr>
                <w:ins w:id="10346" w:author="The Si Tran" w:date="2012-12-12T07:53:00Z"/>
                <w:b/>
                <w:rPrChange w:id="10347" w:author="superchickend" w:date="2012-12-16T15:35:00Z">
                  <w:rPr>
                    <w:ins w:id="10348" w:author="The Si Tran" w:date="2012-12-12T07:53:00Z"/>
                    <w:rFonts w:eastAsia="Times New Roman"/>
                    <w:color w:val="000000"/>
                    <w:sz w:val="22"/>
                  </w:rPr>
                </w:rPrChange>
              </w:rPr>
              <w:pPrChange w:id="10349" w:author="superchickend" w:date="2012-12-16T15:35:00Z">
                <w:pPr>
                  <w:spacing w:before="0" w:line="240" w:lineRule="auto"/>
                  <w:jc w:val="left"/>
                </w:pPr>
              </w:pPrChange>
            </w:pPr>
            <w:ins w:id="10350" w:author="The Si Tran" w:date="2012-12-12T07:53:00Z">
              <w:r w:rsidRPr="00E255B6">
                <w:rPr>
                  <w:b/>
                  <w:rPrChange w:id="10351"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352"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pPr>
              <w:pStyle w:val="BangBody"/>
              <w:jc w:val="center"/>
              <w:rPr>
                <w:ins w:id="10353" w:author="The Si Tran" w:date="2012-12-12T07:53:00Z"/>
                <w:b/>
                <w:rPrChange w:id="10354" w:author="superchickend" w:date="2012-12-16T15:35:00Z">
                  <w:rPr>
                    <w:ins w:id="10355" w:author="The Si Tran" w:date="2012-12-12T07:53:00Z"/>
                    <w:rFonts w:eastAsia="Times New Roman"/>
                    <w:color w:val="000000"/>
                    <w:sz w:val="22"/>
                  </w:rPr>
                </w:rPrChange>
              </w:rPr>
              <w:pPrChange w:id="10356" w:author="superchickend" w:date="2012-12-16T15:35:00Z">
                <w:pPr>
                  <w:spacing w:before="0" w:line="240" w:lineRule="auto"/>
                  <w:jc w:val="left"/>
                </w:pPr>
              </w:pPrChange>
            </w:pPr>
            <w:ins w:id="10357" w:author="The Si Tran" w:date="2012-12-12T07:53:00Z">
              <w:r w:rsidRPr="00E255B6">
                <w:rPr>
                  <w:b/>
                  <w:rPrChange w:id="10358" w:author="superchickend" w:date="2012-12-16T15:35:00Z">
                    <w:rPr>
                      <w:sz w:val="22"/>
                    </w:rPr>
                  </w:rPrChange>
                </w:rPr>
                <w:t>MAPE</w:t>
              </w:r>
            </w:ins>
          </w:p>
        </w:tc>
      </w:tr>
      <w:tr w:rsidR="00A80B78" w:rsidRPr="00AF5054" w14:paraId="44B11DC2" w14:textId="77777777" w:rsidTr="00E255B6">
        <w:trPr>
          <w:trHeight w:val="610"/>
          <w:ins w:id="10359" w:author="The Si Tran" w:date="2012-12-12T07:53:00Z"/>
          <w:trPrChange w:id="10360"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61"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pPr>
              <w:pStyle w:val="BangBody"/>
              <w:jc w:val="center"/>
              <w:rPr>
                <w:ins w:id="10362" w:author="The Si Tran" w:date="2012-12-12T07:53:00Z"/>
                <w:b/>
                <w:rPrChange w:id="10363" w:author="superchickend" w:date="2012-12-16T15:35:00Z">
                  <w:rPr>
                    <w:ins w:id="10364" w:author="The Si Tran" w:date="2012-12-12T07:53:00Z"/>
                    <w:rFonts w:eastAsia="Times New Roman"/>
                    <w:color w:val="000000"/>
                    <w:sz w:val="22"/>
                  </w:rPr>
                </w:rPrChange>
              </w:rPr>
              <w:pPrChange w:id="10365" w:author="superchickend" w:date="2012-12-16T15:35:00Z">
                <w:pPr>
                  <w:spacing w:before="0" w:line="240" w:lineRule="auto"/>
                  <w:jc w:val="center"/>
                </w:pPr>
              </w:pPrChange>
            </w:pPr>
            <w:ins w:id="10366" w:author="The Si Tran" w:date="2012-12-12T07:53:00Z">
              <w:r w:rsidRPr="00E255B6">
                <w:rPr>
                  <w:b/>
                  <w:rPrChange w:id="10367"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368"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369" w:author="The Si Tran" w:date="2012-12-12T07:53:00Z"/>
                <w:rPrChange w:id="10370" w:author="The Si Tran" w:date="2012-12-14T06:39:00Z">
                  <w:rPr>
                    <w:ins w:id="10371" w:author="The Si Tran" w:date="2012-12-12T07:53:00Z"/>
                    <w:rFonts w:eastAsia="Times New Roman"/>
                    <w:color w:val="000000"/>
                    <w:sz w:val="22"/>
                  </w:rPr>
                </w:rPrChange>
              </w:rPr>
              <w:pPrChange w:id="10372" w:author="The Si Tran" w:date="2012-12-16T08:46:00Z">
                <w:pPr>
                  <w:spacing w:before="0" w:line="240" w:lineRule="auto"/>
                  <w:jc w:val="left"/>
                </w:pPr>
              </w:pPrChange>
            </w:pPr>
            <w:ins w:id="10373" w:author="The Si Tran" w:date="2012-12-12T07:53:00Z">
              <w:r w:rsidRPr="00B228F5">
                <w:rPr>
                  <w:rPrChange w:id="10374"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375"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jc w:val="center"/>
              <w:rPr>
                <w:ins w:id="10376" w:author="The Si Tran" w:date="2012-12-12T07:53:00Z"/>
                <w:rPrChange w:id="10377" w:author="The Si Tran" w:date="2012-12-14T06:39:00Z">
                  <w:rPr>
                    <w:ins w:id="10378" w:author="The Si Tran" w:date="2012-12-12T07:53:00Z"/>
                    <w:rFonts w:eastAsia="Times New Roman"/>
                    <w:color w:val="000000"/>
                    <w:sz w:val="22"/>
                  </w:rPr>
                </w:rPrChange>
              </w:rPr>
              <w:pPrChange w:id="10379" w:author="superchickend" w:date="2012-12-16T15:35:00Z">
                <w:pPr>
                  <w:spacing w:before="0" w:line="240" w:lineRule="auto"/>
                  <w:jc w:val="right"/>
                </w:pPr>
              </w:pPrChange>
            </w:pPr>
            <w:ins w:id="10380" w:author="The Si Tran" w:date="2012-12-12T07:53:00Z">
              <w:r w:rsidRPr="00B228F5">
                <w:rPr>
                  <w:rPrChange w:id="10381"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382"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jc w:val="center"/>
              <w:rPr>
                <w:ins w:id="10383" w:author="The Si Tran" w:date="2012-12-12T07:53:00Z"/>
                <w:rPrChange w:id="10384" w:author="The Si Tran" w:date="2012-12-14T06:39:00Z">
                  <w:rPr>
                    <w:ins w:id="10385" w:author="The Si Tran" w:date="2012-12-12T07:53:00Z"/>
                    <w:rFonts w:eastAsia="Times New Roman"/>
                    <w:color w:val="000000"/>
                    <w:sz w:val="22"/>
                  </w:rPr>
                </w:rPrChange>
              </w:rPr>
              <w:pPrChange w:id="10386" w:author="superchickend" w:date="2012-12-16T15:35:00Z">
                <w:pPr>
                  <w:spacing w:before="0" w:line="240" w:lineRule="auto"/>
                  <w:jc w:val="right"/>
                </w:pPr>
              </w:pPrChange>
            </w:pPr>
            <w:ins w:id="10387" w:author="The Si Tran" w:date="2012-12-12T07:53:00Z">
              <w:r w:rsidRPr="00B228F5">
                <w:rPr>
                  <w:rPrChange w:id="10388"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38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jc w:val="center"/>
              <w:rPr>
                <w:ins w:id="10390" w:author="The Si Tran" w:date="2012-12-12T07:53:00Z"/>
                <w:rPrChange w:id="10391" w:author="The Si Tran" w:date="2012-12-14T06:39:00Z">
                  <w:rPr>
                    <w:ins w:id="10392" w:author="The Si Tran" w:date="2012-12-12T07:53:00Z"/>
                    <w:rFonts w:eastAsia="Times New Roman"/>
                    <w:color w:val="000000"/>
                    <w:sz w:val="22"/>
                  </w:rPr>
                </w:rPrChange>
              </w:rPr>
              <w:pPrChange w:id="10393" w:author="superchickend" w:date="2012-12-16T15:35:00Z">
                <w:pPr>
                  <w:spacing w:before="0" w:line="240" w:lineRule="auto"/>
                  <w:jc w:val="right"/>
                </w:pPr>
              </w:pPrChange>
            </w:pPr>
            <w:ins w:id="10394" w:author="The Si Tran" w:date="2012-12-12T07:53:00Z">
              <w:r w:rsidRPr="00B228F5">
                <w:rPr>
                  <w:rPrChange w:id="10395" w:author="The Si Tran" w:date="2012-12-14T06:39:00Z">
                    <w:rPr>
                      <w:sz w:val="22"/>
                    </w:rPr>
                  </w:rPrChange>
                </w:rPr>
                <w:t>30.33</w:t>
              </w:r>
            </w:ins>
          </w:p>
        </w:tc>
      </w:tr>
      <w:tr w:rsidR="00A80B78" w:rsidRPr="00AF5054" w14:paraId="649AE6C9" w14:textId="77777777" w:rsidTr="00E255B6">
        <w:trPr>
          <w:trHeight w:val="610"/>
          <w:ins w:id="10396" w:author="The Si Tran" w:date="2012-12-12T07:53:00Z"/>
          <w:trPrChange w:id="10397"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39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pPr>
              <w:pStyle w:val="BangBody"/>
              <w:jc w:val="center"/>
              <w:rPr>
                <w:ins w:id="10399" w:author="The Si Tran" w:date="2012-12-12T07:53:00Z"/>
                <w:b/>
                <w:rPrChange w:id="10400" w:author="superchickend" w:date="2012-12-16T15:35:00Z">
                  <w:rPr>
                    <w:ins w:id="10401" w:author="The Si Tran" w:date="2012-12-12T07:53:00Z"/>
                    <w:rFonts w:eastAsia="Times New Roman"/>
                    <w:color w:val="000000"/>
                    <w:sz w:val="22"/>
                  </w:rPr>
                </w:rPrChange>
              </w:rPr>
              <w:pPrChange w:id="10402"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403"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404" w:author="The Si Tran" w:date="2012-12-12T07:53:00Z"/>
                <w:rPrChange w:id="10405" w:author="The Si Tran" w:date="2012-12-14T06:39:00Z">
                  <w:rPr>
                    <w:ins w:id="10406" w:author="The Si Tran" w:date="2012-12-12T07:53:00Z"/>
                    <w:rFonts w:eastAsia="Times New Roman"/>
                    <w:color w:val="000000"/>
                    <w:sz w:val="22"/>
                  </w:rPr>
                </w:rPrChange>
              </w:rPr>
              <w:pPrChange w:id="10407" w:author="The Si Tran" w:date="2012-12-16T08:46:00Z">
                <w:pPr>
                  <w:spacing w:before="0" w:line="240" w:lineRule="auto"/>
                  <w:jc w:val="left"/>
                </w:pPr>
              </w:pPrChange>
            </w:pPr>
            <w:ins w:id="10408" w:author="The Si Tran" w:date="2012-12-12T07:53:00Z">
              <w:r w:rsidRPr="00B228F5">
                <w:rPr>
                  <w:rPrChange w:id="10409"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410"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jc w:val="center"/>
              <w:rPr>
                <w:ins w:id="10411" w:author="The Si Tran" w:date="2012-12-12T07:53:00Z"/>
                <w:rPrChange w:id="10412" w:author="The Si Tran" w:date="2012-12-14T06:39:00Z">
                  <w:rPr>
                    <w:ins w:id="10413" w:author="The Si Tran" w:date="2012-12-12T07:53:00Z"/>
                    <w:rFonts w:eastAsia="Times New Roman"/>
                    <w:color w:val="000000"/>
                    <w:sz w:val="22"/>
                  </w:rPr>
                </w:rPrChange>
              </w:rPr>
              <w:pPrChange w:id="10414" w:author="superchickend" w:date="2012-12-16T15:35:00Z">
                <w:pPr>
                  <w:spacing w:before="0" w:line="240" w:lineRule="auto"/>
                  <w:jc w:val="right"/>
                </w:pPr>
              </w:pPrChange>
            </w:pPr>
            <w:ins w:id="10415" w:author="The Si Tran" w:date="2012-12-12T07:53:00Z">
              <w:r w:rsidRPr="00B228F5">
                <w:rPr>
                  <w:rPrChange w:id="10416"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417"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jc w:val="center"/>
              <w:rPr>
                <w:ins w:id="10418" w:author="The Si Tran" w:date="2012-12-12T07:53:00Z"/>
                <w:rPrChange w:id="10419" w:author="The Si Tran" w:date="2012-12-14T06:39:00Z">
                  <w:rPr>
                    <w:ins w:id="10420" w:author="The Si Tran" w:date="2012-12-12T07:53:00Z"/>
                    <w:rFonts w:eastAsia="Times New Roman"/>
                    <w:color w:val="000000"/>
                    <w:sz w:val="22"/>
                  </w:rPr>
                </w:rPrChange>
              </w:rPr>
              <w:pPrChange w:id="10421" w:author="superchickend" w:date="2012-12-16T15:35:00Z">
                <w:pPr>
                  <w:spacing w:before="0" w:line="240" w:lineRule="auto"/>
                  <w:jc w:val="right"/>
                </w:pPr>
              </w:pPrChange>
            </w:pPr>
            <w:ins w:id="10422" w:author="The Si Tran" w:date="2012-12-12T07:53:00Z">
              <w:r w:rsidRPr="00B228F5">
                <w:rPr>
                  <w:rPrChange w:id="10423"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42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jc w:val="center"/>
              <w:rPr>
                <w:ins w:id="10425" w:author="The Si Tran" w:date="2012-12-12T07:53:00Z"/>
                <w:rPrChange w:id="10426" w:author="The Si Tran" w:date="2012-12-14T06:39:00Z">
                  <w:rPr>
                    <w:ins w:id="10427" w:author="The Si Tran" w:date="2012-12-12T07:53:00Z"/>
                    <w:rFonts w:eastAsia="Times New Roman"/>
                    <w:color w:val="000000"/>
                    <w:sz w:val="22"/>
                  </w:rPr>
                </w:rPrChange>
              </w:rPr>
              <w:pPrChange w:id="10428" w:author="superchickend" w:date="2012-12-16T15:35:00Z">
                <w:pPr>
                  <w:spacing w:before="0" w:line="240" w:lineRule="auto"/>
                  <w:jc w:val="right"/>
                </w:pPr>
              </w:pPrChange>
            </w:pPr>
            <w:ins w:id="10429" w:author="The Si Tran" w:date="2012-12-12T07:53:00Z">
              <w:r w:rsidRPr="00B228F5">
                <w:rPr>
                  <w:rPrChange w:id="10430" w:author="The Si Tran" w:date="2012-12-14T06:39:00Z">
                    <w:rPr>
                      <w:sz w:val="22"/>
                    </w:rPr>
                  </w:rPrChange>
                </w:rPr>
                <w:t>32.58</w:t>
              </w:r>
            </w:ins>
          </w:p>
        </w:tc>
      </w:tr>
      <w:tr w:rsidR="00A80B78" w:rsidRPr="00AF5054" w14:paraId="3ECA3B91" w14:textId="77777777" w:rsidTr="00E255B6">
        <w:trPr>
          <w:trHeight w:val="305"/>
          <w:ins w:id="10431" w:author="The Si Tran" w:date="2012-12-12T07:53:00Z"/>
          <w:trPrChange w:id="10432"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433"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pPr>
              <w:pStyle w:val="BangBody"/>
              <w:jc w:val="center"/>
              <w:rPr>
                <w:ins w:id="10434" w:author="The Si Tran" w:date="2012-12-12T07:53:00Z"/>
                <w:b/>
                <w:rPrChange w:id="10435" w:author="superchickend" w:date="2012-12-16T15:35:00Z">
                  <w:rPr>
                    <w:ins w:id="10436" w:author="The Si Tran" w:date="2012-12-12T07:53:00Z"/>
                    <w:rFonts w:eastAsia="Times New Roman"/>
                    <w:color w:val="000000"/>
                    <w:sz w:val="22"/>
                  </w:rPr>
                </w:rPrChange>
              </w:rPr>
              <w:pPrChange w:id="10437" w:author="superchickend" w:date="2012-12-16T15:35:00Z">
                <w:pPr>
                  <w:spacing w:before="0" w:line="240" w:lineRule="auto"/>
                  <w:jc w:val="center"/>
                </w:pPr>
              </w:pPrChange>
            </w:pPr>
            <w:ins w:id="10438" w:author="The Si Tran" w:date="2012-12-12T07:53:00Z">
              <w:r w:rsidRPr="00E255B6">
                <w:rPr>
                  <w:b/>
                  <w:rPrChange w:id="10439"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44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441" w:author="The Si Tran" w:date="2012-12-12T07:53:00Z"/>
                <w:rPrChange w:id="10442" w:author="The Si Tran" w:date="2012-12-14T06:39:00Z">
                  <w:rPr>
                    <w:ins w:id="10443" w:author="The Si Tran" w:date="2012-12-12T07:53:00Z"/>
                    <w:rFonts w:eastAsia="Times New Roman"/>
                    <w:color w:val="000000"/>
                    <w:sz w:val="22"/>
                  </w:rPr>
                </w:rPrChange>
              </w:rPr>
              <w:pPrChange w:id="10444" w:author="The Si Tran" w:date="2012-12-16T08:46:00Z">
                <w:pPr>
                  <w:spacing w:before="0" w:line="240" w:lineRule="auto"/>
                  <w:jc w:val="left"/>
                </w:pPr>
              </w:pPrChange>
            </w:pPr>
            <w:ins w:id="10445" w:author="The Si Tran" w:date="2012-12-12T07:53:00Z">
              <w:r w:rsidRPr="00B228F5">
                <w:rPr>
                  <w:rPrChange w:id="10446"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44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jc w:val="center"/>
              <w:rPr>
                <w:ins w:id="10448" w:author="The Si Tran" w:date="2012-12-12T07:53:00Z"/>
                <w:rPrChange w:id="10449" w:author="The Si Tran" w:date="2012-12-14T06:39:00Z">
                  <w:rPr>
                    <w:ins w:id="10450" w:author="The Si Tran" w:date="2012-12-12T07:53:00Z"/>
                    <w:rFonts w:eastAsia="Times New Roman"/>
                    <w:color w:val="000000"/>
                    <w:sz w:val="22"/>
                  </w:rPr>
                </w:rPrChange>
              </w:rPr>
              <w:pPrChange w:id="10451" w:author="superchickend" w:date="2012-12-16T15:36:00Z">
                <w:pPr>
                  <w:spacing w:before="0" w:line="240" w:lineRule="auto"/>
                  <w:jc w:val="right"/>
                </w:pPr>
              </w:pPrChange>
            </w:pPr>
            <w:ins w:id="10452" w:author="The Si Tran" w:date="2012-12-12T07:53:00Z">
              <w:r w:rsidRPr="00B228F5">
                <w:rPr>
                  <w:rPrChange w:id="10453"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45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jc w:val="center"/>
              <w:rPr>
                <w:ins w:id="10455" w:author="The Si Tran" w:date="2012-12-12T07:53:00Z"/>
                <w:rPrChange w:id="10456" w:author="The Si Tran" w:date="2012-12-14T06:39:00Z">
                  <w:rPr>
                    <w:ins w:id="10457" w:author="The Si Tran" w:date="2012-12-12T07:53:00Z"/>
                    <w:rFonts w:eastAsia="Times New Roman"/>
                    <w:color w:val="000000"/>
                    <w:sz w:val="22"/>
                  </w:rPr>
                </w:rPrChange>
              </w:rPr>
              <w:pPrChange w:id="10458" w:author="superchickend" w:date="2012-12-16T15:36:00Z">
                <w:pPr>
                  <w:spacing w:before="0" w:line="240" w:lineRule="auto"/>
                  <w:jc w:val="right"/>
                </w:pPr>
              </w:pPrChange>
            </w:pPr>
            <w:ins w:id="10459" w:author="The Si Tran" w:date="2012-12-12T07:53:00Z">
              <w:r w:rsidRPr="00B228F5">
                <w:rPr>
                  <w:rPrChange w:id="10460"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46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jc w:val="center"/>
              <w:rPr>
                <w:ins w:id="10462" w:author="The Si Tran" w:date="2012-12-12T07:53:00Z"/>
                <w:rPrChange w:id="10463" w:author="The Si Tran" w:date="2012-12-14T06:39:00Z">
                  <w:rPr>
                    <w:ins w:id="10464" w:author="The Si Tran" w:date="2012-12-12T07:53:00Z"/>
                    <w:rFonts w:eastAsia="Times New Roman"/>
                    <w:color w:val="000000"/>
                    <w:sz w:val="22"/>
                  </w:rPr>
                </w:rPrChange>
              </w:rPr>
              <w:pPrChange w:id="10465" w:author="superchickend" w:date="2012-12-16T15:36:00Z">
                <w:pPr>
                  <w:spacing w:before="0" w:line="240" w:lineRule="auto"/>
                  <w:jc w:val="right"/>
                </w:pPr>
              </w:pPrChange>
            </w:pPr>
            <w:ins w:id="10466" w:author="The Si Tran" w:date="2012-12-12T07:53:00Z">
              <w:r w:rsidRPr="00B228F5">
                <w:rPr>
                  <w:rPrChange w:id="10467" w:author="The Si Tran" w:date="2012-12-14T06:39:00Z">
                    <w:rPr>
                      <w:sz w:val="22"/>
                    </w:rPr>
                  </w:rPrChange>
                </w:rPr>
                <w:t>37.37</w:t>
              </w:r>
            </w:ins>
          </w:p>
        </w:tc>
      </w:tr>
      <w:tr w:rsidR="00A80B78" w:rsidRPr="00AF5054" w14:paraId="41AB3AF1" w14:textId="77777777" w:rsidTr="00E255B6">
        <w:trPr>
          <w:trHeight w:val="916"/>
          <w:ins w:id="10468" w:author="The Si Tran" w:date="2012-12-12T07:53:00Z"/>
          <w:trPrChange w:id="10469"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70"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pPr>
              <w:pStyle w:val="BangBody"/>
              <w:jc w:val="center"/>
              <w:rPr>
                <w:ins w:id="10471" w:author="The Si Tran" w:date="2012-12-12T07:53:00Z"/>
                <w:b/>
                <w:rPrChange w:id="10472" w:author="superchickend" w:date="2012-12-16T15:35:00Z">
                  <w:rPr>
                    <w:ins w:id="10473" w:author="The Si Tran" w:date="2012-12-12T07:53:00Z"/>
                    <w:rFonts w:eastAsia="Times New Roman"/>
                    <w:color w:val="000000"/>
                    <w:sz w:val="22"/>
                  </w:rPr>
                </w:rPrChange>
              </w:rPr>
              <w:pPrChange w:id="10474" w:author="superchickend" w:date="2012-12-16T15:35:00Z">
                <w:pPr>
                  <w:spacing w:before="0" w:line="240" w:lineRule="auto"/>
                  <w:jc w:val="center"/>
                </w:pPr>
              </w:pPrChange>
            </w:pPr>
            <w:ins w:id="10475" w:author="The Si Tran" w:date="2012-12-12T07:53:00Z">
              <w:r w:rsidRPr="00E255B6">
                <w:rPr>
                  <w:b/>
                  <w:rPrChange w:id="10476"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47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478" w:author="The Si Tran" w:date="2012-12-12T07:53:00Z"/>
                <w:rPrChange w:id="10479" w:author="The Si Tran" w:date="2012-12-14T06:39:00Z">
                  <w:rPr>
                    <w:ins w:id="10480" w:author="The Si Tran" w:date="2012-12-12T07:53:00Z"/>
                    <w:rFonts w:eastAsia="Times New Roman"/>
                    <w:color w:val="000000"/>
                    <w:sz w:val="22"/>
                  </w:rPr>
                </w:rPrChange>
              </w:rPr>
              <w:pPrChange w:id="10481" w:author="The Si Tran" w:date="2012-12-16T08:46:00Z">
                <w:pPr>
                  <w:spacing w:before="0" w:line="240" w:lineRule="auto"/>
                  <w:jc w:val="left"/>
                </w:pPr>
              </w:pPrChange>
            </w:pPr>
            <w:ins w:id="10482" w:author="The Si Tran" w:date="2012-12-12T07:53:00Z">
              <w:r w:rsidRPr="00B228F5">
                <w:rPr>
                  <w:rPrChange w:id="10483" w:author="The Si Tran" w:date="2012-12-14T06:39:00Z">
                    <w:rPr>
                      <w:sz w:val="22"/>
                    </w:rPr>
                  </w:rPrChange>
                </w:rPr>
                <w:t>ARIMA(2, 0, 2)(1, 1, 1)10</w:t>
              </w:r>
              <w:r w:rsidRPr="00B228F5">
                <w:rPr>
                  <w:rPrChange w:id="10484"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48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jc w:val="center"/>
              <w:rPr>
                <w:ins w:id="10486" w:author="The Si Tran" w:date="2012-12-12T07:53:00Z"/>
                <w:rPrChange w:id="10487" w:author="The Si Tran" w:date="2012-12-14T06:39:00Z">
                  <w:rPr>
                    <w:ins w:id="10488" w:author="The Si Tran" w:date="2012-12-12T07:53:00Z"/>
                    <w:rFonts w:eastAsia="Times New Roman"/>
                    <w:color w:val="000000"/>
                    <w:sz w:val="22"/>
                  </w:rPr>
                </w:rPrChange>
              </w:rPr>
              <w:pPrChange w:id="10489" w:author="superchickend" w:date="2012-12-16T15:36:00Z">
                <w:pPr>
                  <w:spacing w:before="0" w:line="240" w:lineRule="auto"/>
                  <w:jc w:val="right"/>
                </w:pPr>
              </w:pPrChange>
            </w:pPr>
            <w:ins w:id="10490" w:author="The Si Tran" w:date="2012-12-12T07:53:00Z">
              <w:r w:rsidRPr="00B228F5">
                <w:rPr>
                  <w:rPrChange w:id="10491"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49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jc w:val="center"/>
              <w:rPr>
                <w:ins w:id="10493" w:author="The Si Tran" w:date="2012-12-12T07:53:00Z"/>
                <w:rPrChange w:id="10494" w:author="The Si Tran" w:date="2012-12-14T06:39:00Z">
                  <w:rPr>
                    <w:ins w:id="10495" w:author="The Si Tran" w:date="2012-12-12T07:53:00Z"/>
                    <w:rFonts w:eastAsia="Times New Roman"/>
                    <w:color w:val="000000"/>
                    <w:sz w:val="22"/>
                  </w:rPr>
                </w:rPrChange>
              </w:rPr>
              <w:pPrChange w:id="10496" w:author="superchickend" w:date="2012-12-16T15:36:00Z">
                <w:pPr>
                  <w:spacing w:before="0" w:line="240" w:lineRule="auto"/>
                  <w:jc w:val="right"/>
                </w:pPr>
              </w:pPrChange>
            </w:pPr>
            <w:ins w:id="10497" w:author="The Si Tran" w:date="2012-12-12T07:53:00Z">
              <w:r w:rsidRPr="00B228F5">
                <w:rPr>
                  <w:rPrChange w:id="10498"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49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jc w:val="center"/>
              <w:rPr>
                <w:ins w:id="10500" w:author="The Si Tran" w:date="2012-12-12T07:53:00Z"/>
                <w:rPrChange w:id="10501" w:author="The Si Tran" w:date="2012-12-14T06:39:00Z">
                  <w:rPr>
                    <w:ins w:id="10502" w:author="The Si Tran" w:date="2012-12-12T07:53:00Z"/>
                    <w:rFonts w:eastAsia="Times New Roman"/>
                    <w:color w:val="000000"/>
                    <w:sz w:val="22"/>
                  </w:rPr>
                </w:rPrChange>
              </w:rPr>
              <w:pPrChange w:id="10503" w:author="superchickend" w:date="2012-12-16T15:36:00Z">
                <w:pPr>
                  <w:spacing w:before="0" w:line="240" w:lineRule="auto"/>
                  <w:jc w:val="right"/>
                </w:pPr>
              </w:pPrChange>
            </w:pPr>
            <w:ins w:id="10504" w:author="The Si Tran" w:date="2012-12-12T07:53:00Z">
              <w:r w:rsidRPr="00B228F5">
                <w:rPr>
                  <w:rPrChange w:id="10505" w:author="The Si Tran" w:date="2012-12-14T06:39:00Z">
                    <w:rPr>
                      <w:sz w:val="22"/>
                    </w:rPr>
                  </w:rPrChange>
                </w:rPr>
                <w:t>28.71</w:t>
              </w:r>
            </w:ins>
          </w:p>
        </w:tc>
      </w:tr>
      <w:tr w:rsidR="00A80B78" w:rsidRPr="00AF5054" w14:paraId="316E99BA" w14:textId="77777777" w:rsidTr="00E255B6">
        <w:trPr>
          <w:trHeight w:val="916"/>
          <w:ins w:id="10506" w:author="The Si Tran" w:date="2012-12-12T07:53:00Z"/>
          <w:trPrChange w:id="10507"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508"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509" w:author="The Si Tran" w:date="2012-12-12T07:53:00Z"/>
                <w:rPrChange w:id="10510" w:author="The Si Tran" w:date="2012-12-14T06:39:00Z">
                  <w:rPr>
                    <w:ins w:id="10511" w:author="The Si Tran" w:date="2012-12-12T07:53:00Z"/>
                    <w:rFonts w:eastAsia="Times New Roman"/>
                    <w:color w:val="000000"/>
                    <w:sz w:val="22"/>
                  </w:rPr>
                </w:rPrChange>
              </w:rPr>
              <w:pPrChange w:id="10512"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51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514" w:author="The Si Tran" w:date="2012-12-12T07:53:00Z"/>
                <w:rPrChange w:id="10515" w:author="The Si Tran" w:date="2012-12-14T06:39:00Z">
                  <w:rPr>
                    <w:ins w:id="10516" w:author="The Si Tran" w:date="2012-12-12T07:53:00Z"/>
                    <w:rFonts w:eastAsia="Times New Roman"/>
                    <w:color w:val="000000"/>
                    <w:sz w:val="22"/>
                  </w:rPr>
                </w:rPrChange>
              </w:rPr>
              <w:pPrChange w:id="10517" w:author="The Si Tran" w:date="2012-12-16T08:46:00Z">
                <w:pPr>
                  <w:spacing w:before="0" w:line="240" w:lineRule="auto"/>
                  <w:jc w:val="left"/>
                </w:pPr>
              </w:pPrChange>
            </w:pPr>
            <w:ins w:id="10518" w:author="The Si Tran" w:date="2012-12-12T07:53:00Z">
              <w:r w:rsidRPr="00B228F5">
                <w:rPr>
                  <w:rPrChange w:id="10519" w:author="The Si Tran" w:date="2012-12-14T06:39:00Z">
                    <w:rPr>
                      <w:sz w:val="22"/>
                    </w:rPr>
                  </w:rPrChange>
                </w:rPr>
                <w:t>ARIMA(2, 0, 2)(1, 1, 1)10</w:t>
              </w:r>
              <w:r w:rsidRPr="00B228F5">
                <w:rPr>
                  <w:rPrChange w:id="10520"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52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pPr>
              <w:pStyle w:val="BangBody"/>
              <w:jc w:val="center"/>
              <w:rPr>
                <w:ins w:id="10522" w:author="The Si Tran" w:date="2012-12-12T07:53:00Z"/>
                <w:b/>
                <w:rPrChange w:id="10523" w:author="superchickend" w:date="2012-12-16T15:36:00Z">
                  <w:rPr>
                    <w:ins w:id="10524" w:author="The Si Tran" w:date="2012-12-12T07:53:00Z"/>
                    <w:rFonts w:eastAsia="Times New Roman"/>
                    <w:color w:val="000000"/>
                    <w:sz w:val="22"/>
                  </w:rPr>
                </w:rPrChange>
              </w:rPr>
              <w:pPrChange w:id="10525" w:author="superchickend" w:date="2012-12-16T15:36:00Z">
                <w:pPr>
                  <w:spacing w:before="0" w:line="240" w:lineRule="auto"/>
                  <w:jc w:val="right"/>
                </w:pPr>
              </w:pPrChange>
            </w:pPr>
            <w:ins w:id="10526" w:author="The Si Tran" w:date="2012-12-12T07:53:00Z">
              <w:r w:rsidRPr="00E255B6">
                <w:rPr>
                  <w:b/>
                  <w:rPrChange w:id="10527"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52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pPr>
              <w:pStyle w:val="BangBody"/>
              <w:jc w:val="center"/>
              <w:rPr>
                <w:ins w:id="10529" w:author="The Si Tran" w:date="2012-12-12T07:53:00Z"/>
                <w:b/>
                <w:rPrChange w:id="10530" w:author="superchickend" w:date="2012-12-16T15:36:00Z">
                  <w:rPr>
                    <w:ins w:id="10531" w:author="The Si Tran" w:date="2012-12-12T07:53:00Z"/>
                    <w:rFonts w:eastAsia="Times New Roman"/>
                    <w:color w:val="000000"/>
                    <w:sz w:val="22"/>
                  </w:rPr>
                </w:rPrChange>
              </w:rPr>
              <w:pPrChange w:id="10532" w:author="superchickend" w:date="2012-12-16T15:36:00Z">
                <w:pPr>
                  <w:spacing w:before="0" w:line="240" w:lineRule="auto"/>
                  <w:jc w:val="right"/>
                </w:pPr>
              </w:pPrChange>
            </w:pPr>
            <w:ins w:id="10533" w:author="The Si Tran" w:date="2012-12-12T07:53:00Z">
              <w:r w:rsidRPr="00E255B6">
                <w:rPr>
                  <w:b/>
                  <w:rPrChange w:id="10534"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53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pPr>
              <w:pStyle w:val="BangBody"/>
              <w:jc w:val="center"/>
              <w:rPr>
                <w:ins w:id="10536" w:author="The Si Tran" w:date="2012-12-12T07:53:00Z"/>
                <w:b/>
                <w:rPrChange w:id="10537" w:author="superchickend" w:date="2012-12-16T15:36:00Z">
                  <w:rPr>
                    <w:ins w:id="10538" w:author="The Si Tran" w:date="2012-12-12T07:53:00Z"/>
                    <w:rFonts w:eastAsia="Times New Roman"/>
                    <w:color w:val="000000"/>
                    <w:sz w:val="22"/>
                  </w:rPr>
                </w:rPrChange>
              </w:rPr>
              <w:pPrChange w:id="10539" w:author="superchickend" w:date="2012-12-16T15:36:00Z">
                <w:pPr>
                  <w:spacing w:before="0" w:line="240" w:lineRule="auto"/>
                  <w:jc w:val="right"/>
                </w:pPr>
              </w:pPrChange>
            </w:pPr>
            <w:ins w:id="10540" w:author="The Si Tran" w:date="2012-12-12T07:53:00Z">
              <w:r w:rsidRPr="00E255B6">
                <w:rPr>
                  <w:b/>
                  <w:rPrChange w:id="10541" w:author="superchickend" w:date="2012-12-16T15:36:00Z">
                    <w:rPr>
                      <w:sz w:val="22"/>
                    </w:rPr>
                  </w:rPrChange>
                </w:rPr>
                <w:t>22.25</w:t>
              </w:r>
            </w:ins>
          </w:p>
        </w:tc>
      </w:tr>
    </w:tbl>
    <w:p w14:paraId="226DE0B7" w14:textId="22EC2DC8" w:rsidR="0085381C" w:rsidRDefault="0085381C" w:rsidP="0085381C">
      <w:pPr>
        <w:pStyle w:val="Heading2"/>
        <w:rPr>
          <w:ins w:id="10542" w:author="The Si Tran" w:date="2012-12-11T20:50:00Z"/>
        </w:rPr>
      </w:pPr>
      <w:bookmarkStart w:id="10543" w:name="_Toc343461321"/>
      <w:ins w:id="10544" w:author="The Si Tran" w:date="2012-12-11T20:50:00Z">
        <w:r>
          <w:t>Đánh giá kết quả thực nghiệm</w:t>
        </w:r>
        <w:bookmarkEnd w:id="10543"/>
      </w:ins>
    </w:p>
    <w:p w14:paraId="6C528FD7" w14:textId="11AC7D2B" w:rsidR="0085381C" w:rsidRDefault="00BD6CE9">
      <w:pPr>
        <w:rPr>
          <w:ins w:id="10545" w:author="The Si Tran" w:date="2012-12-11T20:53:00Z"/>
        </w:rPr>
        <w:pPrChange w:id="10546" w:author="The Si Tran" w:date="2012-12-16T08:46:00Z">
          <w:pPr>
            <w:pStyle w:val="Heading2"/>
            <w:numPr>
              <w:numId w:val="44"/>
            </w:numPr>
            <w:tabs>
              <w:tab w:val="num" w:pos="1098"/>
            </w:tabs>
            <w:ind w:left="1098"/>
          </w:pPr>
        </w:pPrChange>
      </w:pPr>
      <w:ins w:id="10547" w:author="The Si Tran" w:date="2012-12-11T20:51:00Z">
        <w:r>
          <w:t>Qua quá trình chạy thực nghiệm với các bộ dữ liệu mang tính chất khác nhau và so sánh</w:t>
        </w:r>
      </w:ins>
      <w:ins w:id="10548" w:author="The Si Tran" w:date="2012-12-11T20:52:00Z">
        <w:r>
          <w:t xml:space="preserve"> các mô hình với nhau, </w:t>
        </w:r>
      </w:ins>
      <w:ins w:id="10549" w:author="The Si Tran" w:date="2012-12-11T20:53:00Z">
        <w:r w:rsidR="00637C13">
          <w:t xml:space="preserve">nhóm </w:t>
        </w:r>
      </w:ins>
      <w:ins w:id="10550" w:author="The Si Tran" w:date="2012-12-11T20:52:00Z">
        <w:r>
          <w:t>chúng tôi</w:t>
        </w:r>
      </w:ins>
      <w:ins w:id="10551" w:author="The Si Tran" w:date="2012-12-11T20:53:00Z">
        <w:r w:rsidR="00637C13">
          <w:t xml:space="preserve"> rút ra các nhận xét như sau:</w:t>
        </w:r>
      </w:ins>
    </w:p>
    <w:p w14:paraId="36651042" w14:textId="77777777" w:rsidR="00637C13" w:rsidRPr="00097101" w:rsidRDefault="004E490E">
      <w:pPr>
        <w:pStyle w:val="BuletL1"/>
        <w:rPr>
          <w:ins w:id="10552" w:author="The Si Tran" w:date="2012-12-11T20:56:00Z"/>
        </w:rPr>
        <w:pPrChange w:id="10553" w:author="The Si Tran" w:date="2012-12-16T08:46:00Z">
          <w:pPr>
            <w:pStyle w:val="Heading2"/>
            <w:numPr>
              <w:numId w:val="44"/>
            </w:numPr>
            <w:tabs>
              <w:tab w:val="num" w:pos="1098"/>
            </w:tabs>
            <w:ind w:left="1098"/>
          </w:pPr>
        </w:pPrChange>
      </w:pPr>
      <w:ins w:id="10554" w:author="The Si Tran" w:date="2012-12-11T20:54:00Z">
        <w:r w:rsidRPr="00B7223D">
          <w:rPr>
            <w:rPrChange w:id="10555" w:author="The Si Tran" w:date="2012-12-14T06:40:00Z">
              <w:rPr/>
            </w:rPrChange>
          </w:rPr>
          <w:t>Mô hình SARIAM cho ra kết quả chính xác hơn mô hình mạng n</w:t>
        </w:r>
      </w:ins>
      <w:ins w:id="10556" w:author="The Si Tran" w:date="2012-12-11T20:55:00Z">
        <w:r w:rsidRPr="00B7223D">
          <w:rPr>
            <w:rPrChange w:id="10557" w:author="The Si Tran" w:date="2012-12-14T06:40:00Z">
              <w:rPr/>
            </w:rPrChange>
          </w:rPr>
          <w:t xml:space="preserve">ơron đối với các chuỗi dữ liệu tuyến tính, có tính mùa hoặc xu hướng rõ ràng như: chuỗi dữ liệu </w:t>
        </w:r>
      </w:ins>
      <w:ins w:id="10558" w:author="The Si Tran" w:date="2012-12-11T20:56:00Z">
        <w:r w:rsidRPr="00B7223D">
          <w:rPr>
            <w:rPrChange w:id="10559" w:author="The Si Tran" w:date="2012-12-14T06:40:00Z">
              <w:rPr/>
            </w:rPrChange>
          </w:rPr>
          <w:t>Passengers, chuỗi dữ liệu Paper.</w:t>
        </w:r>
      </w:ins>
    </w:p>
    <w:p w14:paraId="5E2D9635" w14:textId="77777777" w:rsidR="004E490E" w:rsidRPr="00097101" w:rsidRDefault="004E490E">
      <w:pPr>
        <w:pStyle w:val="BuletL1"/>
        <w:rPr>
          <w:ins w:id="10560" w:author="The Si Tran" w:date="2012-12-11T20:58:00Z"/>
        </w:rPr>
        <w:pPrChange w:id="10561" w:author="The Si Tran" w:date="2012-12-16T08:46:00Z">
          <w:pPr>
            <w:pStyle w:val="Heading2"/>
            <w:numPr>
              <w:numId w:val="44"/>
            </w:numPr>
            <w:tabs>
              <w:tab w:val="num" w:pos="1098"/>
            </w:tabs>
            <w:ind w:left="1098"/>
          </w:pPr>
        </w:pPrChange>
      </w:pPr>
      <w:ins w:id="10562" w:author="The Si Tran" w:date="2012-12-11T20:57:00Z">
        <w:r w:rsidRPr="00B7223D">
          <w:rPr>
            <w:rPrChange w:id="10563" w:author="The Si Tran" w:date="2012-12-14T06:40:00Z">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564" w:author="The Si Tran" w:date="2012-12-11T21:00:00Z"/>
        </w:rPr>
        <w:pPrChange w:id="10565" w:author="The Si Tran" w:date="2012-12-16T08:46:00Z">
          <w:pPr>
            <w:pStyle w:val="Heading2"/>
            <w:numPr>
              <w:numId w:val="44"/>
            </w:numPr>
            <w:tabs>
              <w:tab w:val="num" w:pos="1098"/>
            </w:tabs>
            <w:ind w:left="1098"/>
          </w:pPr>
        </w:pPrChange>
      </w:pPr>
      <w:ins w:id="10566" w:author="The Si Tran" w:date="2012-12-11T20:58:00Z">
        <w:r w:rsidRPr="00B7223D">
          <w:rPr>
            <w:rPrChange w:id="10567" w:author="The Si Tran" w:date="2012-12-14T06:40:00Z">
              <w:rPr/>
            </w:rPrChange>
          </w:rPr>
          <w:t>Đối với các chuỗi dữ liệ</w:t>
        </w:r>
      </w:ins>
      <w:ins w:id="10568" w:author="The Si Tran" w:date="2012-12-11T20:59:00Z">
        <w:r w:rsidRPr="00B7223D">
          <w:rPr>
            <w:rPrChange w:id="10569" w:author="The Si Tran" w:date="2012-12-14T06:40:00Z">
              <w:rPr/>
            </w:rPrChange>
          </w:rPr>
          <w:t>u tuyến tính thì mô hình SARIMA có khả n</w:t>
        </w:r>
      </w:ins>
      <w:ins w:id="10570" w:author="The Si Tran" w:date="2012-12-11T21:00:00Z">
        <w:r w:rsidRPr="00B7223D">
          <w:rPr>
            <w:rPrChange w:id="10571"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572" w:author="superchickend" w:date="2012-12-12T08:20:00Z"/>
          <w:del w:id="10573" w:author="The Si Tran" w:date="2012-12-16T17:36:00Z"/>
          <w:rPrChange w:id="10574" w:author="The Si Tran" w:date="2012-12-16T17:37:00Z">
            <w:rPr>
              <w:ins w:id="10575" w:author="superchickend" w:date="2012-12-12T08:20:00Z"/>
              <w:del w:id="10576" w:author="The Si Tran" w:date="2012-12-16T17:36:00Z"/>
              <w:b/>
              <w:bCs/>
              <w:kern w:val="32"/>
            </w:rPr>
          </w:rPrChange>
        </w:rPr>
        <w:pPrChange w:id="10577" w:author="The Si Tran" w:date="2012-12-16T17:37:00Z">
          <w:pPr>
            <w:spacing w:before="0" w:after="200" w:line="276" w:lineRule="auto"/>
            <w:jc w:val="left"/>
          </w:pPr>
        </w:pPrChange>
      </w:pPr>
      <w:ins w:id="10578" w:author="The Si Tran" w:date="2012-12-11T21:02:00Z">
        <w:r w:rsidRPr="00B7223D">
          <w:rPr>
            <w:rPrChange w:id="10579" w:author="The Si Tran" w:date="2012-12-14T06:40:00Z">
              <w:rPr/>
            </w:rPrChange>
          </w:rPr>
          <w:t>Mô hình kết hợp SARIMA với mạng nơron</w:t>
        </w:r>
      </w:ins>
      <w:ins w:id="10580" w:author="The Si Tran" w:date="2012-12-11T21:03:00Z">
        <w:r w:rsidRPr="00B7223D">
          <w:rPr>
            <w:rPrChange w:id="10581" w:author="The Si Tran" w:date="2012-12-14T06:40:00Z">
              <w:rPr/>
            </w:rPrChange>
          </w:rPr>
          <w:t xml:space="preserve"> sử dụng được ưu điểm của cả hai mô hình, tạo nên mô hình có kết quả chính xác với nhiều loại dữ liệu khác nhau.</w:t>
        </w:r>
      </w:ins>
      <w:ins w:id="10582" w:author="superchickend" w:date="2012-12-12T08:20:00Z">
        <w:del w:id="10583" w:author="The Si Tran" w:date="2012-12-16T17:37:00Z">
          <w:r w:rsidR="0087598C" w:rsidRPr="00785F58" w:rsidDel="00785F58">
            <w:rPr>
              <w:b/>
              <w:bCs/>
              <w:kern w:val="32"/>
              <w:rPrChange w:id="10584" w:author="The Si Tran" w:date="2012-12-16T17:37:00Z">
                <w:rPr>
                  <w:b/>
                  <w:bCs/>
                  <w:kern w:val="32"/>
                </w:rPr>
              </w:rPrChange>
            </w:rPr>
            <w:br/>
          </w:r>
        </w:del>
      </w:ins>
    </w:p>
    <w:p w14:paraId="789266A7" w14:textId="77777777" w:rsidR="0087598C" w:rsidDel="00785F58" w:rsidRDefault="0087598C">
      <w:pPr>
        <w:pStyle w:val="BuletL1"/>
        <w:rPr>
          <w:ins w:id="10585" w:author="superchickend" w:date="2012-12-12T08:20:00Z"/>
          <w:del w:id="10586" w:author="The Si Tran" w:date="2012-12-16T17:37:00Z"/>
        </w:rPr>
        <w:pPrChange w:id="10587" w:author="The Si Tran" w:date="2012-12-16T17:37:00Z">
          <w:pPr>
            <w:spacing w:before="0" w:after="200" w:line="276" w:lineRule="auto"/>
            <w:jc w:val="left"/>
          </w:pPr>
        </w:pPrChange>
      </w:pPr>
      <w:ins w:id="10588" w:author="superchickend" w:date="2012-12-12T08:20:00Z">
        <w:del w:id="10589"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590" w:author="superchickend" w:date="2012-12-12T08:20:00Z"/>
          <w:b/>
          <w:bCs/>
          <w:kern w:val="32"/>
          <w:rPrChange w:id="10591" w:author="The Si Tran" w:date="2012-12-16T17:37:00Z">
            <w:rPr>
              <w:del w:id="10592" w:author="superchickend" w:date="2012-12-12T08:20:00Z"/>
              <w:b/>
              <w:bCs/>
              <w:kern w:val="32"/>
              <w:sz w:val="32"/>
              <w:szCs w:val="32"/>
            </w:rPr>
          </w:rPrChange>
        </w:rPr>
        <w:pPrChange w:id="10593" w:author="The Si Tran" w:date="2012-12-16T17:37:00Z">
          <w:pPr>
            <w:spacing w:before="0" w:after="200" w:line="276" w:lineRule="auto"/>
            <w:jc w:val="left"/>
          </w:pPr>
        </w:pPrChange>
      </w:pPr>
      <w:del w:id="10594" w:author="superchickend" w:date="2012-12-12T08:20:00Z">
        <w:r w:rsidRPr="00785F58" w:rsidDel="0087598C">
          <w:rPr>
            <w:rPrChange w:id="10595" w:author="The Si Tran" w:date="2012-12-16T17:37:00Z">
              <w:rPr/>
            </w:rPrChange>
          </w:rPr>
          <w:br w:type="page"/>
        </w:r>
      </w:del>
    </w:p>
    <w:p w14:paraId="7428C31A" w14:textId="77777777" w:rsidR="00451320" w:rsidRPr="000064E1" w:rsidRDefault="00451320">
      <w:pPr>
        <w:pStyle w:val="BuletL1"/>
        <w:rPr>
          <w:b/>
          <w:bCs/>
          <w:kern w:val="32"/>
          <w:sz w:val="32"/>
          <w:szCs w:val="32"/>
        </w:rPr>
        <w:pPrChange w:id="10596" w:author="The Si Tran" w:date="2012-12-16T17:37:00Z">
          <w:pPr>
            <w:spacing w:before="0" w:after="200" w:line="276" w:lineRule="auto"/>
            <w:jc w:val="left"/>
          </w:pPr>
        </w:pPrChange>
      </w:pPr>
    </w:p>
    <w:p w14:paraId="5AD1B5AE" w14:textId="4C728509" w:rsidR="00783FDB" w:rsidRPr="000064E1" w:rsidRDefault="00362721" w:rsidP="00097101">
      <w:pPr>
        <w:pStyle w:val="Heading1"/>
        <w:rPr>
          <w:rFonts w:cs="Times New Roman"/>
        </w:rPr>
      </w:pPr>
      <w:ins w:id="10597" w:author="superchickend" w:date="2012-12-16T14:59:00Z">
        <w:r>
          <w:rPr>
            <w:rFonts w:cs="Times New Roman"/>
          </w:rPr>
          <w:lastRenderedPageBreak/>
          <w:t xml:space="preserve">    </w:t>
        </w:r>
      </w:ins>
      <w:bookmarkStart w:id="10598" w:name="_Toc343461322"/>
      <w:r w:rsidR="00783FDB" w:rsidRPr="000064E1">
        <w:rPr>
          <w:rFonts w:cs="Times New Roman"/>
          <w:rPrChange w:id="10599" w:author="The Si Tran" w:date="2012-12-12T13:57:00Z">
            <w:rPr>
              <w:rFonts w:cs="Times New Roman"/>
              <w:b w:val="0"/>
              <w:bCs w:val="0"/>
              <w:iCs/>
              <w:kern w:val="0"/>
              <w:sz w:val="28"/>
              <w:szCs w:val="28"/>
            </w:rPr>
          </w:rPrChange>
        </w:rPr>
        <w:t>KẾT LUẬN</w:t>
      </w:r>
      <w:bookmarkEnd w:id="10598"/>
    </w:p>
    <w:p w14:paraId="3A33AA28" w14:textId="2C8A95E5" w:rsidR="00662C01" w:rsidRDefault="00662C01">
      <w:pPr>
        <w:pStyle w:val="Heading2"/>
        <w:rPr>
          <w:ins w:id="10600" w:author="superchickend" w:date="2012-12-16T15:36:00Z"/>
          <w:rFonts w:cs="Times New Roman"/>
          <w:sz w:val="26"/>
          <w:szCs w:val="26"/>
        </w:rPr>
      </w:pPr>
      <w:bookmarkStart w:id="10601" w:name="_Toc343461323"/>
      <w:ins w:id="10602" w:author="The Si Tran" w:date="2012-12-10T19:37:00Z">
        <w:r>
          <w:rPr>
            <w:rFonts w:cs="Times New Roman"/>
            <w:sz w:val="26"/>
            <w:szCs w:val="26"/>
          </w:rPr>
          <w:t>Đánh giá kết qu</w:t>
        </w:r>
      </w:ins>
      <w:ins w:id="10603" w:author="The Si Tran" w:date="2012-12-10T19:38:00Z">
        <w:r>
          <w:rPr>
            <w:rFonts w:cs="Times New Roman"/>
            <w:sz w:val="26"/>
            <w:szCs w:val="26"/>
          </w:rPr>
          <w:t>ả</w:t>
        </w:r>
      </w:ins>
      <w:bookmarkEnd w:id="10601"/>
    </w:p>
    <w:p w14:paraId="4F7F95A3" w14:textId="6C9C777D" w:rsidR="001B34D3" w:rsidRPr="001B34D3" w:rsidRDefault="001B34D3">
      <w:pPr>
        <w:ind w:firstLine="648"/>
        <w:rPr>
          <w:ins w:id="10604" w:author="The Si Tran" w:date="2012-12-10T19:38:00Z"/>
          <w:rPrChange w:id="10605" w:author="superchickend" w:date="2012-12-16T15:36:00Z">
            <w:rPr>
              <w:ins w:id="10606" w:author="The Si Tran" w:date="2012-12-10T19:38:00Z"/>
              <w:rFonts w:cs="Times New Roman"/>
              <w:sz w:val="26"/>
              <w:szCs w:val="26"/>
            </w:rPr>
          </w:rPrChange>
        </w:rPr>
        <w:pPrChange w:id="10607" w:author="superchickend" w:date="2012-12-16T15:39:00Z">
          <w:pPr>
            <w:pStyle w:val="Heading2"/>
          </w:pPr>
        </w:pPrChange>
      </w:pPr>
      <w:ins w:id="10608"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609" w:author="The Si Tran" w:date="2012-12-10T20:56:00Z"/>
        </w:rPr>
        <w:pPrChange w:id="10610" w:author="The Si Tran" w:date="2012-12-10T19:38:00Z">
          <w:pPr>
            <w:pStyle w:val="Heading2"/>
          </w:pPr>
        </w:pPrChange>
      </w:pPr>
      <w:bookmarkStart w:id="10611" w:name="_Toc343461324"/>
      <w:ins w:id="10612" w:author="The Si Tran" w:date="2012-12-10T19:40:00Z">
        <w:r>
          <w:t>Những công việc làm được</w:t>
        </w:r>
      </w:ins>
      <w:bookmarkEnd w:id="10611"/>
    </w:p>
    <w:p w14:paraId="664D4BC4" w14:textId="77777777" w:rsidR="007700CE" w:rsidRPr="00097101" w:rsidRDefault="007700CE">
      <w:pPr>
        <w:rPr>
          <w:ins w:id="10613" w:author="The Si Tran" w:date="2012-12-11T04:44:00Z"/>
        </w:rPr>
        <w:pPrChange w:id="10614" w:author="The Si Tran" w:date="2012-12-16T08:46:00Z">
          <w:pPr>
            <w:pStyle w:val="ListParagraph"/>
            <w:spacing w:line="240" w:lineRule="auto"/>
          </w:pPr>
        </w:pPrChange>
      </w:pPr>
      <w:ins w:id="10615" w:author="The Si Tran" w:date="2012-12-11T04:44:00Z">
        <w:r w:rsidRPr="007700CE">
          <w:rPr>
            <w:rPrChange w:id="10616"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617" w:author="The Si Tran" w:date="2012-12-11T04:44:00Z"/>
          <w:rPrChange w:id="10618" w:author="The Si Tran" w:date="2012-12-14T06:41:00Z">
            <w:rPr>
              <w:ins w:id="10619" w:author="The Si Tran" w:date="2012-12-11T04:44:00Z"/>
            </w:rPr>
          </w:rPrChange>
        </w:rPr>
        <w:pPrChange w:id="10620" w:author="The Si Tran" w:date="2012-12-16T08:47:00Z">
          <w:pPr>
            <w:pStyle w:val="ListParagraph"/>
            <w:spacing w:line="240" w:lineRule="auto"/>
          </w:pPr>
        </w:pPrChange>
      </w:pPr>
      <w:ins w:id="10621" w:author="The Si Tran" w:date="2012-12-11T04:44:00Z">
        <w:r w:rsidRPr="00B7223D">
          <w:rPr>
            <w:rPrChange w:id="10622" w:author="The Si Tran" w:date="2012-12-14T06:41:00Z">
              <w:rPr>
                <w:rFonts w:eastAsiaTheme="minorHAnsi" w:cs="Arial"/>
                <w:b/>
                <w:bCs/>
                <w:iCs/>
                <w:sz w:val="28"/>
                <w:szCs w:val="28"/>
              </w:rPr>
            </w:rPrChange>
          </w:rPr>
          <w:t>Tìm hiểu về dữ liệu chuỗi thời gian và các tính chất của nó</w:t>
        </w:r>
      </w:ins>
      <w:ins w:id="10623" w:author="The Si Tran" w:date="2012-12-11T04:49:00Z">
        <w:r w:rsidR="00BF3D5C" w:rsidRPr="00B7223D">
          <w:rPr>
            <w:rPrChange w:id="10624" w:author="The Si Tran" w:date="2012-12-14T06:41:00Z">
              <w:rPr/>
            </w:rPrChange>
          </w:rPr>
          <w:t>.</w:t>
        </w:r>
      </w:ins>
    </w:p>
    <w:p w14:paraId="1703C2FF" w14:textId="77777777" w:rsidR="007700CE" w:rsidRPr="00B7223D" w:rsidRDefault="007700CE">
      <w:pPr>
        <w:pStyle w:val="BuletL1"/>
        <w:rPr>
          <w:ins w:id="10625" w:author="The Si Tran" w:date="2012-12-11T04:46:00Z"/>
          <w:rPrChange w:id="10626" w:author="The Si Tran" w:date="2012-12-14T06:41:00Z">
            <w:rPr>
              <w:ins w:id="10627" w:author="The Si Tran" w:date="2012-12-11T04:46:00Z"/>
            </w:rPr>
          </w:rPrChange>
        </w:rPr>
        <w:pPrChange w:id="10628" w:author="The Si Tran" w:date="2012-12-16T08:47:00Z">
          <w:pPr>
            <w:pStyle w:val="ListParagraph"/>
            <w:spacing w:line="240" w:lineRule="auto"/>
          </w:pPr>
        </w:pPrChange>
      </w:pPr>
      <w:ins w:id="10629" w:author="The Si Tran" w:date="2012-12-11T04:44:00Z">
        <w:r w:rsidRPr="00B7223D">
          <w:rPr>
            <w:rPrChange w:id="10630" w:author="The Si Tran" w:date="2012-12-14T06:41:00Z">
              <w:rPr>
                <w:rFonts w:eastAsiaTheme="minorHAnsi" w:cs="Arial"/>
                <w:b/>
                <w:bCs/>
                <w:iCs/>
                <w:sz w:val="28"/>
                <w:szCs w:val="28"/>
              </w:rPr>
            </w:rPrChange>
          </w:rPr>
          <w:t xml:space="preserve">Tìm hiểu về cấu trúc và nguyên lý hoạt động của mạng neuron nhân tạo, </w:t>
        </w:r>
      </w:ins>
      <w:ins w:id="10631" w:author="The Si Tran" w:date="2012-12-11T04:50:00Z">
        <w:r w:rsidR="00BF3D5C" w:rsidRPr="00B7223D">
          <w:rPr>
            <w:rPrChange w:id="10632" w:author="The Si Tran" w:date="2012-12-14T06:41:00Z">
              <w:rPr/>
            </w:rPrChange>
          </w:rPr>
          <w:t>mạng neuron nhân tạo cho phép người dùng lựa chọn một trong hai giải thuật huấn luyện: lan truyền ngược và RPROP</w:t>
        </w:r>
      </w:ins>
      <w:ins w:id="10633" w:author="The Si Tran" w:date="2012-12-11T04:44:00Z">
        <w:r w:rsidRPr="00B7223D">
          <w:rPr>
            <w:rPrChange w:id="10634"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635" w:author="The Si Tran" w:date="2012-12-11T04:47:00Z"/>
          <w:rPrChange w:id="10636" w:author="The Si Tran" w:date="2012-12-14T06:41:00Z">
            <w:rPr>
              <w:ins w:id="10637" w:author="The Si Tran" w:date="2012-12-11T04:47:00Z"/>
            </w:rPr>
          </w:rPrChange>
        </w:rPr>
        <w:pPrChange w:id="10638" w:author="The Si Tran" w:date="2012-12-16T08:47:00Z">
          <w:pPr>
            <w:pStyle w:val="ListParagraph"/>
            <w:spacing w:line="240" w:lineRule="auto"/>
          </w:pPr>
        </w:pPrChange>
      </w:pPr>
      <w:ins w:id="10639" w:author="The Si Tran" w:date="2012-12-11T04:46:00Z">
        <w:r w:rsidRPr="00B7223D">
          <w:rPr>
            <w:rPrChange w:id="10640"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641" w:author="The Si Tran" w:date="2012-12-11T04:49:00Z"/>
          <w:rPrChange w:id="10642" w:author="The Si Tran" w:date="2012-12-14T06:41:00Z">
            <w:rPr>
              <w:ins w:id="10643" w:author="The Si Tran" w:date="2012-12-11T04:49:00Z"/>
            </w:rPr>
          </w:rPrChange>
        </w:rPr>
        <w:pPrChange w:id="10644" w:author="The Si Tran" w:date="2012-12-16T08:47:00Z">
          <w:pPr>
            <w:pStyle w:val="ListParagraph"/>
            <w:spacing w:line="240" w:lineRule="auto"/>
          </w:pPr>
        </w:pPrChange>
      </w:pPr>
      <w:ins w:id="10645" w:author="The Si Tran" w:date="2012-12-11T04:47:00Z">
        <w:r w:rsidRPr="00B7223D">
          <w:rPr>
            <w:rPrChange w:id="10646" w:author="The Si Tran" w:date="2012-12-14T06:41:00Z">
              <w:rPr/>
            </w:rPrChange>
          </w:rPr>
          <w:t>Tìm hiểu nguyên lý kết hợp hai mô hình mạng nơron và ARIMA, từ đó xây dựng</w:t>
        </w:r>
      </w:ins>
      <w:ins w:id="10647" w:author="The Si Tran" w:date="2012-12-11T04:48:00Z">
        <w:r w:rsidRPr="00B7223D">
          <w:rPr>
            <w:rPrChange w:id="10648"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649" w:author="The Si Tran" w:date="2012-12-10T19:44:00Z"/>
          <w:rPrChange w:id="10650" w:author="The Si Tran" w:date="2012-12-14T06:41:00Z">
            <w:rPr>
              <w:ins w:id="10651" w:author="The Si Tran" w:date="2012-12-10T19:44:00Z"/>
            </w:rPr>
          </w:rPrChange>
        </w:rPr>
        <w:pPrChange w:id="10652" w:author="The Si Tran" w:date="2012-12-16T08:47:00Z">
          <w:pPr>
            <w:pStyle w:val="Heading2"/>
          </w:pPr>
        </w:pPrChange>
      </w:pPr>
      <w:ins w:id="10653" w:author="The Si Tran" w:date="2012-12-11T04:44:00Z">
        <w:r w:rsidRPr="00B7223D">
          <w:rPr>
            <w:rPrChange w:id="10654" w:author="The Si Tran" w:date="2012-12-14T06:41:00Z">
              <w:rPr>
                <w:b w:val="0"/>
                <w:bCs w:val="0"/>
                <w:iCs w:val="0"/>
              </w:rPr>
            </w:rPrChange>
          </w:rPr>
          <w:t>Thực hiện chạy thử nghiệm chương trình trên các bộ dữ liệu mẫu</w:t>
        </w:r>
      </w:ins>
      <w:ins w:id="10655" w:author="The Si Tran" w:date="2012-12-11T04:50:00Z">
        <w:r w:rsidR="009C08F4" w:rsidRPr="00B7223D">
          <w:rPr>
            <w:rPrChange w:id="10656" w:author="The Si Tran" w:date="2012-12-14T06:41:00Z">
              <w:rPr/>
            </w:rPrChange>
          </w:rPr>
          <w:t xml:space="preserve"> khác nhau, </w:t>
        </w:r>
      </w:ins>
      <w:ins w:id="10657" w:author="The Si Tran" w:date="2012-12-11T04:51:00Z">
        <w:r w:rsidR="009C08F4" w:rsidRPr="00B7223D">
          <w:rPr>
            <w:rPrChange w:id="10658" w:author="The Si Tran" w:date="2012-12-14T06:41:00Z">
              <w:rPr/>
            </w:rPrChange>
          </w:rPr>
          <w:t>từ đó kiểm tra tính đúng đắn của cơ sở lý thuyết.</w:t>
        </w:r>
      </w:ins>
    </w:p>
    <w:p w14:paraId="0E72C806" w14:textId="12ACA8E1" w:rsidR="00662C01" w:rsidRDefault="00662C01">
      <w:pPr>
        <w:pStyle w:val="Heading3"/>
        <w:rPr>
          <w:ins w:id="10659" w:author="The Si Tran" w:date="2012-12-11T05:41:00Z"/>
        </w:rPr>
      </w:pPr>
      <w:bookmarkStart w:id="10660" w:name="_Toc343461325"/>
      <w:ins w:id="10661" w:author="The Si Tran" w:date="2012-12-10T19:41:00Z">
        <w:r w:rsidRPr="00662C01">
          <w:t>Những đúc kết về mặt lý luận</w:t>
        </w:r>
      </w:ins>
      <w:bookmarkEnd w:id="10660"/>
    </w:p>
    <w:p w14:paraId="64704074" w14:textId="6D7FF1E7" w:rsidR="00D54C04" w:rsidRDefault="00D54C04">
      <w:pPr>
        <w:rPr>
          <w:ins w:id="10662" w:author="The Si Tran" w:date="2012-12-11T05:42:00Z"/>
        </w:rPr>
        <w:pPrChange w:id="10663" w:author="The Si Tran" w:date="2012-12-16T08:47:00Z">
          <w:pPr>
            <w:pStyle w:val="Heading3"/>
          </w:pPr>
        </w:pPrChange>
      </w:pPr>
      <w:ins w:id="10664" w:author="The Si Tran" w:date="2012-12-11T05:41:00Z">
        <w:r>
          <w:t>Qua quá trình hiện thực và chạy thực nghiệm mô hình kết hợp SARIMA</w:t>
        </w:r>
      </w:ins>
      <w:ins w:id="10665"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666" w:author="The Si Tran" w:date="2012-12-11T05:45:00Z"/>
        </w:rPr>
        <w:pPrChange w:id="10667" w:author="The Si Tran" w:date="2012-12-16T08:47:00Z">
          <w:pPr>
            <w:pStyle w:val="Heading3"/>
          </w:pPr>
        </w:pPrChange>
      </w:pPr>
      <w:ins w:id="10668" w:author="The Si Tran" w:date="2012-12-11T05:43:00Z">
        <w:r w:rsidRPr="00B7223D">
          <w:rPr>
            <w:rPrChange w:id="10669" w:author="The Si Tran" w:date="2012-12-14T06:42:00Z">
              <w:rPr/>
            </w:rPrChange>
          </w:rPr>
          <w:t xml:space="preserve">Đối với các </w:t>
        </w:r>
      </w:ins>
      <w:ins w:id="10670" w:author="The Si Tran" w:date="2012-12-11T05:44:00Z">
        <w:r w:rsidRPr="00B7223D">
          <w:rPr>
            <w:rPrChange w:id="10671" w:author="The Si Tran" w:date="2012-12-14T06:42:00Z">
              <w:rPr/>
            </w:rPrChange>
          </w:rPr>
          <w:t xml:space="preserve">chuỗi dữ liệu chỉ có tính mùa hoặc xu hướng thì </w:t>
        </w:r>
      </w:ins>
      <w:ins w:id="10672" w:author="The Si Tran" w:date="2012-12-11T05:45:00Z">
        <w:r w:rsidRPr="00B7223D">
          <w:rPr>
            <w:rPrChange w:id="10673" w:author="The Si Tran" w:date="2012-12-14T06:42:00Z">
              <w:rPr/>
            </w:rPrChange>
          </w:rPr>
          <w:t>mô hình</w:t>
        </w:r>
      </w:ins>
      <w:ins w:id="10674" w:author="The Si Tran" w:date="2012-12-11T05:44:00Z">
        <w:r w:rsidRPr="00B7223D">
          <w:rPr>
            <w:rPrChange w:id="10675" w:author="The Si Tran" w:date="2012-12-14T06:42:00Z">
              <w:rPr/>
            </w:rPrChange>
          </w:rPr>
          <w:t xml:space="preserve"> SARIMA có kết quả ch</w:t>
        </w:r>
      </w:ins>
      <w:ins w:id="10676" w:author="The Si Tran" w:date="2012-12-11T05:45:00Z">
        <w:r w:rsidRPr="00B7223D">
          <w:rPr>
            <w:rPrChange w:id="10677" w:author="The Si Tran" w:date="2012-12-14T06:42:00Z">
              <w:rPr/>
            </w:rPrChange>
          </w:rPr>
          <w:t>ính xác hơn mô hình mạng nơron.</w:t>
        </w:r>
      </w:ins>
    </w:p>
    <w:p w14:paraId="72628387" w14:textId="77777777" w:rsidR="00983080" w:rsidRPr="00097101" w:rsidRDefault="00983080">
      <w:pPr>
        <w:pStyle w:val="BuletL1"/>
        <w:rPr>
          <w:ins w:id="10678" w:author="The Si Tran" w:date="2012-12-11T05:47:00Z"/>
        </w:rPr>
        <w:pPrChange w:id="10679" w:author="The Si Tran" w:date="2012-12-16T08:47:00Z">
          <w:pPr>
            <w:pStyle w:val="Heading3"/>
          </w:pPr>
        </w:pPrChange>
      </w:pPr>
      <w:ins w:id="10680" w:author="The Si Tran" w:date="2012-12-11T05:45:00Z">
        <w:r w:rsidRPr="00B7223D">
          <w:rPr>
            <w:rPrChange w:id="10681" w:author="The Si Tran" w:date="2012-12-14T06:42:00Z">
              <w:rPr/>
            </w:rPrChange>
          </w:rPr>
          <w:t xml:space="preserve">Đối với các chuỗi dữ liệu có tính </w:t>
        </w:r>
      </w:ins>
      <w:ins w:id="10682" w:author="The Si Tran" w:date="2012-12-11T05:46:00Z">
        <w:r w:rsidRPr="00B7223D">
          <w:rPr>
            <w:rPrChange w:id="10683"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0684" w:author="The Si Tran" w:date="2012-12-11T05:48:00Z"/>
        </w:rPr>
        <w:pPrChange w:id="10685" w:author="The Si Tran" w:date="2012-12-16T08:47:00Z">
          <w:pPr>
            <w:pStyle w:val="Heading3"/>
          </w:pPr>
        </w:pPrChange>
      </w:pPr>
      <w:ins w:id="10686" w:author="The Si Tran" w:date="2012-12-11T05:47:00Z">
        <w:r w:rsidRPr="00B7223D">
          <w:rPr>
            <w:rPrChange w:id="10687" w:author="The Si Tran" w:date="2012-12-14T06:42:00Z">
              <w:rPr/>
            </w:rPrChange>
          </w:rPr>
          <w:t xml:space="preserve">Do dựa trên đặc tính của cả chuỗi thời gian nên mô hình SARIMA có khả năng dự </w:t>
        </w:r>
      </w:ins>
      <w:ins w:id="10688" w:author="The Si Tran" w:date="2012-12-11T05:48:00Z">
        <w:r w:rsidRPr="00B7223D">
          <w:rPr>
            <w:rPrChange w:id="10689" w:author="The Si Tran" w:date="2012-12-14T06:42:00Z">
              <w:rPr/>
            </w:rPrChange>
          </w:rPr>
          <w:t>đoán xa chính xác hơn mô hình mạng nơron.</w:t>
        </w:r>
      </w:ins>
    </w:p>
    <w:p w14:paraId="29570AF4" w14:textId="77777777" w:rsidR="002C1C14" w:rsidRPr="00097101" w:rsidRDefault="002C1C14">
      <w:pPr>
        <w:pStyle w:val="BuletL1"/>
        <w:rPr>
          <w:ins w:id="10690" w:author="The Si Tran" w:date="2012-12-10T19:41:00Z"/>
        </w:rPr>
        <w:pPrChange w:id="10691" w:author="The Si Tran" w:date="2012-12-16T08:47:00Z">
          <w:pPr>
            <w:pStyle w:val="Heading3"/>
          </w:pPr>
        </w:pPrChange>
      </w:pPr>
      <w:ins w:id="10692" w:author="The Si Tran" w:date="2012-12-11T05:48:00Z">
        <w:r w:rsidRPr="00B7223D">
          <w:rPr>
            <w:rPrChange w:id="10693" w:author="The Si Tran" w:date="2012-12-14T06:42:00Z">
              <w:rPr/>
            </w:rPrChange>
          </w:rPr>
          <w:lastRenderedPageBreak/>
          <w:t>Bằng cách kết hợp cả hai mô hình SARIMA và mạng nơron, ta c</w:t>
        </w:r>
      </w:ins>
      <w:ins w:id="10694" w:author="The Si Tran" w:date="2012-12-11T05:49:00Z">
        <w:r w:rsidRPr="00B7223D">
          <w:rPr>
            <w:rPrChange w:id="10695" w:author="The Si Tran" w:date="2012-12-14T06:42:00Z">
              <w:rPr/>
            </w:rPrChange>
          </w:rPr>
          <w:t>ó thể xây dựng một mô hình thích hợp với nhiều loại dữ liệu khác nhau</w:t>
        </w:r>
        <w:r w:rsidR="00BD71C0" w:rsidRPr="00B7223D">
          <w:rPr>
            <w:rPrChange w:id="10696" w:author="The Si Tran" w:date="2012-12-14T06:42:00Z">
              <w:rPr/>
            </w:rPrChange>
          </w:rPr>
          <w:t>, cho ra kết quả chính xác c</w:t>
        </w:r>
      </w:ins>
      <w:ins w:id="10697" w:author="The Si Tran" w:date="2012-12-11T05:50:00Z">
        <w:r w:rsidR="00BD71C0" w:rsidRPr="00B7223D">
          <w:rPr>
            <w:rPrChange w:id="10698" w:author="The Si Tran" w:date="2012-12-14T06:42:00Z">
              <w:rPr/>
            </w:rPrChange>
          </w:rPr>
          <w:t>ao.</w:t>
        </w:r>
      </w:ins>
    </w:p>
    <w:p w14:paraId="0B4BEF09" w14:textId="4AB6B473" w:rsidR="00E830E0" w:rsidRDefault="00662C01">
      <w:pPr>
        <w:pStyle w:val="Heading3"/>
        <w:rPr>
          <w:ins w:id="10699" w:author="The Si Tran" w:date="2012-12-11T05:27:00Z"/>
        </w:rPr>
        <w:pPrChange w:id="10700" w:author="The Si Tran" w:date="2012-12-14T06:40:00Z">
          <w:pPr>
            <w:pStyle w:val="Heading2"/>
          </w:pPr>
        </w:pPrChange>
      </w:pPr>
      <w:bookmarkStart w:id="10701" w:name="_Toc343461326"/>
      <w:ins w:id="10702" w:author="The Si Tran" w:date="2012-12-10T19:41:00Z">
        <w:r>
          <w:t>Mặt hạn chế</w:t>
        </w:r>
      </w:ins>
      <w:bookmarkEnd w:id="10701"/>
    </w:p>
    <w:p w14:paraId="7B1DEF2D" w14:textId="33E9B641" w:rsidR="006B1716" w:rsidRPr="00102ED8" w:rsidRDefault="00DA3C57">
      <w:pPr>
        <w:rPr>
          <w:ins w:id="10703" w:author="The Si Tran" w:date="2012-12-11T05:29:00Z"/>
        </w:rPr>
        <w:pPrChange w:id="10704" w:author="The Si Tran" w:date="2012-12-16T08:47:00Z">
          <w:pPr>
            <w:spacing w:before="0"/>
            <w:ind w:firstLine="720"/>
          </w:pPr>
        </w:pPrChange>
      </w:pPr>
      <w:ins w:id="10705" w:author="The Si Tran" w:date="2012-12-11T05:31:00Z">
        <w:r>
          <w:t>Mô hình này chưa có phần tiền xử lý dữ liệu</w:t>
        </w:r>
      </w:ins>
      <w:ins w:id="10706" w:author="The Si Tran" w:date="2012-12-11T05:32:00Z">
        <w:r>
          <w:t>, nên đối với các dữ liệu chưa qua tiề</w:t>
        </w:r>
        <w:r w:rsidR="00B7223D">
          <w:t xml:space="preserve">n </w:t>
        </w:r>
        <w:r>
          <w:t>xử lý có chứa giá trị nhi</w:t>
        </w:r>
      </w:ins>
      <w:ins w:id="10707" w:author="The Si Tran" w:date="2012-12-11T05:33:00Z">
        <w:r>
          <w:t>ễu, không hợp lệ… thì kết quả của</w:t>
        </w:r>
      </w:ins>
      <w:ins w:id="10708" w:author="The Si Tran" w:date="2012-12-11T05:34:00Z">
        <w:r>
          <w:t xml:space="preserve"> mô hình không được cao.</w:t>
        </w:r>
      </w:ins>
    </w:p>
    <w:p w14:paraId="466D996B" w14:textId="77777777" w:rsidR="006A21F7" w:rsidRDefault="00E830E0">
      <w:pPr>
        <w:rPr>
          <w:ins w:id="10709" w:author="The Si Tran" w:date="2012-12-11T05:34:00Z"/>
        </w:rPr>
        <w:pPrChange w:id="10710" w:author="The Si Tran" w:date="2012-12-16T08:47:00Z">
          <w:pPr>
            <w:pStyle w:val="Heading2"/>
          </w:pPr>
        </w:pPrChange>
      </w:pPr>
      <w:ins w:id="10711" w:author="The Si Tran" w:date="2012-12-11T05:29:00Z">
        <w:r w:rsidRPr="00102ED8">
          <w:t>Giao diện chương trình hiện thực chưa thân thiện với người dùng.</w:t>
        </w:r>
      </w:ins>
      <w:del w:id="10712"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713" w:author="The Si Tran" w:date="2012-12-10T19:38:00Z">
              <w:rPr>
                <w:b w:val="0"/>
                <w:bCs w:val="0"/>
              </w:rPr>
            </w:rPrChange>
          </w:rPr>
          <w:delText>ết</w:delText>
        </w:r>
      </w:del>
    </w:p>
    <w:p w14:paraId="75A37250" w14:textId="32D53BDD" w:rsidR="00DA3C57" w:rsidRPr="008B2578" w:rsidRDefault="00DA3C57">
      <w:pPr>
        <w:rPr>
          <w:szCs w:val="26"/>
        </w:rPr>
        <w:pPrChange w:id="10714" w:author="The Si Tran" w:date="2012-12-16T08:47:00Z">
          <w:pPr>
            <w:pStyle w:val="Heading2"/>
          </w:pPr>
        </w:pPrChange>
      </w:pPr>
      <w:ins w:id="10715" w:author="The Si Tran" w:date="2012-12-11T05:34:00Z">
        <w:r>
          <w:t xml:space="preserve">Mô hình được xây dựng nhằm </w:t>
        </w:r>
      </w:ins>
      <w:ins w:id="10716" w:author="The Si Tran" w:date="2012-12-11T05:35:00Z">
        <w:r>
          <w:t>hiện thực các lý thuyết đã nghiên cứu</w:t>
        </w:r>
      </w:ins>
      <w:ins w:id="10717" w:author="The Si Tran" w:date="2012-12-11T05:36:00Z">
        <w:r>
          <w:t xml:space="preserve"> n</w:t>
        </w:r>
      </w:ins>
      <w:ins w:id="10718" w:author="The Si Tran" w:date="2012-12-11T05:37:00Z">
        <w:r>
          <w:t>ên chỉ sử dụ</w:t>
        </w:r>
        <w:r w:rsidR="00B7223D">
          <w:t xml:space="preserve">ng </w:t>
        </w:r>
        <w:r w:rsidR="00B7223D">
          <w:tab/>
        </w:r>
        <w:r>
          <w:t>ác dữ liệu đã thu thập sẵn, không có cập nhật các dữ liệu mới theo thời gian</w:t>
        </w:r>
      </w:ins>
      <w:ins w:id="10719" w:author="The Si Tran" w:date="2012-12-11T05:38:00Z">
        <w:r w:rsidR="00B7223D">
          <w:t xml:space="preserve"> nên </w:t>
        </w:r>
        <w:r>
          <w:t>c</w:t>
        </w:r>
      </w:ins>
      <w:ins w:id="10720" w:author="The Si Tran" w:date="2012-12-11T05:39:00Z">
        <w:r>
          <w:t>ần phải thay đổi để phù hợp với các bài toán thực tiễn.</w:t>
        </w:r>
      </w:ins>
    </w:p>
    <w:p w14:paraId="1A655C1A" w14:textId="13DD86DB" w:rsidR="00783FDB" w:rsidRDefault="00783FDB">
      <w:pPr>
        <w:pStyle w:val="Heading2"/>
        <w:rPr>
          <w:ins w:id="10721" w:author="The Si Tran" w:date="2012-12-11T04:57:00Z"/>
          <w:rFonts w:cs="Times New Roman"/>
          <w:sz w:val="26"/>
          <w:szCs w:val="26"/>
        </w:rPr>
      </w:pPr>
      <w:bookmarkStart w:id="10722" w:name="_Toc343461327"/>
      <w:r w:rsidRPr="0049233F">
        <w:rPr>
          <w:rFonts w:cs="Times New Roman"/>
          <w:sz w:val="26"/>
          <w:szCs w:val="26"/>
          <w:rPrChange w:id="10723" w:author="The Si Tran" w:date="2012-12-05T23:02:00Z">
            <w:rPr>
              <w:rFonts w:cs="Times New Roman"/>
            </w:rPr>
          </w:rPrChange>
        </w:rPr>
        <w:t>Hướng phát triển đề tài</w:t>
      </w:r>
      <w:bookmarkEnd w:id="10722"/>
    </w:p>
    <w:p w14:paraId="3D8B20CB" w14:textId="7CF2E319" w:rsidR="00F27A65" w:rsidRDefault="00F27A65">
      <w:pPr>
        <w:rPr>
          <w:ins w:id="10724" w:author="The Si Tran" w:date="2012-12-11T05:02:00Z"/>
        </w:rPr>
        <w:pPrChange w:id="10725" w:author="The Si Tran" w:date="2012-12-16T08:47:00Z">
          <w:pPr>
            <w:pStyle w:val="Heading2"/>
          </w:pPr>
        </w:pPrChange>
      </w:pPr>
      <w:ins w:id="10726" w:author="The Si Tran" w:date="2012-12-11T04:57:00Z">
        <w:r>
          <w:t>Đề tài đã đưa ra mô hình kết hợp SARIMA với mạng nơron</w:t>
        </w:r>
      </w:ins>
      <w:ins w:id="10727" w:author="The Si Tran" w:date="2012-12-11T04:58:00Z">
        <w:r>
          <w:t xml:space="preserve"> </w:t>
        </w:r>
      </w:ins>
      <w:ins w:id="10728" w:author="The Si Tran" w:date="2012-12-11T04:59:00Z">
        <w:r>
          <w:t>trong</w:t>
        </w:r>
      </w:ins>
      <w:ins w:id="10729" w:author="The Si Tran" w:date="2012-12-11T04:58:00Z">
        <w:r>
          <w:t xml:space="preserve"> bài toán dự báo chuỗi thời gian</w:t>
        </w:r>
      </w:ins>
      <w:ins w:id="10730" w:author="The Si Tran" w:date="2012-12-11T04:59:00Z">
        <w:r>
          <w:t>. Tuy nhiên, để cải thiện độ chính xác của mô hình</w:t>
        </w:r>
      </w:ins>
      <w:ins w:id="10731" w:author="The Si Tran" w:date="2012-12-11T05:01:00Z">
        <w:r>
          <w:t xml:space="preserve">, chúng ta cần </w:t>
        </w:r>
      </w:ins>
      <w:ins w:id="10732"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733" w:author="The Si Tran" w:date="2012-12-11T05:21:00Z"/>
        </w:rPr>
        <w:pPrChange w:id="10734" w:author="The Si Tran" w:date="2012-12-16T08:47:00Z">
          <w:pPr>
            <w:pStyle w:val="Heading2"/>
          </w:pPr>
        </w:pPrChange>
      </w:pPr>
      <w:ins w:id="10735" w:author="The Si Tran" w:date="2012-12-11T05:03:00Z">
        <w:r w:rsidRPr="00B7223D">
          <w:rPr>
            <w:rPrChange w:id="10736" w:author="The Si Tran" w:date="2012-12-14T06:43:00Z">
              <w:rPr/>
            </w:rPrChange>
          </w:rPr>
          <w:t>Trong mô hình SARIMA, để chuyển đổi từ chuỗi dữ liệu có tính mùa và xu hướng, chúng tôi đã sử dụng phương pháp lấy hiệu</w:t>
        </w:r>
      </w:ins>
      <w:ins w:id="10737" w:author="The Si Tran" w:date="2012-12-11T05:12:00Z">
        <w:r w:rsidR="002E24B1" w:rsidRPr="00B7223D">
          <w:rPr>
            <w:rPrChange w:id="10738" w:author="The Si Tran" w:date="2012-12-14T06:43:00Z">
              <w:rPr/>
            </w:rPrChange>
          </w:rPr>
          <w:t>. Nhưng phương pháp này đòi hỏi phương sai của chuỗi dữ liệu phải tĩnh.</w:t>
        </w:r>
      </w:ins>
      <w:ins w:id="10739" w:author="The Si Tran" w:date="2012-12-11T05:14:00Z">
        <w:r w:rsidR="002E24B1" w:rsidRPr="00B7223D">
          <w:rPr>
            <w:rPrChange w:id="10740" w:author="The Si Tran" w:date="2012-12-14T06:43:00Z">
              <w:rPr/>
            </w:rPrChange>
          </w:rPr>
          <w:t xml:space="preserve"> </w:t>
        </w:r>
        <w:r w:rsidR="00330004" w:rsidRPr="00B7223D">
          <w:rPr>
            <w:rPrChange w:id="10741" w:author="The Si Tran" w:date="2012-12-14T06:43:00Z">
              <w:rPr/>
            </w:rPrChange>
          </w:rPr>
          <w:t>Trong tr</w:t>
        </w:r>
      </w:ins>
      <w:ins w:id="10742" w:author="The Si Tran" w:date="2012-12-11T05:15:00Z">
        <w:r w:rsidR="00330004" w:rsidRPr="00B7223D">
          <w:rPr>
            <w:rPrChange w:id="10743" w:author="The Si Tran" w:date="2012-12-14T06:43:00Z">
              <w:rPr/>
            </w:rPrChange>
          </w:rPr>
          <w:t xml:space="preserve">ường hợp này cần phải sử dụng các phương pháp chuyển đổi khác: </w:t>
        </w:r>
      </w:ins>
      <w:ins w:id="10744" w:author="The Si Tran" w:date="2012-12-11T05:20:00Z">
        <w:r w:rsidR="00B663DE" w:rsidRPr="00B7223D">
          <w:rPr>
            <w:rPrChange w:id="10745" w:author="The Si Tran" w:date="2012-12-14T06:43:00Z">
              <w:rPr/>
            </w:rPrChange>
          </w:rPr>
          <w:t xml:space="preserve">phép biến đổi logaríc, </w:t>
        </w:r>
      </w:ins>
      <w:ins w:id="10746" w:author="The Si Tran" w:date="2012-12-11T05:21:00Z">
        <w:r w:rsidR="00B663DE" w:rsidRPr="00B7223D">
          <w:rPr>
            <w:rPrChange w:id="10747" w:author="The Si Tran" w:date="2012-12-14T06:43:00Z">
              <w:rPr/>
            </w:rPrChange>
          </w:rPr>
          <w:t>phép biến đổi Box-Cox power.</w:t>
        </w:r>
      </w:ins>
    </w:p>
    <w:p w14:paraId="5103857F" w14:textId="77777777" w:rsidR="00D66640" w:rsidRPr="00B7223D" w:rsidRDefault="00D66640">
      <w:pPr>
        <w:pStyle w:val="BuletL1"/>
        <w:rPr>
          <w:rPrChange w:id="10748" w:author="The Si Tran" w:date="2012-12-14T06:43:00Z">
            <w:rPr/>
          </w:rPrChange>
        </w:rPr>
        <w:pPrChange w:id="10749" w:author="The Si Tran" w:date="2012-12-16T08:47:00Z">
          <w:pPr>
            <w:pStyle w:val="Heading2"/>
          </w:pPr>
        </w:pPrChange>
      </w:pPr>
      <w:ins w:id="10750" w:author="The Si Tran" w:date="2012-12-11T05:21:00Z">
        <w:r w:rsidRPr="00B7223D">
          <w:rPr>
            <w:rPrChange w:id="10751" w:author="The Si Tran" w:date="2012-12-14T06:43:00Z">
              <w:rPr/>
            </w:rPrChange>
          </w:rPr>
          <w:t>Theo thời gian</w:t>
        </w:r>
      </w:ins>
      <w:ins w:id="10752" w:author="The Si Tran" w:date="2012-12-11T05:22:00Z">
        <w:r w:rsidRPr="00B7223D">
          <w:rPr>
            <w:rPrChange w:id="10753" w:author="The Si Tran" w:date="2012-12-14T06:43:00Z">
              <w:rPr/>
            </w:rPrChange>
          </w:rPr>
          <w:t xml:space="preserve"> thì chuỗi dữ liệu thay đổi tính chất, mô hình đã ước lượng trước đây có thể</w:t>
        </w:r>
      </w:ins>
      <w:ins w:id="10754" w:author="The Si Tran" w:date="2012-12-11T05:23:00Z">
        <w:r w:rsidRPr="00B7223D">
          <w:rPr>
            <w:rPrChange w:id="10755"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0756" w:author="The Si Tran" w:date="2012-12-11T05:25:00Z">
        <w:r w:rsidRPr="00B7223D">
          <w:rPr>
            <w:rPrChange w:id="10757" w:author="The Si Tran" w:date="2012-12-14T06:43:00Z">
              <w:rPr/>
            </w:rPrChange>
          </w:rPr>
          <w:t xml:space="preserve"> </w:t>
        </w:r>
      </w:ins>
      <w:ins w:id="10758" w:author="The Si Tran" w:date="2012-12-11T05:23:00Z">
        <w:r w:rsidRPr="00B7223D">
          <w:rPr>
            <w:rPrChange w:id="10759" w:author="The Si Tran" w:date="2012-12-14T06:43:00Z">
              <w:rPr/>
            </w:rPrChange>
          </w:rPr>
          <w:t>cập</w:t>
        </w:r>
      </w:ins>
      <w:ins w:id="10760" w:author="The Si Tran" w:date="2012-12-11T05:25:00Z">
        <w:r w:rsidRPr="00B7223D">
          <w:rPr>
            <w:rPrChange w:id="10761"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762" w:author="The Si Tran" w:date="2012-12-05T23:02:00Z">
            <w:rPr>
              <w:b/>
              <w:bCs/>
              <w:kern w:val="32"/>
              <w:sz w:val="32"/>
              <w:szCs w:val="26"/>
            </w:rPr>
          </w:rPrChange>
        </w:rPr>
      </w:pPr>
      <w:bookmarkStart w:id="10763" w:name="_Toc328879942"/>
      <w:bookmarkStart w:id="10764"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765" w:author="The Si Tran" w:date="2012-12-05T23:02:00Z">
            <w:rPr>
              <w:rFonts w:cs="Times New Roman"/>
              <w:b w:val="0"/>
              <w:szCs w:val="26"/>
            </w:rPr>
          </w:rPrChange>
        </w:rPr>
        <w:pPrChange w:id="10766" w:author="The Si Tran" w:date="2012-12-16T09:45:00Z">
          <w:pPr>
            <w:pStyle w:val="Heading1"/>
            <w:numPr>
              <w:numId w:val="0"/>
            </w:numPr>
            <w:spacing w:before="100" w:beforeAutospacing="1" w:after="100" w:afterAutospacing="1"/>
            <w:ind w:left="0" w:firstLine="0"/>
            <w:jc w:val="both"/>
          </w:pPr>
        </w:pPrChange>
      </w:pPr>
      <w:bookmarkStart w:id="10767" w:name="_Toc343461328"/>
      <w:r w:rsidRPr="0049233F">
        <w:rPr>
          <w:rPrChange w:id="10768" w:author="The Si Tran" w:date="2012-12-05T23:02:00Z">
            <w:rPr>
              <w:rFonts w:cs="Times New Roman"/>
              <w:iCs/>
              <w:kern w:val="0"/>
              <w:sz w:val="28"/>
              <w:szCs w:val="26"/>
            </w:rPr>
          </w:rPrChange>
        </w:rPr>
        <w:lastRenderedPageBreak/>
        <w:t>TÀI LIỆU THAM KHẢO</w:t>
      </w:r>
      <w:bookmarkEnd w:id="10763"/>
      <w:bookmarkEnd w:id="10764"/>
      <w:bookmarkEnd w:id="10767"/>
    </w:p>
    <w:p w14:paraId="67AE0CAF" w14:textId="77777777" w:rsidR="008C1D28" w:rsidRPr="00B7223D" w:rsidRDefault="008C1D28" w:rsidP="00097101">
      <w:pPr>
        <w:ind w:firstLine="547"/>
        <w:rPr>
          <w:ins w:id="10769" w:author="The Si Tran" w:date="2012-12-12T00:03:00Z"/>
          <w:szCs w:val="26"/>
        </w:rPr>
      </w:pPr>
      <w:ins w:id="10770" w:author="The Si Tran" w:date="2012-12-12T00:03:00Z">
        <w:r w:rsidRPr="00B7223D">
          <w:rPr>
            <w:szCs w:val="26"/>
          </w:rPr>
          <w:t xml:space="preserve">[1] J. E. Hanke, D. W. Wichenrn. </w:t>
        </w:r>
        <w:r w:rsidRPr="00B7223D">
          <w:rPr>
            <w:i/>
            <w:szCs w:val="26"/>
            <w:rPrChange w:id="10771"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772" w:author="The Si Tran" w:date="2012-12-12T00:03:00Z"/>
        </w:rPr>
        <w:pPrChange w:id="10773" w:author="The Si Tran" w:date="2012-12-14T06:45:00Z">
          <w:pPr>
            <w:pStyle w:val="Stylechun"/>
            <w:ind w:firstLine="547"/>
          </w:pPr>
        </w:pPrChange>
      </w:pPr>
      <w:ins w:id="10774" w:author="The Si Tran" w:date="2012-12-12T00:03:00Z">
        <w:r w:rsidRPr="00B7223D">
          <w:t xml:space="preserve">[2] T. M. Mitchell. </w:t>
        </w:r>
        <w:r w:rsidRPr="00B7223D">
          <w:rPr>
            <w:i/>
            <w:rPrChange w:id="10775"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776" w:author="The Si Tran" w:date="2012-12-12T00:03:00Z"/>
          <w:szCs w:val="26"/>
        </w:rPr>
      </w:pPr>
      <w:ins w:id="10777" w:author="The Si Tran" w:date="2012-12-12T00:03:00Z">
        <w:r w:rsidRPr="00B7223D">
          <w:rPr>
            <w:szCs w:val="26"/>
          </w:rPr>
          <w:t xml:space="preserve">[3] Trần Đức Minh. Luận văn thạc sĩ </w:t>
        </w:r>
        <w:r w:rsidRPr="00B7223D">
          <w:rPr>
            <w:i/>
            <w:szCs w:val="26"/>
            <w:rPrChange w:id="10778"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779" w:author="The Si Tran" w:date="2012-12-12T00:03:00Z"/>
          <w:szCs w:val="26"/>
        </w:rPr>
        <w:pPrChange w:id="10780" w:author="The Si Tran" w:date="2012-12-14T06:45:00Z">
          <w:pPr>
            <w:spacing w:before="0"/>
            <w:ind w:firstLine="547"/>
          </w:pPr>
        </w:pPrChange>
      </w:pPr>
      <w:ins w:id="10781" w:author="The Si Tran" w:date="2012-12-12T00:03:00Z">
        <w:r w:rsidRPr="00B7223D">
          <w:rPr>
            <w:szCs w:val="26"/>
          </w:rPr>
          <w:t xml:space="preserve">[4] M. Riedmiller, H. Braun. </w:t>
        </w:r>
        <w:r w:rsidRPr="00B7223D">
          <w:rPr>
            <w:i/>
            <w:szCs w:val="26"/>
            <w:rPrChange w:id="10782"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783" w:author="The Si Tran" w:date="2012-12-14T06:59:00Z">
        <w:r w:rsidR="006F78A0">
          <w:rPr>
            <w:szCs w:val="26"/>
          </w:rPr>
          <w:t>pp</w:t>
        </w:r>
      </w:ins>
      <w:ins w:id="10784" w:author="The Si Tran" w:date="2012-12-12T00:03:00Z">
        <w:r w:rsidRPr="00B7223D">
          <w:rPr>
            <w:szCs w:val="26"/>
          </w:rPr>
          <w:t xml:space="preserve"> 586-591, 1993.</w:t>
        </w:r>
      </w:ins>
    </w:p>
    <w:p w14:paraId="5474FCC3" w14:textId="77777777" w:rsidR="008C1D28" w:rsidRPr="00B7223D" w:rsidRDefault="008C1D28">
      <w:pPr>
        <w:ind w:firstLine="547"/>
        <w:rPr>
          <w:ins w:id="10785" w:author="The Si Tran" w:date="2012-12-12T00:03:00Z"/>
          <w:szCs w:val="26"/>
        </w:rPr>
        <w:pPrChange w:id="10786" w:author="The Si Tran" w:date="2012-12-14T06:45:00Z">
          <w:pPr>
            <w:spacing w:before="0"/>
            <w:ind w:firstLine="547"/>
          </w:pPr>
        </w:pPrChange>
      </w:pPr>
      <w:ins w:id="10787" w:author="The Si Tran" w:date="2012-12-12T00:03:00Z">
        <w:r w:rsidRPr="00B7223D">
          <w:rPr>
            <w:szCs w:val="26"/>
          </w:rPr>
          <w:t xml:space="preserve">[5] M. Riedmiller. </w:t>
        </w:r>
        <w:r w:rsidRPr="00B7223D">
          <w:rPr>
            <w:i/>
            <w:szCs w:val="26"/>
            <w:rPrChange w:id="10788"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789" w:author="The Si Tran" w:date="2012-12-12T00:03:00Z"/>
          <w:szCs w:val="26"/>
        </w:rPr>
        <w:pPrChange w:id="10790" w:author="The Si Tran" w:date="2012-12-14T06:45:00Z">
          <w:pPr>
            <w:spacing w:before="0"/>
            <w:ind w:firstLine="547"/>
          </w:pPr>
        </w:pPrChange>
      </w:pPr>
      <w:ins w:id="10791" w:author="The Si Tran" w:date="2012-12-12T00:03:00Z">
        <w:r w:rsidRPr="00B7223D">
          <w:rPr>
            <w:szCs w:val="26"/>
          </w:rPr>
          <w:t xml:space="preserve">[6] T. Kolarik, G. Rudorfer. </w:t>
        </w:r>
        <w:r w:rsidRPr="00B7223D">
          <w:rPr>
            <w:i/>
            <w:szCs w:val="26"/>
            <w:rPrChange w:id="10792" w:author="The Si Tran" w:date="2012-12-14T06:44:00Z">
              <w:rPr>
                <w:b/>
                <w:i/>
                <w:szCs w:val="26"/>
              </w:rPr>
            </w:rPrChange>
          </w:rPr>
          <w:t>Time Series Forecasting Using Neural Networks.</w:t>
        </w:r>
        <w:r w:rsidRPr="00B7223D">
          <w:rPr>
            <w:szCs w:val="26"/>
          </w:rPr>
          <w:t xml:space="preserve"> ACM Sigapl Apl Quote Quad, vol. 25, no. 1, </w:t>
        </w:r>
      </w:ins>
      <w:ins w:id="10793" w:author="The Si Tran" w:date="2012-12-14T07:00:00Z">
        <w:r w:rsidR="006F78A0">
          <w:rPr>
            <w:szCs w:val="26"/>
          </w:rPr>
          <w:t>pp</w:t>
        </w:r>
      </w:ins>
      <w:ins w:id="10794" w:author="The Si Tran" w:date="2012-12-12T00:03:00Z">
        <w:r w:rsidRPr="00B7223D">
          <w:rPr>
            <w:szCs w:val="26"/>
          </w:rPr>
          <w:t xml:space="preserve"> 86-94, 1994.</w:t>
        </w:r>
      </w:ins>
    </w:p>
    <w:p w14:paraId="6BB0777B" w14:textId="216FEE3B" w:rsidR="008C1D28" w:rsidRPr="00B7223D" w:rsidRDefault="008C1D28">
      <w:pPr>
        <w:ind w:firstLine="547"/>
        <w:rPr>
          <w:ins w:id="10795" w:author="The Si Tran" w:date="2012-12-12T00:03:00Z"/>
          <w:szCs w:val="26"/>
        </w:rPr>
        <w:pPrChange w:id="10796" w:author="The Si Tran" w:date="2012-12-14T06:45:00Z">
          <w:pPr>
            <w:spacing w:before="0"/>
            <w:ind w:firstLine="547"/>
          </w:pPr>
        </w:pPrChange>
      </w:pPr>
      <w:ins w:id="10797" w:author="The Si Tran" w:date="2012-12-12T00:03:00Z">
        <w:r w:rsidRPr="00B7223D">
          <w:rPr>
            <w:szCs w:val="26"/>
          </w:rPr>
          <w:t xml:space="preserve">[7] I. Kaastra, M. Boyd. </w:t>
        </w:r>
        <w:r w:rsidRPr="00B7223D">
          <w:rPr>
            <w:i/>
            <w:szCs w:val="26"/>
            <w:rPrChange w:id="10798" w:author="The Si Tran" w:date="2012-12-14T06:44:00Z">
              <w:rPr>
                <w:b/>
                <w:i/>
                <w:szCs w:val="26"/>
              </w:rPr>
            </w:rPrChange>
          </w:rPr>
          <w:t>Designing A Neural Network For Forecasting Financial And Economic Time Series.</w:t>
        </w:r>
        <w:r w:rsidRPr="00B7223D">
          <w:rPr>
            <w:szCs w:val="26"/>
          </w:rPr>
          <w:t xml:space="preserve"> Neurocomputing, 10, </w:t>
        </w:r>
      </w:ins>
      <w:ins w:id="10799" w:author="The Si Tran" w:date="2012-12-14T07:00:00Z">
        <w:r w:rsidR="006F78A0">
          <w:rPr>
            <w:szCs w:val="26"/>
          </w:rPr>
          <w:t>pp</w:t>
        </w:r>
      </w:ins>
      <w:ins w:id="10800" w:author="The Si Tran" w:date="2012-12-12T00:03:00Z">
        <w:r w:rsidRPr="00B7223D">
          <w:rPr>
            <w:szCs w:val="26"/>
          </w:rPr>
          <w:t xml:space="preserve"> 215-236, 1996.</w:t>
        </w:r>
      </w:ins>
    </w:p>
    <w:p w14:paraId="6BE4A517" w14:textId="49B817EA" w:rsidR="006E5672" w:rsidRPr="00B7223D" w:rsidRDefault="008C1D28">
      <w:pPr>
        <w:ind w:firstLine="547"/>
        <w:jc w:val="left"/>
        <w:rPr>
          <w:ins w:id="10801" w:author="superchickend" w:date="2012-12-12T08:19:00Z"/>
          <w:szCs w:val="26"/>
        </w:rPr>
        <w:pPrChange w:id="10802" w:author="The Si Tran" w:date="2012-12-14T06:45:00Z">
          <w:pPr>
            <w:spacing w:before="0"/>
            <w:ind w:firstLine="547"/>
            <w:jc w:val="left"/>
          </w:pPr>
        </w:pPrChange>
      </w:pPr>
      <w:ins w:id="10803" w:author="The Si Tran" w:date="2012-12-12T00:03:00Z">
        <w:r w:rsidRPr="00B7223D">
          <w:rPr>
            <w:szCs w:val="26"/>
          </w:rPr>
          <w:t xml:space="preserve">[8] G. Zhang, Michael Y. Hu. </w:t>
        </w:r>
        <w:r w:rsidRPr="00B7223D">
          <w:rPr>
            <w:i/>
            <w:szCs w:val="26"/>
            <w:rPrChange w:id="10804"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805" w:author="The Si Tran" w:date="2012-12-14T07:00:00Z">
        <w:r w:rsidR="006F78A0">
          <w:rPr>
            <w:szCs w:val="26"/>
          </w:rPr>
          <w:t>pp</w:t>
        </w:r>
      </w:ins>
      <w:ins w:id="10806"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807" w:author="superchickend" w:date="2012-12-12T08:19:00Z"/>
        </w:rPr>
        <w:pPrChange w:id="10808" w:author="The Si Tran" w:date="2012-12-14T06:45:00Z">
          <w:pPr>
            <w:pStyle w:val="Stylechun"/>
            <w:ind w:firstLine="547"/>
          </w:pPr>
        </w:pPrChange>
      </w:pPr>
      <w:ins w:id="10809" w:author="superchickend" w:date="2012-12-12T08:19:00Z">
        <w:r w:rsidRPr="00B7223D">
          <w:t xml:space="preserve">[9] Chatfield, Christopher. </w:t>
        </w:r>
        <w:r w:rsidRPr="00B7223D">
          <w:rPr>
            <w:i/>
            <w:rPrChange w:id="10810"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811" w:author="superchickend" w:date="2012-12-12T08:19:00Z"/>
        </w:rPr>
        <w:pPrChange w:id="10812" w:author="The Si Tran" w:date="2012-12-14T06:45:00Z">
          <w:pPr>
            <w:pStyle w:val="Stylechun"/>
            <w:ind w:firstLine="547"/>
          </w:pPr>
        </w:pPrChange>
      </w:pPr>
      <w:ins w:id="10813" w:author="superchickend" w:date="2012-12-12T08:19:00Z">
        <w:r w:rsidRPr="00B7223D">
          <w:t xml:space="preserve">[10] J. Scott Armstrong. </w:t>
        </w:r>
        <w:r w:rsidRPr="00B7223D">
          <w:rPr>
            <w:i/>
            <w:rPrChange w:id="10814"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0815" w:author="The Si Tran" w:date="2012-12-16T20:35:00Z"/>
        </w:rPr>
        <w:pPrChange w:id="10816" w:author="The Si Tran" w:date="2012-12-14T06:45:00Z">
          <w:pPr>
            <w:pStyle w:val="Stylechun"/>
            <w:ind w:firstLine="547"/>
          </w:pPr>
        </w:pPrChange>
      </w:pPr>
      <w:ins w:id="10817" w:author="superchickend" w:date="2012-12-12T08:19:00Z">
        <w:r w:rsidRPr="00B7223D">
          <w:t xml:space="preserve">[11] Jan Sterba, Katarina Hilovska. </w:t>
        </w:r>
        <w:r w:rsidRPr="00B7223D">
          <w:rPr>
            <w:i/>
            <w:rPrChange w:id="10818" w:author="The Si Tran" w:date="2012-12-14T06:44:00Z">
              <w:rPr>
                <w:b/>
                <w:i/>
              </w:rPr>
            </w:rPrChange>
          </w:rPr>
          <w:t>The implementation of hybrid ARIMA-Neural network prediction model for aggregate water consumption prediction</w:t>
        </w:r>
        <w:r w:rsidRPr="00B7223D">
          <w:t>, 201</w:t>
        </w:r>
      </w:ins>
      <w:ins w:id="10819" w:author="The Si Tran" w:date="2012-12-14T06:46:00Z">
        <w:r w:rsidR="00B84941">
          <w:t>0</w:t>
        </w:r>
      </w:ins>
    </w:p>
    <w:p w14:paraId="4FBC053B" w14:textId="2B3ECD49" w:rsidR="00C564CC" w:rsidRDefault="00C564CC">
      <w:pPr>
        <w:pStyle w:val="Stylechun"/>
        <w:ind w:firstLine="547"/>
        <w:rPr>
          <w:ins w:id="10820" w:author="The Si Tran" w:date="2012-12-16T20:44:00Z"/>
          <w:rStyle w:val="NoFormatChar"/>
        </w:rPr>
      </w:pPr>
      <w:ins w:id="10821" w:author="The Si Tran" w:date="2012-12-16T20:35:00Z">
        <w:r>
          <w:t>[12]</w:t>
        </w:r>
      </w:ins>
      <w:ins w:id="10822" w:author="The Si Tran" w:date="2012-12-16T20:38:00Z">
        <w:r>
          <w:t xml:space="preserve"> Nancy Ngo</w:t>
        </w:r>
        <w:r w:rsidRPr="00C564CC">
          <w:t>c Tran</w:t>
        </w:r>
        <w:r>
          <w:t xml:space="preserve">. </w:t>
        </w:r>
      </w:ins>
      <w:ins w:id="10823" w:author="The Si Tran" w:date="2012-12-16T20:40:00Z">
        <w:r w:rsidRPr="00724C67">
          <w:rPr>
            <w:i/>
            <w:rPrChange w:id="10824" w:author="The Si Tran" w:date="2012-12-16T20:47:00Z">
              <w:rPr/>
            </w:rPrChange>
          </w:rPr>
          <w:t>Automatic</w:t>
        </w:r>
      </w:ins>
      <w:ins w:id="10825" w:author="The Si Tran" w:date="2012-12-16T20:39:00Z">
        <w:r w:rsidRPr="00724C67">
          <w:rPr>
            <w:rStyle w:val="NoFormatChar"/>
            <w:i/>
            <w:rPrChange w:id="10826" w:author="The Si Tran" w:date="2012-12-16T20:47:00Z">
              <w:rPr>
                <w:rStyle w:val="NoFormatChar"/>
              </w:rPr>
            </w:rPrChange>
          </w:rPr>
          <w:t xml:space="preserve"> ARIMA time </w:t>
        </w:r>
      </w:ins>
      <w:ins w:id="10827" w:author="The Si Tran" w:date="2012-12-16T20:41:00Z">
        <w:r w:rsidRPr="00724C67">
          <w:rPr>
            <w:rStyle w:val="NoFormatChar"/>
            <w:i/>
            <w:rPrChange w:id="10828"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0829" w:author="The Si Tran" w:date="2012-12-16T20:44:00Z"/>
          <w:rStyle w:val="NoFormatChar"/>
        </w:rPr>
      </w:pPr>
      <w:ins w:id="10830" w:author="The Si Tran" w:date="2012-12-16T20:44:00Z">
        <w:r>
          <w:rPr>
            <w:rStyle w:val="NoFormatChar"/>
          </w:rPr>
          <w:lastRenderedPageBreak/>
          <w:t xml:space="preserve">[13] </w:t>
        </w:r>
      </w:ins>
      <w:ins w:id="10831"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0832" w:author="The Si Tran" w:date="2012-12-16T20:44:00Z">
        <w:r w:rsidRPr="00724C67">
          <w:rPr>
            <w:rStyle w:val="NoFormatChar"/>
            <w:i/>
            <w:rPrChange w:id="10833" w:author="The Si Tran" w:date="2012-12-16T20:47:00Z">
              <w:rPr>
                <w:rStyle w:val="NoFormatChar"/>
              </w:rPr>
            </w:rPrChange>
          </w:rPr>
          <w:t>A closed formula for the Durbin-</w:t>
        </w:r>
      </w:ins>
      <w:ins w:id="10834" w:author="The Si Tran" w:date="2012-12-16T20:45:00Z">
        <w:r w:rsidRPr="00724C67">
          <w:rPr>
            <w:rStyle w:val="NoFormatChar"/>
            <w:i/>
            <w:rPrChange w:id="10835" w:author="The Si Tran" w:date="2012-12-16T20:47:00Z">
              <w:rPr>
                <w:rStyle w:val="NoFormatChar"/>
              </w:rPr>
            </w:rPrChange>
          </w:rPr>
          <w:t>Levinson’</w:t>
        </w:r>
      </w:ins>
      <w:ins w:id="10836" w:author="The Si Tran" w:date="2012-12-16T20:44:00Z">
        <w:r w:rsidRPr="00724C67">
          <w:rPr>
            <w:rStyle w:val="NoFormatChar"/>
            <w:i/>
            <w:rPrChange w:id="10837" w:author="The Si Tran" w:date="2012-12-16T20:47:00Z">
              <w:rPr>
                <w:rStyle w:val="NoFormatChar"/>
              </w:rPr>
            </w:rPrChange>
          </w:rPr>
          <w:t xml:space="preserve">S </w:t>
        </w:r>
      </w:ins>
      <w:ins w:id="10838" w:author="The Si Tran" w:date="2012-12-16T20:45:00Z">
        <w:r w:rsidRPr="00724C67">
          <w:rPr>
            <w:rStyle w:val="NoFormatChar"/>
            <w:i/>
            <w:rPrChange w:id="10839" w:author="The Si Tran" w:date="2012-12-16T20:47:00Z">
              <w:rPr>
                <w:rStyle w:val="NoFormatChar"/>
              </w:rPr>
            </w:rPrChange>
          </w:rPr>
          <w:t>algorithmin seasonal fractionaly integrated processes</w:t>
        </w:r>
        <w:r w:rsidR="00724C67">
          <w:rPr>
            <w:rStyle w:val="NoFormatChar"/>
          </w:rPr>
          <w:t>, 2004</w:t>
        </w:r>
      </w:ins>
      <w:ins w:id="10840" w:author="The Si Tran" w:date="2012-12-16T20:48:00Z">
        <w:r w:rsidR="00ED159E">
          <w:rPr>
            <w:rStyle w:val="NoFormatChar"/>
          </w:rPr>
          <w:t>.</w:t>
        </w:r>
      </w:ins>
    </w:p>
    <w:p w14:paraId="5BAC21D1" w14:textId="579A264C" w:rsidR="005E182F" w:rsidRDefault="006E5672">
      <w:pPr>
        <w:pStyle w:val="Stylechun"/>
        <w:spacing w:before="120"/>
        <w:ind w:firstLine="547"/>
        <w:rPr>
          <w:ins w:id="10841" w:author="superchickend" w:date="2012-12-12T08:19:00Z"/>
        </w:rPr>
        <w:sectPr w:rsidR="005E182F" w:rsidSect="00097101">
          <w:headerReference w:type="default" r:id="rId376"/>
          <w:pgSz w:w="11909" w:h="16834" w:code="9"/>
          <w:pgMar w:top="1411" w:right="1138" w:bottom="1411" w:left="1699" w:header="720" w:footer="720" w:gutter="0"/>
          <w:pgNumType w:start="1"/>
          <w:cols w:space="720"/>
          <w:docGrid w:linePitch="360"/>
        </w:sectPr>
        <w:pPrChange w:id="10846" w:author="The Si Tran" w:date="2012-12-14T06:45:00Z">
          <w:pPr>
            <w:pStyle w:val="Stylechun"/>
            <w:ind w:firstLine="547"/>
          </w:pPr>
        </w:pPrChange>
      </w:pPr>
      <w:ins w:id="10847" w:author="superchickend" w:date="2012-12-12T08:19:00Z">
        <w:del w:id="10848"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849" w:author="The Si Tran" w:date="2012-12-12T00:03:00Z"/>
        </w:rPr>
        <w:pPrChange w:id="10850" w:author="The Si Tran" w:date="2012-12-14T06:45:00Z">
          <w:pPr/>
        </w:pPrChange>
      </w:pPr>
    </w:p>
    <w:p w14:paraId="0C82F3BD" w14:textId="77777777" w:rsidR="006A21F7" w:rsidRPr="00263465" w:rsidDel="008C1D28" w:rsidRDefault="0080635D">
      <w:pPr>
        <w:pStyle w:val="Heading1"/>
        <w:numPr>
          <w:ilvl w:val="0"/>
          <w:numId w:val="0"/>
        </w:numPr>
        <w:ind w:left="360"/>
        <w:rPr>
          <w:del w:id="10851" w:author="The Si Tran" w:date="2012-12-12T00:03:00Z"/>
        </w:rPr>
        <w:pPrChange w:id="10852" w:author="The Si Tran" w:date="2012-12-14T06:45:00Z">
          <w:pPr/>
        </w:pPrChange>
      </w:pPr>
      <w:bookmarkStart w:id="10853" w:name="Bussiness_forecasting_book"/>
      <w:del w:id="10854" w:author="The Si Tran" w:date="2012-12-12T00:03:00Z">
        <w:r w:rsidRPr="00082976" w:rsidDel="008C1D28">
          <w:delText>[1]</w:delText>
        </w:r>
        <w:bookmarkEnd w:id="10853"/>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855" w:author="The Si Tran" w:date="2012-12-11T06:15:00Z"/>
          <w:rFonts w:cs="Times New Roman"/>
        </w:rPr>
        <w:pPrChange w:id="10856" w:author="The Si Tran" w:date="2012-12-14T06:45:00Z">
          <w:pPr>
            <w:pStyle w:val="Heading1"/>
            <w:numPr>
              <w:numId w:val="0"/>
            </w:numPr>
            <w:ind w:left="0" w:firstLine="0"/>
          </w:pPr>
        </w:pPrChange>
      </w:pPr>
      <w:bookmarkStart w:id="10857" w:name="www_investopedia_com"/>
      <w:del w:id="10858" w:author="The Si Tran" w:date="2012-12-12T00:03:00Z">
        <w:r w:rsidRPr="00B312F5" w:rsidDel="008C1D28">
          <w:delText>[2]</w:delText>
        </w:r>
        <w:bookmarkEnd w:id="10857"/>
        <w:r w:rsidRPr="00B312F5" w:rsidDel="008C1D28">
          <w:delText xml:space="preserve"> http://www.investopedia.com/articles/trading/07/stationary.asp#axzz2Bu5LkrNQ</w:delText>
        </w:r>
      </w:del>
      <w:bookmarkStart w:id="10859" w:name="_Toc327348208"/>
      <w:bookmarkStart w:id="10860" w:name="_Toc343461329"/>
      <w:ins w:id="10861" w:author="The Si Tran" w:date="2012-12-11T06:15:00Z">
        <w:r w:rsidR="00516934">
          <w:rPr>
            <w:rFonts w:cs="Times New Roman"/>
          </w:rPr>
          <w:t>P</w:t>
        </w:r>
      </w:ins>
      <w:ins w:id="10862" w:author="The Si Tran" w:date="2012-12-11T06:16:00Z">
        <w:r w:rsidR="00516934">
          <w:rPr>
            <w:rFonts w:cs="Times New Roman"/>
          </w:rPr>
          <w:t>HỤ LỤC</w:t>
        </w:r>
      </w:ins>
      <w:ins w:id="10863" w:author="The Si Tran" w:date="2012-12-11T06:15:00Z">
        <w:r w:rsidR="007F45A3" w:rsidRPr="00E31193">
          <w:rPr>
            <w:rFonts w:cs="Times New Roman"/>
          </w:rPr>
          <w:t xml:space="preserve"> A</w:t>
        </w:r>
        <w:del w:id="10864" w:author="superchickend" w:date="2012-12-16T15:00:00Z">
          <w:r w:rsidR="007F45A3" w:rsidDel="00A70A83">
            <w:rPr>
              <w:rFonts w:cs="Times New Roman"/>
            </w:rPr>
            <w:br/>
          </w:r>
        </w:del>
      </w:ins>
      <w:ins w:id="10865" w:author="superchickend" w:date="2012-12-16T15:00:00Z">
        <w:r w:rsidR="00A70A83">
          <w:rPr>
            <w:rFonts w:cs="Times New Roman"/>
          </w:rPr>
          <w:t xml:space="preserve">    </w:t>
        </w:r>
      </w:ins>
      <w:ins w:id="10866" w:author="The Si Tran" w:date="2012-12-11T06:15:00Z">
        <w:r w:rsidR="007F45A3" w:rsidRPr="003E4DFC">
          <w:rPr>
            <w:rFonts w:cs="Times New Roman"/>
            <w:rPrChange w:id="10867" w:author="The Si Tran" w:date="2012-12-16T09:45:00Z">
              <w:rPr>
                <w:rFonts w:cs="Times New Roman"/>
                <w:sz w:val="26"/>
              </w:rPr>
            </w:rPrChange>
          </w:rPr>
          <w:t>Bảng thuật ngữ Anh-Việt</w:t>
        </w:r>
        <w:bookmarkEnd w:id="10859"/>
        <w:bookmarkEnd w:id="10860"/>
      </w:ins>
    </w:p>
    <w:p w14:paraId="5DD5A0B8" w14:textId="77777777" w:rsidR="007F45A3" w:rsidRPr="006F1B6E" w:rsidRDefault="007F45A3" w:rsidP="007F45A3">
      <w:pPr>
        <w:rPr>
          <w:ins w:id="10868"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869"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870" w:author="The Si Tran" w:date="2012-12-16T10:39:00Z"/>
              </w:rPr>
              <w:pPrChange w:id="10871" w:author="The Si Tran" w:date="2012-12-16T10:40:00Z">
                <w:pPr/>
              </w:pPrChange>
            </w:pPr>
            <w:ins w:id="10872"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873" w:author="The Si Tran" w:date="2012-12-16T10:39:00Z"/>
              </w:rPr>
              <w:pPrChange w:id="10874"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875" w:author="The Si Tran" w:date="2012-12-16T10:39:00Z"/>
              </w:rPr>
              <w:pPrChange w:id="10876" w:author="The Si Tran" w:date="2012-12-16T10:40:00Z">
                <w:pPr/>
              </w:pPrChange>
            </w:pPr>
            <w:ins w:id="10877" w:author="The Si Tran" w:date="2012-12-16T10:39:00Z">
              <w:r w:rsidRPr="006F1B6E">
                <w:t>Hàm kích hoFu</w:t>
              </w:r>
            </w:ins>
          </w:p>
        </w:tc>
      </w:tr>
      <w:tr w:rsidR="00B9548F" w:rsidRPr="006F1B6E" w14:paraId="7225FFA9" w14:textId="77777777" w:rsidTr="00350BDD">
        <w:trPr>
          <w:trHeight w:val="330"/>
          <w:jc w:val="center"/>
          <w:ins w:id="10878"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879" w:author="The Si Tran" w:date="2012-12-16T10:39:00Z"/>
              </w:rPr>
              <w:pPrChange w:id="10880" w:author="The Si Tran" w:date="2012-12-16T10:40:00Z">
                <w:pPr/>
              </w:pPrChange>
            </w:pPr>
            <w:ins w:id="10881"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882" w:author="The Si Tran" w:date="2012-12-16T10:39:00Z"/>
              </w:rPr>
              <w:pPrChange w:id="10883"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884" w:author="The Si Tran" w:date="2012-12-16T10:39:00Z"/>
              </w:rPr>
              <w:pPrChange w:id="10885" w:author="The Si Tran" w:date="2012-12-16T10:40:00Z">
                <w:pPr/>
              </w:pPrChange>
            </w:pPr>
            <w:ins w:id="10886" w:author="The Si Tran" w:date="2012-12-16T10:39:00Z">
              <w:r w:rsidRPr="006F1B6E">
                <w:t>Mrtificial Neural Ne</w:t>
              </w:r>
            </w:ins>
          </w:p>
        </w:tc>
      </w:tr>
      <w:tr w:rsidR="00B9548F" w:rsidRPr="006F1B6E" w14:paraId="356A87E1" w14:textId="77777777" w:rsidTr="00350BDD">
        <w:trPr>
          <w:trHeight w:val="330"/>
          <w:jc w:val="center"/>
          <w:ins w:id="10887"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888" w:author="The Si Tran" w:date="2012-12-16T10:39:00Z"/>
              </w:rPr>
              <w:pPrChange w:id="10889" w:author="The Si Tran" w:date="2012-12-16T10:40:00Z">
                <w:pPr/>
              </w:pPrChange>
            </w:pPr>
            <w:ins w:id="10890"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891" w:author="The Si Tran" w:date="2012-12-16T10:39:00Z"/>
              </w:rPr>
              <w:pPrChange w:id="10892"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893" w:author="The Si Tran" w:date="2012-12-16T10:39:00Z"/>
              </w:rPr>
              <w:pPrChange w:id="10894"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895" w:author="The Si Tran" w:date="2012-12-16T10:39:00Z"/>
              </w:rPr>
              <w:pPrChange w:id="10896" w:author="The Si Tran" w:date="2012-12-16T10:40:00Z">
                <w:pPr/>
              </w:pPrChange>
            </w:pPr>
            <w:ins w:id="10897" w:author="The Si Tran" w:date="2012-12-16T10:39:00Z">
              <w:r w:rsidRPr="006F1B6E">
                <w:t>Hutocorrelational N</w:t>
              </w:r>
            </w:ins>
          </w:p>
        </w:tc>
      </w:tr>
      <w:tr w:rsidR="00B9548F" w:rsidRPr="006F1B6E" w14:paraId="2B9575C6" w14:textId="77777777" w:rsidTr="00350BDD">
        <w:trPr>
          <w:trHeight w:val="330"/>
          <w:jc w:val="center"/>
          <w:ins w:id="10898"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899" w:author="The Si Tran" w:date="2012-12-16T10:39:00Z"/>
              </w:rPr>
              <w:pPrChange w:id="10900" w:author="The Si Tran" w:date="2012-12-16T10:40:00Z">
                <w:pPr/>
              </w:pPrChange>
            </w:pPr>
            <w:ins w:id="10901"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902" w:author="The Si Tran" w:date="2012-12-16T10:39:00Z"/>
              </w:rPr>
              <w:pPrChange w:id="10903"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904" w:author="The Si Tran" w:date="2012-12-16T10:39:00Z"/>
              </w:rPr>
              <w:pPrChange w:id="10905" w:author="The Si Tran" w:date="2012-12-16T10:40:00Z">
                <w:pPr/>
              </w:pPrChange>
            </w:pPr>
            <w:ins w:id="10906" w:author="The Si Tran" w:date="2012-12-16T10:39:00Z">
              <w:r w:rsidRPr="006F1B6E">
                <w:t>Hàm torrelation F</w:t>
              </w:r>
            </w:ins>
          </w:p>
        </w:tc>
      </w:tr>
      <w:tr w:rsidR="00B9548F" w:rsidRPr="006F1B6E" w14:paraId="7BDE6A89" w14:textId="77777777" w:rsidTr="00350BDD">
        <w:trPr>
          <w:trHeight w:val="330"/>
          <w:jc w:val="center"/>
          <w:ins w:id="10907"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908" w:author="The Si Tran" w:date="2012-12-16T10:39:00Z"/>
              </w:rPr>
              <w:pPrChange w:id="10909" w:author="The Si Tran" w:date="2012-12-16T10:40:00Z">
                <w:pPr/>
              </w:pPrChange>
            </w:pPr>
            <w:ins w:id="10910"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911" w:author="The Si Tran" w:date="2012-12-16T10:39:00Z"/>
              </w:rPr>
              <w:pPrChange w:id="10912" w:author="The Si Tran" w:date="2012-12-16T10:40:00Z">
                <w:pPr/>
              </w:pPrChange>
            </w:pPr>
            <w:ins w:id="10913" w:author="The Si Tran" w:date="2012-12-16T10:39:00Z">
              <w:r w:rsidRPr="006F1B6E">
                <w:t>Gickpropagation Algorithmco</w:t>
              </w:r>
            </w:ins>
          </w:p>
        </w:tc>
      </w:tr>
      <w:tr w:rsidR="00B9548F" w:rsidRPr="006F1B6E" w14:paraId="444459FE" w14:textId="77777777" w:rsidTr="00350BDD">
        <w:trPr>
          <w:trHeight w:val="330"/>
          <w:jc w:val="center"/>
          <w:ins w:id="10914"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915" w:author="The Si Tran" w:date="2012-12-16T10:39:00Z"/>
              </w:rPr>
              <w:pPrChange w:id="10916" w:author="The Si Tran" w:date="2012-12-16T10:40:00Z">
                <w:pPr/>
              </w:pPrChange>
            </w:pPr>
            <w:ins w:id="10917"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918" w:author="The Si Tran" w:date="2012-12-16T10:39:00Z"/>
              </w:rPr>
              <w:pPrChange w:id="10919"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920" w:author="The Si Tran" w:date="2012-12-16T10:39:00Z"/>
              </w:rPr>
              <w:pPrChange w:id="10921"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922" w:author="The Si Tran" w:date="2012-12-16T10:39:00Z"/>
              </w:rPr>
              <w:pPrChange w:id="10923" w:author="The Si Tran" w:date="2012-12-16T10:40:00Z">
                <w:pPr/>
              </w:pPrChange>
            </w:pPr>
            <w:ins w:id="10924" w:author="The Si Tran" w:date="2012-12-16T10:39:00Z">
              <w:r w:rsidRPr="006F1B6E">
                <w:t>Hatch Learn</w:t>
              </w:r>
            </w:ins>
          </w:p>
        </w:tc>
      </w:tr>
      <w:tr w:rsidR="00B9548F" w:rsidRPr="006F1B6E" w14:paraId="6451328B" w14:textId="77777777" w:rsidTr="00350BDD">
        <w:trPr>
          <w:trHeight w:val="330"/>
          <w:jc w:val="center"/>
          <w:ins w:id="10925"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926" w:author="The Si Tran" w:date="2012-12-16T10:39:00Z"/>
              </w:rPr>
              <w:pPrChange w:id="10927" w:author="The Si Tran" w:date="2012-12-16T10:40:00Z">
                <w:pPr/>
              </w:pPrChange>
            </w:pPr>
            <w:ins w:id="10928"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929" w:author="The Si Tran" w:date="2012-12-16T10:39:00Z"/>
              </w:rPr>
              <w:pPrChange w:id="10930"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931" w:author="The Si Tran" w:date="2012-12-16T10:39:00Z"/>
              </w:rPr>
              <w:pPrChange w:id="10932"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933" w:author="The Si Tran" w:date="2012-12-16T10:39:00Z"/>
              </w:rPr>
              <w:pPrChange w:id="10934"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935" w:author="The Si Tran" w:date="2012-12-16T10:39:00Z"/>
              </w:rPr>
              <w:pPrChange w:id="10936" w:author="The Si Tran" w:date="2012-12-16T10:40:00Z">
                <w:pPr/>
              </w:pPrChange>
            </w:pPr>
            <w:ins w:id="10937" w:author="The Si Tran" w:date="2012-12-16T10:39:00Z">
              <w:r w:rsidRPr="006F1B6E">
                <w:t>Điash L</w:t>
              </w:r>
            </w:ins>
          </w:p>
        </w:tc>
      </w:tr>
      <w:tr w:rsidR="00B9548F" w:rsidRPr="006F1B6E" w14:paraId="3591884B" w14:textId="77777777" w:rsidTr="00350BDD">
        <w:trPr>
          <w:trHeight w:val="330"/>
          <w:jc w:val="center"/>
          <w:ins w:id="10938"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939" w:author="The Si Tran" w:date="2012-12-16T10:39:00Z"/>
              </w:rPr>
              <w:pPrChange w:id="10940" w:author="The Si Tran" w:date="2012-12-16T10:40:00Z">
                <w:pPr/>
              </w:pPrChange>
            </w:pPr>
            <w:ins w:id="10941"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942" w:author="The Si Tran" w:date="2012-12-16T10:39:00Z"/>
              </w:rPr>
              <w:pPrChange w:id="10943"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944" w:author="The Si Tran" w:date="2012-12-16T10:39:00Z"/>
              </w:rPr>
              <w:pPrChange w:id="10945"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946" w:author="The Si Tran" w:date="2012-12-16T10:39:00Z"/>
              </w:rPr>
              <w:pPrChange w:id="10947"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948" w:author="The Si Tran" w:date="2012-12-16T10:39:00Z"/>
              </w:rPr>
              <w:pPrChange w:id="10949" w:author="The Si Tran" w:date="2012-12-16T10:40:00Z">
                <w:pPr/>
              </w:pPrChange>
            </w:pPr>
            <w:ins w:id="10950" w:author="The Si Tran" w:date="2012-12-16T10:39:00Z">
              <w:r w:rsidRPr="006F1B6E">
                <w:t>Tính chu kn</w:t>
              </w:r>
            </w:ins>
          </w:p>
        </w:tc>
      </w:tr>
      <w:tr w:rsidR="00B9548F" w:rsidRPr="006F1B6E" w14:paraId="3BDE2DF8" w14:textId="77777777" w:rsidTr="00350BDD">
        <w:trPr>
          <w:trHeight w:val="330"/>
          <w:jc w:val="center"/>
          <w:ins w:id="10951"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952" w:author="The Si Tran" w:date="2012-12-16T10:39:00Z"/>
              </w:rPr>
              <w:pPrChange w:id="10953" w:author="The Si Tran" w:date="2012-12-16T10:40:00Z">
                <w:pPr/>
              </w:pPrChange>
            </w:pPr>
            <w:ins w:id="10954"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955" w:author="The Si Tran" w:date="2012-12-16T10:39:00Z"/>
              </w:rPr>
              <w:pPrChange w:id="10956"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957" w:author="The Si Tran" w:date="2012-12-16T10:39:00Z"/>
              </w:rPr>
              <w:pPrChange w:id="10958"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959" w:author="The Si Tran" w:date="2012-12-16T10:39:00Z"/>
              </w:rPr>
              <w:pPrChange w:id="10960" w:author="The Si Tran" w:date="2012-12-16T10:40:00Z">
                <w:pPr/>
              </w:pPrChange>
            </w:pPr>
            <w:ins w:id="10961" w:author="The Si Tran" w:date="2012-12-16T10:39:00Z">
              <w:r w:rsidRPr="006F1B6E">
                <w:t>Mecision Surfa</w:t>
              </w:r>
            </w:ins>
          </w:p>
        </w:tc>
      </w:tr>
      <w:tr w:rsidR="00B9548F" w:rsidRPr="006F1B6E" w14:paraId="3CEED30A" w14:textId="77777777" w:rsidTr="00350BDD">
        <w:trPr>
          <w:trHeight w:val="330"/>
          <w:jc w:val="center"/>
          <w:ins w:id="10962"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963" w:author="The Si Tran" w:date="2012-12-16T10:39:00Z"/>
              </w:rPr>
              <w:pPrChange w:id="10964" w:author="The Si Tran" w:date="2012-12-16T10:40:00Z">
                <w:pPr/>
              </w:pPrChange>
            </w:pPr>
            <w:ins w:id="10965"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966" w:author="The Si Tran" w:date="2012-12-16T10:39:00Z"/>
              </w:rPr>
              <w:pPrChange w:id="10967"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968" w:author="The Si Tran" w:date="2012-12-16T10:39:00Z"/>
              </w:rPr>
              <w:pPrChange w:id="10969"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970" w:author="The Si Tran" w:date="2012-12-16T10:39:00Z"/>
              </w:rPr>
              <w:pPrChange w:id="10971" w:author="The Si Tran" w:date="2012-12-16T10:40:00Z">
                <w:pPr/>
              </w:pPrChange>
            </w:pPr>
            <w:ins w:id="10972" w:author="The Si Tran" w:date="2012-12-16T10:39:00Z">
              <w:r w:rsidRPr="006F1B6E">
                <w:t>Lulta Rule</w:t>
              </w:r>
            </w:ins>
          </w:p>
        </w:tc>
      </w:tr>
      <w:tr w:rsidR="00B9548F" w:rsidRPr="006F1B6E" w14:paraId="7D5937D9" w14:textId="77777777" w:rsidTr="00350BDD">
        <w:trPr>
          <w:trHeight w:val="330"/>
          <w:jc w:val="center"/>
          <w:ins w:id="10973"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974" w:author="The Si Tran" w:date="2012-12-16T10:39:00Z"/>
              </w:rPr>
              <w:pPrChange w:id="10975" w:author="The Si Tran" w:date="2012-12-16T10:40:00Z">
                <w:pPr/>
              </w:pPrChange>
            </w:pPr>
            <w:ins w:id="10976"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977" w:author="The Si Tran" w:date="2012-12-16T10:39:00Z"/>
              </w:rPr>
              <w:pPrChange w:id="10978"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979" w:author="The Si Tran" w:date="2012-12-16T10:39:00Z"/>
              </w:rPr>
              <w:pPrChange w:id="10980"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981" w:author="The Si Tran" w:date="2012-12-16T10:39:00Z"/>
              </w:rPr>
              <w:pPrChange w:id="10982" w:author="The Si Tran" w:date="2012-12-16T10:40:00Z">
                <w:pPr/>
              </w:pPrChange>
            </w:pPr>
            <w:ins w:id="10983" w:author="The Si Tran" w:date="2012-12-16T10:39:00Z">
              <w:r w:rsidRPr="006F1B6E">
                <w:t>Lifferen</w:t>
              </w:r>
            </w:ins>
          </w:p>
        </w:tc>
      </w:tr>
      <w:tr w:rsidR="00B9548F" w:rsidRPr="006F1B6E" w14:paraId="17871B21" w14:textId="77777777" w:rsidTr="00350BDD">
        <w:trPr>
          <w:trHeight w:val="330"/>
          <w:jc w:val="center"/>
          <w:ins w:id="10984"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985" w:author="The Si Tran" w:date="2012-12-16T10:39:00Z"/>
              </w:rPr>
              <w:pPrChange w:id="10986" w:author="The Si Tran" w:date="2012-12-16T10:40:00Z">
                <w:pPr/>
              </w:pPrChange>
            </w:pPr>
            <w:ins w:id="10987"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988" w:author="The Si Tran" w:date="2012-12-16T10:39:00Z"/>
              </w:rPr>
              <w:pPrChange w:id="10989" w:author="The Si Tran" w:date="2012-12-16T10:40:00Z">
                <w:pPr/>
              </w:pPrChange>
            </w:pPr>
            <w:ins w:id="10990" w:author="The Si Tran" w:date="2012-12-16T10:39:00Z">
              <w:r w:rsidRPr="006F1B6E">
                <w:t>Meed-forward neur</w:t>
              </w:r>
            </w:ins>
          </w:p>
        </w:tc>
      </w:tr>
      <w:tr w:rsidR="00B9548F" w:rsidRPr="006F1B6E" w14:paraId="0B04352D" w14:textId="77777777" w:rsidTr="00350BDD">
        <w:trPr>
          <w:trHeight w:val="330"/>
          <w:jc w:val="center"/>
          <w:ins w:id="10991"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0992" w:author="The Si Tran" w:date="2012-12-16T10:39:00Z"/>
              </w:rPr>
              <w:pPrChange w:id="10993" w:author="The Si Tran" w:date="2012-12-16T10:40:00Z">
                <w:pPr/>
              </w:pPrChange>
            </w:pPr>
            <w:ins w:id="10994"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0995" w:author="The Si Tran" w:date="2012-12-16T10:39:00Z"/>
              </w:rPr>
              <w:pPrChange w:id="10996"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0997" w:author="The Si Tran" w:date="2012-12-16T10:39:00Z"/>
              </w:rPr>
              <w:pPrChange w:id="10998"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0999" w:author="The Si Tran" w:date="2012-12-16T10:39:00Z"/>
              </w:rPr>
              <w:pPrChange w:id="11000" w:author="The Si Tran" w:date="2012-12-16T10:40:00Z">
                <w:pPr/>
              </w:pPrChange>
            </w:pPr>
            <w:ins w:id="11001" w:author="The Si Tran" w:date="2012-12-16T10:39:00Z">
              <w:r w:rsidRPr="006F1B6E">
                <w:t>clobal Minimumeur</w:t>
              </w:r>
            </w:ins>
          </w:p>
        </w:tc>
      </w:tr>
      <w:tr w:rsidR="00B9548F" w:rsidRPr="006F1B6E" w14:paraId="7D658AB4" w14:textId="77777777" w:rsidTr="00350BDD">
        <w:trPr>
          <w:trHeight w:val="330"/>
          <w:jc w:val="center"/>
          <w:ins w:id="11002"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003" w:author="The Si Tran" w:date="2012-12-16T10:39:00Z"/>
              </w:rPr>
              <w:pPrChange w:id="11004" w:author="The Si Tran" w:date="2012-12-16T10:40:00Z">
                <w:pPr/>
              </w:pPrChange>
            </w:pPr>
            <w:ins w:id="11005"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006" w:author="The Si Tran" w:date="2012-12-16T10:39:00Z"/>
              </w:rPr>
              <w:pPrChange w:id="11007"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008" w:author="The Si Tran" w:date="2012-12-16T10:39:00Z"/>
              </w:rPr>
              <w:pPrChange w:id="11009"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010" w:author="The Si Tran" w:date="2012-12-16T10:39:00Z"/>
              </w:rPr>
              <w:pPrChange w:id="11011" w:author="The Si Tran" w:date="2012-12-16T10:40:00Z">
                <w:pPr/>
              </w:pPrChange>
            </w:pPr>
            <w:ins w:id="11012" w:author="The Si Tran" w:date="2012-12-16T10:39:00Z">
              <w:r w:rsidRPr="006F1B6E">
                <w:t>chibal Strategyural</w:t>
              </w:r>
            </w:ins>
          </w:p>
        </w:tc>
      </w:tr>
      <w:tr w:rsidR="00B9548F" w:rsidRPr="006F1B6E" w14:paraId="73F27E6E" w14:textId="77777777" w:rsidTr="00350BDD">
        <w:trPr>
          <w:trHeight w:val="330"/>
          <w:jc w:val="center"/>
          <w:ins w:id="11013"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014" w:author="The Si Tran" w:date="2012-12-16T10:39:00Z"/>
              </w:rPr>
              <w:pPrChange w:id="11015" w:author="The Si Tran" w:date="2012-12-16T10:40:00Z">
                <w:pPr/>
              </w:pPrChange>
            </w:pPr>
            <w:ins w:id="11016"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017" w:author="The Si Tran" w:date="2012-12-16T10:39:00Z"/>
              </w:rPr>
              <w:pPrChange w:id="11018"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019" w:author="The Si Tran" w:date="2012-12-16T10:39:00Z"/>
              </w:rPr>
              <w:pPrChange w:id="11020"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021" w:author="The Si Tran" w:date="2012-12-16T10:39:00Z"/>
              </w:rPr>
              <w:pPrChange w:id="11022" w:author="The Si Tran" w:date="2012-12-16T10:40:00Z">
                <w:pPr/>
              </w:pPrChange>
            </w:pPr>
            <w:ins w:id="11023" w:author="The Si Tran" w:date="2012-12-16T10:39:00Z">
              <w:r w:rsidRPr="006F1B6E">
                <w:t>Đradie</w:t>
              </w:r>
            </w:ins>
          </w:p>
        </w:tc>
      </w:tr>
      <w:tr w:rsidR="00B9548F" w:rsidRPr="006F1B6E" w14:paraId="4EC95E83" w14:textId="77777777" w:rsidTr="00350BDD">
        <w:trPr>
          <w:trHeight w:val="330"/>
          <w:jc w:val="center"/>
          <w:ins w:id="11024"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025" w:author="The Si Tran" w:date="2012-12-16T10:39:00Z"/>
              </w:rPr>
              <w:pPrChange w:id="11026" w:author="The Si Tran" w:date="2012-12-16T10:40:00Z">
                <w:pPr/>
              </w:pPrChange>
            </w:pPr>
            <w:ins w:id="11027"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028" w:author="The Si Tran" w:date="2012-12-16T10:39:00Z"/>
              </w:rPr>
              <w:pPrChange w:id="11029"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030" w:author="The Si Tran" w:date="2012-12-16T10:39:00Z"/>
              </w:rPr>
              <w:pPrChange w:id="11031"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032" w:author="The Si Tran" w:date="2012-12-16T10:39:00Z"/>
              </w:rPr>
              <w:pPrChange w:id="11033" w:author="The Si Tran" w:date="2012-12-16T10:40:00Z">
                <w:pPr/>
              </w:pPrChange>
            </w:pPr>
            <w:ins w:id="11034" w:author="The Si Tran" w:date="2012-12-16T10:39:00Z">
              <w:r w:rsidRPr="006F1B6E">
                <w:t>Giadient De</w:t>
              </w:r>
            </w:ins>
          </w:p>
        </w:tc>
      </w:tr>
      <w:tr w:rsidR="00B9548F" w:rsidRPr="006F1B6E" w14:paraId="188D5C47" w14:textId="77777777" w:rsidTr="00350BDD">
        <w:trPr>
          <w:trHeight w:val="330"/>
          <w:jc w:val="center"/>
          <w:ins w:id="11035"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036" w:author="The Si Tran" w:date="2012-12-16T10:39:00Z"/>
              </w:rPr>
              <w:pPrChange w:id="11037" w:author="The Si Tran" w:date="2012-12-16T10:40:00Z">
                <w:pPr/>
              </w:pPrChange>
            </w:pPr>
            <w:ins w:id="11038"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039" w:author="The Si Tran" w:date="2012-12-16T10:39:00Z"/>
              </w:rPr>
              <w:pPrChange w:id="11040"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041" w:author="The Si Tran" w:date="2012-12-16T10:39:00Z"/>
              </w:rPr>
              <w:pPrChange w:id="11042"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043" w:author="The Si Tran" w:date="2012-12-16T10:39:00Z"/>
              </w:rPr>
              <w:pPrChange w:id="11044" w:author="The Si Tran" w:date="2012-12-16T10:40:00Z">
                <w:pPr/>
              </w:pPrChange>
            </w:pPr>
            <w:ins w:id="11045" w:author="The Si Tran" w:date="2012-12-16T10:39:00Z">
              <w:r w:rsidRPr="006F1B6E">
                <w:t>Siêu phane</w:t>
              </w:r>
            </w:ins>
          </w:p>
        </w:tc>
      </w:tr>
      <w:tr w:rsidR="00B9548F" w:rsidRPr="006F1B6E" w14:paraId="6CD83968" w14:textId="77777777" w:rsidTr="00350BDD">
        <w:trPr>
          <w:trHeight w:val="330"/>
          <w:jc w:val="center"/>
          <w:ins w:id="11046"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047" w:author="The Si Tran" w:date="2012-12-16T10:39:00Z"/>
              </w:rPr>
              <w:pPrChange w:id="11048" w:author="The Si Tran" w:date="2012-12-16T10:40:00Z">
                <w:pPr/>
              </w:pPrChange>
            </w:pPr>
            <w:ins w:id="11049"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050" w:author="The Si Tran" w:date="2012-12-16T10:39:00Z"/>
              </w:rPr>
              <w:pPrChange w:id="11051" w:author="The Si Tran" w:date="2012-12-16T10:40:00Z">
                <w:pPr/>
              </w:pPrChange>
            </w:pPr>
            <w:ins w:id="11052" w:author="The Si Tran" w:date="2012-12-16T10:39:00Z">
              <w:r w:rsidRPr="006F1B6E">
                <w:t>Gicremental Gradient D</w:t>
              </w:r>
            </w:ins>
          </w:p>
        </w:tc>
      </w:tr>
      <w:tr w:rsidR="00B9548F" w:rsidRPr="006F1B6E" w14:paraId="428AAE3F" w14:textId="77777777" w:rsidTr="00350BDD">
        <w:trPr>
          <w:trHeight w:val="330"/>
          <w:jc w:val="center"/>
          <w:ins w:id="11053"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054" w:author="The Si Tran" w:date="2012-12-16T10:39:00Z"/>
              </w:rPr>
              <w:pPrChange w:id="11055" w:author="The Si Tran" w:date="2012-12-16T10:40:00Z">
                <w:pPr/>
              </w:pPrChange>
            </w:pPr>
            <w:ins w:id="11056"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057" w:author="The Si Tran" w:date="2012-12-16T10:39:00Z"/>
              </w:rPr>
              <w:pPrChange w:id="11058"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059" w:author="The Si Tran" w:date="2012-12-16T10:39:00Z"/>
              </w:rPr>
              <w:pPrChange w:id="11060"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061" w:author="The Si Tran" w:date="2012-12-16T10:39:00Z"/>
              </w:rPr>
              <w:pPrChange w:id="11062" w:author="The Si Tran" w:date="2012-12-16T10:40:00Z">
                <w:pPr/>
              </w:pPrChange>
            </w:pPr>
            <w:ins w:id="11063" w:author="The Si Tran" w:date="2012-12-16T10:39:00Z">
              <w:r w:rsidRPr="006F1B6E">
                <w:t>Tính blaral Grad</w:t>
              </w:r>
            </w:ins>
          </w:p>
        </w:tc>
      </w:tr>
      <w:tr w:rsidR="00B9548F" w:rsidRPr="006F1B6E" w14:paraId="4EF24CCD" w14:textId="77777777" w:rsidTr="00350BDD">
        <w:trPr>
          <w:trHeight w:val="330"/>
          <w:jc w:val="center"/>
          <w:ins w:id="11064"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065" w:author="The Si Tran" w:date="2012-12-16T10:39:00Z"/>
              </w:rPr>
              <w:pPrChange w:id="11066" w:author="The Si Tran" w:date="2012-12-16T10:40:00Z">
                <w:pPr/>
              </w:pPrChange>
            </w:pPr>
            <w:ins w:id="11067"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068" w:author="The Si Tran" w:date="2012-12-16T10:39:00Z"/>
              </w:rPr>
              <w:pPrChange w:id="11069"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070" w:author="The Si Tran" w:date="2012-12-16T10:39:00Z"/>
              </w:rPr>
              <w:pPrChange w:id="11071" w:author="The Si Tran" w:date="2012-12-16T10:40:00Z">
                <w:pPr/>
              </w:pPrChange>
            </w:pPr>
            <w:ins w:id="11072" w:author="The Si Tran" w:date="2012-12-16T10:39:00Z">
              <w:r w:rsidRPr="006F1B6E">
                <w:t>Hearning By Ep</w:t>
              </w:r>
            </w:ins>
          </w:p>
        </w:tc>
      </w:tr>
      <w:tr w:rsidR="00B9548F" w:rsidRPr="006F1B6E" w14:paraId="701F0796" w14:textId="77777777" w:rsidTr="00350BDD">
        <w:trPr>
          <w:trHeight w:val="330"/>
          <w:jc w:val="center"/>
          <w:ins w:id="11073"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074" w:author="The Si Tran" w:date="2012-12-16T10:39:00Z"/>
              </w:rPr>
              <w:pPrChange w:id="11075" w:author="The Si Tran" w:date="2012-12-16T10:40:00Z">
                <w:pPr/>
              </w:pPrChange>
            </w:pPr>
            <w:ins w:id="11076"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077" w:author="The Si Tran" w:date="2012-12-16T10:39:00Z"/>
              </w:rPr>
              <w:pPrChange w:id="11078"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079" w:author="The Si Tran" w:date="2012-12-16T10:39:00Z"/>
              </w:rPr>
              <w:pPrChange w:id="11080" w:author="The Si Tran" w:date="2012-12-16T10:40:00Z">
                <w:pPr/>
              </w:pPrChange>
            </w:pPr>
            <w:ins w:id="11081" w:author="The Si Tran" w:date="2012-12-16T10:39:00Z">
              <w:r w:rsidRPr="006F1B6E">
                <w:t xml:space="preserve">Hearning By </w:t>
              </w:r>
            </w:ins>
          </w:p>
        </w:tc>
      </w:tr>
      <w:tr w:rsidR="00B9548F" w:rsidRPr="006F1B6E" w14:paraId="7CE027F9" w14:textId="77777777" w:rsidTr="00350BDD">
        <w:trPr>
          <w:trHeight w:val="330"/>
          <w:jc w:val="center"/>
          <w:ins w:id="11082"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083" w:author="The Si Tran" w:date="2012-12-16T10:39:00Z"/>
              </w:rPr>
              <w:pPrChange w:id="11084" w:author="The Si Tran" w:date="2012-12-16T10:40:00Z">
                <w:pPr/>
              </w:pPrChange>
            </w:pPr>
            <w:ins w:id="11085"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086" w:author="The Si Tran" w:date="2012-12-16T10:39:00Z"/>
              </w:rPr>
              <w:pPrChange w:id="11087"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088" w:author="The Si Tran" w:date="2012-12-16T10:39:00Z"/>
              </w:rPr>
              <w:pPrChange w:id="11089"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090" w:author="The Si Tran" w:date="2012-12-16T10:39:00Z"/>
              </w:rPr>
              <w:pPrChange w:id="11091" w:author="The Si Tran" w:date="2012-12-16T10:40:00Z">
                <w:pPr/>
              </w:pPrChange>
            </w:pPr>
            <w:ins w:id="11092" w:author="The Si Tran" w:date="2012-12-16T10:39:00Z">
              <w:r w:rsidRPr="006F1B6E">
                <w:t xml:space="preserve">Hearning </w:t>
              </w:r>
            </w:ins>
          </w:p>
        </w:tc>
      </w:tr>
      <w:tr w:rsidR="00B9548F" w:rsidRPr="006F1B6E" w14:paraId="6EF4B38F" w14:textId="77777777" w:rsidTr="00350BDD">
        <w:trPr>
          <w:trHeight w:val="330"/>
          <w:jc w:val="center"/>
          <w:ins w:id="11093"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094" w:author="The Si Tran" w:date="2012-12-16T10:39:00Z"/>
              </w:rPr>
              <w:pPrChange w:id="11095" w:author="The Si Tran" w:date="2012-12-16T10:40:00Z">
                <w:pPr/>
              </w:pPrChange>
            </w:pPr>
            <w:ins w:id="11096"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097" w:author="The Si Tran" w:date="2012-12-16T10:39:00Z"/>
              </w:rPr>
              <w:pPrChange w:id="11098"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099" w:author="The Si Tran" w:date="2012-12-16T10:39:00Z"/>
              </w:rPr>
              <w:pPrChange w:id="11100" w:author="The Si Tran" w:date="2012-12-16T10:40:00Z">
                <w:pPr/>
              </w:pPrChange>
            </w:pPr>
            <w:ins w:id="11101" w:author="The Si Tran" w:date="2012-12-16T10:39:00Z">
              <w:r w:rsidRPr="006F1B6E">
                <w:t>Đeast Absolute Deviationce</w:t>
              </w:r>
            </w:ins>
          </w:p>
        </w:tc>
      </w:tr>
      <w:tr w:rsidR="00B9548F" w:rsidRPr="006F1B6E" w14:paraId="21985A06" w14:textId="77777777" w:rsidTr="00350BDD">
        <w:trPr>
          <w:trHeight w:val="330"/>
          <w:jc w:val="center"/>
          <w:ins w:id="11102"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103" w:author="The Si Tran" w:date="2012-12-16T10:39:00Z"/>
              </w:rPr>
              <w:pPrChange w:id="11104" w:author="The Si Tran" w:date="2012-12-16T10:40:00Z">
                <w:pPr/>
              </w:pPrChange>
            </w:pPr>
            <w:ins w:id="11105"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106" w:author="The Si Tran" w:date="2012-12-16T10:39:00Z"/>
              </w:rPr>
              <w:pPrChange w:id="11107"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108" w:author="The Si Tran" w:date="2012-12-16T10:39:00Z"/>
              </w:rPr>
              <w:pPrChange w:id="11109"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110" w:author="The Si Tran" w:date="2012-12-16T10:39:00Z"/>
              </w:rPr>
              <w:pPrChange w:id="11111" w:author="The Si Tran" w:date="2012-12-16T10:40:00Z">
                <w:pPr/>
              </w:pPrChange>
            </w:pPr>
            <w:ins w:id="11112" w:author="The Si Tran" w:date="2012-12-16T10:39:00Z">
              <w:r w:rsidRPr="006F1B6E">
                <w:t>Đơn vr Unitute De</w:t>
              </w:r>
            </w:ins>
          </w:p>
        </w:tc>
      </w:tr>
      <w:tr w:rsidR="00B9548F" w:rsidRPr="006F1B6E" w14:paraId="119C06BC" w14:textId="77777777" w:rsidTr="00350BDD">
        <w:trPr>
          <w:trHeight w:val="330"/>
          <w:jc w:val="center"/>
          <w:ins w:id="11113"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114" w:author="The Si Tran" w:date="2012-12-16T10:39:00Z"/>
              </w:rPr>
              <w:pPrChange w:id="11115" w:author="The Si Tran" w:date="2012-12-16T10:40:00Z">
                <w:pPr/>
              </w:pPrChange>
            </w:pPr>
            <w:ins w:id="11116"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117" w:author="The Si Tran" w:date="2012-12-16T10:39:00Z"/>
              </w:rPr>
              <w:pPrChange w:id="11118"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119" w:author="The Si Tran" w:date="2012-12-16T10:39:00Z"/>
              </w:rPr>
              <w:pPrChange w:id="11120" w:author="The Si Tran" w:date="2012-12-16T10:40:00Z">
                <w:pPr/>
              </w:pPrChange>
            </w:pPr>
            <w:ins w:id="11121" w:author="The Si Tran" w:date="2012-12-16T10:39:00Z">
              <w:r w:rsidRPr="006F1B6E">
                <w:t>Khnearly Separablei</w:t>
              </w:r>
            </w:ins>
          </w:p>
        </w:tc>
      </w:tr>
      <w:tr w:rsidR="00B9548F" w:rsidRPr="006F1B6E" w14:paraId="26854351" w14:textId="77777777" w:rsidTr="00350BDD">
        <w:trPr>
          <w:trHeight w:val="330"/>
          <w:jc w:val="center"/>
          <w:ins w:id="11122"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123" w:author="The Si Tran" w:date="2012-12-16T10:39:00Z"/>
              </w:rPr>
              <w:pPrChange w:id="11124" w:author="The Si Tran" w:date="2012-12-16T10:40:00Z">
                <w:pPr/>
              </w:pPrChange>
            </w:pPr>
            <w:ins w:id="11125"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126" w:author="The Si Tran" w:date="2012-12-16T10:39:00Z"/>
              </w:rPr>
              <w:pPrChange w:id="11127"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128" w:author="The Si Tran" w:date="2012-12-16T10:39:00Z"/>
              </w:rPr>
              <w:pPrChange w:id="11129"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130" w:author="The Si Tran" w:date="2012-12-16T10:39:00Z"/>
              </w:rPr>
              <w:pPrChange w:id="11131" w:author="The Si Tran" w:date="2012-12-16T10:40:00Z">
                <w:pPr/>
              </w:pPrChange>
            </w:pPr>
            <w:ins w:id="11132" w:author="The Si Tran" w:date="2012-12-16T10:39:00Z">
              <w:r w:rsidRPr="006F1B6E">
                <w:t>Tocal Minimum</w:t>
              </w:r>
            </w:ins>
          </w:p>
        </w:tc>
      </w:tr>
      <w:tr w:rsidR="00B9548F" w:rsidRPr="006F1B6E" w14:paraId="24B31742" w14:textId="77777777" w:rsidTr="00350BDD">
        <w:trPr>
          <w:trHeight w:val="330"/>
          <w:jc w:val="center"/>
          <w:ins w:id="11133"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134" w:author="The Si Tran" w:date="2012-12-16T10:39:00Z"/>
              </w:rPr>
              <w:pPrChange w:id="11135" w:author="The Si Tran" w:date="2012-12-16T10:40:00Z">
                <w:pPr/>
              </w:pPrChange>
            </w:pPr>
            <w:ins w:id="11136"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137" w:author="The Si Tran" w:date="2012-12-16T10:39:00Z"/>
              </w:rPr>
              <w:pPrChange w:id="11138"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139" w:author="The Si Tran" w:date="2012-12-16T10:39:00Z"/>
              </w:rPr>
              <w:pPrChange w:id="11140"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141" w:author="The Si Tran" w:date="2012-12-16T10:39:00Z"/>
              </w:rPr>
              <w:pPrChange w:id="11142" w:author="The Si Tran" w:date="2012-12-16T10:40:00Z">
                <w:pPr/>
              </w:pPrChange>
            </w:pPr>
            <w:ins w:id="11143" w:author="The Si Tran" w:date="2012-12-16T10:39:00Z">
              <w:r w:rsidRPr="006F1B6E">
                <w:t>Chial Strategyabl</w:t>
              </w:r>
            </w:ins>
          </w:p>
        </w:tc>
      </w:tr>
      <w:tr w:rsidR="00B9548F" w:rsidRPr="006F1B6E" w14:paraId="0C523C6D" w14:textId="77777777" w:rsidTr="00350BDD">
        <w:trPr>
          <w:trHeight w:val="330"/>
          <w:jc w:val="center"/>
          <w:ins w:id="11144"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145" w:author="The Si Tran" w:date="2012-12-16T10:39:00Z"/>
              </w:rPr>
              <w:pPrChange w:id="11146" w:author="The Si Tran" w:date="2012-12-16T10:40:00Z">
                <w:pPr/>
              </w:pPrChange>
            </w:pPr>
            <w:ins w:id="11147"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148" w:author="The Si Tran" w:date="2012-12-16T10:39:00Z"/>
              </w:rPr>
              <w:pPrChange w:id="11149"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150" w:author="The Si Tran" w:date="2012-12-16T10:39:00Z"/>
              </w:rPr>
              <w:pPrChange w:id="11151" w:author="The Si Tran" w:date="2012-12-16T10:40:00Z">
                <w:pPr/>
              </w:pPrChange>
            </w:pPr>
            <w:ins w:id="11152" w:author="The Si Tran" w:date="2012-12-16T10:39:00Z">
              <w:r w:rsidRPr="006F1B6E">
                <w:t>Trung bình tuyErrors lung</w:t>
              </w:r>
            </w:ins>
          </w:p>
        </w:tc>
      </w:tr>
      <w:tr w:rsidR="00B9548F" w:rsidRPr="006F1B6E" w14:paraId="419DB81B" w14:textId="77777777" w:rsidTr="00350BDD">
        <w:trPr>
          <w:trHeight w:val="330"/>
          <w:jc w:val="center"/>
          <w:ins w:id="11153"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154" w:author="The Si Tran" w:date="2012-12-16T10:39:00Z"/>
              </w:rPr>
              <w:pPrChange w:id="11155" w:author="The Si Tran" w:date="2012-12-16T10:40:00Z">
                <w:pPr/>
              </w:pPrChange>
            </w:pPr>
            <w:ins w:id="11156"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157" w:author="The Si Tran" w:date="2012-12-16T10:39:00Z"/>
              </w:rPr>
              <w:pPrChange w:id="11158"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159" w:author="The Si Tran" w:date="2012-12-16T10:39:00Z"/>
              </w:rPr>
              <w:pPrChange w:id="11160" w:author="The Si Tran" w:date="2012-12-16T10:40:00Z">
                <w:pPr/>
              </w:pPrChange>
            </w:pPr>
            <w:ins w:id="11161" w:author="The Si Tran" w:date="2012-12-16T10:39:00Z">
              <w:r w:rsidRPr="006F1B6E">
                <w:t>Trung bình bình phương lce</w:t>
              </w:r>
            </w:ins>
          </w:p>
        </w:tc>
      </w:tr>
      <w:tr w:rsidR="00B9548F" w:rsidRPr="006F1B6E" w14:paraId="127E4ED0" w14:textId="77777777" w:rsidTr="00350BDD">
        <w:trPr>
          <w:trHeight w:val="330"/>
          <w:jc w:val="center"/>
          <w:ins w:id="11162"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163" w:author="The Si Tran" w:date="2012-12-16T10:39:00Z"/>
              </w:rPr>
              <w:pPrChange w:id="11164" w:author="The Si Tran" w:date="2012-12-16T10:40:00Z">
                <w:pPr/>
              </w:pPrChange>
            </w:pPr>
            <w:ins w:id="11165"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166" w:author="The Si Tran" w:date="2012-12-16T10:39:00Z"/>
              </w:rPr>
              <w:pPrChange w:id="11167"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168" w:author="The Si Tran" w:date="2012-12-16T10:39:00Z"/>
              </w:rPr>
              <w:pPrChange w:id="11169" w:author="The Si Tran" w:date="2012-12-16T10:40:00Z">
                <w:pPr/>
              </w:pPrChange>
            </w:pPr>
            <w:ins w:id="11170" w:author="The Si Tran" w:date="2012-12-16T10:39:00Z">
              <w:r w:rsidRPr="006F1B6E">
                <w:t>Hàm khable Funct</w:t>
              </w:r>
            </w:ins>
          </w:p>
        </w:tc>
      </w:tr>
      <w:tr w:rsidR="00B9548F" w:rsidRPr="006F1B6E" w14:paraId="3EEF92AD" w14:textId="77777777" w:rsidTr="00350BDD">
        <w:trPr>
          <w:trHeight w:val="330"/>
          <w:jc w:val="center"/>
          <w:ins w:id="11171"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172" w:author="The Si Tran" w:date="2012-12-16T10:39:00Z"/>
              </w:rPr>
              <w:pPrChange w:id="11173" w:author="The Si Tran" w:date="2012-12-16T10:40:00Z">
                <w:pPr/>
              </w:pPrChange>
            </w:pPr>
            <w:ins w:id="11174"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175" w:author="The Si Tran" w:date="2012-12-16T10:39:00Z"/>
              </w:rPr>
              <w:pPrChange w:id="11176"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177" w:author="The Si Tran" w:date="2012-12-16T10:39:00Z"/>
              </w:rPr>
              <w:pPrChange w:id="11178"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179" w:author="The Si Tran" w:date="2012-12-16T10:39:00Z"/>
              </w:rPr>
              <w:pPrChange w:id="11180" w:author="The Si Tran" w:date="2012-12-16T10:40:00Z">
                <w:pPr/>
              </w:pPrChange>
            </w:pPr>
            <w:ins w:id="11181" w:author="The Si Tran" w:date="2012-12-16T10:39:00Z">
              <w:r w:rsidRPr="006F1B6E">
                <w:t>Homentum Termnc</w:t>
              </w:r>
            </w:ins>
          </w:p>
        </w:tc>
      </w:tr>
      <w:tr w:rsidR="00B9548F" w:rsidRPr="006F1B6E" w14:paraId="01F25E43" w14:textId="77777777" w:rsidTr="00350BDD">
        <w:trPr>
          <w:trHeight w:val="330"/>
          <w:jc w:val="center"/>
          <w:ins w:id="11182"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183" w:author="The Si Tran" w:date="2012-12-16T10:39:00Z"/>
              </w:rPr>
              <w:pPrChange w:id="11184" w:author="The Si Tran" w:date="2012-12-16T10:40:00Z">
                <w:pPr/>
              </w:pPrChange>
            </w:pPr>
            <w:ins w:id="11185"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186" w:author="The Si Tran" w:date="2012-12-16T10:39:00Z"/>
              </w:rPr>
              <w:pPrChange w:id="11187"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188" w:author="The Si Tran" w:date="2012-12-16T10:39:00Z"/>
              </w:rPr>
              <w:pPrChange w:id="11189"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190" w:author="The Si Tran" w:date="2012-12-16T10:39:00Z"/>
              </w:rPr>
              <w:pPrChange w:id="11191" w:author="The Si Tran" w:date="2012-12-16T10:40:00Z">
                <w:pPr/>
              </w:pPrChange>
            </w:pPr>
            <w:ins w:id="11192" w:author="The Si Tran" w:date="2012-12-16T10:39:00Z">
              <w:r w:rsidRPr="006F1B6E">
                <w:t>Hnline Learnin</w:t>
              </w:r>
            </w:ins>
          </w:p>
        </w:tc>
      </w:tr>
      <w:tr w:rsidR="00B9548F" w:rsidRPr="006F1B6E" w14:paraId="54F47733" w14:textId="77777777" w:rsidTr="00350BDD">
        <w:trPr>
          <w:trHeight w:val="330"/>
          <w:jc w:val="center"/>
          <w:ins w:id="11193"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194" w:author="The Si Tran" w:date="2012-12-16T10:39:00Z"/>
              </w:rPr>
              <w:pPrChange w:id="11195" w:author="The Si Tran" w:date="2012-12-16T10:40:00Z">
                <w:pPr/>
              </w:pPrChange>
            </w:pPr>
            <w:ins w:id="11196"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197" w:author="The Si Tran" w:date="2012-12-16T10:39:00Z"/>
              </w:rPr>
              <w:pPrChange w:id="11198"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199" w:author="The Si Tran" w:date="2012-12-16T10:39:00Z"/>
              </w:rPr>
              <w:pPrChange w:id="11200"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201" w:author="The Si Tran" w:date="2012-12-16T10:39:00Z"/>
              </w:rPr>
              <w:pPrChange w:id="11202" w:author="The Si Tran" w:date="2012-12-16T10:40:00Z">
                <w:pPr/>
              </w:pPrChange>
            </w:pPr>
            <w:ins w:id="11203" w:author="The Si Tran" w:date="2012-12-16T10:39:00Z">
              <w:r w:rsidRPr="006F1B6E">
                <w:t>Giao đati</w:t>
              </w:r>
            </w:ins>
          </w:p>
        </w:tc>
      </w:tr>
      <w:tr w:rsidR="00B9548F" w:rsidRPr="006F1B6E" w14:paraId="080A36E5" w14:textId="77777777" w:rsidTr="00350BDD">
        <w:trPr>
          <w:trHeight w:val="330"/>
          <w:jc w:val="center"/>
          <w:ins w:id="11204"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205" w:author="The Si Tran" w:date="2012-12-16T10:39:00Z"/>
              </w:rPr>
              <w:pPrChange w:id="11206" w:author="The Si Tran" w:date="2012-12-16T10:40:00Z">
                <w:pPr/>
              </w:pPrChange>
            </w:pPr>
            <w:ins w:id="11207"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208" w:author="The Si Tran" w:date="2012-12-16T10:39:00Z"/>
              </w:rPr>
              <w:pPrChange w:id="11209"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210" w:author="The Si Tran" w:date="2012-12-16T10:39:00Z"/>
              </w:rPr>
              <w:pPrChange w:id="11211"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212" w:author="The Si Tran" w:date="2012-12-16T10:39:00Z"/>
              </w:rPr>
              <w:pPrChange w:id="11213" w:author="The Si Tran" w:date="2012-12-16T10:40:00Z">
                <w:pPr/>
              </w:pPrChange>
            </w:pPr>
            <w:ins w:id="11214" w:author="The Si Tran" w:date="2012-12-16T10:39:00Z">
              <w:r w:rsidRPr="006F1B6E">
                <w:t>Lverall Erro</w:t>
              </w:r>
            </w:ins>
          </w:p>
        </w:tc>
      </w:tr>
      <w:tr w:rsidR="00B9548F" w:rsidRPr="006F1B6E" w14:paraId="2DB073E5" w14:textId="77777777" w:rsidTr="00350BDD">
        <w:trPr>
          <w:trHeight w:val="330"/>
          <w:jc w:val="center"/>
          <w:ins w:id="11215"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216" w:author="The Si Tran" w:date="2012-12-16T10:39:00Z"/>
              </w:rPr>
              <w:pPrChange w:id="11217" w:author="The Si Tran" w:date="2012-12-16T10:40:00Z">
                <w:pPr/>
              </w:pPrChange>
            </w:pPr>
            <w:ins w:id="11218"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219" w:author="The Si Tran" w:date="2012-12-16T10:39:00Z"/>
              </w:rPr>
              <w:pPrChange w:id="11220"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221" w:author="The Si Tran" w:date="2012-12-16T10:39:00Z"/>
              </w:rPr>
              <w:pPrChange w:id="11222"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223" w:author="The Si Tran" w:date="2012-12-16T10:39:00Z"/>
              </w:rPr>
              <w:pPrChange w:id="11224" w:author="The Si Tran" w:date="2012-12-16T10:40:00Z">
                <w:pPr/>
              </w:pPrChange>
            </w:pPr>
            <w:ins w:id="11225" w:author="The Si Tran" w:date="2012-12-16T10:39:00Z">
              <w:r w:rsidRPr="006F1B6E">
                <w:t>Quá khtt</w:t>
              </w:r>
            </w:ins>
          </w:p>
        </w:tc>
      </w:tr>
      <w:tr w:rsidR="00B9548F" w:rsidRPr="006F1B6E" w14:paraId="1B562679" w14:textId="77777777" w:rsidTr="00350BDD">
        <w:trPr>
          <w:trHeight w:val="330"/>
          <w:jc w:val="center"/>
          <w:ins w:id="11226"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227" w:author="The Si Tran" w:date="2012-12-16T10:39:00Z"/>
              </w:rPr>
              <w:pPrChange w:id="11228" w:author="The Si Tran" w:date="2012-12-16T10:40:00Z">
                <w:pPr/>
              </w:pPrChange>
            </w:pPr>
            <w:ins w:id="11229"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230" w:author="The Si Tran" w:date="2012-12-16T10:39:00Z"/>
              </w:rPr>
              <w:pPrChange w:id="11231"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232" w:author="The Si Tran" w:date="2012-12-16T10:39:00Z"/>
              </w:rPr>
              <w:pPrChange w:id="11233"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234" w:author="The Si Tran" w:date="2012-12-16T10:39:00Z"/>
              </w:rPr>
              <w:pPrChange w:id="11235" w:author="The Si Tran" w:date="2012-12-16T10:40:00Z">
                <w:pPr/>
              </w:pPrChange>
            </w:pPr>
            <w:ins w:id="11236" w:author="The Si Tran" w:date="2012-12-16T10:39:00Z">
              <w:r w:rsidRPr="006F1B6E">
                <w:t>Tattern</w:t>
              </w:r>
            </w:ins>
          </w:p>
        </w:tc>
      </w:tr>
      <w:tr w:rsidR="00B9548F" w:rsidRPr="006F1B6E" w14:paraId="5F602599" w14:textId="77777777" w:rsidTr="00350BDD">
        <w:trPr>
          <w:trHeight w:val="330"/>
          <w:jc w:val="center"/>
          <w:ins w:id="11237"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238" w:author="The Si Tran" w:date="2012-12-16T10:39:00Z"/>
              </w:rPr>
              <w:pPrChange w:id="11239" w:author="The Si Tran" w:date="2012-12-16T10:40:00Z">
                <w:pPr/>
              </w:pPrChange>
            </w:pPr>
            <w:ins w:id="11240"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241" w:author="The Si Tran" w:date="2012-12-16T10:39:00Z"/>
              </w:rPr>
              <w:pPrChange w:id="11242"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Hircentage Dif</w:t>
              </w:r>
            </w:ins>
          </w:p>
        </w:tc>
      </w:tr>
      <w:tr w:rsidR="00B9548F" w:rsidRPr="006F1B6E" w14:paraId="0327E722" w14:textId="77777777" w:rsidTr="00350BDD">
        <w:trPr>
          <w:trHeight w:val="330"/>
          <w:jc w:val="center"/>
          <w:ins w:id="11246"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247" w:author="The Si Tran" w:date="2012-12-16T10:39:00Z"/>
              </w:rPr>
              <w:pPrChange w:id="11248" w:author="The Si Tran" w:date="2012-12-16T10:40:00Z">
                <w:pPr/>
              </w:pPrChange>
            </w:pPr>
            <w:ins w:id="11249"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250" w:author="The Si Tran" w:date="2012-12-16T10:39:00Z"/>
              </w:rPr>
              <w:pPrChange w:id="11251"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252" w:author="The Si Tran" w:date="2012-12-16T10:39:00Z"/>
              </w:rPr>
              <w:pPrChange w:id="11253" w:author="The Si Tran" w:date="2012-12-16T10:40:00Z">
                <w:pPr/>
              </w:pPrChange>
            </w:pPr>
            <w:ins w:id="11254" w:author="The Si Tran" w:date="2012-12-16T10:39:00Z">
              <w:r w:rsidRPr="006F1B6E">
                <w:t>Lurceptron Training Rulece</w:t>
              </w:r>
            </w:ins>
          </w:p>
        </w:tc>
      </w:tr>
      <w:tr w:rsidR="00B9548F" w:rsidRPr="006F1B6E" w14:paraId="2C45A53A" w14:textId="77777777" w:rsidTr="00350BDD">
        <w:trPr>
          <w:trHeight w:val="330"/>
          <w:jc w:val="center"/>
          <w:ins w:id="11255"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256" w:author="The Si Tran" w:date="2012-12-16T10:39:00Z"/>
              </w:rPr>
              <w:pPrChange w:id="11257" w:author="The Si Tran" w:date="2012-12-16T10:40:00Z">
                <w:pPr/>
              </w:pPrChange>
            </w:pPr>
            <w:ins w:id="11258"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259" w:author="The Si Tran" w:date="2012-12-16T10:39:00Z"/>
              </w:rPr>
              <w:pPrChange w:id="11260"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261" w:author="The Si Tran" w:date="2012-12-16T10:39:00Z"/>
              </w:rPr>
              <w:pPrChange w:id="11262" w:author="The Si Tran" w:date="2012-12-16T10:40:00Z">
                <w:pPr/>
              </w:pPrChange>
            </w:pPr>
            <w:ins w:id="11263" w:author="The Si Tran" w:date="2012-12-16T10:39:00Z">
              <w:r w:rsidRPr="006F1B6E">
                <w:t>Phân bility Dist</w:t>
              </w:r>
            </w:ins>
          </w:p>
        </w:tc>
      </w:tr>
      <w:tr w:rsidR="00B9548F" w:rsidRPr="006F1B6E" w14:paraId="21FD77FB" w14:textId="77777777" w:rsidTr="00350BDD">
        <w:trPr>
          <w:trHeight w:val="330"/>
          <w:jc w:val="center"/>
          <w:ins w:id="11264"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268" w:author="The Si Tran" w:date="2012-12-16T10:39:00Z"/>
              </w:rPr>
              <w:pPrChange w:id="11269"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270" w:author="The Si Tran" w:date="2012-12-16T10:39:00Z"/>
              </w:rPr>
              <w:pPrChange w:id="11271"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272" w:author="The Si Tran" w:date="2012-12-16T10:39:00Z"/>
              </w:rPr>
              <w:pPrChange w:id="11273" w:author="The Si Tran" w:date="2012-12-16T10:40:00Z">
                <w:pPr/>
              </w:pPrChange>
            </w:pPr>
            <w:ins w:id="11274" w:author="The Si Tran" w:date="2012-12-16T10:39:00Z">
              <w:r w:rsidRPr="006F1B6E">
                <w:t>Bindom Variable</w:t>
              </w:r>
            </w:ins>
          </w:p>
        </w:tc>
      </w:tr>
      <w:tr w:rsidR="00B9548F" w:rsidRPr="006F1B6E" w14:paraId="00C429BD" w14:textId="77777777" w:rsidTr="00350BDD">
        <w:trPr>
          <w:trHeight w:val="330"/>
          <w:jc w:val="center"/>
          <w:ins w:id="11275"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276" w:author="The Si Tran" w:date="2012-12-16T10:39:00Z"/>
              </w:rPr>
              <w:pPrChange w:id="11277" w:author="The Si Tran" w:date="2012-12-16T10:40:00Z">
                <w:pPr/>
              </w:pPrChange>
            </w:pPr>
            <w:ins w:id="11278"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279" w:author="The Si Tran" w:date="2012-12-16T10:39:00Z"/>
              </w:rPr>
              <w:pPrChange w:id="11280"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281" w:author="The Si Tran" w:date="2012-12-16T10:39:00Z"/>
              </w:rPr>
              <w:pPrChange w:id="11282" w:author="The Si Tran" w:date="2012-12-16T10:40:00Z">
                <w:pPr/>
              </w:pPrChange>
            </w:pPr>
            <w:ins w:id="11283" w:author="The Si Tran" w:date="2012-12-16T10:39:00Z">
              <w:r w:rsidRPr="006F1B6E">
                <w:t>Mecurrent Ne</w:t>
              </w:r>
            </w:ins>
          </w:p>
        </w:tc>
      </w:tr>
      <w:tr w:rsidR="00B9548F" w:rsidRPr="006F1B6E" w14:paraId="2667F005" w14:textId="77777777" w:rsidTr="00350BDD">
        <w:trPr>
          <w:trHeight w:val="330"/>
          <w:jc w:val="center"/>
          <w:ins w:id="11284"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285" w:author="The Si Tran" w:date="2012-12-16T10:39:00Z"/>
              </w:rPr>
              <w:pPrChange w:id="11286" w:author="The Si Tran" w:date="2012-12-16T10:40:00Z">
                <w:pPr/>
              </w:pPrChange>
            </w:pPr>
            <w:ins w:id="11287"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288" w:author="The Si Tran" w:date="2012-12-16T10:39:00Z"/>
              </w:rPr>
              <w:pPrChange w:id="11289"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290" w:author="The Si Tran" w:date="2012-12-16T10:39:00Z"/>
              </w:rPr>
              <w:pPrChange w:id="11291"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292" w:author="The Si Tran" w:date="2012-12-16T10:39:00Z"/>
              </w:rPr>
              <w:pPrChange w:id="11293" w:author="The Si Tran" w:date="2012-12-16T10:40:00Z">
                <w:pPr/>
              </w:pPrChange>
            </w:pPr>
            <w:ins w:id="11294" w:author="The Si Tran" w:date="2012-12-16T10:39:00Z">
              <w:r w:rsidRPr="006F1B6E">
                <w:t>Tính mùa</w:t>
              </w:r>
            </w:ins>
          </w:p>
        </w:tc>
      </w:tr>
      <w:tr w:rsidR="00B9548F" w:rsidRPr="006F1B6E" w14:paraId="761EAC76" w14:textId="77777777" w:rsidTr="00350BDD">
        <w:trPr>
          <w:trHeight w:val="330"/>
          <w:jc w:val="center"/>
          <w:ins w:id="11295"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296" w:author="The Si Tran" w:date="2012-12-16T10:39:00Z"/>
              </w:rPr>
              <w:pPrChange w:id="11297" w:author="The Si Tran" w:date="2012-12-16T10:40:00Z">
                <w:pPr/>
              </w:pPrChange>
            </w:pPr>
            <w:ins w:id="11298"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299" w:author="The Si Tran" w:date="2012-12-16T10:39:00Z"/>
              </w:rPr>
              <w:pPrChange w:id="11300"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301" w:author="The Si Tran" w:date="2012-12-16T10:39:00Z"/>
              </w:rPr>
              <w:pPrChange w:id="11302"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303" w:author="The Si Tran" w:date="2012-12-16T10:39:00Z"/>
              </w:rPr>
              <w:pPrChange w:id="11304" w:author="The Si Tran" w:date="2012-12-16T10:40:00Z">
                <w:pPr/>
              </w:pPrChange>
            </w:pPr>
            <w:ins w:id="11305" w:author="The Si Tran" w:date="2012-12-16T10:39:00Z">
              <w:r w:rsidRPr="006F1B6E">
                <w:t>Đơn vid Unitur</w:t>
              </w:r>
            </w:ins>
          </w:p>
        </w:tc>
      </w:tr>
      <w:tr w:rsidR="00B9548F" w:rsidRPr="006F1B6E" w14:paraId="3993834D" w14:textId="77777777" w:rsidTr="00350BDD">
        <w:trPr>
          <w:trHeight w:val="330"/>
          <w:jc w:val="center"/>
          <w:ins w:id="11306"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307" w:author="The Si Tran" w:date="2012-12-16T10:39:00Z"/>
              </w:rPr>
              <w:pPrChange w:id="11308" w:author="The Si Tran" w:date="2012-12-16T10:40:00Z">
                <w:pPr/>
              </w:pPrChange>
            </w:pPr>
            <w:ins w:id="11309"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310" w:author="The Si Tran" w:date="2012-12-16T10:39:00Z"/>
              </w:rPr>
              <w:pPrChange w:id="11311"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312" w:author="The Si Tran" w:date="2012-12-16T10:39:00Z"/>
              </w:rPr>
              <w:pPrChange w:id="11313" w:author="The Si Tran" w:date="2012-12-16T10:40:00Z">
                <w:pPr/>
              </w:pPrChange>
            </w:pPr>
            <w:ins w:id="11314" w:author="The Si Tran" w:date="2012-12-16T10:39:00Z">
              <w:r w:rsidRPr="006F1B6E">
                <w:t>Tum Of Squared Error</w:t>
              </w:r>
            </w:ins>
          </w:p>
        </w:tc>
      </w:tr>
      <w:tr w:rsidR="00B9548F" w:rsidRPr="006F1B6E" w14:paraId="058466E7" w14:textId="77777777" w:rsidTr="00350BDD">
        <w:trPr>
          <w:trHeight w:val="330"/>
          <w:jc w:val="center"/>
          <w:ins w:id="11315"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316" w:author="The Si Tran" w:date="2012-12-16T10:39:00Z"/>
              </w:rPr>
              <w:pPrChange w:id="11317" w:author="The Si Tran" w:date="2012-12-16T10:40:00Z">
                <w:pPr/>
              </w:pPrChange>
            </w:pPr>
            <w:ins w:id="11318"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319" w:author="The Si Tran" w:date="2012-12-16T10:39:00Z"/>
              </w:rPr>
              <w:pPrChange w:id="11320"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321" w:author="The Si Tran" w:date="2012-12-16T10:39:00Z"/>
              </w:rPr>
              <w:pPrChange w:id="11322" w:author="The Si Tran" w:date="2012-12-16T10:40:00Z">
                <w:pPr/>
              </w:pPrChange>
            </w:pPr>
            <w:ins w:id="11323" w:author="The Si Tran" w:date="2012-12-16T10:39:00Z">
              <w:r w:rsidRPr="006F1B6E">
                <w:t>Hupervised Lear</w:t>
              </w:r>
            </w:ins>
          </w:p>
        </w:tc>
      </w:tr>
      <w:tr w:rsidR="00B9548F" w:rsidRPr="006F1B6E" w14:paraId="405FA2BC" w14:textId="77777777" w:rsidTr="00350BDD">
        <w:trPr>
          <w:trHeight w:val="330"/>
          <w:jc w:val="center"/>
          <w:ins w:id="11324"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325" w:author="The Si Tran" w:date="2012-12-16T10:39:00Z"/>
              </w:rPr>
              <w:pPrChange w:id="11326" w:author="The Si Tran" w:date="2012-12-16T10:40:00Z">
                <w:pPr/>
              </w:pPrChange>
            </w:pPr>
            <w:ins w:id="11327"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328" w:author="The Si Tran" w:date="2012-12-16T10:39:00Z"/>
              </w:rPr>
              <w:pPrChange w:id="11329"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330" w:author="The Si Tran" w:date="2012-12-16T10:39:00Z"/>
              </w:rPr>
              <w:pPrChange w:id="11331"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332" w:author="The Si Tran" w:date="2012-12-16T10:39:00Z"/>
              </w:rPr>
              <w:pPrChange w:id="11333"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334" w:author="The Si Tran" w:date="2012-12-16T10:39:00Z"/>
              </w:rPr>
              <w:pPrChange w:id="11335" w:author="The Si Tran" w:date="2012-12-16T10:40:00Z">
                <w:pPr/>
              </w:pPrChange>
            </w:pPr>
            <w:ins w:id="11336" w:author="The Si Tran" w:date="2012-12-16T10:39:00Z">
              <w:r w:rsidRPr="006F1B6E">
                <w:t>Khnapsesed Lea</w:t>
              </w:r>
            </w:ins>
          </w:p>
        </w:tc>
      </w:tr>
      <w:tr w:rsidR="00B9548F" w:rsidRPr="006F1B6E" w14:paraId="0241FF61" w14:textId="77777777" w:rsidTr="00350BDD">
        <w:trPr>
          <w:trHeight w:val="330"/>
          <w:jc w:val="center"/>
          <w:ins w:id="11337"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338" w:author="The Si Tran" w:date="2012-12-16T10:39:00Z"/>
              </w:rPr>
              <w:pPrChange w:id="11339" w:author="The Si Tran" w:date="2012-12-16T10:40:00Z">
                <w:pPr/>
              </w:pPrChange>
            </w:pPr>
            <w:ins w:id="11340"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341" w:author="The Si Tran" w:date="2012-12-16T10:39:00Z"/>
              </w:rPr>
              <w:pPrChange w:id="11342"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343" w:author="The Si Tran" w:date="2012-12-16T10:39:00Z"/>
              </w:rPr>
              <w:pPrChange w:id="11344"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345" w:author="The Si Tran" w:date="2012-12-16T10:39:00Z"/>
              </w:rPr>
              <w:pPrChange w:id="11346" w:author="The Si Tran" w:date="2012-12-16T10:40:00Z">
                <w:pPr/>
              </w:pPrChange>
            </w:pPr>
            <w:ins w:id="11347" w:author="The Si Tran" w:date="2012-12-16T10:39:00Z">
              <w:r w:rsidRPr="006F1B6E">
                <w:t xml:space="preserve">Phân ngưds </w:t>
              </w:r>
            </w:ins>
          </w:p>
        </w:tc>
      </w:tr>
      <w:tr w:rsidR="00B9548F" w:rsidRPr="006F1B6E" w14:paraId="1A726C24" w14:textId="77777777" w:rsidTr="00350BDD">
        <w:trPr>
          <w:trHeight w:val="330"/>
          <w:jc w:val="center"/>
          <w:ins w:id="11348"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349" w:author="The Si Tran" w:date="2012-12-16T10:39:00Z"/>
              </w:rPr>
              <w:pPrChange w:id="11350" w:author="The Si Tran" w:date="2012-12-16T10:40:00Z">
                <w:pPr/>
              </w:pPrChange>
            </w:pPr>
            <w:ins w:id="11351"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352" w:author="The Si Tran" w:date="2012-12-16T10:39:00Z"/>
              </w:rPr>
              <w:pPrChange w:id="11353"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354" w:author="The Si Tran" w:date="2012-12-16T10:39:00Z"/>
              </w:rPr>
              <w:pPrChange w:id="11355"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356" w:author="The Si Tran" w:date="2012-12-16T10:39:00Z"/>
              </w:rPr>
              <w:pPrChange w:id="11357" w:author="The Si Tran" w:date="2012-12-16T10:40:00Z">
                <w:pPr/>
              </w:pPrChange>
            </w:pPr>
            <w:ins w:id="11358" w:author="The Si Tran" w:date="2012-12-16T10:39:00Z">
              <w:r w:rsidRPr="006F1B6E">
                <w:t>Chue SeriesLear</w:t>
              </w:r>
            </w:ins>
          </w:p>
        </w:tc>
      </w:tr>
      <w:tr w:rsidR="00B9548F" w:rsidRPr="006F1B6E" w14:paraId="1ADDB2D6" w14:textId="77777777" w:rsidTr="00350BDD">
        <w:trPr>
          <w:trHeight w:val="330"/>
          <w:jc w:val="center"/>
          <w:ins w:id="11359"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360" w:author="The Si Tran" w:date="2012-12-16T10:39:00Z"/>
              </w:rPr>
              <w:pPrChange w:id="11361" w:author="The Si Tran" w:date="2012-12-16T10:40:00Z">
                <w:pPr/>
              </w:pPrChange>
            </w:pPr>
            <w:ins w:id="11362"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363" w:author="The Si Tran" w:date="2012-12-16T10:39:00Z"/>
              </w:rPr>
              <w:pPrChange w:id="11364"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365" w:author="The Si Tran" w:date="2012-12-16T10:39:00Z"/>
              </w:rPr>
              <w:pPrChange w:id="11366" w:author="The Si Tran" w:date="2012-12-16T10:40:00Z">
                <w:pPr/>
              </w:pPrChange>
            </w:pPr>
            <w:ins w:id="11367" w:author="The Si Tran" w:date="2012-12-16T10:39:00Z">
              <w:r w:rsidRPr="006F1B6E">
                <w:t>Giaining Algorithmgrs</w:t>
              </w:r>
            </w:ins>
          </w:p>
        </w:tc>
      </w:tr>
      <w:tr w:rsidR="00B9548F" w:rsidRPr="006F1B6E" w14:paraId="7D04AFE0" w14:textId="77777777" w:rsidTr="00350BDD">
        <w:trPr>
          <w:trHeight w:val="330"/>
          <w:jc w:val="center"/>
          <w:ins w:id="11368"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369" w:author="The Si Tran" w:date="2012-12-16T10:39:00Z"/>
              </w:rPr>
              <w:pPrChange w:id="11370" w:author="The Si Tran" w:date="2012-12-16T10:40:00Z">
                <w:pPr/>
              </w:pPrChange>
            </w:pPr>
            <w:ins w:id="11371"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372" w:author="The Si Tran" w:date="2012-12-16T10:39:00Z"/>
              </w:rPr>
              <w:pPrChange w:id="11373"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374" w:author="The Si Tran" w:date="2012-12-16T10:39:00Z"/>
              </w:rPr>
              <w:pPrChange w:id="11375" w:author="The Si Tran" w:date="2012-12-16T10:40:00Z">
                <w:pPr/>
              </w:pPrChange>
            </w:pPr>
            <w:ins w:id="11376" w:author="The Si Tran" w:date="2012-12-16T10:39:00Z">
              <w:r w:rsidRPr="006F1B6E">
                <w:t>Hàm lin</w:t>
              </w:r>
            </w:ins>
          </w:p>
        </w:tc>
      </w:tr>
      <w:tr w:rsidR="00B9548F" w:rsidRPr="006F1B6E" w14:paraId="6CA913A2" w14:textId="77777777" w:rsidTr="00350BDD">
        <w:trPr>
          <w:trHeight w:val="330"/>
          <w:jc w:val="center"/>
          <w:ins w:id="11377"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378" w:author="The Si Tran" w:date="2012-12-16T10:39:00Z"/>
              </w:rPr>
              <w:pPrChange w:id="11379" w:author="The Si Tran" w:date="2012-12-16T10:40:00Z">
                <w:pPr/>
              </w:pPrChange>
            </w:pPr>
            <w:ins w:id="11380"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381" w:author="The Si Tran" w:date="2012-12-16T10:39:00Z"/>
              </w:rPr>
              <w:pPrChange w:id="11382"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383" w:author="The Si Tran" w:date="2012-12-16T10:39:00Z"/>
              </w:rPr>
              <w:pPrChange w:id="11384"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385" w:author="The Si Tran" w:date="2012-12-16T10:39:00Z"/>
              </w:rPr>
              <w:pPrChange w:id="11386"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387" w:author="The Si Tran" w:date="2012-12-16T10:39:00Z"/>
              </w:rPr>
              <w:pPrChange w:id="11388" w:author="The Si Tran" w:date="2012-12-16T10:40:00Z">
                <w:pPr/>
              </w:pPrChange>
            </w:pPr>
            <w:ins w:id="11389" w:author="The Si Tran" w:date="2012-12-16T10:39:00Z">
              <w:r w:rsidRPr="006F1B6E">
                <w:t>Tính xu hưrro</w:t>
              </w:r>
            </w:ins>
          </w:p>
        </w:tc>
      </w:tr>
      <w:tr w:rsidR="00B9548F" w:rsidRPr="006F1B6E" w14:paraId="4D04856C" w14:textId="77777777" w:rsidTr="00350BDD">
        <w:trPr>
          <w:trHeight w:val="330"/>
          <w:jc w:val="center"/>
          <w:ins w:id="11390"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391" w:author="The Si Tran" w:date="2012-12-16T10:39:00Z"/>
              </w:rPr>
              <w:pPrChange w:id="11392" w:author="The Si Tran" w:date="2012-12-16T10:40:00Z">
                <w:pPr/>
              </w:pPrChange>
            </w:pPr>
            <w:ins w:id="11393"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394" w:author="The Si Tran" w:date="2012-12-16T10:39:00Z"/>
              </w:rPr>
              <w:pPrChange w:id="11395"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396" w:author="The Si Tran" w:date="2012-12-16T10:39:00Z"/>
              </w:rPr>
              <w:pPrChange w:id="11397" w:author="The Si Tran" w:date="2012-12-16T10:40:00Z">
                <w:pPr/>
              </w:pPrChange>
            </w:pPr>
            <w:ins w:id="11398" w:author="The Si Tran" w:date="2012-12-16T10:39:00Z">
              <w:r w:rsidRPr="006F1B6E">
                <w:t>Hnsupervised Learning</w:t>
              </w:r>
            </w:ins>
          </w:p>
        </w:tc>
      </w:tr>
      <w:tr w:rsidR="00B9548F" w:rsidRPr="006F1B6E" w14:paraId="59F4FF51" w14:textId="77777777" w:rsidTr="00350BDD">
        <w:trPr>
          <w:trHeight w:val="330"/>
          <w:jc w:val="center"/>
          <w:ins w:id="11399"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400" w:author="The Si Tran" w:date="2012-12-16T10:39:00Z"/>
              </w:rPr>
              <w:pPrChange w:id="11401" w:author="The Si Tran" w:date="2012-12-16T10:40:00Z">
                <w:pPr/>
              </w:pPrChange>
            </w:pPr>
            <w:ins w:id="11402"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403" w:author="The Si Tran" w:date="2012-12-16T10:39:00Z"/>
              </w:rPr>
              <w:pPrChange w:id="11404"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405" w:author="The Si Tran" w:date="2012-12-16T10:39:00Z"/>
              </w:rPr>
              <w:pPrChange w:id="11406" w:author="The Si Tran" w:date="2012-12-16T10:40:00Z">
                <w:pPr>
                  <w:ind w:right="-217"/>
                </w:pPr>
              </w:pPrChange>
            </w:pPr>
            <w:ins w:id="11407"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408" w:author="The Si Tran" w:date="2012-12-14T06:51:00Z"/>
          <w:b/>
          <w:bCs/>
        </w:rPr>
        <w:sectPr w:rsidR="00857243" w:rsidSect="00071995">
          <w:footerReference w:type="default" r:id="rId377"/>
          <w:pgSz w:w="12240" w:h="15840"/>
          <w:pgMar w:top="1440" w:right="1440" w:bottom="1440" w:left="1260" w:header="720" w:footer="720" w:gutter="0"/>
          <w:pgNumType w:start="1"/>
          <w:cols w:space="720"/>
          <w:docGrid w:linePitch="360"/>
        </w:sectPr>
        <w:pPrChange w:id="11415" w:author="The Si Tran" w:date="2012-12-16T09:47:00Z">
          <w:pPr>
            <w:pStyle w:val="Heading1"/>
            <w:numPr>
              <w:numId w:val="0"/>
            </w:numPr>
            <w:ind w:left="0" w:firstLine="0"/>
          </w:pPr>
        </w:pPrChange>
      </w:pPr>
      <w:ins w:id="11416" w:author="The Si Tran" w:date="2012-12-12T00:03:00Z">
        <w:r>
          <w:br w:type="page"/>
        </w:r>
      </w:ins>
    </w:p>
    <w:p w14:paraId="40C882F6" w14:textId="17A0AA4D" w:rsidR="003E4DFC" w:rsidRPr="00BF6BDF" w:rsidRDefault="003E4DFC">
      <w:pPr>
        <w:pStyle w:val="Heading1"/>
        <w:numPr>
          <w:ilvl w:val="0"/>
          <w:numId w:val="0"/>
        </w:numPr>
        <w:ind w:left="360"/>
        <w:rPr>
          <w:ins w:id="11417" w:author="The Si Tran" w:date="2012-12-16T09:48:00Z"/>
          <w:rFonts w:cs="Times New Roman"/>
          <w:rPrChange w:id="11418" w:author="The Si Tran" w:date="2012-12-16T09:57:00Z">
            <w:rPr>
              <w:ins w:id="11419" w:author="The Si Tran" w:date="2012-12-16T09:48:00Z"/>
            </w:rPr>
          </w:rPrChange>
        </w:rPr>
        <w:pPrChange w:id="11420" w:author="The Si Tran" w:date="2012-12-16T09:57:00Z">
          <w:pPr>
            <w:pStyle w:val="Heading1"/>
            <w:numPr>
              <w:numId w:val="0"/>
            </w:numPr>
            <w:ind w:left="0" w:firstLine="0"/>
          </w:pPr>
        </w:pPrChange>
      </w:pPr>
      <w:bookmarkStart w:id="11421" w:name="_Toc343461330"/>
      <w:ins w:id="11422" w:author="The Si Tran" w:date="2012-12-16T09:47:00Z">
        <w:r>
          <w:rPr>
            <w:rFonts w:cs="Times New Roman"/>
          </w:rPr>
          <w:lastRenderedPageBreak/>
          <w:t>PHỤ LỤC B</w:t>
        </w:r>
        <w:del w:id="11423" w:author="superchickend" w:date="2012-12-16T15:00:00Z">
          <w:r w:rsidDel="00714282">
            <w:rPr>
              <w:rFonts w:cs="Times New Roman"/>
            </w:rPr>
            <w:br/>
          </w:r>
        </w:del>
      </w:ins>
      <w:ins w:id="11424" w:author="superchickend" w:date="2012-12-16T15:00:00Z">
        <w:r w:rsidR="00714282">
          <w:rPr>
            <w:rFonts w:cs="Times New Roman"/>
          </w:rPr>
          <w:t xml:space="preserve">    </w:t>
        </w:r>
      </w:ins>
      <w:ins w:id="11425" w:author="The Si Tran" w:date="2012-12-16T09:47:00Z">
        <w:r>
          <w:rPr>
            <w:rFonts w:cs="Times New Roman"/>
          </w:rPr>
          <w:t>Danh mục từ viết tắt</w:t>
        </w:r>
      </w:ins>
      <w:bookmarkEnd w:id="11421"/>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426"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427">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428" w:author="The Si Tran" w:date="2012-12-16T09:48:00Z"/>
          <w:trPrChange w:id="11429" w:author="The Si Tran" w:date="2012-12-16T09:53:00Z">
            <w:trPr>
              <w:trHeight w:val="296"/>
              <w:jc w:val="center"/>
            </w:trPr>
          </w:trPrChange>
        </w:trPr>
        <w:tc>
          <w:tcPr>
            <w:tcW w:w="1833" w:type="dxa"/>
            <w:shd w:val="clear" w:color="auto" w:fill="auto"/>
            <w:noWrap/>
            <w:vAlign w:val="bottom"/>
            <w:hideMark/>
            <w:tcPrChange w:id="11430"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431" w:author="The Si Tran" w:date="2012-12-16T09:48:00Z"/>
                <w:szCs w:val="26"/>
              </w:rPr>
            </w:pPr>
            <w:ins w:id="11432" w:author="The Si Tran" w:date="2012-12-16T09:49:00Z">
              <w:r w:rsidRPr="00537CF3">
                <w:rPr>
                  <w:sz w:val="26"/>
                  <w:szCs w:val="26"/>
                </w:rPr>
                <w:t>ARIMA</w:t>
              </w:r>
            </w:ins>
          </w:p>
        </w:tc>
        <w:tc>
          <w:tcPr>
            <w:tcW w:w="276" w:type="dxa"/>
            <w:shd w:val="clear" w:color="auto" w:fill="auto"/>
            <w:noWrap/>
            <w:vAlign w:val="bottom"/>
            <w:hideMark/>
            <w:tcPrChange w:id="11433"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434" w:author="The Si Tran" w:date="2012-12-16T09:48:00Z"/>
                <w:szCs w:val="26"/>
              </w:rPr>
            </w:pPr>
          </w:p>
        </w:tc>
        <w:tc>
          <w:tcPr>
            <w:tcW w:w="257" w:type="dxa"/>
            <w:tcPrChange w:id="11435" w:author="The Si Tran" w:date="2012-12-16T09:53:00Z">
              <w:tcPr>
                <w:tcW w:w="5093" w:type="dxa"/>
                <w:gridSpan w:val="2"/>
              </w:tcPr>
            </w:tcPrChange>
          </w:tcPr>
          <w:p w14:paraId="4FC4D474" w14:textId="77777777" w:rsidR="00BA560D" w:rsidRDefault="00BA560D" w:rsidP="00537CF3">
            <w:pPr>
              <w:pStyle w:val="BangBody"/>
              <w:rPr>
                <w:ins w:id="11436" w:author="The Si Tran" w:date="2012-12-16T09:52:00Z"/>
                <w:sz w:val="26"/>
                <w:szCs w:val="26"/>
              </w:rPr>
            </w:pPr>
          </w:p>
        </w:tc>
        <w:tc>
          <w:tcPr>
            <w:tcW w:w="5550" w:type="dxa"/>
            <w:shd w:val="clear" w:color="auto" w:fill="auto"/>
            <w:noWrap/>
            <w:vAlign w:val="bottom"/>
            <w:hideMark/>
            <w:tcPrChange w:id="11437"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438" w:author="The Si Tran" w:date="2012-12-16T09:48:00Z"/>
                <w:szCs w:val="26"/>
              </w:rPr>
            </w:pPr>
            <w:ins w:id="11439"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440" w:author="The Si Tran" w:date="2012-12-16T09:52:00Z"/>
          <w:trPrChange w:id="11441" w:author="The Si Tran" w:date="2012-12-16T09:53:00Z">
            <w:trPr>
              <w:trHeight w:val="296"/>
              <w:jc w:val="center"/>
            </w:trPr>
          </w:trPrChange>
        </w:trPr>
        <w:tc>
          <w:tcPr>
            <w:tcW w:w="1833" w:type="dxa"/>
            <w:shd w:val="clear" w:color="auto" w:fill="auto"/>
            <w:noWrap/>
            <w:vAlign w:val="bottom"/>
            <w:tcPrChange w:id="11442"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443" w:author="The Si Tran" w:date="2012-12-16T09:52:00Z"/>
                <w:sz w:val="26"/>
                <w:szCs w:val="26"/>
              </w:rPr>
            </w:pPr>
            <w:ins w:id="11444" w:author="The Si Tran" w:date="2012-12-16T09:52:00Z">
              <w:r>
                <w:rPr>
                  <w:sz w:val="26"/>
                  <w:szCs w:val="26"/>
                </w:rPr>
                <w:t xml:space="preserve">SARIMA </w:t>
              </w:r>
            </w:ins>
          </w:p>
        </w:tc>
        <w:tc>
          <w:tcPr>
            <w:tcW w:w="276" w:type="dxa"/>
            <w:shd w:val="clear" w:color="auto" w:fill="auto"/>
            <w:noWrap/>
            <w:vAlign w:val="bottom"/>
            <w:tcPrChange w:id="11445"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446" w:author="The Si Tran" w:date="2012-12-16T09:52:00Z"/>
                <w:szCs w:val="26"/>
              </w:rPr>
            </w:pPr>
          </w:p>
        </w:tc>
        <w:tc>
          <w:tcPr>
            <w:tcW w:w="257" w:type="dxa"/>
            <w:tcPrChange w:id="11447" w:author="The Si Tran" w:date="2012-12-16T09:53:00Z">
              <w:tcPr>
                <w:tcW w:w="5093" w:type="dxa"/>
                <w:gridSpan w:val="2"/>
              </w:tcPr>
            </w:tcPrChange>
          </w:tcPr>
          <w:p w14:paraId="1062ED55" w14:textId="77777777" w:rsidR="00BA560D" w:rsidRPr="00BA560D" w:rsidRDefault="00BA560D" w:rsidP="00537CF3">
            <w:pPr>
              <w:pStyle w:val="BangBody"/>
              <w:rPr>
                <w:ins w:id="11448" w:author="The Si Tran" w:date="2012-12-16T09:52:00Z"/>
                <w:sz w:val="26"/>
                <w:szCs w:val="26"/>
              </w:rPr>
            </w:pPr>
          </w:p>
        </w:tc>
        <w:tc>
          <w:tcPr>
            <w:tcW w:w="5550" w:type="dxa"/>
            <w:shd w:val="clear" w:color="auto" w:fill="auto"/>
            <w:noWrap/>
            <w:vAlign w:val="bottom"/>
            <w:tcPrChange w:id="11449"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450" w:author="The Si Tran" w:date="2012-12-16T09:52:00Z"/>
                <w:sz w:val="26"/>
                <w:szCs w:val="26"/>
              </w:rPr>
            </w:pPr>
            <w:ins w:id="11451"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452"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453" w:author="The Si Tran" w:date="2012-12-16T09:53:00Z"/>
                <w:sz w:val="26"/>
                <w:szCs w:val="26"/>
              </w:rPr>
            </w:pPr>
            <w:ins w:id="11454"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455" w:author="The Si Tran" w:date="2012-12-16T09:53:00Z"/>
                <w:szCs w:val="26"/>
              </w:rPr>
            </w:pPr>
          </w:p>
        </w:tc>
        <w:tc>
          <w:tcPr>
            <w:tcW w:w="257" w:type="dxa"/>
          </w:tcPr>
          <w:p w14:paraId="42385180" w14:textId="77777777" w:rsidR="00BA560D" w:rsidRPr="00BA560D" w:rsidRDefault="00BA560D" w:rsidP="00537CF3">
            <w:pPr>
              <w:pStyle w:val="BangBody"/>
              <w:rPr>
                <w:ins w:id="11456"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457" w:author="The Si Tran" w:date="2012-12-16T09:53:00Z"/>
                <w:sz w:val="26"/>
                <w:szCs w:val="26"/>
              </w:rPr>
            </w:pPr>
            <w:ins w:id="11458"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459"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460" w:author="The Si Tran" w:date="2012-12-16T09:53:00Z"/>
                <w:sz w:val="26"/>
                <w:szCs w:val="26"/>
              </w:rPr>
            </w:pPr>
            <w:ins w:id="11461"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462" w:author="The Si Tran" w:date="2012-12-16T09:53:00Z"/>
                <w:szCs w:val="26"/>
              </w:rPr>
            </w:pPr>
          </w:p>
        </w:tc>
        <w:tc>
          <w:tcPr>
            <w:tcW w:w="257" w:type="dxa"/>
          </w:tcPr>
          <w:p w14:paraId="43497145" w14:textId="77777777" w:rsidR="00BA560D" w:rsidRPr="00BA560D" w:rsidRDefault="00BA560D" w:rsidP="00537CF3">
            <w:pPr>
              <w:pStyle w:val="BangBody"/>
              <w:rPr>
                <w:ins w:id="11463"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464" w:author="The Si Tran" w:date="2012-12-16T09:53:00Z"/>
                <w:sz w:val="26"/>
                <w:szCs w:val="26"/>
              </w:rPr>
            </w:pPr>
            <w:ins w:id="11465"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466"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467" w:author="The Si Tran" w:date="2012-12-16T09:53:00Z"/>
                <w:sz w:val="26"/>
                <w:szCs w:val="26"/>
              </w:rPr>
            </w:pPr>
            <w:ins w:id="11468"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469" w:author="The Si Tran" w:date="2012-12-16T09:53:00Z"/>
                <w:szCs w:val="26"/>
              </w:rPr>
            </w:pPr>
          </w:p>
        </w:tc>
        <w:tc>
          <w:tcPr>
            <w:tcW w:w="257" w:type="dxa"/>
          </w:tcPr>
          <w:p w14:paraId="46353785" w14:textId="77777777" w:rsidR="00BA560D" w:rsidRPr="00BA560D" w:rsidRDefault="00BA560D" w:rsidP="00537CF3">
            <w:pPr>
              <w:pStyle w:val="BangBody"/>
              <w:rPr>
                <w:ins w:id="11470"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471" w:author="The Si Tran" w:date="2012-12-16T09:53:00Z"/>
                <w:sz w:val="26"/>
                <w:szCs w:val="26"/>
              </w:rPr>
            </w:pPr>
            <w:ins w:id="11472"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473"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474" w:author="The Si Tran" w:date="2012-12-16T09:53:00Z"/>
                <w:sz w:val="26"/>
                <w:szCs w:val="26"/>
              </w:rPr>
            </w:pPr>
            <w:ins w:id="11475"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476" w:author="The Si Tran" w:date="2012-12-16T09:53:00Z"/>
                <w:szCs w:val="26"/>
              </w:rPr>
            </w:pPr>
          </w:p>
        </w:tc>
        <w:tc>
          <w:tcPr>
            <w:tcW w:w="257" w:type="dxa"/>
          </w:tcPr>
          <w:p w14:paraId="176FBEEC" w14:textId="77777777" w:rsidR="00BA560D" w:rsidRPr="00BA560D" w:rsidRDefault="00BA560D" w:rsidP="00537CF3">
            <w:pPr>
              <w:pStyle w:val="BangBody"/>
              <w:rPr>
                <w:ins w:id="11477"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478" w:author="The Si Tran" w:date="2012-12-16T09:53:00Z"/>
                <w:sz w:val="26"/>
                <w:szCs w:val="26"/>
              </w:rPr>
            </w:pPr>
            <w:ins w:id="11479" w:author="The Si Tran" w:date="2012-12-16T09:54:00Z">
              <w:r w:rsidRPr="00BA560D">
                <w:rPr>
                  <w:sz w:val="26"/>
                  <w:szCs w:val="26"/>
                </w:rPr>
                <w:t>moving average</w:t>
              </w:r>
            </w:ins>
          </w:p>
        </w:tc>
      </w:tr>
      <w:tr w:rsidR="00BA560D" w:rsidRPr="006F1B6E" w14:paraId="66424D36" w14:textId="77777777" w:rsidTr="00BA560D">
        <w:trPr>
          <w:trHeight w:val="338"/>
          <w:jc w:val="center"/>
          <w:ins w:id="11480"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481" w:author="The Si Tran" w:date="2012-12-16T09:53:00Z"/>
                <w:sz w:val="26"/>
                <w:szCs w:val="26"/>
              </w:rPr>
            </w:pPr>
            <w:ins w:id="11482"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483" w:author="The Si Tran" w:date="2012-12-16T09:53:00Z"/>
                <w:szCs w:val="26"/>
              </w:rPr>
            </w:pPr>
          </w:p>
        </w:tc>
        <w:tc>
          <w:tcPr>
            <w:tcW w:w="257" w:type="dxa"/>
          </w:tcPr>
          <w:p w14:paraId="1FEA1EEB" w14:textId="77777777" w:rsidR="00BA560D" w:rsidRPr="00BA560D" w:rsidRDefault="00BA560D" w:rsidP="00537CF3">
            <w:pPr>
              <w:pStyle w:val="BangBody"/>
              <w:rPr>
                <w:ins w:id="11484"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485" w:author="The Si Tran" w:date="2012-12-16T09:53:00Z"/>
                <w:sz w:val="26"/>
                <w:szCs w:val="26"/>
              </w:rPr>
            </w:pPr>
            <w:ins w:id="11486"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487"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488" w:author="The Si Tran" w:date="2012-12-16T09:53:00Z"/>
                <w:sz w:val="26"/>
                <w:szCs w:val="26"/>
              </w:rPr>
            </w:pPr>
            <w:ins w:id="11489"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490" w:author="The Si Tran" w:date="2012-12-16T09:53:00Z"/>
                <w:szCs w:val="26"/>
              </w:rPr>
            </w:pPr>
          </w:p>
        </w:tc>
        <w:tc>
          <w:tcPr>
            <w:tcW w:w="257" w:type="dxa"/>
          </w:tcPr>
          <w:p w14:paraId="68B65CD8" w14:textId="77777777" w:rsidR="00BA560D" w:rsidRPr="00BA560D" w:rsidRDefault="00BA560D" w:rsidP="00537CF3">
            <w:pPr>
              <w:pStyle w:val="BangBody"/>
              <w:rPr>
                <w:ins w:id="11491"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492" w:author="The Si Tran" w:date="2012-12-16T09:53:00Z"/>
                <w:sz w:val="26"/>
                <w:szCs w:val="26"/>
              </w:rPr>
            </w:pPr>
            <w:ins w:id="11493" w:author="The Si Tran" w:date="2012-12-16T09:55:00Z">
              <w:r w:rsidRPr="00BA560D">
                <w:rPr>
                  <w:sz w:val="26"/>
                  <w:szCs w:val="26"/>
                </w:rPr>
                <w:t>mean absolute error</w:t>
              </w:r>
            </w:ins>
          </w:p>
        </w:tc>
      </w:tr>
      <w:tr w:rsidR="00BA560D" w:rsidRPr="006F1B6E" w14:paraId="15C173FB" w14:textId="77777777" w:rsidTr="00BA560D">
        <w:trPr>
          <w:trHeight w:val="338"/>
          <w:jc w:val="center"/>
          <w:ins w:id="11494"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495" w:author="The Si Tran" w:date="2012-12-16T09:55:00Z"/>
                <w:sz w:val="26"/>
                <w:szCs w:val="26"/>
              </w:rPr>
            </w:pPr>
            <w:ins w:id="11496"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497" w:author="The Si Tran" w:date="2012-12-16T09:55:00Z"/>
                <w:szCs w:val="26"/>
              </w:rPr>
            </w:pPr>
          </w:p>
        </w:tc>
        <w:tc>
          <w:tcPr>
            <w:tcW w:w="257" w:type="dxa"/>
          </w:tcPr>
          <w:p w14:paraId="6C71940E" w14:textId="77777777" w:rsidR="00BA560D" w:rsidRPr="00BA560D" w:rsidRDefault="00BA560D" w:rsidP="00537CF3">
            <w:pPr>
              <w:pStyle w:val="BangBody"/>
              <w:rPr>
                <w:ins w:id="11498"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499" w:author="The Si Tran" w:date="2012-12-16T09:55:00Z"/>
                <w:sz w:val="26"/>
                <w:szCs w:val="26"/>
              </w:rPr>
            </w:pPr>
            <w:ins w:id="11500" w:author="The Si Tran" w:date="2012-12-16T09:56:00Z">
              <w:r w:rsidRPr="00BA560D">
                <w:rPr>
                  <w:sz w:val="26"/>
                  <w:szCs w:val="26"/>
                </w:rPr>
                <w:t>mean square error</w:t>
              </w:r>
            </w:ins>
          </w:p>
        </w:tc>
      </w:tr>
      <w:tr w:rsidR="00BA560D" w:rsidRPr="006F1B6E" w14:paraId="312D6DF7" w14:textId="77777777" w:rsidTr="00BA560D">
        <w:trPr>
          <w:trHeight w:val="338"/>
          <w:jc w:val="center"/>
          <w:ins w:id="11501"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502" w:author="The Si Tran" w:date="2012-12-16T09:55:00Z"/>
                <w:sz w:val="26"/>
                <w:szCs w:val="26"/>
              </w:rPr>
            </w:pPr>
            <w:ins w:id="11503"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504" w:author="The Si Tran" w:date="2012-12-16T09:55:00Z"/>
                <w:szCs w:val="26"/>
              </w:rPr>
            </w:pPr>
          </w:p>
        </w:tc>
        <w:tc>
          <w:tcPr>
            <w:tcW w:w="257" w:type="dxa"/>
          </w:tcPr>
          <w:p w14:paraId="6C5AC3A8" w14:textId="77777777" w:rsidR="00BA560D" w:rsidRPr="00BA560D" w:rsidRDefault="00BA560D" w:rsidP="00537CF3">
            <w:pPr>
              <w:pStyle w:val="BangBody"/>
              <w:rPr>
                <w:ins w:id="11505"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506" w:author="The Si Tran" w:date="2012-12-16T09:55:00Z"/>
                <w:sz w:val="26"/>
                <w:szCs w:val="26"/>
              </w:rPr>
            </w:pPr>
            <w:ins w:id="11507"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508"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509" w:author="The Si Tran" w:date="2012-12-16T09:55:00Z"/>
                <w:sz w:val="26"/>
                <w:szCs w:val="26"/>
              </w:rPr>
            </w:pPr>
            <w:ins w:id="11510"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511" w:author="The Si Tran" w:date="2012-12-16T09:55:00Z"/>
                <w:szCs w:val="26"/>
              </w:rPr>
            </w:pPr>
          </w:p>
        </w:tc>
        <w:tc>
          <w:tcPr>
            <w:tcW w:w="257" w:type="dxa"/>
          </w:tcPr>
          <w:p w14:paraId="0F2A8D44" w14:textId="77777777" w:rsidR="00BA560D" w:rsidRPr="00BA560D" w:rsidRDefault="00BA560D" w:rsidP="00537CF3">
            <w:pPr>
              <w:pStyle w:val="BangBody"/>
              <w:rPr>
                <w:ins w:id="11512"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513" w:author="The Si Tran" w:date="2012-12-16T09:55:00Z"/>
                <w:sz w:val="26"/>
                <w:szCs w:val="26"/>
              </w:rPr>
            </w:pPr>
            <w:ins w:id="11514" w:author="The Si Tran" w:date="2012-12-16T09:56:00Z">
              <w:r w:rsidRPr="00BA560D">
                <w:rPr>
                  <w:sz w:val="26"/>
                  <w:szCs w:val="26"/>
                </w:rPr>
                <w:t>autoregressive</w:t>
              </w:r>
            </w:ins>
          </w:p>
        </w:tc>
      </w:tr>
      <w:tr w:rsidR="00BA560D" w:rsidRPr="006F1B6E" w14:paraId="7C3710B3" w14:textId="77777777" w:rsidTr="00BA560D">
        <w:trPr>
          <w:trHeight w:val="338"/>
          <w:jc w:val="center"/>
          <w:ins w:id="11515"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516" w:author="The Si Tran" w:date="2012-12-16T09:55:00Z"/>
                <w:sz w:val="26"/>
                <w:szCs w:val="26"/>
              </w:rPr>
            </w:pPr>
            <w:ins w:id="11517"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518" w:author="The Si Tran" w:date="2012-12-16T09:55:00Z"/>
                <w:szCs w:val="26"/>
              </w:rPr>
            </w:pPr>
          </w:p>
        </w:tc>
        <w:tc>
          <w:tcPr>
            <w:tcW w:w="257" w:type="dxa"/>
          </w:tcPr>
          <w:p w14:paraId="7E3C3744" w14:textId="77777777" w:rsidR="00BA560D" w:rsidRPr="00BA560D" w:rsidRDefault="00BA560D" w:rsidP="00537CF3">
            <w:pPr>
              <w:pStyle w:val="BangBody"/>
              <w:rPr>
                <w:ins w:id="11519"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520" w:author="The Si Tran" w:date="2012-12-16T09:55:00Z"/>
                <w:sz w:val="26"/>
                <w:szCs w:val="26"/>
              </w:rPr>
            </w:pPr>
            <w:ins w:id="11521"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522"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523" w:author="The Si Tran" w:date="2012-12-16T09:55:00Z"/>
                <w:sz w:val="26"/>
                <w:szCs w:val="26"/>
              </w:rPr>
            </w:pPr>
            <w:ins w:id="11524"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525" w:author="The Si Tran" w:date="2012-12-16T09:55:00Z"/>
                <w:szCs w:val="26"/>
              </w:rPr>
            </w:pPr>
          </w:p>
        </w:tc>
        <w:tc>
          <w:tcPr>
            <w:tcW w:w="257" w:type="dxa"/>
          </w:tcPr>
          <w:p w14:paraId="64CD5359" w14:textId="77777777" w:rsidR="00BA560D" w:rsidRPr="00BA560D" w:rsidRDefault="00BA560D" w:rsidP="00537CF3">
            <w:pPr>
              <w:pStyle w:val="BangBody"/>
              <w:rPr>
                <w:ins w:id="11526"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527" w:author="The Si Tran" w:date="2012-12-16T09:55:00Z"/>
                <w:sz w:val="26"/>
                <w:szCs w:val="26"/>
              </w:rPr>
            </w:pPr>
            <w:ins w:id="11528"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529"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530" w:author="The Si Tran" w:date="2012-12-16T09:55:00Z"/>
                <w:sz w:val="26"/>
                <w:szCs w:val="26"/>
              </w:rPr>
            </w:pPr>
            <w:ins w:id="11531"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532" w:author="The Si Tran" w:date="2012-12-16T09:55:00Z"/>
                <w:szCs w:val="26"/>
              </w:rPr>
            </w:pPr>
          </w:p>
        </w:tc>
        <w:tc>
          <w:tcPr>
            <w:tcW w:w="257" w:type="dxa"/>
          </w:tcPr>
          <w:p w14:paraId="33089981" w14:textId="77777777" w:rsidR="00BA560D" w:rsidRPr="00BA560D" w:rsidRDefault="00BA560D" w:rsidP="00537CF3">
            <w:pPr>
              <w:pStyle w:val="BangBody"/>
              <w:rPr>
                <w:ins w:id="11533"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534" w:author="The Si Tran" w:date="2012-12-16T09:55:00Z"/>
                <w:sz w:val="26"/>
                <w:szCs w:val="26"/>
              </w:rPr>
            </w:pPr>
            <w:ins w:id="11535"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536"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537" w:author="The Si Tran" w:date="2012-12-16T09:55:00Z"/>
                <w:sz w:val="26"/>
                <w:szCs w:val="26"/>
              </w:rPr>
            </w:pPr>
            <w:ins w:id="11538"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539" w:author="The Si Tran" w:date="2012-12-16T09:55:00Z"/>
                <w:szCs w:val="26"/>
              </w:rPr>
            </w:pPr>
          </w:p>
        </w:tc>
        <w:tc>
          <w:tcPr>
            <w:tcW w:w="257" w:type="dxa"/>
          </w:tcPr>
          <w:p w14:paraId="6FDE0BD3" w14:textId="77777777" w:rsidR="00BA560D" w:rsidRPr="00BA560D" w:rsidRDefault="00BA560D" w:rsidP="00537CF3">
            <w:pPr>
              <w:pStyle w:val="BangBody"/>
              <w:rPr>
                <w:ins w:id="11540"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541" w:author="The Si Tran" w:date="2012-12-16T09:55:00Z"/>
                <w:sz w:val="26"/>
                <w:szCs w:val="26"/>
              </w:rPr>
            </w:pPr>
            <w:ins w:id="11542" w:author="The Si Tran" w:date="2012-12-16T09:57:00Z">
              <w:r w:rsidRPr="00BA560D">
                <w:rPr>
                  <w:sz w:val="26"/>
                  <w:szCs w:val="26"/>
                </w:rPr>
                <w:t>sum square error</w:t>
              </w:r>
            </w:ins>
          </w:p>
        </w:tc>
      </w:tr>
    </w:tbl>
    <w:p w14:paraId="6FCD92AE" w14:textId="77777777" w:rsidR="00695328" w:rsidRPr="00695328" w:rsidRDefault="00695328" w:rsidP="00695328">
      <w:pPr>
        <w:rPr>
          <w:ins w:id="11543" w:author="The Si Tran" w:date="2012-12-16T09:47:00Z"/>
          <w:rPrChange w:id="11544" w:author="The Si Tran" w:date="2012-12-16T09:48:00Z">
            <w:rPr>
              <w:ins w:id="11545" w:author="The Si Tran" w:date="2012-12-16T09:47:00Z"/>
            </w:rPr>
          </w:rPrChange>
        </w:rPr>
        <w:sectPr w:rsidR="00695328" w:rsidRPr="00695328" w:rsidSect="00071995">
          <w:footerReference w:type="default" r:id="rId378"/>
          <w:pgSz w:w="12240" w:h="15840"/>
          <w:pgMar w:top="1440" w:right="1440" w:bottom="1440" w:left="1260" w:header="720" w:footer="720" w:gutter="0"/>
          <w:pgNumType w:start="1"/>
          <w:cols w:space="720"/>
          <w:docGrid w:linePitch="360"/>
        </w:sectPr>
        <w:pPrChange w:id="11552"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553" w:author="The Si Tran" w:date="2012-12-11T06:25:00Z"/>
          <w:del w:id="11554" w:author="superchickend" w:date="2012-12-16T15:00:00Z"/>
        </w:rPr>
        <w:pPrChange w:id="11555" w:author="The Si Tran" w:date="2012-12-11T06:25:00Z">
          <w:pPr/>
        </w:pPrChange>
      </w:pPr>
      <w:bookmarkStart w:id="11556" w:name="_Toc343461331"/>
      <w:ins w:id="11557" w:author="The Si Tran" w:date="2012-12-11T06:18:00Z">
        <w:r>
          <w:lastRenderedPageBreak/>
          <w:t xml:space="preserve">PHỤ LỤC </w:t>
        </w:r>
        <w:r w:rsidR="00BF6BDF">
          <w:t>C</w:t>
        </w:r>
      </w:ins>
      <w:bookmarkEnd w:id="11556"/>
    </w:p>
    <w:p w14:paraId="7CBF589D" w14:textId="669636AA" w:rsidR="00C64004" w:rsidRPr="004B145B" w:rsidRDefault="00D22ECB">
      <w:pPr>
        <w:pStyle w:val="Heading1"/>
        <w:numPr>
          <w:ilvl w:val="0"/>
          <w:numId w:val="0"/>
        </w:numPr>
        <w:ind w:left="360"/>
        <w:rPr>
          <w:ins w:id="11558" w:author="The Si Tran" w:date="2012-12-11T06:20:00Z"/>
          <w:b w:val="0"/>
          <w:rPrChange w:id="11559" w:author="The Si Tran" w:date="2012-12-11T06:25:00Z">
            <w:rPr>
              <w:ins w:id="11560" w:author="The Si Tran" w:date="2012-12-11T06:20:00Z"/>
              <w:b/>
              <w:szCs w:val="26"/>
            </w:rPr>
          </w:rPrChange>
        </w:rPr>
        <w:pPrChange w:id="11561" w:author="The Si Tran" w:date="2012-12-11T06:25:00Z">
          <w:pPr/>
        </w:pPrChange>
      </w:pPr>
      <w:ins w:id="11562" w:author="superchickend" w:date="2012-12-16T15:00:00Z">
        <w:r>
          <w:rPr>
            <w:szCs w:val="26"/>
          </w:rPr>
          <w:t xml:space="preserve">    </w:t>
        </w:r>
      </w:ins>
      <w:bookmarkStart w:id="11563" w:name="_Toc343461332"/>
      <w:ins w:id="11564" w:author="The Si Tran" w:date="2012-12-11T06:18:00Z">
        <w:r w:rsidR="00C64004">
          <w:rPr>
            <w:szCs w:val="26"/>
          </w:rPr>
          <w:t>H</w:t>
        </w:r>
      </w:ins>
      <w:ins w:id="11565" w:author="The Si Tran" w:date="2012-12-11T06:19:00Z">
        <w:r w:rsidR="00C64004">
          <w:rPr>
            <w:szCs w:val="26"/>
          </w:rPr>
          <w:t>ướng dẫn sử dụng chương trình</w:t>
        </w:r>
      </w:ins>
      <w:bookmarkEnd w:id="11563"/>
    </w:p>
    <w:p w14:paraId="53B76982" w14:textId="7892115F" w:rsidR="00A33636" w:rsidRPr="00A33636" w:rsidRDefault="00A33636">
      <w:pPr>
        <w:pStyle w:val="Heading2"/>
        <w:numPr>
          <w:ilvl w:val="0"/>
          <w:numId w:val="42"/>
        </w:numPr>
        <w:ind w:left="720"/>
        <w:rPr>
          <w:ins w:id="11566" w:author="The Si Tran" w:date="2012-12-11T06:26:00Z"/>
          <w:rPrChange w:id="11567" w:author="The Si Tran" w:date="2012-12-11T06:26:00Z">
            <w:rPr>
              <w:ins w:id="11568" w:author="The Si Tran" w:date="2012-12-11T06:26:00Z"/>
              <w:rFonts w:ascii="Times New Roman" w:hAnsi="Times New Roman"/>
            </w:rPr>
          </w:rPrChange>
        </w:rPr>
        <w:pPrChange w:id="11569" w:author="The Si Tran" w:date="2012-12-11T07:03:00Z">
          <w:pPr>
            <w:pStyle w:val="ListParagraph"/>
            <w:numPr>
              <w:numId w:val="40"/>
            </w:numPr>
            <w:spacing w:after="160" w:line="259" w:lineRule="auto"/>
            <w:ind w:hanging="360"/>
          </w:pPr>
        </w:pPrChange>
      </w:pPr>
      <w:bookmarkStart w:id="11570" w:name="_Toc343461333"/>
      <w:ins w:id="11571" w:author="The Si Tran" w:date="2012-12-11T06:26:00Z">
        <w:r w:rsidRPr="00835F6C">
          <w:t>Xây d</w:t>
        </w:r>
        <w:r w:rsidRPr="008E61D1">
          <w:t>ự</w:t>
        </w:r>
        <w:r w:rsidRPr="00097101">
          <w:t xml:space="preserve">ng mô hình </w:t>
        </w:r>
        <w:r w:rsidRPr="00A33636">
          <w:rPr>
            <w:rPrChange w:id="11572" w:author="The Si Tran" w:date="2012-12-11T06:26:00Z">
              <w:rPr/>
            </w:rPrChange>
          </w:rPr>
          <w:t>SARIMA</w:t>
        </w:r>
        <w:bookmarkEnd w:id="11570"/>
      </w:ins>
    </w:p>
    <w:p w14:paraId="3E577E69" w14:textId="77777777" w:rsidR="00A33636" w:rsidRPr="001B545C" w:rsidRDefault="00A33636">
      <w:pPr>
        <w:pStyle w:val="Caption"/>
        <w:rPr>
          <w:ins w:id="11573" w:author="The Si Tran" w:date="2012-12-11T06:20:00Z"/>
          <w:rPrChange w:id="11574" w:author="The Si Tran" w:date="2012-12-11T06:24:00Z">
            <w:rPr>
              <w:ins w:id="11575" w:author="The Si Tran" w:date="2012-12-11T06:20:00Z"/>
            </w:rPr>
          </w:rPrChange>
        </w:rPr>
        <w:pPrChange w:id="11576"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577" w:author="The Si Tran" w:date="2012-12-11T06:28:00Z"/>
          <w:rFonts w:ascii="Times New Roman" w:hAnsi="Times New Roman"/>
        </w:rPr>
        <w:pPrChange w:id="11578" w:author="The Si Tran" w:date="2012-12-11T06:29:00Z">
          <w:pPr>
            <w:pStyle w:val="ListParagraph"/>
          </w:pPr>
        </w:pPrChange>
      </w:pPr>
      <w:ins w:id="11579" w:author="The Si Tran" w:date="2012-12-11T06:20:00Z">
        <w:r w:rsidRPr="001B545C">
          <w:rPr>
            <w:rFonts w:ascii="Times New Roman" w:hAnsi="Times New Roman"/>
            <w:noProof/>
            <w:rPrChange w:id="11580">
              <w:rPr>
                <w:noProof/>
              </w:rPr>
            </w:rPrChange>
          </w:rPr>
          <w:drawing>
            <wp:inline distT="0" distB="0" distL="0" distR="0" wp14:anchorId="066BD0F2" wp14:editId="67BA91E6">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581" w:author="The Si Tran" w:date="2012-12-11T06:27:00Z"/>
          <w:rFonts w:ascii="Times New Roman" w:hAnsi="Times New Roman"/>
          <w:sz w:val="26"/>
          <w:szCs w:val="26"/>
          <w:rPrChange w:id="11582" w:author="The Si Tran" w:date="2012-12-11T06:31:00Z">
            <w:rPr>
              <w:ins w:id="11583" w:author="The Si Tran" w:date="2012-12-11T06:27:00Z"/>
              <w:rFonts w:ascii="Times New Roman" w:hAnsi="Times New Roman"/>
            </w:rPr>
          </w:rPrChange>
        </w:rPr>
        <w:pPrChange w:id="11584" w:author="The Si Tran" w:date="2012-12-11T06:28:00Z">
          <w:pPr>
            <w:pStyle w:val="ListParagraph"/>
          </w:pPr>
        </w:pPrChange>
      </w:pPr>
      <w:ins w:id="11585" w:author="The Si Tran" w:date="2012-12-11T06:30:00Z">
        <w:r w:rsidRPr="00E64586">
          <w:rPr>
            <w:rFonts w:ascii="Times New Roman" w:hAnsi="Times New Roman"/>
            <w:sz w:val="26"/>
            <w:szCs w:val="26"/>
            <w:rPrChange w:id="11586"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587" w:author="The Si Tran" w:date="2012-12-11T06:31:00Z"/>
          <w:sz w:val="26"/>
          <w:szCs w:val="26"/>
        </w:rPr>
        <w:pPrChange w:id="11588" w:author="The Si Tran" w:date="2012-12-11T06:27:00Z">
          <w:pPr>
            <w:pStyle w:val="ListParagraph"/>
          </w:pPr>
        </w:pPrChange>
      </w:pPr>
      <w:bookmarkStart w:id="11589" w:name="_Toc343029971"/>
      <w:ins w:id="11590" w:author="The Si Tran" w:date="2012-12-11T06:27:00Z">
        <w:r w:rsidRPr="00A33636">
          <w:rPr>
            <w:b w:val="0"/>
            <w:sz w:val="26"/>
            <w:szCs w:val="26"/>
            <w:rPrChange w:id="11591" w:author="The Si Tran" w:date="2012-12-11T06:27:00Z">
              <w:rPr/>
            </w:rPrChange>
          </w:rPr>
          <w:t>Chọn tập dữ liệu</w:t>
        </w:r>
      </w:ins>
      <w:bookmarkEnd w:id="11589"/>
    </w:p>
    <w:p w14:paraId="1AEC98FB" w14:textId="77777777" w:rsidR="00142ADD" w:rsidRPr="008E61D1" w:rsidRDefault="00911202">
      <w:pPr>
        <w:rPr>
          <w:ins w:id="11592" w:author="The Si Tran" w:date="2012-12-11T06:20:00Z"/>
        </w:rPr>
        <w:pPrChange w:id="11593" w:author="The Si Tran" w:date="2012-12-11T06:31:00Z">
          <w:pPr>
            <w:pStyle w:val="ListParagraph"/>
          </w:pPr>
        </w:pPrChange>
      </w:pPr>
      <w:ins w:id="11594" w:author="The Si Tran" w:date="2012-12-11T06:34:00Z">
        <w:r w:rsidRPr="00097101">
          <w:rPr>
            <w:noProof/>
            <w:rPrChange w:id="11595">
              <w:rPr>
                <w:noProof/>
              </w:rPr>
            </w:rPrChange>
          </w:rPr>
          <w:lastRenderedPageBreak/>
          <mc:AlternateContent>
            <mc:Choice Requires="wps">
              <w:drawing>
                <wp:anchor distT="0" distB="0" distL="114300" distR="114300" simplePos="0" relativeHeight="251688448" behindDoc="0" locked="0" layoutInCell="1" allowOverlap="1" wp14:anchorId="1192725A" wp14:editId="7B7C259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276DB6" w:rsidRDefault="00276DB6">
                              <w:pPr>
                                <w:pStyle w:val="EquationIndex"/>
                                <w:pPrChange w:id="11596" w:author="The Si Tran" w:date="2012-12-16T10:41:00Z">
                                  <w:pPr>
                                    <w:spacing w:before="0" w:line="240" w:lineRule="auto"/>
                                  </w:pPr>
                                </w:pPrChange>
                              </w:pPr>
                              <w:ins w:id="11597" w:author="The Si Tran" w:date="2012-12-11T06:34:00Z">
                                <w:r>
                                  <w:t>Chọn</w:t>
                                </w:r>
                              </w:ins>
                              <w:ins w:id="11598" w:author="The Si Tran" w:date="2012-12-16T10:41:00Z">
                                <w:r>
                                  <w:t xml:space="preserve"> </w:t>
                                </w:r>
                              </w:ins>
                              <w:ins w:id="11599"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3" type="#_x0000_t202" style="position:absolute;left:0;text-align:left;margin-left:169.75pt;margin-top:129.75pt;width:87.9pt;height:23.2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Bl7NLK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276DB6" w:rsidRDefault="00276DB6">
                        <w:pPr>
                          <w:pStyle w:val="EquationIndex"/>
                          <w:pPrChange w:id="11600" w:author="The Si Tran" w:date="2012-12-16T10:41:00Z">
                            <w:pPr>
                              <w:spacing w:before="0" w:line="240" w:lineRule="auto"/>
                            </w:pPr>
                          </w:pPrChange>
                        </w:pPr>
                        <w:ins w:id="11601" w:author="The Si Tran" w:date="2012-12-11T06:34:00Z">
                          <w:r>
                            <w:t>Chọn</w:t>
                          </w:r>
                        </w:ins>
                        <w:ins w:id="11602" w:author="The Si Tran" w:date="2012-12-16T10:41:00Z">
                          <w:r>
                            <w:t xml:space="preserve"> </w:t>
                          </w:r>
                        </w:ins>
                        <w:ins w:id="11603" w:author="The Si Tran" w:date="2012-12-11T06:34:00Z">
                          <w:r>
                            <w:t>dữ liệu</w:t>
                          </w:r>
                        </w:ins>
                      </w:p>
                    </w:txbxContent>
                  </v:textbox>
                </v:shape>
              </w:pict>
            </mc:Fallback>
          </mc:AlternateContent>
        </w:r>
        <w:r>
          <w:rPr>
            <w:noProof/>
            <w:rPrChange w:id="11604">
              <w:rPr>
                <w:noProof/>
              </w:rPr>
            </w:rPrChange>
          </w:rPr>
          <mc:AlternateContent>
            <mc:Choice Requires="wps">
              <w:drawing>
                <wp:anchor distT="0" distB="0" distL="114300" distR="114300" simplePos="0" relativeHeight="251687424" behindDoc="0" locked="0" layoutInCell="1" allowOverlap="1" wp14:anchorId="4F21588D" wp14:editId="64BA96B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276DB6" w:rsidRDefault="00276DB6">
                              <w:pPr>
                                <w:pStyle w:val="EquationIndex"/>
                                <w:pPrChange w:id="11605" w:author="The Si Tran" w:date="2012-12-16T10:41:00Z">
                                  <w:pPr>
                                    <w:spacing w:before="0" w:line="240" w:lineRule="auto"/>
                                  </w:pPr>
                                </w:pPrChange>
                              </w:pPr>
                              <w:ins w:id="11606"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4" type="#_x0000_t202" style="position:absolute;left:0;text-align:left;margin-left:214.5pt;margin-top:93pt;width:119.25pt;height:23.2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CZ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nY77XlmZYo8WcqYd&#10;Q2/5okSdb5kPD8xh7tA12CXhHh+pDOpkOomSjXF/3ruPeIwDtJTUmOOc+t9b5gQl6rvGoFyg5eLg&#10;p8N4cjbCwR1rVscava2uDZoHo4DokhjxQfWidKZ6wsqZx1ehYprj7ZyGXrwO7XbByuJiPk8gjLpl&#10;4VYvLY+uI82xix+bJ+Zs1+oBQ3Jn+oln01cd32KjpTbzbTCyTOMQiW5Z7QqANZEGqltpcQ8dnxPq&#10;efHO/gI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D9qKCZ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276DB6" w:rsidRDefault="00276DB6">
                        <w:pPr>
                          <w:pStyle w:val="EquationIndex"/>
                          <w:pPrChange w:id="11607" w:author="The Si Tran" w:date="2012-12-16T10:41:00Z">
                            <w:pPr>
                              <w:spacing w:before="0" w:line="240" w:lineRule="auto"/>
                            </w:pPr>
                          </w:pPrChange>
                        </w:pPr>
                        <w:ins w:id="11608" w:author="The Si Tran" w:date="2012-12-11T06:35:00Z">
                          <w:r>
                            <w:t>Thông tin dữ liệu</w:t>
                          </w:r>
                        </w:ins>
                      </w:p>
                    </w:txbxContent>
                  </v:textbox>
                </v:shape>
              </w:pict>
            </mc:Fallback>
          </mc:AlternateContent>
        </w:r>
      </w:ins>
      <w:ins w:id="11609" w:author="The Si Tran" w:date="2012-12-11T06:33:00Z">
        <w:r w:rsidR="00B737B9">
          <w:rPr>
            <w:noProof/>
            <w:rPrChange w:id="11610">
              <w:rPr>
                <w:noProof/>
              </w:rPr>
            </w:rPrChange>
          </w:rPr>
          <mc:AlternateContent>
            <mc:Choice Requires="wps">
              <w:drawing>
                <wp:anchor distT="0" distB="0" distL="114300" distR="114300" simplePos="0" relativeHeight="251686400" behindDoc="0" locked="0" layoutInCell="1" allowOverlap="1" wp14:anchorId="6B2B2353" wp14:editId="65353010">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276DB6" w:rsidRDefault="00276DB6">
                              <w:pPr>
                                <w:pStyle w:val="EquationIndex"/>
                                <w:pPrChange w:id="11611" w:author="The Si Tran" w:date="2012-12-16T10:41:00Z">
                                  <w:pPr>
                                    <w:spacing w:before="0" w:line="240" w:lineRule="auto"/>
                                  </w:pPr>
                                </w:pPrChange>
                              </w:pPr>
                              <w:ins w:id="11612"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5" type="#_x0000_t202" style="position:absolute;left:0;text-align:left;margin-left:211.5pt;margin-top:54pt;width:119.25pt;height:23.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" fillcolor="white [3201]" strokecolor="red" strokeweight="2.25pt">
                  <v:textbox>
                    <w:txbxContent>
                      <w:p w14:paraId="7C6DE23D" w14:textId="77777777" w:rsidR="00276DB6" w:rsidRDefault="00276DB6">
                        <w:pPr>
                          <w:pStyle w:val="EquationIndex"/>
                          <w:pPrChange w:id="11613" w:author="The Si Tran" w:date="2012-12-16T10:41:00Z">
                            <w:pPr>
                              <w:spacing w:before="0" w:line="240" w:lineRule="auto"/>
                            </w:pPr>
                          </w:pPrChange>
                        </w:pPr>
                        <w:ins w:id="11614" w:author="The Si Tran" w:date="2012-12-11T06:33:00Z">
                          <w:r>
                            <w:t>Chọn tập tin dữ liệu</w:t>
                          </w:r>
                        </w:ins>
                      </w:p>
                    </w:txbxContent>
                  </v:textbox>
                </v:shape>
              </w:pict>
            </mc:Fallback>
          </mc:AlternateContent>
        </w:r>
      </w:ins>
      <w:ins w:id="11615" w:author="The Si Tran" w:date="2012-12-11T06:32:00Z">
        <w:r w:rsidR="00B737B9">
          <w:rPr>
            <w:noProof/>
            <w:rPrChange w:id="11616">
              <w:rPr>
                <w:noProof/>
              </w:rPr>
            </w:rPrChange>
          </w:rPr>
          <mc:AlternateContent>
            <mc:Choice Requires="wps">
              <w:drawing>
                <wp:anchor distT="0" distB="0" distL="114300" distR="114300" simplePos="0" relativeHeight="251685376" behindDoc="0" locked="0" layoutInCell="1" allowOverlap="1" wp14:anchorId="51664591" wp14:editId="4481D57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794C1" id="Straight Connector 158"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617">
              <w:rPr>
                <w:noProof/>
              </w:rPr>
            </w:rPrChange>
          </w:rPr>
          <mc:AlternateContent>
            <mc:Choice Requires="wps">
              <w:drawing>
                <wp:anchor distT="0" distB="0" distL="114300" distR="114300" simplePos="0" relativeHeight="251624960" behindDoc="0" locked="0" layoutInCell="1" allowOverlap="1" wp14:anchorId="00FEE6EF" wp14:editId="43E80A0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7DF91" id="Straight Connector 15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618">
              <w:rPr>
                <w:noProof/>
              </w:rPr>
            </w:rPrChange>
          </w:rPr>
          <mc:AlternateContent>
            <mc:Choice Requires="wps">
              <w:drawing>
                <wp:anchor distT="0" distB="0" distL="114300" distR="114300" simplePos="0" relativeHeight="251623936" behindDoc="0" locked="0" layoutInCell="1" allowOverlap="1" wp14:anchorId="43350F25" wp14:editId="37D5A4C8">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26953" id="Straight Connector 15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619" w:author="The Si Tran" w:date="2012-12-11T06:31:00Z">
        <w:r w:rsidR="00B737B9">
          <w:rPr>
            <w:noProof/>
            <w:rPrChange w:id="11620">
              <w:rPr>
                <w:noProof/>
              </w:rPr>
            </w:rPrChange>
          </w:rPr>
          <mc:AlternateContent>
            <mc:Choice Requires="wps">
              <w:drawing>
                <wp:anchor distT="0" distB="0" distL="114300" distR="114300" simplePos="0" relativeHeight="251621888" behindDoc="0" locked="0" layoutInCell="1" allowOverlap="1" wp14:anchorId="4B2D0E99" wp14:editId="1A1F5843">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30939" id="Straight Connector 15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621">
              <w:rPr>
                <w:noProof/>
              </w:rPr>
            </w:rPrChange>
          </w:rPr>
          <mc:AlternateContent>
            <mc:Choice Requires="wps">
              <w:drawing>
                <wp:anchor distT="0" distB="0" distL="114300" distR="114300" simplePos="0" relativeHeight="251622912" behindDoc="0" locked="0" layoutInCell="1" allowOverlap="1" wp14:anchorId="03A6DB0A" wp14:editId="3F89C06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F5BAC" id="Straight Connector 15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622">
              <w:rPr>
                <w:noProof/>
              </w:rPr>
            </w:rPrChange>
          </w:rPr>
          <w:drawing>
            <wp:inline distT="0" distB="0" distL="0" distR="0" wp14:anchorId="7B62F606" wp14:editId="22A6325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623" w:author="The Si Tran" w:date="2012-12-11T06:29:00Z"/>
          <w:rFonts w:ascii="Times New Roman" w:hAnsi="Times New Roman"/>
          <w:sz w:val="26"/>
          <w:szCs w:val="26"/>
        </w:rPr>
      </w:pPr>
      <w:ins w:id="11624" w:author="The Si Tran" w:date="2012-12-11T06:20:00Z">
        <w:r w:rsidRPr="00B20D96">
          <w:rPr>
            <w:rFonts w:ascii="Times New Roman" w:hAnsi="Times New Roman"/>
            <w:sz w:val="26"/>
            <w:szCs w:val="26"/>
            <w:rPrChange w:id="11625" w:author="The Si Tran" w:date="2012-12-11T06:28:00Z">
              <w:rPr/>
            </w:rPrChange>
          </w:rPr>
          <w:t xml:space="preserve">Ta nhấp vào </w:t>
        </w:r>
      </w:ins>
      <w:ins w:id="11626" w:author="The Si Tran" w:date="2012-12-11T06:27:00Z">
        <w:r w:rsidR="00A33636" w:rsidRPr="00B20D96">
          <w:rPr>
            <w:rFonts w:ascii="Times New Roman" w:hAnsi="Times New Roman"/>
            <w:sz w:val="26"/>
            <w:szCs w:val="26"/>
            <w:rPrChange w:id="11627" w:author="The Si Tran" w:date="2012-12-11T06:28:00Z">
              <w:rPr>
                <w:rFonts w:ascii="Times New Roman" w:hAnsi="Times New Roman"/>
              </w:rPr>
            </w:rPrChange>
          </w:rPr>
          <w:t>nút</w:t>
        </w:r>
      </w:ins>
      <w:ins w:id="11628" w:author="The Si Tran" w:date="2012-12-11T06:20:00Z">
        <w:r w:rsidRPr="00B20D96">
          <w:rPr>
            <w:rFonts w:ascii="Times New Roman" w:hAnsi="Times New Roman"/>
            <w:sz w:val="26"/>
            <w:szCs w:val="26"/>
            <w:rPrChange w:id="11629"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630" w:author="The Si Tran" w:date="2012-12-11T06:20:00Z"/>
          <w:rFonts w:ascii="Times New Roman" w:hAnsi="Times New Roman"/>
          <w:sz w:val="26"/>
          <w:szCs w:val="26"/>
          <w:rPrChange w:id="11631" w:author="The Si Tran" w:date="2012-12-11T06:28:00Z">
            <w:rPr>
              <w:ins w:id="11632" w:author="The Si Tran" w:date="2012-12-11T06:20:00Z"/>
            </w:rPr>
          </w:rPrChange>
        </w:rPr>
        <w:pPrChange w:id="11633"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634" w:author="The Si Tran" w:date="2012-12-11T06:36:00Z"/>
          <w:rFonts w:ascii="Times New Roman" w:hAnsi="Times New Roman"/>
        </w:rPr>
      </w:pPr>
      <w:ins w:id="11635" w:author="The Si Tran" w:date="2012-12-11T06:20:00Z">
        <w:r w:rsidRPr="001B545C">
          <w:rPr>
            <w:rFonts w:ascii="Times New Roman" w:hAnsi="Times New Roman"/>
            <w:noProof/>
            <w:rPrChange w:id="11636">
              <w:rPr>
                <w:noProof/>
              </w:rPr>
            </w:rPrChange>
          </w:rPr>
          <w:drawing>
            <wp:inline distT="0" distB="0" distL="0" distR="0" wp14:anchorId="7A0D5060" wp14:editId="5CE6E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637" w:author="The Si Tran" w:date="2012-12-11T06:20:00Z"/>
          <w:rFonts w:ascii="Times New Roman" w:hAnsi="Times New Roman"/>
          <w:rPrChange w:id="11638" w:author="The Si Tran" w:date="2012-12-11T06:24:00Z">
            <w:rPr>
              <w:ins w:id="11639"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640" w:author="The Si Tran" w:date="2012-12-11T06:20:00Z"/>
          <w:rFonts w:ascii="Times New Roman" w:hAnsi="Times New Roman"/>
          <w:sz w:val="26"/>
          <w:szCs w:val="26"/>
          <w:rPrChange w:id="11641" w:author="The Si Tran" w:date="2012-12-16T10:18:00Z">
            <w:rPr>
              <w:ins w:id="11642" w:author="The Si Tran" w:date="2012-12-11T06:20:00Z"/>
            </w:rPr>
          </w:rPrChange>
        </w:rPr>
      </w:pPr>
      <w:ins w:id="11643" w:author="The Si Tran" w:date="2012-12-11T06:20:00Z">
        <w:r w:rsidRPr="00F51D11">
          <w:rPr>
            <w:rFonts w:ascii="Times New Roman" w:hAnsi="Times New Roman"/>
            <w:sz w:val="26"/>
            <w:szCs w:val="26"/>
            <w:rPrChange w:id="11644"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645" w:author="The Si Tran" w:date="2012-12-11T06:37:00Z"/>
          <w:sz w:val="26"/>
          <w:szCs w:val="26"/>
          <w:rPrChange w:id="11646" w:author="The Si Tran" w:date="2012-12-11T06:38:00Z">
            <w:rPr>
              <w:ins w:id="11647" w:author="The Si Tran" w:date="2012-12-11T06:37:00Z"/>
            </w:rPr>
          </w:rPrChange>
        </w:rPr>
        <w:pPrChange w:id="11648" w:author="The Si Tran" w:date="2012-12-11T06:38:00Z">
          <w:pPr>
            <w:pStyle w:val="ListParagraph"/>
            <w:numPr>
              <w:numId w:val="35"/>
            </w:numPr>
            <w:spacing w:after="160" w:line="259" w:lineRule="auto"/>
            <w:ind w:left="1080" w:hanging="360"/>
          </w:pPr>
        </w:pPrChange>
      </w:pPr>
      <w:bookmarkStart w:id="11649" w:name="_Toc343029972"/>
      <w:ins w:id="11650" w:author="The Si Tran" w:date="2012-12-11T06:38:00Z">
        <w:r w:rsidRPr="00554AC4">
          <w:rPr>
            <w:b w:val="0"/>
            <w:sz w:val="26"/>
            <w:szCs w:val="26"/>
            <w:rPrChange w:id="11651" w:author="The Si Tran" w:date="2012-12-11T06:38:00Z">
              <w:rPr/>
            </w:rPrChange>
          </w:rPr>
          <w:t>Phân tích tập dữ liệu qua đồ thị</w:t>
        </w:r>
      </w:ins>
      <w:bookmarkEnd w:id="11649"/>
    </w:p>
    <w:p w14:paraId="2D19A555" w14:textId="77777777" w:rsidR="00667F2E" w:rsidRPr="003E01A2" w:rsidRDefault="00667F2E" w:rsidP="00667F2E">
      <w:pPr>
        <w:pStyle w:val="ListParagraph"/>
        <w:numPr>
          <w:ilvl w:val="0"/>
          <w:numId w:val="36"/>
        </w:numPr>
        <w:spacing w:after="160" w:line="259" w:lineRule="auto"/>
        <w:rPr>
          <w:ins w:id="11652" w:author="The Si Tran" w:date="2012-12-11T06:20:00Z"/>
          <w:rFonts w:ascii="Times New Roman" w:hAnsi="Times New Roman"/>
          <w:sz w:val="26"/>
          <w:szCs w:val="26"/>
          <w:rPrChange w:id="11653" w:author="The Si Tran" w:date="2012-12-11T06:41:00Z">
            <w:rPr>
              <w:ins w:id="11654" w:author="The Si Tran" w:date="2012-12-11T06:20:00Z"/>
            </w:rPr>
          </w:rPrChange>
        </w:rPr>
      </w:pPr>
      <w:ins w:id="11655" w:author="The Si Tran" w:date="2012-12-11T06:20:00Z">
        <w:r w:rsidRPr="003E01A2">
          <w:rPr>
            <w:rFonts w:ascii="Times New Roman" w:hAnsi="Times New Roman"/>
            <w:sz w:val="26"/>
            <w:szCs w:val="26"/>
            <w:rPrChange w:id="11656" w:author="The Si Tran" w:date="2012-12-11T06:41:00Z">
              <w:rPr/>
            </w:rPrChange>
          </w:rPr>
          <w:t xml:space="preserve">Xem đồ thị chuỗi dữ liệu bằng cách chọn </w:t>
        </w:r>
      </w:ins>
      <w:ins w:id="11657" w:author="The Si Tran" w:date="2012-12-11T06:39:00Z">
        <w:r w:rsidR="00554AC4" w:rsidRPr="003E01A2">
          <w:rPr>
            <w:rFonts w:ascii="Times New Roman" w:hAnsi="Times New Roman"/>
            <w:sz w:val="26"/>
            <w:szCs w:val="26"/>
            <w:rPrChange w:id="11658" w:author="The Si Tran" w:date="2012-12-11T06:41:00Z">
              <w:rPr>
                <w:rFonts w:ascii="Times New Roman" w:hAnsi="Times New Roman"/>
              </w:rPr>
            </w:rPrChange>
          </w:rPr>
          <w:t>nút</w:t>
        </w:r>
      </w:ins>
      <w:ins w:id="11659" w:author="The Si Tran" w:date="2012-12-11T06:20:00Z">
        <w:r w:rsidRPr="003E01A2">
          <w:rPr>
            <w:rFonts w:ascii="Times New Roman" w:hAnsi="Times New Roman"/>
            <w:sz w:val="26"/>
            <w:szCs w:val="26"/>
            <w:rPrChange w:id="11660" w:author="The Si Tran" w:date="2012-12-11T06:41:00Z">
              <w:rPr/>
            </w:rPrChange>
          </w:rPr>
          <w:t xml:space="preserve"> [Plot]</w:t>
        </w:r>
      </w:ins>
    </w:p>
    <w:p w14:paraId="4BE86C4B" w14:textId="77777777" w:rsidR="00667F2E" w:rsidRPr="001B545C" w:rsidRDefault="00667F2E" w:rsidP="00667F2E">
      <w:pPr>
        <w:pStyle w:val="ListParagraph"/>
        <w:ind w:left="1440"/>
        <w:rPr>
          <w:ins w:id="11661" w:author="The Si Tran" w:date="2012-12-11T06:20:00Z"/>
          <w:rFonts w:ascii="Times New Roman" w:hAnsi="Times New Roman"/>
          <w:rPrChange w:id="11662" w:author="The Si Tran" w:date="2012-12-11T06:24:00Z">
            <w:rPr>
              <w:ins w:id="11663" w:author="The Si Tran" w:date="2012-12-11T06:20:00Z"/>
            </w:rPr>
          </w:rPrChange>
        </w:rPr>
      </w:pPr>
      <w:ins w:id="11664" w:author="The Si Tran" w:date="2012-12-11T06:20:00Z">
        <w:r w:rsidRPr="001B545C">
          <w:rPr>
            <w:rFonts w:ascii="Times New Roman" w:hAnsi="Times New Roman"/>
            <w:noProof/>
            <w:rPrChange w:id="11665">
              <w:rPr>
                <w:noProof/>
              </w:rPr>
            </w:rPrChange>
          </w:rPr>
          <w:drawing>
            <wp:inline distT="0" distB="0" distL="0" distR="0" wp14:anchorId="5E272D5A" wp14:editId="22343D46">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666" w:author="The Si Tran" w:date="2012-12-11T06:20:00Z"/>
          <w:rFonts w:ascii="Times New Roman" w:hAnsi="Times New Roman"/>
          <w:sz w:val="26"/>
          <w:szCs w:val="26"/>
          <w:rPrChange w:id="11667" w:author="The Si Tran" w:date="2012-12-11T06:41:00Z">
            <w:rPr>
              <w:ins w:id="11668" w:author="The Si Tran" w:date="2012-12-11T06:20:00Z"/>
            </w:rPr>
          </w:rPrChange>
        </w:rPr>
        <w:pPrChange w:id="11669" w:author="The Si Tran" w:date="2012-12-11T06:40:00Z">
          <w:pPr>
            <w:pStyle w:val="ListParagraph"/>
            <w:ind w:left="1440"/>
          </w:pPr>
        </w:pPrChange>
      </w:pPr>
      <w:ins w:id="11670" w:author="The Si Tran" w:date="2012-12-11T06:40:00Z">
        <w:r w:rsidRPr="003E01A2">
          <w:rPr>
            <w:rFonts w:ascii="Times New Roman" w:hAnsi="Times New Roman"/>
            <w:sz w:val="26"/>
            <w:szCs w:val="26"/>
            <w:rPrChange w:id="11671"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672" w:author="The Si Tran" w:date="2012-12-11T06:39:00Z"/>
          <w:rFonts w:ascii="Times New Roman" w:hAnsi="Times New Roman"/>
          <w:sz w:val="26"/>
          <w:szCs w:val="26"/>
          <w:rPrChange w:id="11673" w:author="The Si Tran" w:date="2012-12-11T06:41:00Z">
            <w:rPr>
              <w:ins w:id="11674" w:author="The Si Tran" w:date="2012-12-11T06:39:00Z"/>
              <w:rFonts w:ascii="Times New Roman" w:hAnsi="Times New Roman"/>
            </w:rPr>
          </w:rPrChange>
        </w:rPr>
      </w:pPr>
      <w:ins w:id="11675" w:author="The Si Tran" w:date="2012-12-11T06:20:00Z">
        <w:r w:rsidRPr="003E01A2">
          <w:rPr>
            <w:rFonts w:ascii="Times New Roman" w:hAnsi="Times New Roman"/>
            <w:sz w:val="26"/>
            <w:szCs w:val="26"/>
            <w:rPrChange w:id="11676"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677" w:author="The Si Tran" w:date="2012-12-11T06:41:00Z"/>
          <w:rFonts w:ascii="Times New Roman" w:hAnsi="Times New Roman"/>
          <w:sz w:val="26"/>
          <w:szCs w:val="26"/>
        </w:rPr>
        <w:pPrChange w:id="11678" w:author="The Si Tran" w:date="2012-12-11T06:39:00Z">
          <w:pPr>
            <w:pStyle w:val="ListParagraph"/>
            <w:numPr>
              <w:numId w:val="36"/>
            </w:numPr>
            <w:spacing w:after="160" w:line="259" w:lineRule="auto"/>
            <w:ind w:left="1440" w:hanging="360"/>
          </w:pPr>
        </w:pPrChange>
      </w:pPr>
      <w:ins w:id="11679" w:author="The Si Tran" w:date="2012-12-11T06:39:00Z">
        <w:r w:rsidRPr="003E01A2">
          <w:rPr>
            <w:rFonts w:ascii="Times New Roman" w:hAnsi="Times New Roman"/>
            <w:sz w:val="26"/>
            <w:szCs w:val="26"/>
            <w:rPrChange w:id="11680" w:author="The Si Tran" w:date="2012-12-11T06:41:00Z">
              <w:rPr>
                <w:rFonts w:ascii="Times New Roman" w:hAnsi="Times New Roman"/>
              </w:rPr>
            </w:rPrChange>
          </w:rPr>
          <w:t>Thông qua đồ thị này, ta có thể ước lượng được tính xu hướng và tính m</w:t>
        </w:r>
      </w:ins>
      <w:ins w:id="11681" w:author="The Si Tran" w:date="2012-12-11T06:40:00Z">
        <w:r w:rsidRPr="003E01A2">
          <w:rPr>
            <w:rFonts w:ascii="Times New Roman" w:hAnsi="Times New Roman"/>
            <w:sz w:val="26"/>
            <w:szCs w:val="26"/>
            <w:rPrChange w:id="11682" w:author="The Si Tran" w:date="2012-12-11T06:41:00Z">
              <w:rPr>
                <w:rFonts w:ascii="Times New Roman" w:hAnsi="Times New Roman"/>
              </w:rPr>
            </w:rPrChange>
          </w:rPr>
          <w:t>ùa trong chuỗi dữ liệu</w:t>
        </w:r>
      </w:ins>
      <w:ins w:id="11683"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684" w:author="The Si Tran" w:date="2012-12-11T06:20:00Z"/>
          <w:rFonts w:ascii="Times New Roman" w:hAnsi="Times New Roman"/>
          <w:sz w:val="26"/>
          <w:szCs w:val="26"/>
          <w:rPrChange w:id="11685" w:author="The Si Tran" w:date="2012-12-11T06:41:00Z">
            <w:rPr>
              <w:ins w:id="11686" w:author="The Si Tran" w:date="2012-12-11T06:20:00Z"/>
            </w:rPr>
          </w:rPrChange>
        </w:rPr>
        <w:pPrChange w:id="11687"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688" w:author="The Si Tran" w:date="2012-12-11T06:20:00Z"/>
          <w:rFonts w:ascii="Times New Roman" w:hAnsi="Times New Roman"/>
          <w:rPrChange w:id="11689" w:author="The Si Tran" w:date="2012-12-11T06:24:00Z">
            <w:rPr>
              <w:ins w:id="11690" w:author="The Si Tran" w:date="2012-12-11T06:20:00Z"/>
            </w:rPr>
          </w:rPrChange>
        </w:rPr>
      </w:pPr>
      <w:ins w:id="11691" w:author="The Si Tran" w:date="2012-12-11T06:20:00Z">
        <w:r w:rsidRPr="001B545C">
          <w:rPr>
            <w:rFonts w:ascii="Times New Roman" w:hAnsi="Times New Roman"/>
            <w:noProof/>
            <w:rPrChange w:id="11692">
              <w:rPr>
                <w:noProof/>
              </w:rPr>
            </w:rPrChange>
          </w:rPr>
          <w:lastRenderedPageBreak/>
          <w:drawing>
            <wp:inline distT="0" distB="0" distL="0" distR="0" wp14:anchorId="4AF5CF79" wp14:editId="491F745B">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693" w:author="The Si Tran" w:date="2012-12-11T06:41:00Z"/>
          <w:rFonts w:ascii="Times New Roman" w:hAnsi="Times New Roman"/>
          <w:sz w:val="26"/>
          <w:szCs w:val="26"/>
        </w:rPr>
      </w:pPr>
      <w:ins w:id="11694"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695"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696" w:author="The Si Tran" w:date="2012-12-11T06:20:00Z"/>
          <w:rFonts w:ascii="Times New Roman" w:hAnsi="Times New Roman"/>
          <w:rPrChange w:id="11697" w:author="The Si Tran" w:date="2012-12-11T06:24:00Z">
            <w:rPr>
              <w:ins w:id="11698"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699" w:author="The Si Tran" w:date="2012-12-11T06:43:00Z"/>
          <w:rFonts w:ascii="Times New Roman" w:hAnsi="Times New Roman"/>
          <w:sz w:val="26"/>
          <w:szCs w:val="26"/>
        </w:rPr>
      </w:pPr>
      <w:ins w:id="11700" w:author="The Si Tran" w:date="2012-12-11T06:20:00Z">
        <w:r w:rsidRPr="0097191E">
          <w:rPr>
            <w:rFonts w:ascii="Times New Roman" w:hAnsi="Times New Roman"/>
            <w:sz w:val="26"/>
            <w:szCs w:val="26"/>
            <w:rPrChange w:id="11701"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702" w:author="The Si Tran" w:date="2012-12-11T06:43:00Z"/>
          <w:rFonts w:ascii="Times New Roman" w:hAnsi="Times New Roman"/>
          <w:sz w:val="26"/>
          <w:szCs w:val="26"/>
        </w:rPr>
        <w:pPrChange w:id="11703" w:author="The Si Tran" w:date="2012-12-11T06:43:00Z">
          <w:pPr>
            <w:pStyle w:val="ListParagraph"/>
            <w:numPr>
              <w:numId w:val="36"/>
            </w:numPr>
            <w:spacing w:after="160" w:line="259" w:lineRule="auto"/>
            <w:ind w:left="1440" w:hanging="360"/>
          </w:pPr>
        </w:pPrChange>
      </w:pPr>
      <w:ins w:id="11704" w:author="The Si Tran" w:date="2012-12-11T06:43:00Z">
        <w:r>
          <w:rPr>
            <w:rFonts w:ascii="Times New Roman" w:hAnsi="Times New Roman"/>
            <w:sz w:val="26"/>
            <w:szCs w:val="26"/>
          </w:rPr>
          <w:t>Thông qua đồ thị này và đồ thị hệ số tự tương quan</w:t>
        </w:r>
      </w:ins>
      <w:ins w:id="11705"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706" w:author="The Si Tran" w:date="2012-12-11T06:20:00Z"/>
          <w:rFonts w:ascii="Times New Roman" w:hAnsi="Times New Roman"/>
          <w:sz w:val="26"/>
          <w:szCs w:val="26"/>
          <w:rPrChange w:id="11707" w:author="The Si Tran" w:date="2012-12-11T06:42:00Z">
            <w:rPr>
              <w:ins w:id="11708" w:author="The Si Tran" w:date="2012-12-11T06:20:00Z"/>
            </w:rPr>
          </w:rPrChange>
        </w:rPr>
        <w:pPrChange w:id="11709"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710" w:author="The Si Tran" w:date="2012-12-11T06:44:00Z"/>
          <w:rFonts w:ascii="Times New Roman" w:hAnsi="Times New Roman"/>
        </w:rPr>
      </w:pPr>
      <w:ins w:id="11711" w:author="The Si Tran" w:date="2012-12-11T06:20:00Z">
        <w:r w:rsidRPr="001B545C">
          <w:rPr>
            <w:rFonts w:ascii="Times New Roman" w:hAnsi="Times New Roman"/>
            <w:noProof/>
            <w:rPrChange w:id="11712">
              <w:rPr>
                <w:noProof/>
              </w:rPr>
            </w:rPrChange>
          </w:rPr>
          <w:drawing>
            <wp:inline distT="0" distB="0" distL="0" distR="0" wp14:anchorId="5413DEB2" wp14:editId="56BF9D4D">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713" w:author="The Si Tran" w:date="2012-12-11T06:44:00Z"/>
          <w:rFonts w:ascii="Times New Roman" w:hAnsi="Times New Roman"/>
          <w:sz w:val="26"/>
          <w:szCs w:val="26"/>
        </w:rPr>
      </w:pPr>
      <w:ins w:id="11714"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715" w:author="The Si Tran" w:date="2012-12-11T06:20:00Z"/>
          <w:rFonts w:ascii="Times New Roman" w:hAnsi="Times New Roman"/>
          <w:rPrChange w:id="11716" w:author="The Si Tran" w:date="2012-12-11T06:24:00Z">
            <w:rPr>
              <w:ins w:id="11717" w:author="The Si Tran" w:date="2012-12-11T06:20:00Z"/>
            </w:rPr>
          </w:rPrChange>
        </w:rPr>
      </w:pPr>
    </w:p>
    <w:p w14:paraId="07908807" w14:textId="77777777" w:rsidR="00667F2E" w:rsidRPr="001B545C" w:rsidRDefault="00667F2E" w:rsidP="00667F2E">
      <w:pPr>
        <w:pStyle w:val="ListParagraph"/>
        <w:ind w:left="1440"/>
        <w:rPr>
          <w:ins w:id="11718" w:author="The Si Tran" w:date="2012-12-11T06:20:00Z"/>
          <w:rFonts w:ascii="Times New Roman" w:hAnsi="Times New Roman"/>
          <w:rPrChange w:id="11719" w:author="The Si Tran" w:date="2012-12-11T06:24:00Z">
            <w:rPr>
              <w:ins w:id="11720"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721" w:author="The Si Tran" w:date="2012-12-11T06:45:00Z"/>
          <w:rFonts w:ascii="Times New Roman" w:hAnsi="Times New Roman"/>
          <w:sz w:val="26"/>
          <w:szCs w:val="26"/>
        </w:rPr>
      </w:pPr>
      <w:ins w:id="11722" w:author="The Si Tran" w:date="2012-12-11T06:20:00Z">
        <w:r w:rsidRPr="00C14E00">
          <w:rPr>
            <w:rFonts w:ascii="Times New Roman" w:hAnsi="Times New Roman"/>
            <w:sz w:val="26"/>
            <w:szCs w:val="26"/>
            <w:rPrChange w:id="11723"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724" w:author="The Si Tran" w:date="2012-12-11T06:20:00Z"/>
          <w:rFonts w:ascii="Times New Roman" w:hAnsi="Times New Roman"/>
          <w:sz w:val="26"/>
          <w:szCs w:val="26"/>
          <w:rPrChange w:id="11725" w:author="The Si Tran" w:date="2012-12-11T06:45:00Z">
            <w:rPr>
              <w:ins w:id="11726" w:author="The Si Tran" w:date="2012-12-11T06:20:00Z"/>
            </w:rPr>
          </w:rPrChange>
        </w:rPr>
        <w:pPrChange w:id="11727" w:author="The Si Tran" w:date="2012-12-11T06:45:00Z">
          <w:pPr>
            <w:pStyle w:val="ListParagraph"/>
            <w:numPr>
              <w:numId w:val="36"/>
            </w:numPr>
            <w:spacing w:after="160" w:line="259" w:lineRule="auto"/>
            <w:ind w:left="1440" w:hanging="360"/>
          </w:pPr>
        </w:pPrChange>
      </w:pPr>
      <w:ins w:id="11728" w:author="The Si Tran" w:date="2012-12-11T06:45:00Z">
        <w:r>
          <w:rPr>
            <w:rFonts w:ascii="Times New Roman" w:hAnsi="Times New Roman"/>
            <w:sz w:val="26"/>
            <w:szCs w:val="26"/>
          </w:rPr>
          <w:lastRenderedPageBreak/>
          <w:t>Thông qua đồ thị này, ta có thể đánh giá được độ chính xác của</w:t>
        </w:r>
      </w:ins>
      <w:ins w:id="11729"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730" w:author="The Si Tran" w:date="2012-12-11T06:49:00Z"/>
          <w:rFonts w:ascii="Times New Roman" w:hAnsi="Times New Roman"/>
        </w:rPr>
      </w:pPr>
      <w:ins w:id="11731" w:author="The Si Tran" w:date="2012-12-11T06:20:00Z">
        <w:r w:rsidRPr="001B545C">
          <w:rPr>
            <w:rFonts w:ascii="Times New Roman" w:hAnsi="Times New Roman"/>
            <w:noProof/>
            <w:rPrChange w:id="11732">
              <w:rPr>
                <w:noProof/>
              </w:rPr>
            </w:rPrChange>
          </w:rPr>
          <w:drawing>
            <wp:inline distT="0" distB="0" distL="0" distR="0" wp14:anchorId="27469DE2" wp14:editId="10026F7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733" w:author="The Si Tran" w:date="2012-12-11T06:49:00Z"/>
          <w:rFonts w:ascii="Times New Roman" w:hAnsi="Times New Roman"/>
          <w:sz w:val="26"/>
          <w:szCs w:val="26"/>
        </w:rPr>
      </w:pPr>
      <w:ins w:id="11734"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735" w:author="The Si Tran" w:date="2012-12-11T06:20:00Z"/>
        </w:rPr>
        <w:pPrChange w:id="11736" w:author="The Si Tran" w:date="2012-12-11T06:50:00Z">
          <w:pPr>
            <w:pStyle w:val="ListParagraph"/>
            <w:ind w:left="1440"/>
          </w:pPr>
        </w:pPrChange>
      </w:pPr>
      <w:bookmarkStart w:id="11737" w:name="_Toc343029973"/>
      <w:ins w:id="11738" w:author="The Si Tran" w:date="2012-12-11T06:50:00Z">
        <w:r>
          <w:rPr>
            <w:b w:val="0"/>
            <w:sz w:val="26"/>
            <w:szCs w:val="26"/>
          </w:rPr>
          <w:t>Ước lượng tham số cho mô hình SARIMA</w:t>
        </w:r>
        <w:bookmarkEnd w:id="11737"/>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739" w:author="The Si Tran" w:date="2012-12-11T06:20:00Z"/>
          <w:rFonts w:ascii="Times New Roman" w:hAnsi="Times New Roman"/>
          <w:sz w:val="26"/>
          <w:szCs w:val="26"/>
          <w:rPrChange w:id="11740" w:author="The Si Tran" w:date="2012-12-11T06:51:00Z">
            <w:rPr>
              <w:ins w:id="11741" w:author="The Si Tran" w:date="2012-12-11T06:20:00Z"/>
            </w:rPr>
          </w:rPrChange>
        </w:rPr>
      </w:pPr>
      <w:ins w:id="11742" w:author="The Si Tran" w:date="2012-12-11T06:20:00Z">
        <w:r w:rsidRPr="00FF6A63">
          <w:rPr>
            <w:rFonts w:ascii="Times New Roman" w:hAnsi="Times New Roman"/>
            <w:sz w:val="26"/>
            <w:szCs w:val="26"/>
            <w:rPrChange w:id="11743" w:author="The Si Tran" w:date="2012-12-11T06:51:00Z">
              <w:rPr/>
            </w:rPrChange>
          </w:rPr>
          <w:t>Ước lượng tự động</w:t>
        </w:r>
      </w:ins>
    </w:p>
    <w:p w14:paraId="1F3B2740" w14:textId="77777777" w:rsidR="00667F2E" w:rsidRPr="00FF6A63" w:rsidRDefault="00667F2E" w:rsidP="00667F2E">
      <w:pPr>
        <w:pStyle w:val="ListParagraph"/>
        <w:ind w:left="1440"/>
        <w:rPr>
          <w:ins w:id="11744" w:author="The Si Tran" w:date="2012-12-11T06:20:00Z"/>
          <w:rFonts w:ascii="Times New Roman" w:hAnsi="Times New Roman"/>
          <w:sz w:val="26"/>
          <w:szCs w:val="26"/>
          <w:rPrChange w:id="11745" w:author="The Si Tran" w:date="2012-12-11T06:51:00Z">
            <w:rPr>
              <w:ins w:id="11746" w:author="The Si Tran" w:date="2012-12-11T06:20:00Z"/>
            </w:rPr>
          </w:rPrChange>
        </w:rPr>
      </w:pPr>
      <w:ins w:id="11747" w:author="The Si Tran" w:date="2012-12-11T06:20:00Z">
        <w:r w:rsidRPr="00FF6A63">
          <w:rPr>
            <w:rFonts w:ascii="Times New Roman" w:hAnsi="Times New Roman"/>
            <w:sz w:val="26"/>
            <w:szCs w:val="26"/>
            <w:rPrChange w:id="11748"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749" w:author="The Si Tran" w:date="2012-12-11T06:20:00Z"/>
          <w:rFonts w:ascii="Times New Roman" w:hAnsi="Times New Roman"/>
          <w:sz w:val="26"/>
          <w:szCs w:val="26"/>
          <w:rPrChange w:id="11750" w:author="The Si Tran" w:date="2012-12-11T06:51:00Z">
            <w:rPr>
              <w:ins w:id="11751" w:author="The Si Tran" w:date="2012-12-11T06:20:00Z"/>
            </w:rPr>
          </w:rPrChange>
        </w:rPr>
      </w:pPr>
      <w:ins w:id="11752" w:author="The Si Tran" w:date="2012-12-11T06:20:00Z">
        <w:r w:rsidRPr="00FF6A63">
          <w:rPr>
            <w:rFonts w:ascii="Times New Roman" w:hAnsi="Times New Roman"/>
            <w:sz w:val="26"/>
            <w:szCs w:val="26"/>
            <w:rPrChange w:id="11753"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754" w:author="The Si Tran" w:date="2012-12-11T06:20:00Z"/>
          <w:rFonts w:ascii="Times New Roman" w:hAnsi="Times New Roman"/>
          <w:rPrChange w:id="11755" w:author="The Si Tran" w:date="2012-12-11T06:24:00Z">
            <w:rPr>
              <w:ins w:id="11756" w:author="The Si Tran" w:date="2012-12-11T06:20:00Z"/>
            </w:rPr>
          </w:rPrChange>
        </w:rPr>
      </w:pPr>
    </w:p>
    <w:p w14:paraId="5D840CAC" w14:textId="77777777" w:rsidR="00667F2E" w:rsidRPr="001B545C" w:rsidRDefault="00667F2E" w:rsidP="00667F2E">
      <w:pPr>
        <w:pStyle w:val="ListParagraph"/>
        <w:ind w:left="1440"/>
        <w:rPr>
          <w:ins w:id="11757" w:author="The Si Tran" w:date="2012-12-11T06:20:00Z"/>
          <w:rFonts w:ascii="Times New Roman" w:hAnsi="Times New Roman"/>
          <w:rPrChange w:id="11758" w:author="The Si Tran" w:date="2012-12-11T06:24:00Z">
            <w:rPr>
              <w:ins w:id="11759" w:author="The Si Tran" w:date="2012-12-11T06:20:00Z"/>
            </w:rPr>
          </w:rPrChange>
        </w:rPr>
      </w:pPr>
    </w:p>
    <w:p w14:paraId="2DE715E0" w14:textId="77777777" w:rsidR="00667F2E" w:rsidRPr="001B545C" w:rsidRDefault="00667F2E" w:rsidP="00667F2E">
      <w:pPr>
        <w:pStyle w:val="ListParagraph"/>
        <w:ind w:left="1440"/>
        <w:rPr>
          <w:ins w:id="11760" w:author="The Si Tran" w:date="2012-12-11T06:20:00Z"/>
          <w:rFonts w:ascii="Times New Roman" w:hAnsi="Times New Roman"/>
          <w:rPrChange w:id="11761" w:author="The Si Tran" w:date="2012-12-11T06:24:00Z">
            <w:rPr>
              <w:ins w:id="11762" w:author="The Si Tran" w:date="2012-12-11T06:20:00Z"/>
            </w:rPr>
          </w:rPrChange>
        </w:rPr>
      </w:pPr>
    </w:p>
    <w:p w14:paraId="153F01BA" w14:textId="77777777" w:rsidR="00667F2E" w:rsidRPr="001B545C" w:rsidRDefault="007E692E">
      <w:pPr>
        <w:pStyle w:val="ListParagraph"/>
        <w:ind w:left="0"/>
        <w:jc w:val="center"/>
        <w:rPr>
          <w:ins w:id="11763" w:author="The Si Tran" w:date="2012-12-11T06:20:00Z"/>
          <w:rFonts w:ascii="Times New Roman" w:hAnsi="Times New Roman"/>
          <w:rPrChange w:id="11764" w:author="The Si Tran" w:date="2012-12-11T06:24:00Z">
            <w:rPr>
              <w:ins w:id="11765" w:author="The Si Tran" w:date="2012-12-11T06:20:00Z"/>
            </w:rPr>
          </w:rPrChange>
        </w:rPr>
        <w:pPrChange w:id="11766" w:author="The Si Tran" w:date="2012-12-11T06:47:00Z">
          <w:pPr>
            <w:pStyle w:val="ListParagraph"/>
            <w:ind w:left="0"/>
          </w:pPr>
        </w:pPrChange>
      </w:pPr>
      <w:ins w:id="11767" w:author="The Si Tran" w:date="2012-12-11T06:20:00Z">
        <w:r w:rsidRPr="001B545C">
          <w:rPr>
            <w:rFonts w:ascii="Times New Roman" w:hAnsi="Times New Roman"/>
            <w:noProof/>
            <w:rPrChange w:id="11768">
              <w:rPr>
                <w:noProof/>
              </w:rPr>
            </w:rPrChange>
          </w:rPr>
          <w:lastRenderedPageBreak/>
          <mc:AlternateContent>
            <mc:Choice Requires="wps">
              <w:drawing>
                <wp:anchor distT="0" distB="0" distL="114300" distR="114300" simplePos="0" relativeHeight="251619840" behindDoc="0" locked="0" layoutInCell="1" allowOverlap="1" wp14:anchorId="00A0296C" wp14:editId="4879D4B5">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6" type="#_x0000_t47" style="position:absolute;left:0;text-align:left;margin-left:228.55pt;margin-top:178.5pt;width:279.75pt;height:85.5pt;z-index:251619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wV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12PH7KE4Y38Z6AfPar6p8Xm3zLodMzhp2HS4PdwjHqUEfDwYbpRUYH69993b&#10;4wCglpIWJzen9ueRGUGJ/KZwNG6S2cyPehBm2ZcUBXOp2V9q1LFZAzZEgntK83D19k6O19JA84LN&#10;uPJRUcUUx9g55c6Mwtr1GwXXFBerVTDD8dbMbdWT5h7cE+2b9rl7YUYPPe5wPB5gnHK2eNPgva33&#10;VLA6Oijr0P2e6p7X4QlwNYReGtaY3z2XcrB6XbbL3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kEC8FbICAAC0BQAADgAA&#10;AAAAAAAAAAAAAAAuAgAAZHJzL2Uyb0RvYy54bWxQSwECLQAUAAYACAAAACEA57hXctwAAAAIAQAA&#10;DwAAAAAAAAAAAAAAAAAMBQAAZHJzL2Rvd25yZXYueG1sUEsFBgAAAAAEAAQA8wAAABUGAAAAAA==&#10;" filled="f" strokecolor="red" strokeweight="2pt">
                  <v:textbox>
                    <w:txbxContent>
                      <w:p w14:paraId="29E95B31" w14:textId="77777777" w:rsidR="00276DB6" w:rsidRDefault="00276DB6" w:rsidP="00667F2E">
                        <w:pPr>
                          <w:jc w:val="center"/>
                        </w:pPr>
                      </w:p>
                    </w:txbxContent>
                  </v:textbox>
                  <o:callout v:ext="edit" minusy="t"/>
                  <w10:wrap anchorx="margin"/>
                </v:shape>
              </w:pict>
            </mc:Fallback>
          </mc:AlternateContent>
        </w:r>
      </w:ins>
      <w:ins w:id="11769" w:author="The Si Tran" w:date="2012-12-11T06:53:00Z">
        <w:r w:rsidRPr="00FF6A63">
          <w:rPr>
            <w:rFonts w:ascii="Times New Roman" w:hAnsi="Times New Roman"/>
            <w:noProof/>
            <w:rPrChange w:id="11770">
              <w:rPr>
                <w:noProof/>
              </w:rPr>
            </w:rPrChange>
          </w:rPr>
          <mc:AlternateContent>
            <mc:Choice Requires="wps">
              <w:drawing>
                <wp:anchor distT="0" distB="0" distL="114300" distR="114300" simplePos="0" relativeHeight="251694592" behindDoc="0" locked="0" layoutInCell="1" allowOverlap="1" wp14:anchorId="131A4D11" wp14:editId="04E206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276DB6" w:rsidRDefault="00276DB6">
                              <w:pPr>
                                <w:pStyle w:val="EquationIndex"/>
                                <w:pPrChange w:id="11771" w:author="The Si Tran" w:date="2012-12-16T10:41:00Z">
                                  <w:pPr/>
                                </w:pPrChange>
                              </w:pPr>
                              <w:ins w:id="11772" w:author="The Si Tran" w:date="2012-12-11T06:53:00Z">
                                <w:r>
                                  <w:t>Tham số cho</w:t>
                                </w:r>
                              </w:ins>
                              <w:ins w:id="11773" w:author="The Si Tran" w:date="2012-12-11T06:51:00Z">
                                <w:r>
                                  <w:t xml:space="preserve"> </w:t>
                                </w:r>
                              </w:ins>
                              <w:ins w:id="11774" w:author="The Si Tran" w:date="2012-12-11T06:53:00Z">
                                <w:r>
                                  <w:t>ước</w:t>
                                </w:r>
                              </w:ins>
                              <w:ins w:id="11775"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7" type="#_x0000_t202" style="position:absolute;left:0;text-align:left;margin-left:22.5pt;margin-top:129.45pt;width:119.25pt;height:3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oW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Ts/6XllBtccW8tCO&#10;YXB8obDONyzEe+Zx7rBrcJfEO/xIDVgn6CRKNuD/vHef8DgOqKWkxjkuafi9ZV5Qon9YHJSv2HJp&#10;8PNhPDkb4cEfa1bHGrs1V4DNM8St5XgWEz7qXpQezBOunHl6FVXMcny7pLEXr2K7XXBlcTGfZxCO&#10;umPxxi4dT64TzamLH5sn5l3X6hGH5Bb6iWfTVx3fYpOlhfk2glR5HBLRLatdAXBN5IHqVlraQ8fn&#10;jHpevLO/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Ky6qha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276DB6" w:rsidRDefault="00276DB6">
                        <w:pPr>
                          <w:pStyle w:val="EquationIndex"/>
                          <w:pPrChange w:id="11776" w:author="The Si Tran" w:date="2012-12-16T10:41:00Z">
                            <w:pPr/>
                          </w:pPrChange>
                        </w:pPr>
                        <w:ins w:id="11777" w:author="The Si Tran" w:date="2012-12-11T06:53:00Z">
                          <w:r>
                            <w:t>Tham số cho</w:t>
                          </w:r>
                        </w:ins>
                        <w:ins w:id="11778" w:author="The Si Tran" w:date="2012-12-11T06:51:00Z">
                          <w:r>
                            <w:t xml:space="preserve"> </w:t>
                          </w:r>
                        </w:ins>
                        <w:ins w:id="11779" w:author="The Si Tran" w:date="2012-12-11T06:53:00Z">
                          <w:r>
                            <w:t>ước</w:t>
                          </w:r>
                        </w:ins>
                        <w:ins w:id="11780" w:author="The Si Tran" w:date="2012-12-11T06:51:00Z">
                          <w:r>
                            <w:t xml:space="preserve"> lượng tự chọn</w:t>
                          </w:r>
                        </w:ins>
                      </w:p>
                    </w:txbxContent>
                  </v:textbox>
                </v:shape>
              </w:pict>
            </mc:Fallback>
          </mc:AlternateContent>
        </w:r>
      </w:ins>
      <w:ins w:id="11781" w:author="The Si Tran" w:date="2012-12-11T06:52:00Z">
        <w:r w:rsidRPr="001B545C">
          <w:rPr>
            <w:rFonts w:ascii="Times New Roman" w:hAnsi="Times New Roman"/>
            <w:noProof/>
            <w:rPrChange w:id="11782">
              <w:rPr>
                <w:noProof/>
              </w:rPr>
            </w:rPrChange>
          </w:rPr>
          <mc:AlternateContent>
            <mc:Choice Requires="wps">
              <w:drawing>
                <wp:anchor distT="0" distB="0" distL="114300" distR="114300" simplePos="0" relativeHeight="251693568" behindDoc="0" locked="0" layoutInCell="1" allowOverlap="1" wp14:anchorId="11EC305F" wp14:editId="6E1AD2C2">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8" type="#_x0000_t47" style="position:absolute;left:0;text-align:left;margin-left:279.75pt;margin-top:49.95pt;width:248.25pt;height:99.7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D3j6OY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276DB6" w:rsidRDefault="00276DB6" w:rsidP="00667F2E">
                        <w:pPr>
                          <w:jc w:val="center"/>
                        </w:pPr>
                      </w:p>
                    </w:txbxContent>
                  </v:textbox>
                  <o:callout v:ext="edit" minusy="t"/>
                  <w10:wrap anchorx="page"/>
                </v:shape>
              </w:pict>
            </mc:Fallback>
          </mc:AlternateContent>
        </w:r>
        <w:r w:rsidR="0004647E" w:rsidRPr="00FF6A63">
          <w:rPr>
            <w:rFonts w:ascii="Times New Roman" w:hAnsi="Times New Roman"/>
            <w:noProof/>
            <w:rPrChange w:id="11783">
              <w:rPr>
                <w:noProof/>
              </w:rPr>
            </w:rPrChange>
          </w:rPr>
          <mc:AlternateContent>
            <mc:Choice Requires="wps">
              <w:drawing>
                <wp:anchor distT="0" distB="0" distL="114300" distR="114300" simplePos="0" relativeHeight="251692544" behindDoc="0" locked="0" layoutInCell="1" allowOverlap="1" wp14:anchorId="369EEFD7" wp14:editId="1614466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B728D" id="Straight Connector 166" o:spid="_x0000_s1026" style="position:absolute;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784">
              <w:rPr>
                <w:noProof/>
              </w:rPr>
            </w:rPrChange>
          </w:rPr>
          <mc:AlternateContent>
            <mc:Choice Requires="wps">
              <w:drawing>
                <wp:anchor distT="0" distB="0" distL="114300" distR="114300" simplePos="0" relativeHeight="251691520" behindDoc="0" locked="0" layoutInCell="1" allowOverlap="1" wp14:anchorId="33D77AA8" wp14:editId="22DE97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276DB6" w:rsidRDefault="00276DB6">
                              <w:pPr>
                                <w:pStyle w:val="EquationIndex"/>
                                <w:pPrChange w:id="11785" w:author="The Si Tran" w:date="2012-12-16T10:41:00Z">
                                  <w:pPr>
                                    <w:spacing w:before="0" w:line="240" w:lineRule="auto"/>
                                  </w:pPr>
                                </w:pPrChange>
                              </w:pPr>
                              <w:ins w:id="11786"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9" type="#_x0000_t202" style="position:absolute;left:0;text-align:left;margin-left:48pt;margin-top:7.2pt;width:119.25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eWef5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276DB6" w:rsidRDefault="00276DB6">
                        <w:pPr>
                          <w:pStyle w:val="EquationIndex"/>
                          <w:pPrChange w:id="11787" w:author="The Si Tran" w:date="2012-12-16T10:41:00Z">
                            <w:pPr>
                              <w:spacing w:before="0" w:line="240" w:lineRule="auto"/>
                            </w:pPr>
                          </w:pPrChange>
                        </w:pPr>
                        <w:ins w:id="11788" w:author="The Si Tran" w:date="2012-12-11T06:51:00Z">
                          <w:r>
                            <w:t>Ước lượng tự động</w:t>
                          </w:r>
                        </w:ins>
                      </w:p>
                    </w:txbxContent>
                  </v:textbox>
                </v:shape>
              </w:pict>
            </mc:Fallback>
          </mc:AlternateContent>
        </w:r>
      </w:ins>
      <w:ins w:id="11789" w:author="The Si Tran" w:date="2012-12-11T06:51:00Z">
        <w:r w:rsidR="00FF6A63" w:rsidRPr="00FF6A63">
          <w:rPr>
            <w:rFonts w:ascii="Times New Roman" w:hAnsi="Times New Roman"/>
            <w:noProof/>
            <w:rPrChange w:id="11790">
              <w:rPr>
                <w:noProof/>
              </w:rPr>
            </w:rPrChange>
          </w:rPr>
          <mc:AlternateContent>
            <mc:Choice Requires="wps">
              <w:drawing>
                <wp:anchor distT="0" distB="0" distL="114300" distR="114300" simplePos="0" relativeHeight="251690496" behindDoc="0" locked="0" layoutInCell="1" allowOverlap="1" wp14:anchorId="6D1A698F" wp14:editId="5064ADB4">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276DB6" w:rsidRDefault="00276DB6">
                              <w:pPr>
                                <w:pStyle w:val="EquationIndex"/>
                                <w:pPrChange w:id="11791" w:author="The Si Tran" w:date="2012-12-16T10:41:00Z">
                                  <w:pPr>
                                    <w:spacing w:before="0" w:line="240" w:lineRule="auto"/>
                                  </w:pPr>
                                </w:pPrChange>
                              </w:pPr>
                              <w:ins w:id="11792"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30" type="#_x0000_t202" style="position:absolute;left:0;text-align:left;margin-left:337.5pt;margin-top:18.45pt;width:119.25pt;height:23.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" fillcolor="white [3201]" strokecolor="red" strokeweight="2.25pt">
                  <v:textbox>
                    <w:txbxContent>
                      <w:p w14:paraId="29A1EEC7" w14:textId="77777777" w:rsidR="00276DB6" w:rsidRDefault="00276DB6">
                        <w:pPr>
                          <w:pStyle w:val="EquationIndex"/>
                          <w:pPrChange w:id="11793" w:author="The Si Tran" w:date="2012-12-16T10:41:00Z">
                            <w:pPr>
                              <w:spacing w:before="0" w:line="240" w:lineRule="auto"/>
                            </w:pPr>
                          </w:pPrChange>
                        </w:pPr>
                        <w:ins w:id="11794" w:author="The Si Tran" w:date="2012-12-11T06:51:00Z">
                          <w:r>
                            <w:t>Ước lượng tự chọn</w:t>
                          </w:r>
                        </w:ins>
                      </w:p>
                    </w:txbxContent>
                  </v:textbox>
                </v:shape>
              </w:pict>
            </mc:Fallback>
          </mc:AlternateContent>
        </w:r>
        <w:r w:rsidR="00FF6A63" w:rsidRPr="00FF6A63">
          <w:rPr>
            <w:rFonts w:ascii="Times New Roman" w:hAnsi="Times New Roman"/>
            <w:noProof/>
            <w:rPrChange w:id="11795">
              <w:rPr>
                <w:noProof/>
              </w:rPr>
            </w:rPrChange>
          </w:rPr>
          <mc:AlternateContent>
            <mc:Choice Requires="wps">
              <w:drawing>
                <wp:anchor distT="0" distB="0" distL="114300" distR="114300" simplePos="0" relativeHeight="251689472" behindDoc="0" locked="0" layoutInCell="1" allowOverlap="1" wp14:anchorId="11BA2179" wp14:editId="4168C28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45E82" id="Straight Connector 16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796" w:author="The Si Tran" w:date="2012-12-11T06:20:00Z">
        <w:r w:rsidR="00667F2E" w:rsidRPr="001B545C">
          <w:rPr>
            <w:rFonts w:ascii="Times New Roman" w:hAnsi="Times New Roman"/>
            <w:noProof/>
            <w:rPrChange w:id="11797">
              <w:rPr>
                <w:noProof/>
              </w:rPr>
            </w:rPrChange>
          </w:rPr>
          <w:drawing>
            <wp:inline distT="0" distB="0" distL="0" distR="0" wp14:anchorId="7CF9E34C" wp14:editId="6AFCBE90">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798" w:author="The Si Tran" w:date="2012-12-11T06:20:00Z"/>
          <w:rFonts w:ascii="Times New Roman" w:hAnsi="Times New Roman"/>
          <w:rPrChange w:id="11799" w:author="The Si Tran" w:date="2012-12-11T06:24:00Z">
            <w:rPr>
              <w:ins w:id="11800" w:author="The Si Tran" w:date="2012-12-11T06:20:00Z"/>
            </w:rPr>
          </w:rPrChange>
        </w:rPr>
      </w:pPr>
      <w:ins w:id="11801" w:author="The Si Tran" w:date="2012-12-11T06:20:00Z">
        <w:r w:rsidRPr="001B545C">
          <w:rPr>
            <w:rFonts w:ascii="Times New Roman" w:hAnsi="Times New Roman"/>
            <w:noProof/>
            <w:rPrChange w:id="11802">
              <w:rPr>
                <w:noProof/>
              </w:rPr>
            </w:rPrChange>
          </w:rPr>
          <mc:AlternateContent>
            <mc:Choice Requires="wps">
              <w:drawing>
                <wp:anchor distT="0" distB="0" distL="114300" distR="114300" simplePos="0" relativeHeight="251620864" behindDoc="0" locked="0" layoutInCell="1" allowOverlap="1" wp14:anchorId="08063775" wp14:editId="7D27999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276DB6" w:rsidRDefault="00276DB6">
                              <w:pPr>
                                <w:pStyle w:val="EquationIndex"/>
                                <w:pPrChange w:id="11803"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1" type="#_x0000_t202" style="position:absolute;left:0;text-align:left;margin-left:20.25pt;margin-top:3.3pt;width:175.5pt;height:33.7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" fillcolor="white [3201]" strokecolor="red" strokeweight="2.25pt">
                  <v:textbox>
                    <w:txbxContent>
                      <w:p w14:paraId="1DA0E7C7" w14:textId="77777777" w:rsidR="00276DB6" w:rsidRDefault="00276DB6">
                        <w:pPr>
                          <w:pStyle w:val="EquationIndex"/>
                          <w:pPrChange w:id="11804"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805" w:author="The Si Tran" w:date="2012-12-11T06:20:00Z"/>
          <w:rFonts w:ascii="Times New Roman" w:hAnsi="Times New Roman"/>
          <w:rPrChange w:id="11806" w:author="The Si Tran" w:date="2012-12-11T06:24:00Z">
            <w:rPr>
              <w:ins w:id="11807" w:author="The Si Tran" w:date="2012-12-11T06:20:00Z"/>
            </w:rPr>
          </w:rPrChange>
        </w:rPr>
      </w:pPr>
    </w:p>
    <w:p w14:paraId="598C9449" w14:textId="77777777" w:rsidR="00667F2E" w:rsidRPr="001B545C" w:rsidRDefault="00667F2E" w:rsidP="00667F2E">
      <w:pPr>
        <w:pStyle w:val="ListParagraph"/>
        <w:ind w:left="1440"/>
        <w:rPr>
          <w:ins w:id="11808" w:author="The Si Tran" w:date="2012-12-11T06:20:00Z"/>
          <w:rFonts w:ascii="Times New Roman" w:hAnsi="Times New Roman"/>
          <w:rPrChange w:id="11809" w:author="The Si Tran" w:date="2012-12-11T06:24:00Z">
            <w:rPr>
              <w:ins w:id="11810"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811" w:author="The Si Tran" w:date="2012-12-11T06:20:00Z"/>
          <w:rFonts w:ascii="Times New Roman" w:hAnsi="Times New Roman"/>
          <w:sz w:val="26"/>
          <w:szCs w:val="26"/>
          <w:rPrChange w:id="11812" w:author="The Si Tran" w:date="2012-12-11T06:54:00Z">
            <w:rPr>
              <w:ins w:id="11813" w:author="The Si Tran" w:date="2012-12-11T06:20:00Z"/>
            </w:rPr>
          </w:rPrChange>
        </w:rPr>
      </w:pPr>
      <w:ins w:id="11814" w:author="The Si Tran" w:date="2012-12-11T06:20:00Z">
        <w:r w:rsidRPr="007E692E">
          <w:rPr>
            <w:rFonts w:ascii="Times New Roman" w:hAnsi="Times New Roman"/>
            <w:sz w:val="26"/>
            <w:szCs w:val="26"/>
            <w:rPrChange w:id="11815" w:author="The Si Tran" w:date="2012-12-11T06:54:00Z">
              <w:rPr/>
            </w:rPrChange>
          </w:rPr>
          <w:t>Ước lượng tự chọn</w:t>
        </w:r>
      </w:ins>
    </w:p>
    <w:p w14:paraId="02281106" w14:textId="77777777" w:rsidR="00667F2E" w:rsidRPr="007E692E" w:rsidRDefault="00667F2E" w:rsidP="00667F2E">
      <w:pPr>
        <w:pStyle w:val="ListParagraph"/>
        <w:ind w:left="1440"/>
        <w:rPr>
          <w:ins w:id="11816" w:author="The Si Tran" w:date="2012-12-11T06:20:00Z"/>
          <w:rFonts w:ascii="Times New Roman" w:hAnsi="Times New Roman"/>
          <w:sz w:val="26"/>
          <w:szCs w:val="26"/>
          <w:rPrChange w:id="11817" w:author="The Si Tran" w:date="2012-12-11T06:54:00Z">
            <w:rPr>
              <w:ins w:id="11818" w:author="The Si Tran" w:date="2012-12-11T06:20:00Z"/>
            </w:rPr>
          </w:rPrChange>
        </w:rPr>
      </w:pPr>
      <w:ins w:id="11819" w:author="The Si Tran" w:date="2012-12-11T06:20:00Z">
        <w:r w:rsidRPr="007E692E">
          <w:rPr>
            <w:rFonts w:ascii="Times New Roman" w:hAnsi="Times New Roman"/>
            <w:sz w:val="26"/>
            <w:szCs w:val="26"/>
            <w:rPrChange w:id="11820"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821" w:author="The Si Tran" w:date="2012-12-11T06:20:00Z"/>
          <w:rFonts w:ascii="Times New Roman" w:hAnsi="Times New Roman"/>
          <w:sz w:val="26"/>
          <w:szCs w:val="26"/>
          <w:rPrChange w:id="11822" w:author="The Si Tran" w:date="2012-12-11T06:54:00Z">
            <w:rPr>
              <w:ins w:id="11823" w:author="The Si Tran" w:date="2012-12-11T06:20:00Z"/>
            </w:rPr>
          </w:rPrChange>
        </w:rPr>
      </w:pPr>
      <w:ins w:id="11824" w:author="The Si Tran" w:date="2012-12-11T06:20:00Z">
        <w:r w:rsidRPr="007E692E">
          <w:rPr>
            <w:rFonts w:ascii="Times New Roman" w:hAnsi="Times New Roman"/>
            <w:sz w:val="26"/>
            <w:szCs w:val="26"/>
            <w:rPrChange w:id="11825"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826" w:author="The Si Tran" w:date="2012-12-11T06:20:00Z"/>
          <w:sz w:val="26"/>
          <w:szCs w:val="26"/>
          <w:rPrChange w:id="11827" w:author="The Si Tran" w:date="2012-12-11T06:57:00Z">
            <w:rPr>
              <w:ins w:id="11828" w:author="The Si Tran" w:date="2012-12-11T06:20:00Z"/>
            </w:rPr>
          </w:rPrChange>
        </w:rPr>
        <w:pPrChange w:id="11829" w:author="The Si Tran" w:date="2012-12-11T06:56:00Z">
          <w:pPr>
            <w:pStyle w:val="ListParagraph"/>
            <w:ind w:left="1440"/>
          </w:pPr>
        </w:pPrChange>
      </w:pPr>
      <w:bookmarkStart w:id="11830" w:name="_Toc343029974"/>
      <w:ins w:id="11831" w:author="The Si Tran" w:date="2012-12-11T06:56:00Z">
        <w:r w:rsidRPr="00351FEC">
          <w:rPr>
            <w:b w:val="0"/>
            <w:sz w:val="26"/>
            <w:szCs w:val="26"/>
            <w:rPrChange w:id="11832" w:author="The Si Tran" w:date="2012-12-11T06:57:00Z">
              <w:rPr/>
            </w:rPrChange>
          </w:rPr>
          <w:t>Kiểm tra mô hình SARIMA</w:t>
        </w:r>
      </w:ins>
      <w:bookmarkEnd w:id="11830"/>
    </w:p>
    <w:p w14:paraId="140A5481" w14:textId="77777777" w:rsidR="00667F2E" w:rsidRPr="00522B9B" w:rsidRDefault="00667F2E" w:rsidP="00667F2E">
      <w:pPr>
        <w:pStyle w:val="ListParagraph"/>
        <w:numPr>
          <w:ilvl w:val="0"/>
          <w:numId w:val="36"/>
        </w:numPr>
        <w:spacing w:after="160" w:line="259" w:lineRule="auto"/>
        <w:rPr>
          <w:ins w:id="11833" w:author="The Si Tran" w:date="2012-12-11T06:20:00Z"/>
          <w:rFonts w:ascii="Times New Roman" w:hAnsi="Times New Roman"/>
          <w:sz w:val="26"/>
          <w:szCs w:val="26"/>
          <w:rPrChange w:id="11834" w:author="The Si Tran" w:date="2012-12-11T06:57:00Z">
            <w:rPr>
              <w:ins w:id="11835" w:author="The Si Tran" w:date="2012-12-11T06:20:00Z"/>
            </w:rPr>
          </w:rPrChange>
        </w:rPr>
      </w:pPr>
      <w:ins w:id="11836" w:author="The Si Tran" w:date="2012-12-11T06:20:00Z">
        <w:r w:rsidRPr="00522B9B">
          <w:rPr>
            <w:rFonts w:ascii="Times New Roman" w:hAnsi="Times New Roman"/>
            <w:sz w:val="26"/>
            <w:szCs w:val="26"/>
            <w:rPrChange w:id="11837"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838" w:author="The Si Tran" w:date="2012-12-11T06:58:00Z"/>
          <w:rFonts w:ascii="Times New Roman" w:hAnsi="Times New Roman"/>
        </w:rPr>
        <w:pPrChange w:id="11839" w:author="The Si Tran" w:date="2012-12-11T06:58:00Z">
          <w:pPr>
            <w:pStyle w:val="ListParagraph"/>
            <w:ind w:left="0"/>
          </w:pPr>
        </w:pPrChange>
      </w:pPr>
      <w:ins w:id="11840" w:author="The Si Tran" w:date="2012-12-11T06:20:00Z">
        <w:r w:rsidRPr="001B545C">
          <w:rPr>
            <w:rFonts w:ascii="Times New Roman" w:hAnsi="Times New Roman"/>
            <w:noProof/>
            <w:rPrChange w:id="11841">
              <w:rPr>
                <w:noProof/>
              </w:rPr>
            </w:rPrChange>
          </w:rPr>
          <w:lastRenderedPageBreak/>
          <w:drawing>
            <wp:inline distT="0" distB="0" distL="0" distR="0" wp14:anchorId="60B3929A" wp14:editId="5FC6BCB2">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842" w:author="The Si Tran" w:date="2012-12-11T06:20:00Z"/>
          <w:rFonts w:ascii="Times New Roman" w:hAnsi="Times New Roman"/>
          <w:rPrChange w:id="11843" w:author="The Si Tran" w:date="2012-12-11T06:24:00Z">
            <w:rPr>
              <w:ins w:id="11844" w:author="The Si Tran" w:date="2012-12-11T06:20:00Z"/>
            </w:rPr>
          </w:rPrChange>
        </w:rPr>
        <w:pPrChange w:id="11845"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846" w:author="The Si Tran" w:date="2012-12-11T06:20:00Z"/>
          <w:rFonts w:ascii="Times New Roman" w:hAnsi="Times New Roman"/>
          <w:sz w:val="26"/>
          <w:szCs w:val="26"/>
          <w:rPrChange w:id="11847" w:author="The Si Tran" w:date="2012-12-11T06:59:00Z">
            <w:rPr>
              <w:ins w:id="11848" w:author="The Si Tran" w:date="2012-12-11T06:20:00Z"/>
            </w:rPr>
          </w:rPrChange>
        </w:rPr>
      </w:pPr>
      <w:ins w:id="11849" w:author="The Si Tran" w:date="2012-12-11T06:20:00Z">
        <w:r w:rsidRPr="003C73FD">
          <w:rPr>
            <w:rFonts w:ascii="Times New Roman" w:hAnsi="Times New Roman"/>
            <w:sz w:val="26"/>
            <w:szCs w:val="26"/>
            <w:rPrChange w:id="11850"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851" w:author="The Si Tran" w:date="2012-12-11T06:20:00Z"/>
          <w:rFonts w:ascii="Times New Roman" w:hAnsi="Times New Roman"/>
          <w:sz w:val="26"/>
          <w:szCs w:val="26"/>
          <w:rPrChange w:id="11852" w:author="The Si Tran" w:date="2012-12-11T06:59:00Z">
            <w:rPr>
              <w:ins w:id="11853" w:author="The Si Tran" w:date="2012-12-11T06:20:00Z"/>
            </w:rPr>
          </w:rPrChange>
        </w:rPr>
      </w:pPr>
      <w:ins w:id="11854" w:author="The Si Tran" w:date="2012-12-11T06:20:00Z">
        <w:r w:rsidRPr="003C73FD">
          <w:rPr>
            <w:rFonts w:ascii="Times New Roman" w:hAnsi="Times New Roman"/>
            <w:sz w:val="26"/>
            <w:szCs w:val="26"/>
            <w:rPrChange w:id="11855"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856" w:author="The Si Tran" w:date="2012-12-11T06:20:00Z"/>
          <w:rFonts w:ascii="Times New Roman" w:hAnsi="Times New Roman"/>
          <w:rPrChange w:id="11857" w:author="The Si Tran" w:date="2012-12-11T06:24:00Z">
            <w:rPr>
              <w:ins w:id="11858" w:author="The Si Tran" w:date="2012-12-11T06:20:00Z"/>
            </w:rPr>
          </w:rPrChange>
        </w:rPr>
      </w:pPr>
      <w:ins w:id="11859" w:author="The Si Tran" w:date="2012-12-11T06:20:00Z">
        <w:r w:rsidRPr="001B545C">
          <w:rPr>
            <w:rFonts w:ascii="Times New Roman" w:hAnsi="Times New Roman"/>
            <w:noProof/>
            <w:rPrChange w:id="11860">
              <w:rPr>
                <w:noProof/>
              </w:rPr>
            </w:rPrChange>
          </w:rPr>
          <w:drawing>
            <wp:inline distT="0" distB="0" distL="0" distR="0" wp14:anchorId="3B3BDF89" wp14:editId="6641E84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861" w:author="The Si Tran" w:date="2012-12-11T06:20:00Z"/>
          <w:rFonts w:ascii="Times New Roman" w:hAnsi="Times New Roman"/>
          <w:sz w:val="26"/>
          <w:szCs w:val="26"/>
          <w:rPrChange w:id="11862" w:author="The Si Tran" w:date="2012-12-11T06:59:00Z">
            <w:rPr>
              <w:ins w:id="11863" w:author="The Si Tran" w:date="2012-12-11T06:20:00Z"/>
            </w:rPr>
          </w:rPrChange>
        </w:rPr>
      </w:pPr>
      <w:ins w:id="11864" w:author="The Si Tran" w:date="2012-12-11T06:20:00Z">
        <w:r w:rsidRPr="006716F2">
          <w:rPr>
            <w:rFonts w:ascii="Times New Roman" w:hAnsi="Times New Roman"/>
            <w:sz w:val="26"/>
            <w:szCs w:val="26"/>
            <w:rPrChange w:id="11865" w:author="The Si Tran" w:date="2012-12-11T06:59:00Z">
              <w:rPr/>
            </w:rPrChange>
          </w:rPr>
          <w:t>Kết quả dự báo:</w:t>
        </w:r>
      </w:ins>
    </w:p>
    <w:p w14:paraId="334D311B" w14:textId="77777777" w:rsidR="00667F2E" w:rsidRDefault="00667F2E" w:rsidP="006716F2">
      <w:pPr>
        <w:pStyle w:val="ListParagraph"/>
        <w:ind w:left="0"/>
        <w:rPr>
          <w:ins w:id="11866" w:author="The Si Tran" w:date="2012-12-11T07:00:00Z"/>
          <w:rFonts w:ascii="Times New Roman" w:hAnsi="Times New Roman"/>
        </w:rPr>
      </w:pPr>
      <w:ins w:id="11867" w:author="The Si Tran" w:date="2012-12-11T06:20:00Z">
        <w:r w:rsidRPr="001B545C">
          <w:rPr>
            <w:rFonts w:ascii="Times New Roman" w:hAnsi="Times New Roman"/>
            <w:noProof/>
            <w:rPrChange w:id="11868">
              <w:rPr>
                <w:noProof/>
              </w:rPr>
            </w:rPrChange>
          </w:rPr>
          <w:lastRenderedPageBreak/>
          <w:drawing>
            <wp:inline distT="0" distB="0" distL="0" distR="0" wp14:anchorId="00AE8D97" wp14:editId="0979EAE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869" w:author="The Si Tran" w:date="2012-12-11T07:00:00Z"/>
          <w:rFonts w:ascii="Times New Roman" w:hAnsi="Times New Roman"/>
          <w:sz w:val="26"/>
          <w:szCs w:val="26"/>
          <w:rPrChange w:id="11870" w:author="The Si Tran" w:date="2012-12-11T07:00:00Z">
            <w:rPr>
              <w:ins w:id="11871" w:author="The Si Tran" w:date="2012-12-11T07:00:00Z"/>
              <w:rFonts w:ascii="Times New Roman" w:hAnsi="Times New Roman"/>
            </w:rPr>
          </w:rPrChange>
        </w:rPr>
        <w:pPrChange w:id="11872" w:author="The Si Tran" w:date="2012-12-11T07:00:00Z">
          <w:pPr>
            <w:pStyle w:val="ListParagraph"/>
            <w:ind w:left="0"/>
          </w:pPr>
        </w:pPrChange>
      </w:pPr>
      <w:ins w:id="11873" w:author="The Si Tran" w:date="2012-12-11T07:00:00Z">
        <w:r w:rsidRPr="00364895">
          <w:rPr>
            <w:rFonts w:ascii="Times New Roman" w:hAnsi="Times New Roman"/>
            <w:sz w:val="26"/>
            <w:szCs w:val="26"/>
            <w:rPrChange w:id="11874"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875" w:author="The Si Tran" w:date="2012-12-11T06:20:00Z"/>
          <w:rFonts w:ascii="Times New Roman" w:hAnsi="Times New Roman"/>
          <w:rPrChange w:id="11876" w:author="The Si Tran" w:date="2012-12-11T06:24:00Z">
            <w:rPr>
              <w:ins w:id="11877"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878" w:author="The Si Tran" w:date="2012-12-11T06:20:00Z"/>
          <w:rFonts w:ascii="Times New Roman" w:hAnsi="Times New Roman"/>
          <w:sz w:val="26"/>
          <w:szCs w:val="26"/>
          <w:rPrChange w:id="11879" w:author="The Si Tran" w:date="2012-12-11T07:00:00Z">
            <w:rPr>
              <w:ins w:id="11880" w:author="The Si Tran" w:date="2012-12-11T06:20:00Z"/>
            </w:rPr>
          </w:rPrChange>
        </w:rPr>
      </w:pPr>
      <w:ins w:id="11881" w:author="The Si Tran" w:date="2012-12-11T06:20:00Z">
        <w:r w:rsidRPr="006716F2">
          <w:rPr>
            <w:rFonts w:ascii="Times New Roman" w:hAnsi="Times New Roman"/>
            <w:sz w:val="26"/>
            <w:szCs w:val="26"/>
            <w:rPrChange w:id="11882"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883" w:author="The Si Tran" w:date="2012-12-11T06:20:00Z"/>
          <w:rFonts w:ascii="Times New Roman" w:hAnsi="Times New Roman"/>
          <w:sz w:val="26"/>
          <w:szCs w:val="26"/>
          <w:rPrChange w:id="11884" w:author="The Si Tran" w:date="2012-12-11T07:00:00Z">
            <w:rPr>
              <w:ins w:id="11885" w:author="The Si Tran" w:date="2012-12-11T06:20:00Z"/>
            </w:rPr>
          </w:rPrChange>
        </w:rPr>
      </w:pPr>
      <w:ins w:id="11886" w:author="The Si Tran" w:date="2012-12-11T06:20:00Z">
        <w:r w:rsidRPr="006716F2">
          <w:rPr>
            <w:rFonts w:ascii="Times New Roman" w:hAnsi="Times New Roman"/>
            <w:sz w:val="26"/>
            <w:szCs w:val="26"/>
            <w:rPrChange w:id="11887"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888" w:author="The Si Tran" w:date="2012-12-11T07:02:00Z"/>
          <w:rPrChange w:id="11889" w:author="The Si Tran" w:date="2012-12-11T07:02:00Z">
            <w:rPr>
              <w:ins w:id="11890" w:author="The Si Tran" w:date="2012-12-11T07:02:00Z"/>
              <w:rFonts w:ascii="Times New Roman" w:hAnsi="Times New Roman"/>
            </w:rPr>
          </w:rPrChange>
        </w:rPr>
        <w:pPrChange w:id="11891" w:author="The Si Tran" w:date="2012-12-11T07:02:00Z">
          <w:pPr>
            <w:pStyle w:val="ListParagraph"/>
            <w:numPr>
              <w:numId w:val="40"/>
            </w:numPr>
            <w:spacing w:after="160" w:line="259" w:lineRule="auto"/>
            <w:ind w:hanging="360"/>
          </w:pPr>
        </w:pPrChange>
      </w:pPr>
      <w:bookmarkStart w:id="11892" w:name="_Toc343461334"/>
      <w:ins w:id="11893" w:author="The Si Tran" w:date="2012-12-11T07:02:00Z">
        <w:r w:rsidRPr="008E61D1">
          <w:t>Xây d</w:t>
        </w:r>
        <w:r w:rsidRPr="00097101">
          <w:t>ự</w:t>
        </w:r>
        <w:r w:rsidRPr="00B808D3">
          <w:rPr>
            <w:rPrChange w:id="11894" w:author="The Si Tran" w:date="2012-12-11T07:02:00Z">
              <w:rPr/>
            </w:rPrChange>
          </w:rPr>
          <w:t>ng mô hình mạng nơron</w:t>
        </w:r>
        <w:bookmarkEnd w:id="11892"/>
      </w:ins>
    </w:p>
    <w:p w14:paraId="188F443C" w14:textId="77777777" w:rsidR="008C76D1" w:rsidRDefault="00667F2E">
      <w:pPr>
        <w:pStyle w:val="ListParagraph"/>
        <w:ind w:firstLine="0"/>
        <w:rPr>
          <w:ins w:id="11895" w:author="The Si Tran" w:date="2012-12-11T07:05:00Z"/>
          <w:rFonts w:ascii="Times New Roman" w:hAnsi="Times New Roman"/>
          <w:sz w:val="26"/>
          <w:szCs w:val="26"/>
        </w:rPr>
        <w:pPrChange w:id="11896" w:author="The Si Tran" w:date="2012-12-11T07:05:00Z">
          <w:pPr>
            <w:pStyle w:val="ListParagraph"/>
            <w:numPr>
              <w:numId w:val="37"/>
            </w:numPr>
            <w:spacing w:after="160" w:line="259" w:lineRule="auto"/>
            <w:ind w:left="1080" w:hanging="360"/>
          </w:pPr>
        </w:pPrChange>
      </w:pPr>
      <w:ins w:id="11897" w:author="The Si Tran" w:date="2012-12-11T06:20:00Z">
        <w:r w:rsidRPr="00B808D3">
          <w:rPr>
            <w:rFonts w:ascii="Times New Roman" w:hAnsi="Times New Roman"/>
            <w:sz w:val="26"/>
            <w:szCs w:val="26"/>
            <w:rPrChange w:id="1189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899" w:author="The Si Tran" w:date="2012-12-11T07:05:00Z"/>
          <w:sz w:val="26"/>
          <w:szCs w:val="26"/>
        </w:rPr>
        <w:pPrChange w:id="11900" w:author="The Si Tran" w:date="2012-12-11T07:05:00Z">
          <w:pPr>
            <w:pStyle w:val="ListParagraph"/>
            <w:numPr>
              <w:numId w:val="37"/>
            </w:numPr>
            <w:spacing w:after="160" w:line="259" w:lineRule="auto"/>
            <w:ind w:left="1080" w:hanging="360"/>
          </w:pPr>
        </w:pPrChange>
      </w:pPr>
      <w:bookmarkStart w:id="11901" w:name="_Toc343029975"/>
      <w:ins w:id="11902" w:author="The Si Tran" w:date="2012-12-11T06:20:00Z">
        <w:r w:rsidRPr="008C76D1">
          <w:rPr>
            <w:b w:val="0"/>
            <w:sz w:val="26"/>
            <w:szCs w:val="26"/>
            <w:rPrChange w:id="11903" w:author="The Si Tran" w:date="2012-12-11T07:05:00Z">
              <w:rPr/>
            </w:rPrChange>
          </w:rPr>
          <w:t>Xây dựng cấu hình mạng</w:t>
        </w:r>
      </w:ins>
      <w:bookmarkEnd w:id="11901"/>
    </w:p>
    <w:p w14:paraId="7653448D" w14:textId="77777777" w:rsidR="008C76D1" w:rsidRPr="008E61D1" w:rsidRDefault="008F750D">
      <w:pPr>
        <w:rPr>
          <w:ins w:id="11904" w:author="The Si Tran" w:date="2012-12-11T06:20:00Z"/>
        </w:rPr>
        <w:pPrChange w:id="11905" w:author="The Si Tran" w:date="2012-12-11T07:05:00Z">
          <w:pPr>
            <w:pStyle w:val="ListParagraph"/>
            <w:numPr>
              <w:numId w:val="37"/>
            </w:numPr>
            <w:spacing w:after="160" w:line="259" w:lineRule="auto"/>
            <w:ind w:left="1080" w:hanging="360"/>
          </w:pPr>
        </w:pPrChange>
      </w:pPr>
      <w:ins w:id="11906" w:author="The Si Tran" w:date="2012-12-11T07:06:00Z">
        <w:r w:rsidRPr="00097101">
          <w:rPr>
            <w:noProof/>
            <w:rPrChange w:id="11907">
              <w:rPr>
                <w:noProof/>
              </w:rPr>
            </w:rPrChange>
          </w:rPr>
          <w:lastRenderedPageBreak/>
          <mc:AlternateContent>
            <mc:Choice Requires="wps">
              <w:drawing>
                <wp:anchor distT="0" distB="0" distL="114300" distR="114300" simplePos="0" relativeHeight="251649536" behindDoc="0" locked="0" layoutInCell="1" allowOverlap="1" wp14:anchorId="4F929E4A" wp14:editId="25356F5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F490075"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908">
              <w:rPr>
                <w:noProof/>
              </w:rPr>
            </w:rPrChange>
          </w:rPr>
          <mc:AlternateContent>
            <mc:Choice Requires="wps">
              <w:drawing>
                <wp:anchor distT="0" distB="0" distL="114300" distR="114300" simplePos="0" relativeHeight="251647488" behindDoc="0" locked="0" layoutInCell="1" allowOverlap="1" wp14:anchorId="1B78464B" wp14:editId="0DFD4B2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276DB6" w:rsidRDefault="00276DB6">
                              <w:pPr>
                                <w:pStyle w:val="EquationIndex"/>
                                <w:pPrChange w:id="11909" w:author="The Si Tran" w:date="2012-12-16T10:41:00Z">
                                  <w:pPr>
                                    <w:spacing w:before="0" w:line="240" w:lineRule="auto"/>
                                  </w:pPr>
                                </w:pPrChange>
                              </w:pPr>
                              <w:ins w:id="1191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2"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sechS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276DB6" w:rsidRDefault="00276DB6">
                        <w:pPr>
                          <w:pStyle w:val="EquationIndex"/>
                          <w:pPrChange w:id="11911" w:author="The Si Tran" w:date="2012-12-16T10:41:00Z">
                            <w:pPr>
                              <w:spacing w:before="0" w:line="240" w:lineRule="auto"/>
                            </w:pPr>
                          </w:pPrChange>
                        </w:pPr>
                        <w:ins w:id="11912" w:author="The Si Tran" w:date="2012-12-11T07:07:00Z">
                          <w:r>
                            <w:t>Cấu hình mạng nơron</w:t>
                          </w:r>
                        </w:ins>
                      </w:p>
                    </w:txbxContent>
                  </v:textbox>
                  <w10:wrap anchorx="margin"/>
                </v:shape>
              </w:pict>
            </mc:Fallback>
          </mc:AlternateContent>
        </w:r>
        <w:r>
          <w:rPr>
            <w:noProof/>
            <w:rPrChange w:id="11913">
              <w:rPr>
                <w:noProof/>
              </w:rPr>
            </w:rPrChange>
          </w:rPr>
          <mc:AlternateContent>
            <mc:Choice Requires="wps">
              <w:drawing>
                <wp:anchor distT="0" distB="0" distL="114300" distR="114300" simplePos="0" relativeHeight="251648512" behindDoc="0" locked="0" layoutInCell="1" allowOverlap="1" wp14:anchorId="1C6BB945" wp14:editId="4937E16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BE8EE"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914" w:author="The Si Tran" w:date="2012-12-11T07:44:00Z">
        <w:r w:rsidRPr="008F750D">
          <w:rPr>
            <w:noProof/>
          </w:rPr>
          <w:t xml:space="preserve"> </w:t>
        </w:r>
        <w:r w:rsidRPr="00097101">
          <w:rPr>
            <w:noProof/>
            <w:rPrChange w:id="11915">
              <w:rPr>
                <w:noProof/>
              </w:rPr>
            </w:rPrChange>
          </w:rPr>
          <w:drawing>
            <wp:inline distT="0" distB="0" distL="0" distR="0" wp14:anchorId="41BA5467" wp14:editId="7FCEA03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916" w:author="The Si Tran" w:date="2012-12-11T06:20:00Z"/>
          <w:rFonts w:ascii="Times New Roman" w:hAnsi="Times New Roman"/>
          <w:sz w:val="26"/>
          <w:szCs w:val="26"/>
          <w:rPrChange w:id="11917" w:author="The Si Tran" w:date="2012-12-11T07:08:00Z">
            <w:rPr>
              <w:ins w:id="11918" w:author="The Si Tran" w:date="2012-12-11T06:20:00Z"/>
            </w:rPr>
          </w:rPrChange>
        </w:rPr>
      </w:pPr>
      <w:ins w:id="11919" w:author="The Si Tran" w:date="2012-12-11T06:20:00Z">
        <w:r w:rsidRPr="00A51C54">
          <w:rPr>
            <w:rFonts w:ascii="Times New Roman" w:hAnsi="Times New Roman"/>
            <w:sz w:val="26"/>
            <w:szCs w:val="26"/>
            <w:rPrChange w:id="11920"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921" w:author="The Si Tran" w:date="2012-12-11T07:29:00Z"/>
          <w:sz w:val="26"/>
          <w:szCs w:val="26"/>
        </w:rPr>
        <w:pPrChange w:id="11922" w:author="The Si Tran" w:date="2012-12-11T07:29:00Z">
          <w:pPr>
            <w:pStyle w:val="Caption"/>
            <w:numPr>
              <w:numId w:val="36"/>
            </w:numPr>
            <w:ind w:left="1440" w:hanging="360"/>
          </w:pPr>
        </w:pPrChange>
      </w:pPr>
      <w:ins w:id="11923" w:author="The Si Tran" w:date="2012-12-11T06:20:00Z">
        <w:r w:rsidRPr="00A51C54">
          <w:rPr>
            <w:rFonts w:ascii="Times New Roman" w:hAnsi="Times New Roman"/>
            <w:sz w:val="26"/>
            <w:szCs w:val="26"/>
            <w:rPrChange w:id="11924"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925" w:author="The Si Tran" w:date="2012-12-11T07:29:00Z"/>
          <w:sz w:val="26"/>
          <w:szCs w:val="26"/>
        </w:rPr>
        <w:pPrChange w:id="11926"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927" w:author="The Si Tran" w:date="2012-12-11T07:34:00Z"/>
          <w:sz w:val="26"/>
          <w:szCs w:val="26"/>
        </w:rPr>
        <w:pPrChange w:id="11928" w:author="The Si Tran" w:date="2012-12-11T07:34:00Z">
          <w:pPr>
            <w:pStyle w:val="Caption"/>
            <w:numPr>
              <w:numId w:val="36"/>
            </w:numPr>
            <w:ind w:left="1440" w:hanging="360"/>
          </w:pPr>
        </w:pPrChange>
      </w:pPr>
      <w:ins w:id="11929" w:author="The Si Tran" w:date="2012-12-11T07:29:00Z">
        <w:r>
          <w:rPr>
            <w:rFonts w:ascii="Times New Roman" w:hAnsi="Times New Roman"/>
            <w:sz w:val="26"/>
            <w:szCs w:val="26"/>
          </w:rPr>
          <w:t>Hu</w:t>
        </w:r>
      </w:ins>
      <w:ins w:id="11930"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931" w:author="The Si Tran" w:date="2012-12-11T07:34:00Z"/>
          <w:rFonts w:ascii="Times New Roman" w:hAnsi="Times New Roman"/>
          <w:sz w:val="26"/>
          <w:szCs w:val="26"/>
          <w:rPrChange w:id="11932" w:author="The Si Tran" w:date="2012-12-11T07:34:00Z">
            <w:rPr>
              <w:ins w:id="11933" w:author="The Si Tran" w:date="2012-12-11T07:34:00Z"/>
              <w:rFonts w:ascii="Times New Roman" w:hAnsi="Times New Roman"/>
            </w:rPr>
          </w:rPrChange>
        </w:rPr>
        <w:pPrChange w:id="11934" w:author="The Si Tran" w:date="2012-12-11T07:34:00Z">
          <w:pPr>
            <w:pStyle w:val="ListParagraph"/>
            <w:numPr>
              <w:numId w:val="41"/>
            </w:numPr>
            <w:spacing w:after="160" w:line="259" w:lineRule="auto"/>
            <w:ind w:left="1440" w:hanging="360"/>
          </w:pPr>
        </w:pPrChange>
      </w:pPr>
      <w:ins w:id="11935" w:author="The Si Tran" w:date="2012-12-11T07:34:00Z">
        <w:r w:rsidRPr="007B3A21">
          <w:rPr>
            <w:rFonts w:ascii="Times New Roman" w:hAnsi="Times New Roman"/>
            <w:sz w:val="26"/>
            <w:szCs w:val="26"/>
            <w:rPrChange w:id="11936"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937" w:author="The Si Tran" w:date="2012-12-11T07:34:00Z"/>
          <w:rFonts w:ascii="Times New Roman" w:hAnsi="Times New Roman"/>
          <w:sz w:val="26"/>
          <w:szCs w:val="26"/>
          <w:rPrChange w:id="11938" w:author="The Si Tran" w:date="2012-12-11T07:34:00Z">
            <w:rPr>
              <w:ins w:id="11939" w:author="The Si Tran" w:date="2012-12-11T07:34:00Z"/>
              <w:rFonts w:ascii="Times New Roman" w:hAnsi="Times New Roman"/>
            </w:rPr>
          </w:rPrChange>
        </w:rPr>
        <w:pPrChange w:id="11940" w:author="The Si Tran" w:date="2012-12-11T07:34:00Z">
          <w:pPr>
            <w:pStyle w:val="ListParagraph"/>
            <w:numPr>
              <w:numId w:val="41"/>
            </w:numPr>
            <w:spacing w:after="160" w:line="259" w:lineRule="auto"/>
            <w:ind w:left="1440" w:hanging="360"/>
          </w:pPr>
        </w:pPrChange>
      </w:pPr>
      <w:ins w:id="11941" w:author="The Si Tran" w:date="2012-12-11T07:34:00Z">
        <w:r w:rsidRPr="007B3A21">
          <w:rPr>
            <w:rFonts w:ascii="Times New Roman" w:hAnsi="Times New Roman"/>
            <w:sz w:val="26"/>
            <w:szCs w:val="26"/>
            <w:rPrChange w:id="11942"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943" w:author="The Si Tran" w:date="2012-12-11T07:29:00Z"/>
          <w:b/>
          <w:sz w:val="26"/>
          <w:szCs w:val="26"/>
          <w:rPrChange w:id="11944" w:author="The Si Tran" w:date="2012-12-11T07:34:00Z">
            <w:rPr>
              <w:ins w:id="11945" w:author="The Si Tran" w:date="2012-12-11T07:29:00Z"/>
              <w:b w:val="0"/>
            </w:rPr>
          </w:rPrChange>
        </w:rPr>
        <w:pPrChange w:id="11946"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947" w:author="The Si Tran" w:date="2012-12-11T07:35:00Z"/>
          <w:rFonts w:ascii="Times New Roman" w:hAnsi="Times New Roman"/>
          <w:sz w:val="26"/>
          <w:szCs w:val="26"/>
        </w:rPr>
        <w:pPrChange w:id="11948" w:author="The Si Tran" w:date="2012-12-11T07:29:00Z">
          <w:pPr>
            <w:pStyle w:val="ListParagraph"/>
            <w:numPr>
              <w:numId w:val="36"/>
            </w:numPr>
            <w:spacing w:after="160" w:line="259" w:lineRule="auto"/>
            <w:ind w:left="1440" w:hanging="360"/>
          </w:pPr>
        </w:pPrChange>
      </w:pPr>
      <w:ins w:id="11949" w:author="The Si Tran" w:date="2012-12-11T07:31:00Z">
        <w:r w:rsidRPr="0038242B">
          <w:rPr>
            <w:rFonts w:ascii="Times New Roman" w:hAnsi="Times New Roman"/>
            <w:noProof/>
            <w:sz w:val="26"/>
            <w:szCs w:val="26"/>
            <w:rPrChange w:id="11950">
              <w:rPr>
                <w:noProof/>
              </w:rPr>
            </w:rPrChange>
          </w:rPr>
          <w:lastRenderedPageBreak/>
          <mc:AlternateContent>
            <mc:Choice Requires="wps">
              <w:drawing>
                <wp:anchor distT="0" distB="0" distL="114300" distR="114300" simplePos="0" relativeHeight="251652608" behindDoc="0" locked="0" layoutInCell="1" allowOverlap="1" wp14:anchorId="7F74A3C8" wp14:editId="34E4D3CB">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276DB6" w:rsidRDefault="00276DB6">
                              <w:pPr>
                                <w:pStyle w:val="EquationIndex"/>
                                <w:pPrChange w:id="11951" w:author="The Si Tran" w:date="2012-12-16T10:42:00Z">
                                  <w:pPr/>
                                </w:pPrChange>
                              </w:pPr>
                              <w:ins w:id="11952" w:author="The Si Tran" w:date="2012-12-11T07:32:00Z">
                                <w:r>
                                  <w:t>Chọn giải thuật</w:t>
                                </w:r>
                              </w:ins>
                              <w:ins w:id="11953"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BXpZT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276DB6" w:rsidRDefault="00276DB6">
                        <w:pPr>
                          <w:pStyle w:val="EquationIndex"/>
                          <w:pPrChange w:id="11954" w:author="The Si Tran" w:date="2012-12-16T10:42:00Z">
                            <w:pPr/>
                          </w:pPrChange>
                        </w:pPr>
                        <w:ins w:id="11955" w:author="The Si Tran" w:date="2012-12-11T07:32:00Z">
                          <w:r>
                            <w:t>Chọn giải thuật</w:t>
                          </w:r>
                        </w:ins>
                        <w:ins w:id="11956" w:author="The Si Tran" w:date="2012-12-11T07:35:00Z">
                          <w:r>
                            <w:t xml:space="preserve"> lan truyền ngược</w:t>
                          </w:r>
                        </w:ins>
                      </w:p>
                    </w:txbxContent>
                  </v:textbox>
                  <w10:wrap anchorx="margin"/>
                </v:shape>
              </w:pict>
            </mc:Fallback>
          </mc:AlternateContent>
        </w:r>
      </w:ins>
      <w:ins w:id="11957" w:author="The Si Tran" w:date="2012-12-11T07:32:00Z">
        <w:r w:rsidRPr="0038242B">
          <w:rPr>
            <w:rFonts w:ascii="Times New Roman" w:hAnsi="Times New Roman"/>
            <w:noProof/>
            <w:sz w:val="26"/>
            <w:szCs w:val="26"/>
            <w:rPrChange w:id="11958">
              <w:rPr>
                <w:noProof/>
              </w:rPr>
            </w:rPrChange>
          </w:rPr>
          <mc:AlternateContent>
            <mc:Choice Requires="wps">
              <w:drawing>
                <wp:anchor distT="0" distB="0" distL="114300" distR="114300" simplePos="0" relativeHeight="251655680" behindDoc="0" locked="0" layoutInCell="1" allowOverlap="1" wp14:anchorId="26511F00" wp14:editId="499DD19C">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276DB6" w:rsidRDefault="00276DB6">
                              <w:pPr>
                                <w:pStyle w:val="EquationIndex"/>
                                <w:pPrChange w:id="11959" w:author="The Si Tran" w:date="2012-12-16T10:42:00Z">
                                  <w:pPr/>
                                </w:pPrChange>
                              </w:pPr>
                              <w:ins w:id="11960" w:author="The Si Tran" w:date="2012-12-11T07:33:00Z">
                                <w:r>
                                  <w:t xml:space="preserve">Thông số cho </w:t>
                                </w:r>
                              </w:ins>
                              <w:ins w:id="11961" w:author="The Si Tran" w:date="2012-12-11T07:32:00Z">
                                <w:r>
                                  <w:t xml:space="preserve"> giải thuật</w:t>
                                </w:r>
                              </w:ins>
                              <w:ins w:id="11962" w:author="The Si Tran" w:date="2012-12-11T07:34:00Z">
                                <w:r>
                                  <w:t xml:space="preserve"> </w:t>
                                </w:r>
                              </w:ins>
                              <w:ins w:id="11963"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4"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8o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33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CFfF8o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276DB6" w:rsidRDefault="00276DB6">
                        <w:pPr>
                          <w:pStyle w:val="EquationIndex"/>
                          <w:pPrChange w:id="11964" w:author="The Si Tran" w:date="2012-12-16T10:42:00Z">
                            <w:pPr/>
                          </w:pPrChange>
                        </w:pPr>
                        <w:ins w:id="11965" w:author="The Si Tran" w:date="2012-12-11T07:33:00Z">
                          <w:r>
                            <w:t xml:space="preserve">Thông số cho </w:t>
                          </w:r>
                        </w:ins>
                        <w:ins w:id="11966" w:author="The Si Tran" w:date="2012-12-11T07:32:00Z">
                          <w:r>
                            <w:t xml:space="preserve"> giải thuật</w:t>
                          </w:r>
                        </w:ins>
                        <w:ins w:id="11967" w:author="The Si Tran" w:date="2012-12-11T07:34:00Z">
                          <w:r>
                            <w:t xml:space="preserve"> </w:t>
                          </w:r>
                        </w:ins>
                        <w:ins w:id="11968" w:author="The Si Tran" w:date="2012-12-11T07:35:00Z">
                          <w:r>
                            <w:t>lan truyền ngược</w:t>
                          </w:r>
                        </w:ins>
                      </w:p>
                    </w:txbxContent>
                  </v:textbox>
                  <w10:wrap anchorx="margin"/>
                </v:shape>
              </w:pict>
            </mc:Fallback>
          </mc:AlternateContent>
        </w:r>
      </w:ins>
      <w:ins w:id="11969" w:author="The Si Tran" w:date="2012-12-11T07:33:00Z">
        <w:r w:rsidRPr="0038242B">
          <w:rPr>
            <w:rFonts w:ascii="Times New Roman" w:hAnsi="Times New Roman"/>
            <w:noProof/>
            <w:sz w:val="26"/>
            <w:szCs w:val="26"/>
            <w:rPrChange w:id="11970">
              <w:rPr>
                <w:noProof/>
              </w:rPr>
            </w:rPrChange>
          </w:rPr>
          <mc:AlternateContent>
            <mc:Choice Requires="wps">
              <w:drawing>
                <wp:anchor distT="0" distB="0" distL="114300" distR="114300" simplePos="0" relativeHeight="251657728" behindDoc="0" locked="0" layoutInCell="1" allowOverlap="1" wp14:anchorId="6C7AD123" wp14:editId="467F36B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F0926B0"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971" w:author="The Si Tran" w:date="2012-12-11T07:32:00Z">
        <w:r>
          <w:rPr>
            <w:noProof/>
          </w:rPr>
          <mc:AlternateContent>
            <mc:Choice Requires="wps">
              <w:drawing>
                <wp:anchor distT="0" distB="0" distL="114300" distR="114300" simplePos="0" relativeHeight="251654656" behindDoc="0" locked="0" layoutInCell="1" allowOverlap="1" wp14:anchorId="69B1F6E1" wp14:editId="196324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4D650"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972" w:author="The Si Tran" w:date="2012-12-11T07:31:00Z">
        <w:r w:rsidRPr="0038242B">
          <w:rPr>
            <w:rFonts w:ascii="Times New Roman" w:hAnsi="Times New Roman"/>
            <w:noProof/>
            <w:sz w:val="26"/>
            <w:szCs w:val="26"/>
            <w:rPrChange w:id="11973">
              <w:rPr>
                <w:noProof/>
              </w:rPr>
            </w:rPrChange>
          </w:rPr>
          <mc:AlternateContent>
            <mc:Choice Requires="wps">
              <w:drawing>
                <wp:anchor distT="0" distB="0" distL="114300" distR="114300" simplePos="0" relativeHeight="251653632" behindDoc="0" locked="0" layoutInCell="1" allowOverlap="1" wp14:anchorId="4EAC69C6" wp14:editId="0B69418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4C5824C"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6003F252">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4FF31"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974" w:author="The Si Tran" w:date="2012-12-11T07:45:00Z">
        <w:r w:rsidRPr="00D62B2C">
          <w:rPr>
            <w:noProof/>
          </w:rPr>
          <w:t xml:space="preserve"> </w:t>
        </w:r>
        <w:r>
          <w:rPr>
            <w:noProof/>
          </w:rPr>
          <w:drawing>
            <wp:inline distT="0" distB="0" distL="0" distR="0" wp14:anchorId="6F4A43F4" wp14:editId="12740D8E">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975" w:author="The Si Tran" w:date="2012-12-11T06:20:00Z"/>
          <w:rFonts w:ascii="Times New Roman" w:hAnsi="Times New Roman"/>
          <w:sz w:val="26"/>
          <w:szCs w:val="26"/>
          <w:rPrChange w:id="11976" w:author="The Si Tran" w:date="2012-12-11T07:08:00Z">
            <w:rPr>
              <w:ins w:id="11977" w:author="The Si Tran" w:date="2012-12-11T06:20:00Z"/>
            </w:rPr>
          </w:rPrChange>
        </w:rPr>
        <w:pPrChange w:id="11978" w:author="The Si Tran" w:date="2012-12-11T07:35:00Z">
          <w:pPr>
            <w:pStyle w:val="ListParagraph"/>
            <w:numPr>
              <w:numId w:val="36"/>
            </w:numPr>
            <w:spacing w:after="160" w:line="259" w:lineRule="auto"/>
            <w:ind w:left="1440" w:hanging="360"/>
          </w:pPr>
        </w:pPrChange>
      </w:pPr>
      <w:ins w:id="11979"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980" w:author="The Si Tran" w:date="2012-12-11T06:20:00Z"/>
          <w:rFonts w:ascii="Times New Roman" w:hAnsi="Times New Roman"/>
          <w:rPrChange w:id="11981" w:author="The Si Tran" w:date="2012-12-11T06:24:00Z">
            <w:rPr>
              <w:ins w:id="11982"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983" w:author="The Si Tran" w:date="2012-12-11T06:20:00Z"/>
          <w:rFonts w:ascii="Times New Roman" w:hAnsi="Times New Roman"/>
          <w:sz w:val="26"/>
          <w:szCs w:val="26"/>
          <w:rPrChange w:id="11984" w:author="The Si Tran" w:date="2012-12-11T07:36:00Z">
            <w:rPr>
              <w:ins w:id="11985" w:author="The Si Tran" w:date="2012-12-11T06:20:00Z"/>
            </w:rPr>
          </w:rPrChange>
        </w:rPr>
      </w:pPr>
      <w:ins w:id="11986" w:author="The Si Tran" w:date="2012-12-11T06:20:00Z">
        <w:r w:rsidRPr="0052188A">
          <w:rPr>
            <w:rFonts w:ascii="Times New Roman" w:hAnsi="Times New Roman"/>
            <w:sz w:val="26"/>
            <w:szCs w:val="26"/>
            <w:rPrChange w:id="11987"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988" w:author="The Si Tran" w:date="2012-12-11T06:20:00Z"/>
          <w:rFonts w:ascii="Times New Roman" w:hAnsi="Times New Roman"/>
          <w:rPrChange w:id="11989" w:author="The Si Tran" w:date="2012-12-11T06:24:00Z">
            <w:rPr>
              <w:ins w:id="11990" w:author="The Si Tran" w:date="2012-12-11T06:20:00Z"/>
            </w:rPr>
          </w:rPrChange>
        </w:rPr>
      </w:pPr>
    </w:p>
    <w:p w14:paraId="500F91EE" w14:textId="77777777" w:rsidR="00667F2E" w:rsidRDefault="00D4441E" w:rsidP="0052188A">
      <w:pPr>
        <w:pStyle w:val="ListParagraph"/>
        <w:ind w:left="0"/>
        <w:rPr>
          <w:ins w:id="11991" w:author="The Si Tran" w:date="2012-12-11T07:39:00Z"/>
          <w:rFonts w:ascii="Times New Roman" w:hAnsi="Times New Roman"/>
        </w:rPr>
      </w:pPr>
      <w:ins w:id="11992" w:author="The Si Tran" w:date="2012-12-11T07:38:00Z">
        <w:r w:rsidRPr="003C1928">
          <w:rPr>
            <w:rFonts w:ascii="Times New Roman" w:hAnsi="Times New Roman"/>
            <w:noProof/>
            <w:rPrChange w:id="11993">
              <w:rPr>
                <w:noProof/>
              </w:rPr>
            </w:rPrChange>
          </w:rPr>
          <mc:AlternateContent>
            <mc:Choice Requires="wps">
              <w:drawing>
                <wp:anchor distT="0" distB="0" distL="114300" distR="114300" simplePos="0" relativeHeight="251664896" behindDoc="0" locked="0" layoutInCell="1" allowOverlap="1" wp14:anchorId="05AB0561" wp14:editId="0938CB4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BBD17"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994">
              <w:rPr>
                <w:noProof/>
              </w:rPr>
            </w:rPrChange>
          </w:rPr>
          <mc:AlternateContent>
            <mc:Choice Requires="wps">
              <w:drawing>
                <wp:anchor distT="0" distB="0" distL="114300" distR="114300" simplePos="0" relativeHeight="251665920" behindDoc="0" locked="0" layoutInCell="1" allowOverlap="1" wp14:anchorId="7103CA9B" wp14:editId="62DBB36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276DB6" w:rsidRDefault="00276DB6">
                              <w:pPr>
                                <w:pStyle w:val="EquationIndex"/>
                                <w:pPrChange w:id="11995" w:author="The Si Tran" w:date="2012-12-16T10:42:00Z">
                                  <w:pPr/>
                                </w:pPrChange>
                              </w:pPr>
                              <w:ins w:id="11996" w:author="The Si Tran" w:date="2012-12-11T07:32:00Z">
                                <w:r>
                                  <w:t>Chọn giải thuật</w:t>
                                </w:r>
                              </w:ins>
                              <w:ins w:id="11997" w:author="The Si Tran" w:date="2012-12-11T07:35:00Z">
                                <w:r>
                                  <w:t xml:space="preserve"> </w:t>
                                </w:r>
                              </w:ins>
                              <w:ins w:id="1199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5"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umA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" fillcolor="white [3201]" strokecolor="red" strokeweight="2.25pt">
                  <v:textbox>
                    <w:txbxContent>
                      <w:p w14:paraId="618FE55C" w14:textId="77777777" w:rsidR="00276DB6" w:rsidRDefault="00276DB6">
                        <w:pPr>
                          <w:pStyle w:val="EquationIndex"/>
                          <w:pPrChange w:id="11999" w:author="The Si Tran" w:date="2012-12-16T10:42:00Z">
                            <w:pPr/>
                          </w:pPrChange>
                        </w:pPr>
                        <w:ins w:id="12000" w:author="The Si Tran" w:date="2012-12-11T07:32:00Z">
                          <w:r>
                            <w:t>Chọn giải thuật</w:t>
                          </w:r>
                        </w:ins>
                        <w:ins w:id="12001" w:author="The Si Tran" w:date="2012-12-11T07:35:00Z">
                          <w:r>
                            <w:t xml:space="preserve"> </w:t>
                          </w:r>
                        </w:ins>
                        <w:ins w:id="12002" w:author="The Si Tran" w:date="2012-12-11T07:40:00Z">
                          <w:r>
                            <w:t>RPROP</w:t>
                          </w:r>
                        </w:ins>
                      </w:p>
                    </w:txbxContent>
                  </v:textbox>
                  <w10:wrap anchorx="margin"/>
                </v:shape>
              </w:pict>
            </mc:Fallback>
          </mc:AlternateContent>
        </w:r>
        <w:r w:rsidRPr="003C1928">
          <w:rPr>
            <w:rFonts w:ascii="Times New Roman" w:hAnsi="Times New Roman"/>
            <w:noProof/>
            <w:rPrChange w:id="12003">
              <w:rPr>
                <w:noProof/>
              </w:rPr>
            </w:rPrChange>
          </w:rPr>
          <mc:AlternateContent>
            <mc:Choice Requires="wps">
              <w:drawing>
                <wp:anchor distT="0" distB="0" distL="114300" distR="114300" simplePos="0" relativeHeight="251666944" behindDoc="0" locked="0" layoutInCell="1" allowOverlap="1" wp14:anchorId="1385DBFF" wp14:editId="217DF78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4A2F8FC"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004">
              <w:rPr>
                <w:noProof/>
              </w:rPr>
            </w:rPrChange>
          </w:rPr>
          <mc:AlternateContent>
            <mc:Choice Requires="wps">
              <w:drawing>
                <wp:anchor distT="0" distB="0" distL="114300" distR="114300" simplePos="0" relativeHeight="251667968" behindDoc="0" locked="0" layoutInCell="1" allowOverlap="1" wp14:anchorId="179B3922" wp14:editId="788E5EC4">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010A6"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005">
              <w:rPr>
                <w:noProof/>
              </w:rPr>
            </w:rPrChange>
          </w:rPr>
          <mc:AlternateContent>
            <mc:Choice Requires="wps">
              <w:drawing>
                <wp:anchor distT="0" distB="0" distL="114300" distR="114300" simplePos="0" relativeHeight="251670016" behindDoc="0" locked="0" layoutInCell="1" allowOverlap="1" wp14:anchorId="3D60FAB2" wp14:editId="08D68C27">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276DB6" w:rsidRDefault="00276DB6">
                              <w:pPr>
                                <w:pStyle w:val="EquationIndex"/>
                                <w:pPrChange w:id="12006" w:author="The Si Tran" w:date="2012-12-16T10:42:00Z">
                                  <w:pPr/>
                                </w:pPrChange>
                              </w:pPr>
                              <w:ins w:id="12007" w:author="The Si Tran" w:date="2012-12-11T07:33:00Z">
                                <w:r>
                                  <w:t xml:space="preserve">Thông số cho </w:t>
                                </w:r>
                              </w:ins>
                              <w:ins w:id="12008" w:author="The Si Tran" w:date="2012-12-11T07:32:00Z">
                                <w:r>
                                  <w:t xml:space="preserve"> giải thuật</w:t>
                                </w:r>
                              </w:ins>
                              <w:ins w:id="12009" w:author="The Si Tran" w:date="2012-12-11T07:34:00Z">
                                <w:r>
                                  <w:t xml:space="preserve"> </w:t>
                                </w:r>
                              </w:ins>
                              <w:ins w:id="1201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6"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" fillcolor="white [3201]" strokecolor="red" strokeweight="2.25pt">
                  <v:textbox>
                    <w:txbxContent>
                      <w:p w14:paraId="1B9CC203" w14:textId="77777777" w:rsidR="00276DB6" w:rsidRDefault="00276DB6">
                        <w:pPr>
                          <w:pStyle w:val="EquationIndex"/>
                          <w:pPrChange w:id="12011" w:author="The Si Tran" w:date="2012-12-16T10:42:00Z">
                            <w:pPr/>
                          </w:pPrChange>
                        </w:pPr>
                        <w:ins w:id="12012" w:author="The Si Tran" w:date="2012-12-11T07:33:00Z">
                          <w:r>
                            <w:t xml:space="preserve">Thông số cho </w:t>
                          </w:r>
                        </w:ins>
                        <w:ins w:id="12013" w:author="The Si Tran" w:date="2012-12-11T07:32:00Z">
                          <w:r>
                            <w:t xml:space="preserve"> giải thuật</w:t>
                          </w:r>
                        </w:ins>
                        <w:ins w:id="12014" w:author="The Si Tran" w:date="2012-12-11T07:34:00Z">
                          <w:r>
                            <w:t xml:space="preserve"> </w:t>
                          </w:r>
                        </w:ins>
                        <w:ins w:id="12015" w:author="The Si Tran" w:date="2012-12-11T07:40:00Z">
                          <w:r>
                            <w:t>RPROP</w:t>
                          </w:r>
                        </w:ins>
                      </w:p>
                    </w:txbxContent>
                  </v:textbox>
                  <w10:wrap anchorx="margin"/>
                </v:shape>
              </w:pict>
            </mc:Fallback>
          </mc:AlternateContent>
        </w:r>
        <w:r w:rsidRPr="003C1928">
          <w:rPr>
            <w:rFonts w:ascii="Times New Roman" w:hAnsi="Times New Roman"/>
            <w:noProof/>
            <w:rPrChange w:id="12016">
              <w:rPr>
                <w:noProof/>
              </w:rPr>
            </w:rPrChange>
          </w:rPr>
          <mc:AlternateContent>
            <mc:Choice Requires="wps">
              <w:drawing>
                <wp:anchor distT="0" distB="0" distL="114300" distR="114300" simplePos="0" relativeHeight="251671040" behindDoc="0" locked="0" layoutInCell="1" allowOverlap="1" wp14:anchorId="27EAA975" wp14:editId="29CB6CE4">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FB10ADA"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017" w:author="The Si Tran" w:date="2012-12-11T07:46:00Z">
        <w:r w:rsidRPr="00D4441E">
          <w:rPr>
            <w:noProof/>
          </w:rPr>
          <w:t xml:space="preserve"> </w:t>
        </w:r>
        <w:r>
          <w:rPr>
            <w:noProof/>
          </w:rPr>
          <w:drawing>
            <wp:inline distT="0" distB="0" distL="0" distR="0" wp14:anchorId="21B3CF2C" wp14:editId="7C1D2D8F">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018" w:author="The Si Tran" w:date="2012-12-11T07:39:00Z"/>
          <w:rFonts w:ascii="Times New Roman" w:hAnsi="Times New Roman"/>
          <w:sz w:val="26"/>
          <w:szCs w:val="26"/>
        </w:rPr>
      </w:pPr>
      <w:ins w:id="12019"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020" w:author="The Si Tran" w:date="2012-12-11T06:20:00Z"/>
          <w:rFonts w:ascii="Times New Roman" w:hAnsi="Times New Roman"/>
          <w:rPrChange w:id="12021" w:author="The Si Tran" w:date="2012-12-11T06:24:00Z">
            <w:rPr>
              <w:ins w:id="12022" w:author="The Si Tran" w:date="2012-12-11T06:20:00Z"/>
            </w:rPr>
          </w:rPrChange>
        </w:rPr>
      </w:pPr>
    </w:p>
    <w:p w14:paraId="3AC6ADFC" w14:textId="77777777" w:rsidR="00667F2E" w:rsidRPr="001B545C" w:rsidRDefault="00667F2E" w:rsidP="00667F2E">
      <w:pPr>
        <w:pStyle w:val="ListParagraph"/>
        <w:rPr>
          <w:ins w:id="12023" w:author="The Si Tran" w:date="2012-12-11T06:20:00Z"/>
          <w:rFonts w:ascii="Times New Roman" w:hAnsi="Times New Roman"/>
          <w:rPrChange w:id="12024" w:author="The Si Tran" w:date="2012-12-11T06:24:00Z">
            <w:rPr>
              <w:ins w:id="12025" w:author="The Si Tran" w:date="2012-12-11T06:20:00Z"/>
            </w:rPr>
          </w:rPrChange>
        </w:rPr>
      </w:pPr>
    </w:p>
    <w:p w14:paraId="730D6D51" w14:textId="77777777" w:rsidR="00667F2E" w:rsidRDefault="00667F2E">
      <w:pPr>
        <w:pStyle w:val="ListParagraph"/>
        <w:numPr>
          <w:ilvl w:val="0"/>
          <w:numId w:val="36"/>
        </w:numPr>
        <w:rPr>
          <w:ins w:id="12026" w:author="The Si Tran" w:date="2012-12-11T07:40:00Z"/>
          <w:rFonts w:ascii="Times New Roman" w:hAnsi="Times New Roman"/>
          <w:sz w:val="26"/>
          <w:szCs w:val="26"/>
        </w:rPr>
        <w:pPrChange w:id="12027" w:author="The Si Tran" w:date="2012-12-11T07:40:00Z">
          <w:pPr>
            <w:pStyle w:val="ListParagraph"/>
          </w:pPr>
        </w:pPrChange>
      </w:pPr>
      <w:ins w:id="12028" w:author="The Si Tran" w:date="2012-12-11T06:20:00Z">
        <w:r w:rsidRPr="00AD549B">
          <w:rPr>
            <w:rFonts w:ascii="Times New Roman" w:hAnsi="Times New Roman"/>
            <w:sz w:val="26"/>
            <w:szCs w:val="26"/>
            <w:rPrChange w:id="12029" w:author="The Si Tran" w:date="2012-12-11T07:40:00Z">
              <w:rPr/>
            </w:rPrChange>
          </w:rPr>
          <w:t>Kết quả của quá trình huấn luyện</w:t>
        </w:r>
      </w:ins>
    </w:p>
    <w:p w14:paraId="6527B548" w14:textId="77777777" w:rsidR="00AD549B" w:rsidRPr="00AD549B" w:rsidRDefault="00AD549B">
      <w:pPr>
        <w:pStyle w:val="ListParagraph"/>
        <w:ind w:left="1440"/>
        <w:rPr>
          <w:ins w:id="12030" w:author="The Si Tran" w:date="2012-12-11T06:20:00Z"/>
          <w:rFonts w:ascii="Times New Roman" w:hAnsi="Times New Roman"/>
          <w:sz w:val="26"/>
          <w:szCs w:val="26"/>
          <w:rPrChange w:id="12031" w:author="The Si Tran" w:date="2012-12-11T07:40:00Z">
            <w:rPr>
              <w:ins w:id="12032" w:author="The Si Tran" w:date="2012-12-11T06:20:00Z"/>
            </w:rPr>
          </w:rPrChange>
        </w:rPr>
        <w:pPrChange w:id="12033" w:author="The Si Tran" w:date="2012-12-11T07:47:00Z">
          <w:pPr>
            <w:pStyle w:val="ListParagraph"/>
          </w:pPr>
        </w:pPrChange>
      </w:pPr>
    </w:p>
    <w:p w14:paraId="3F628AE9" w14:textId="77777777" w:rsidR="00667F2E" w:rsidRPr="001B545C" w:rsidRDefault="00667F2E" w:rsidP="00AD549B">
      <w:pPr>
        <w:pStyle w:val="ListParagraph"/>
        <w:ind w:left="0"/>
        <w:rPr>
          <w:ins w:id="12034" w:author="The Si Tran" w:date="2012-12-11T06:20:00Z"/>
          <w:rFonts w:ascii="Times New Roman" w:hAnsi="Times New Roman"/>
          <w:rPrChange w:id="12035" w:author="The Si Tran" w:date="2012-12-11T06:24:00Z">
            <w:rPr>
              <w:ins w:id="12036" w:author="The Si Tran" w:date="2012-12-11T06:20:00Z"/>
            </w:rPr>
          </w:rPrChange>
        </w:rPr>
      </w:pPr>
      <w:ins w:id="12037" w:author="The Si Tran" w:date="2012-12-11T06:20:00Z">
        <w:r w:rsidRPr="001B545C">
          <w:rPr>
            <w:rFonts w:ascii="Times New Roman" w:hAnsi="Times New Roman"/>
            <w:noProof/>
            <w:rPrChange w:id="12038">
              <w:rPr>
                <w:noProof/>
              </w:rPr>
            </w:rPrChange>
          </w:rPr>
          <w:drawing>
            <wp:inline distT="0" distB="0" distL="0" distR="0" wp14:anchorId="79201A0C" wp14:editId="0669B2C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039" w:author="The Si Tran" w:date="2012-12-11T06:20:00Z"/>
          <w:rFonts w:ascii="Times New Roman" w:hAnsi="Times New Roman"/>
          <w:rPrChange w:id="12040" w:author="The Si Tran" w:date="2012-12-11T06:24:00Z">
            <w:rPr>
              <w:ins w:id="12041" w:author="The Si Tran" w:date="2012-12-11T06:20:00Z"/>
            </w:rPr>
          </w:rPrChange>
        </w:rPr>
        <w:pPrChange w:id="12042" w:author="The Si Tran" w:date="2012-12-11T07:41:00Z">
          <w:pPr>
            <w:pStyle w:val="ListParagraph"/>
          </w:pPr>
        </w:pPrChange>
      </w:pPr>
      <w:ins w:id="12043" w:author="The Si Tran" w:date="2012-12-11T06:20:00Z">
        <w:r w:rsidRPr="001B545C">
          <w:rPr>
            <w:rFonts w:ascii="Times New Roman" w:hAnsi="Times New Roman"/>
            <w:rPrChange w:id="12044"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045" w:author="The Si Tran" w:date="2012-12-11T07:48:00Z"/>
          <w:rFonts w:ascii="Times New Roman" w:hAnsi="Times New Roman"/>
          <w:rPrChange w:id="12046" w:author="The Si Tran" w:date="2012-12-11T07:48:00Z">
            <w:rPr>
              <w:ins w:id="12047" w:author="The Si Tran" w:date="2012-12-11T07:48:00Z"/>
              <w:rFonts w:ascii="Times New Roman" w:hAnsi="Times New Roman"/>
              <w:sz w:val="26"/>
              <w:szCs w:val="26"/>
            </w:rPr>
          </w:rPrChange>
        </w:rPr>
        <w:pPrChange w:id="12048" w:author="The Si Tran" w:date="2012-12-11T07:47:00Z">
          <w:pPr>
            <w:pStyle w:val="ListParagraph"/>
          </w:pPr>
        </w:pPrChange>
      </w:pPr>
      <w:ins w:id="12049"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050" w:author="The Si Tran" w:date="2012-12-11T07:48:00Z"/>
          <w:rFonts w:ascii="Times New Roman" w:hAnsi="Times New Roman"/>
          <w:rPrChange w:id="12051" w:author="The Si Tran" w:date="2012-12-11T07:48:00Z">
            <w:rPr>
              <w:ins w:id="12052" w:author="The Si Tran" w:date="2012-12-11T07:48:00Z"/>
              <w:rFonts w:ascii="Times New Roman" w:hAnsi="Times New Roman"/>
              <w:sz w:val="26"/>
              <w:szCs w:val="26"/>
            </w:rPr>
          </w:rPrChange>
        </w:rPr>
        <w:pPrChange w:id="12053" w:author="The Si Tran" w:date="2012-12-11T07:48:00Z">
          <w:pPr>
            <w:pStyle w:val="ListParagraph"/>
          </w:pPr>
        </w:pPrChange>
      </w:pPr>
    </w:p>
    <w:p w14:paraId="17950C99" w14:textId="1D369808" w:rsidR="00F4420F" w:rsidRPr="001B545C" w:rsidRDefault="00DC2B95">
      <w:pPr>
        <w:pStyle w:val="ListParagraph"/>
        <w:ind w:left="0"/>
        <w:rPr>
          <w:ins w:id="12054" w:author="The Si Tran" w:date="2012-12-11T06:20:00Z"/>
          <w:rFonts w:ascii="Times New Roman" w:hAnsi="Times New Roman"/>
          <w:rPrChange w:id="12055" w:author="The Si Tran" w:date="2012-12-11T06:24:00Z">
            <w:rPr>
              <w:ins w:id="12056" w:author="The Si Tran" w:date="2012-12-11T06:20:00Z"/>
            </w:rPr>
          </w:rPrChange>
        </w:rPr>
        <w:pPrChange w:id="12057" w:author="The Si Tran" w:date="2012-12-11T07:48:00Z">
          <w:pPr>
            <w:pStyle w:val="ListParagraph"/>
          </w:pPr>
        </w:pPrChange>
      </w:pPr>
      <w:ins w:id="12058" w:author="The Si Tran" w:date="2012-12-11T07:49:00Z">
        <w:r w:rsidRPr="00F4420F">
          <w:rPr>
            <w:rFonts w:ascii="Times New Roman" w:hAnsi="Times New Roman"/>
            <w:noProof/>
            <w:rPrChange w:id="12059">
              <w:rPr>
                <w:noProof/>
              </w:rPr>
            </w:rPrChange>
          </w:rPr>
          <w:lastRenderedPageBreak/>
          <mc:AlternateContent>
            <mc:Choice Requires="wps">
              <w:drawing>
                <wp:anchor distT="0" distB="0" distL="114300" distR="114300" simplePos="0" relativeHeight="251658752" behindDoc="0" locked="0" layoutInCell="1" allowOverlap="1" wp14:anchorId="127629DE" wp14:editId="1FFC1818">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276DB6" w:rsidRDefault="00276DB6">
                              <w:pPr>
                                <w:pStyle w:val="EquationIndex"/>
                                <w:pPrChange w:id="12060" w:author="The Si Tran" w:date="2012-12-16T10:42:00Z">
                                  <w:pPr/>
                                </w:pPrChange>
                              </w:pPr>
                              <w:ins w:id="12061" w:author="The Si Tran" w:date="2012-12-11T07:49:00Z">
                                <w:r w:rsidRPr="00DC2B95">
                                  <w:rPr>
                                    <w:rStyle w:val="EquationIndexChar"/>
                                    <w:rPrChange w:id="12062"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7"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ED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4mfQmt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BsRQED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276DB6" w:rsidRDefault="00276DB6">
                        <w:pPr>
                          <w:pStyle w:val="EquationIndex"/>
                          <w:pPrChange w:id="12063" w:author="The Si Tran" w:date="2012-12-16T10:42:00Z">
                            <w:pPr/>
                          </w:pPrChange>
                        </w:pPr>
                        <w:ins w:id="12064" w:author="The Si Tran" w:date="2012-12-11T07:49:00Z">
                          <w:r w:rsidRPr="00DC2B95">
                            <w:rPr>
                              <w:rStyle w:val="EquationIndexChar"/>
                              <w:rPrChange w:id="12065"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066">
              <w:rPr>
                <w:noProof/>
              </w:rPr>
            </w:rPrChange>
          </w:rPr>
          <mc:AlternateContent>
            <mc:Choice Requires="wps">
              <w:drawing>
                <wp:anchor distT="0" distB="0" distL="114300" distR="114300" simplePos="0" relativeHeight="251661824" behindDoc="0" locked="0" layoutInCell="1" allowOverlap="1" wp14:anchorId="7F4701F3" wp14:editId="2535131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276DB6" w:rsidRDefault="00276DB6">
                              <w:pPr>
                                <w:pStyle w:val="EquationIndex"/>
                                <w:pPrChange w:id="12067" w:author="The Si Tran" w:date="2012-12-16T10:42:00Z">
                                  <w:pPr/>
                                </w:pPrChange>
                              </w:pPr>
                              <w:ins w:id="12068" w:author="The Si Tran" w:date="2012-12-11T07:49:00Z">
                                <w:r>
                                  <w:t>Kiểm tra khả nă</w:t>
                                </w:r>
                              </w:ins>
                              <w:ins w:id="12069"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8"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wr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U973tlZYo9WsiZ&#10;dgy95csS73zLfHhgDnOH1sAuCff4SGXwTqaTKNkY9/ut+4jHOEBLSY05zqn/tWVOUKK+aQzKxXA8&#10;htuQDuPJdISDO9asjjV6W10bNM8QW8vyJEZ8UL0onamesXIWMSpUTHPEzmnoxevQbhesLC4WiwTC&#10;qFsWbvWj5dF1pDl28VPzzJztWj1gSO5MP/Fs9qrjW2y01GaxDUaWaRwi0S2r3QNgTaR+7VZa3EPH&#10;54R6WbzzP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mUlwr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276DB6" w:rsidRDefault="00276DB6">
                        <w:pPr>
                          <w:pStyle w:val="EquationIndex"/>
                          <w:pPrChange w:id="12070" w:author="The Si Tran" w:date="2012-12-16T10:42:00Z">
                            <w:pPr/>
                          </w:pPrChange>
                        </w:pPr>
                        <w:ins w:id="12071" w:author="The Si Tran" w:date="2012-12-11T07:49:00Z">
                          <w:r>
                            <w:t>Kiểm tra khả nă</w:t>
                          </w:r>
                        </w:ins>
                        <w:ins w:id="12072" w:author="The Si Tran" w:date="2012-12-11T07:50:00Z">
                          <w:r>
                            <w:t>ng dự đoán</w:t>
                          </w:r>
                        </w:ins>
                      </w:p>
                    </w:txbxContent>
                  </v:textbox>
                  <w10:wrap anchorx="margin"/>
                </v:shape>
              </w:pict>
            </mc:Fallback>
          </mc:AlternateContent>
        </w:r>
      </w:ins>
      <w:ins w:id="12073" w:author="The Si Tran" w:date="2012-12-11T07:50:00Z">
        <w:r w:rsidR="00F4420F" w:rsidRPr="00F4420F">
          <w:rPr>
            <w:rFonts w:ascii="Times New Roman" w:hAnsi="Times New Roman"/>
            <w:noProof/>
            <w:rPrChange w:id="12074">
              <w:rPr>
                <w:noProof/>
              </w:rPr>
            </w:rPrChange>
          </w:rPr>
          <mc:AlternateContent>
            <mc:Choice Requires="wps">
              <w:drawing>
                <wp:anchor distT="0" distB="0" distL="114300" distR="114300" simplePos="0" relativeHeight="251663872" behindDoc="0" locked="0" layoutInCell="1" allowOverlap="1" wp14:anchorId="5564A9BB" wp14:editId="002ACA1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277DC16"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075" w:author="The Si Tran" w:date="2012-12-11T07:49:00Z">
        <w:r w:rsidR="00F4420F" w:rsidRPr="00F4420F">
          <w:rPr>
            <w:rFonts w:ascii="Times New Roman" w:hAnsi="Times New Roman"/>
            <w:noProof/>
            <w:rPrChange w:id="12076">
              <w:rPr>
                <w:noProof/>
              </w:rPr>
            </w:rPrChange>
          </w:rPr>
          <mc:AlternateContent>
            <mc:Choice Requires="wps">
              <w:drawing>
                <wp:anchor distT="0" distB="0" distL="114300" distR="114300" simplePos="0" relativeHeight="251660800" behindDoc="0" locked="0" layoutInCell="1" allowOverlap="1" wp14:anchorId="6B3D2C26" wp14:editId="04981261">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8399"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077">
              <w:rPr>
                <w:noProof/>
              </w:rPr>
            </w:rPrChange>
          </w:rPr>
          <mc:AlternateContent>
            <mc:Choice Requires="wps">
              <w:drawing>
                <wp:anchor distT="0" distB="0" distL="114300" distR="114300" simplePos="0" relativeHeight="251659776" behindDoc="0" locked="0" layoutInCell="1" allowOverlap="1" wp14:anchorId="67237BEB" wp14:editId="5905B8E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3C8C3A6"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078">
              <w:rPr>
                <w:noProof/>
              </w:rPr>
            </w:rPrChange>
          </w:rPr>
          <mc:AlternateContent>
            <mc:Choice Requires="wps">
              <w:drawing>
                <wp:anchor distT="0" distB="0" distL="114300" distR="114300" simplePos="0" relativeHeight="251672064" behindDoc="0" locked="0" layoutInCell="1" allowOverlap="1" wp14:anchorId="1EF64DEE" wp14:editId="4B945252">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D9FE5"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079" w:author="The Si Tran" w:date="2012-12-11T07:48:00Z">
        <w:r w:rsidR="00F4420F">
          <w:rPr>
            <w:noProof/>
          </w:rPr>
          <w:drawing>
            <wp:inline distT="0" distB="0" distL="0" distR="0" wp14:anchorId="44AC1143" wp14:editId="1426EEE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080" w:author="The Si Tran" w:date="2012-12-11T06:20:00Z"/>
          <w:rFonts w:ascii="Times New Roman" w:hAnsi="Times New Roman"/>
          <w:sz w:val="26"/>
          <w:szCs w:val="26"/>
          <w:rPrChange w:id="12081" w:author="The Si Tran" w:date="2012-12-11T07:48:00Z">
            <w:rPr>
              <w:ins w:id="12082" w:author="The Si Tran" w:date="2012-12-11T06:20:00Z"/>
            </w:rPr>
          </w:rPrChange>
        </w:rPr>
      </w:pPr>
      <w:ins w:id="12083" w:author="The Si Tran" w:date="2012-12-11T06:20:00Z">
        <w:r w:rsidRPr="0090080B">
          <w:rPr>
            <w:rFonts w:ascii="Times New Roman" w:hAnsi="Times New Roman"/>
            <w:sz w:val="26"/>
            <w:szCs w:val="26"/>
            <w:rPrChange w:id="12084"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085" w:author="The Si Tran" w:date="2012-12-11T07:51:00Z"/>
          <w:rFonts w:ascii="Times New Roman" w:hAnsi="Times New Roman"/>
        </w:rPr>
      </w:pPr>
      <w:ins w:id="12086" w:author="The Si Tran" w:date="2012-12-11T06:20:00Z">
        <w:r w:rsidRPr="001B545C">
          <w:rPr>
            <w:rFonts w:ascii="Times New Roman" w:hAnsi="Times New Roman"/>
            <w:noProof/>
            <w:rPrChange w:id="12087">
              <w:rPr>
                <w:noProof/>
              </w:rPr>
            </w:rPrChange>
          </w:rPr>
          <w:drawing>
            <wp:inline distT="0" distB="0" distL="0" distR="0" wp14:anchorId="7B2AC025" wp14:editId="34A7E8F6">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088" w:author="The Si Tran" w:date="2012-12-11T06:20:00Z"/>
          <w:rFonts w:ascii="Times New Roman" w:hAnsi="Times New Roman"/>
          <w:sz w:val="26"/>
          <w:szCs w:val="26"/>
          <w:rPrChange w:id="12089" w:author="The Si Tran" w:date="2012-12-11T07:51:00Z">
            <w:rPr>
              <w:ins w:id="12090"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091" w:author="The Si Tran" w:date="2012-12-11T06:20:00Z"/>
          <w:rFonts w:ascii="Times New Roman" w:hAnsi="Times New Roman"/>
          <w:sz w:val="26"/>
          <w:szCs w:val="26"/>
          <w:rPrChange w:id="12092" w:author="The Si Tran" w:date="2012-12-11T07:51:00Z">
            <w:rPr>
              <w:ins w:id="12093" w:author="The Si Tran" w:date="2012-12-11T06:20:00Z"/>
            </w:rPr>
          </w:rPrChange>
        </w:rPr>
      </w:pPr>
      <w:ins w:id="12094" w:author="The Si Tran" w:date="2012-12-11T06:20:00Z">
        <w:r w:rsidRPr="00745EDF">
          <w:rPr>
            <w:rFonts w:ascii="Times New Roman" w:hAnsi="Times New Roman"/>
            <w:sz w:val="26"/>
            <w:szCs w:val="26"/>
            <w:rPrChange w:id="12095"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096" w:author="The Si Tran" w:date="2012-12-11T06:20:00Z"/>
          <w:rFonts w:ascii="Times New Roman" w:hAnsi="Times New Roman"/>
          <w:sz w:val="26"/>
          <w:szCs w:val="26"/>
          <w:rPrChange w:id="12097" w:author="The Si Tran" w:date="2012-12-11T07:51:00Z">
            <w:rPr>
              <w:ins w:id="12098" w:author="The Si Tran" w:date="2012-12-11T06:20:00Z"/>
            </w:rPr>
          </w:rPrChange>
        </w:rPr>
      </w:pPr>
      <w:ins w:id="12099" w:author="The Si Tran" w:date="2012-12-11T06:20:00Z">
        <w:r w:rsidRPr="00745EDF">
          <w:rPr>
            <w:rFonts w:ascii="Times New Roman" w:hAnsi="Times New Roman"/>
            <w:sz w:val="26"/>
            <w:szCs w:val="26"/>
            <w:rPrChange w:id="12100" w:author="The Si Tran" w:date="2012-12-11T07:51:00Z">
              <w:rPr/>
            </w:rPrChange>
          </w:rPr>
          <w:t>Chọn số thời đoạn cần dự báo</w:t>
        </w:r>
      </w:ins>
    </w:p>
    <w:p w14:paraId="7DC2B188" w14:textId="77777777" w:rsidR="00667F2E" w:rsidRDefault="00667F2E" w:rsidP="00667F2E">
      <w:pPr>
        <w:pStyle w:val="ListParagraph"/>
        <w:ind w:left="1440"/>
        <w:rPr>
          <w:ins w:id="12101" w:author="The Si Tran" w:date="2012-12-11T07:52:00Z"/>
          <w:rFonts w:ascii="Times New Roman" w:hAnsi="Times New Roman"/>
        </w:rPr>
      </w:pPr>
      <w:ins w:id="12102" w:author="The Si Tran" w:date="2012-12-11T06:20:00Z">
        <w:r w:rsidRPr="001B545C">
          <w:rPr>
            <w:rFonts w:ascii="Times New Roman" w:hAnsi="Times New Roman"/>
            <w:noProof/>
            <w:rPrChange w:id="12103">
              <w:rPr>
                <w:noProof/>
              </w:rPr>
            </w:rPrChange>
          </w:rPr>
          <w:drawing>
            <wp:inline distT="0" distB="0" distL="0" distR="0" wp14:anchorId="379256B8" wp14:editId="28A1056D">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104" w:author="The Si Tran" w:date="2012-12-11T06:20:00Z"/>
          <w:rFonts w:ascii="Times New Roman" w:hAnsi="Times New Roman"/>
          <w:rPrChange w:id="12105" w:author="The Si Tran" w:date="2012-12-11T06:24:00Z">
            <w:rPr>
              <w:ins w:id="12106" w:author="The Si Tran" w:date="2012-12-11T06:20:00Z"/>
            </w:rPr>
          </w:rPrChange>
        </w:rPr>
      </w:pPr>
    </w:p>
    <w:p w14:paraId="72939B3E" w14:textId="77777777" w:rsidR="00667F2E" w:rsidRPr="001B545C" w:rsidRDefault="00667F2E" w:rsidP="00667F2E">
      <w:pPr>
        <w:pStyle w:val="ListParagraph"/>
        <w:ind w:left="1440"/>
        <w:rPr>
          <w:ins w:id="12107" w:author="The Si Tran" w:date="2012-12-11T06:20:00Z"/>
          <w:rFonts w:ascii="Times New Roman" w:hAnsi="Times New Roman"/>
          <w:rPrChange w:id="12108" w:author="The Si Tran" w:date="2012-12-11T06:24:00Z">
            <w:rPr>
              <w:ins w:id="12109" w:author="The Si Tran" w:date="2012-12-11T06:20:00Z"/>
            </w:rPr>
          </w:rPrChange>
        </w:rPr>
      </w:pPr>
      <w:ins w:id="12110" w:author="The Si Tran" w:date="2012-12-11T06:20:00Z">
        <w:r w:rsidRPr="001B545C">
          <w:rPr>
            <w:rFonts w:ascii="Times New Roman" w:hAnsi="Times New Roman"/>
            <w:rPrChange w:id="12111" w:author="The Si Tran" w:date="2012-12-11T06:24:00Z">
              <w:rPr/>
            </w:rPrChange>
          </w:rPr>
          <w:t>Kết quả dự báo:</w:t>
        </w:r>
      </w:ins>
    </w:p>
    <w:p w14:paraId="23B796F5" w14:textId="77777777" w:rsidR="00667F2E" w:rsidRDefault="00667F2E" w:rsidP="00422906">
      <w:pPr>
        <w:pStyle w:val="ListParagraph"/>
        <w:ind w:left="0"/>
        <w:rPr>
          <w:ins w:id="12112" w:author="The Si Tran" w:date="2012-12-11T07:52:00Z"/>
          <w:rFonts w:ascii="Times New Roman" w:hAnsi="Times New Roman"/>
        </w:rPr>
      </w:pPr>
      <w:ins w:id="12113" w:author="The Si Tran" w:date="2012-12-11T06:20:00Z">
        <w:r w:rsidRPr="001B545C">
          <w:rPr>
            <w:rFonts w:ascii="Times New Roman" w:hAnsi="Times New Roman"/>
            <w:noProof/>
            <w:rPrChange w:id="12114">
              <w:rPr>
                <w:noProof/>
              </w:rPr>
            </w:rPrChange>
          </w:rPr>
          <w:drawing>
            <wp:inline distT="0" distB="0" distL="0" distR="0" wp14:anchorId="4C8A0108" wp14:editId="4459FB31">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115" w:author="The Si Tran" w:date="2012-12-11T07:53:00Z"/>
          <w:rFonts w:ascii="Times New Roman" w:hAnsi="Times New Roman"/>
          <w:sz w:val="26"/>
          <w:szCs w:val="26"/>
        </w:rPr>
        <w:pPrChange w:id="12116" w:author="The Si Tran" w:date="2012-12-11T07:52:00Z">
          <w:pPr>
            <w:pStyle w:val="ListParagraph"/>
            <w:ind w:left="0"/>
          </w:pPr>
        </w:pPrChange>
      </w:pPr>
      <w:ins w:id="12117" w:author="The Si Tran" w:date="2012-12-11T07:52:00Z">
        <w:r w:rsidRPr="00422906">
          <w:rPr>
            <w:rFonts w:ascii="Times New Roman" w:hAnsi="Times New Roman"/>
            <w:sz w:val="26"/>
            <w:szCs w:val="26"/>
            <w:rPrChange w:id="12118"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119" w:author="The Si Tran" w:date="2012-12-11T06:20:00Z"/>
          <w:rFonts w:ascii="Times New Roman" w:hAnsi="Times New Roman"/>
          <w:sz w:val="26"/>
          <w:szCs w:val="26"/>
          <w:rPrChange w:id="12120" w:author="The Si Tran" w:date="2012-12-11T07:53:00Z">
            <w:rPr>
              <w:ins w:id="12121" w:author="The Si Tran" w:date="2012-12-11T06:20:00Z"/>
            </w:rPr>
          </w:rPrChange>
        </w:rPr>
        <w:pPrChange w:id="12122"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123" w:author="The Si Tran" w:date="2012-12-11T06:20:00Z"/>
          <w:rFonts w:ascii="Times New Roman" w:hAnsi="Times New Roman"/>
          <w:sz w:val="26"/>
          <w:szCs w:val="26"/>
          <w:rPrChange w:id="12124" w:author="The Si Tran" w:date="2012-12-11T07:53:00Z">
            <w:rPr>
              <w:ins w:id="12125" w:author="The Si Tran" w:date="2012-12-11T06:20:00Z"/>
            </w:rPr>
          </w:rPrChange>
        </w:rPr>
      </w:pPr>
      <w:ins w:id="12126" w:author="The Si Tran" w:date="2012-12-11T06:20:00Z">
        <w:r w:rsidRPr="00422906">
          <w:rPr>
            <w:rFonts w:ascii="Times New Roman" w:hAnsi="Times New Roman"/>
            <w:sz w:val="26"/>
            <w:szCs w:val="26"/>
            <w:rPrChange w:id="12127"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128" w:author="The Si Tran" w:date="2012-12-11T06:20:00Z"/>
          <w:rFonts w:ascii="Times New Roman" w:hAnsi="Times New Roman"/>
          <w:sz w:val="26"/>
          <w:szCs w:val="26"/>
          <w:rPrChange w:id="12129" w:author="The Si Tran" w:date="2012-12-11T07:53:00Z">
            <w:rPr>
              <w:ins w:id="12130" w:author="The Si Tran" w:date="2012-12-11T06:20:00Z"/>
            </w:rPr>
          </w:rPrChange>
        </w:rPr>
      </w:pPr>
      <w:ins w:id="12131" w:author="The Si Tran" w:date="2012-12-11T06:20:00Z">
        <w:r w:rsidRPr="00422906">
          <w:rPr>
            <w:rFonts w:ascii="Times New Roman" w:hAnsi="Times New Roman"/>
            <w:sz w:val="26"/>
            <w:szCs w:val="26"/>
            <w:rPrChange w:id="12132"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133" w:author="The Si Tran" w:date="2012-12-11T07:54:00Z"/>
        </w:rPr>
        <w:pPrChange w:id="12134" w:author="The Si Tran" w:date="2012-12-11T07:54:00Z">
          <w:pPr>
            <w:pStyle w:val="ListParagraph"/>
          </w:pPr>
        </w:pPrChange>
      </w:pPr>
      <w:ins w:id="12135" w:author="The Si Tran" w:date="2012-12-11T07:53:00Z">
        <w:r>
          <w:t>Dự báo</w:t>
        </w:r>
      </w:ins>
    </w:p>
    <w:p w14:paraId="3216EB82" w14:textId="77777777" w:rsidR="004833CB" w:rsidRPr="00097101" w:rsidRDefault="004833CB">
      <w:pPr>
        <w:pStyle w:val="NoSpacing"/>
        <w:numPr>
          <w:ilvl w:val="0"/>
          <w:numId w:val="41"/>
        </w:numPr>
        <w:rPr>
          <w:ins w:id="12136" w:author="The Si Tran" w:date="2012-12-11T06:20:00Z"/>
        </w:rPr>
        <w:pPrChange w:id="12137" w:author="The Si Tran" w:date="2012-12-11T07:54:00Z">
          <w:pPr>
            <w:pStyle w:val="ListParagraph"/>
          </w:pPr>
        </w:pPrChange>
      </w:pPr>
      <w:ins w:id="12138" w:author="The Si Tran" w:date="2012-12-11T07:54:00Z">
        <w:r>
          <w:t>Kiểm tra mô hình kết hợp</w:t>
        </w:r>
      </w:ins>
    </w:p>
    <w:p w14:paraId="3455B1D2" w14:textId="77777777" w:rsidR="00667F2E" w:rsidRPr="004833CB" w:rsidRDefault="00667F2E" w:rsidP="00667F2E">
      <w:pPr>
        <w:pStyle w:val="ListParagraph"/>
        <w:ind w:left="1080"/>
        <w:rPr>
          <w:ins w:id="12139" w:author="The Si Tran" w:date="2012-12-11T06:20:00Z"/>
          <w:rFonts w:ascii="Times New Roman" w:hAnsi="Times New Roman"/>
          <w:sz w:val="26"/>
          <w:szCs w:val="26"/>
          <w:rPrChange w:id="12140" w:author="The Si Tran" w:date="2012-12-11T07:54:00Z">
            <w:rPr>
              <w:ins w:id="12141" w:author="The Si Tran" w:date="2012-12-11T06:20:00Z"/>
            </w:rPr>
          </w:rPrChange>
        </w:rPr>
      </w:pPr>
      <w:ins w:id="12142" w:author="The Si Tran" w:date="2012-12-11T06:20:00Z">
        <w:r w:rsidRPr="004833CB">
          <w:rPr>
            <w:rFonts w:ascii="Times New Roman" w:hAnsi="Times New Roman"/>
            <w:sz w:val="26"/>
            <w:szCs w:val="26"/>
            <w:rPrChange w:id="12143"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144" w:author="The Si Tran" w:date="2012-12-11T07:59:00Z"/>
          <w:rFonts w:ascii="Times New Roman" w:hAnsi="Times New Roman"/>
        </w:rPr>
      </w:pPr>
      <w:ins w:id="12145" w:author="The Si Tran" w:date="2012-12-11T06:20:00Z">
        <w:r w:rsidRPr="001B545C">
          <w:rPr>
            <w:rFonts w:ascii="Times New Roman" w:hAnsi="Times New Roman"/>
            <w:noProof/>
            <w:rPrChange w:id="12146">
              <w:rPr>
                <w:noProof/>
              </w:rPr>
            </w:rPrChange>
          </w:rPr>
          <mc:AlternateContent>
            <mc:Choice Requires="wps">
              <w:drawing>
                <wp:anchor distT="0" distB="0" distL="114300" distR="114300" simplePos="0" relativeHeight="251639296" behindDoc="0" locked="0" layoutInCell="1" allowOverlap="1" wp14:anchorId="419359FF" wp14:editId="4B06636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276DB6" w:rsidRDefault="00276DB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9"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jl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9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dNyOW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276DB6" w:rsidRDefault="00276DB6" w:rsidP="00667F2E">
                        <w:r>
                          <w:t>Kiểm tra mô hình</w:t>
                        </w:r>
                      </w:p>
                    </w:txbxContent>
                  </v:textbox>
                </v:shape>
              </w:pict>
            </mc:Fallback>
          </mc:AlternateContent>
        </w:r>
        <w:r w:rsidRPr="001B545C">
          <w:rPr>
            <w:rFonts w:ascii="Times New Roman" w:hAnsi="Times New Roman"/>
            <w:noProof/>
            <w:rPrChange w:id="12147">
              <w:rPr>
                <w:noProof/>
              </w:rPr>
            </w:rPrChange>
          </w:rPr>
          <mc:AlternateContent>
            <mc:Choice Requires="wps">
              <w:drawing>
                <wp:anchor distT="0" distB="0" distL="114300" distR="114300" simplePos="0" relativeHeight="251637248" behindDoc="0" locked="0" layoutInCell="1" allowOverlap="1" wp14:anchorId="3B978055" wp14:editId="4F20A07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40"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Lk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Hoj1n3aqOMPoG9XuBKvppoLJ2xLrnoiBgYJhhcXmHuHgQkHzVLxhVCrz66Pv3h7e&#10;JmgxamCp5Nj+PBDDMBLfJLzaL+lk4rdQECZTGCCMzFCzG2rkoV4rGAgYccguXL29E92VG1W/wTtZ&#10;+aigIpJC7BxTZzph7dplBxuUstUqmMHm0cRt5YumHtwT7Yf29fRGjI7Pz8G7fVDdAorz3ZJ8sfWe&#10;Uq0OTvHKeeWF1yjA1gqzFDesX4tDOVhd/geWvwE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EqhouT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2148">
              <w:rPr>
                <w:noProof/>
              </w:rPr>
            </w:rPrChange>
          </w:rPr>
          <w:drawing>
            <wp:inline distT="0" distB="0" distL="0" distR="0" wp14:anchorId="6184D586" wp14:editId="31B8CF98">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149" w:author="The Si Tran" w:date="2012-12-11T07:59:00Z"/>
          <w:rFonts w:ascii="Times New Roman" w:hAnsi="Times New Roman"/>
        </w:rPr>
      </w:pPr>
    </w:p>
    <w:p w14:paraId="2398A1DA" w14:textId="77777777" w:rsidR="00BF62DE" w:rsidRDefault="00BF62DE" w:rsidP="00BF62DE">
      <w:pPr>
        <w:pStyle w:val="ListParagraph"/>
        <w:ind w:left="0"/>
        <w:rPr>
          <w:ins w:id="12150" w:author="The Si Tran" w:date="2012-12-11T07:59:00Z"/>
          <w:rFonts w:ascii="Times New Roman" w:hAnsi="Times New Roman"/>
        </w:rPr>
      </w:pPr>
    </w:p>
    <w:p w14:paraId="3185EAA8" w14:textId="77777777" w:rsidR="00BF62DE" w:rsidRDefault="00BF62DE" w:rsidP="00BF62DE">
      <w:pPr>
        <w:pStyle w:val="ListParagraph"/>
        <w:ind w:left="0"/>
        <w:rPr>
          <w:ins w:id="12151" w:author="The Si Tran" w:date="2012-12-11T07:59:00Z"/>
          <w:rFonts w:ascii="Times New Roman" w:hAnsi="Times New Roman"/>
        </w:rPr>
      </w:pPr>
      <w:ins w:id="12152" w:author="The Si Tran" w:date="2012-12-11T07:59:00Z">
        <w:r>
          <w:rPr>
            <w:noProof/>
          </w:rPr>
          <w:lastRenderedPageBreak/>
          <w:drawing>
            <wp:inline distT="0" distB="0" distL="0" distR="0" wp14:anchorId="6B725F63" wp14:editId="1A00D64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153" w:author="The Si Tran" w:date="2012-12-11T07:56:00Z"/>
          <w:rFonts w:ascii="Times New Roman" w:hAnsi="Times New Roman"/>
          <w:sz w:val="26"/>
          <w:szCs w:val="26"/>
          <w:rPrChange w:id="12154" w:author="The Si Tran" w:date="2012-12-11T07:59:00Z">
            <w:rPr>
              <w:ins w:id="12155" w:author="The Si Tran" w:date="2012-12-11T07:56:00Z"/>
              <w:rFonts w:ascii="Times New Roman" w:hAnsi="Times New Roman"/>
            </w:rPr>
          </w:rPrChange>
        </w:rPr>
        <w:pPrChange w:id="12156" w:author="The Si Tran" w:date="2012-12-11T07:59:00Z">
          <w:pPr>
            <w:pStyle w:val="ListParagraph"/>
            <w:ind w:left="0"/>
          </w:pPr>
        </w:pPrChange>
      </w:pPr>
      <w:ins w:id="12157" w:author="The Si Tran" w:date="2012-12-11T07:59:00Z">
        <w:r w:rsidRPr="003C0DE2">
          <w:rPr>
            <w:rFonts w:ascii="Times New Roman" w:hAnsi="Times New Roman"/>
            <w:sz w:val="26"/>
            <w:szCs w:val="26"/>
            <w:rPrChange w:id="12158"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159" w:author="The Si Tran" w:date="2012-12-11T06:20:00Z"/>
          <w:rFonts w:ascii="Times New Roman" w:hAnsi="Times New Roman"/>
          <w:rPrChange w:id="12160" w:author="The Si Tran" w:date="2012-12-11T06:24:00Z">
            <w:rPr>
              <w:ins w:id="12161"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162" w:author="The Si Tran" w:date="2012-12-11T07:55:00Z"/>
          <w:rFonts w:ascii="Times New Roman" w:hAnsi="Times New Roman"/>
          <w:sz w:val="26"/>
          <w:szCs w:val="26"/>
          <w:rPrChange w:id="12163" w:author="The Si Tran" w:date="2012-12-11T07:56:00Z">
            <w:rPr>
              <w:ins w:id="12164" w:author="The Si Tran" w:date="2012-12-11T07:55:00Z"/>
              <w:rFonts w:ascii="Times New Roman" w:hAnsi="Times New Roman"/>
            </w:rPr>
          </w:rPrChange>
        </w:rPr>
        <w:pPrChange w:id="12165" w:author="The Si Tran" w:date="2012-12-11T07:56:00Z">
          <w:pPr>
            <w:pStyle w:val="ListParagraph"/>
            <w:numPr>
              <w:numId w:val="38"/>
            </w:numPr>
            <w:spacing w:after="160" w:line="259" w:lineRule="auto"/>
            <w:ind w:left="1080" w:hanging="360"/>
          </w:pPr>
        </w:pPrChange>
      </w:pPr>
      <w:ins w:id="12166" w:author="The Si Tran" w:date="2012-12-11T06:20:00Z">
        <w:r w:rsidRPr="00BF62DE">
          <w:rPr>
            <w:rFonts w:ascii="Times New Roman" w:hAnsi="Times New Roman"/>
            <w:sz w:val="26"/>
            <w:szCs w:val="26"/>
            <w:rPrChange w:id="12167"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168" w:author="The Si Tran" w:date="2012-12-11T06:20:00Z"/>
          <w:rFonts w:ascii="Times New Roman" w:hAnsi="Times New Roman"/>
          <w:rPrChange w:id="12169" w:author="The Si Tran" w:date="2012-12-11T06:24:00Z">
            <w:rPr>
              <w:ins w:id="12170" w:author="The Si Tran" w:date="2012-12-11T06:20:00Z"/>
            </w:rPr>
          </w:rPrChange>
        </w:rPr>
        <w:pPrChange w:id="12171"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172" w:author="The Si Tran" w:date="2012-12-11T06:20:00Z"/>
          <w:rFonts w:ascii="Times New Roman" w:hAnsi="Times New Roman"/>
          <w:rPrChange w:id="12173" w:author="The Si Tran" w:date="2012-12-11T06:24:00Z">
            <w:rPr>
              <w:ins w:id="12174" w:author="The Si Tran" w:date="2012-12-11T06:20:00Z"/>
            </w:rPr>
          </w:rPrChange>
        </w:rPr>
      </w:pPr>
      <w:ins w:id="12175" w:author="The Si Tran" w:date="2012-12-11T06:20:00Z">
        <w:r w:rsidRPr="001B545C">
          <w:rPr>
            <w:rFonts w:ascii="Times New Roman" w:hAnsi="Times New Roman"/>
            <w:noProof/>
            <w:rPrChange w:id="12176">
              <w:rPr>
                <w:noProof/>
              </w:rPr>
            </w:rPrChange>
          </w:rPr>
          <w:lastRenderedPageBreak/>
          <mc:AlternateContent>
            <mc:Choice Requires="wps">
              <w:drawing>
                <wp:anchor distT="0" distB="0" distL="114300" distR="114300" simplePos="0" relativeHeight="251641344" behindDoc="0" locked="0" layoutInCell="1" allowOverlap="1" wp14:anchorId="3EDEB21A" wp14:editId="2D2A513E">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276DB6" w:rsidRDefault="00276DB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1"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AK1Te2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276DB6" w:rsidRDefault="00276DB6" w:rsidP="00667F2E">
                        <w:r>
                          <w:t>Dự đoán</w:t>
                        </w:r>
                      </w:p>
                    </w:txbxContent>
                  </v:textbox>
                </v:shape>
              </w:pict>
            </mc:Fallback>
          </mc:AlternateContent>
        </w:r>
        <w:r w:rsidRPr="001B545C">
          <w:rPr>
            <w:rFonts w:ascii="Times New Roman" w:hAnsi="Times New Roman"/>
            <w:noProof/>
            <w:rPrChange w:id="12177">
              <w:rPr>
                <w:noProof/>
              </w:rPr>
            </w:rPrChange>
          </w:rPr>
          <mc:AlternateContent>
            <mc:Choice Requires="wps">
              <w:drawing>
                <wp:anchor distT="0" distB="0" distL="114300" distR="114300" simplePos="0" relativeHeight="251640320" behindDoc="0" locked="0" layoutInCell="1" allowOverlap="1" wp14:anchorId="00D386CF" wp14:editId="4B7B885F">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2" type="#_x0000_t47" style="position:absolute;left:0;text-align:left;margin-left:146.25pt;margin-top:40.4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gq5w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HBDgq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2178">
              <w:rPr>
                <w:noProof/>
              </w:rPr>
            </w:rPrChange>
          </w:rPr>
          <mc:AlternateContent>
            <mc:Choice Requires="wps">
              <w:drawing>
                <wp:anchor distT="0" distB="0" distL="114300" distR="114300" simplePos="0" relativeHeight="251645440" behindDoc="0" locked="0" layoutInCell="1" allowOverlap="1" wp14:anchorId="3F6F5102" wp14:editId="5D2B7DF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1E465"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179">
              <w:rPr>
                <w:noProof/>
              </w:rPr>
            </w:rPrChange>
          </w:rPr>
          <mc:AlternateContent>
            <mc:Choice Requires="wps">
              <w:drawing>
                <wp:anchor distT="0" distB="0" distL="114300" distR="114300" simplePos="0" relativeHeight="251642368" behindDoc="0" locked="0" layoutInCell="1" allowOverlap="1" wp14:anchorId="4E62179D" wp14:editId="688CB50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77338"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180">
              <w:rPr>
                <w:noProof/>
              </w:rPr>
            </w:rPrChange>
          </w:rPr>
          <w:drawing>
            <wp:inline distT="0" distB="0" distL="0" distR="0" wp14:anchorId="7FB50EBD" wp14:editId="69D13392">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181" w:author="The Si Tran" w:date="2012-12-11T06:20:00Z"/>
        </w:rPr>
      </w:pPr>
      <w:ins w:id="12182" w:author="The Si Tran" w:date="2012-12-11T06:20:00Z">
        <w:r w:rsidRPr="001B545C">
          <w:rPr>
            <w:noProof/>
            <w:rPrChange w:id="12183">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19B454FD">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276DB6" w:rsidRDefault="00276DB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3"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C4gNvC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276DB6" w:rsidRDefault="00276DB6"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184" w:author="The Si Tran" w:date="2012-12-11T06:20:00Z"/>
        </w:rPr>
      </w:pPr>
      <w:ins w:id="12185" w:author="The Si Tran" w:date="2012-12-11T06:20:00Z">
        <w:r w:rsidRPr="001B545C">
          <w:rPr>
            <w:noProof/>
            <w:rPrChange w:id="12186">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2D27984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276DB6" w:rsidRDefault="00276DB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4"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ujs8Xp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276DB6" w:rsidRDefault="00276DB6" w:rsidP="00667F2E">
                        <w:r>
                          <w:t>Đồ thị các giá trị dự đoán</w:t>
                        </w:r>
                      </w:p>
                    </w:txbxContent>
                  </v:textbox>
                </v:shape>
              </w:pict>
            </mc:Fallback>
          </mc:AlternateContent>
        </w:r>
      </w:ins>
    </w:p>
    <w:p w14:paraId="126C25BD" w14:textId="77777777" w:rsidR="00667F2E" w:rsidRPr="001B545C" w:rsidRDefault="00667F2E" w:rsidP="00667F2E">
      <w:pPr>
        <w:rPr>
          <w:ins w:id="12187" w:author="The Si Tran" w:date="2012-12-11T06:20:00Z"/>
        </w:rPr>
      </w:pPr>
    </w:p>
    <w:p w14:paraId="59F0763C" w14:textId="77777777" w:rsidR="00667F2E" w:rsidRPr="00C64004" w:rsidRDefault="00667F2E">
      <w:pPr>
        <w:jc w:val="center"/>
        <w:rPr>
          <w:b/>
          <w:rPrChange w:id="12188" w:author="The Si Tran" w:date="2012-12-11T06:18:00Z">
            <w:rPr>
              <w:szCs w:val="26"/>
            </w:rPr>
          </w:rPrChange>
        </w:rPr>
        <w:pPrChange w:id="12189"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190"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24" w:author="The Si Tran" w:date="2012-12-14T05:08:00Z" w:initials="TST">
    <w:p w14:paraId="64E74DE2" w14:textId="77777777" w:rsidR="00276DB6" w:rsidRDefault="00276DB6">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5853A" w14:textId="77777777" w:rsidR="00D35DF6" w:rsidRDefault="00D35DF6" w:rsidP="00AC1CB4">
      <w:pPr>
        <w:spacing w:before="0" w:line="240" w:lineRule="auto"/>
      </w:pPr>
      <w:r>
        <w:separator/>
      </w:r>
    </w:p>
    <w:p w14:paraId="4BC4BD1D" w14:textId="77777777" w:rsidR="00D35DF6" w:rsidRDefault="00D35DF6"/>
  </w:endnote>
  <w:endnote w:type="continuationSeparator" w:id="0">
    <w:p w14:paraId="3E8B3AC1" w14:textId="77777777" w:rsidR="00D35DF6" w:rsidRDefault="00D35DF6" w:rsidP="00AC1CB4">
      <w:pPr>
        <w:spacing w:before="0" w:line="240" w:lineRule="auto"/>
      </w:pPr>
      <w:r>
        <w:continuationSeparator/>
      </w:r>
    </w:p>
    <w:p w14:paraId="7E59CBCF" w14:textId="77777777" w:rsidR="00D35DF6" w:rsidRDefault="00D35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88" w:author="The Si Tran" w:date="2012-12-12T13:36:00Z"/>
  <w:sdt>
    <w:sdtPr>
      <w:id w:val="-908844875"/>
      <w:docPartObj>
        <w:docPartGallery w:val="Page Numbers (Bottom of Page)"/>
        <w:docPartUnique/>
      </w:docPartObj>
    </w:sdtPr>
    <w:sdtEndPr>
      <w:rPr>
        <w:noProof/>
      </w:rPr>
    </w:sdtEndPr>
    <w:sdtContent>
      <w:customXmlInsRangeEnd w:id="388"/>
      <w:p w14:paraId="17267F96" w14:textId="77777777" w:rsidR="00276DB6" w:rsidRDefault="00276DB6">
        <w:pPr>
          <w:pStyle w:val="Footer"/>
          <w:jc w:val="center"/>
          <w:rPr>
            <w:ins w:id="389" w:author="The Si Tran" w:date="2012-12-12T13:36:00Z"/>
          </w:rPr>
        </w:pPr>
        <w:ins w:id="390" w:author="The Si Tran" w:date="2012-12-12T13:36:00Z">
          <w:r>
            <w:fldChar w:fldCharType="begin"/>
          </w:r>
          <w:r>
            <w:instrText xml:space="preserve"> PAGE   \* MERGEFORMAT </w:instrText>
          </w:r>
          <w:r>
            <w:fldChar w:fldCharType="separate"/>
          </w:r>
        </w:ins>
        <w:r w:rsidR="007D2B34">
          <w:rPr>
            <w:noProof/>
          </w:rPr>
          <w:t>23</w:t>
        </w:r>
        <w:ins w:id="391" w:author="The Si Tran" w:date="2012-12-12T13:36:00Z">
          <w:r>
            <w:rPr>
              <w:noProof/>
            </w:rPr>
            <w:fldChar w:fldCharType="end"/>
          </w:r>
        </w:ins>
      </w:p>
      <w:customXmlInsRangeStart w:id="392" w:author="The Si Tran" w:date="2012-12-12T13:36:00Z"/>
    </w:sdtContent>
  </w:sdt>
  <w:customXmlInsRangeEnd w:id="392"/>
  <w:p w14:paraId="3AF94941" w14:textId="77777777" w:rsidR="00276DB6" w:rsidRDefault="00276D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276DB6" w:rsidRDefault="00276DB6">
    <w:pPr>
      <w:pStyle w:val="Footer"/>
      <w:jc w:val="center"/>
      <w:rPr>
        <w:ins w:id="11409" w:author="The Si Tran" w:date="2012-12-14T06:50:00Z"/>
      </w:rPr>
    </w:pPr>
    <w:ins w:id="11410" w:author="The Si Tran" w:date="2012-12-14T06:50:00Z">
      <w:r>
        <w:t>A.</w:t>
      </w:r>
    </w:ins>
    <w:customXmlInsRangeStart w:id="11411" w:author="The Si Tran" w:date="2012-12-14T06:50:00Z"/>
    <w:sdt>
      <w:sdtPr>
        <w:id w:val="1504550065"/>
        <w:docPartObj>
          <w:docPartGallery w:val="Page Numbers (Bottom of Page)"/>
          <w:docPartUnique/>
        </w:docPartObj>
      </w:sdtPr>
      <w:sdtEndPr>
        <w:rPr>
          <w:noProof/>
        </w:rPr>
      </w:sdtEndPr>
      <w:sdtContent>
        <w:customXmlInsRangeEnd w:id="11411"/>
        <w:ins w:id="11412" w:author="The Si Tran" w:date="2012-12-14T06:50:00Z">
          <w:r>
            <w:fldChar w:fldCharType="begin"/>
          </w:r>
          <w:r>
            <w:instrText xml:space="preserve"> PAGE   \* MERGEFORMAT </w:instrText>
          </w:r>
          <w:r>
            <w:fldChar w:fldCharType="separate"/>
          </w:r>
        </w:ins>
        <w:r w:rsidR="007D2B34">
          <w:rPr>
            <w:noProof/>
          </w:rPr>
          <w:t>2</w:t>
        </w:r>
        <w:ins w:id="11413" w:author="The Si Tran" w:date="2012-12-14T06:50:00Z">
          <w:r>
            <w:rPr>
              <w:noProof/>
            </w:rPr>
            <w:fldChar w:fldCharType="end"/>
          </w:r>
        </w:ins>
        <w:customXmlInsRangeStart w:id="11414" w:author="The Si Tran" w:date="2012-12-14T06:50:00Z"/>
      </w:sdtContent>
    </w:sdt>
    <w:customXmlInsRangeEnd w:id="11414"/>
  </w:p>
  <w:p w14:paraId="2B5B527C" w14:textId="77777777" w:rsidR="00276DB6" w:rsidRDefault="00276D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276DB6" w:rsidRDefault="00276DB6">
    <w:pPr>
      <w:pStyle w:val="Footer"/>
      <w:jc w:val="center"/>
      <w:rPr>
        <w:ins w:id="11546" w:author="The Si Tran" w:date="2012-12-14T06:50:00Z"/>
      </w:rPr>
    </w:pPr>
    <w:ins w:id="11547" w:author="The Si Tran" w:date="2012-12-14T06:50:00Z">
      <w:r>
        <w:t>C.</w:t>
      </w:r>
    </w:ins>
    <w:customXmlInsRangeStart w:id="11548" w:author="The Si Tran" w:date="2012-12-14T06:50:00Z"/>
    <w:sdt>
      <w:sdtPr>
        <w:id w:val="280921923"/>
        <w:docPartObj>
          <w:docPartGallery w:val="Page Numbers (Bottom of Page)"/>
          <w:docPartUnique/>
        </w:docPartObj>
      </w:sdtPr>
      <w:sdtEndPr>
        <w:rPr>
          <w:noProof/>
        </w:rPr>
      </w:sdtEndPr>
      <w:sdtContent>
        <w:customXmlInsRangeEnd w:id="11548"/>
        <w:ins w:id="11549" w:author="The Si Tran" w:date="2012-12-14T06:50:00Z">
          <w:r>
            <w:fldChar w:fldCharType="begin"/>
          </w:r>
          <w:r>
            <w:instrText xml:space="preserve"> PAGE   \* MERGEFORMAT </w:instrText>
          </w:r>
          <w:r>
            <w:fldChar w:fldCharType="separate"/>
          </w:r>
        </w:ins>
        <w:r w:rsidR="007D2B34">
          <w:rPr>
            <w:noProof/>
          </w:rPr>
          <w:t>16</w:t>
        </w:r>
        <w:ins w:id="11550" w:author="The Si Tran" w:date="2012-12-14T06:50:00Z">
          <w:r>
            <w:rPr>
              <w:noProof/>
            </w:rPr>
            <w:fldChar w:fldCharType="end"/>
          </w:r>
        </w:ins>
        <w:customXmlInsRangeStart w:id="11551" w:author="The Si Tran" w:date="2012-12-14T06:50:00Z"/>
      </w:sdtContent>
    </w:sdt>
    <w:customXmlInsRangeEnd w:id="11551"/>
  </w:p>
  <w:p w14:paraId="656B5744" w14:textId="77777777" w:rsidR="00276DB6" w:rsidRDefault="0027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2831F" w14:textId="77777777" w:rsidR="00D35DF6" w:rsidRDefault="00D35DF6" w:rsidP="00AC1CB4">
      <w:pPr>
        <w:spacing w:before="0" w:line="240" w:lineRule="auto"/>
      </w:pPr>
      <w:r>
        <w:separator/>
      </w:r>
    </w:p>
    <w:p w14:paraId="127D2B9C" w14:textId="77777777" w:rsidR="00D35DF6" w:rsidRDefault="00D35DF6"/>
  </w:footnote>
  <w:footnote w:type="continuationSeparator" w:id="0">
    <w:p w14:paraId="53B2CFE8" w14:textId="77777777" w:rsidR="00D35DF6" w:rsidRDefault="00D35DF6" w:rsidP="00AC1CB4">
      <w:pPr>
        <w:spacing w:before="0" w:line="240" w:lineRule="auto"/>
      </w:pPr>
      <w:r>
        <w:continuationSeparator/>
      </w:r>
    </w:p>
    <w:p w14:paraId="0DDEE44E" w14:textId="77777777" w:rsidR="00D35DF6" w:rsidRDefault="00D35D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842"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0842"/>
      <w:p w14:paraId="3F653F36" w14:textId="2792F6D7" w:rsidR="00276DB6" w:rsidRDefault="00276DB6">
        <w:pPr>
          <w:pStyle w:val="Header"/>
          <w:pBdr>
            <w:bottom w:val="thickThinSmallGap" w:sz="24" w:space="1" w:color="auto"/>
          </w:pBdr>
          <w:tabs>
            <w:tab w:val="clear" w:pos="9360"/>
            <w:tab w:val="right" w:pos="9072"/>
          </w:tabs>
          <w:jc w:val="center"/>
          <w:rPr>
            <w:ins w:id="10843" w:author="The Si Tran" w:date="2012-12-14T06:56:00Z"/>
            <w:szCs w:val="26"/>
          </w:rPr>
        </w:pPr>
        <w:ins w:id="10844" w:author="The Si Tran" w:date="2012-12-14T06:57:00Z">
          <w:r w:rsidRPr="000A27E1">
            <w:rPr>
              <w:szCs w:val="26"/>
            </w:rPr>
            <w:t>Ứng dụng mạ</w:t>
          </w:r>
          <w:r w:rsidR="00DE23E9">
            <w:rPr>
              <w:szCs w:val="26"/>
            </w:rPr>
            <w:t>ng Nơ</w:t>
          </w:r>
          <w:r w:rsidRPr="000A27E1">
            <w:rPr>
              <w:szCs w:val="26"/>
            </w:rPr>
            <w:t>ron nhân tạo vào công tác dự báo dữ liệu chuỗi thời gian</w:t>
          </w:r>
        </w:ins>
      </w:p>
      <w:customXmlInsRangeStart w:id="10845" w:author="The Si Tran" w:date="2012-12-14T06:56:00Z"/>
    </w:sdtContent>
  </w:sdt>
  <w:customXmlInsRangeEnd w:id="10845"/>
  <w:p w14:paraId="4F445727" w14:textId="0A2B6F9B" w:rsidR="00276DB6" w:rsidRPr="000A27E1" w:rsidRDefault="00276D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4614"/>
    <w:rsid w:val="000952DD"/>
    <w:rsid w:val="00095447"/>
    <w:rsid w:val="00097101"/>
    <w:rsid w:val="000A27E1"/>
    <w:rsid w:val="000A302D"/>
    <w:rsid w:val="000A51F8"/>
    <w:rsid w:val="000B15D7"/>
    <w:rsid w:val="000B2963"/>
    <w:rsid w:val="000B35DE"/>
    <w:rsid w:val="000B533B"/>
    <w:rsid w:val="000B65E4"/>
    <w:rsid w:val="000C119A"/>
    <w:rsid w:val="000C4531"/>
    <w:rsid w:val="000D001B"/>
    <w:rsid w:val="000D0624"/>
    <w:rsid w:val="000D0B0B"/>
    <w:rsid w:val="000D6995"/>
    <w:rsid w:val="000E05CE"/>
    <w:rsid w:val="000E1023"/>
    <w:rsid w:val="000E6941"/>
    <w:rsid w:val="000E7270"/>
    <w:rsid w:val="000E7D19"/>
    <w:rsid w:val="000F1F6F"/>
    <w:rsid w:val="000F27A6"/>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206943"/>
    <w:rsid w:val="0020765F"/>
    <w:rsid w:val="00213AA5"/>
    <w:rsid w:val="002150BF"/>
    <w:rsid w:val="00215622"/>
    <w:rsid w:val="0022399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0C6D"/>
    <w:rsid w:val="002E24B1"/>
    <w:rsid w:val="002E3B57"/>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36F3"/>
    <w:rsid w:val="003343D0"/>
    <w:rsid w:val="00334CAD"/>
    <w:rsid w:val="00336BF1"/>
    <w:rsid w:val="003402BA"/>
    <w:rsid w:val="003455DB"/>
    <w:rsid w:val="00350BDD"/>
    <w:rsid w:val="00351FEC"/>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7F6C"/>
    <w:rsid w:val="004833CB"/>
    <w:rsid w:val="0049233F"/>
    <w:rsid w:val="004939AB"/>
    <w:rsid w:val="00495407"/>
    <w:rsid w:val="004A1DFD"/>
    <w:rsid w:val="004A208B"/>
    <w:rsid w:val="004A3B54"/>
    <w:rsid w:val="004A4474"/>
    <w:rsid w:val="004B145B"/>
    <w:rsid w:val="004B1E49"/>
    <w:rsid w:val="004B2AD3"/>
    <w:rsid w:val="004B6166"/>
    <w:rsid w:val="004B73A9"/>
    <w:rsid w:val="004C00C8"/>
    <w:rsid w:val="004C4C13"/>
    <w:rsid w:val="004D3F55"/>
    <w:rsid w:val="004D65BA"/>
    <w:rsid w:val="004D65F6"/>
    <w:rsid w:val="004D6F02"/>
    <w:rsid w:val="004E0543"/>
    <w:rsid w:val="004E0A08"/>
    <w:rsid w:val="004E490E"/>
    <w:rsid w:val="004E4F8F"/>
    <w:rsid w:val="004E61AD"/>
    <w:rsid w:val="004E789F"/>
    <w:rsid w:val="004F02C0"/>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37C13"/>
    <w:rsid w:val="00637F2A"/>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5328"/>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D2B34"/>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63971"/>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2B7B"/>
    <w:rsid w:val="00B048F9"/>
    <w:rsid w:val="00B058D3"/>
    <w:rsid w:val="00B0605D"/>
    <w:rsid w:val="00B07B76"/>
    <w:rsid w:val="00B10E17"/>
    <w:rsid w:val="00B144CE"/>
    <w:rsid w:val="00B14D71"/>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4504D"/>
    <w:rsid w:val="00C46E9E"/>
    <w:rsid w:val="00C5193F"/>
    <w:rsid w:val="00C5470C"/>
    <w:rsid w:val="00C564CC"/>
    <w:rsid w:val="00C64004"/>
    <w:rsid w:val="00C676BA"/>
    <w:rsid w:val="00C74575"/>
    <w:rsid w:val="00C779DA"/>
    <w:rsid w:val="00C83C77"/>
    <w:rsid w:val="00C841C4"/>
    <w:rsid w:val="00C950CF"/>
    <w:rsid w:val="00CA12FA"/>
    <w:rsid w:val="00CA1785"/>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4CA"/>
    <w:rsid w:val="00D35DF6"/>
    <w:rsid w:val="00D362B7"/>
    <w:rsid w:val="00D4441E"/>
    <w:rsid w:val="00D45B25"/>
    <w:rsid w:val="00D4703F"/>
    <w:rsid w:val="00D50098"/>
    <w:rsid w:val="00D54C04"/>
    <w:rsid w:val="00D567DD"/>
    <w:rsid w:val="00D56B12"/>
    <w:rsid w:val="00D62B2C"/>
    <w:rsid w:val="00D66640"/>
    <w:rsid w:val="00D676CA"/>
    <w:rsid w:val="00D742D5"/>
    <w:rsid w:val="00D753D1"/>
    <w:rsid w:val="00D767FA"/>
    <w:rsid w:val="00D80916"/>
    <w:rsid w:val="00D81327"/>
    <w:rsid w:val="00D92047"/>
    <w:rsid w:val="00D9284D"/>
    <w:rsid w:val="00D969EA"/>
    <w:rsid w:val="00DA0075"/>
    <w:rsid w:val="00DA1F81"/>
    <w:rsid w:val="00DA3C57"/>
    <w:rsid w:val="00DA68B1"/>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81674"/>
    <w:rsid w:val="00E81970"/>
    <w:rsid w:val="00E830E0"/>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5752"/>
    <w:rsid w:val="00EC61DB"/>
    <w:rsid w:val="00EC6D12"/>
    <w:rsid w:val="00ED159E"/>
    <w:rsid w:val="00ED5988"/>
    <w:rsid w:val="00ED7D29"/>
    <w:rsid w:val="00EE1763"/>
    <w:rsid w:val="00EE3024"/>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E7943253-44C4-49B2-9FCA-5C34904B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9.wmf"/><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image" Target="media/image79.emf"/><Relationship Id="rId324" Type="http://schemas.openxmlformats.org/officeDocument/2006/relationships/oleObject" Target="embeddings/oleObject145.bin"/><Relationship Id="rId366" Type="http://schemas.openxmlformats.org/officeDocument/2006/relationships/image" Target="media/image183.wmf"/><Relationship Id="rId170" Type="http://schemas.openxmlformats.org/officeDocument/2006/relationships/oleObject" Target="embeddings/oleObject77.bin"/><Relationship Id="rId226" Type="http://schemas.openxmlformats.org/officeDocument/2006/relationships/image" Target="media/image118.png"/><Relationship Id="rId107" Type="http://schemas.openxmlformats.org/officeDocument/2006/relationships/image" Target="media/image53.wmf"/><Relationship Id="rId268" Type="http://schemas.openxmlformats.org/officeDocument/2006/relationships/image" Target="media/image144.wmf"/><Relationship Id="rId289" Type="http://schemas.openxmlformats.org/officeDocument/2006/relationships/image" Target="media/image154.wmf"/><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image" Target="media/image74.png"/><Relationship Id="rId314" Type="http://schemas.openxmlformats.org/officeDocument/2006/relationships/image" Target="media/image165.wmf"/><Relationship Id="rId335" Type="http://schemas.openxmlformats.org/officeDocument/2006/relationships/image" Target="media/image173.wmf"/><Relationship Id="rId356" Type="http://schemas.openxmlformats.org/officeDocument/2006/relationships/image" Target="media/image178.wmf"/><Relationship Id="rId377" Type="http://schemas.openxmlformats.org/officeDocument/2006/relationships/footer" Target="footer2.xml"/><Relationship Id="rId398"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1.bin"/><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7.png"/><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0.bin"/><Relationship Id="rId139" Type="http://schemas.openxmlformats.org/officeDocument/2006/relationships/oleObject" Target="embeddings/oleObject62.bin"/><Relationship Id="rId290" Type="http://schemas.openxmlformats.org/officeDocument/2006/relationships/oleObject" Target="embeddings/oleObject126.bin"/><Relationship Id="rId304" Type="http://schemas.openxmlformats.org/officeDocument/2006/relationships/oleObject" Target="embeddings/oleObject134.bin"/><Relationship Id="rId325" Type="http://schemas.openxmlformats.org/officeDocument/2006/relationships/image" Target="media/image170.wmf"/><Relationship Id="rId346" Type="http://schemas.openxmlformats.org/officeDocument/2006/relationships/oleObject" Target="embeddings/oleObject162.bin"/><Relationship Id="rId367" Type="http://schemas.openxmlformats.org/officeDocument/2006/relationships/oleObject" Target="embeddings/oleObject174.bin"/><Relationship Id="rId388" Type="http://schemas.openxmlformats.org/officeDocument/2006/relationships/image" Target="media/image201.png"/><Relationship Id="rId85" Type="http://schemas.openxmlformats.org/officeDocument/2006/relationships/oleObject" Target="embeddings/oleObject35.bin"/><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98.png"/><Relationship Id="rId206" Type="http://schemas.openxmlformats.org/officeDocument/2006/relationships/oleObject" Target="embeddings/oleObject92.bin"/><Relationship Id="rId227" Type="http://schemas.openxmlformats.org/officeDocument/2006/relationships/image" Target="media/image119.png"/><Relationship Id="rId248" Type="http://schemas.openxmlformats.org/officeDocument/2006/relationships/image" Target="media/image134.wmf"/><Relationship Id="rId269" Type="http://schemas.openxmlformats.org/officeDocument/2006/relationships/oleObject" Target="embeddings/oleObject115.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oleObject" Target="embeddings/oleObject121.bin"/><Relationship Id="rId315" Type="http://schemas.openxmlformats.org/officeDocument/2006/relationships/oleObject" Target="embeddings/oleObject140.bin"/><Relationship Id="rId336" Type="http://schemas.openxmlformats.org/officeDocument/2006/relationships/oleObject" Target="embeddings/oleObject153.bin"/><Relationship Id="rId357" Type="http://schemas.openxmlformats.org/officeDocument/2006/relationships/oleObject" Target="embeddings/oleObject169.bin"/><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88.png"/><Relationship Id="rId217" Type="http://schemas.openxmlformats.org/officeDocument/2006/relationships/image" Target="media/image111.wmf"/><Relationship Id="rId378" Type="http://schemas.openxmlformats.org/officeDocument/2006/relationships/footer" Target="footer3.xml"/><Relationship Id="rId6" Type="http://schemas.openxmlformats.org/officeDocument/2006/relationships/footnotes" Target="footnotes.xml"/><Relationship Id="rId238" Type="http://schemas.openxmlformats.org/officeDocument/2006/relationships/image" Target="media/image128.png"/><Relationship Id="rId259" Type="http://schemas.openxmlformats.org/officeDocument/2006/relationships/oleObject" Target="embeddings/oleObject110.bin"/><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16.bin"/><Relationship Id="rId291" Type="http://schemas.openxmlformats.org/officeDocument/2006/relationships/image" Target="media/image155.wmf"/><Relationship Id="rId305" Type="http://schemas.openxmlformats.org/officeDocument/2006/relationships/image" Target="media/image161.wmf"/><Relationship Id="rId326" Type="http://schemas.openxmlformats.org/officeDocument/2006/relationships/oleObject" Target="embeddings/oleObject146.bin"/><Relationship Id="rId347" Type="http://schemas.openxmlformats.org/officeDocument/2006/relationships/image" Target="media/image175.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4.wmf"/><Relationship Id="rId151" Type="http://schemas.openxmlformats.org/officeDocument/2006/relationships/image" Target="media/image75.wmf"/><Relationship Id="rId368" Type="http://schemas.openxmlformats.org/officeDocument/2006/relationships/image" Target="media/image184.png"/><Relationship Id="rId389" Type="http://schemas.openxmlformats.org/officeDocument/2006/relationships/image" Target="media/image202.png"/><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5.png"/><Relationship Id="rId228" Type="http://schemas.openxmlformats.org/officeDocument/2006/relationships/image" Target="media/image120.png"/><Relationship Id="rId249" Type="http://schemas.openxmlformats.org/officeDocument/2006/relationships/oleObject" Target="embeddings/oleObject105.bin"/><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image" Target="media/image166.wmf"/><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1.bin"/><Relationship Id="rId141" Type="http://schemas.openxmlformats.org/officeDocument/2006/relationships/image" Target="media/image69.png"/><Relationship Id="rId358" Type="http://schemas.openxmlformats.org/officeDocument/2006/relationships/image" Target="media/image179.wmf"/><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89.png"/><Relationship Id="rId218" Type="http://schemas.openxmlformats.org/officeDocument/2006/relationships/oleObject" Target="embeddings/oleObject97.bin"/><Relationship Id="rId239" Type="http://schemas.openxmlformats.org/officeDocument/2006/relationships/image" Target="media/image129.wmf"/><Relationship Id="rId390" Type="http://schemas.openxmlformats.org/officeDocument/2006/relationships/image" Target="media/image203.png"/><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27.bin"/><Relationship Id="rId306" Type="http://schemas.openxmlformats.org/officeDocument/2006/relationships/oleObject" Target="embeddings/oleObject135.bin"/><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85.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oleObject" Target="embeddings/oleObject85.bin"/><Relationship Id="rId208" Type="http://schemas.openxmlformats.org/officeDocument/2006/relationships/image" Target="media/image106.png"/><Relationship Id="rId229" Type="http://schemas.openxmlformats.org/officeDocument/2006/relationships/image" Target="media/image121.png"/><Relationship Id="rId380" Type="http://schemas.openxmlformats.org/officeDocument/2006/relationships/image" Target="media/image193.png"/><Relationship Id="rId240" Type="http://schemas.openxmlformats.org/officeDocument/2006/relationships/oleObject" Target="embeddings/oleObject101.bin"/><Relationship Id="rId261" Type="http://schemas.openxmlformats.org/officeDocument/2006/relationships/oleObject" Target="embeddings/oleObject111.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oleObject" Target="embeddings/oleObject122.bin"/><Relationship Id="rId317" Type="http://schemas.openxmlformats.org/officeDocument/2006/relationships/oleObject" Target="embeddings/oleObject141.bin"/><Relationship Id="rId338" Type="http://schemas.openxmlformats.org/officeDocument/2006/relationships/image" Target="media/image174.wmf"/><Relationship Id="rId359" Type="http://schemas.openxmlformats.org/officeDocument/2006/relationships/oleObject" Target="embeddings/oleObject170.bin"/><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0.png"/><Relationship Id="rId219" Type="http://schemas.openxmlformats.org/officeDocument/2006/relationships/image" Target="media/image112.png"/><Relationship Id="rId370" Type="http://schemas.openxmlformats.org/officeDocument/2006/relationships/image" Target="media/image186.png"/><Relationship Id="rId391" Type="http://schemas.openxmlformats.org/officeDocument/2006/relationships/image" Target="media/image204.png"/><Relationship Id="rId230" Type="http://schemas.openxmlformats.org/officeDocument/2006/relationships/image" Target="media/image122.png"/><Relationship Id="rId251" Type="http://schemas.openxmlformats.org/officeDocument/2006/relationships/oleObject" Target="embeddings/oleObject106.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6.bin"/><Relationship Id="rId272" Type="http://schemas.openxmlformats.org/officeDocument/2006/relationships/oleObject" Target="embeddings/oleObject117.bin"/><Relationship Id="rId293" Type="http://schemas.openxmlformats.org/officeDocument/2006/relationships/image" Target="media/image156.wmf"/><Relationship Id="rId307" Type="http://schemas.openxmlformats.org/officeDocument/2006/relationships/oleObject" Target="embeddings/oleObject136.bin"/><Relationship Id="rId328" Type="http://schemas.openxmlformats.org/officeDocument/2006/relationships/image" Target="media/image171.wmf"/><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0.wmf"/><Relationship Id="rId381" Type="http://schemas.openxmlformats.org/officeDocument/2006/relationships/image" Target="media/image194.png"/><Relationship Id="rId220" Type="http://schemas.openxmlformats.org/officeDocument/2006/relationships/image" Target="media/image113.wmf"/><Relationship Id="rId241" Type="http://schemas.openxmlformats.org/officeDocument/2006/relationships/image" Target="media/image130.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image" Target="media/image167.wmf"/><Relationship Id="rId339" Type="http://schemas.openxmlformats.org/officeDocument/2006/relationships/oleObject" Target="embeddings/oleObject155.bin"/><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image" Target="media/image51.png"/><Relationship Id="rId122" Type="http://schemas.openxmlformats.org/officeDocument/2006/relationships/oleObject" Target="embeddings/oleObject52.bin"/><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png"/><Relationship Id="rId350" Type="http://schemas.openxmlformats.org/officeDocument/2006/relationships/image" Target="media/image176.wmf"/><Relationship Id="rId371" Type="http://schemas.openxmlformats.org/officeDocument/2006/relationships/image" Target="media/image187.png"/><Relationship Id="rId9" Type="http://schemas.openxmlformats.org/officeDocument/2006/relationships/footer" Target="footer1.xml"/><Relationship Id="rId210" Type="http://schemas.openxmlformats.org/officeDocument/2006/relationships/oleObject" Target="embeddings/oleObject93.bin"/><Relationship Id="rId392" Type="http://schemas.openxmlformats.org/officeDocument/2006/relationships/image" Target="media/image205.png"/><Relationship Id="rId26" Type="http://schemas.openxmlformats.org/officeDocument/2006/relationships/oleObject" Target="embeddings/oleObject8.bin"/><Relationship Id="rId231" Type="http://schemas.openxmlformats.org/officeDocument/2006/relationships/image" Target="media/image123.png"/><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28.bin"/><Relationship Id="rId308" Type="http://schemas.openxmlformats.org/officeDocument/2006/relationships/image" Target="media/image162.wmf"/><Relationship Id="rId329" Type="http://schemas.openxmlformats.org/officeDocument/2006/relationships/oleObject" Target="embeddings/oleObject148.bin"/><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6.bin"/><Relationship Id="rId361" Type="http://schemas.openxmlformats.org/officeDocument/2006/relationships/oleObject" Target="embeddings/oleObject171.bin"/><Relationship Id="rId196" Type="http://schemas.openxmlformats.org/officeDocument/2006/relationships/oleObject" Target="embeddings/oleObject86.bin"/><Relationship Id="rId200" Type="http://schemas.openxmlformats.org/officeDocument/2006/relationships/image" Target="media/image103.wmf"/><Relationship Id="rId382" Type="http://schemas.openxmlformats.org/officeDocument/2006/relationships/image" Target="media/image195.png"/><Relationship Id="rId16" Type="http://schemas.openxmlformats.org/officeDocument/2006/relationships/oleObject" Target="embeddings/oleObject3.bin"/><Relationship Id="rId221" Type="http://schemas.openxmlformats.org/officeDocument/2006/relationships/oleObject" Target="embeddings/oleObject98.bin"/><Relationship Id="rId242" Type="http://schemas.openxmlformats.org/officeDocument/2006/relationships/oleObject" Target="embeddings/oleObject102.bin"/><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2.bin"/><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image" Target="media/image92.png"/><Relationship Id="rId351" Type="http://schemas.openxmlformats.org/officeDocument/2006/relationships/oleObject" Target="embeddings/oleObject165.bin"/><Relationship Id="rId372" Type="http://schemas.openxmlformats.org/officeDocument/2006/relationships/image" Target="media/image188.png"/><Relationship Id="rId393" Type="http://schemas.openxmlformats.org/officeDocument/2006/relationships/image" Target="media/image206.png"/><Relationship Id="rId211" Type="http://schemas.openxmlformats.org/officeDocument/2006/relationships/image" Target="media/image108.png"/><Relationship Id="rId232" Type="http://schemas.openxmlformats.org/officeDocument/2006/relationships/image" Target="media/image124.wmf"/><Relationship Id="rId253" Type="http://schemas.openxmlformats.org/officeDocument/2006/relationships/oleObject" Target="embeddings/oleObject107.bin"/><Relationship Id="rId274" Type="http://schemas.openxmlformats.org/officeDocument/2006/relationships/oleObject" Target="embeddings/oleObject118.bin"/><Relationship Id="rId295" Type="http://schemas.openxmlformats.org/officeDocument/2006/relationships/image" Target="media/image157.wmf"/><Relationship Id="rId309" Type="http://schemas.openxmlformats.org/officeDocument/2006/relationships/oleObject" Target="embeddings/oleObject137.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7.bin"/><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68.wmf"/><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1.png"/><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oleObject" Target="embeddings/oleObject88.bin"/><Relationship Id="rId222" Type="http://schemas.openxmlformats.org/officeDocument/2006/relationships/image" Target="media/image114.png"/><Relationship Id="rId243" Type="http://schemas.openxmlformats.org/officeDocument/2006/relationships/image" Target="media/image131.png"/><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comments" Target="comments.xml"/><Relationship Id="rId124" Type="http://schemas.openxmlformats.org/officeDocument/2006/relationships/oleObject" Target="embeddings/oleObject53.bin"/><Relationship Id="rId310" Type="http://schemas.openxmlformats.org/officeDocument/2006/relationships/image" Target="media/image163.wmf"/><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3.png"/><Relationship Id="rId331" Type="http://schemas.openxmlformats.org/officeDocument/2006/relationships/image" Target="media/image172.wmf"/><Relationship Id="rId352" Type="http://schemas.openxmlformats.org/officeDocument/2006/relationships/image" Target="media/image177.wmf"/><Relationship Id="rId373" Type="http://schemas.openxmlformats.org/officeDocument/2006/relationships/image" Target="media/image189.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9.png"/><Relationship Id="rId233" Type="http://schemas.openxmlformats.org/officeDocument/2006/relationships/oleObject" Target="embeddings/oleObject99.bin"/><Relationship Id="rId254" Type="http://schemas.openxmlformats.org/officeDocument/2006/relationships/image" Target="media/image137.wmf"/><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oleObject" Target="embeddings/oleObject48.bin"/><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image" Target="media/image102.wmf"/><Relationship Id="rId321" Type="http://schemas.openxmlformats.org/officeDocument/2006/relationships/oleObject" Target="embeddings/oleObject143.bin"/><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5.png"/><Relationship Id="rId244" Type="http://schemas.openxmlformats.org/officeDocument/2006/relationships/image" Target="media/image132.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3.bin"/><Relationship Id="rId286" Type="http://schemas.openxmlformats.org/officeDocument/2006/relationships/oleObject" Target="embeddings/oleObject124.bin"/><Relationship Id="rId50" Type="http://schemas.openxmlformats.org/officeDocument/2006/relationships/oleObject" Target="embeddings/oleObject17.bin"/><Relationship Id="rId104" Type="http://schemas.microsoft.com/office/2011/relationships/commentsExtended" Target="commentsExtended.xml"/><Relationship Id="rId125" Type="http://schemas.openxmlformats.org/officeDocument/2006/relationships/oleObject" Target="embeddings/oleObject54.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4.png"/><Relationship Id="rId311" Type="http://schemas.openxmlformats.org/officeDocument/2006/relationships/oleObject" Target="embeddings/oleObject138.bin"/><Relationship Id="rId332" Type="http://schemas.openxmlformats.org/officeDocument/2006/relationships/oleObject" Target="embeddings/oleObject150.bin"/><Relationship Id="rId353" Type="http://schemas.openxmlformats.org/officeDocument/2006/relationships/oleObject" Target="embeddings/oleObject166.bin"/><Relationship Id="rId374" Type="http://schemas.openxmlformats.org/officeDocument/2006/relationships/image" Target="media/image190.png"/><Relationship Id="rId395" Type="http://schemas.openxmlformats.org/officeDocument/2006/relationships/image" Target="media/image208.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oleObject" Target="embeddings/oleObject94.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8.bin"/><Relationship Id="rId276" Type="http://schemas.openxmlformats.org/officeDocument/2006/relationships/oleObject" Target="embeddings/oleObject119.bin"/><Relationship Id="rId297" Type="http://schemas.openxmlformats.org/officeDocument/2006/relationships/image" Target="media/image158.wmf"/><Relationship Id="rId40" Type="http://schemas.openxmlformats.org/officeDocument/2006/relationships/image" Target="media/image19.png"/><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81.png"/><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87.bin"/><Relationship Id="rId203" Type="http://schemas.openxmlformats.org/officeDocument/2006/relationships/image" Target="media/image104.png"/><Relationship Id="rId385" Type="http://schemas.openxmlformats.org/officeDocument/2006/relationships/image" Target="media/image198.png"/><Relationship Id="rId19" Type="http://schemas.openxmlformats.org/officeDocument/2006/relationships/image" Target="media/image7.wmf"/><Relationship Id="rId224" Type="http://schemas.openxmlformats.org/officeDocument/2006/relationships/image" Target="media/image116.png"/><Relationship Id="rId245" Type="http://schemas.openxmlformats.org/officeDocument/2006/relationships/oleObject" Target="embeddings/oleObject103.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oleObject" Target="embeddings/oleObject10.bin"/><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64.wmf"/><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5.png"/><Relationship Id="rId375" Type="http://schemas.openxmlformats.org/officeDocument/2006/relationships/image" Target="media/image191.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0.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0.bin"/><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3.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87.wmf"/><Relationship Id="rId365" Type="http://schemas.openxmlformats.org/officeDocument/2006/relationships/image" Target="media/image182.png"/><Relationship Id="rId386" Type="http://schemas.openxmlformats.org/officeDocument/2006/relationships/image" Target="media/image199.png"/><Relationship Id="rId190" Type="http://schemas.openxmlformats.org/officeDocument/2006/relationships/image" Target="media/image96.png"/><Relationship Id="rId204" Type="http://schemas.openxmlformats.org/officeDocument/2006/relationships/oleObject" Target="embeddings/oleObject90.bin"/><Relationship Id="rId225" Type="http://schemas.openxmlformats.org/officeDocument/2006/relationships/image" Target="media/image117.png"/><Relationship Id="rId246" Type="http://schemas.openxmlformats.org/officeDocument/2006/relationships/image" Target="media/image133.wmf"/><Relationship Id="rId267" Type="http://schemas.openxmlformats.org/officeDocument/2006/relationships/oleObject" Target="embeddings/oleObject114.bin"/><Relationship Id="rId288" Type="http://schemas.openxmlformats.org/officeDocument/2006/relationships/oleObject" Target="embeddings/oleObject125.bin"/><Relationship Id="rId106" Type="http://schemas.openxmlformats.org/officeDocument/2006/relationships/oleObject" Target="embeddings/oleObject44.bin"/><Relationship Id="rId127" Type="http://schemas.openxmlformats.org/officeDocument/2006/relationships/oleObject" Target="embeddings/oleObject55.bin"/><Relationship Id="rId313" Type="http://schemas.openxmlformats.org/officeDocument/2006/relationships/oleObject" Target="embeddings/oleObject139.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header" Target="header1.xml"/><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5.bin"/><Relationship Id="rId236" Type="http://schemas.openxmlformats.org/officeDocument/2006/relationships/image" Target="media/image126.png"/><Relationship Id="rId257" Type="http://schemas.openxmlformats.org/officeDocument/2006/relationships/oleObject" Target="embeddings/oleObject109.bin"/><Relationship Id="rId278" Type="http://schemas.openxmlformats.org/officeDocument/2006/relationships/oleObject" Target="embeddings/oleObject120.bin"/><Relationship Id="rId303" Type="http://schemas.openxmlformats.org/officeDocument/2006/relationships/image" Target="media/image160.wmf"/><Relationship Id="rId42" Type="http://schemas.openxmlformats.org/officeDocument/2006/relationships/oleObject" Target="embeddings/oleObject14.bin"/><Relationship Id="rId84" Type="http://schemas.openxmlformats.org/officeDocument/2006/relationships/image" Target="media/image42.wmf"/><Relationship Id="rId138" Type="http://schemas.openxmlformats.org/officeDocument/2006/relationships/image" Target="media/image67.wmf"/><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7.png"/><Relationship Id="rId205" Type="http://schemas.openxmlformats.org/officeDocument/2006/relationships/oleObject" Target="embeddings/oleObject91.bin"/><Relationship Id="rId247" Type="http://schemas.openxmlformats.org/officeDocument/2006/relationships/oleObject" Target="embeddings/oleObject1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34E59-DD42-446C-915B-4E7A2416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105</Pages>
  <Words>21912</Words>
  <Characters>124900</Characters>
  <Application>Microsoft Office Word</Application>
  <DocSecurity>0</DocSecurity>
  <Lines>1040</Lines>
  <Paragraphs>293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197</cp:revision>
  <cp:lastPrinted>2012-12-12T07:11:00Z</cp:lastPrinted>
  <dcterms:created xsi:type="dcterms:W3CDTF">2012-12-05T17:08:00Z</dcterms:created>
  <dcterms:modified xsi:type="dcterms:W3CDTF">2012-12-16T16:09:00Z</dcterms:modified>
</cp:coreProperties>
</file>